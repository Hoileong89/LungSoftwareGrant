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D8A07F" w14:textId="77777777" w:rsidR="00E61F9D" w:rsidRDefault="005C64D6">
      <w:pPr>
        <w:spacing w:before="75" w:after="0" w:line="240" w:lineRule="auto"/>
        <w:ind w:left="622" w:right="-20"/>
        <w:rPr>
          <w:rFonts w:ascii="Georgia" w:eastAsia="Georgia" w:hAnsi="Georgia" w:cs="Georgia"/>
          <w:sz w:val="25"/>
          <w:szCs w:val="25"/>
        </w:rPr>
      </w:pPr>
      <w:r>
        <w:rPr>
          <w:rFonts w:ascii="Georgia" w:eastAsia="Georgia" w:hAnsi="Georgia" w:cs="Georgia"/>
          <w:b/>
          <w:bCs/>
          <w:sz w:val="25"/>
          <w:szCs w:val="25"/>
        </w:rPr>
        <w:t>ITK-Lung:</w:t>
      </w:r>
      <w:r>
        <w:rPr>
          <w:rFonts w:ascii="Georgia" w:eastAsia="Georgia" w:hAnsi="Georgia" w:cs="Georgia"/>
          <w:b/>
          <w:bCs/>
          <w:spacing w:val="50"/>
          <w:sz w:val="25"/>
          <w:szCs w:val="25"/>
        </w:rPr>
        <w:t xml:space="preserve"> </w:t>
      </w:r>
      <w:r>
        <w:rPr>
          <w:rFonts w:ascii="Georgia" w:eastAsia="Georgia" w:hAnsi="Georgia" w:cs="Georgia"/>
          <w:b/>
          <w:bCs/>
          <w:sz w:val="25"/>
          <w:szCs w:val="25"/>
        </w:rPr>
        <w:t>A</w:t>
      </w:r>
      <w:r>
        <w:rPr>
          <w:rFonts w:ascii="Georgia" w:eastAsia="Georgia" w:hAnsi="Georgia" w:cs="Georgia"/>
          <w:b/>
          <w:bCs/>
          <w:spacing w:val="6"/>
          <w:sz w:val="25"/>
          <w:szCs w:val="25"/>
        </w:rPr>
        <w:t xml:space="preserve"> </w:t>
      </w:r>
      <w:r>
        <w:rPr>
          <w:rFonts w:ascii="Georgia" w:eastAsia="Georgia" w:hAnsi="Georgia" w:cs="Georgia"/>
          <w:b/>
          <w:bCs/>
          <w:sz w:val="25"/>
          <w:szCs w:val="25"/>
        </w:rPr>
        <w:t>Software</w:t>
      </w:r>
      <w:r>
        <w:rPr>
          <w:rFonts w:ascii="Georgia" w:eastAsia="Georgia" w:hAnsi="Georgia" w:cs="Georgia"/>
          <w:b/>
          <w:bCs/>
          <w:spacing w:val="25"/>
          <w:sz w:val="25"/>
          <w:szCs w:val="25"/>
        </w:rPr>
        <w:t xml:space="preserve"> </w:t>
      </w:r>
      <w:r>
        <w:rPr>
          <w:rFonts w:ascii="Georgia" w:eastAsia="Georgia" w:hAnsi="Georgia" w:cs="Georgia"/>
          <w:b/>
          <w:bCs/>
          <w:sz w:val="25"/>
          <w:szCs w:val="25"/>
        </w:rPr>
        <w:t>Framework</w:t>
      </w:r>
      <w:r>
        <w:rPr>
          <w:rFonts w:ascii="Georgia" w:eastAsia="Georgia" w:hAnsi="Georgia" w:cs="Georgia"/>
          <w:b/>
          <w:bCs/>
          <w:spacing w:val="32"/>
          <w:sz w:val="25"/>
          <w:szCs w:val="25"/>
        </w:rPr>
        <w:t xml:space="preserve"> </w:t>
      </w:r>
      <w:r>
        <w:rPr>
          <w:rFonts w:ascii="Georgia" w:eastAsia="Georgia" w:hAnsi="Georgia" w:cs="Georgia"/>
          <w:b/>
          <w:bCs/>
          <w:sz w:val="25"/>
          <w:szCs w:val="25"/>
        </w:rPr>
        <w:t>for</w:t>
      </w:r>
      <w:r>
        <w:rPr>
          <w:rFonts w:ascii="Georgia" w:eastAsia="Georgia" w:hAnsi="Georgia" w:cs="Georgia"/>
          <w:b/>
          <w:bCs/>
          <w:spacing w:val="10"/>
          <w:sz w:val="25"/>
          <w:szCs w:val="25"/>
        </w:rPr>
        <w:t xml:space="preserve"> </w:t>
      </w:r>
      <w:r>
        <w:rPr>
          <w:rFonts w:ascii="Georgia" w:eastAsia="Georgia" w:hAnsi="Georgia" w:cs="Georgia"/>
          <w:b/>
          <w:bCs/>
          <w:sz w:val="25"/>
          <w:szCs w:val="25"/>
        </w:rPr>
        <w:t>Lung</w:t>
      </w:r>
      <w:r>
        <w:rPr>
          <w:rFonts w:ascii="Georgia" w:eastAsia="Georgia" w:hAnsi="Georgia" w:cs="Georgia"/>
          <w:b/>
          <w:bCs/>
          <w:spacing w:val="15"/>
          <w:sz w:val="25"/>
          <w:szCs w:val="25"/>
        </w:rPr>
        <w:t xml:space="preserve"> </w:t>
      </w:r>
      <w:r>
        <w:rPr>
          <w:rFonts w:ascii="Georgia" w:eastAsia="Georgia" w:hAnsi="Georgia" w:cs="Georgia"/>
          <w:b/>
          <w:bCs/>
          <w:sz w:val="25"/>
          <w:szCs w:val="25"/>
        </w:rPr>
        <w:t>Image</w:t>
      </w:r>
      <w:r>
        <w:rPr>
          <w:rFonts w:ascii="Georgia" w:eastAsia="Georgia" w:hAnsi="Georgia" w:cs="Georgia"/>
          <w:b/>
          <w:bCs/>
          <w:spacing w:val="18"/>
          <w:sz w:val="25"/>
          <w:szCs w:val="25"/>
        </w:rPr>
        <w:t xml:space="preserve"> </w:t>
      </w:r>
      <w:r>
        <w:rPr>
          <w:rFonts w:ascii="Georgia" w:eastAsia="Georgia" w:hAnsi="Georgia" w:cs="Georgia"/>
          <w:b/>
          <w:bCs/>
          <w:sz w:val="25"/>
          <w:szCs w:val="25"/>
        </w:rPr>
        <w:t>Processing</w:t>
      </w:r>
      <w:r>
        <w:rPr>
          <w:rFonts w:ascii="Georgia" w:eastAsia="Georgia" w:hAnsi="Georgia" w:cs="Georgia"/>
          <w:b/>
          <w:bCs/>
          <w:spacing w:val="30"/>
          <w:sz w:val="25"/>
          <w:szCs w:val="25"/>
        </w:rPr>
        <w:t xml:space="preserve"> </w:t>
      </w:r>
      <w:r>
        <w:rPr>
          <w:rFonts w:ascii="Georgia" w:eastAsia="Georgia" w:hAnsi="Georgia" w:cs="Georgia"/>
          <w:b/>
          <w:bCs/>
          <w:sz w:val="25"/>
          <w:szCs w:val="25"/>
        </w:rPr>
        <w:t>and</w:t>
      </w:r>
      <w:r>
        <w:rPr>
          <w:rFonts w:ascii="Georgia" w:eastAsia="Georgia" w:hAnsi="Georgia" w:cs="Georgia"/>
          <w:b/>
          <w:bCs/>
          <w:spacing w:val="12"/>
          <w:sz w:val="25"/>
          <w:szCs w:val="25"/>
        </w:rPr>
        <w:t xml:space="preserve"> </w:t>
      </w:r>
      <w:r>
        <w:rPr>
          <w:rFonts w:ascii="Georgia" w:eastAsia="Georgia" w:hAnsi="Georgia" w:cs="Georgia"/>
          <w:b/>
          <w:bCs/>
          <w:w w:val="102"/>
          <w:sz w:val="25"/>
          <w:szCs w:val="25"/>
        </w:rPr>
        <w:t>Analysis</w:t>
      </w:r>
    </w:p>
    <w:p w14:paraId="7491EF17" w14:textId="77777777" w:rsidR="00E61F9D" w:rsidRDefault="00E61F9D">
      <w:pPr>
        <w:spacing w:before="5" w:after="0" w:line="140" w:lineRule="exact"/>
        <w:rPr>
          <w:sz w:val="14"/>
          <w:szCs w:val="14"/>
        </w:rPr>
      </w:pPr>
    </w:p>
    <w:p w14:paraId="1D8E4616" w14:textId="77777777" w:rsidR="00E61F9D" w:rsidRDefault="00E61F9D">
      <w:pPr>
        <w:spacing w:after="0" w:line="200" w:lineRule="exact"/>
        <w:rPr>
          <w:sz w:val="20"/>
          <w:szCs w:val="20"/>
        </w:rPr>
      </w:pPr>
    </w:p>
    <w:p w14:paraId="76236FDD" w14:textId="77777777" w:rsidR="00E61F9D" w:rsidRDefault="005C64D6">
      <w:pPr>
        <w:spacing w:after="0" w:line="240" w:lineRule="auto"/>
        <w:ind w:left="160" w:right="8846"/>
        <w:jc w:val="both"/>
        <w:rPr>
          <w:rFonts w:ascii="Georgia" w:eastAsia="Georgia" w:hAnsi="Georgia" w:cs="Georgia"/>
          <w:sz w:val="25"/>
          <w:szCs w:val="25"/>
        </w:rPr>
      </w:pPr>
      <w:r>
        <w:rPr>
          <w:rFonts w:ascii="Georgia" w:eastAsia="Georgia" w:hAnsi="Georgia" w:cs="Georgia"/>
          <w:b/>
          <w:bCs/>
          <w:sz w:val="25"/>
          <w:szCs w:val="25"/>
        </w:rPr>
        <w:t>2</w:t>
      </w:r>
      <w:r>
        <w:rPr>
          <w:rFonts w:ascii="Georgia" w:eastAsia="Georgia" w:hAnsi="Georgia" w:cs="Georgia"/>
          <w:b/>
          <w:bCs/>
          <w:spacing w:val="5"/>
          <w:sz w:val="25"/>
          <w:szCs w:val="25"/>
        </w:rPr>
        <w:t xml:space="preserve"> </w:t>
      </w:r>
      <w:r>
        <w:rPr>
          <w:rFonts w:ascii="Georgia" w:eastAsia="Georgia" w:hAnsi="Georgia" w:cs="Georgia"/>
          <w:b/>
          <w:bCs/>
          <w:sz w:val="25"/>
          <w:szCs w:val="25"/>
        </w:rPr>
        <w:t>Specific</w:t>
      </w:r>
      <w:r>
        <w:rPr>
          <w:rFonts w:ascii="Georgia" w:eastAsia="Georgia" w:hAnsi="Georgia" w:cs="Georgia"/>
          <w:b/>
          <w:bCs/>
          <w:spacing w:val="22"/>
          <w:sz w:val="25"/>
          <w:szCs w:val="25"/>
        </w:rPr>
        <w:t xml:space="preserve"> </w:t>
      </w:r>
      <w:r>
        <w:rPr>
          <w:rFonts w:ascii="Georgia" w:eastAsia="Georgia" w:hAnsi="Georgia" w:cs="Georgia"/>
          <w:b/>
          <w:bCs/>
          <w:w w:val="102"/>
          <w:sz w:val="25"/>
          <w:szCs w:val="25"/>
        </w:rPr>
        <w:t>Aims</w:t>
      </w:r>
    </w:p>
    <w:p w14:paraId="48876221" w14:textId="2D98C890" w:rsidR="00E61F9D" w:rsidRDefault="005C64D6">
      <w:pPr>
        <w:spacing w:before="80" w:after="0" w:line="277" w:lineRule="auto"/>
        <w:ind w:left="120" w:right="53"/>
        <w:jc w:val="both"/>
        <w:rPr>
          <w:rFonts w:ascii="Georgia" w:eastAsia="Georgia" w:hAnsi="Georgia" w:cs="Georgia"/>
          <w:sz w:val="19"/>
          <w:szCs w:val="19"/>
        </w:rPr>
      </w:pPr>
      <w:r>
        <w:rPr>
          <w:rFonts w:ascii="Georgia" w:eastAsia="Georgia" w:hAnsi="Georgia" w:cs="Georgia"/>
          <w:sz w:val="19"/>
          <w:szCs w:val="19"/>
        </w:rPr>
        <w:t>One</w:t>
      </w:r>
      <w:r>
        <w:rPr>
          <w:rFonts w:ascii="Georgia" w:eastAsia="Georgia" w:hAnsi="Georgia" w:cs="Georgia"/>
          <w:spacing w:val="22"/>
          <w:sz w:val="19"/>
          <w:szCs w:val="19"/>
        </w:rPr>
        <w:t xml:space="preserve"> </w:t>
      </w:r>
      <w:r>
        <w:rPr>
          <w:rFonts w:ascii="Georgia" w:eastAsia="Georgia" w:hAnsi="Georgia" w:cs="Georgia"/>
          <w:sz w:val="19"/>
          <w:szCs w:val="19"/>
        </w:rPr>
        <w:t>of</w:t>
      </w:r>
      <w:r>
        <w:rPr>
          <w:rFonts w:ascii="Georgia" w:eastAsia="Georgia" w:hAnsi="Georgia" w:cs="Georgia"/>
          <w:spacing w:val="18"/>
          <w:sz w:val="19"/>
          <w:szCs w:val="19"/>
        </w:rPr>
        <w:t xml:space="preserve"> </w:t>
      </w:r>
      <w:r>
        <w:rPr>
          <w:rFonts w:ascii="Georgia" w:eastAsia="Georgia" w:hAnsi="Georgia" w:cs="Georgia"/>
          <w:sz w:val="19"/>
          <w:szCs w:val="19"/>
        </w:rPr>
        <w:t>the</w:t>
      </w:r>
      <w:r>
        <w:rPr>
          <w:rFonts w:ascii="Georgia" w:eastAsia="Georgia" w:hAnsi="Georgia" w:cs="Georgia"/>
          <w:spacing w:val="20"/>
          <w:sz w:val="19"/>
          <w:szCs w:val="19"/>
        </w:rPr>
        <w:t xml:space="preserve"> </w:t>
      </w:r>
      <w:r>
        <w:rPr>
          <w:rFonts w:ascii="Georgia" w:eastAsia="Georgia" w:hAnsi="Georgia" w:cs="Georgia"/>
          <w:sz w:val="19"/>
          <w:szCs w:val="19"/>
        </w:rPr>
        <w:t>most</w:t>
      </w:r>
      <w:r>
        <w:rPr>
          <w:rFonts w:ascii="Georgia" w:eastAsia="Georgia" w:hAnsi="Georgia" w:cs="Georgia"/>
          <w:spacing w:val="23"/>
          <w:sz w:val="19"/>
          <w:szCs w:val="19"/>
        </w:rPr>
        <w:t xml:space="preserve"> </w:t>
      </w:r>
      <w:r>
        <w:rPr>
          <w:rFonts w:ascii="Georgia" w:eastAsia="Georgia" w:hAnsi="Georgia" w:cs="Georgia"/>
          <w:sz w:val="19"/>
          <w:szCs w:val="19"/>
        </w:rPr>
        <w:t>significant</w:t>
      </w:r>
      <w:r>
        <w:rPr>
          <w:rFonts w:ascii="Georgia" w:eastAsia="Georgia" w:hAnsi="Georgia" w:cs="Georgia"/>
          <w:spacing w:val="33"/>
          <w:sz w:val="19"/>
          <w:szCs w:val="19"/>
        </w:rPr>
        <w:t xml:space="preserve"> </w:t>
      </w:r>
      <w:r>
        <w:rPr>
          <w:rFonts w:ascii="Georgia" w:eastAsia="Georgia" w:hAnsi="Georgia" w:cs="Georgia"/>
          <w:sz w:val="19"/>
          <w:szCs w:val="19"/>
        </w:rPr>
        <w:t>hurdles</w:t>
      </w:r>
      <w:r>
        <w:rPr>
          <w:rFonts w:ascii="Georgia" w:eastAsia="Georgia" w:hAnsi="Georgia" w:cs="Georgia"/>
          <w:spacing w:val="28"/>
          <w:sz w:val="19"/>
          <w:szCs w:val="19"/>
        </w:rPr>
        <w:t xml:space="preserve"> </w:t>
      </w:r>
      <w:ins w:id="0" w:author="James Gee" w:date="2016-07-19T10:28:00Z">
        <w:r w:rsidR="004F6408">
          <w:rPr>
            <w:rFonts w:ascii="Georgia" w:eastAsia="Georgia" w:hAnsi="Georgia" w:cs="Georgia"/>
            <w:spacing w:val="28"/>
            <w:sz w:val="19"/>
            <w:szCs w:val="19"/>
          </w:rPr>
          <w:t xml:space="preserve">to leveraging imaging innovations </w:t>
        </w:r>
      </w:ins>
      <w:r>
        <w:rPr>
          <w:rFonts w:ascii="Georgia" w:eastAsia="Georgia" w:hAnsi="Georgia" w:cs="Georgia"/>
          <w:sz w:val="19"/>
          <w:szCs w:val="19"/>
        </w:rPr>
        <w:t>in</w:t>
      </w:r>
      <w:r>
        <w:rPr>
          <w:rFonts w:ascii="Georgia" w:eastAsia="Georgia" w:hAnsi="Georgia" w:cs="Georgia"/>
          <w:spacing w:val="20"/>
          <w:sz w:val="19"/>
          <w:szCs w:val="19"/>
        </w:rPr>
        <w:t xml:space="preserve"> </w:t>
      </w:r>
      <w:r>
        <w:rPr>
          <w:rFonts w:ascii="Georgia" w:eastAsia="Georgia" w:hAnsi="Georgia" w:cs="Georgia"/>
          <w:sz w:val="19"/>
          <w:szCs w:val="19"/>
        </w:rPr>
        <w:t>adopting</w:t>
      </w:r>
      <w:r>
        <w:rPr>
          <w:rFonts w:ascii="Georgia" w:eastAsia="Georgia" w:hAnsi="Georgia" w:cs="Georgia"/>
          <w:spacing w:val="30"/>
          <w:sz w:val="19"/>
          <w:szCs w:val="19"/>
        </w:rPr>
        <w:t xml:space="preserve"> </w:t>
      </w:r>
      <w:r>
        <w:rPr>
          <w:rFonts w:ascii="Georgia" w:eastAsia="Georgia" w:hAnsi="Georgia" w:cs="Georgia"/>
          <w:sz w:val="19"/>
          <w:szCs w:val="19"/>
        </w:rPr>
        <w:t>more</w:t>
      </w:r>
      <w:r>
        <w:rPr>
          <w:rFonts w:ascii="Georgia" w:eastAsia="Georgia" w:hAnsi="Georgia" w:cs="Georgia"/>
          <w:spacing w:val="24"/>
          <w:sz w:val="19"/>
          <w:szCs w:val="19"/>
        </w:rPr>
        <w:t xml:space="preserve"> </w:t>
      </w:r>
      <w:r>
        <w:rPr>
          <w:rFonts w:ascii="Georgia" w:eastAsia="Georgia" w:hAnsi="Georgia" w:cs="Georgia"/>
          <w:sz w:val="19"/>
          <w:szCs w:val="19"/>
        </w:rPr>
        <w:t>quantitative</w:t>
      </w:r>
      <w:r>
        <w:rPr>
          <w:rFonts w:ascii="Georgia" w:eastAsia="Georgia" w:hAnsi="Georgia" w:cs="Georgia"/>
          <w:spacing w:val="35"/>
          <w:sz w:val="19"/>
          <w:szCs w:val="19"/>
        </w:rPr>
        <w:t xml:space="preserve"> </w:t>
      </w:r>
      <w:r>
        <w:rPr>
          <w:rFonts w:ascii="Georgia" w:eastAsia="Georgia" w:hAnsi="Georgia" w:cs="Georgia"/>
          <w:sz w:val="19"/>
          <w:szCs w:val="19"/>
        </w:rPr>
        <w:t>clinical</w:t>
      </w:r>
      <w:r>
        <w:rPr>
          <w:rFonts w:ascii="Georgia" w:eastAsia="Georgia" w:hAnsi="Georgia" w:cs="Georgia"/>
          <w:spacing w:val="27"/>
          <w:sz w:val="19"/>
          <w:szCs w:val="19"/>
        </w:rPr>
        <w:t xml:space="preserve"> </w:t>
      </w:r>
      <w:r>
        <w:rPr>
          <w:rFonts w:ascii="Georgia" w:eastAsia="Georgia" w:hAnsi="Georgia" w:cs="Georgia"/>
          <w:sz w:val="19"/>
          <w:szCs w:val="19"/>
        </w:rPr>
        <w:t>practices</w:t>
      </w:r>
      <w:r>
        <w:rPr>
          <w:rFonts w:ascii="Georgia" w:eastAsia="Georgia" w:hAnsi="Georgia" w:cs="Georgia"/>
          <w:spacing w:val="30"/>
          <w:sz w:val="19"/>
          <w:szCs w:val="19"/>
        </w:rPr>
        <w:t xml:space="preserve"> </w:t>
      </w:r>
      <w:r>
        <w:rPr>
          <w:rFonts w:ascii="Georgia" w:eastAsia="Georgia" w:hAnsi="Georgia" w:cs="Georgia"/>
          <w:sz w:val="19"/>
          <w:szCs w:val="19"/>
        </w:rPr>
        <w:t>and</w:t>
      </w:r>
      <w:r>
        <w:rPr>
          <w:rFonts w:ascii="Georgia" w:eastAsia="Georgia" w:hAnsi="Georgia" w:cs="Georgia"/>
          <w:spacing w:val="21"/>
          <w:sz w:val="19"/>
          <w:szCs w:val="19"/>
        </w:rPr>
        <w:t xml:space="preserve"> </w:t>
      </w:r>
      <w:r>
        <w:rPr>
          <w:rFonts w:ascii="Georgia" w:eastAsia="Georgia" w:hAnsi="Georgia" w:cs="Georgia"/>
          <w:sz w:val="19"/>
          <w:szCs w:val="19"/>
        </w:rPr>
        <w:t>exploring</w:t>
      </w:r>
      <w:r>
        <w:rPr>
          <w:rFonts w:ascii="Georgia" w:eastAsia="Georgia" w:hAnsi="Georgia" w:cs="Georgia"/>
          <w:spacing w:val="31"/>
          <w:sz w:val="19"/>
          <w:szCs w:val="19"/>
        </w:rPr>
        <w:t xml:space="preserve"> </w:t>
      </w:r>
      <w:r>
        <w:rPr>
          <w:rFonts w:ascii="Georgia" w:eastAsia="Georgia" w:hAnsi="Georgia" w:cs="Georgia"/>
          <w:sz w:val="19"/>
          <w:szCs w:val="19"/>
        </w:rPr>
        <w:t>additional</w:t>
      </w:r>
      <w:r>
        <w:rPr>
          <w:rFonts w:ascii="Georgia" w:eastAsia="Georgia" w:hAnsi="Georgia" w:cs="Georgia"/>
          <w:spacing w:val="32"/>
          <w:sz w:val="19"/>
          <w:szCs w:val="19"/>
        </w:rPr>
        <w:t xml:space="preserve"> </w:t>
      </w:r>
      <w:r>
        <w:rPr>
          <w:rFonts w:ascii="Georgia" w:eastAsia="Georgia" w:hAnsi="Georgia" w:cs="Georgia"/>
          <w:sz w:val="19"/>
          <w:szCs w:val="19"/>
        </w:rPr>
        <w:t>novel</w:t>
      </w:r>
      <w:r>
        <w:rPr>
          <w:rFonts w:ascii="Georgia" w:eastAsia="Georgia" w:hAnsi="Georgia" w:cs="Georgia"/>
          <w:spacing w:val="24"/>
          <w:sz w:val="19"/>
          <w:szCs w:val="19"/>
        </w:rPr>
        <w:t xml:space="preserve"> </w:t>
      </w:r>
      <w:r>
        <w:rPr>
          <w:rFonts w:ascii="Georgia" w:eastAsia="Georgia" w:hAnsi="Georgia" w:cs="Georgia"/>
          <w:w w:val="102"/>
          <w:sz w:val="19"/>
          <w:szCs w:val="19"/>
        </w:rPr>
        <w:t xml:space="preserve">research </w:t>
      </w:r>
      <w:r>
        <w:rPr>
          <w:rFonts w:ascii="Georgia" w:eastAsia="Georgia" w:hAnsi="Georgia" w:cs="Georgia"/>
          <w:sz w:val="19"/>
          <w:szCs w:val="19"/>
        </w:rPr>
        <w:t>pathways</w:t>
      </w:r>
      <w:r>
        <w:rPr>
          <w:rFonts w:ascii="Georgia" w:eastAsia="Georgia" w:hAnsi="Georgia" w:cs="Georgia"/>
          <w:spacing w:val="33"/>
          <w:sz w:val="19"/>
          <w:szCs w:val="19"/>
        </w:rPr>
        <w:t xml:space="preserve"> </w:t>
      </w:r>
      <w:r>
        <w:rPr>
          <w:rFonts w:ascii="Georgia" w:eastAsia="Georgia" w:hAnsi="Georgia" w:cs="Georgia"/>
          <w:sz w:val="19"/>
          <w:szCs w:val="19"/>
        </w:rPr>
        <w:t>is</w:t>
      </w:r>
      <w:r>
        <w:rPr>
          <w:rFonts w:ascii="Georgia" w:eastAsia="Georgia" w:hAnsi="Georgia" w:cs="Georgia"/>
          <w:spacing w:val="20"/>
          <w:sz w:val="19"/>
          <w:szCs w:val="19"/>
        </w:rPr>
        <w:t xml:space="preserve"> </w:t>
      </w:r>
      <w:r>
        <w:rPr>
          <w:rFonts w:ascii="Georgia" w:eastAsia="Georgia" w:hAnsi="Georgia" w:cs="Georgia"/>
          <w:sz w:val="19"/>
          <w:szCs w:val="19"/>
        </w:rPr>
        <w:t>the</w:t>
      </w:r>
      <w:r>
        <w:rPr>
          <w:rFonts w:ascii="Georgia" w:eastAsia="Georgia" w:hAnsi="Georgia" w:cs="Georgia"/>
          <w:spacing w:val="22"/>
          <w:sz w:val="19"/>
          <w:szCs w:val="19"/>
        </w:rPr>
        <w:t xml:space="preserve"> </w:t>
      </w:r>
      <w:r>
        <w:rPr>
          <w:rFonts w:ascii="Georgia" w:eastAsia="Georgia" w:hAnsi="Georgia" w:cs="Georgia"/>
          <w:sz w:val="19"/>
          <w:szCs w:val="19"/>
        </w:rPr>
        <w:t>availability</w:t>
      </w:r>
      <w:r>
        <w:rPr>
          <w:rFonts w:ascii="Georgia" w:eastAsia="Georgia" w:hAnsi="Georgia" w:cs="Georgia"/>
          <w:spacing w:val="35"/>
          <w:sz w:val="19"/>
          <w:szCs w:val="19"/>
        </w:rPr>
        <w:t xml:space="preserve"> </w:t>
      </w:r>
      <w:r>
        <w:rPr>
          <w:rFonts w:ascii="Georgia" w:eastAsia="Georgia" w:hAnsi="Georgia" w:cs="Georgia"/>
          <w:sz w:val="19"/>
          <w:szCs w:val="19"/>
        </w:rPr>
        <w:t>of</w:t>
      </w:r>
      <w:r>
        <w:rPr>
          <w:rFonts w:ascii="Georgia" w:eastAsia="Georgia" w:hAnsi="Georgia" w:cs="Georgia"/>
          <w:spacing w:val="20"/>
          <w:sz w:val="19"/>
          <w:szCs w:val="19"/>
        </w:rPr>
        <w:t xml:space="preserve"> </w:t>
      </w:r>
      <w:r>
        <w:rPr>
          <w:rFonts w:ascii="Georgia" w:eastAsia="Georgia" w:hAnsi="Georgia" w:cs="Georgia"/>
          <w:sz w:val="19"/>
          <w:szCs w:val="19"/>
        </w:rPr>
        <w:t>accurate,</w:t>
      </w:r>
      <w:r>
        <w:rPr>
          <w:rFonts w:ascii="Georgia" w:eastAsia="Georgia" w:hAnsi="Georgia" w:cs="Georgia"/>
          <w:spacing w:val="35"/>
          <w:sz w:val="19"/>
          <w:szCs w:val="19"/>
        </w:rPr>
        <w:t xml:space="preserve"> </w:t>
      </w:r>
      <w:r>
        <w:rPr>
          <w:rFonts w:ascii="Georgia" w:eastAsia="Georgia" w:hAnsi="Georgia" w:cs="Georgia"/>
          <w:sz w:val="19"/>
          <w:szCs w:val="19"/>
        </w:rPr>
        <w:t>robust,</w:t>
      </w:r>
      <w:r>
        <w:rPr>
          <w:rFonts w:ascii="Georgia" w:eastAsia="Georgia" w:hAnsi="Georgia" w:cs="Georgia"/>
          <w:spacing w:val="32"/>
          <w:sz w:val="19"/>
          <w:szCs w:val="19"/>
        </w:rPr>
        <w:t xml:space="preserve"> </w:t>
      </w:r>
      <w:r>
        <w:rPr>
          <w:rFonts w:ascii="Georgia" w:eastAsia="Georgia" w:hAnsi="Georgia" w:cs="Georgia"/>
          <w:sz w:val="19"/>
          <w:szCs w:val="19"/>
        </w:rPr>
        <w:t>and</w:t>
      </w:r>
      <w:r>
        <w:rPr>
          <w:rFonts w:ascii="Georgia" w:eastAsia="Georgia" w:hAnsi="Georgia" w:cs="Georgia"/>
          <w:spacing w:val="23"/>
          <w:sz w:val="19"/>
          <w:szCs w:val="19"/>
        </w:rPr>
        <w:t xml:space="preserve"> </w:t>
      </w:r>
      <w:r>
        <w:rPr>
          <w:rFonts w:ascii="Georgia" w:eastAsia="Georgia" w:hAnsi="Georgia" w:cs="Georgia"/>
          <w:sz w:val="19"/>
          <w:szCs w:val="19"/>
        </w:rPr>
        <w:t>easy-to-use</w:t>
      </w:r>
      <w:r>
        <w:rPr>
          <w:rFonts w:ascii="Georgia" w:eastAsia="Georgia" w:hAnsi="Georgia" w:cs="Georgia"/>
          <w:spacing w:val="36"/>
          <w:sz w:val="19"/>
          <w:szCs w:val="19"/>
        </w:rPr>
        <w:t xml:space="preserve"> </w:t>
      </w:r>
      <w:r>
        <w:rPr>
          <w:rFonts w:ascii="Georgia" w:eastAsia="Georgia" w:hAnsi="Georgia" w:cs="Georgia"/>
          <w:sz w:val="19"/>
          <w:szCs w:val="19"/>
        </w:rPr>
        <w:t>image</w:t>
      </w:r>
      <w:r>
        <w:rPr>
          <w:rFonts w:ascii="Georgia" w:eastAsia="Georgia" w:hAnsi="Georgia" w:cs="Georgia"/>
          <w:spacing w:val="27"/>
          <w:sz w:val="19"/>
          <w:szCs w:val="19"/>
        </w:rPr>
        <w:t xml:space="preserve"> </w:t>
      </w:r>
      <w:r>
        <w:rPr>
          <w:rFonts w:ascii="Georgia" w:eastAsia="Georgia" w:hAnsi="Georgia" w:cs="Georgia"/>
          <w:sz w:val="19"/>
          <w:szCs w:val="19"/>
        </w:rPr>
        <w:t>analysis</w:t>
      </w:r>
      <w:r>
        <w:rPr>
          <w:rFonts w:ascii="Georgia" w:eastAsia="Georgia" w:hAnsi="Georgia" w:cs="Georgia"/>
          <w:spacing w:val="30"/>
          <w:sz w:val="19"/>
          <w:szCs w:val="19"/>
        </w:rPr>
        <w:t xml:space="preserve"> </w:t>
      </w:r>
      <w:r>
        <w:rPr>
          <w:rFonts w:ascii="Georgia" w:eastAsia="Georgia" w:hAnsi="Georgia" w:cs="Georgia"/>
          <w:sz w:val="19"/>
          <w:szCs w:val="19"/>
        </w:rPr>
        <w:t xml:space="preserve">tools. </w:t>
      </w:r>
      <w:r>
        <w:rPr>
          <w:rFonts w:ascii="Georgia" w:eastAsia="Georgia" w:hAnsi="Georgia" w:cs="Georgia"/>
          <w:spacing w:val="26"/>
          <w:sz w:val="19"/>
          <w:szCs w:val="19"/>
        </w:rPr>
        <w:t xml:space="preserve"> </w:t>
      </w:r>
      <w:r>
        <w:rPr>
          <w:rFonts w:ascii="Georgia" w:eastAsia="Georgia" w:hAnsi="Georgia" w:cs="Georgia"/>
          <w:sz w:val="19"/>
          <w:szCs w:val="19"/>
        </w:rPr>
        <w:t>Historically,</w:t>
      </w:r>
      <w:r>
        <w:rPr>
          <w:rFonts w:ascii="Georgia" w:eastAsia="Georgia" w:hAnsi="Georgia" w:cs="Georgia"/>
          <w:spacing w:val="41"/>
          <w:sz w:val="19"/>
          <w:szCs w:val="19"/>
        </w:rPr>
        <w:t xml:space="preserve"> </w:t>
      </w:r>
      <w:r>
        <w:rPr>
          <w:rFonts w:ascii="Georgia" w:eastAsia="Georgia" w:hAnsi="Georgia" w:cs="Georgia"/>
          <w:sz w:val="19"/>
          <w:szCs w:val="19"/>
        </w:rPr>
        <w:t>the</w:t>
      </w:r>
      <w:r>
        <w:rPr>
          <w:rFonts w:ascii="Georgia" w:eastAsia="Georgia" w:hAnsi="Georgia" w:cs="Georgia"/>
          <w:spacing w:val="22"/>
          <w:sz w:val="19"/>
          <w:szCs w:val="19"/>
        </w:rPr>
        <w:t xml:space="preserve"> </w:t>
      </w:r>
      <w:r>
        <w:rPr>
          <w:rFonts w:ascii="Georgia" w:eastAsia="Georgia" w:hAnsi="Georgia" w:cs="Georgia"/>
          <w:sz w:val="19"/>
          <w:szCs w:val="19"/>
        </w:rPr>
        <w:t>research</w:t>
      </w:r>
      <w:r>
        <w:rPr>
          <w:rFonts w:ascii="Georgia" w:eastAsia="Georgia" w:hAnsi="Georgia" w:cs="Georgia"/>
          <w:spacing w:val="31"/>
          <w:sz w:val="19"/>
          <w:szCs w:val="19"/>
        </w:rPr>
        <w:t xml:space="preserve"> </w:t>
      </w:r>
      <w:r>
        <w:rPr>
          <w:rFonts w:ascii="Georgia" w:eastAsia="Georgia" w:hAnsi="Georgia" w:cs="Georgia"/>
          <w:sz w:val="19"/>
          <w:szCs w:val="19"/>
        </w:rPr>
        <w:t>and</w:t>
      </w:r>
      <w:r>
        <w:rPr>
          <w:rFonts w:ascii="Georgia" w:eastAsia="Georgia" w:hAnsi="Georgia" w:cs="Georgia"/>
          <w:spacing w:val="23"/>
          <w:sz w:val="19"/>
          <w:szCs w:val="19"/>
        </w:rPr>
        <w:t xml:space="preserve"> </w:t>
      </w:r>
      <w:r>
        <w:rPr>
          <w:rFonts w:ascii="Georgia" w:eastAsia="Georgia" w:hAnsi="Georgia" w:cs="Georgia"/>
          <w:w w:val="102"/>
          <w:sz w:val="19"/>
          <w:szCs w:val="19"/>
        </w:rPr>
        <w:t xml:space="preserve">clinical </w:t>
      </w:r>
      <w:r>
        <w:rPr>
          <w:rFonts w:ascii="Georgia" w:eastAsia="Georgia" w:hAnsi="Georgia" w:cs="Georgia"/>
          <w:sz w:val="19"/>
          <w:szCs w:val="19"/>
        </w:rPr>
        <w:t>communities</w:t>
      </w:r>
      <w:r>
        <w:rPr>
          <w:rFonts w:ascii="Georgia" w:eastAsia="Georgia" w:hAnsi="Georgia" w:cs="Georgia"/>
          <w:spacing w:val="29"/>
          <w:sz w:val="19"/>
          <w:szCs w:val="19"/>
        </w:rPr>
        <w:t xml:space="preserve"> </w:t>
      </w:r>
      <w:r>
        <w:rPr>
          <w:rFonts w:ascii="Georgia" w:eastAsia="Georgia" w:hAnsi="Georgia" w:cs="Georgia"/>
          <w:sz w:val="19"/>
          <w:szCs w:val="19"/>
        </w:rPr>
        <w:t>(and</w:t>
      </w:r>
      <w:r>
        <w:rPr>
          <w:rFonts w:ascii="Georgia" w:eastAsia="Georgia" w:hAnsi="Georgia" w:cs="Georgia"/>
          <w:spacing w:val="15"/>
          <w:sz w:val="19"/>
          <w:szCs w:val="19"/>
        </w:rPr>
        <w:t xml:space="preserve"> </w:t>
      </w:r>
      <w:r>
        <w:rPr>
          <w:rFonts w:ascii="Georgia" w:eastAsia="Georgia" w:hAnsi="Georgia" w:cs="Georgia"/>
          <w:sz w:val="19"/>
          <w:szCs w:val="19"/>
        </w:rPr>
        <w:t>their</w:t>
      </w:r>
      <w:r>
        <w:rPr>
          <w:rFonts w:ascii="Georgia" w:eastAsia="Georgia" w:hAnsi="Georgia" w:cs="Georgia"/>
          <w:spacing w:val="15"/>
          <w:sz w:val="19"/>
          <w:szCs w:val="19"/>
        </w:rPr>
        <w:t xml:space="preserve"> </w:t>
      </w:r>
      <w:r>
        <w:rPr>
          <w:rFonts w:ascii="Georgia" w:eastAsia="Georgia" w:hAnsi="Georgia" w:cs="Georgia"/>
          <w:sz w:val="19"/>
          <w:szCs w:val="19"/>
        </w:rPr>
        <w:t>overlap)</w:t>
      </w:r>
      <w:r>
        <w:rPr>
          <w:rFonts w:ascii="Georgia" w:eastAsia="Georgia" w:hAnsi="Georgia" w:cs="Georgia"/>
          <w:spacing w:val="21"/>
          <w:sz w:val="19"/>
          <w:szCs w:val="19"/>
        </w:rPr>
        <w:t xml:space="preserve"> </w:t>
      </w:r>
      <w:r>
        <w:rPr>
          <w:rFonts w:ascii="Georgia" w:eastAsia="Georgia" w:hAnsi="Georgia" w:cs="Georgia"/>
          <w:sz w:val="19"/>
          <w:szCs w:val="19"/>
        </w:rPr>
        <w:t>have</w:t>
      </w:r>
      <w:r>
        <w:rPr>
          <w:rFonts w:ascii="Georgia" w:eastAsia="Georgia" w:hAnsi="Georgia" w:cs="Georgia"/>
          <w:spacing w:val="15"/>
          <w:sz w:val="19"/>
          <w:szCs w:val="19"/>
        </w:rPr>
        <w:t xml:space="preserve"> </w:t>
      </w:r>
      <w:r>
        <w:rPr>
          <w:rFonts w:ascii="Georgia" w:eastAsia="Georgia" w:hAnsi="Georgia" w:cs="Georgia"/>
          <w:sz w:val="19"/>
          <w:szCs w:val="19"/>
        </w:rPr>
        <w:t>significantly</w:t>
      </w:r>
      <w:r>
        <w:rPr>
          <w:rFonts w:ascii="Georgia" w:eastAsia="Georgia" w:hAnsi="Georgia" w:cs="Georgia"/>
          <w:spacing w:val="28"/>
          <w:sz w:val="19"/>
          <w:szCs w:val="19"/>
        </w:rPr>
        <w:t xml:space="preserve"> </w:t>
      </w:r>
      <w:r>
        <w:rPr>
          <w:rFonts w:ascii="Georgia" w:eastAsia="Georgia" w:hAnsi="Georgia" w:cs="Georgia"/>
          <w:sz w:val="19"/>
          <w:szCs w:val="19"/>
        </w:rPr>
        <w:t>benefited</w:t>
      </w:r>
      <w:r>
        <w:rPr>
          <w:rFonts w:ascii="Georgia" w:eastAsia="Georgia" w:hAnsi="Georgia" w:cs="Georgia"/>
          <w:spacing w:val="23"/>
          <w:sz w:val="19"/>
          <w:szCs w:val="19"/>
        </w:rPr>
        <w:t xml:space="preserve"> </w:t>
      </w:r>
      <w:r>
        <w:rPr>
          <w:rFonts w:ascii="Georgia" w:eastAsia="Georgia" w:hAnsi="Georgia" w:cs="Georgia"/>
          <w:sz w:val="19"/>
          <w:szCs w:val="19"/>
        </w:rPr>
        <w:t>from</w:t>
      </w:r>
      <w:r>
        <w:rPr>
          <w:rFonts w:ascii="Georgia" w:eastAsia="Georgia" w:hAnsi="Georgia" w:cs="Georgia"/>
          <w:spacing w:val="15"/>
          <w:sz w:val="19"/>
          <w:szCs w:val="19"/>
        </w:rPr>
        <w:t xml:space="preserve"> </w:t>
      </w:r>
      <w:r>
        <w:rPr>
          <w:rFonts w:ascii="Georgia" w:eastAsia="Georgia" w:hAnsi="Georgia" w:cs="Georgia"/>
          <w:sz w:val="19"/>
          <w:szCs w:val="19"/>
        </w:rPr>
        <w:t>computational</w:t>
      </w:r>
      <w:r>
        <w:rPr>
          <w:rFonts w:ascii="Georgia" w:eastAsia="Georgia" w:hAnsi="Georgia" w:cs="Georgia"/>
          <w:spacing w:val="31"/>
          <w:sz w:val="19"/>
          <w:szCs w:val="19"/>
        </w:rPr>
        <w:t xml:space="preserve"> </w:t>
      </w:r>
      <w:r>
        <w:rPr>
          <w:rFonts w:ascii="Georgia" w:eastAsia="Georgia" w:hAnsi="Georgia" w:cs="Georgia"/>
          <w:sz w:val="19"/>
          <w:szCs w:val="19"/>
        </w:rPr>
        <w:t>image</w:t>
      </w:r>
      <w:r>
        <w:rPr>
          <w:rFonts w:ascii="Georgia" w:eastAsia="Georgia" w:hAnsi="Georgia" w:cs="Georgia"/>
          <w:spacing w:val="17"/>
          <w:sz w:val="19"/>
          <w:szCs w:val="19"/>
        </w:rPr>
        <w:t xml:space="preserve"> </w:t>
      </w:r>
      <w:r>
        <w:rPr>
          <w:rFonts w:ascii="Georgia" w:eastAsia="Georgia" w:hAnsi="Georgia" w:cs="Georgia"/>
          <w:sz w:val="19"/>
          <w:szCs w:val="19"/>
        </w:rPr>
        <w:t>analysis</w:t>
      </w:r>
      <w:r>
        <w:rPr>
          <w:rFonts w:ascii="Georgia" w:eastAsia="Georgia" w:hAnsi="Georgia" w:cs="Georgia"/>
          <w:spacing w:val="20"/>
          <w:sz w:val="19"/>
          <w:szCs w:val="19"/>
        </w:rPr>
        <w:t xml:space="preserve"> </w:t>
      </w:r>
      <w:r>
        <w:rPr>
          <w:rFonts w:ascii="Georgia" w:eastAsia="Georgia" w:hAnsi="Georgia" w:cs="Georgia"/>
          <w:sz w:val="19"/>
          <w:szCs w:val="19"/>
        </w:rPr>
        <w:t>packages,</w:t>
      </w:r>
      <w:r>
        <w:rPr>
          <w:rFonts w:ascii="Georgia" w:eastAsia="Georgia" w:hAnsi="Georgia" w:cs="Georgia"/>
          <w:spacing w:val="25"/>
          <w:sz w:val="19"/>
          <w:szCs w:val="19"/>
        </w:rPr>
        <w:t xml:space="preserve"> </w:t>
      </w:r>
      <w:r>
        <w:rPr>
          <w:rFonts w:ascii="Georgia" w:eastAsia="Georgia" w:hAnsi="Georgia" w:cs="Georgia"/>
          <w:sz w:val="19"/>
          <w:szCs w:val="19"/>
        </w:rPr>
        <w:t>particularly</w:t>
      </w:r>
      <w:r>
        <w:rPr>
          <w:rFonts w:ascii="Georgia" w:eastAsia="Georgia" w:hAnsi="Georgia" w:cs="Georgia"/>
          <w:spacing w:val="26"/>
          <w:sz w:val="19"/>
          <w:szCs w:val="19"/>
        </w:rPr>
        <w:t xml:space="preserve"> </w:t>
      </w:r>
      <w:r>
        <w:rPr>
          <w:rFonts w:ascii="Georgia" w:eastAsia="Georgia" w:hAnsi="Georgia" w:cs="Georgia"/>
          <w:w w:val="102"/>
          <w:sz w:val="19"/>
          <w:szCs w:val="19"/>
        </w:rPr>
        <w:t xml:space="preserve">those </w:t>
      </w:r>
      <w:proofErr w:type="spellStart"/>
      <w:r>
        <w:rPr>
          <w:rFonts w:ascii="Georgia" w:eastAsia="Georgia" w:hAnsi="Georgia" w:cs="Georgia"/>
          <w:sz w:val="19"/>
          <w:szCs w:val="19"/>
        </w:rPr>
        <w:t>softwares</w:t>
      </w:r>
      <w:proofErr w:type="spellEnd"/>
      <w:r>
        <w:rPr>
          <w:rFonts w:ascii="Georgia" w:eastAsia="Georgia" w:hAnsi="Georgia" w:cs="Georgia"/>
          <w:spacing w:val="16"/>
          <w:sz w:val="19"/>
          <w:szCs w:val="19"/>
        </w:rPr>
        <w:t xml:space="preserve"> </w:t>
      </w:r>
      <w:proofErr w:type="gramStart"/>
      <w:r>
        <w:rPr>
          <w:rFonts w:ascii="Georgia" w:eastAsia="Georgia" w:hAnsi="Georgia" w:cs="Georgia"/>
          <w:sz w:val="19"/>
          <w:szCs w:val="19"/>
        </w:rPr>
        <w:t>which</w:t>
      </w:r>
      <w:proofErr w:type="gramEnd"/>
      <w:r>
        <w:rPr>
          <w:rFonts w:ascii="Georgia" w:eastAsia="Georgia" w:hAnsi="Georgia" w:cs="Georgia"/>
          <w:spacing w:val="10"/>
          <w:sz w:val="19"/>
          <w:szCs w:val="19"/>
        </w:rPr>
        <w:t xml:space="preserve"> </w:t>
      </w:r>
      <w:r>
        <w:rPr>
          <w:rFonts w:ascii="Georgia" w:eastAsia="Georgia" w:hAnsi="Georgia" w:cs="Georgia"/>
          <w:sz w:val="19"/>
          <w:szCs w:val="19"/>
        </w:rPr>
        <w:t>have</w:t>
      </w:r>
      <w:r>
        <w:rPr>
          <w:rFonts w:ascii="Georgia" w:eastAsia="Georgia" w:hAnsi="Georgia" w:cs="Georgia"/>
          <w:spacing w:val="8"/>
          <w:sz w:val="19"/>
          <w:szCs w:val="19"/>
        </w:rPr>
        <w:t xml:space="preserve"> </w:t>
      </w:r>
      <w:r>
        <w:rPr>
          <w:rFonts w:ascii="Georgia" w:eastAsia="Georgia" w:hAnsi="Georgia" w:cs="Georgia"/>
          <w:sz w:val="19"/>
          <w:szCs w:val="19"/>
        </w:rPr>
        <w:t>been</w:t>
      </w:r>
      <w:r>
        <w:rPr>
          <w:rFonts w:ascii="Georgia" w:eastAsia="Georgia" w:hAnsi="Georgia" w:cs="Georgia"/>
          <w:spacing w:val="8"/>
          <w:sz w:val="19"/>
          <w:szCs w:val="19"/>
        </w:rPr>
        <w:t xml:space="preserve"> </w:t>
      </w:r>
      <w:r>
        <w:rPr>
          <w:rFonts w:ascii="Georgia" w:eastAsia="Georgia" w:hAnsi="Georgia" w:cs="Georgia"/>
          <w:sz w:val="19"/>
          <w:szCs w:val="19"/>
        </w:rPr>
        <w:t>tailored</w:t>
      </w:r>
      <w:r>
        <w:rPr>
          <w:rFonts w:ascii="Georgia" w:eastAsia="Georgia" w:hAnsi="Georgia" w:cs="Georgia"/>
          <w:spacing w:val="13"/>
          <w:sz w:val="19"/>
          <w:szCs w:val="19"/>
        </w:rPr>
        <w:t xml:space="preserve"> </w:t>
      </w:r>
      <w:r>
        <w:rPr>
          <w:rFonts w:ascii="Georgia" w:eastAsia="Georgia" w:hAnsi="Georgia" w:cs="Georgia"/>
          <w:sz w:val="19"/>
          <w:szCs w:val="19"/>
        </w:rPr>
        <w:t>for</w:t>
      </w:r>
      <w:r>
        <w:rPr>
          <w:rFonts w:ascii="Georgia" w:eastAsia="Georgia" w:hAnsi="Georgia" w:cs="Georgia"/>
          <w:spacing w:val="5"/>
          <w:sz w:val="19"/>
          <w:szCs w:val="19"/>
        </w:rPr>
        <w:t xml:space="preserve"> </w:t>
      </w:r>
      <w:r>
        <w:rPr>
          <w:rFonts w:ascii="Georgia" w:eastAsia="Georgia" w:hAnsi="Georgia" w:cs="Georgia"/>
          <w:sz w:val="19"/>
          <w:szCs w:val="19"/>
        </w:rPr>
        <w:t>specific</w:t>
      </w:r>
      <w:r>
        <w:rPr>
          <w:rFonts w:ascii="Georgia" w:eastAsia="Georgia" w:hAnsi="Georgia" w:cs="Georgia"/>
          <w:spacing w:val="13"/>
          <w:sz w:val="19"/>
          <w:szCs w:val="19"/>
        </w:rPr>
        <w:t xml:space="preserve"> </w:t>
      </w:r>
      <w:r>
        <w:rPr>
          <w:rFonts w:ascii="Georgia" w:eastAsia="Georgia" w:hAnsi="Georgia" w:cs="Georgia"/>
          <w:sz w:val="19"/>
          <w:szCs w:val="19"/>
        </w:rPr>
        <w:t>application</w:t>
      </w:r>
      <w:r>
        <w:rPr>
          <w:rFonts w:ascii="Georgia" w:eastAsia="Georgia" w:hAnsi="Georgia" w:cs="Georgia"/>
          <w:spacing w:val="19"/>
          <w:sz w:val="19"/>
          <w:szCs w:val="19"/>
        </w:rPr>
        <w:t xml:space="preserve"> </w:t>
      </w:r>
      <w:r>
        <w:rPr>
          <w:rFonts w:ascii="Georgia" w:eastAsia="Georgia" w:hAnsi="Georgia" w:cs="Georgia"/>
          <w:sz w:val="19"/>
          <w:szCs w:val="19"/>
        </w:rPr>
        <w:t>domains.</w:t>
      </w:r>
      <w:r>
        <w:rPr>
          <w:rFonts w:ascii="Georgia" w:eastAsia="Georgia" w:hAnsi="Georgia" w:cs="Georgia"/>
          <w:spacing w:val="32"/>
          <w:sz w:val="19"/>
          <w:szCs w:val="19"/>
        </w:rPr>
        <w:t xml:space="preserve"> </w:t>
      </w:r>
      <w:r>
        <w:rPr>
          <w:rFonts w:ascii="Georgia" w:eastAsia="Georgia" w:hAnsi="Georgia" w:cs="Georgia"/>
          <w:sz w:val="19"/>
          <w:szCs w:val="19"/>
        </w:rPr>
        <w:t>Although</w:t>
      </w:r>
      <w:r>
        <w:rPr>
          <w:rFonts w:ascii="Georgia" w:eastAsia="Georgia" w:hAnsi="Georgia" w:cs="Georgia"/>
          <w:spacing w:val="16"/>
          <w:sz w:val="19"/>
          <w:szCs w:val="19"/>
        </w:rPr>
        <w:t xml:space="preserve"> </w:t>
      </w:r>
      <w:r>
        <w:rPr>
          <w:rFonts w:ascii="Georgia" w:eastAsia="Georgia" w:hAnsi="Georgia" w:cs="Georgia"/>
          <w:sz w:val="19"/>
          <w:szCs w:val="19"/>
        </w:rPr>
        <w:t>several</w:t>
      </w:r>
      <w:r>
        <w:rPr>
          <w:rFonts w:ascii="Georgia" w:eastAsia="Georgia" w:hAnsi="Georgia" w:cs="Georgia"/>
          <w:spacing w:val="12"/>
          <w:sz w:val="19"/>
          <w:szCs w:val="19"/>
        </w:rPr>
        <w:t xml:space="preserve"> </w:t>
      </w:r>
      <w:r>
        <w:rPr>
          <w:rFonts w:ascii="Georgia" w:eastAsia="Georgia" w:hAnsi="Georgia" w:cs="Georgia"/>
          <w:sz w:val="19"/>
          <w:szCs w:val="19"/>
        </w:rPr>
        <w:t>such</w:t>
      </w:r>
      <w:r>
        <w:rPr>
          <w:rFonts w:ascii="Georgia" w:eastAsia="Georgia" w:hAnsi="Georgia" w:cs="Georgia"/>
          <w:spacing w:val="8"/>
          <w:sz w:val="19"/>
          <w:szCs w:val="19"/>
        </w:rPr>
        <w:t xml:space="preserve"> </w:t>
      </w:r>
      <w:r>
        <w:rPr>
          <w:rFonts w:ascii="Georgia" w:eastAsia="Georgia" w:hAnsi="Georgia" w:cs="Georgia"/>
          <w:sz w:val="19"/>
          <w:szCs w:val="19"/>
        </w:rPr>
        <w:t>established</w:t>
      </w:r>
      <w:r>
        <w:rPr>
          <w:rFonts w:ascii="Georgia" w:eastAsia="Georgia" w:hAnsi="Georgia" w:cs="Georgia"/>
          <w:spacing w:val="19"/>
          <w:sz w:val="19"/>
          <w:szCs w:val="19"/>
        </w:rPr>
        <w:t xml:space="preserve"> </w:t>
      </w:r>
      <w:r>
        <w:rPr>
          <w:rFonts w:ascii="Georgia" w:eastAsia="Georgia" w:hAnsi="Georgia" w:cs="Georgia"/>
          <w:sz w:val="19"/>
          <w:szCs w:val="19"/>
        </w:rPr>
        <w:t>packages</w:t>
      </w:r>
      <w:r>
        <w:rPr>
          <w:rFonts w:ascii="Georgia" w:eastAsia="Georgia" w:hAnsi="Georgia" w:cs="Georgia"/>
          <w:spacing w:val="15"/>
          <w:sz w:val="19"/>
          <w:szCs w:val="19"/>
        </w:rPr>
        <w:t xml:space="preserve"> </w:t>
      </w:r>
      <w:r>
        <w:rPr>
          <w:rFonts w:ascii="Georgia" w:eastAsia="Georgia" w:hAnsi="Georgia" w:cs="Georgia"/>
          <w:sz w:val="19"/>
          <w:szCs w:val="19"/>
        </w:rPr>
        <w:t>exist</w:t>
      </w:r>
      <w:r>
        <w:rPr>
          <w:rFonts w:ascii="Georgia" w:eastAsia="Georgia" w:hAnsi="Georgia" w:cs="Georgia"/>
          <w:spacing w:val="8"/>
          <w:sz w:val="19"/>
          <w:szCs w:val="19"/>
        </w:rPr>
        <w:t xml:space="preserve"> </w:t>
      </w:r>
      <w:r>
        <w:rPr>
          <w:rFonts w:ascii="Georgia" w:eastAsia="Georgia" w:hAnsi="Georgia" w:cs="Georgia"/>
          <w:sz w:val="19"/>
          <w:szCs w:val="19"/>
        </w:rPr>
        <w:t>for</w:t>
      </w:r>
      <w:r>
        <w:rPr>
          <w:rFonts w:ascii="Georgia" w:eastAsia="Georgia" w:hAnsi="Georgia" w:cs="Georgia"/>
          <w:spacing w:val="5"/>
          <w:sz w:val="19"/>
          <w:szCs w:val="19"/>
        </w:rPr>
        <w:t xml:space="preserve"> </w:t>
      </w:r>
      <w:proofErr w:type="spellStart"/>
      <w:r>
        <w:rPr>
          <w:rFonts w:ascii="Georgia" w:eastAsia="Georgia" w:hAnsi="Georgia" w:cs="Georgia"/>
          <w:w w:val="102"/>
          <w:sz w:val="19"/>
          <w:szCs w:val="19"/>
        </w:rPr>
        <w:t>neu</w:t>
      </w:r>
      <w:proofErr w:type="spellEnd"/>
      <w:r>
        <w:rPr>
          <w:rFonts w:ascii="Georgia" w:eastAsia="Georgia" w:hAnsi="Georgia" w:cs="Georgia"/>
          <w:w w:val="102"/>
          <w:sz w:val="19"/>
          <w:szCs w:val="19"/>
        </w:rPr>
        <w:t xml:space="preserve">- </w:t>
      </w:r>
      <w:proofErr w:type="spellStart"/>
      <w:r>
        <w:rPr>
          <w:rFonts w:ascii="Georgia" w:eastAsia="Georgia" w:hAnsi="Georgia" w:cs="Georgia"/>
          <w:sz w:val="19"/>
          <w:szCs w:val="19"/>
        </w:rPr>
        <w:t>roimaging</w:t>
      </w:r>
      <w:proofErr w:type="spellEnd"/>
      <w:r>
        <w:rPr>
          <w:rFonts w:ascii="Georgia" w:eastAsia="Georgia" w:hAnsi="Georgia" w:cs="Georgia"/>
          <w:spacing w:val="18"/>
          <w:sz w:val="19"/>
          <w:szCs w:val="19"/>
        </w:rPr>
        <w:t xml:space="preserve"> </w:t>
      </w:r>
      <w:r>
        <w:rPr>
          <w:rFonts w:ascii="Georgia" w:eastAsia="Georgia" w:hAnsi="Georgia" w:cs="Georgia"/>
          <w:sz w:val="19"/>
          <w:szCs w:val="19"/>
        </w:rPr>
        <w:t>research</w:t>
      </w:r>
      <w:r>
        <w:rPr>
          <w:rFonts w:ascii="Georgia" w:eastAsia="Georgia" w:hAnsi="Georgia" w:cs="Georgia"/>
          <w:spacing w:val="15"/>
          <w:sz w:val="19"/>
          <w:szCs w:val="19"/>
        </w:rPr>
        <w:t xml:space="preserve"> </w:t>
      </w:r>
      <w:r>
        <w:rPr>
          <w:rFonts w:ascii="Georgia" w:eastAsia="Georgia" w:hAnsi="Georgia" w:cs="Georgia"/>
          <w:sz w:val="19"/>
          <w:szCs w:val="19"/>
        </w:rPr>
        <w:t>(e.g.,</w:t>
      </w:r>
      <w:r>
        <w:rPr>
          <w:rFonts w:ascii="Georgia" w:eastAsia="Georgia" w:hAnsi="Georgia" w:cs="Georgia"/>
          <w:spacing w:val="9"/>
          <w:sz w:val="19"/>
          <w:szCs w:val="19"/>
        </w:rPr>
        <w:t xml:space="preserve"> </w:t>
      </w:r>
      <w:r>
        <w:rPr>
          <w:rFonts w:ascii="Georgia" w:eastAsia="Georgia" w:hAnsi="Georgia" w:cs="Georgia"/>
          <w:sz w:val="19"/>
          <w:szCs w:val="19"/>
        </w:rPr>
        <w:t>FSL,</w:t>
      </w:r>
      <w:r>
        <w:rPr>
          <w:rFonts w:ascii="Georgia" w:eastAsia="Georgia" w:hAnsi="Georgia" w:cs="Georgia"/>
          <w:spacing w:val="9"/>
          <w:sz w:val="19"/>
          <w:szCs w:val="19"/>
        </w:rPr>
        <w:t xml:space="preserve"> </w:t>
      </w:r>
      <w:proofErr w:type="spellStart"/>
      <w:r>
        <w:rPr>
          <w:rFonts w:ascii="Georgia" w:eastAsia="Georgia" w:hAnsi="Georgia" w:cs="Georgia"/>
          <w:sz w:val="19"/>
          <w:szCs w:val="19"/>
        </w:rPr>
        <w:t>FreeSurfer</w:t>
      </w:r>
      <w:proofErr w:type="spellEnd"/>
      <w:r>
        <w:rPr>
          <w:rFonts w:ascii="Georgia" w:eastAsia="Georgia" w:hAnsi="Georgia" w:cs="Georgia"/>
          <w:sz w:val="19"/>
          <w:szCs w:val="19"/>
        </w:rPr>
        <w:t>,</w:t>
      </w:r>
      <w:r>
        <w:rPr>
          <w:rFonts w:ascii="Georgia" w:eastAsia="Georgia" w:hAnsi="Georgia" w:cs="Georgia"/>
          <w:spacing w:val="20"/>
          <w:sz w:val="19"/>
          <w:szCs w:val="19"/>
        </w:rPr>
        <w:t xml:space="preserve"> </w:t>
      </w:r>
      <w:r>
        <w:rPr>
          <w:rFonts w:ascii="Georgia" w:eastAsia="Georgia" w:hAnsi="Georgia" w:cs="Georgia"/>
          <w:sz w:val="19"/>
          <w:szCs w:val="19"/>
        </w:rPr>
        <w:t>AFNI,</w:t>
      </w:r>
      <w:r>
        <w:rPr>
          <w:rFonts w:ascii="Georgia" w:eastAsia="Georgia" w:hAnsi="Georgia" w:cs="Georgia"/>
          <w:spacing w:val="11"/>
          <w:sz w:val="19"/>
          <w:szCs w:val="19"/>
        </w:rPr>
        <w:t xml:space="preserve"> </w:t>
      </w:r>
      <w:r>
        <w:rPr>
          <w:rFonts w:ascii="Georgia" w:eastAsia="Georgia" w:hAnsi="Georgia" w:cs="Georgia"/>
          <w:sz w:val="19"/>
          <w:szCs w:val="19"/>
        </w:rPr>
        <w:t>SPM),</w:t>
      </w:r>
      <w:r>
        <w:rPr>
          <w:rFonts w:ascii="Georgia" w:eastAsia="Georgia" w:hAnsi="Georgia" w:cs="Georgia"/>
          <w:spacing w:val="11"/>
          <w:sz w:val="19"/>
          <w:szCs w:val="19"/>
        </w:rPr>
        <w:t xml:space="preserve"> </w:t>
      </w:r>
      <w:r>
        <w:rPr>
          <w:rFonts w:ascii="Georgia" w:eastAsia="Georgia" w:hAnsi="Georgia" w:cs="Georgia"/>
          <w:i/>
          <w:sz w:val="19"/>
          <w:szCs w:val="19"/>
        </w:rPr>
        <w:t xml:space="preserve">no such </w:t>
      </w:r>
      <w:ins w:id="1" w:author="James Gee" w:date="2016-07-19T10:29:00Z">
        <w:r w:rsidR="004F6408">
          <w:rPr>
            <w:rFonts w:ascii="Georgia" w:eastAsia="Georgia" w:hAnsi="Georgia" w:cs="Georgia"/>
            <w:i/>
            <w:sz w:val="19"/>
            <w:szCs w:val="19"/>
          </w:rPr>
          <w:t xml:space="preserve">general </w:t>
        </w:r>
      </w:ins>
      <w:r>
        <w:rPr>
          <w:rFonts w:ascii="Georgia" w:eastAsia="Georgia" w:hAnsi="Georgia" w:cs="Georgia"/>
          <w:i/>
          <w:sz w:val="19"/>
          <w:szCs w:val="19"/>
        </w:rPr>
        <w:t>package exists for pulmonary imaging analysis.</w:t>
      </w:r>
      <w:r>
        <w:rPr>
          <w:rFonts w:ascii="Georgia" w:eastAsia="Georgia" w:hAnsi="Georgia" w:cs="Georgia"/>
          <w:i/>
          <w:spacing w:val="18"/>
          <w:sz w:val="19"/>
          <w:szCs w:val="19"/>
        </w:rPr>
        <w:t xml:space="preserve"> </w:t>
      </w:r>
      <w:r>
        <w:rPr>
          <w:rFonts w:ascii="Georgia" w:eastAsia="Georgia" w:hAnsi="Georgia" w:cs="Georgia"/>
          <w:i/>
          <w:sz w:val="19"/>
          <w:szCs w:val="19"/>
        </w:rPr>
        <w:t>The primary goal</w:t>
      </w:r>
      <w:r>
        <w:rPr>
          <w:rFonts w:ascii="Georgia" w:eastAsia="Georgia" w:hAnsi="Georgia" w:cs="Georgia"/>
          <w:i/>
          <w:spacing w:val="3"/>
          <w:sz w:val="19"/>
          <w:szCs w:val="19"/>
        </w:rPr>
        <w:t xml:space="preserve"> </w:t>
      </w:r>
      <w:r>
        <w:rPr>
          <w:rFonts w:ascii="Georgia" w:eastAsia="Georgia" w:hAnsi="Georgia" w:cs="Georgia"/>
          <w:i/>
          <w:sz w:val="19"/>
          <w:szCs w:val="19"/>
        </w:rPr>
        <w:t>of</w:t>
      </w:r>
      <w:r>
        <w:rPr>
          <w:rFonts w:ascii="Georgia" w:eastAsia="Georgia" w:hAnsi="Georgia" w:cs="Georgia"/>
          <w:i/>
          <w:spacing w:val="3"/>
          <w:sz w:val="19"/>
          <w:szCs w:val="19"/>
        </w:rPr>
        <w:t xml:space="preserve"> </w:t>
      </w:r>
      <w:r>
        <w:rPr>
          <w:rFonts w:ascii="Georgia" w:eastAsia="Georgia" w:hAnsi="Georgia" w:cs="Georgia"/>
          <w:i/>
          <w:sz w:val="19"/>
          <w:szCs w:val="19"/>
        </w:rPr>
        <w:t>this</w:t>
      </w:r>
      <w:r>
        <w:rPr>
          <w:rFonts w:ascii="Georgia" w:eastAsia="Georgia" w:hAnsi="Georgia" w:cs="Georgia"/>
          <w:i/>
          <w:spacing w:val="3"/>
          <w:sz w:val="19"/>
          <w:szCs w:val="19"/>
        </w:rPr>
        <w:t xml:space="preserve"> </w:t>
      </w:r>
      <w:r>
        <w:rPr>
          <w:rFonts w:ascii="Georgia" w:eastAsia="Georgia" w:hAnsi="Georgia" w:cs="Georgia"/>
          <w:i/>
          <w:sz w:val="19"/>
          <w:szCs w:val="19"/>
        </w:rPr>
        <w:t>project</w:t>
      </w:r>
      <w:r>
        <w:rPr>
          <w:rFonts w:ascii="Georgia" w:eastAsia="Georgia" w:hAnsi="Georgia" w:cs="Georgia"/>
          <w:i/>
          <w:spacing w:val="3"/>
          <w:sz w:val="19"/>
          <w:szCs w:val="19"/>
        </w:rPr>
        <w:t xml:space="preserve"> </w:t>
      </w:r>
      <w:r>
        <w:rPr>
          <w:rFonts w:ascii="Georgia" w:eastAsia="Georgia" w:hAnsi="Georgia" w:cs="Georgia"/>
          <w:i/>
          <w:sz w:val="19"/>
          <w:szCs w:val="19"/>
        </w:rPr>
        <w:t>is</w:t>
      </w:r>
      <w:r>
        <w:rPr>
          <w:rFonts w:ascii="Georgia" w:eastAsia="Georgia" w:hAnsi="Georgia" w:cs="Georgia"/>
          <w:i/>
          <w:spacing w:val="3"/>
          <w:sz w:val="19"/>
          <w:szCs w:val="19"/>
        </w:rPr>
        <w:t xml:space="preserve"> </w:t>
      </w:r>
      <w:r>
        <w:rPr>
          <w:rFonts w:ascii="Georgia" w:eastAsia="Georgia" w:hAnsi="Georgia" w:cs="Georgia"/>
          <w:i/>
          <w:sz w:val="19"/>
          <w:szCs w:val="19"/>
        </w:rPr>
        <w:t>to</w:t>
      </w:r>
      <w:r>
        <w:rPr>
          <w:rFonts w:ascii="Georgia" w:eastAsia="Georgia" w:hAnsi="Georgia" w:cs="Georgia"/>
          <w:i/>
          <w:spacing w:val="3"/>
          <w:sz w:val="19"/>
          <w:szCs w:val="19"/>
        </w:rPr>
        <w:t xml:space="preserve"> </w:t>
      </w:r>
      <w:r>
        <w:rPr>
          <w:rFonts w:ascii="Georgia" w:eastAsia="Georgia" w:hAnsi="Georgia" w:cs="Georgia"/>
          <w:i/>
          <w:sz w:val="19"/>
          <w:szCs w:val="19"/>
        </w:rPr>
        <w:t>develop</w:t>
      </w:r>
      <w:r>
        <w:rPr>
          <w:rFonts w:ascii="Georgia" w:eastAsia="Georgia" w:hAnsi="Georgia" w:cs="Georgia"/>
          <w:i/>
          <w:spacing w:val="3"/>
          <w:sz w:val="19"/>
          <w:szCs w:val="19"/>
        </w:rPr>
        <w:t xml:space="preserve"> </w:t>
      </w:r>
      <w:r>
        <w:rPr>
          <w:rFonts w:ascii="Georgia" w:eastAsia="Georgia" w:hAnsi="Georgia" w:cs="Georgia"/>
          <w:i/>
          <w:sz w:val="19"/>
          <w:szCs w:val="19"/>
        </w:rPr>
        <w:t>a</w:t>
      </w:r>
      <w:r>
        <w:rPr>
          <w:rFonts w:ascii="Georgia" w:eastAsia="Georgia" w:hAnsi="Georgia" w:cs="Georgia"/>
          <w:i/>
          <w:spacing w:val="3"/>
          <w:sz w:val="19"/>
          <w:szCs w:val="19"/>
        </w:rPr>
        <w:t xml:space="preserve"> </w:t>
      </w:r>
      <w:r>
        <w:rPr>
          <w:rFonts w:ascii="Georgia" w:eastAsia="Georgia" w:hAnsi="Georgia" w:cs="Georgia"/>
          <w:i/>
          <w:sz w:val="19"/>
          <w:szCs w:val="19"/>
        </w:rPr>
        <w:t>robust,</w:t>
      </w:r>
      <w:r>
        <w:rPr>
          <w:rFonts w:ascii="Georgia" w:eastAsia="Georgia" w:hAnsi="Georgia" w:cs="Georgia"/>
          <w:i/>
          <w:spacing w:val="4"/>
          <w:sz w:val="19"/>
          <w:szCs w:val="19"/>
        </w:rPr>
        <w:t xml:space="preserve"> </w:t>
      </w:r>
      <w:r>
        <w:rPr>
          <w:rFonts w:ascii="Georgia" w:eastAsia="Georgia" w:hAnsi="Georgia" w:cs="Georgia"/>
          <w:i/>
          <w:sz w:val="19"/>
          <w:szCs w:val="19"/>
        </w:rPr>
        <w:t>open-source</w:t>
      </w:r>
      <w:r>
        <w:rPr>
          <w:rFonts w:ascii="Georgia" w:eastAsia="Georgia" w:hAnsi="Georgia" w:cs="Georgia"/>
          <w:i/>
          <w:spacing w:val="3"/>
          <w:sz w:val="19"/>
          <w:szCs w:val="19"/>
        </w:rPr>
        <w:t xml:space="preserve"> </w:t>
      </w:r>
      <w:r>
        <w:rPr>
          <w:rFonts w:ascii="Georgia" w:eastAsia="Georgia" w:hAnsi="Georgia" w:cs="Georgia"/>
          <w:i/>
          <w:sz w:val="19"/>
          <w:szCs w:val="19"/>
        </w:rPr>
        <w:t>image</w:t>
      </w:r>
      <w:r>
        <w:rPr>
          <w:rFonts w:ascii="Georgia" w:eastAsia="Georgia" w:hAnsi="Georgia" w:cs="Georgia"/>
          <w:i/>
          <w:spacing w:val="3"/>
          <w:sz w:val="19"/>
          <w:szCs w:val="19"/>
        </w:rPr>
        <w:t xml:space="preserve"> </w:t>
      </w:r>
      <w:r>
        <w:rPr>
          <w:rFonts w:ascii="Georgia" w:eastAsia="Georgia" w:hAnsi="Georgia" w:cs="Georgia"/>
          <w:i/>
          <w:sz w:val="19"/>
          <w:szCs w:val="19"/>
        </w:rPr>
        <w:t>analysis</w:t>
      </w:r>
      <w:r>
        <w:rPr>
          <w:rFonts w:ascii="Georgia" w:eastAsia="Georgia" w:hAnsi="Georgia" w:cs="Georgia"/>
          <w:i/>
          <w:spacing w:val="3"/>
          <w:sz w:val="19"/>
          <w:szCs w:val="19"/>
        </w:rPr>
        <w:t xml:space="preserve"> </w:t>
      </w:r>
      <w:r>
        <w:rPr>
          <w:rFonts w:ascii="Georgia" w:eastAsia="Georgia" w:hAnsi="Georgia" w:cs="Georgia"/>
          <w:i/>
          <w:sz w:val="19"/>
          <w:szCs w:val="19"/>
        </w:rPr>
        <w:t>toolkit</w:t>
      </w:r>
      <w:r>
        <w:rPr>
          <w:rFonts w:ascii="Georgia" w:eastAsia="Georgia" w:hAnsi="Georgia" w:cs="Georgia"/>
          <w:i/>
          <w:spacing w:val="3"/>
          <w:sz w:val="19"/>
          <w:szCs w:val="19"/>
        </w:rPr>
        <w:t xml:space="preserve"> </w:t>
      </w:r>
      <w:r>
        <w:rPr>
          <w:rFonts w:ascii="Georgia" w:eastAsia="Georgia" w:hAnsi="Georgia" w:cs="Georgia"/>
          <w:i/>
          <w:sz w:val="19"/>
          <w:szCs w:val="19"/>
        </w:rPr>
        <w:t>and</w:t>
      </w:r>
      <w:r>
        <w:rPr>
          <w:rFonts w:ascii="Georgia" w:eastAsia="Georgia" w:hAnsi="Georgia" w:cs="Georgia"/>
          <w:i/>
          <w:spacing w:val="3"/>
          <w:sz w:val="19"/>
          <w:szCs w:val="19"/>
        </w:rPr>
        <w:t xml:space="preserve"> </w:t>
      </w:r>
      <w:r>
        <w:rPr>
          <w:rFonts w:ascii="Georgia" w:eastAsia="Georgia" w:hAnsi="Georgia" w:cs="Georgia"/>
          <w:i/>
          <w:sz w:val="19"/>
          <w:szCs w:val="19"/>
        </w:rPr>
        <w:t>dissemination</w:t>
      </w:r>
      <w:r>
        <w:rPr>
          <w:rFonts w:ascii="Georgia" w:eastAsia="Georgia" w:hAnsi="Georgia" w:cs="Georgia"/>
          <w:i/>
          <w:spacing w:val="3"/>
          <w:sz w:val="19"/>
          <w:szCs w:val="19"/>
        </w:rPr>
        <w:t xml:space="preserve"> </w:t>
      </w:r>
      <w:r>
        <w:rPr>
          <w:rFonts w:ascii="Georgia" w:eastAsia="Georgia" w:hAnsi="Georgia" w:cs="Georgia"/>
          <w:i/>
          <w:sz w:val="19"/>
          <w:szCs w:val="19"/>
        </w:rPr>
        <w:t>platform</w:t>
      </w:r>
      <w:r>
        <w:rPr>
          <w:rFonts w:ascii="Georgia" w:eastAsia="Georgia" w:hAnsi="Georgia" w:cs="Georgia"/>
          <w:i/>
          <w:spacing w:val="3"/>
          <w:sz w:val="19"/>
          <w:szCs w:val="19"/>
        </w:rPr>
        <w:t xml:space="preserve"> </w:t>
      </w:r>
      <w:r>
        <w:rPr>
          <w:rFonts w:ascii="Georgia" w:eastAsia="Georgia" w:hAnsi="Georgia" w:cs="Georgia"/>
          <w:i/>
          <w:sz w:val="19"/>
          <w:szCs w:val="19"/>
        </w:rPr>
        <w:t>specifically</w:t>
      </w:r>
      <w:r>
        <w:rPr>
          <w:rFonts w:ascii="Georgia" w:eastAsia="Georgia" w:hAnsi="Georgia" w:cs="Georgia"/>
          <w:i/>
          <w:spacing w:val="3"/>
          <w:sz w:val="19"/>
          <w:szCs w:val="19"/>
        </w:rPr>
        <w:t xml:space="preserve"> </w:t>
      </w:r>
      <w:r>
        <w:rPr>
          <w:rFonts w:ascii="Georgia" w:eastAsia="Georgia" w:hAnsi="Georgia" w:cs="Georgia"/>
          <w:i/>
          <w:sz w:val="19"/>
          <w:szCs w:val="19"/>
        </w:rPr>
        <w:t>targeted at</w:t>
      </w:r>
      <w:r>
        <w:rPr>
          <w:rFonts w:ascii="Georgia" w:eastAsia="Georgia" w:hAnsi="Georgia" w:cs="Georgia"/>
          <w:i/>
          <w:spacing w:val="4"/>
          <w:sz w:val="19"/>
          <w:szCs w:val="19"/>
        </w:rPr>
        <w:t xml:space="preserve"> </w:t>
      </w:r>
      <w:r>
        <w:rPr>
          <w:rFonts w:ascii="Georgia" w:eastAsia="Georgia" w:hAnsi="Georgia" w:cs="Georgia"/>
          <w:i/>
          <w:sz w:val="19"/>
          <w:szCs w:val="19"/>
        </w:rPr>
        <w:t>the</w:t>
      </w:r>
      <w:r>
        <w:rPr>
          <w:rFonts w:ascii="Georgia" w:eastAsia="Georgia" w:hAnsi="Georgia" w:cs="Georgia"/>
          <w:i/>
          <w:spacing w:val="4"/>
          <w:sz w:val="19"/>
          <w:szCs w:val="19"/>
        </w:rPr>
        <w:t xml:space="preserve"> </w:t>
      </w:r>
      <w:r>
        <w:rPr>
          <w:rFonts w:ascii="Georgia" w:eastAsia="Georgia" w:hAnsi="Georgia" w:cs="Georgia"/>
          <w:i/>
          <w:sz w:val="19"/>
          <w:szCs w:val="19"/>
        </w:rPr>
        <w:t>pulmonary</w:t>
      </w:r>
      <w:r>
        <w:rPr>
          <w:rFonts w:ascii="Georgia" w:eastAsia="Georgia" w:hAnsi="Georgia" w:cs="Georgia"/>
          <w:i/>
          <w:spacing w:val="4"/>
          <w:sz w:val="19"/>
          <w:szCs w:val="19"/>
        </w:rPr>
        <w:t xml:space="preserve"> </w:t>
      </w:r>
      <w:r>
        <w:rPr>
          <w:rFonts w:ascii="Georgia" w:eastAsia="Georgia" w:hAnsi="Georgia" w:cs="Georgia"/>
          <w:i/>
          <w:sz w:val="19"/>
          <w:szCs w:val="19"/>
        </w:rPr>
        <w:t>research</w:t>
      </w:r>
      <w:r>
        <w:rPr>
          <w:rFonts w:ascii="Georgia" w:eastAsia="Georgia" w:hAnsi="Georgia" w:cs="Georgia"/>
          <w:i/>
          <w:spacing w:val="4"/>
          <w:sz w:val="19"/>
          <w:szCs w:val="19"/>
        </w:rPr>
        <w:t xml:space="preserve"> </w:t>
      </w:r>
      <w:r>
        <w:rPr>
          <w:rFonts w:ascii="Georgia" w:eastAsia="Georgia" w:hAnsi="Georgia" w:cs="Georgia"/>
          <w:i/>
          <w:sz w:val="19"/>
          <w:szCs w:val="19"/>
        </w:rPr>
        <w:t>community.</w:t>
      </w:r>
      <w:r>
        <w:rPr>
          <w:rFonts w:ascii="Georgia" w:eastAsia="Georgia" w:hAnsi="Georgia" w:cs="Georgia"/>
          <w:i/>
          <w:spacing w:val="27"/>
          <w:sz w:val="19"/>
          <w:szCs w:val="19"/>
        </w:rPr>
        <w:t xml:space="preserve"> </w:t>
      </w:r>
      <w:r>
        <w:rPr>
          <w:rFonts w:ascii="Georgia" w:eastAsia="Georgia" w:hAnsi="Georgia" w:cs="Georgia"/>
          <w:i/>
          <w:color w:val="FF0000"/>
          <w:sz w:val="19"/>
          <w:szCs w:val="19"/>
        </w:rPr>
        <w:t>Given</w:t>
      </w:r>
      <w:r>
        <w:rPr>
          <w:rFonts w:ascii="Georgia" w:eastAsia="Georgia" w:hAnsi="Georgia" w:cs="Georgia"/>
          <w:i/>
          <w:color w:val="FF0000"/>
          <w:spacing w:val="4"/>
          <w:sz w:val="19"/>
          <w:szCs w:val="19"/>
        </w:rPr>
        <w:t xml:space="preserve"> </w:t>
      </w:r>
      <w:r>
        <w:rPr>
          <w:rFonts w:ascii="Georgia" w:eastAsia="Georgia" w:hAnsi="Georgia" w:cs="Georgia"/>
          <w:i/>
          <w:color w:val="FF0000"/>
          <w:sz w:val="19"/>
          <w:szCs w:val="19"/>
        </w:rPr>
        <w:t>the</w:t>
      </w:r>
      <w:r>
        <w:rPr>
          <w:rFonts w:ascii="Georgia" w:eastAsia="Georgia" w:hAnsi="Georgia" w:cs="Georgia"/>
          <w:i/>
          <w:color w:val="FF0000"/>
          <w:spacing w:val="4"/>
          <w:sz w:val="19"/>
          <w:szCs w:val="19"/>
        </w:rPr>
        <w:t xml:space="preserve"> </w:t>
      </w:r>
      <w:r>
        <w:rPr>
          <w:rFonts w:ascii="Georgia" w:eastAsia="Georgia" w:hAnsi="Georgia" w:cs="Georgia"/>
          <w:i/>
          <w:color w:val="FF0000"/>
          <w:sz w:val="19"/>
          <w:szCs w:val="19"/>
        </w:rPr>
        <w:t>signif</w:t>
      </w:r>
      <w:ins w:id="2" w:author="James Gee" w:date="2016-07-19T10:30:00Z">
        <w:r w:rsidR="009B6FDF">
          <w:rPr>
            <w:rFonts w:ascii="Georgia" w:eastAsia="Georgia" w:hAnsi="Georgia" w:cs="Georgia"/>
            <w:i/>
            <w:color w:val="FF0000"/>
            <w:sz w:val="19"/>
            <w:szCs w:val="19"/>
          </w:rPr>
          <w:t>i</w:t>
        </w:r>
      </w:ins>
      <w:r>
        <w:rPr>
          <w:rFonts w:ascii="Georgia" w:eastAsia="Georgia" w:hAnsi="Georgia" w:cs="Georgia"/>
          <w:i/>
          <w:color w:val="FF0000"/>
          <w:sz w:val="19"/>
          <w:szCs w:val="19"/>
        </w:rPr>
        <w:t>cant</w:t>
      </w:r>
      <w:r>
        <w:rPr>
          <w:rFonts w:ascii="Georgia" w:eastAsia="Georgia" w:hAnsi="Georgia" w:cs="Georgia"/>
          <w:i/>
          <w:color w:val="FF0000"/>
          <w:spacing w:val="4"/>
          <w:sz w:val="19"/>
          <w:szCs w:val="19"/>
        </w:rPr>
        <w:t xml:space="preserve"> </w:t>
      </w:r>
      <w:r>
        <w:rPr>
          <w:rFonts w:ascii="Georgia" w:eastAsia="Georgia" w:hAnsi="Georgia" w:cs="Georgia"/>
          <w:i/>
          <w:color w:val="FF0000"/>
          <w:sz w:val="19"/>
          <w:szCs w:val="19"/>
        </w:rPr>
        <w:t>efforts</w:t>
      </w:r>
      <w:r>
        <w:rPr>
          <w:rFonts w:ascii="Georgia" w:eastAsia="Georgia" w:hAnsi="Georgia" w:cs="Georgia"/>
          <w:i/>
          <w:color w:val="FF0000"/>
          <w:spacing w:val="4"/>
          <w:sz w:val="19"/>
          <w:szCs w:val="19"/>
        </w:rPr>
        <w:t xml:space="preserve"> </w:t>
      </w:r>
      <w:r>
        <w:rPr>
          <w:rFonts w:ascii="Georgia" w:eastAsia="Georgia" w:hAnsi="Georgia" w:cs="Georgia"/>
          <w:i/>
          <w:color w:val="FF0000"/>
          <w:sz w:val="19"/>
          <w:szCs w:val="19"/>
        </w:rPr>
        <w:t>to</w:t>
      </w:r>
      <w:r>
        <w:rPr>
          <w:rFonts w:ascii="Georgia" w:eastAsia="Georgia" w:hAnsi="Georgia" w:cs="Georgia"/>
          <w:i/>
          <w:color w:val="FF0000"/>
          <w:spacing w:val="4"/>
          <w:sz w:val="19"/>
          <w:szCs w:val="19"/>
        </w:rPr>
        <w:t xml:space="preserve"> </w:t>
      </w:r>
      <w:r>
        <w:rPr>
          <w:rFonts w:ascii="Georgia" w:eastAsia="Georgia" w:hAnsi="Georgia" w:cs="Georgia"/>
          <w:i/>
          <w:color w:val="FF0000"/>
          <w:sz w:val="19"/>
          <w:szCs w:val="19"/>
        </w:rPr>
        <w:t>make</w:t>
      </w:r>
      <w:r>
        <w:rPr>
          <w:rFonts w:ascii="Georgia" w:eastAsia="Georgia" w:hAnsi="Georgia" w:cs="Georgia"/>
          <w:i/>
          <w:color w:val="FF0000"/>
          <w:spacing w:val="4"/>
          <w:sz w:val="19"/>
          <w:szCs w:val="19"/>
        </w:rPr>
        <w:t xml:space="preserve"> </w:t>
      </w:r>
      <w:proofErr w:type="gramStart"/>
      <w:r>
        <w:rPr>
          <w:rFonts w:ascii="Georgia" w:eastAsia="Georgia" w:hAnsi="Georgia" w:cs="Georgia"/>
          <w:i/>
          <w:color w:val="FF0000"/>
          <w:sz w:val="19"/>
          <w:szCs w:val="19"/>
        </w:rPr>
        <w:t>lung</w:t>
      </w:r>
      <w:r>
        <w:rPr>
          <w:rFonts w:ascii="Georgia" w:eastAsia="Georgia" w:hAnsi="Georgia" w:cs="Georgia"/>
          <w:i/>
          <w:color w:val="FF0000"/>
          <w:spacing w:val="4"/>
          <w:sz w:val="19"/>
          <w:szCs w:val="19"/>
        </w:rPr>
        <w:t xml:space="preserve"> </w:t>
      </w:r>
      <w:r>
        <w:rPr>
          <w:rFonts w:ascii="Georgia" w:eastAsia="Georgia" w:hAnsi="Georgia" w:cs="Georgia"/>
          <w:i/>
          <w:color w:val="FF0000"/>
          <w:sz w:val="19"/>
          <w:szCs w:val="19"/>
        </w:rPr>
        <w:t>imaging</w:t>
      </w:r>
      <w:proofErr w:type="gramEnd"/>
      <w:r>
        <w:rPr>
          <w:rFonts w:ascii="Georgia" w:eastAsia="Georgia" w:hAnsi="Georgia" w:cs="Georgia"/>
          <w:i/>
          <w:color w:val="FF0000"/>
          <w:spacing w:val="4"/>
          <w:sz w:val="19"/>
          <w:szCs w:val="19"/>
        </w:rPr>
        <w:t xml:space="preserve"> </w:t>
      </w:r>
      <w:r>
        <w:rPr>
          <w:rFonts w:ascii="Georgia" w:eastAsia="Georgia" w:hAnsi="Georgia" w:cs="Georgia"/>
          <w:i/>
          <w:color w:val="FF0000"/>
          <w:sz w:val="19"/>
          <w:szCs w:val="19"/>
        </w:rPr>
        <w:t>datasets</w:t>
      </w:r>
      <w:r>
        <w:rPr>
          <w:rFonts w:ascii="Georgia" w:eastAsia="Georgia" w:hAnsi="Georgia" w:cs="Georgia"/>
          <w:i/>
          <w:color w:val="FF0000"/>
          <w:spacing w:val="4"/>
          <w:sz w:val="19"/>
          <w:szCs w:val="19"/>
        </w:rPr>
        <w:t xml:space="preserve"> </w:t>
      </w:r>
      <w:r>
        <w:rPr>
          <w:rFonts w:ascii="Georgia" w:eastAsia="Georgia" w:hAnsi="Georgia" w:cs="Georgia"/>
          <w:i/>
          <w:color w:val="FF0000"/>
          <w:sz w:val="19"/>
          <w:szCs w:val="19"/>
        </w:rPr>
        <w:t>publicly</w:t>
      </w:r>
      <w:r>
        <w:rPr>
          <w:rFonts w:ascii="Georgia" w:eastAsia="Georgia" w:hAnsi="Georgia" w:cs="Georgia"/>
          <w:i/>
          <w:color w:val="FF0000"/>
          <w:spacing w:val="4"/>
          <w:sz w:val="19"/>
          <w:szCs w:val="19"/>
        </w:rPr>
        <w:t xml:space="preserve"> </w:t>
      </w:r>
      <w:r>
        <w:rPr>
          <w:rFonts w:ascii="Georgia" w:eastAsia="Georgia" w:hAnsi="Georgia" w:cs="Georgia"/>
          <w:i/>
          <w:color w:val="FF0000"/>
          <w:sz w:val="19"/>
          <w:szCs w:val="19"/>
        </w:rPr>
        <w:t>available</w:t>
      </w:r>
      <w:r>
        <w:rPr>
          <w:rFonts w:ascii="Georgia" w:eastAsia="Georgia" w:hAnsi="Georgia" w:cs="Georgia"/>
          <w:i/>
          <w:color w:val="FF0000"/>
          <w:spacing w:val="4"/>
          <w:sz w:val="19"/>
          <w:szCs w:val="19"/>
        </w:rPr>
        <w:t xml:space="preserve"> </w:t>
      </w:r>
      <w:r>
        <w:rPr>
          <w:rFonts w:ascii="Georgia" w:eastAsia="Georgia" w:hAnsi="Georgia" w:cs="Georgia"/>
          <w:i/>
          <w:color w:val="FF0000"/>
          <w:sz w:val="19"/>
          <w:szCs w:val="19"/>
        </w:rPr>
        <w:t>(such</w:t>
      </w:r>
      <w:r>
        <w:rPr>
          <w:rFonts w:ascii="Georgia" w:eastAsia="Georgia" w:hAnsi="Georgia" w:cs="Georgia"/>
          <w:i/>
          <w:color w:val="FF0000"/>
          <w:spacing w:val="4"/>
          <w:sz w:val="19"/>
          <w:szCs w:val="19"/>
        </w:rPr>
        <w:t xml:space="preserve"> </w:t>
      </w:r>
      <w:r>
        <w:rPr>
          <w:rFonts w:ascii="Georgia" w:eastAsia="Georgia" w:hAnsi="Georgia" w:cs="Georgia"/>
          <w:i/>
          <w:color w:val="FF0000"/>
          <w:sz w:val="19"/>
          <w:szCs w:val="19"/>
        </w:rPr>
        <w:t>as LIDC and RIDER), this contribution</w:t>
      </w:r>
      <w:r>
        <w:rPr>
          <w:rFonts w:ascii="Georgia" w:eastAsia="Georgia" w:hAnsi="Georgia" w:cs="Georgia"/>
          <w:i/>
          <w:color w:val="FF0000"/>
          <w:spacing w:val="1"/>
          <w:sz w:val="19"/>
          <w:szCs w:val="19"/>
        </w:rPr>
        <w:t xml:space="preserve"> </w:t>
      </w:r>
      <w:r>
        <w:rPr>
          <w:rFonts w:ascii="Georgia" w:eastAsia="Georgia" w:hAnsi="Georgia" w:cs="Georgia"/>
          <w:i/>
          <w:color w:val="FF0000"/>
          <w:sz w:val="19"/>
          <w:szCs w:val="19"/>
        </w:rPr>
        <w:t>would be innovative as it</w:t>
      </w:r>
      <w:r>
        <w:rPr>
          <w:rFonts w:ascii="Georgia" w:eastAsia="Georgia" w:hAnsi="Georgia" w:cs="Georgia"/>
          <w:i/>
          <w:color w:val="FF0000"/>
          <w:spacing w:val="1"/>
          <w:sz w:val="19"/>
          <w:szCs w:val="19"/>
        </w:rPr>
        <w:t xml:space="preserve"> </w:t>
      </w:r>
      <w:r>
        <w:rPr>
          <w:rFonts w:ascii="Georgia" w:eastAsia="Georgia" w:hAnsi="Georgia" w:cs="Georgia"/>
          <w:i/>
          <w:color w:val="FF0000"/>
          <w:sz w:val="19"/>
          <w:szCs w:val="19"/>
        </w:rPr>
        <w:t xml:space="preserve">would meet </w:t>
      </w:r>
      <w:ins w:id="3" w:author="James Gee" w:date="2016-07-19T10:30:00Z">
        <w:r w:rsidR="009B6FDF">
          <w:rPr>
            <w:rFonts w:ascii="Georgia" w:eastAsia="Georgia" w:hAnsi="Georgia" w:cs="Georgia"/>
            <w:i/>
            <w:color w:val="FF0000"/>
            <w:sz w:val="19"/>
            <w:szCs w:val="19"/>
          </w:rPr>
          <w:t>a critical</w:t>
        </w:r>
      </w:ins>
      <w:r>
        <w:rPr>
          <w:rFonts w:ascii="Georgia" w:eastAsia="Georgia" w:hAnsi="Georgia" w:cs="Georgia"/>
          <w:i/>
          <w:color w:val="FF0000"/>
          <w:sz w:val="19"/>
          <w:szCs w:val="19"/>
        </w:rPr>
        <w:t xml:space="preserve"> need</w:t>
      </w:r>
      <w:r>
        <w:rPr>
          <w:rFonts w:ascii="Georgia" w:eastAsia="Georgia" w:hAnsi="Georgia" w:cs="Georgia"/>
          <w:i/>
          <w:color w:val="FF0000"/>
          <w:spacing w:val="1"/>
          <w:sz w:val="19"/>
          <w:szCs w:val="19"/>
        </w:rPr>
        <w:t xml:space="preserve"> </w:t>
      </w:r>
      <w:r>
        <w:rPr>
          <w:rFonts w:ascii="Georgia" w:eastAsia="Georgia" w:hAnsi="Georgia" w:cs="Georgia"/>
          <w:i/>
          <w:color w:val="FF0000"/>
          <w:sz w:val="19"/>
          <w:szCs w:val="19"/>
        </w:rPr>
        <w:t>through a first-of-its-kind software package for multi-modality lung image analysis.</w:t>
      </w:r>
    </w:p>
    <w:p w14:paraId="0CCC54BF" w14:textId="77777777" w:rsidR="00E61F9D" w:rsidRDefault="005C64D6">
      <w:pPr>
        <w:spacing w:before="60" w:after="0" w:line="277" w:lineRule="auto"/>
        <w:ind w:left="113" w:right="52" w:firstLine="1"/>
        <w:jc w:val="both"/>
        <w:rPr>
          <w:rFonts w:ascii="Georgia" w:eastAsia="Georgia" w:hAnsi="Georgia" w:cs="Georgia"/>
          <w:sz w:val="19"/>
          <w:szCs w:val="19"/>
        </w:rPr>
      </w:pPr>
      <w:r>
        <w:rPr>
          <w:rFonts w:ascii="Georgia" w:eastAsia="Georgia" w:hAnsi="Georgia" w:cs="Georgia"/>
          <w:sz w:val="19"/>
          <w:szCs w:val="19"/>
        </w:rPr>
        <w:t>Although</w:t>
      </w:r>
      <w:r>
        <w:rPr>
          <w:rFonts w:ascii="Georgia" w:eastAsia="Georgia" w:hAnsi="Georgia" w:cs="Georgia"/>
          <w:spacing w:val="29"/>
          <w:sz w:val="19"/>
          <w:szCs w:val="19"/>
        </w:rPr>
        <w:t xml:space="preserve"> </w:t>
      </w:r>
      <w:r>
        <w:rPr>
          <w:rFonts w:ascii="Georgia" w:eastAsia="Georgia" w:hAnsi="Georgia" w:cs="Georgia"/>
          <w:sz w:val="19"/>
          <w:szCs w:val="19"/>
        </w:rPr>
        <w:t>methodological</w:t>
      </w:r>
      <w:r>
        <w:rPr>
          <w:rFonts w:ascii="Georgia" w:eastAsia="Georgia" w:hAnsi="Georgia" w:cs="Georgia"/>
          <w:spacing w:val="39"/>
          <w:sz w:val="19"/>
          <w:szCs w:val="19"/>
        </w:rPr>
        <w:t xml:space="preserve"> </w:t>
      </w:r>
      <w:r>
        <w:rPr>
          <w:rFonts w:ascii="Georgia" w:eastAsia="Georgia" w:hAnsi="Georgia" w:cs="Georgia"/>
          <w:sz w:val="19"/>
          <w:szCs w:val="19"/>
        </w:rPr>
        <w:t>research</w:t>
      </w:r>
      <w:r>
        <w:rPr>
          <w:rFonts w:ascii="Georgia" w:eastAsia="Georgia" w:hAnsi="Georgia" w:cs="Georgia"/>
          <w:spacing w:val="27"/>
          <w:sz w:val="19"/>
          <w:szCs w:val="19"/>
        </w:rPr>
        <w:t xml:space="preserve"> </w:t>
      </w:r>
      <w:r>
        <w:rPr>
          <w:rFonts w:ascii="Georgia" w:eastAsia="Georgia" w:hAnsi="Georgia" w:cs="Georgia"/>
          <w:sz w:val="19"/>
          <w:szCs w:val="19"/>
        </w:rPr>
        <w:t>is</w:t>
      </w:r>
      <w:r>
        <w:rPr>
          <w:rFonts w:ascii="Georgia" w:eastAsia="Georgia" w:hAnsi="Georgia" w:cs="Georgia"/>
          <w:spacing w:val="16"/>
          <w:sz w:val="19"/>
          <w:szCs w:val="19"/>
        </w:rPr>
        <w:t xml:space="preserve"> </w:t>
      </w:r>
      <w:r>
        <w:rPr>
          <w:rFonts w:ascii="Georgia" w:eastAsia="Georgia" w:hAnsi="Georgia" w:cs="Georgia"/>
          <w:sz w:val="19"/>
          <w:szCs w:val="19"/>
        </w:rPr>
        <w:t>continually</w:t>
      </w:r>
      <w:r>
        <w:rPr>
          <w:rFonts w:ascii="Georgia" w:eastAsia="Georgia" w:hAnsi="Georgia" w:cs="Georgia"/>
          <w:spacing w:val="32"/>
          <w:sz w:val="19"/>
          <w:szCs w:val="19"/>
        </w:rPr>
        <w:t xml:space="preserve"> </w:t>
      </w:r>
      <w:r>
        <w:rPr>
          <w:rFonts w:ascii="Georgia" w:eastAsia="Georgia" w:hAnsi="Georgia" w:cs="Georgia"/>
          <w:sz w:val="19"/>
          <w:szCs w:val="19"/>
        </w:rPr>
        <w:t>being</w:t>
      </w:r>
      <w:r>
        <w:rPr>
          <w:rFonts w:ascii="Georgia" w:eastAsia="Georgia" w:hAnsi="Georgia" w:cs="Georgia"/>
          <w:spacing w:val="22"/>
          <w:sz w:val="19"/>
          <w:szCs w:val="19"/>
        </w:rPr>
        <w:t xml:space="preserve"> </w:t>
      </w:r>
      <w:r>
        <w:rPr>
          <w:rFonts w:ascii="Georgia" w:eastAsia="Georgia" w:hAnsi="Georgia" w:cs="Georgia"/>
          <w:sz w:val="19"/>
          <w:szCs w:val="19"/>
        </w:rPr>
        <w:t>presented</w:t>
      </w:r>
      <w:r>
        <w:rPr>
          <w:rFonts w:ascii="Georgia" w:eastAsia="Georgia" w:hAnsi="Georgia" w:cs="Georgia"/>
          <w:spacing w:val="30"/>
          <w:sz w:val="19"/>
          <w:szCs w:val="19"/>
        </w:rPr>
        <w:t xml:space="preserve"> </w:t>
      </w:r>
      <w:r>
        <w:rPr>
          <w:rFonts w:ascii="Georgia" w:eastAsia="Georgia" w:hAnsi="Georgia" w:cs="Georgia"/>
          <w:sz w:val="19"/>
          <w:szCs w:val="19"/>
        </w:rPr>
        <w:t>at</w:t>
      </w:r>
      <w:r>
        <w:rPr>
          <w:rFonts w:ascii="Georgia" w:eastAsia="Georgia" w:hAnsi="Georgia" w:cs="Georgia"/>
          <w:spacing w:val="16"/>
          <w:sz w:val="19"/>
          <w:szCs w:val="19"/>
        </w:rPr>
        <w:t xml:space="preserve"> </w:t>
      </w:r>
      <w:r>
        <w:rPr>
          <w:rFonts w:ascii="Georgia" w:eastAsia="Georgia" w:hAnsi="Georgia" w:cs="Georgia"/>
          <w:sz w:val="19"/>
          <w:szCs w:val="19"/>
        </w:rPr>
        <w:t>conferences</w:t>
      </w:r>
      <w:r>
        <w:rPr>
          <w:rFonts w:ascii="Georgia" w:eastAsia="Georgia" w:hAnsi="Georgia" w:cs="Georgia"/>
          <w:spacing w:val="33"/>
          <w:sz w:val="19"/>
          <w:szCs w:val="19"/>
        </w:rPr>
        <w:t xml:space="preserve"> </w:t>
      </w:r>
      <w:r>
        <w:rPr>
          <w:rFonts w:ascii="Georgia" w:eastAsia="Georgia" w:hAnsi="Georgia" w:cs="Georgia"/>
          <w:sz w:val="19"/>
          <w:szCs w:val="19"/>
        </w:rPr>
        <w:t>and</w:t>
      </w:r>
      <w:r>
        <w:rPr>
          <w:rFonts w:ascii="Georgia" w:eastAsia="Georgia" w:hAnsi="Georgia" w:cs="Georgia"/>
          <w:spacing w:val="19"/>
          <w:sz w:val="19"/>
          <w:szCs w:val="19"/>
        </w:rPr>
        <w:t xml:space="preserve"> </w:t>
      </w:r>
      <w:r>
        <w:rPr>
          <w:rFonts w:ascii="Georgia" w:eastAsia="Georgia" w:hAnsi="Georgia" w:cs="Georgia"/>
          <w:sz w:val="19"/>
          <w:szCs w:val="19"/>
        </w:rPr>
        <w:t>published</w:t>
      </w:r>
      <w:r>
        <w:rPr>
          <w:rFonts w:ascii="Georgia" w:eastAsia="Georgia" w:hAnsi="Georgia" w:cs="Georgia"/>
          <w:spacing w:val="30"/>
          <w:sz w:val="19"/>
          <w:szCs w:val="19"/>
        </w:rPr>
        <w:t xml:space="preserve"> </w:t>
      </w:r>
      <w:r>
        <w:rPr>
          <w:rFonts w:ascii="Georgia" w:eastAsia="Georgia" w:hAnsi="Georgia" w:cs="Georgia"/>
          <w:sz w:val="19"/>
          <w:szCs w:val="19"/>
        </w:rPr>
        <w:t>in</w:t>
      </w:r>
      <w:r>
        <w:rPr>
          <w:rFonts w:ascii="Georgia" w:eastAsia="Georgia" w:hAnsi="Georgia" w:cs="Georgia"/>
          <w:spacing w:val="18"/>
          <w:sz w:val="19"/>
          <w:szCs w:val="19"/>
        </w:rPr>
        <w:t xml:space="preserve"> </w:t>
      </w:r>
      <w:r>
        <w:rPr>
          <w:rFonts w:ascii="Georgia" w:eastAsia="Georgia" w:hAnsi="Georgia" w:cs="Georgia"/>
          <w:sz w:val="19"/>
          <w:szCs w:val="19"/>
        </w:rPr>
        <w:t>various</w:t>
      </w:r>
      <w:r>
        <w:rPr>
          <w:rFonts w:ascii="Georgia" w:eastAsia="Georgia" w:hAnsi="Georgia" w:cs="Georgia"/>
          <w:spacing w:val="25"/>
          <w:sz w:val="19"/>
          <w:szCs w:val="19"/>
        </w:rPr>
        <w:t xml:space="preserve"> </w:t>
      </w:r>
      <w:r>
        <w:rPr>
          <w:rFonts w:ascii="Georgia" w:eastAsia="Georgia" w:hAnsi="Georgia" w:cs="Georgia"/>
          <w:sz w:val="19"/>
          <w:szCs w:val="19"/>
        </w:rPr>
        <w:t>venues,</w:t>
      </w:r>
      <w:r>
        <w:rPr>
          <w:rFonts w:ascii="Georgia" w:eastAsia="Georgia" w:hAnsi="Georgia" w:cs="Georgia"/>
          <w:spacing w:val="29"/>
          <w:sz w:val="19"/>
          <w:szCs w:val="19"/>
        </w:rPr>
        <w:t xml:space="preserve"> </w:t>
      </w:r>
      <w:r>
        <w:rPr>
          <w:rFonts w:ascii="Georgia" w:eastAsia="Georgia" w:hAnsi="Georgia" w:cs="Georgia"/>
          <w:sz w:val="19"/>
          <w:szCs w:val="19"/>
        </w:rPr>
        <w:t>the</w:t>
      </w:r>
      <w:r>
        <w:rPr>
          <w:rFonts w:ascii="Georgia" w:eastAsia="Georgia" w:hAnsi="Georgia" w:cs="Georgia"/>
          <w:spacing w:val="18"/>
          <w:sz w:val="19"/>
          <w:szCs w:val="19"/>
        </w:rPr>
        <w:t xml:space="preserve"> </w:t>
      </w:r>
      <w:proofErr w:type="spellStart"/>
      <w:r>
        <w:rPr>
          <w:rFonts w:ascii="Georgia" w:eastAsia="Georgia" w:hAnsi="Georgia" w:cs="Georgia"/>
          <w:w w:val="102"/>
          <w:sz w:val="19"/>
          <w:szCs w:val="19"/>
        </w:rPr>
        <w:t>unfor</w:t>
      </w:r>
      <w:proofErr w:type="spellEnd"/>
      <w:r>
        <w:rPr>
          <w:rFonts w:ascii="Georgia" w:eastAsia="Georgia" w:hAnsi="Georgia" w:cs="Georgia"/>
          <w:w w:val="102"/>
          <w:sz w:val="19"/>
          <w:szCs w:val="19"/>
        </w:rPr>
        <w:t xml:space="preserve">- </w:t>
      </w:r>
      <w:proofErr w:type="spellStart"/>
      <w:r>
        <w:rPr>
          <w:rFonts w:ascii="Georgia" w:eastAsia="Georgia" w:hAnsi="Georgia" w:cs="Georgia"/>
          <w:sz w:val="19"/>
          <w:szCs w:val="19"/>
        </w:rPr>
        <w:t>tunate</w:t>
      </w:r>
      <w:proofErr w:type="spellEnd"/>
      <w:r>
        <w:rPr>
          <w:rFonts w:ascii="Georgia" w:eastAsia="Georgia" w:hAnsi="Georgia" w:cs="Georgia"/>
          <w:spacing w:val="17"/>
          <w:sz w:val="19"/>
          <w:szCs w:val="19"/>
        </w:rPr>
        <w:t xml:space="preserve"> </w:t>
      </w:r>
      <w:r>
        <w:rPr>
          <w:rFonts w:ascii="Georgia" w:eastAsia="Georgia" w:hAnsi="Georgia" w:cs="Georgia"/>
          <w:sz w:val="19"/>
          <w:szCs w:val="19"/>
        </w:rPr>
        <w:t>reality</w:t>
      </w:r>
      <w:r>
        <w:rPr>
          <w:rFonts w:ascii="Georgia" w:eastAsia="Georgia" w:hAnsi="Georgia" w:cs="Georgia"/>
          <w:spacing w:val="17"/>
          <w:sz w:val="19"/>
          <w:szCs w:val="19"/>
        </w:rPr>
        <w:t xml:space="preserve"> </w:t>
      </w:r>
      <w:r>
        <w:rPr>
          <w:rFonts w:ascii="Georgia" w:eastAsia="Georgia" w:hAnsi="Georgia" w:cs="Georgia"/>
          <w:sz w:val="19"/>
          <w:szCs w:val="19"/>
        </w:rPr>
        <w:t>is</w:t>
      </w:r>
      <w:r>
        <w:rPr>
          <w:rFonts w:ascii="Georgia" w:eastAsia="Georgia" w:hAnsi="Georgia" w:cs="Georgia"/>
          <w:spacing w:val="9"/>
          <w:sz w:val="19"/>
          <w:szCs w:val="19"/>
        </w:rPr>
        <w:t xml:space="preserve"> </w:t>
      </w:r>
      <w:r>
        <w:rPr>
          <w:rFonts w:ascii="Georgia" w:eastAsia="Georgia" w:hAnsi="Georgia" w:cs="Georgia"/>
          <w:sz w:val="19"/>
          <w:szCs w:val="19"/>
        </w:rPr>
        <w:t>that</w:t>
      </w:r>
      <w:r>
        <w:rPr>
          <w:rFonts w:ascii="Georgia" w:eastAsia="Georgia" w:hAnsi="Georgia" w:cs="Georgia"/>
          <w:spacing w:val="13"/>
          <w:sz w:val="19"/>
          <w:szCs w:val="19"/>
        </w:rPr>
        <w:t xml:space="preserve"> </w:t>
      </w:r>
      <w:r>
        <w:rPr>
          <w:rFonts w:ascii="Georgia" w:eastAsia="Georgia" w:hAnsi="Georgia" w:cs="Georgia"/>
          <w:sz w:val="19"/>
          <w:szCs w:val="19"/>
        </w:rPr>
        <w:t>much</w:t>
      </w:r>
      <w:r>
        <w:rPr>
          <w:rFonts w:ascii="Georgia" w:eastAsia="Georgia" w:hAnsi="Georgia" w:cs="Georgia"/>
          <w:spacing w:val="15"/>
          <w:sz w:val="19"/>
          <w:szCs w:val="19"/>
        </w:rPr>
        <w:t xml:space="preserve"> </w:t>
      </w:r>
      <w:r>
        <w:rPr>
          <w:rFonts w:ascii="Georgia" w:eastAsia="Georgia" w:hAnsi="Georgia" w:cs="Georgia"/>
          <w:sz w:val="19"/>
          <w:szCs w:val="19"/>
        </w:rPr>
        <w:t>of</w:t>
      </w:r>
      <w:r>
        <w:rPr>
          <w:rFonts w:ascii="Georgia" w:eastAsia="Georgia" w:hAnsi="Georgia" w:cs="Georgia"/>
          <w:spacing w:val="9"/>
          <w:sz w:val="19"/>
          <w:szCs w:val="19"/>
        </w:rPr>
        <w:t xml:space="preserve"> </w:t>
      </w:r>
      <w:r>
        <w:rPr>
          <w:rFonts w:ascii="Georgia" w:eastAsia="Georgia" w:hAnsi="Georgia" w:cs="Georgia"/>
          <w:sz w:val="19"/>
          <w:szCs w:val="19"/>
        </w:rPr>
        <w:t>this</w:t>
      </w:r>
      <w:r>
        <w:rPr>
          <w:rFonts w:ascii="Georgia" w:eastAsia="Georgia" w:hAnsi="Georgia" w:cs="Georgia"/>
          <w:spacing w:val="12"/>
          <w:sz w:val="19"/>
          <w:szCs w:val="19"/>
        </w:rPr>
        <w:t xml:space="preserve"> </w:t>
      </w:r>
      <w:r>
        <w:rPr>
          <w:rFonts w:ascii="Georgia" w:eastAsia="Georgia" w:hAnsi="Georgia" w:cs="Georgia"/>
          <w:sz w:val="19"/>
          <w:szCs w:val="19"/>
        </w:rPr>
        <w:t>work</w:t>
      </w:r>
      <w:r>
        <w:rPr>
          <w:rFonts w:ascii="Georgia" w:eastAsia="Georgia" w:hAnsi="Georgia" w:cs="Georgia"/>
          <w:spacing w:val="14"/>
          <w:sz w:val="19"/>
          <w:szCs w:val="19"/>
        </w:rPr>
        <w:t xml:space="preserve"> </w:t>
      </w:r>
      <w:r>
        <w:rPr>
          <w:rFonts w:ascii="Georgia" w:eastAsia="Georgia" w:hAnsi="Georgia" w:cs="Georgia"/>
          <w:sz w:val="19"/>
          <w:szCs w:val="19"/>
        </w:rPr>
        <w:t>exists</w:t>
      </w:r>
      <w:r>
        <w:rPr>
          <w:rFonts w:ascii="Georgia" w:eastAsia="Georgia" w:hAnsi="Georgia" w:cs="Georgia"/>
          <w:spacing w:val="15"/>
          <w:sz w:val="19"/>
          <w:szCs w:val="19"/>
        </w:rPr>
        <w:t xml:space="preserve"> </w:t>
      </w:r>
      <w:r>
        <w:rPr>
          <w:rFonts w:ascii="Georgia" w:eastAsia="Georgia" w:hAnsi="Georgia" w:cs="Georgia"/>
          <w:sz w:val="19"/>
          <w:szCs w:val="19"/>
        </w:rPr>
        <w:t>strictly</w:t>
      </w:r>
      <w:r>
        <w:rPr>
          <w:rFonts w:ascii="Georgia" w:eastAsia="Georgia" w:hAnsi="Georgia" w:cs="Georgia"/>
          <w:spacing w:val="18"/>
          <w:sz w:val="19"/>
          <w:szCs w:val="19"/>
        </w:rPr>
        <w:t xml:space="preserve"> </w:t>
      </w:r>
      <w:r>
        <w:rPr>
          <w:rFonts w:ascii="Georgia" w:eastAsia="Georgia" w:hAnsi="Georgia" w:cs="Georgia"/>
          <w:sz w:val="19"/>
          <w:szCs w:val="19"/>
        </w:rPr>
        <w:t>in</w:t>
      </w:r>
      <w:r>
        <w:rPr>
          <w:rFonts w:ascii="Georgia" w:eastAsia="Georgia" w:hAnsi="Georgia" w:cs="Georgia"/>
          <w:spacing w:val="11"/>
          <w:sz w:val="19"/>
          <w:szCs w:val="19"/>
        </w:rPr>
        <w:t xml:space="preserve"> </w:t>
      </w:r>
      <w:r>
        <w:rPr>
          <w:rFonts w:ascii="Georgia" w:eastAsia="Georgia" w:hAnsi="Georgia" w:cs="Georgia"/>
          <w:sz w:val="19"/>
          <w:szCs w:val="19"/>
        </w:rPr>
        <w:t>“advertisement”</w:t>
      </w:r>
      <w:r>
        <w:rPr>
          <w:rFonts w:ascii="Georgia" w:eastAsia="Georgia" w:hAnsi="Georgia" w:cs="Georgia"/>
          <w:spacing w:val="33"/>
          <w:sz w:val="19"/>
          <w:szCs w:val="19"/>
        </w:rPr>
        <w:t xml:space="preserve"> </w:t>
      </w:r>
      <w:r>
        <w:rPr>
          <w:rFonts w:ascii="Georgia" w:eastAsia="Georgia" w:hAnsi="Georgia" w:cs="Georgia"/>
          <w:sz w:val="19"/>
          <w:szCs w:val="19"/>
        </w:rPr>
        <w:t>form.</w:t>
      </w:r>
      <w:r>
        <w:rPr>
          <w:rFonts w:ascii="Georgia" w:eastAsia="Georgia" w:hAnsi="Georgia" w:cs="Georgia"/>
          <w:spacing w:val="41"/>
          <w:sz w:val="19"/>
          <w:szCs w:val="19"/>
        </w:rPr>
        <w:t xml:space="preserve"> </w:t>
      </w:r>
      <w:r>
        <w:rPr>
          <w:rFonts w:ascii="Georgia" w:eastAsia="Georgia" w:hAnsi="Georgia" w:cs="Georgia"/>
          <w:sz w:val="19"/>
          <w:szCs w:val="19"/>
        </w:rPr>
        <w:t>Oftentimes</w:t>
      </w:r>
      <w:r>
        <w:rPr>
          <w:rFonts w:ascii="Georgia" w:eastAsia="Georgia" w:hAnsi="Georgia" w:cs="Georgia"/>
          <w:spacing w:val="25"/>
          <w:sz w:val="19"/>
          <w:szCs w:val="19"/>
        </w:rPr>
        <w:t xml:space="preserve"> </w:t>
      </w:r>
      <w:r>
        <w:rPr>
          <w:rFonts w:ascii="Georgia" w:eastAsia="Georgia" w:hAnsi="Georgia" w:cs="Georgia"/>
          <w:sz w:val="19"/>
          <w:szCs w:val="19"/>
        </w:rPr>
        <w:t>the</w:t>
      </w:r>
      <w:r>
        <w:rPr>
          <w:rFonts w:ascii="Georgia" w:eastAsia="Georgia" w:hAnsi="Georgia" w:cs="Georgia"/>
          <w:spacing w:val="11"/>
          <w:sz w:val="19"/>
          <w:szCs w:val="19"/>
        </w:rPr>
        <w:t xml:space="preserve"> </w:t>
      </w:r>
      <w:r>
        <w:rPr>
          <w:rFonts w:ascii="Georgia" w:eastAsia="Georgia" w:hAnsi="Georgia" w:cs="Georgia"/>
          <w:sz w:val="19"/>
          <w:szCs w:val="19"/>
        </w:rPr>
        <w:t>underlying</w:t>
      </w:r>
      <w:r>
        <w:rPr>
          <w:rFonts w:ascii="Georgia" w:eastAsia="Georgia" w:hAnsi="Georgia" w:cs="Georgia"/>
          <w:spacing w:val="24"/>
          <w:sz w:val="19"/>
          <w:szCs w:val="19"/>
        </w:rPr>
        <w:t xml:space="preserve"> </w:t>
      </w:r>
      <w:r>
        <w:rPr>
          <w:rFonts w:ascii="Georgia" w:eastAsia="Georgia" w:hAnsi="Georgia" w:cs="Georgia"/>
          <w:sz w:val="19"/>
          <w:szCs w:val="19"/>
        </w:rPr>
        <w:t>code</w:t>
      </w:r>
      <w:r>
        <w:rPr>
          <w:rFonts w:ascii="Georgia" w:eastAsia="Georgia" w:hAnsi="Georgia" w:cs="Georgia"/>
          <w:spacing w:val="14"/>
          <w:sz w:val="19"/>
          <w:szCs w:val="19"/>
        </w:rPr>
        <w:t xml:space="preserve"> </w:t>
      </w:r>
      <w:r>
        <w:rPr>
          <w:rFonts w:ascii="Georgia" w:eastAsia="Georgia" w:hAnsi="Georgia" w:cs="Georgia"/>
          <w:sz w:val="19"/>
          <w:szCs w:val="19"/>
        </w:rPr>
        <w:t>is</w:t>
      </w:r>
      <w:r>
        <w:rPr>
          <w:rFonts w:ascii="Georgia" w:eastAsia="Georgia" w:hAnsi="Georgia" w:cs="Georgia"/>
          <w:spacing w:val="9"/>
          <w:sz w:val="19"/>
          <w:szCs w:val="19"/>
        </w:rPr>
        <w:t xml:space="preserve"> </w:t>
      </w:r>
      <w:r>
        <w:rPr>
          <w:rFonts w:ascii="Georgia" w:eastAsia="Georgia" w:hAnsi="Georgia" w:cs="Georgia"/>
          <w:w w:val="102"/>
          <w:sz w:val="19"/>
          <w:szCs w:val="19"/>
        </w:rPr>
        <w:t xml:space="preserve">unavailable </w:t>
      </w:r>
      <w:r>
        <w:rPr>
          <w:rFonts w:ascii="Georgia" w:eastAsia="Georgia" w:hAnsi="Georgia" w:cs="Georgia"/>
          <w:sz w:val="19"/>
          <w:szCs w:val="19"/>
        </w:rPr>
        <w:t>to</w:t>
      </w:r>
      <w:r>
        <w:rPr>
          <w:rFonts w:ascii="Georgia" w:eastAsia="Georgia" w:hAnsi="Georgia" w:cs="Georgia"/>
          <w:spacing w:val="5"/>
          <w:sz w:val="19"/>
          <w:szCs w:val="19"/>
        </w:rPr>
        <w:t xml:space="preserve"> </w:t>
      </w:r>
      <w:r>
        <w:rPr>
          <w:rFonts w:ascii="Georgia" w:eastAsia="Georgia" w:hAnsi="Georgia" w:cs="Georgia"/>
          <w:sz w:val="19"/>
          <w:szCs w:val="19"/>
        </w:rPr>
        <w:t>other</w:t>
      </w:r>
      <w:r>
        <w:rPr>
          <w:rFonts w:ascii="Georgia" w:eastAsia="Georgia" w:hAnsi="Georgia" w:cs="Georgia"/>
          <w:spacing w:val="11"/>
          <w:sz w:val="19"/>
          <w:szCs w:val="19"/>
        </w:rPr>
        <w:t xml:space="preserve"> </w:t>
      </w:r>
      <w:r>
        <w:rPr>
          <w:rFonts w:ascii="Georgia" w:eastAsia="Georgia" w:hAnsi="Georgia" w:cs="Georgia"/>
          <w:sz w:val="19"/>
          <w:szCs w:val="19"/>
        </w:rPr>
        <w:t>researchers</w:t>
      </w:r>
      <w:r>
        <w:rPr>
          <w:rFonts w:ascii="Georgia" w:eastAsia="Georgia" w:hAnsi="Georgia" w:cs="Georgia"/>
          <w:spacing w:val="21"/>
          <w:sz w:val="19"/>
          <w:szCs w:val="19"/>
        </w:rPr>
        <w:t xml:space="preserve"> </w:t>
      </w:r>
      <w:r>
        <w:rPr>
          <w:rFonts w:ascii="Georgia" w:eastAsia="Georgia" w:hAnsi="Georgia" w:cs="Georgia"/>
          <w:sz w:val="19"/>
          <w:szCs w:val="19"/>
        </w:rPr>
        <w:t>or</w:t>
      </w:r>
      <w:r>
        <w:rPr>
          <w:rFonts w:ascii="Georgia" w:eastAsia="Georgia" w:hAnsi="Georgia" w:cs="Georgia"/>
          <w:spacing w:val="6"/>
          <w:sz w:val="19"/>
          <w:szCs w:val="19"/>
        </w:rPr>
        <w:t xml:space="preserve"> </w:t>
      </w:r>
      <w:r>
        <w:rPr>
          <w:rFonts w:ascii="Georgia" w:eastAsia="Georgia" w:hAnsi="Georgia" w:cs="Georgia"/>
          <w:sz w:val="19"/>
          <w:szCs w:val="19"/>
        </w:rPr>
        <w:t>is</w:t>
      </w:r>
      <w:r>
        <w:rPr>
          <w:rFonts w:ascii="Georgia" w:eastAsia="Georgia" w:hAnsi="Georgia" w:cs="Georgia"/>
          <w:spacing w:val="5"/>
          <w:sz w:val="19"/>
          <w:szCs w:val="19"/>
        </w:rPr>
        <w:t xml:space="preserve"> </w:t>
      </w:r>
      <w:r>
        <w:rPr>
          <w:rFonts w:ascii="Georgia" w:eastAsia="Georgia" w:hAnsi="Georgia" w:cs="Georgia"/>
          <w:sz w:val="19"/>
          <w:szCs w:val="19"/>
        </w:rPr>
        <w:t>implemented</w:t>
      </w:r>
      <w:r>
        <w:rPr>
          <w:rFonts w:ascii="Georgia" w:eastAsia="Georgia" w:hAnsi="Georgia" w:cs="Georgia"/>
          <w:spacing w:val="24"/>
          <w:sz w:val="19"/>
          <w:szCs w:val="19"/>
        </w:rPr>
        <w:t xml:space="preserve"> </w:t>
      </w:r>
      <w:r>
        <w:rPr>
          <w:rFonts w:ascii="Georgia" w:eastAsia="Georgia" w:hAnsi="Georgia" w:cs="Georgia"/>
          <w:sz w:val="19"/>
          <w:szCs w:val="19"/>
        </w:rPr>
        <w:t>in</w:t>
      </w:r>
      <w:r>
        <w:rPr>
          <w:rFonts w:ascii="Georgia" w:eastAsia="Georgia" w:hAnsi="Georgia" w:cs="Georgia"/>
          <w:spacing w:val="7"/>
          <w:sz w:val="19"/>
          <w:szCs w:val="19"/>
        </w:rPr>
        <w:t xml:space="preserve"> </w:t>
      </w:r>
      <w:r>
        <w:rPr>
          <w:rFonts w:ascii="Georgia" w:eastAsia="Georgia" w:hAnsi="Georgia" w:cs="Georgia"/>
          <w:sz w:val="19"/>
          <w:szCs w:val="19"/>
        </w:rPr>
        <w:t>a</w:t>
      </w:r>
      <w:r>
        <w:rPr>
          <w:rFonts w:ascii="Georgia" w:eastAsia="Georgia" w:hAnsi="Georgia" w:cs="Georgia"/>
          <w:spacing w:val="5"/>
          <w:sz w:val="19"/>
          <w:szCs w:val="19"/>
        </w:rPr>
        <w:t xml:space="preserve"> </w:t>
      </w:r>
      <w:r>
        <w:rPr>
          <w:rFonts w:ascii="Georgia" w:eastAsia="Georgia" w:hAnsi="Georgia" w:cs="Georgia"/>
          <w:sz w:val="19"/>
          <w:szCs w:val="19"/>
        </w:rPr>
        <w:t>limited</w:t>
      </w:r>
      <w:r>
        <w:rPr>
          <w:rFonts w:ascii="Georgia" w:eastAsia="Georgia" w:hAnsi="Georgia" w:cs="Georgia"/>
          <w:spacing w:val="14"/>
          <w:sz w:val="19"/>
          <w:szCs w:val="19"/>
        </w:rPr>
        <w:t xml:space="preserve"> </w:t>
      </w:r>
      <w:r>
        <w:rPr>
          <w:rFonts w:ascii="Georgia" w:eastAsia="Georgia" w:hAnsi="Georgia" w:cs="Georgia"/>
          <w:sz w:val="19"/>
          <w:szCs w:val="19"/>
        </w:rPr>
        <w:t>manner</w:t>
      </w:r>
      <w:r>
        <w:rPr>
          <w:rFonts w:ascii="Georgia" w:eastAsia="Georgia" w:hAnsi="Georgia" w:cs="Georgia"/>
          <w:spacing w:val="15"/>
          <w:sz w:val="19"/>
          <w:szCs w:val="19"/>
        </w:rPr>
        <w:t xml:space="preserve"> </w:t>
      </w:r>
      <w:r>
        <w:rPr>
          <w:rFonts w:ascii="Georgia" w:eastAsia="Georgia" w:hAnsi="Georgia" w:cs="Georgia"/>
          <w:sz w:val="19"/>
          <w:szCs w:val="19"/>
        </w:rPr>
        <w:t>(i.e.,</w:t>
      </w:r>
      <w:r>
        <w:rPr>
          <w:rFonts w:ascii="Georgia" w:eastAsia="Georgia" w:hAnsi="Georgia" w:cs="Georgia"/>
          <w:spacing w:val="13"/>
          <w:sz w:val="19"/>
          <w:szCs w:val="19"/>
        </w:rPr>
        <w:t xml:space="preserve"> </w:t>
      </w:r>
      <w:r>
        <w:rPr>
          <w:rFonts w:ascii="Georgia" w:eastAsia="Georgia" w:hAnsi="Georgia" w:cs="Georgia"/>
          <w:sz w:val="19"/>
          <w:szCs w:val="19"/>
        </w:rPr>
        <w:t>strictly</w:t>
      </w:r>
      <w:r>
        <w:rPr>
          <w:rFonts w:ascii="Georgia" w:eastAsia="Georgia" w:hAnsi="Georgia" w:cs="Georgia"/>
          <w:spacing w:val="14"/>
          <w:sz w:val="19"/>
          <w:szCs w:val="19"/>
        </w:rPr>
        <w:t xml:space="preserve"> </w:t>
      </w:r>
      <w:r>
        <w:rPr>
          <w:rFonts w:ascii="Georgia" w:eastAsia="Georgia" w:hAnsi="Georgia" w:cs="Georgia"/>
          <w:sz w:val="19"/>
          <w:szCs w:val="19"/>
        </w:rPr>
        <w:t>as</w:t>
      </w:r>
      <w:r>
        <w:rPr>
          <w:rFonts w:ascii="Georgia" w:eastAsia="Georgia" w:hAnsi="Georgia" w:cs="Georgia"/>
          <w:spacing w:val="6"/>
          <w:sz w:val="19"/>
          <w:szCs w:val="19"/>
        </w:rPr>
        <w:t xml:space="preserve"> </w:t>
      </w:r>
      <w:r>
        <w:rPr>
          <w:rFonts w:ascii="Georgia" w:eastAsia="Georgia" w:hAnsi="Georgia" w:cs="Georgia"/>
          <w:sz w:val="19"/>
          <w:szCs w:val="19"/>
        </w:rPr>
        <w:t>proof-of-concept</w:t>
      </w:r>
      <w:r>
        <w:rPr>
          <w:rFonts w:ascii="Georgia" w:eastAsia="Georgia" w:hAnsi="Georgia" w:cs="Georgia"/>
          <w:spacing w:val="30"/>
          <w:sz w:val="19"/>
          <w:szCs w:val="19"/>
        </w:rPr>
        <w:t xml:space="preserve"> </w:t>
      </w:r>
      <w:r>
        <w:rPr>
          <w:rFonts w:ascii="Georgia" w:eastAsia="Georgia" w:hAnsi="Georgia" w:cs="Georgia"/>
          <w:sz w:val="19"/>
          <w:szCs w:val="19"/>
        </w:rPr>
        <w:t>software).</w:t>
      </w:r>
      <w:r>
        <w:rPr>
          <w:rFonts w:ascii="Georgia" w:eastAsia="Georgia" w:hAnsi="Georgia" w:cs="Georgia"/>
          <w:spacing w:val="37"/>
          <w:sz w:val="19"/>
          <w:szCs w:val="19"/>
        </w:rPr>
        <w:t xml:space="preserve"> </w:t>
      </w:r>
      <w:r>
        <w:rPr>
          <w:rFonts w:ascii="Georgia" w:eastAsia="Georgia" w:hAnsi="Georgia" w:cs="Georgia"/>
          <w:sz w:val="19"/>
          <w:szCs w:val="19"/>
        </w:rPr>
        <w:t>Frequently,</w:t>
      </w:r>
      <w:r>
        <w:rPr>
          <w:rFonts w:ascii="Georgia" w:eastAsia="Georgia" w:hAnsi="Georgia" w:cs="Georgia"/>
          <w:spacing w:val="22"/>
          <w:sz w:val="19"/>
          <w:szCs w:val="19"/>
        </w:rPr>
        <w:t xml:space="preserve"> </w:t>
      </w:r>
      <w:r>
        <w:rPr>
          <w:rFonts w:ascii="Georgia" w:eastAsia="Georgia" w:hAnsi="Georgia" w:cs="Georgia"/>
          <w:sz w:val="19"/>
          <w:szCs w:val="19"/>
        </w:rPr>
        <w:t>crucial</w:t>
      </w:r>
      <w:r>
        <w:rPr>
          <w:rFonts w:ascii="Georgia" w:eastAsia="Georgia" w:hAnsi="Georgia" w:cs="Georgia"/>
          <w:spacing w:val="13"/>
          <w:sz w:val="19"/>
          <w:szCs w:val="19"/>
        </w:rPr>
        <w:t xml:space="preserve"> </w:t>
      </w:r>
      <w:r>
        <w:rPr>
          <w:rFonts w:ascii="Georgia" w:eastAsia="Georgia" w:hAnsi="Georgia" w:cs="Georgia"/>
          <w:w w:val="102"/>
          <w:sz w:val="19"/>
          <w:szCs w:val="19"/>
        </w:rPr>
        <w:t xml:space="preserve">pa- </w:t>
      </w:r>
      <w:proofErr w:type="spellStart"/>
      <w:r>
        <w:rPr>
          <w:rFonts w:ascii="Georgia" w:eastAsia="Georgia" w:hAnsi="Georgia" w:cs="Georgia"/>
          <w:sz w:val="19"/>
          <w:szCs w:val="19"/>
        </w:rPr>
        <w:t>rameter</w:t>
      </w:r>
      <w:proofErr w:type="spellEnd"/>
      <w:r>
        <w:rPr>
          <w:rFonts w:ascii="Georgia" w:eastAsia="Georgia" w:hAnsi="Georgia" w:cs="Georgia"/>
          <w:spacing w:val="16"/>
          <w:sz w:val="19"/>
          <w:szCs w:val="19"/>
        </w:rPr>
        <w:t xml:space="preserve"> </w:t>
      </w:r>
      <w:r>
        <w:rPr>
          <w:rFonts w:ascii="Georgia" w:eastAsia="Georgia" w:hAnsi="Georgia" w:cs="Georgia"/>
          <w:sz w:val="19"/>
          <w:szCs w:val="19"/>
        </w:rPr>
        <w:t>choices</w:t>
      </w:r>
      <w:r>
        <w:rPr>
          <w:rFonts w:ascii="Georgia" w:eastAsia="Georgia" w:hAnsi="Georgia" w:cs="Georgia"/>
          <w:spacing w:val="15"/>
          <w:sz w:val="19"/>
          <w:szCs w:val="19"/>
        </w:rPr>
        <w:t xml:space="preserve"> </w:t>
      </w:r>
      <w:r>
        <w:rPr>
          <w:rFonts w:ascii="Georgia" w:eastAsia="Georgia" w:hAnsi="Georgia" w:cs="Georgia"/>
          <w:sz w:val="19"/>
          <w:szCs w:val="19"/>
        </w:rPr>
        <w:t>are</w:t>
      </w:r>
      <w:r>
        <w:rPr>
          <w:rFonts w:ascii="Georgia" w:eastAsia="Georgia" w:hAnsi="Georgia" w:cs="Georgia"/>
          <w:spacing w:val="8"/>
          <w:sz w:val="19"/>
          <w:szCs w:val="19"/>
        </w:rPr>
        <w:t xml:space="preserve"> </w:t>
      </w:r>
      <w:r>
        <w:rPr>
          <w:rFonts w:ascii="Georgia" w:eastAsia="Georgia" w:hAnsi="Georgia" w:cs="Georgia"/>
          <w:sz w:val="19"/>
          <w:szCs w:val="19"/>
        </w:rPr>
        <w:t>omitted</w:t>
      </w:r>
      <w:r>
        <w:rPr>
          <w:rFonts w:ascii="Georgia" w:eastAsia="Georgia" w:hAnsi="Georgia" w:cs="Georgia"/>
          <w:spacing w:val="16"/>
          <w:sz w:val="19"/>
          <w:szCs w:val="19"/>
        </w:rPr>
        <w:t xml:space="preserve"> </w:t>
      </w:r>
      <w:r>
        <w:rPr>
          <w:rFonts w:ascii="Georgia" w:eastAsia="Georgia" w:hAnsi="Georgia" w:cs="Georgia"/>
          <w:sz w:val="19"/>
          <w:szCs w:val="19"/>
        </w:rPr>
        <w:t>in</w:t>
      </w:r>
      <w:r>
        <w:rPr>
          <w:rFonts w:ascii="Georgia" w:eastAsia="Georgia" w:hAnsi="Georgia" w:cs="Georgia"/>
          <w:spacing w:val="8"/>
          <w:sz w:val="19"/>
          <w:szCs w:val="19"/>
        </w:rPr>
        <w:t xml:space="preserve"> </w:t>
      </w:r>
      <w:r>
        <w:rPr>
          <w:rFonts w:ascii="Georgia" w:eastAsia="Georgia" w:hAnsi="Georgia" w:cs="Georgia"/>
          <w:sz w:val="19"/>
          <w:szCs w:val="19"/>
        </w:rPr>
        <w:t>the</w:t>
      </w:r>
      <w:r>
        <w:rPr>
          <w:rFonts w:ascii="Georgia" w:eastAsia="Georgia" w:hAnsi="Georgia" w:cs="Georgia"/>
          <w:spacing w:val="8"/>
          <w:sz w:val="19"/>
          <w:szCs w:val="19"/>
        </w:rPr>
        <w:t xml:space="preserve"> </w:t>
      </w:r>
      <w:r>
        <w:rPr>
          <w:rFonts w:ascii="Georgia" w:eastAsia="Georgia" w:hAnsi="Georgia" w:cs="Georgia"/>
          <w:sz w:val="19"/>
          <w:szCs w:val="19"/>
        </w:rPr>
        <w:t>corresponding</w:t>
      </w:r>
      <w:r>
        <w:rPr>
          <w:rFonts w:ascii="Georgia" w:eastAsia="Georgia" w:hAnsi="Georgia" w:cs="Georgia"/>
          <w:spacing w:val="27"/>
          <w:sz w:val="19"/>
          <w:szCs w:val="19"/>
        </w:rPr>
        <w:t xml:space="preserve"> </w:t>
      </w:r>
      <w:r>
        <w:rPr>
          <w:rFonts w:ascii="Georgia" w:eastAsia="Georgia" w:hAnsi="Georgia" w:cs="Georgia"/>
          <w:sz w:val="19"/>
          <w:szCs w:val="19"/>
        </w:rPr>
        <w:t>publication(s</w:t>
      </w:r>
      <w:proofErr w:type="gramStart"/>
      <w:r>
        <w:rPr>
          <w:rFonts w:ascii="Georgia" w:eastAsia="Georgia" w:hAnsi="Georgia" w:cs="Georgia"/>
          <w:sz w:val="19"/>
          <w:szCs w:val="19"/>
        </w:rPr>
        <w:t>)</w:t>
      </w:r>
      <w:r>
        <w:rPr>
          <w:rFonts w:ascii="Georgia" w:eastAsia="Georgia" w:hAnsi="Georgia" w:cs="Georgia"/>
          <w:spacing w:val="27"/>
          <w:sz w:val="19"/>
          <w:szCs w:val="19"/>
        </w:rPr>
        <w:t xml:space="preserve"> </w:t>
      </w:r>
      <w:r>
        <w:rPr>
          <w:rFonts w:ascii="Georgia" w:eastAsia="Georgia" w:hAnsi="Georgia" w:cs="Georgia"/>
          <w:sz w:val="19"/>
          <w:szCs w:val="19"/>
        </w:rPr>
        <w:t>which</w:t>
      </w:r>
      <w:proofErr w:type="gramEnd"/>
      <w:r>
        <w:rPr>
          <w:rFonts w:ascii="Georgia" w:eastAsia="Georgia" w:hAnsi="Georgia" w:cs="Georgia"/>
          <w:spacing w:val="13"/>
          <w:sz w:val="19"/>
          <w:szCs w:val="19"/>
        </w:rPr>
        <w:t xml:space="preserve"> </w:t>
      </w:r>
      <w:r>
        <w:rPr>
          <w:rFonts w:ascii="Georgia" w:eastAsia="Georgia" w:hAnsi="Georgia" w:cs="Georgia"/>
          <w:sz w:val="19"/>
          <w:szCs w:val="19"/>
        </w:rPr>
        <w:t>makes</w:t>
      </w:r>
      <w:r>
        <w:rPr>
          <w:rFonts w:ascii="Georgia" w:eastAsia="Georgia" w:hAnsi="Georgia" w:cs="Georgia"/>
          <w:spacing w:val="14"/>
          <w:sz w:val="19"/>
          <w:szCs w:val="19"/>
        </w:rPr>
        <w:t xml:space="preserve"> </w:t>
      </w:r>
      <w:r>
        <w:rPr>
          <w:rFonts w:ascii="Georgia" w:eastAsia="Georgia" w:hAnsi="Georgia" w:cs="Georgia"/>
          <w:sz w:val="19"/>
          <w:szCs w:val="19"/>
        </w:rPr>
        <w:t>external</w:t>
      </w:r>
      <w:r>
        <w:rPr>
          <w:rFonts w:ascii="Georgia" w:eastAsia="Georgia" w:hAnsi="Georgia" w:cs="Georgia"/>
          <w:spacing w:val="17"/>
          <w:sz w:val="19"/>
          <w:szCs w:val="19"/>
        </w:rPr>
        <w:t xml:space="preserve"> </w:t>
      </w:r>
      <w:r>
        <w:rPr>
          <w:rFonts w:ascii="Georgia" w:eastAsia="Georgia" w:hAnsi="Georgia" w:cs="Georgia"/>
          <w:sz w:val="19"/>
          <w:szCs w:val="19"/>
        </w:rPr>
        <w:t>implementations</w:t>
      </w:r>
      <w:r>
        <w:rPr>
          <w:rFonts w:ascii="Georgia" w:eastAsia="Georgia" w:hAnsi="Georgia" w:cs="Georgia"/>
          <w:spacing w:val="32"/>
          <w:sz w:val="19"/>
          <w:szCs w:val="19"/>
        </w:rPr>
        <w:t xml:space="preserve"> </w:t>
      </w:r>
      <w:r>
        <w:rPr>
          <w:rFonts w:ascii="Georgia" w:eastAsia="Georgia" w:hAnsi="Georgia" w:cs="Georgia"/>
          <w:sz w:val="19"/>
          <w:szCs w:val="19"/>
        </w:rPr>
        <w:t>difficult.</w:t>
      </w:r>
      <w:r>
        <w:rPr>
          <w:rFonts w:ascii="Georgia" w:eastAsia="Georgia" w:hAnsi="Georgia" w:cs="Georgia"/>
          <w:spacing w:val="37"/>
          <w:sz w:val="19"/>
          <w:szCs w:val="19"/>
        </w:rPr>
        <w:t xml:space="preserve"> </w:t>
      </w:r>
      <w:r>
        <w:rPr>
          <w:rFonts w:ascii="Georgia" w:eastAsia="Georgia" w:hAnsi="Georgia" w:cs="Georgia"/>
          <w:sz w:val="19"/>
          <w:szCs w:val="19"/>
        </w:rPr>
        <w:t>In</w:t>
      </w:r>
      <w:r>
        <w:rPr>
          <w:rFonts w:ascii="Georgia" w:eastAsia="Georgia" w:hAnsi="Georgia" w:cs="Georgia"/>
          <w:spacing w:val="9"/>
          <w:sz w:val="19"/>
          <w:szCs w:val="19"/>
        </w:rPr>
        <w:t xml:space="preserve"> </w:t>
      </w:r>
      <w:r>
        <w:rPr>
          <w:rFonts w:ascii="Georgia" w:eastAsia="Georgia" w:hAnsi="Georgia" w:cs="Georgia"/>
          <w:w w:val="102"/>
          <w:sz w:val="19"/>
          <w:szCs w:val="19"/>
        </w:rPr>
        <w:t xml:space="preserve">addition, </w:t>
      </w:r>
      <w:r>
        <w:rPr>
          <w:rFonts w:ascii="Georgia" w:eastAsia="Georgia" w:hAnsi="Georgia" w:cs="Georgia"/>
          <w:sz w:val="19"/>
          <w:szCs w:val="19"/>
        </w:rPr>
        <w:t>the</w:t>
      </w:r>
      <w:r>
        <w:rPr>
          <w:rFonts w:ascii="Georgia" w:eastAsia="Georgia" w:hAnsi="Georgia" w:cs="Georgia"/>
          <w:spacing w:val="2"/>
          <w:sz w:val="19"/>
          <w:szCs w:val="19"/>
        </w:rPr>
        <w:t xml:space="preserve"> </w:t>
      </w:r>
      <w:r>
        <w:rPr>
          <w:rFonts w:ascii="Georgia" w:eastAsia="Georgia" w:hAnsi="Georgia" w:cs="Georgia"/>
          <w:sz w:val="19"/>
          <w:szCs w:val="19"/>
        </w:rPr>
        <w:t>data</w:t>
      </w:r>
      <w:r>
        <w:rPr>
          <w:rFonts w:ascii="Georgia" w:eastAsia="Georgia" w:hAnsi="Georgia" w:cs="Georgia"/>
          <w:spacing w:val="4"/>
          <w:sz w:val="19"/>
          <w:szCs w:val="19"/>
        </w:rPr>
        <w:t xml:space="preserve"> </w:t>
      </w:r>
      <w:r>
        <w:rPr>
          <w:rFonts w:ascii="Georgia" w:eastAsia="Georgia" w:hAnsi="Georgia" w:cs="Georgia"/>
          <w:sz w:val="19"/>
          <w:szCs w:val="19"/>
        </w:rPr>
        <w:t>used</w:t>
      </w:r>
      <w:r>
        <w:rPr>
          <w:rFonts w:ascii="Georgia" w:eastAsia="Georgia" w:hAnsi="Georgia" w:cs="Georgia"/>
          <w:spacing w:val="5"/>
          <w:sz w:val="19"/>
          <w:szCs w:val="19"/>
        </w:rPr>
        <w:t xml:space="preserve"> </w:t>
      </w:r>
      <w:r>
        <w:rPr>
          <w:rFonts w:ascii="Georgia" w:eastAsia="Georgia" w:hAnsi="Georgia" w:cs="Georgia"/>
          <w:sz w:val="19"/>
          <w:szCs w:val="19"/>
        </w:rPr>
        <w:t>to showcase</w:t>
      </w:r>
      <w:r>
        <w:rPr>
          <w:rFonts w:ascii="Georgia" w:eastAsia="Georgia" w:hAnsi="Georgia" w:cs="Georgia"/>
          <w:spacing w:val="13"/>
          <w:sz w:val="19"/>
          <w:szCs w:val="19"/>
        </w:rPr>
        <w:t xml:space="preserve"> </w:t>
      </w:r>
      <w:r>
        <w:rPr>
          <w:rFonts w:ascii="Georgia" w:eastAsia="Georgia" w:hAnsi="Georgia" w:cs="Georgia"/>
          <w:sz w:val="19"/>
          <w:szCs w:val="19"/>
        </w:rPr>
        <w:t>the</w:t>
      </w:r>
      <w:r>
        <w:rPr>
          <w:rFonts w:ascii="Georgia" w:eastAsia="Georgia" w:hAnsi="Georgia" w:cs="Georgia"/>
          <w:spacing w:val="2"/>
          <w:sz w:val="19"/>
          <w:szCs w:val="19"/>
        </w:rPr>
        <w:t xml:space="preserve"> </w:t>
      </w:r>
      <w:r>
        <w:rPr>
          <w:rFonts w:ascii="Georgia" w:eastAsia="Georgia" w:hAnsi="Georgia" w:cs="Georgia"/>
          <w:sz w:val="19"/>
          <w:szCs w:val="19"/>
        </w:rPr>
        <w:t>proposed</w:t>
      </w:r>
      <w:r>
        <w:rPr>
          <w:rFonts w:ascii="Georgia" w:eastAsia="Georgia" w:hAnsi="Georgia" w:cs="Georgia"/>
          <w:spacing w:val="13"/>
          <w:sz w:val="19"/>
          <w:szCs w:val="19"/>
        </w:rPr>
        <w:t xml:space="preserve"> </w:t>
      </w:r>
      <w:r>
        <w:rPr>
          <w:rFonts w:ascii="Georgia" w:eastAsia="Georgia" w:hAnsi="Georgia" w:cs="Georgia"/>
          <w:sz w:val="19"/>
          <w:szCs w:val="19"/>
        </w:rPr>
        <w:t>methodologies</w:t>
      </w:r>
      <w:r>
        <w:rPr>
          <w:rFonts w:ascii="Georgia" w:eastAsia="Georgia" w:hAnsi="Georgia" w:cs="Georgia"/>
          <w:spacing w:val="22"/>
          <w:sz w:val="19"/>
          <w:szCs w:val="19"/>
        </w:rPr>
        <w:t xml:space="preserve"> </w:t>
      </w:r>
      <w:r>
        <w:rPr>
          <w:rFonts w:ascii="Georgia" w:eastAsia="Georgia" w:hAnsi="Georgia" w:cs="Georgia"/>
          <w:sz w:val="19"/>
          <w:szCs w:val="19"/>
        </w:rPr>
        <w:t>is often</w:t>
      </w:r>
      <w:r>
        <w:rPr>
          <w:rFonts w:ascii="Georgia" w:eastAsia="Georgia" w:hAnsi="Georgia" w:cs="Georgia"/>
          <w:spacing w:val="6"/>
          <w:sz w:val="19"/>
          <w:szCs w:val="19"/>
        </w:rPr>
        <w:t xml:space="preserve"> </w:t>
      </w:r>
      <w:r>
        <w:rPr>
          <w:rFonts w:ascii="Georgia" w:eastAsia="Georgia" w:hAnsi="Georgia" w:cs="Georgia"/>
          <w:sz w:val="19"/>
          <w:szCs w:val="19"/>
        </w:rPr>
        <w:t>limited</w:t>
      </w:r>
      <w:r>
        <w:rPr>
          <w:rFonts w:ascii="Georgia" w:eastAsia="Georgia" w:hAnsi="Georgia" w:cs="Georgia"/>
          <w:spacing w:val="9"/>
          <w:sz w:val="19"/>
          <w:szCs w:val="19"/>
        </w:rPr>
        <w:t xml:space="preserve"> </w:t>
      </w:r>
      <w:r>
        <w:rPr>
          <w:rFonts w:ascii="Georgia" w:eastAsia="Georgia" w:hAnsi="Georgia" w:cs="Georgia"/>
          <w:sz w:val="19"/>
          <w:szCs w:val="19"/>
        </w:rPr>
        <w:t>to carefully</w:t>
      </w:r>
      <w:r>
        <w:rPr>
          <w:rFonts w:ascii="Georgia" w:eastAsia="Georgia" w:hAnsi="Georgia" w:cs="Georgia"/>
          <w:spacing w:val="11"/>
          <w:sz w:val="19"/>
          <w:szCs w:val="19"/>
        </w:rPr>
        <w:t xml:space="preserve"> </w:t>
      </w:r>
      <w:r>
        <w:rPr>
          <w:rFonts w:ascii="Georgia" w:eastAsia="Georgia" w:hAnsi="Georgia" w:cs="Georgia"/>
          <w:sz w:val="19"/>
          <w:szCs w:val="19"/>
        </w:rPr>
        <w:t>selected</w:t>
      </w:r>
      <w:r>
        <w:rPr>
          <w:rFonts w:ascii="Georgia" w:eastAsia="Georgia" w:hAnsi="Georgia" w:cs="Georgia"/>
          <w:spacing w:val="10"/>
          <w:sz w:val="19"/>
          <w:szCs w:val="19"/>
        </w:rPr>
        <w:t xml:space="preserve"> </w:t>
      </w:r>
      <w:r>
        <w:rPr>
          <w:rFonts w:ascii="Georgia" w:eastAsia="Georgia" w:hAnsi="Georgia" w:cs="Georgia"/>
          <w:sz w:val="19"/>
          <w:szCs w:val="19"/>
        </w:rPr>
        <w:t>snapshots</w:t>
      </w:r>
      <w:r>
        <w:rPr>
          <w:rFonts w:ascii="Georgia" w:eastAsia="Georgia" w:hAnsi="Georgia" w:cs="Georgia"/>
          <w:spacing w:val="14"/>
          <w:sz w:val="19"/>
          <w:szCs w:val="19"/>
        </w:rPr>
        <w:t xml:space="preserve"> </w:t>
      </w:r>
      <w:r>
        <w:rPr>
          <w:rFonts w:ascii="Georgia" w:eastAsia="Georgia" w:hAnsi="Georgia" w:cs="Georgia"/>
          <w:sz w:val="19"/>
          <w:szCs w:val="19"/>
        </w:rPr>
        <w:t>for</w:t>
      </w:r>
      <w:r>
        <w:rPr>
          <w:rFonts w:ascii="Georgia" w:eastAsia="Georgia" w:hAnsi="Georgia" w:cs="Georgia"/>
          <w:spacing w:val="2"/>
          <w:sz w:val="19"/>
          <w:szCs w:val="19"/>
        </w:rPr>
        <w:t xml:space="preserve"> </w:t>
      </w:r>
      <w:r>
        <w:rPr>
          <w:rFonts w:ascii="Georgia" w:eastAsia="Georgia" w:hAnsi="Georgia" w:cs="Georgia"/>
          <w:sz w:val="19"/>
          <w:szCs w:val="19"/>
        </w:rPr>
        <w:t>publication</w:t>
      </w:r>
      <w:r>
        <w:rPr>
          <w:rFonts w:ascii="Georgia" w:eastAsia="Georgia" w:hAnsi="Georgia" w:cs="Georgia"/>
          <w:spacing w:val="16"/>
          <w:sz w:val="19"/>
          <w:szCs w:val="19"/>
        </w:rPr>
        <w:t xml:space="preserve"> </w:t>
      </w:r>
      <w:proofErr w:type="gramStart"/>
      <w:r>
        <w:rPr>
          <w:rFonts w:ascii="Georgia" w:eastAsia="Georgia" w:hAnsi="Georgia" w:cs="Georgia"/>
          <w:w w:val="102"/>
          <w:sz w:val="19"/>
          <w:szCs w:val="19"/>
        </w:rPr>
        <w:t xml:space="preserve">purposes </w:t>
      </w:r>
      <w:r>
        <w:rPr>
          <w:rFonts w:ascii="Georgia" w:eastAsia="Georgia" w:hAnsi="Georgia" w:cs="Georgia"/>
          <w:sz w:val="19"/>
          <w:szCs w:val="19"/>
        </w:rPr>
        <w:t>which</w:t>
      </w:r>
      <w:proofErr w:type="gramEnd"/>
      <w:r>
        <w:rPr>
          <w:rFonts w:ascii="Georgia" w:eastAsia="Georgia" w:hAnsi="Georgia" w:cs="Georgia"/>
          <w:spacing w:val="19"/>
          <w:sz w:val="19"/>
          <w:szCs w:val="19"/>
        </w:rPr>
        <w:t xml:space="preserve"> </w:t>
      </w:r>
      <w:r>
        <w:rPr>
          <w:rFonts w:ascii="Georgia" w:eastAsia="Georgia" w:hAnsi="Georgia" w:cs="Georgia"/>
          <w:sz w:val="19"/>
          <w:szCs w:val="19"/>
        </w:rPr>
        <w:t>might</w:t>
      </w:r>
      <w:r>
        <w:rPr>
          <w:rFonts w:ascii="Georgia" w:eastAsia="Georgia" w:hAnsi="Georgia" w:cs="Georgia"/>
          <w:spacing w:val="19"/>
          <w:sz w:val="19"/>
          <w:szCs w:val="19"/>
        </w:rPr>
        <w:t xml:space="preserve"> </w:t>
      </w:r>
      <w:r>
        <w:rPr>
          <w:rFonts w:ascii="Georgia" w:eastAsia="Georgia" w:hAnsi="Georgia" w:cs="Georgia"/>
          <w:sz w:val="19"/>
          <w:szCs w:val="19"/>
        </w:rPr>
        <w:t>not</w:t>
      </w:r>
      <w:r>
        <w:rPr>
          <w:rFonts w:ascii="Georgia" w:eastAsia="Georgia" w:hAnsi="Georgia" w:cs="Georgia"/>
          <w:spacing w:val="15"/>
          <w:sz w:val="19"/>
          <w:szCs w:val="19"/>
        </w:rPr>
        <w:t xml:space="preserve"> </w:t>
      </w:r>
      <w:r>
        <w:rPr>
          <w:rFonts w:ascii="Georgia" w:eastAsia="Georgia" w:hAnsi="Georgia" w:cs="Georgia"/>
          <w:sz w:val="19"/>
          <w:szCs w:val="19"/>
        </w:rPr>
        <w:t>be</w:t>
      </w:r>
      <w:r>
        <w:rPr>
          <w:rFonts w:ascii="Georgia" w:eastAsia="Georgia" w:hAnsi="Georgia" w:cs="Georgia"/>
          <w:spacing w:val="13"/>
          <w:sz w:val="19"/>
          <w:szCs w:val="19"/>
        </w:rPr>
        <w:t xml:space="preserve"> </w:t>
      </w:r>
      <w:r>
        <w:rPr>
          <w:rFonts w:ascii="Georgia" w:eastAsia="Georgia" w:hAnsi="Georgia" w:cs="Georgia"/>
          <w:sz w:val="19"/>
          <w:szCs w:val="19"/>
        </w:rPr>
        <w:t>representative</w:t>
      </w:r>
      <w:r>
        <w:rPr>
          <w:rFonts w:ascii="Georgia" w:eastAsia="Georgia" w:hAnsi="Georgia" w:cs="Georgia"/>
          <w:spacing w:val="33"/>
          <w:sz w:val="19"/>
          <w:szCs w:val="19"/>
        </w:rPr>
        <w:t xml:space="preserve"> </w:t>
      </w:r>
      <w:r>
        <w:rPr>
          <w:rFonts w:ascii="Georgia" w:eastAsia="Georgia" w:hAnsi="Georgia" w:cs="Georgia"/>
          <w:sz w:val="19"/>
          <w:szCs w:val="19"/>
        </w:rPr>
        <w:t>of</w:t>
      </w:r>
      <w:r>
        <w:rPr>
          <w:rFonts w:ascii="Georgia" w:eastAsia="Georgia" w:hAnsi="Georgia" w:cs="Georgia"/>
          <w:spacing w:val="12"/>
          <w:sz w:val="19"/>
          <w:szCs w:val="19"/>
        </w:rPr>
        <w:t xml:space="preserve"> </w:t>
      </w:r>
      <w:r>
        <w:rPr>
          <w:rFonts w:ascii="Georgia" w:eastAsia="Georgia" w:hAnsi="Georgia" w:cs="Georgia"/>
          <w:sz w:val="19"/>
          <w:szCs w:val="19"/>
        </w:rPr>
        <w:t>algorithmic</w:t>
      </w:r>
      <w:r>
        <w:rPr>
          <w:rFonts w:ascii="Georgia" w:eastAsia="Georgia" w:hAnsi="Georgia" w:cs="Georgia"/>
          <w:spacing w:val="28"/>
          <w:sz w:val="19"/>
          <w:szCs w:val="19"/>
        </w:rPr>
        <w:t xml:space="preserve"> </w:t>
      </w:r>
      <w:r>
        <w:rPr>
          <w:rFonts w:ascii="Georgia" w:eastAsia="Georgia" w:hAnsi="Georgia" w:cs="Georgia"/>
          <w:sz w:val="19"/>
          <w:szCs w:val="19"/>
        </w:rPr>
        <w:t xml:space="preserve">performance. </w:t>
      </w:r>
      <w:r>
        <w:rPr>
          <w:rFonts w:ascii="Georgia" w:eastAsia="Georgia" w:hAnsi="Georgia" w:cs="Georgia"/>
          <w:spacing w:val="15"/>
          <w:sz w:val="19"/>
          <w:szCs w:val="19"/>
        </w:rPr>
        <w:t xml:space="preserve"> </w:t>
      </w:r>
      <w:r>
        <w:rPr>
          <w:rFonts w:ascii="Georgia" w:eastAsia="Georgia" w:hAnsi="Georgia" w:cs="Georgia"/>
          <w:sz w:val="19"/>
          <w:szCs w:val="19"/>
        </w:rPr>
        <w:t>Finally,</w:t>
      </w:r>
      <w:r>
        <w:rPr>
          <w:rFonts w:ascii="Georgia" w:eastAsia="Georgia" w:hAnsi="Georgia" w:cs="Georgia"/>
          <w:spacing w:val="23"/>
          <w:sz w:val="19"/>
          <w:szCs w:val="19"/>
        </w:rPr>
        <w:t xml:space="preserve"> </w:t>
      </w:r>
      <w:r>
        <w:rPr>
          <w:rFonts w:ascii="Georgia" w:eastAsia="Georgia" w:hAnsi="Georgia" w:cs="Georgia"/>
          <w:sz w:val="19"/>
          <w:szCs w:val="19"/>
        </w:rPr>
        <w:t>many</w:t>
      </w:r>
      <w:r>
        <w:rPr>
          <w:rFonts w:ascii="Georgia" w:eastAsia="Georgia" w:hAnsi="Georgia" w:cs="Georgia"/>
          <w:spacing w:val="18"/>
          <w:sz w:val="19"/>
          <w:szCs w:val="19"/>
        </w:rPr>
        <w:t xml:space="preserve"> </w:t>
      </w:r>
      <w:r>
        <w:rPr>
          <w:rFonts w:ascii="Georgia" w:eastAsia="Georgia" w:hAnsi="Georgia" w:cs="Georgia"/>
          <w:sz w:val="19"/>
          <w:szCs w:val="19"/>
        </w:rPr>
        <w:t>of</w:t>
      </w:r>
      <w:r>
        <w:rPr>
          <w:rFonts w:ascii="Georgia" w:eastAsia="Georgia" w:hAnsi="Georgia" w:cs="Georgia"/>
          <w:spacing w:val="12"/>
          <w:sz w:val="19"/>
          <w:szCs w:val="19"/>
        </w:rPr>
        <w:t xml:space="preserve"> </w:t>
      </w:r>
      <w:r>
        <w:rPr>
          <w:rFonts w:ascii="Georgia" w:eastAsia="Georgia" w:hAnsi="Georgia" w:cs="Georgia"/>
          <w:sz w:val="19"/>
          <w:szCs w:val="19"/>
        </w:rPr>
        <w:t>these</w:t>
      </w:r>
      <w:r>
        <w:rPr>
          <w:rFonts w:ascii="Georgia" w:eastAsia="Georgia" w:hAnsi="Georgia" w:cs="Georgia"/>
          <w:spacing w:val="18"/>
          <w:sz w:val="19"/>
          <w:szCs w:val="19"/>
        </w:rPr>
        <w:t xml:space="preserve"> </w:t>
      </w:r>
      <w:r>
        <w:rPr>
          <w:rFonts w:ascii="Georgia" w:eastAsia="Georgia" w:hAnsi="Georgia" w:cs="Georgia"/>
          <w:sz w:val="19"/>
          <w:szCs w:val="19"/>
        </w:rPr>
        <w:t>analysis</w:t>
      </w:r>
      <w:r>
        <w:rPr>
          <w:rFonts w:ascii="Georgia" w:eastAsia="Georgia" w:hAnsi="Georgia" w:cs="Georgia"/>
          <w:spacing w:val="22"/>
          <w:sz w:val="19"/>
          <w:szCs w:val="19"/>
        </w:rPr>
        <w:t xml:space="preserve"> </w:t>
      </w:r>
      <w:r>
        <w:rPr>
          <w:rFonts w:ascii="Georgia" w:eastAsia="Georgia" w:hAnsi="Georgia" w:cs="Georgia"/>
          <w:sz w:val="19"/>
          <w:szCs w:val="19"/>
        </w:rPr>
        <w:t>methods</w:t>
      </w:r>
      <w:r>
        <w:rPr>
          <w:rFonts w:ascii="Georgia" w:eastAsia="Georgia" w:hAnsi="Georgia" w:cs="Georgia"/>
          <w:spacing w:val="24"/>
          <w:sz w:val="19"/>
          <w:szCs w:val="19"/>
        </w:rPr>
        <w:t xml:space="preserve"> </w:t>
      </w:r>
      <w:r>
        <w:rPr>
          <w:rFonts w:ascii="Georgia" w:eastAsia="Georgia" w:hAnsi="Georgia" w:cs="Georgia"/>
          <w:sz w:val="19"/>
          <w:szCs w:val="19"/>
        </w:rPr>
        <w:t>are</w:t>
      </w:r>
      <w:r>
        <w:rPr>
          <w:rFonts w:ascii="Georgia" w:eastAsia="Georgia" w:hAnsi="Georgia" w:cs="Georgia"/>
          <w:spacing w:val="14"/>
          <w:sz w:val="19"/>
          <w:szCs w:val="19"/>
        </w:rPr>
        <w:t xml:space="preserve"> </w:t>
      </w:r>
      <w:r>
        <w:rPr>
          <w:rFonts w:ascii="Georgia" w:eastAsia="Georgia" w:hAnsi="Georgia" w:cs="Georgia"/>
          <w:sz w:val="19"/>
          <w:szCs w:val="19"/>
        </w:rPr>
        <w:t>patented</w:t>
      </w:r>
      <w:r>
        <w:rPr>
          <w:rFonts w:ascii="Georgia" w:eastAsia="Georgia" w:hAnsi="Georgia" w:cs="Georgia"/>
          <w:spacing w:val="24"/>
          <w:sz w:val="19"/>
          <w:szCs w:val="19"/>
        </w:rPr>
        <w:t xml:space="preserve"> </w:t>
      </w:r>
      <w:r>
        <w:rPr>
          <w:rFonts w:ascii="Georgia" w:eastAsia="Georgia" w:hAnsi="Georgia" w:cs="Georgia"/>
          <w:w w:val="102"/>
          <w:sz w:val="19"/>
          <w:szCs w:val="19"/>
        </w:rPr>
        <w:t xml:space="preserve">and/or </w:t>
      </w:r>
      <w:r>
        <w:rPr>
          <w:rFonts w:ascii="Georgia" w:eastAsia="Georgia" w:hAnsi="Georgia" w:cs="Georgia"/>
          <w:sz w:val="19"/>
          <w:szCs w:val="19"/>
        </w:rPr>
        <w:t>integrated</w:t>
      </w:r>
      <w:r>
        <w:rPr>
          <w:rFonts w:ascii="Georgia" w:eastAsia="Georgia" w:hAnsi="Georgia" w:cs="Georgia"/>
          <w:spacing w:val="18"/>
          <w:sz w:val="19"/>
          <w:szCs w:val="19"/>
        </w:rPr>
        <w:t xml:space="preserve"> </w:t>
      </w:r>
      <w:r>
        <w:rPr>
          <w:rFonts w:ascii="Georgia" w:eastAsia="Georgia" w:hAnsi="Georgia" w:cs="Georgia"/>
          <w:sz w:val="19"/>
          <w:szCs w:val="19"/>
        </w:rPr>
        <w:t>into</w:t>
      </w:r>
      <w:r>
        <w:rPr>
          <w:rFonts w:ascii="Georgia" w:eastAsia="Georgia" w:hAnsi="Georgia" w:cs="Georgia"/>
          <w:spacing w:val="8"/>
          <w:sz w:val="19"/>
          <w:szCs w:val="19"/>
        </w:rPr>
        <w:t xml:space="preserve"> </w:t>
      </w:r>
      <w:r>
        <w:rPr>
          <w:rFonts w:ascii="Georgia" w:eastAsia="Georgia" w:hAnsi="Georgia" w:cs="Georgia"/>
          <w:sz w:val="19"/>
          <w:szCs w:val="19"/>
        </w:rPr>
        <w:t>proprietary</w:t>
      </w:r>
      <w:r>
        <w:rPr>
          <w:rFonts w:ascii="Georgia" w:eastAsia="Georgia" w:hAnsi="Georgia" w:cs="Georgia"/>
          <w:spacing w:val="20"/>
          <w:sz w:val="19"/>
          <w:szCs w:val="19"/>
        </w:rPr>
        <w:t xml:space="preserve"> </w:t>
      </w:r>
      <w:r>
        <w:rPr>
          <w:rFonts w:ascii="Georgia" w:eastAsia="Georgia" w:hAnsi="Georgia" w:cs="Georgia"/>
          <w:sz w:val="19"/>
          <w:szCs w:val="19"/>
        </w:rPr>
        <w:t>commercial</w:t>
      </w:r>
      <w:r>
        <w:rPr>
          <w:rFonts w:ascii="Georgia" w:eastAsia="Georgia" w:hAnsi="Georgia" w:cs="Georgia"/>
          <w:spacing w:val="21"/>
          <w:sz w:val="19"/>
          <w:szCs w:val="19"/>
        </w:rPr>
        <w:t xml:space="preserve"> </w:t>
      </w:r>
      <w:r>
        <w:rPr>
          <w:rFonts w:ascii="Georgia" w:eastAsia="Georgia" w:hAnsi="Georgia" w:cs="Georgia"/>
          <w:sz w:val="19"/>
          <w:szCs w:val="19"/>
        </w:rPr>
        <w:t>software</w:t>
      </w:r>
      <w:r>
        <w:rPr>
          <w:rFonts w:ascii="Georgia" w:eastAsia="Georgia" w:hAnsi="Georgia" w:cs="Georgia"/>
          <w:spacing w:val="15"/>
          <w:sz w:val="19"/>
          <w:szCs w:val="19"/>
        </w:rPr>
        <w:t xml:space="preserve"> </w:t>
      </w:r>
      <w:proofErr w:type="gramStart"/>
      <w:r>
        <w:rPr>
          <w:rFonts w:ascii="Georgia" w:eastAsia="Georgia" w:hAnsi="Georgia" w:cs="Georgia"/>
          <w:sz w:val="19"/>
          <w:szCs w:val="19"/>
        </w:rPr>
        <w:t>packages</w:t>
      </w:r>
      <w:r>
        <w:rPr>
          <w:rFonts w:ascii="Georgia" w:eastAsia="Georgia" w:hAnsi="Georgia" w:cs="Georgia"/>
          <w:spacing w:val="16"/>
          <w:sz w:val="19"/>
          <w:szCs w:val="19"/>
        </w:rPr>
        <w:t xml:space="preserve"> </w:t>
      </w:r>
      <w:r>
        <w:rPr>
          <w:rFonts w:ascii="Georgia" w:eastAsia="Georgia" w:hAnsi="Georgia" w:cs="Georgia"/>
          <w:sz w:val="19"/>
          <w:szCs w:val="19"/>
        </w:rPr>
        <w:t>which</w:t>
      </w:r>
      <w:proofErr w:type="gramEnd"/>
      <w:r>
        <w:rPr>
          <w:rFonts w:ascii="Georgia" w:eastAsia="Georgia" w:hAnsi="Georgia" w:cs="Georgia"/>
          <w:spacing w:val="11"/>
          <w:sz w:val="19"/>
          <w:szCs w:val="19"/>
        </w:rPr>
        <w:t xml:space="preserve"> </w:t>
      </w:r>
      <w:r>
        <w:rPr>
          <w:rFonts w:ascii="Georgia" w:eastAsia="Georgia" w:hAnsi="Georgia" w:cs="Georgia"/>
          <w:sz w:val="19"/>
          <w:szCs w:val="19"/>
        </w:rPr>
        <w:t>limits</w:t>
      </w:r>
      <w:r>
        <w:rPr>
          <w:rFonts w:ascii="Georgia" w:eastAsia="Georgia" w:hAnsi="Georgia" w:cs="Georgia"/>
          <w:spacing w:val="11"/>
          <w:sz w:val="19"/>
          <w:szCs w:val="19"/>
        </w:rPr>
        <w:t xml:space="preserve"> </w:t>
      </w:r>
      <w:r>
        <w:rPr>
          <w:rFonts w:ascii="Georgia" w:eastAsia="Georgia" w:hAnsi="Georgia" w:cs="Georgia"/>
          <w:sz w:val="19"/>
          <w:szCs w:val="19"/>
        </w:rPr>
        <w:t>accessibility</w:t>
      </w:r>
      <w:r>
        <w:rPr>
          <w:rFonts w:ascii="Georgia" w:eastAsia="Georgia" w:hAnsi="Georgia" w:cs="Georgia"/>
          <w:spacing w:val="21"/>
          <w:sz w:val="19"/>
          <w:szCs w:val="19"/>
        </w:rPr>
        <w:t xml:space="preserve"> </w:t>
      </w:r>
      <w:r>
        <w:rPr>
          <w:rFonts w:ascii="Georgia" w:eastAsia="Georgia" w:hAnsi="Georgia" w:cs="Georgia"/>
          <w:sz w:val="19"/>
          <w:szCs w:val="19"/>
        </w:rPr>
        <w:t>to</w:t>
      </w:r>
      <w:r>
        <w:rPr>
          <w:rFonts w:ascii="Georgia" w:eastAsia="Georgia" w:hAnsi="Georgia" w:cs="Georgia"/>
          <w:spacing w:val="4"/>
          <w:sz w:val="19"/>
          <w:szCs w:val="19"/>
        </w:rPr>
        <w:t xml:space="preserve"> </w:t>
      </w:r>
      <w:r>
        <w:rPr>
          <w:rFonts w:ascii="Georgia" w:eastAsia="Georgia" w:hAnsi="Georgia" w:cs="Georgia"/>
          <w:w w:val="102"/>
          <w:sz w:val="19"/>
          <w:szCs w:val="19"/>
        </w:rPr>
        <w:t>researchers.</w:t>
      </w:r>
    </w:p>
    <w:p w14:paraId="15DBE52D" w14:textId="3E5A8C4B" w:rsidR="00E61F9D" w:rsidRDefault="005C64D6">
      <w:pPr>
        <w:spacing w:before="59" w:after="0" w:line="277" w:lineRule="auto"/>
        <w:ind w:left="113" w:right="51" w:firstLine="1"/>
        <w:jc w:val="both"/>
        <w:rPr>
          <w:rFonts w:ascii="Georgia" w:eastAsia="Georgia" w:hAnsi="Georgia" w:cs="Georgia"/>
          <w:sz w:val="19"/>
          <w:szCs w:val="19"/>
        </w:rPr>
      </w:pPr>
      <w:r>
        <w:rPr>
          <w:rFonts w:ascii="Georgia" w:eastAsia="Georgia" w:hAnsi="Georgia" w:cs="Georgia"/>
          <w:sz w:val="19"/>
          <w:szCs w:val="19"/>
        </w:rPr>
        <w:t>As</w:t>
      </w:r>
      <w:r>
        <w:rPr>
          <w:rFonts w:ascii="Georgia" w:eastAsia="Georgia" w:hAnsi="Georgia" w:cs="Georgia"/>
          <w:spacing w:val="18"/>
          <w:sz w:val="19"/>
          <w:szCs w:val="19"/>
        </w:rPr>
        <w:t xml:space="preserve"> </w:t>
      </w:r>
      <w:r>
        <w:rPr>
          <w:rFonts w:ascii="Georgia" w:eastAsia="Georgia" w:hAnsi="Georgia" w:cs="Georgia"/>
          <w:sz w:val="19"/>
          <w:szCs w:val="19"/>
        </w:rPr>
        <w:t>a</w:t>
      </w:r>
      <w:r>
        <w:rPr>
          <w:rFonts w:ascii="Georgia" w:eastAsia="Georgia" w:hAnsi="Georgia" w:cs="Georgia"/>
          <w:spacing w:val="17"/>
          <w:sz w:val="19"/>
          <w:szCs w:val="19"/>
        </w:rPr>
        <w:t xml:space="preserve"> </w:t>
      </w:r>
      <w:r>
        <w:rPr>
          <w:rFonts w:ascii="Georgia" w:eastAsia="Georgia" w:hAnsi="Georgia" w:cs="Georgia"/>
          <w:sz w:val="19"/>
          <w:szCs w:val="19"/>
        </w:rPr>
        <w:t>corrective</w:t>
      </w:r>
      <w:r>
        <w:rPr>
          <w:rFonts w:ascii="Georgia" w:eastAsia="Georgia" w:hAnsi="Georgia" w:cs="Georgia"/>
          <w:spacing w:val="31"/>
          <w:sz w:val="19"/>
          <w:szCs w:val="19"/>
        </w:rPr>
        <w:t xml:space="preserve"> </w:t>
      </w:r>
      <w:r>
        <w:rPr>
          <w:rFonts w:ascii="Georgia" w:eastAsia="Georgia" w:hAnsi="Georgia" w:cs="Georgia"/>
          <w:sz w:val="19"/>
          <w:szCs w:val="19"/>
        </w:rPr>
        <w:t>alternative,</w:t>
      </w:r>
      <w:r>
        <w:rPr>
          <w:rFonts w:ascii="Georgia" w:eastAsia="Georgia" w:hAnsi="Georgia" w:cs="Georgia"/>
          <w:spacing w:val="36"/>
          <w:sz w:val="19"/>
          <w:szCs w:val="19"/>
        </w:rPr>
        <w:t xml:space="preserve"> </w:t>
      </w:r>
      <w:r>
        <w:rPr>
          <w:rFonts w:ascii="Georgia" w:eastAsia="Georgia" w:hAnsi="Georgia" w:cs="Georgia"/>
          <w:sz w:val="19"/>
          <w:szCs w:val="19"/>
        </w:rPr>
        <w:t>this</w:t>
      </w:r>
      <w:r>
        <w:rPr>
          <w:rFonts w:ascii="Georgia" w:eastAsia="Georgia" w:hAnsi="Georgia" w:cs="Georgia"/>
          <w:spacing w:val="20"/>
          <w:sz w:val="19"/>
          <w:szCs w:val="19"/>
        </w:rPr>
        <w:t xml:space="preserve"> </w:t>
      </w:r>
      <w:r>
        <w:rPr>
          <w:rFonts w:ascii="Georgia" w:eastAsia="Georgia" w:hAnsi="Georgia" w:cs="Georgia"/>
          <w:sz w:val="19"/>
          <w:szCs w:val="19"/>
        </w:rPr>
        <w:t>project</w:t>
      </w:r>
      <w:r>
        <w:rPr>
          <w:rFonts w:ascii="Georgia" w:eastAsia="Georgia" w:hAnsi="Georgia" w:cs="Georgia"/>
          <w:spacing w:val="26"/>
          <w:sz w:val="19"/>
          <w:szCs w:val="19"/>
        </w:rPr>
        <w:t xml:space="preserve"> </w:t>
      </w:r>
      <w:r>
        <w:rPr>
          <w:rFonts w:ascii="Georgia" w:eastAsia="Georgia" w:hAnsi="Georgia" w:cs="Georgia"/>
          <w:sz w:val="19"/>
          <w:szCs w:val="19"/>
        </w:rPr>
        <w:t>brings</w:t>
      </w:r>
      <w:r>
        <w:rPr>
          <w:rFonts w:ascii="Georgia" w:eastAsia="Georgia" w:hAnsi="Georgia" w:cs="Georgia"/>
          <w:spacing w:val="25"/>
          <w:sz w:val="19"/>
          <w:szCs w:val="19"/>
        </w:rPr>
        <w:t xml:space="preserve"> </w:t>
      </w:r>
      <w:r>
        <w:rPr>
          <w:rFonts w:ascii="Georgia" w:eastAsia="Georgia" w:hAnsi="Georgia" w:cs="Georgia"/>
          <w:sz w:val="19"/>
          <w:szCs w:val="19"/>
        </w:rPr>
        <w:t>together</w:t>
      </w:r>
      <w:r>
        <w:rPr>
          <w:rFonts w:ascii="Georgia" w:eastAsia="Georgia" w:hAnsi="Georgia" w:cs="Georgia"/>
          <w:spacing w:val="28"/>
          <w:sz w:val="19"/>
          <w:szCs w:val="19"/>
        </w:rPr>
        <w:t xml:space="preserve"> </w:t>
      </w:r>
      <w:r>
        <w:rPr>
          <w:rFonts w:ascii="Georgia" w:eastAsia="Georgia" w:hAnsi="Georgia" w:cs="Georgia"/>
          <w:sz w:val="19"/>
          <w:szCs w:val="19"/>
        </w:rPr>
        <w:t>leading</w:t>
      </w:r>
      <w:r>
        <w:rPr>
          <w:rFonts w:ascii="Georgia" w:eastAsia="Georgia" w:hAnsi="Georgia" w:cs="Georgia"/>
          <w:spacing w:val="26"/>
          <w:sz w:val="19"/>
          <w:szCs w:val="19"/>
        </w:rPr>
        <w:t xml:space="preserve"> </w:t>
      </w:r>
      <w:r>
        <w:rPr>
          <w:rFonts w:ascii="Georgia" w:eastAsia="Georgia" w:hAnsi="Georgia" w:cs="Georgia"/>
          <w:sz w:val="19"/>
          <w:szCs w:val="19"/>
        </w:rPr>
        <w:t>expertise</w:t>
      </w:r>
      <w:r>
        <w:rPr>
          <w:rFonts w:ascii="Georgia" w:eastAsia="Georgia" w:hAnsi="Georgia" w:cs="Georgia"/>
          <w:spacing w:val="29"/>
          <w:sz w:val="19"/>
          <w:szCs w:val="19"/>
        </w:rPr>
        <w:t xml:space="preserve"> </w:t>
      </w:r>
      <w:r>
        <w:rPr>
          <w:rFonts w:ascii="Georgia" w:eastAsia="Georgia" w:hAnsi="Georgia" w:cs="Georgia"/>
          <w:sz w:val="19"/>
          <w:szCs w:val="19"/>
        </w:rPr>
        <w:t>in</w:t>
      </w:r>
      <w:r>
        <w:rPr>
          <w:rFonts w:ascii="Georgia" w:eastAsia="Georgia" w:hAnsi="Georgia" w:cs="Georgia"/>
          <w:spacing w:val="19"/>
          <w:sz w:val="19"/>
          <w:szCs w:val="19"/>
        </w:rPr>
        <w:t xml:space="preserve"> </w:t>
      </w:r>
      <w:r>
        <w:rPr>
          <w:rFonts w:ascii="Georgia" w:eastAsia="Georgia" w:hAnsi="Georgia" w:cs="Georgia"/>
          <w:sz w:val="19"/>
          <w:szCs w:val="19"/>
        </w:rPr>
        <w:t>lung</w:t>
      </w:r>
      <w:r>
        <w:rPr>
          <w:rFonts w:ascii="Georgia" w:eastAsia="Georgia" w:hAnsi="Georgia" w:cs="Georgia"/>
          <w:spacing w:val="21"/>
          <w:sz w:val="19"/>
          <w:szCs w:val="19"/>
        </w:rPr>
        <w:t xml:space="preserve"> </w:t>
      </w:r>
      <w:r>
        <w:rPr>
          <w:rFonts w:ascii="Georgia" w:eastAsia="Georgia" w:hAnsi="Georgia" w:cs="Georgia"/>
          <w:sz w:val="19"/>
          <w:szCs w:val="19"/>
        </w:rPr>
        <w:t>imaging</w:t>
      </w:r>
      <w:r>
        <w:rPr>
          <w:rFonts w:ascii="Georgia" w:eastAsia="Georgia" w:hAnsi="Georgia" w:cs="Georgia"/>
          <w:spacing w:val="28"/>
          <w:sz w:val="19"/>
          <w:szCs w:val="19"/>
        </w:rPr>
        <w:t xml:space="preserve"> </w:t>
      </w:r>
      <w:r>
        <w:rPr>
          <w:rFonts w:ascii="Georgia" w:eastAsia="Georgia" w:hAnsi="Georgia" w:cs="Georgia"/>
          <w:sz w:val="19"/>
          <w:szCs w:val="19"/>
        </w:rPr>
        <w:t>research</w:t>
      </w:r>
      <w:r>
        <w:rPr>
          <w:rFonts w:ascii="Georgia" w:eastAsia="Georgia" w:hAnsi="Georgia" w:cs="Georgia"/>
          <w:spacing w:val="28"/>
          <w:sz w:val="19"/>
          <w:szCs w:val="19"/>
        </w:rPr>
        <w:t xml:space="preserve"> </w:t>
      </w:r>
      <w:r>
        <w:rPr>
          <w:rFonts w:ascii="Georgia" w:eastAsia="Georgia" w:hAnsi="Georgia" w:cs="Georgia"/>
          <w:sz w:val="19"/>
          <w:szCs w:val="19"/>
        </w:rPr>
        <w:t>at</w:t>
      </w:r>
      <w:r>
        <w:rPr>
          <w:rFonts w:ascii="Georgia" w:eastAsia="Georgia" w:hAnsi="Georgia" w:cs="Georgia"/>
          <w:spacing w:val="17"/>
          <w:sz w:val="19"/>
          <w:szCs w:val="19"/>
        </w:rPr>
        <w:t xml:space="preserve"> </w:t>
      </w:r>
      <w:r>
        <w:rPr>
          <w:rFonts w:ascii="Georgia" w:eastAsia="Georgia" w:hAnsi="Georgia" w:cs="Georgia"/>
          <w:sz w:val="19"/>
          <w:szCs w:val="19"/>
        </w:rPr>
        <w:t>the</w:t>
      </w:r>
      <w:r>
        <w:rPr>
          <w:rFonts w:ascii="Georgia" w:eastAsia="Georgia" w:hAnsi="Georgia" w:cs="Georgia"/>
          <w:spacing w:val="20"/>
          <w:sz w:val="19"/>
          <w:szCs w:val="19"/>
        </w:rPr>
        <w:t xml:space="preserve"> </w:t>
      </w:r>
      <w:r>
        <w:rPr>
          <w:rFonts w:ascii="Georgia" w:eastAsia="Georgia" w:hAnsi="Georgia" w:cs="Georgia"/>
          <w:color w:val="FF0000"/>
          <w:sz w:val="19"/>
          <w:szCs w:val="19"/>
        </w:rPr>
        <w:t>University</w:t>
      </w:r>
      <w:r>
        <w:rPr>
          <w:rFonts w:ascii="Georgia" w:eastAsia="Georgia" w:hAnsi="Georgia" w:cs="Georgia"/>
          <w:color w:val="FF0000"/>
          <w:spacing w:val="31"/>
          <w:sz w:val="19"/>
          <w:szCs w:val="19"/>
        </w:rPr>
        <w:t xml:space="preserve"> </w:t>
      </w:r>
      <w:r>
        <w:rPr>
          <w:rFonts w:ascii="Georgia" w:eastAsia="Georgia" w:hAnsi="Georgia" w:cs="Georgia"/>
          <w:color w:val="FF0000"/>
          <w:sz w:val="19"/>
          <w:szCs w:val="19"/>
        </w:rPr>
        <w:t>of</w:t>
      </w:r>
      <w:r>
        <w:rPr>
          <w:rFonts w:ascii="Georgia" w:eastAsia="Georgia" w:hAnsi="Georgia" w:cs="Georgia"/>
          <w:color w:val="FF0000"/>
          <w:spacing w:val="17"/>
          <w:sz w:val="19"/>
          <w:szCs w:val="19"/>
        </w:rPr>
        <w:t xml:space="preserve"> </w:t>
      </w:r>
      <w:r>
        <w:rPr>
          <w:rFonts w:ascii="Georgia" w:eastAsia="Georgia" w:hAnsi="Georgia" w:cs="Georgia"/>
          <w:color w:val="FF0000"/>
          <w:w w:val="102"/>
          <w:sz w:val="19"/>
          <w:szCs w:val="19"/>
        </w:rPr>
        <w:t xml:space="preserve">Penn- </w:t>
      </w:r>
      <w:ins w:id="4" w:author="James Gee" w:date="2016-07-19T10:32:00Z">
        <w:r w:rsidR="009B6FDF">
          <w:rPr>
            <w:rFonts w:ascii="Georgia" w:eastAsia="Georgia" w:hAnsi="Georgia" w:cs="Georgia"/>
            <w:color w:val="FF0000"/>
            <w:sz w:val="19"/>
            <w:szCs w:val="19"/>
          </w:rPr>
          <w:t>Sylvania (Penn)</w:t>
        </w:r>
      </w:ins>
      <w:r>
        <w:rPr>
          <w:rFonts w:ascii="Georgia" w:eastAsia="Georgia" w:hAnsi="Georgia" w:cs="Georgia"/>
          <w:color w:val="FF0000"/>
          <w:spacing w:val="9"/>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3"/>
          <w:sz w:val="19"/>
          <w:szCs w:val="19"/>
        </w:rPr>
        <w:t xml:space="preserve"> </w:t>
      </w:r>
      <w:r>
        <w:rPr>
          <w:rFonts w:ascii="Georgia" w:eastAsia="Georgia" w:hAnsi="Georgia" w:cs="Georgia"/>
          <w:color w:val="FF0000"/>
          <w:sz w:val="19"/>
          <w:szCs w:val="19"/>
        </w:rPr>
        <w:t>University</w:t>
      </w:r>
      <w:r>
        <w:rPr>
          <w:rFonts w:ascii="Georgia" w:eastAsia="Georgia" w:hAnsi="Georgia" w:cs="Georgia"/>
          <w:color w:val="FF0000"/>
          <w:spacing w:val="13"/>
          <w:sz w:val="19"/>
          <w:szCs w:val="19"/>
        </w:rPr>
        <w:t xml:space="preserve"> </w:t>
      </w:r>
      <w:r>
        <w:rPr>
          <w:rFonts w:ascii="Georgia" w:eastAsia="Georgia" w:hAnsi="Georgia" w:cs="Georgia"/>
          <w:color w:val="FF0000"/>
          <w:sz w:val="19"/>
          <w:szCs w:val="19"/>
        </w:rPr>
        <w:t>of Virginia</w:t>
      </w:r>
      <w:ins w:id="5" w:author="James Gee" w:date="2016-07-19T10:32:00Z">
        <w:r w:rsidR="009B6FDF">
          <w:rPr>
            <w:rFonts w:ascii="Georgia" w:eastAsia="Georgia" w:hAnsi="Georgia" w:cs="Georgia"/>
            <w:color w:val="FF0000"/>
            <w:sz w:val="19"/>
            <w:szCs w:val="19"/>
          </w:rPr>
          <w:t xml:space="preserve"> (UVa)</w:t>
        </w:r>
      </w:ins>
      <w:r>
        <w:rPr>
          <w:rFonts w:ascii="Georgia" w:eastAsia="Georgia" w:hAnsi="Georgia" w:cs="Georgia"/>
          <w:color w:val="FF0000"/>
          <w:spacing w:val="17"/>
          <w:sz w:val="19"/>
          <w:szCs w:val="19"/>
        </w:rPr>
        <w:t xml:space="preserve"> </w:t>
      </w:r>
      <w:r>
        <w:rPr>
          <w:rFonts w:ascii="Georgia" w:eastAsia="Georgia" w:hAnsi="Georgia" w:cs="Georgia"/>
          <w:color w:val="000000"/>
          <w:sz w:val="19"/>
          <w:szCs w:val="19"/>
        </w:rPr>
        <w:t>to develop,</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evaluate</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3"/>
          <w:sz w:val="19"/>
          <w:szCs w:val="19"/>
        </w:rPr>
        <w:t xml:space="preserve"> </w:t>
      </w:r>
      <w:r>
        <w:rPr>
          <w:rFonts w:ascii="Georgia" w:eastAsia="Georgia" w:hAnsi="Georgia" w:cs="Georgia"/>
          <w:color w:val="000000"/>
          <w:sz w:val="19"/>
          <w:szCs w:val="19"/>
        </w:rPr>
        <w:t>deploy</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under</w:t>
      </w:r>
      <w:r>
        <w:rPr>
          <w:rFonts w:ascii="Georgia" w:eastAsia="Georgia" w:hAnsi="Georgia" w:cs="Georgia"/>
          <w:color w:val="000000"/>
          <w:spacing w:val="7"/>
          <w:sz w:val="19"/>
          <w:szCs w:val="19"/>
        </w:rPr>
        <w:t xml:space="preserve"> </w:t>
      </w:r>
      <w:r>
        <w:rPr>
          <w:rFonts w:ascii="Georgia" w:eastAsia="Georgia" w:hAnsi="Georgia" w:cs="Georgia"/>
          <w:color w:val="000000"/>
          <w:sz w:val="19"/>
          <w:szCs w:val="19"/>
        </w:rPr>
        <w:t>community</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support</w:t>
      </w:r>
      <w:r>
        <w:rPr>
          <w:rFonts w:ascii="Georgia" w:eastAsia="Georgia" w:hAnsi="Georgia" w:cs="Georgia"/>
          <w:color w:val="000000"/>
          <w:spacing w:val="10"/>
          <w:sz w:val="19"/>
          <w:szCs w:val="19"/>
        </w:rPr>
        <w:t xml:space="preserve"> </w:t>
      </w:r>
      <w:r>
        <w:rPr>
          <w:rFonts w:ascii="Georgia" w:eastAsia="Georgia" w:hAnsi="Georgia" w:cs="Georgia"/>
          <w:color w:val="000000"/>
          <w:sz w:val="19"/>
          <w:szCs w:val="19"/>
        </w:rPr>
        <w:t>an</w:t>
      </w:r>
      <w:r>
        <w:rPr>
          <w:rFonts w:ascii="Georgia" w:eastAsia="Georgia" w:hAnsi="Georgia" w:cs="Georgia"/>
          <w:color w:val="000000"/>
          <w:spacing w:val="1"/>
          <w:sz w:val="19"/>
          <w:szCs w:val="19"/>
        </w:rPr>
        <w:t xml:space="preserve"> </w:t>
      </w:r>
      <w:r>
        <w:rPr>
          <w:rFonts w:ascii="Georgia" w:eastAsia="Georgia" w:hAnsi="Georgia" w:cs="Georgia"/>
          <w:color w:val="000000"/>
          <w:sz w:val="19"/>
          <w:szCs w:val="19"/>
        </w:rPr>
        <w:t>open-source</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software</w:t>
      </w:r>
      <w:r>
        <w:rPr>
          <w:rFonts w:ascii="Georgia" w:eastAsia="Georgia" w:hAnsi="Georgia" w:cs="Georgia"/>
          <w:color w:val="000000"/>
          <w:spacing w:val="11"/>
          <w:sz w:val="19"/>
          <w:szCs w:val="19"/>
        </w:rPr>
        <w:t xml:space="preserve"> </w:t>
      </w:r>
      <w:r>
        <w:rPr>
          <w:rFonts w:ascii="Georgia" w:eastAsia="Georgia" w:hAnsi="Georgia" w:cs="Georgia"/>
          <w:color w:val="000000"/>
          <w:w w:val="102"/>
          <w:sz w:val="19"/>
          <w:szCs w:val="19"/>
        </w:rPr>
        <w:t xml:space="preserve">toolkit </w:t>
      </w:r>
      <w:r>
        <w:rPr>
          <w:rFonts w:ascii="Georgia" w:eastAsia="Georgia" w:hAnsi="Georgia" w:cs="Georgia"/>
          <w:color w:val="000000"/>
          <w:sz w:val="19"/>
          <w:szCs w:val="19"/>
        </w:rPr>
        <w:t>targeted</w:t>
      </w:r>
      <w:r>
        <w:rPr>
          <w:rFonts w:ascii="Georgia" w:eastAsia="Georgia" w:hAnsi="Georgia" w:cs="Georgia"/>
          <w:color w:val="000000"/>
          <w:spacing w:val="10"/>
          <w:sz w:val="19"/>
          <w:szCs w:val="19"/>
        </w:rPr>
        <w:t xml:space="preserve"> </w:t>
      </w:r>
      <w:r>
        <w:rPr>
          <w:rFonts w:ascii="Georgia" w:eastAsia="Georgia" w:hAnsi="Georgia" w:cs="Georgia"/>
          <w:color w:val="000000"/>
          <w:sz w:val="19"/>
          <w:szCs w:val="19"/>
        </w:rPr>
        <w:t>for</w:t>
      </w:r>
      <w:r>
        <w:rPr>
          <w:rFonts w:ascii="Georgia" w:eastAsia="Georgia" w:hAnsi="Georgia" w:cs="Georgia"/>
          <w:color w:val="000000"/>
          <w:spacing w:val="1"/>
          <w:sz w:val="19"/>
          <w:szCs w:val="19"/>
        </w:rPr>
        <w:t xml:space="preserve"> </w:t>
      </w:r>
      <w:r>
        <w:rPr>
          <w:rFonts w:ascii="Georgia" w:eastAsia="Georgia" w:hAnsi="Georgia" w:cs="Georgia"/>
          <w:color w:val="000000"/>
          <w:sz w:val="19"/>
          <w:szCs w:val="19"/>
        </w:rPr>
        <w:t>pulmonary</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imaging</w:t>
      </w:r>
      <w:r>
        <w:rPr>
          <w:rFonts w:ascii="Georgia" w:eastAsia="Georgia" w:hAnsi="Georgia" w:cs="Georgia"/>
          <w:color w:val="000000"/>
          <w:spacing w:val="10"/>
          <w:sz w:val="19"/>
          <w:szCs w:val="19"/>
        </w:rPr>
        <w:t xml:space="preserve"> </w:t>
      </w:r>
      <w:r>
        <w:rPr>
          <w:rFonts w:ascii="Georgia" w:eastAsia="Georgia" w:hAnsi="Georgia" w:cs="Georgia"/>
          <w:color w:val="000000"/>
          <w:sz w:val="19"/>
          <w:szCs w:val="19"/>
        </w:rPr>
        <w:t>research.</w:t>
      </w:r>
      <w:r>
        <w:rPr>
          <w:rFonts w:ascii="Georgia" w:eastAsia="Georgia" w:hAnsi="Georgia" w:cs="Georgia"/>
          <w:color w:val="000000"/>
          <w:spacing w:val="30"/>
          <w:sz w:val="19"/>
          <w:szCs w:val="19"/>
        </w:rPr>
        <w:t xml:space="preserve"> </w:t>
      </w:r>
      <w:r>
        <w:rPr>
          <w:rFonts w:ascii="Georgia" w:eastAsia="Georgia" w:hAnsi="Georgia" w:cs="Georgia"/>
          <w:color w:val="000000"/>
          <w:sz w:val="19"/>
          <w:szCs w:val="19"/>
        </w:rPr>
        <w:t>As principal</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developers</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1"/>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
          <w:sz w:val="19"/>
          <w:szCs w:val="19"/>
        </w:rPr>
        <w:t xml:space="preserve"> </w:t>
      </w:r>
      <w:r>
        <w:rPr>
          <w:rFonts w:ascii="Georgia" w:eastAsia="Georgia" w:hAnsi="Georgia" w:cs="Georgia"/>
          <w:color w:val="000000"/>
          <w:sz w:val="19"/>
          <w:szCs w:val="19"/>
        </w:rPr>
        <w:t>popular,</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open-source</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ANTs,</w:t>
      </w:r>
      <w:r>
        <w:rPr>
          <w:rFonts w:ascii="Georgia" w:eastAsia="Georgia" w:hAnsi="Georgia" w:cs="Georgia"/>
          <w:color w:val="000000"/>
          <w:spacing w:val="7"/>
          <w:sz w:val="19"/>
          <w:szCs w:val="19"/>
        </w:rPr>
        <w:t xml:space="preserve"> </w:t>
      </w:r>
      <w:r>
        <w:rPr>
          <w:rFonts w:ascii="Georgia" w:eastAsia="Georgia" w:hAnsi="Georgia" w:cs="Georgia"/>
          <w:color w:val="000000"/>
          <w:sz w:val="19"/>
          <w:szCs w:val="19"/>
        </w:rPr>
        <w:t>ITK-SNAP</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ITK</w:t>
      </w:r>
      <w:r>
        <w:rPr>
          <w:rFonts w:ascii="Georgia" w:eastAsia="Georgia" w:hAnsi="Georgia" w:cs="Georgia"/>
          <w:color w:val="000000"/>
          <w:spacing w:val="2"/>
          <w:sz w:val="19"/>
          <w:szCs w:val="19"/>
        </w:rPr>
        <w:t xml:space="preserve"> </w:t>
      </w:r>
      <w:r>
        <w:rPr>
          <w:rFonts w:ascii="Georgia" w:eastAsia="Georgia" w:hAnsi="Georgia" w:cs="Georgia"/>
          <w:color w:val="000000"/>
          <w:w w:val="102"/>
          <w:sz w:val="19"/>
          <w:szCs w:val="19"/>
        </w:rPr>
        <w:t xml:space="preserve">pack- </w:t>
      </w:r>
      <w:r>
        <w:rPr>
          <w:rFonts w:ascii="Georgia" w:eastAsia="Georgia" w:hAnsi="Georgia" w:cs="Georgia"/>
          <w:color w:val="000000"/>
          <w:sz w:val="19"/>
          <w:szCs w:val="19"/>
        </w:rPr>
        <w:t>ages,</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we</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have</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extensive</w:t>
      </w:r>
      <w:r>
        <w:rPr>
          <w:rFonts w:ascii="Georgia" w:eastAsia="Georgia" w:hAnsi="Georgia" w:cs="Georgia"/>
          <w:color w:val="000000"/>
          <w:spacing w:val="26"/>
          <w:sz w:val="19"/>
          <w:szCs w:val="19"/>
        </w:rPr>
        <w:t xml:space="preserve"> </w:t>
      </w:r>
      <w:r>
        <w:rPr>
          <w:rFonts w:ascii="Georgia" w:eastAsia="Georgia" w:hAnsi="Georgia" w:cs="Georgia"/>
          <w:color w:val="000000"/>
          <w:sz w:val="19"/>
          <w:szCs w:val="19"/>
        </w:rPr>
        <w:t>experience</w:t>
      </w:r>
      <w:r>
        <w:rPr>
          <w:rFonts w:ascii="Georgia" w:eastAsia="Georgia" w:hAnsi="Georgia" w:cs="Georgia"/>
          <w:color w:val="000000"/>
          <w:spacing w:val="28"/>
          <w:sz w:val="19"/>
          <w:szCs w:val="19"/>
        </w:rPr>
        <w:t xml:space="preserve"> </w:t>
      </w:r>
      <w:r>
        <w:rPr>
          <w:rFonts w:ascii="Georgia" w:eastAsia="Georgia" w:hAnsi="Georgia" w:cs="Georgia"/>
          <w:color w:val="000000"/>
          <w:sz w:val="19"/>
          <w:szCs w:val="19"/>
        </w:rPr>
        <w:t>in</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development</w:t>
      </w:r>
      <w:r>
        <w:rPr>
          <w:rFonts w:ascii="Georgia" w:eastAsia="Georgia" w:hAnsi="Georgia" w:cs="Georgia"/>
          <w:color w:val="000000"/>
          <w:spacing w:val="32"/>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well-written</w:t>
      </w:r>
      <w:r>
        <w:rPr>
          <w:rFonts w:ascii="Georgia" w:eastAsia="Georgia" w:hAnsi="Georgia" w:cs="Georgia"/>
          <w:color w:val="000000"/>
          <w:spacing w:val="30"/>
          <w:sz w:val="19"/>
          <w:szCs w:val="19"/>
        </w:rPr>
        <w:t xml:space="preserve"> </w:t>
      </w:r>
      <w:r>
        <w:rPr>
          <w:rFonts w:ascii="Georgia" w:eastAsia="Georgia" w:hAnsi="Georgia" w:cs="Georgia"/>
          <w:color w:val="000000"/>
          <w:sz w:val="19"/>
          <w:szCs w:val="19"/>
        </w:rPr>
        <w:t>software</w:t>
      </w:r>
      <w:r>
        <w:rPr>
          <w:rFonts w:ascii="Georgia" w:eastAsia="Georgia" w:hAnsi="Georgia" w:cs="Georgia"/>
          <w:color w:val="000000"/>
          <w:spacing w:val="24"/>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propose</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to</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make</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a</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similar</w:t>
      </w:r>
      <w:r>
        <w:rPr>
          <w:rFonts w:ascii="Georgia" w:eastAsia="Georgia" w:hAnsi="Georgia" w:cs="Georgia"/>
          <w:color w:val="000000"/>
          <w:spacing w:val="22"/>
          <w:sz w:val="19"/>
          <w:szCs w:val="19"/>
        </w:rPr>
        <w:t xml:space="preserve"> </w:t>
      </w:r>
      <w:r>
        <w:rPr>
          <w:rFonts w:ascii="Georgia" w:eastAsia="Georgia" w:hAnsi="Georgia" w:cs="Georgia"/>
          <w:color w:val="000000"/>
          <w:sz w:val="19"/>
          <w:szCs w:val="19"/>
        </w:rPr>
        <w:t>impact</w:t>
      </w:r>
      <w:r>
        <w:rPr>
          <w:rFonts w:ascii="Georgia" w:eastAsia="Georgia" w:hAnsi="Georgia" w:cs="Georgia"/>
          <w:color w:val="000000"/>
          <w:spacing w:val="22"/>
          <w:sz w:val="19"/>
          <w:szCs w:val="19"/>
        </w:rPr>
        <w:t xml:space="preserve"> </w:t>
      </w:r>
      <w:r>
        <w:rPr>
          <w:rFonts w:ascii="Georgia" w:eastAsia="Georgia" w:hAnsi="Georgia" w:cs="Georgia"/>
          <w:color w:val="000000"/>
          <w:sz w:val="19"/>
          <w:szCs w:val="19"/>
        </w:rPr>
        <w:t>in</w:t>
      </w:r>
      <w:r>
        <w:rPr>
          <w:rFonts w:ascii="Georgia" w:eastAsia="Georgia" w:hAnsi="Georgia" w:cs="Georgia"/>
          <w:color w:val="000000"/>
          <w:spacing w:val="15"/>
          <w:sz w:val="19"/>
          <w:szCs w:val="19"/>
        </w:rPr>
        <w:t xml:space="preserve"> </w:t>
      </w:r>
      <w:r>
        <w:rPr>
          <w:rFonts w:ascii="Georgia" w:eastAsia="Georgia" w:hAnsi="Georgia" w:cs="Georgia"/>
          <w:color w:val="000000"/>
          <w:w w:val="102"/>
          <w:sz w:val="19"/>
          <w:szCs w:val="19"/>
        </w:rPr>
        <w:t xml:space="preserve">the </w:t>
      </w:r>
      <w:r>
        <w:rPr>
          <w:rFonts w:ascii="Georgia" w:eastAsia="Georgia" w:hAnsi="Georgia" w:cs="Georgia"/>
          <w:color w:val="000000"/>
          <w:sz w:val="19"/>
          <w:szCs w:val="19"/>
        </w:rPr>
        <w:t>pulmonary</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community</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with</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this</w:t>
      </w:r>
      <w:r>
        <w:rPr>
          <w:rFonts w:ascii="Georgia" w:eastAsia="Georgia" w:hAnsi="Georgia" w:cs="Georgia"/>
          <w:color w:val="000000"/>
          <w:spacing w:val="1"/>
          <w:sz w:val="19"/>
          <w:szCs w:val="19"/>
        </w:rPr>
        <w:t xml:space="preserve"> </w:t>
      </w:r>
      <w:r>
        <w:rPr>
          <w:rFonts w:ascii="Georgia" w:eastAsia="Georgia" w:hAnsi="Georgia" w:cs="Georgia"/>
          <w:color w:val="000000"/>
          <w:sz w:val="19"/>
          <w:szCs w:val="19"/>
        </w:rPr>
        <w:t>project.</w:t>
      </w:r>
      <w:r>
        <w:rPr>
          <w:rFonts w:ascii="Georgia" w:eastAsia="Georgia" w:hAnsi="Georgia" w:cs="Georgia"/>
          <w:color w:val="000000"/>
          <w:spacing w:val="28"/>
          <w:sz w:val="19"/>
          <w:szCs w:val="19"/>
        </w:rPr>
        <w:t xml:space="preserve"> </w:t>
      </w:r>
      <w:r>
        <w:rPr>
          <w:rFonts w:ascii="Georgia" w:eastAsia="Georgia" w:hAnsi="Georgia" w:cs="Georgia"/>
          <w:color w:val="000000"/>
          <w:sz w:val="19"/>
          <w:szCs w:val="19"/>
        </w:rPr>
        <w:t>Specifically,</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we plan</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to</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provide</w:t>
      </w:r>
      <w:r>
        <w:rPr>
          <w:rFonts w:ascii="Georgia" w:eastAsia="Georgia" w:hAnsi="Georgia" w:cs="Georgia"/>
          <w:color w:val="000000"/>
          <w:spacing w:val="8"/>
          <w:sz w:val="19"/>
          <w:szCs w:val="19"/>
        </w:rPr>
        <w:t xml:space="preserve"> </w:t>
      </w:r>
      <w:r>
        <w:rPr>
          <w:rFonts w:ascii="Georgia" w:eastAsia="Georgia" w:hAnsi="Georgia" w:cs="Georgia"/>
          <w:color w:val="FF0000"/>
          <w:sz w:val="19"/>
          <w:szCs w:val="19"/>
        </w:rPr>
        <w:t>core</w:t>
      </w:r>
      <w:r>
        <w:rPr>
          <w:rFonts w:ascii="Georgia" w:eastAsia="Georgia" w:hAnsi="Georgia" w:cs="Georgia"/>
          <w:color w:val="FF0000"/>
          <w:spacing w:val="2"/>
          <w:sz w:val="19"/>
          <w:szCs w:val="19"/>
        </w:rPr>
        <w:t xml:space="preserve"> </w:t>
      </w:r>
      <w:r>
        <w:rPr>
          <w:rFonts w:ascii="Georgia" w:eastAsia="Georgia" w:hAnsi="Georgia" w:cs="Georgia"/>
          <w:color w:val="FF0000"/>
          <w:sz w:val="19"/>
          <w:szCs w:val="19"/>
        </w:rPr>
        <w:t>algorithms</w:t>
      </w:r>
      <w:r>
        <w:rPr>
          <w:rFonts w:ascii="Georgia" w:eastAsia="Georgia" w:hAnsi="Georgia" w:cs="Georgia"/>
          <w:color w:val="FF0000"/>
          <w:spacing w:val="13"/>
          <w:sz w:val="19"/>
          <w:szCs w:val="19"/>
        </w:rPr>
        <w:t xml:space="preserve"> </w:t>
      </w:r>
      <w:r>
        <w:rPr>
          <w:rFonts w:ascii="Georgia" w:eastAsia="Georgia" w:hAnsi="Georgia" w:cs="Georgia"/>
          <w:color w:val="000000"/>
          <w:sz w:val="19"/>
          <w:szCs w:val="19"/>
        </w:rPr>
        <w:t xml:space="preserve">for </w:t>
      </w:r>
      <w:r>
        <w:rPr>
          <w:rFonts w:ascii="Georgia" w:eastAsia="Georgia" w:hAnsi="Georgia" w:cs="Georgia"/>
          <w:color w:val="FF0000"/>
          <w:sz w:val="19"/>
          <w:szCs w:val="19"/>
        </w:rPr>
        <w:t>specific</w:t>
      </w:r>
      <w:r>
        <w:rPr>
          <w:rFonts w:ascii="Georgia" w:eastAsia="Georgia" w:hAnsi="Georgia" w:cs="Georgia"/>
          <w:color w:val="FF0000"/>
          <w:spacing w:val="8"/>
          <w:sz w:val="19"/>
          <w:szCs w:val="19"/>
        </w:rPr>
        <w:t xml:space="preserve"> </w:t>
      </w:r>
      <w:r>
        <w:rPr>
          <w:rFonts w:ascii="Georgia" w:eastAsia="Georgia" w:hAnsi="Georgia" w:cs="Georgia"/>
          <w:color w:val="000000"/>
          <w:sz w:val="19"/>
          <w:szCs w:val="19"/>
        </w:rPr>
        <w:t>pulmonary</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image</w:t>
      </w:r>
      <w:r>
        <w:rPr>
          <w:rFonts w:ascii="Georgia" w:eastAsia="Georgia" w:hAnsi="Georgia" w:cs="Georgia"/>
          <w:color w:val="000000"/>
          <w:spacing w:val="5"/>
          <w:sz w:val="19"/>
          <w:szCs w:val="19"/>
        </w:rPr>
        <w:t xml:space="preserve"> </w:t>
      </w:r>
      <w:r>
        <w:rPr>
          <w:rFonts w:ascii="Georgia" w:eastAsia="Georgia" w:hAnsi="Georgia" w:cs="Georgia"/>
          <w:color w:val="000000"/>
          <w:w w:val="102"/>
          <w:sz w:val="19"/>
          <w:szCs w:val="19"/>
        </w:rPr>
        <w:t xml:space="preserve">analysis </w:t>
      </w:r>
      <w:r>
        <w:rPr>
          <w:rFonts w:ascii="Georgia" w:eastAsia="Georgia" w:hAnsi="Georgia" w:cs="Georgia"/>
          <w:color w:val="000000"/>
          <w:sz w:val="19"/>
          <w:szCs w:val="19"/>
        </w:rPr>
        <w:t>tasks</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across</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multiple</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modalities,</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many</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6"/>
          <w:sz w:val="19"/>
          <w:szCs w:val="19"/>
        </w:rPr>
        <w:t xml:space="preserve"> </w:t>
      </w:r>
      <w:r>
        <w:rPr>
          <w:rFonts w:ascii="Georgia" w:eastAsia="Georgia" w:hAnsi="Georgia" w:cs="Georgia"/>
          <w:color w:val="000000"/>
          <w:sz w:val="19"/>
          <w:szCs w:val="19"/>
        </w:rPr>
        <w:t>which</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we</w:t>
      </w:r>
      <w:r>
        <w:rPr>
          <w:rFonts w:ascii="Georgia" w:eastAsia="Georgia" w:hAnsi="Georgia" w:cs="Georgia"/>
          <w:color w:val="000000"/>
          <w:spacing w:val="9"/>
          <w:sz w:val="19"/>
          <w:szCs w:val="19"/>
        </w:rPr>
        <w:t xml:space="preserve"> </w:t>
      </w:r>
      <w:r>
        <w:rPr>
          <w:rFonts w:ascii="Georgia" w:eastAsia="Georgia" w:hAnsi="Georgia" w:cs="Georgia"/>
          <w:color w:val="000000"/>
          <w:sz w:val="19"/>
          <w:szCs w:val="19"/>
        </w:rPr>
        <w:t>have</w:t>
      </w:r>
      <w:r>
        <w:rPr>
          <w:rFonts w:ascii="Georgia" w:eastAsia="Georgia" w:hAnsi="Georgia" w:cs="Georgia"/>
          <w:color w:val="000000"/>
          <w:spacing w:val="12"/>
          <w:sz w:val="19"/>
          <w:szCs w:val="19"/>
        </w:rPr>
        <w:t xml:space="preserve"> </w:t>
      </w:r>
      <w:r>
        <w:rPr>
          <w:rFonts w:ascii="Georgia" w:eastAsia="Georgia" w:hAnsi="Georgia" w:cs="Georgia"/>
          <w:color w:val="FF0000"/>
          <w:sz w:val="19"/>
          <w:szCs w:val="19"/>
        </w:rPr>
        <w:t>included</w:t>
      </w:r>
      <w:r>
        <w:rPr>
          <w:rFonts w:ascii="Georgia" w:eastAsia="Georgia" w:hAnsi="Georgia" w:cs="Georgia"/>
          <w:color w:val="FF0000"/>
          <w:spacing w:val="18"/>
          <w:sz w:val="19"/>
          <w:szCs w:val="19"/>
        </w:rPr>
        <w:t xml:space="preserve"> </w:t>
      </w:r>
      <w:r>
        <w:rPr>
          <w:rFonts w:ascii="Georgia" w:eastAsia="Georgia" w:hAnsi="Georgia" w:cs="Georgia"/>
          <w:color w:val="FF0000"/>
          <w:sz w:val="19"/>
          <w:szCs w:val="19"/>
        </w:rPr>
        <w:t>with</w:t>
      </w:r>
      <w:r>
        <w:rPr>
          <w:rFonts w:ascii="Georgia" w:eastAsia="Georgia" w:hAnsi="Georgia" w:cs="Georgia"/>
          <w:color w:val="FF0000"/>
          <w:spacing w:val="11"/>
          <w:sz w:val="19"/>
          <w:szCs w:val="19"/>
        </w:rPr>
        <w:t xml:space="preserve"> </w:t>
      </w:r>
      <w:r>
        <w:rPr>
          <w:rFonts w:ascii="Georgia" w:eastAsia="Georgia" w:hAnsi="Georgia" w:cs="Georgia"/>
          <w:color w:val="FF0000"/>
          <w:sz w:val="19"/>
          <w:szCs w:val="19"/>
        </w:rPr>
        <w:t>previous</w:t>
      </w:r>
      <w:r>
        <w:rPr>
          <w:rFonts w:ascii="Georgia" w:eastAsia="Georgia" w:hAnsi="Georgia" w:cs="Georgia"/>
          <w:color w:val="FF0000"/>
          <w:spacing w:val="18"/>
          <w:sz w:val="19"/>
          <w:szCs w:val="19"/>
        </w:rPr>
        <w:t xml:space="preserve"> </w:t>
      </w:r>
      <w:r>
        <w:rPr>
          <w:rFonts w:ascii="Georgia" w:eastAsia="Georgia" w:hAnsi="Georgia" w:cs="Georgia"/>
          <w:color w:val="FF0000"/>
          <w:sz w:val="19"/>
          <w:szCs w:val="19"/>
        </w:rPr>
        <w:t>publications</w:t>
      </w:r>
      <w:r>
        <w:rPr>
          <w:rFonts w:ascii="Georgia" w:eastAsia="Georgia" w:hAnsi="Georgia" w:cs="Georgia"/>
          <w:color w:val="000000"/>
          <w:sz w:val="19"/>
          <w:szCs w:val="19"/>
        </w:rPr>
        <w:t>.  These</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basic</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tasks</w:t>
      </w:r>
      <w:r>
        <w:rPr>
          <w:rFonts w:ascii="Georgia" w:eastAsia="Georgia" w:hAnsi="Georgia" w:cs="Georgia"/>
          <w:color w:val="000000"/>
          <w:spacing w:val="13"/>
          <w:sz w:val="19"/>
          <w:szCs w:val="19"/>
        </w:rPr>
        <w:t xml:space="preserve"> </w:t>
      </w:r>
      <w:r>
        <w:rPr>
          <w:rFonts w:ascii="Georgia" w:eastAsia="Georgia" w:hAnsi="Georgia" w:cs="Georgia"/>
          <w:color w:val="FF0000"/>
          <w:sz w:val="19"/>
          <w:szCs w:val="19"/>
        </w:rPr>
        <w:t>include</w:t>
      </w:r>
      <w:r>
        <w:rPr>
          <w:rFonts w:ascii="Georgia" w:eastAsia="Georgia" w:hAnsi="Georgia" w:cs="Georgia"/>
          <w:color w:val="FF0000"/>
          <w:spacing w:val="16"/>
          <w:sz w:val="19"/>
          <w:szCs w:val="19"/>
        </w:rPr>
        <w:t xml:space="preserve"> </w:t>
      </w:r>
      <w:r>
        <w:rPr>
          <w:rFonts w:ascii="Georgia" w:eastAsia="Georgia" w:hAnsi="Georgia" w:cs="Georgia"/>
          <w:color w:val="FF0000"/>
          <w:w w:val="102"/>
          <w:sz w:val="19"/>
          <w:szCs w:val="19"/>
        </w:rPr>
        <w:t xml:space="preserve">intra- </w:t>
      </w:r>
      <w:r>
        <w:rPr>
          <w:rFonts w:ascii="Georgia" w:eastAsia="Georgia" w:hAnsi="Georgia" w:cs="Georgia"/>
          <w:color w:val="FF0000"/>
          <w:sz w:val="19"/>
          <w:szCs w:val="19"/>
        </w:rPr>
        <w:t>and</w:t>
      </w:r>
      <w:r>
        <w:rPr>
          <w:rFonts w:ascii="Georgia" w:eastAsia="Georgia" w:hAnsi="Georgia" w:cs="Georgia"/>
          <w:color w:val="FF0000"/>
          <w:spacing w:val="19"/>
          <w:sz w:val="19"/>
          <w:szCs w:val="19"/>
        </w:rPr>
        <w:t xml:space="preserve"> </w:t>
      </w:r>
      <w:r>
        <w:rPr>
          <w:rFonts w:ascii="Georgia" w:eastAsia="Georgia" w:hAnsi="Georgia" w:cs="Georgia"/>
          <w:color w:val="FF0000"/>
          <w:sz w:val="19"/>
          <w:szCs w:val="19"/>
        </w:rPr>
        <w:t>intermodal</w:t>
      </w:r>
      <w:r>
        <w:rPr>
          <w:rFonts w:ascii="Georgia" w:eastAsia="Georgia" w:hAnsi="Georgia" w:cs="Georgia"/>
          <w:color w:val="FF0000"/>
          <w:spacing w:val="33"/>
          <w:sz w:val="19"/>
          <w:szCs w:val="19"/>
        </w:rPr>
        <w:t xml:space="preserve"> </w:t>
      </w:r>
      <w:r>
        <w:rPr>
          <w:rFonts w:ascii="Georgia" w:eastAsia="Georgia" w:hAnsi="Georgia" w:cs="Georgia"/>
          <w:color w:val="000000"/>
          <w:sz w:val="19"/>
          <w:szCs w:val="19"/>
        </w:rPr>
        <w:t>pulmonary</w:t>
      </w:r>
      <w:r>
        <w:rPr>
          <w:rFonts w:ascii="Georgia" w:eastAsia="Georgia" w:hAnsi="Georgia" w:cs="Georgia"/>
          <w:color w:val="000000"/>
          <w:spacing w:val="31"/>
          <w:sz w:val="19"/>
          <w:szCs w:val="19"/>
        </w:rPr>
        <w:t xml:space="preserve"> </w:t>
      </w:r>
      <w:r>
        <w:rPr>
          <w:rFonts w:ascii="Georgia" w:eastAsia="Georgia" w:hAnsi="Georgia" w:cs="Georgia"/>
          <w:color w:val="000000"/>
          <w:sz w:val="19"/>
          <w:szCs w:val="19"/>
        </w:rPr>
        <w:t>image</w:t>
      </w:r>
      <w:r>
        <w:rPr>
          <w:rFonts w:ascii="Georgia" w:eastAsia="Georgia" w:hAnsi="Georgia" w:cs="Georgia"/>
          <w:color w:val="000000"/>
          <w:spacing w:val="24"/>
          <w:sz w:val="19"/>
          <w:szCs w:val="19"/>
        </w:rPr>
        <w:t xml:space="preserve"> </w:t>
      </w:r>
      <w:r>
        <w:rPr>
          <w:rFonts w:ascii="Georgia" w:eastAsia="Georgia" w:hAnsi="Georgia" w:cs="Georgia"/>
          <w:color w:val="000000"/>
          <w:sz w:val="19"/>
          <w:szCs w:val="19"/>
        </w:rPr>
        <w:t>registration,</w:t>
      </w:r>
      <w:r>
        <w:rPr>
          <w:rFonts w:ascii="Georgia" w:eastAsia="Georgia" w:hAnsi="Georgia" w:cs="Georgia"/>
          <w:color w:val="000000"/>
          <w:spacing w:val="38"/>
          <w:sz w:val="19"/>
          <w:szCs w:val="19"/>
        </w:rPr>
        <w:t xml:space="preserve"> </w:t>
      </w:r>
      <w:r>
        <w:rPr>
          <w:rFonts w:ascii="Georgia" w:eastAsia="Georgia" w:hAnsi="Georgia" w:cs="Georgia"/>
          <w:color w:val="000000"/>
          <w:sz w:val="19"/>
          <w:szCs w:val="19"/>
        </w:rPr>
        <w:t>template</w:t>
      </w:r>
      <w:r>
        <w:rPr>
          <w:rFonts w:ascii="Georgia" w:eastAsia="Georgia" w:hAnsi="Georgia" w:cs="Georgia"/>
          <w:color w:val="000000"/>
          <w:spacing w:val="28"/>
          <w:sz w:val="19"/>
          <w:szCs w:val="19"/>
        </w:rPr>
        <w:t xml:space="preserve"> </w:t>
      </w:r>
      <w:r>
        <w:rPr>
          <w:rFonts w:ascii="Georgia" w:eastAsia="Georgia" w:hAnsi="Georgia" w:cs="Georgia"/>
          <w:color w:val="000000"/>
          <w:sz w:val="19"/>
          <w:szCs w:val="19"/>
        </w:rPr>
        <w:t>building</w:t>
      </w:r>
      <w:r>
        <w:rPr>
          <w:rFonts w:ascii="Georgia" w:eastAsia="Georgia" w:hAnsi="Georgia" w:cs="Georgia"/>
          <w:color w:val="000000"/>
          <w:spacing w:val="28"/>
          <w:sz w:val="19"/>
          <w:szCs w:val="19"/>
        </w:rPr>
        <w:t xml:space="preserve"> </w:t>
      </w:r>
      <w:r>
        <w:rPr>
          <w:rFonts w:ascii="Georgia" w:eastAsia="Georgia" w:hAnsi="Georgia" w:cs="Georgia"/>
          <w:color w:val="000000"/>
          <w:sz w:val="19"/>
          <w:szCs w:val="19"/>
        </w:rPr>
        <w:t>for</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cross-sectional</w:t>
      </w:r>
      <w:r>
        <w:rPr>
          <w:rFonts w:ascii="Georgia" w:eastAsia="Georgia" w:hAnsi="Georgia" w:cs="Georgia"/>
          <w:color w:val="000000"/>
          <w:spacing w:val="39"/>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longitudinal</w:t>
      </w:r>
      <w:r>
        <w:rPr>
          <w:rFonts w:ascii="Georgia" w:eastAsia="Georgia" w:hAnsi="Georgia" w:cs="Georgia"/>
          <w:color w:val="000000"/>
          <w:spacing w:val="34"/>
          <w:sz w:val="19"/>
          <w:szCs w:val="19"/>
        </w:rPr>
        <w:t xml:space="preserve"> </w:t>
      </w:r>
      <w:r>
        <w:rPr>
          <w:rFonts w:ascii="Georgia" w:eastAsia="Georgia" w:hAnsi="Georgia" w:cs="Georgia"/>
          <w:color w:val="000000"/>
          <w:sz w:val="19"/>
          <w:szCs w:val="19"/>
        </w:rPr>
        <w:t>(i.e.,</w:t>
      </w:r>
      <w:r>
        <w:rPr>
          <w:rFonts w:ascii="Georgia" w:eastAsia="Georgia" w:hAnsi="Georgia" w:cs="Georgia"/>
          <w:color w:val="000000"/>
          <w:spacing w:val="28"/>
          <w:sz w:val="19"/>
          <w:szCs w:val="19"/>
        </w:rPr>
        <w:t xml:space="preserve"> </w:t>
      </w:r>
      <w:r>
        <w:rPr>
          <w:rFonts w:ascii="Georgia" w:eastAsia="Georgia" w:hAnsi="Georgia" w:cs="Georgia"/>
          <w:color w:val="000000"/>
          <w:sz w:val="19"/>
          <w:szCs w:val="19"/>
        </w:rPr>
        <w:t>respiratory</w:t>
      </w:r>
      <w:r>
        <w:rPr>
          <w:rFonts w:ascii="Georgia" w:eastAsia="Georgia" w:hAnsi="Georgia" w:cs="Georgia"/>
          <w:color w:val="000000"/>
          <w:spacing w:val="32"/>
          <w:sz w:val="19"/>
          <w:szCs w:val="19"/>
        </w:rPr>
        <w:t xml:space="preserve"> </w:t>
      </w:r>
      <w:r>
        <w:rPr>
          <w:rFonts w:ascii="Georgia" w:eastAsia="Georgia" w:hAnsi="Georgia" w:cs="Georgia"/>
          <w:color w:val="000000"/>
          <w:w w:val="102"/>
          <w:sz w:val="19"/>
          <w:szCs w:val="19"/>
        </w:rPr>
        <w:t xml:space="preserve">cycle) </w:t>
      </w:r>
      <w:r>
        <w:rPr>
          <w:rFonts w:ascii="Georgia" w:eastAsia="Georgia" w:hAnsi="Georgia" w:cs="Georgia"/>
          <w:color w:val="000000"/>
          <w:sz w:val="19"/>
          <w:szCs w:val="19"/>
        </w:rPr>
        <w:t>analyses,</w:t>
      </w:r>
      <w:r>
        <w:rPr>
          <w:rFonts w:ascii="Georgia" w:eastAsia="Georgia" w:hAnsi="Georgia" w:cs="Georgia"/>
          <w:color w:val="000000"/>
          <w:spacing w:val="27"/>
          <w:sz w:val="19"/>
          <w:szCs w:val="19"/>
        </w:rPr>
        <w:t xml:space="preserve"> </w:t>
      </w:r>
      <w:r>
        <w:rPr>
          <w:rFonts w:ascii="Georgia" w:eastAsia="Georgia" w:hAnsi="Georgia" w:cs="Georgia"/>
          <w:color w:val="000000"/>
          <w:sz w:val="19"/>
          <w:szCs w:val="19"/>
        </w:rPr>
        <w:t>functional</w:t>
      </w:r>
      <w:r>
        <w:rPr>
          <w:rFonts w:ascii="Georgia" w:eastAsia="Georgia" w:hAnsi="Georgia" w:cs="Georgia"/>
          <w:color w:val="000000"/>
          <w:spacing w:val="27"/>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structural</w:t>
      </w:r>
      <w:r>
        <w:rPr>
          <w:rFonts w:ascii="Georgia" w:eastAsia="Georgia" w:hAnsi="Georgia" w:cs="Georgia"/>
          <w:color w:val="000000"/>
          <w:spacing w:val="26"/>
          <w:sz w:val="19"/>
          <w:szCs w:val="19"/>
        </w:rPr>
        <w:t xml:space="preserve"> </w:t>
      </w:r>
      <w:r>
        <w:rPr>
          <w:rFonts w:ascii="Georgia" w:eastAsia="Georgia" w:hAnsi="Georgia" w:cs="Georgia"/>
          <w:color w:val="000000"/>
          <w:sz w:val="19"/>
          <w:szCs w:val="19"/>
        </w:rPr>
        <w:t>lung</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image</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segmentation,</w:t>
      </w:r>
      <w:r>
        <w:rPr>
          <w:rFonts w:ascii="Georgia" w:eastAsia="Georgia" w:hAnsi="Georgia" w:cs="Georgia"/>
          <w:color w:val="000000"/>
          <w:spacing w:val="37"/>
          <w:sz w:val="19"/>
          <w:szCs w:val="19"/>
        </w:rPr>
        <w:t xml:space="preserve"> </w:t>
      </w:r>
      <w:r>
        <w:rPr>
          <w:rFonts w:ascii="Georgia" w:eastAsia="Georgia" w:hAnsi="Georgia" w:cs="Georgia"/>
          <w:color w:val="FF0000"/>
          <w:sz w:val="19"/>
          <w:szCs w:val="19"/>
        </w:rPr>
        <w:t>PET</w:t>
      </w:r>
      <w:r>
        <w:rPr>
          <w:rFonts w:ascii="Georgia" w:eastAsia="Georgia" w:hAnsi="Georgia" w:cs="Georgia"/>
          <w:color w:val="FF0000"/>
          <w:spacing w:val="17"/>
          <w:sz w:val="19"/>
          <w:szCs w:val="19"/>
        </w:rPr>
        <w:t xml:space="preserve"> </w:t>
      </w:r>
      <w:r>
        <w:rPr>
          <w:rFonts w:ascii="Georgia" w:eastAsia="Georgia" w:hAnsi="Georgia" w:cs="Georgia"/>
          <w:color w:val="FF0000"/>
          <w:sz w:val="19"/>
          <w:szCs w:val="19"/>
        </w:rPr>
        <w:t>imaging</w:t>
      </w:r>
      <w:r>
        <w:rPr>
          <w:rFonts w:ascii="Georgia" w:eastAsia="Georgia" w:hAnsi="Georgia" w:cs="Georgia"/>
          <w:color w:val="000000"/>
          <w:sz w:val="19"/>
          <w:szCs w:val="19"/>
        </w:rPr>
        <w:t>,</w:t>
      </w:r>
      <w:r>
        <w:rPr>
          <w:rFonts w:ascii="Georgia" w:eastAsia="Georgia" w:hAnsi="Georgia" w:cs="Georgia"/>
          <w:color w:val="000000"/>
          <w:spacing w:val="27"/>
          <w:sz w:val="19"/>
          <w:szCs w:val="19"/>
        </w:rPr>
        <w:t xml:space="preserve"> </w:t>
      </w:r>
      <w:r>
        <w:rPr>
          <w:rFonts w:ascii="Georgia" w:eastAsia="Georgia" w:hAnsi="Georgia" w:cs="Georgia"/>
          <w:color w:val="FF0000"/>
          <w:sz w:val="19"/>
          <w:szCs w:val="19"/>
        </w:rPr>
        <w:t>perfusion</w:t>
      </w:r>
      <w:r>
        <w:rPr>
          <w:rFonts w:ascii="Georgia" w:eastAsia="Georgia" w:hAnsi="Georgia" w:cs="Georgia"/>
          <w:color w:val="FF0000"/>
          <w:spacing w:val="26"/>
          <w:sz w:val="19"/>
          <w:szCs w:val="19"/>
        </w:rPr>
        <w:t xml:space="preserve"> </w:t>
      </w:r>
      <w:r>
        <w:rPr>
          <w:rFonts w:ascii="Georgia" w:eastAsia="Georgia" w:hAnsi="Georgia" w:cs="Georgia"/>
          <w:color w:val="FF0000"/>
          <w:sz w:val="19"/>
          <w:szCs w:val="19"/>
        </w:rPr>
        <w:t>analysis</w:t>
      </w:r>
      <w:r>
        <w:rPr>
          <w:rFonts w:ascii="Georgia" w:eastAsia="Georgia" w:hAnsi="Georgia" w:cs="Georgia"/>
          <w:color w:val="000000"/>
          <w:sz w:val="19"/>
          <w:szCs w:val="19"/>
        </w:rPr>
        <w:t>,</w:t>
      </w:r>
      <w:r>
        <w:rPr>
          <w:rFonts w:ascii="Georgia" w:eastAsia="Georgia" w:hAnsi="Georgia" w:cs="Georgia"/>
          <w:color w:val="000000"/>
          <w:spacing w:val="27"/>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computation</w:t>
      </w:r>
      <w:r>
        <w:rPr>
          <w:rFonts w:ascii="Georgia" w:eastAsia="Georgia" w:hAnsi="Georgia" w:cs="Georgia"/>
          <w:color w:val="000000"/>
          <w:spacing w:val="31"/>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13"/>
          <w:sz w:val="19"/>
          <w:szCs w:val="19"/>
        </w:rPr>
        <w:t xml:space="preserve"> </w:t>
      </w:r>
      <w:proofErr w:type="spellStart"/>
      <w:r>
        <w:rPr>
          <w:rFonts w:ascii="Georgia" w:eastAsia="Georgia" w:hAnsi="Georgia" w:cs="Georgia"/>
          <w:color w:val="000000"/>
          <w:w w:val="102"/>
          <w:sz w:val="19"/>
          <w:szCs w:val="19"/>
        </w:rPr>
        <w:t>quantita</w:t>
      </w:r>
      <w:proofErr w:type="spellEnd"/>
      <w:r>
        <w:rPr>
          <w:rFonts w:ascii="Georgia" w:eastAsia="Georgia" w:hAnsi="Georgia" w:cs="Georgia"/>
          <w:color w:val="000000"/>
          <w:w w:val="102"/>
          <w:sz w:val="19"/>
          <w:szCs w:val="19"/>
        </w:rPr>
        <w:t xml:space="preserve">- </w:t>
      </w:r>
      <w:proofErr w:type="spellStart"/>
      <w:r>
        <w:rPr>
          <w:rFonts w:ascii="Georgia" w:eastAsia="Georgia" w:hAnsi="Georgia" w:cs="Georgia"/>
          <w:color w:val="000000"/>
          <w:sz w:val="19"/>
          <w:szCs w:val="19"/>
        </w:rPr>
        <w:t>tive</w:t>
      </w:r>
      <w:proofErr w:type="spellEnd"/>
      <w:r>
        <w:rPr>
          <w:rFonts w:ascii="Georgia" w:eastAsia="Georgia" w:hAnsi="Georgia" w:cs="Georgia"/>
          <w:color w:val="000000"/>
          <w:spacing w:val="-6"/>
          <w:sz w:val="19"/>
          <w:szCs w:val="19"/>
        </w:rPr>
        <w:t xml:space="preserve"> </w:t>
      </w:r>
      <w:r>
        <w:rPr>
          <w:rFonts w:ascii="Georgia" w:eastAsia="Georgia" w:hAnsi="Georgia" w:cs="Georgia"/>
          <w:color w:val="000000"/>
          <w:sz w:val="19"/>
          <w:szCs w:val="19"/>
        </w:rPr>
        <w:t>image</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indices as</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potential</w:t>
      </w:r>
      <w:r>
        <w:rPr>
          <w:rFonts w:ascii="Georgia" w:eastAsia="Georgia" w:hAnsi="Georgia" w:cs="Georgia"/>
          <w:color w:val="000000"/>
          <w:spacing w:val="3"/>
          <w:sz w:val="19"/>
          <w:szCs w:val="19"/>
        </w:rPr>
        <w:t xml:space="preserve"> </w:t>
      </w:r>
      <w:r>
        <w:rPr>
          <w:rFonts w:ascii="Georgia" w:eastAsia="Georgia" w:hAnsi="Georgia" w:cs="Georgia"/>
          <w:color w:val="000000"/>
          <w:sz w:val="19"/>
          <w:szCs w:val="19"/>
        </w:rPr>
        <w:t>imaging</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biomarkers.</w:t>
      </w:r>
      <w:r>
        <w:rPr>
          <w:rFonts w:ascii="Georgia" w:eastAsia="Georgia" w:hAnsi="Georgia" w:cs="Georgia"/>
          <w:color w:val="000000"/>
          <w:spacing w:val="33"/>
          <w:sz w:val="19"/>
          <w:szCs w:val="19"/>
        </w:rPr>
        <w:t xml:space="preserve"> </w:t>
      </w:r>
      <w:r>
        <w:rPr>
          <w:rFonts w:ascii="Georgia" w:eastAsia="Georgia" w:hAnsi="Georgia" w:cs="Georgia"/>
          <w:color w:val="FF0000"/>
          <w:sz w:val="19"/>
          <w:szCs w:val="19"/>
        </w:rPr>
        <w:t>These</w:t>
      </w:r>
      <w:r>
        <w:rPr>
          <w:rFonts w:ascii="Georgia" w:eastAsia="Georgia" w:hAnsi="Georgia" w:cs="Georgia"/>
          <w:color w:val="FF0000"/>
          <w:spacing w:val="-2"/>
          <w:sz w:val="19"/>
          <w:szCs w:val="19"/>
        </w:rPr>
        <w:t xml:space="preserve"> </w:t>
      </w:r>
      <w:r>
        <w:rPr>
          <w:rFonts w:ascii="Georgia" w:eastAsia="Georgia" w:hAnsi="Georgia" w:cs="Georgia"/>
          <w:color w:val="FF0000"/>
          <w:sz w:val="19"/>
          <w:szCs w:val="19"/>
        </w:rPr>
        <w:t>efforts</w:t>
      </w:r>
      <w:r>
        <w:rPr>
          <w:rFonts w:ascii="Georgia" w:eastAsia="Georgia" w:hAnsi="Georgia" w:cs="Georgia"/>
          <w:color w:val="FF0000"/>
          <w:spacing w:val="-1"/>
          <w:sz w:val="19"/>
          <w:szCs w:val="19"/>
        </w:rPr>
        <w:t xml:space="preserve"> </w:t>
      </w:r>
      <w:r>
        <w:rPr>
          <w:rFonts w:ascii="Georgia" w:eastAsia="Georgia" w:hAnsi="Georgia" w:cs="Georgia"/>
          <w:color w:val="FF0000"/>
          <w:sz w:val="19"/>
          <w:szCs w:val="19"/>
        </w:rPr>
        <w:t>would</w:t>
      </w:r>
      <w:r>
        <w:rPr>
          <w:rFonts w:ascii="Georgia" w:eastAsia="Georgia" w:hAnsi="Georgia" w:cs="Georgia"/>
          <w:color w:val="FF0000"/>
          <w:spacing w:val="-2"/>
          <w:sz w:val="19"/>
          <w:szCs w:val="19"/>
        </w:rPr>
        <w:t xml:space="preserve"> </w:t>
      </w:r>
      <w:r>
        <w:rPr>
          <w:rFonts w:ascii="Georgia" w:eastAsia="Georgia" w:hAnsi="Georgia" w:cs="Georgia"/>
          <w:color w:val="FF0000"/>
          <w:sz w:val="19"/>
          <w:szCs w:val="19"/>
        </w:rPr>
        <w:t>facilitate</w:t>
      </w:r>
      <w:r>
        <w:rPr>
          <w:rFonts w:ascii="Georgia" w:eastAsia="Georgia" w:hAnsi="Georgia" w:cs="Georgia"/>
          <w:color w:val="FF0000"/>
          <w:spacing w:val="3"/>
          <w:sz w:val="19"/>
          <w:szCs w:val="19"/>
        </w:rPr>
        <w:t xml:space="preserve"> </w:t>
      </w:r>
      <w:r>
        <w:rPr>
          <w:rFonts w:ascii="Georgia" w:eastAsia="Georgia" w:hAnsi="Georgia" w:cs="Georgia"/>
          <w:color w:val="FF0000"/>
          <w:sz w:val="19"/>
          <w:szCs w:val="19"/>
        </w:rPr>
        <w:t>other</w:t>
      </w:r>
      <w:r>
        <w:rPr>
          <w:rFonts w:ascii="Georgia" w:eastAsia="Georgia" w:hAnsi="Georgia" w:cs="Georgia"/>
          <w:color w:val="FF0000"/>
          <w:spacing w:val="-3"/>
          <w:sz w:val="19"/>
          <w:szCs w:val="19"/>
        </w:rPr>
        <w:t xml:space="preserve"> </w:t>
      </w:r>
      <w:r>
        <w:rPr>
          <w:rFonts w:ascii="Georgia" w:eastAsia="Georgia" w:hAnsi="Georgia" w:cs="Georgia"/>
          <w:color w:val="FF0000"/>
          <w:sz w:val="19"/>
          <w:szCs w:val="19"/>
        </w:rPr>
        <w:t>NIH-sponsored</w:t>
      </w:r>
      <w:r>
        <w:rPr>
          <w:rFonts w:ascii="Georgia" w:eastAsia="Georgia" w:hAnsi="Georgia" w:cs="Georgia"/>
          <w:color w:val="FF0000"/>
          <w:spacing w:val="14"/>
          <w:sz w:val="19"/>
          <w:szCs w:val="19"/>
        </w:rPr>
        <w:t xml:space="preserve"> </w:t>
      </w:r>
      <w:r>
        <w:rPr>
          <w:rFonts w:ascii="Georgia" w:eastAsia="Georgia" w:hAnsi="Georgia" w:cs="Georgia"/>
          <w:color w:val="FF0000"/>
          <w:sz w:val="19"/>
          <w:szCs w:val="19"/>
        </w:rPr>
        <w:t>projects</w:t>
      </w:r>
      <w:r>
        <w:rPr>
          <w:rFonts w:ascii="Georgia" w:eastAsia="Georgia" w:hAnsi="Georgia" w:cs="Georgia"/>
          <w:color w:val="FF0000"/>
          <w:spacing w:val="2"/>
          <w:sz w:val="19"/>
          <w:szCs w:val="19"/>
        </w:rPr>
        <w:t xml:space="preserve"> </w:t>
      </w:r>
      <w:r>
        <w:rPr>
          <w:rFonts w:ascii="Georgia" w:eastAsia="Georgia" w:hAnsi="Georgia" w:cs="Georgia"/>
          <w:color w:val="FF0000"/>
          <w:sz w:val="19"/>
          <w:szCs w:val="19"/>
        </w:rPr>
        <w:t>which</w:t>
      </w:r>
      <w:r>
        <w:rPr>
          <w:rFonts w:ascii="Georgia" w:eastAsia="Georgia" w:hAnsi="Georgia" w:cs="Georgia"/>
          <w:color w:val="FF0000"/>
          <w:spacing w:val="-2"/>
          <w:sz w:val="19"/>
          <w:szCs w:val="19"/>
        </w:rPr>
        <w:t xml:space="preserve"> </w:t>
      </w:r>
      <w:r>
        <w:rPr>
          <w:rFonts w:ascii="Georgia" w:eastAsia="Georgia" w:hAnsi="Georgia" w:cs="Georgia"/>
          <w:color w:val="FF0000"/>
          <w:w w:val="102"/>
          <w:sz w:val="19"/>
          <w:szCs w:val="19"/>
        </w:rPr>
        <w:t xml:space="preserve">interface </w:t>
      </w:r>
      <w:r>
        <w:rPr>
          <w:rFonts w:ascii="Georgia" w:eastAsia="Georgia" w:hAnsi="Georgia" w:cs="Georgia"/>
          <w:color w:val="FF0000"/>
          <w:sz w:val="19"/>
          <w:szCs w:val="19"/>
        </w:rPr>
        <w:t>specific</w:t>
      </w:r>
      <w:r>
        <w:rPr>
          <w:rFonts w:ascii="Georgia" w:eastAsia="Georgia" w:hAnsi="Georgia" w:cs="Georgia"/>
          <w:color w:val="FF0000"/>
          <w:spacing w:val="18"/>
          <w:sz w:val="19"/>
          <w:szCs w:val="19"/>
        </w:rPr>
        <w:t xml:space="preserve"> </w:t>
      </w:r>
      <w:r>
        <w:rPr>
          <w:rFonts w:ascii="Georgia" w:eastAsia="Georgia" w:hAnsi="Georgia" w:cs="Georgia"/>
          <w:color w:val="FF0000"/>
          <w:sz w:val="19"/>
          <w:szCs w:val="19"/>
        </w:rPr>
        <w:t>pulmonary</w:t>
      </w:r>
      <w:r>
        <w:rPr>
          <w:rFonts w:ascii="Georgia" w:eastAsia="Georgia" w:hAnsi="Georgia" w:cs="Georgia"/>
          <w:color w:val="FF0000"/>
          <w:spacing w:val="23"/>
          <w:sz w:val="19"/>
          <w:szCs w:val="19"/>
        </w:rPr>
        <w:t xml:space="preserve"> </w:t>
      </w:r>
      <w:r>
        <w:rPr>
          <w:rFonts w:ascii="Georgia" w:eastAsia="Georgia" w:hAnsi="Georgia" w:cs="Georgia"/>
          <w:color w:val="FF0000"/>
          <w:sz w:val="19"/>
          <w:szCs w:val="19"/>
        </w:rPr>
        <w:t>algorithms</w:t>
      </w:r>
      <w:r>
        <w:rPr>
          <w:rFonts w:ascii="Georgia" w:eastAsia="Georgia" w:hAnsi="Georgia" w:cs="Georgia"/>
          <w:color w:val="FF0000"/>
          <w:spacing w:val="23"/>
          <w:sz w:val="19"/>
          <w:szCs w:val="19"/>
        </w:rPr>
        <w:t xml:space="preserve"> </w:t>
      </w:r>
      <w:r>
        <w:rPr>
          <w:rFonts w:ascii="Georgia" w:eastAsia="Georgia" w:hAnsi="Georgia" w:cs="Georgia"/>
          <w:color w:val="FF0000"/>
          <w:sz w:val="19"/>
          <w:szCs w:val="19"/>
        </w:rPr>
        <w:t>(e.g.,</w:t>
      </w:r>
      <w:r>
        <w:rPr>
          <w:rFonts w:ascii="Georgia" w:eastAsia="Georgia" w:hAnsi="Georgia" w:cs="Georgia"/>
          <w:color w:val="FF0000"/>
          <w:spacing w:val="14"/>
          <w:sz w:val="19"/>
          <w:szCs w:val="19"/>
        </w:rPr>
        <w:t xml:space="preserve"> </w:t>
      </w:r>
      <w:ins w:id="6" w:author="James Gee" w:date="2016-07-19T10:31:00Z">
        <w:r w:rsidR="009B6FDF">
          <w:rPr>
            <w:rFonts w:ascii="Georgia" w:eastAsia="Georgia" w:hAnsi="Georgia" w:cs="Georgia"/>
            <w:color w:val="FF0000"/>
            <w:spacing w:val="14"/>
            <w:sz w:val="19"/>
            <w:szCs w:val="19"/>
          </w:rPr>
          <w:t xml:space="preserve">CT </w:t>
        </w:r>
      </w:ins>
      <w:r>
        <w:rPr>
          <w:rFonts w:ascii="Georgia" w:eastAsia="Georgia" w:hAnsi="Georgia" w:cs="Georgia"/>
          <w:color w:val="FF0000"/>
          <w:sz w:val="19"/>
          <w:szCs w:val="19"/>
        </w:rPr>
        <w:t>nodule</w:t>
      </w:r>
      <w:r>
        <w:rPr>
          <w:rFonts w:ascii="Georgia" w:eastAsia="Georgia" w:hAnsi="Georgia" w:cs="Georgia"/>
          <w:color w:val="FF0000"/>
          <w:spacing w:val="17"/>
          <w:sz w:val="19"/>
          <w:szCs w:val="19"/>
        </w:rPr>
        <w:t xml:space="preserve"> </w:t>
      </w:r>
      <w:r>
        <w:rPr>
          <w:rFonts w:ascii="Georgia" w:eastAsia="Georgia" w:hAnsi="Georgia" w:cs="Georgia"/>
          <w:color w:val="FF0000"/>
          <w:sz w:val="19"/>
          <w:szCs w:val="19"/>
        </w:rPr>
        <w:t>detection)</w:t>
      </w:r>
      <w:r>
        <w:rPr>
          <w:rFonts w:ascii="Georgia" w:eastAsia="Georgia" w:hAnsi="Georgia" w:cs="Georgia"/>
          <w:color w:val="FF0000"/>
          <w:spacing w:val="22"/>
          <w:sz w:val="19"/>
          <w:szCs w:val="19"/>
        </w:rPr>
        <w:t xml:space="preserve"> </w:t>
      </w:r>
      <w:r>
        <w:rPr>
          <w:rFonts w:ascii="Georgia" w:eastAsia="Georgia" w:hAnsi="Georgia" w:cs="Georgia"/>
          <w:color w:val="FF0000"/>
          <w:sz w:val="19"/>
          <w:szCs w:val="19"/>
        </w:rPr>
        <w:t>with</w:t>
      </w:r>
      <w:r>
        <w:rPr>
          <w:rFonts w:ascii="Georgia" w:eastAsia="Georgia" w:hAnsi="Georgia" w:cs="Georgia"/>
          <w:color w:val="FF0000"/>
          <w:spacing w:val="12"/>
          <w:sz w:val="19"/>
          <w:szCs w:val="19"/>
        </w:rPr>
        <w:t xml:space="preserve"> </w:t>
      </w:r>
      <w:r>
        <w:rPr>
          <w:rFonts w:ascii="Georgia" w:eastAsia="Georgia" w:hAnsi="Georgia" w:cs="Georgia"/>
          <w:color w:val="FF0000"/>
          <w:sz w:val="19"/>
          <w:szCs w:val="19"/>
        </w:rPr>
        <w:t>clinical</w:t>
      </w:r>
      <w:r>
        <w:rPr>
          <w:rFonts w:ascii="Georgia" w:eastAsia="Georgia" w:hAnsi="Georgia" w:cs="Georgia"/>
          <w:color w:val="FF0000"/>
          <w:spacing w:val="17"/>
          <w:sz w:val="19"/>
          <w:szCs w:val="19"/>
        </w:rPr>
        <w:t xml:space="preserve"> </w:t>
      </w:r>
      <w:r>
        <w:rPr>
          <w:rFonts w:ascii="Georgia" w:eastAsia="Georgia" w:hAnsi="Georgia" w:cs="Georgia"/>
          <w:color w:val="FF0000"/>
          <w:sz w:val="19"/>
          <w:szCs w:val="19"/>
        </w:rPr>
        <w:t>and</w:t>
      </w:r>
      <w:r>
        <w:rPr>
          <w:rFonts w:ascii="Georgia" w:eastAsia="Georgia" w:hAnsi="Georgia" w:cs="Georgia"/>
          <w:color w:val="FF0000"/>
          <w:spacing w:val="11"/>
          <w:sz w:val="19"/>
          <w:szCs w:val="19"/>
        </w:rPr>
        <w:t xml:space="preserve"> </w:t>
      </w:r>
      <w:r>
        <w:rPr>
          <w:rFonts w:ascii="Georgia" w:eastAsia="Georgia" w:hAnsi="Georgia" w:cs="Georgia"/>
          <w:color w:val="FF0000"/>
          <w:sz w:val="19"/>
          <w:szCs w:val="19"/>
        </w:rPr>
        <w:t>research</w:t>
      </w:r>
      <w:r>
        <w:rPr>
          <w:rFonts w:ascii="Georgia" w:eastAsia="Georgia" w:hAnsi="Georgia" w:cs="Georgia"/>
          <w:color w:val="FF0000"/>
          <w:spacing w:val="19"/>
          <w:sz w:val="19"/>
          <w:szCs w:val="19"/>
        </w:rPr>
        <w:t xml:space="preserve"> </w:t>
      </w:r>
      <w:r>
        <w:rPr>
          <w:rFonts w:ascii="Georgia" w:eastAsia="Georgia" w:hAnsi="Georgia" w:cs="Georgia"/>
          <w:color w:val="FF0000"/>
          <w:sz w:val="19"/>
          <w:szCs w:val="19"/>
        </w:rPr>
        <w:t xml:space="preserve">applications. </w:t>
      </w:r>
      <w:r>
        <w:rPr>
          <w:rFonts w:ascii="Georgia" w:eastAsia="Georgia" w:hAnsi="Georgia" w:cs="Georgia"/>
          <w:color w:val="FF0000"/>
          <w:spacing w:val="4"/>
          <w:sz w:val="19"/>
          <w:szCs w:val="19"/>
        </w:rPr>
        <w:t xml:space="preserve"> </w:t>
      </w:r>
      <w:r>
        <w:rPr>
          <w:rFonts w:ascii="Georgia" w:eastAsia="Georgia" w:hAnsi="Georgia" w:cs="Georgia"/>
          <w:color w:val="000000"/>
          <w:sz w:val="19"/>
          <w:szCs w:val="19"/>
        </w:rPr>
        <w:t>In</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addition</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to</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0"/>
          <w:sz w:val="19"/>
          <w:szCs w:val="19"/>
        </w:rPr>
        <w:t xml:space="preserve"> </w:t>
      </w:r>
      <w:r>
        <w:rPr>
          <w:rFonts w:ascii="Georgia" w:eastAsia="Georgia" w:hAnsi="Georgia" w:cs="Georgia"/>
          <w:color w:val="000000"/>
          <w:w w:val="102"/>
          <w:sz w:val="19"/>
          <w:szCs w:val="19"/>
        </w:rPr>
        <w:t xml:space="preserve">software, </w:t>
      </w:r>
      <w:r>
        <w:rPr>
          <w:rFonts w:ascii="Georgia" w:eastAsia="Georgia" w:hAnsi="Georgia" w:cs="Georgia"/>
          <w:color w:val="000000"/>
          <w:sz w:val="19"/>
          <w:szCs w:val="19"/>
        </w:rPr>
        <w:t>we</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will</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provide</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scripts,</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documentation,</w:t>
      </w:r>
      <w:r>
        <w:rPr>
          <w:rFonts w:ascii="Georgia" w:eastAsia="Georgia" w:hAnsi="Georgia" w:cs="Georgia"/>
          <w:color w:val="000000"/>
          <w:spacing w:val="35"/>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tutorial</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materials</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consistent</w:t>
      </w:r>
      <w:r>
        <w:rPr>
          <w:rFonts w:ascii="Georgia" w:eastAsia="Georgia" w:hAnsi="Georgia" w:cs="Georgia"/>
          <w:color w:val="000000"/>
          <w:spacing w:val="24"/>
          <w:sz w:val="19"/>
          <w:szCs w:val="19"/>
        </w:rPr>
        <w:t xml:space="preserve"> </w:t>
      </w:r>
      <w:r>
        <w:rPr>
          <w:rFonts w:ascii="Georgia" w:eastAsia="Georgia" w:hAnsi="Georgia" w:cs="Georgia"/>
          <w:color w:val="000000"/>
          <w:sz w:val="19"/>
          <w:szCs w:val="19"/>
        </w:rPr>
        <w:t>with</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open-science</w:t>
      </w:r>
      <w:r>
        <w:rPr>
          <w:rFonts w:ascii="Georgia" w:eastAsia="Georgia" w:hAnsi="Georgia" w:cs="Georgia"/>
          <w:color w:val="000000"/>
          <w:spacing w:val="29"/>
          <w:sz w:val="19"/>
          <w:szCs w:val="19"/>
        </w:rPr>
        <w:t xml:space="preserve"> </w:t>
      </w:r>
      <w:r>
        <w:rPr>
          <w:rFonts w:ascii="Georgia" w:eastAsia="Georgia" w:hAnsi="Georgia" w:cs="Georgia"/>
          <w:color w:val="000000"/>
          <w:sz w:val="19"/>
          <w:szCs w:val="19"/>
        </w:rPr>
        <w:t xml:space="preserve">principles. </w:t>
      </w:r>
      <w:r>
        <w:rPr>
          <w:rFonts w:ascii="Georgia" w:eastAsia="Georgia" w:hAnsi="Georgia" w:cs="Georgia"/>
          <w:color w:val="000000"/>
          <w:spacing w:val="7"/>
          <w:sz w:val="19"/>
          <w:szCs w:val="19"/>
        </w:rPr>
        <w:t xml:space="preserve"> </w:t>
      </w:r>
      <w:r>
        <w:rPr>
          <w:rFonts w:ascii="Georgia" w:eastAsia="Georgia" w:hAnsi="Georgia" w:cs="Georgia"/>
          <w:color w:val="000000"/>
          <w:sz w:val="19"/>
          <w:szCs w:val="19"/>
        </w:rPr>
        <w:t>Formally,</w:t>
      </w:r>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this</w:t>
      </w:r>
      <w:r>
        <w:rPr>
          <w:rFonts w:ascii="Georgia" w:eastAsia="Georgia" w:hAnsi="Georgia" w:cs="Georgia"/>
          <w:color w:val="000000"/>
          <w:spacing w:val="13"/>
          <w:sz w:val="19"/>
          <w:szCs w:val="19"/>
        </w:rPr>
        <w:t xml:space="preserve"> </w:t>
      </w:r>
      <w:r>
        <w:rPr>
          <w:rFonts w:ascii="Georgia" w:eastAsia="Georgia" w:hAnsi="Georgia" w:cs="Georgia"/>
          <w:color w:val="000000"/>
          <w:w w:val="102"/>
          <w:sz w:val="19"/>
          <w:szCs w:val="19"/>
        </w:rPr>
        <w:t>project is</w:t>
      </w:r>
      <w:r>
        <w:rPr>
          <w:rFonts w:ascii="Georgia" w:eastAsia="Georgia" w:hAnsi="Georgia" w:cs="Georgia"/>
          <w:color w:val="000000"/>
          <w:spacing w:val="1"/>
          <w:sz w:val="19"/>
          <w:szCs w:val="19"/>
        </w:rPr>
        <w:t xml:space="preserve"> </w:t>
      </w:r>
      <w:r>
        <w:rPr>
          <w:rFonts w:ascii="Georgia" w:eastAsia="Georgia" w:hAnsi="Georgia" w:cs="Georgia"/>
          <w:color w:val="000000"/>
          <w:sz w:val="19"/>
          <w:szCs w:val="19"/>
        </w:rPr>
        <w:t>defined</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by</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6"/>
          <w:sz w:val="19"/>
          <w:szCs w:val="19"/>
        </w:rPr>
        <w:t xml:space="preserve"> </w:t>
      </w:r>
      <w:r>
        <w:rPr>
          <w:rFonts w:ascii="Georgia" w:eastAsia="Georgia" w:hAnsi="Georgia" w:cs="Georgia"/>
          <w:color w:val="000000"/>
          <w:sz w:val="19"/>
          <w:szCs w:val="19"/>
        </w:rPr>
        <w:t>following</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specific</w:t>
      </w:r>
      <w:r>
        <w:rPr>
          <w:rFonts w:ascii="Georgia" w:eastAsia="Georgia" w:hAnsi="Georgia" w:cs="Georgia"/>
          <w:color w:val="000000"/>
          <w:spacing w:val="14"/>
          <w:sz w:val="19"/>
          <w:szCs w:val="19"/>
        </w:rPr>
        <w:t xml:space="preserve"> </w:t>
      </w:r>
      <w:r>
        <w:rPr>
          <w:rFonts w:ascii="Georgia" w:eastAsia="Georgia" w:hAnsi="Georgia" w:cs="Georgia"/>
          <w:color w:val="000000"/>
          <w:w w:val="102"/>
          <w:sz w:val="19"/>
          <w:szCs w:val="19"/>
        </w:rPr>
        <w:t>aims:</w:t>
      </w:r>
    </w:p>
    <w:p w14:paraId="2FF3B542" w14:textId="6F03849E" w:rsidR="00E61F9D" w:rsidRDefault="005C64D6">
      <w:pPr>
        <w:spacing w:before="59" w:after="0" w:line="277" w:lineRule="auto"/>
        <w:ind w:left="659" w:right="52" w:hanging="180"/>
        <w:jc w:val="both"/>
        <w:rPr>
          <w:rFonts w:ascii="Georgia" w:eastAsia="Georgia" w:hAnsi="Georgia" w:cs="Georgia"/>
          <w:sz w:val="19"/>
          <w:szCs w:val="19"/>
        </w:rPr>
      </w:pPr>
      <w:r>
        <w:rPr>
          <w:rFonts w:ascii="Georgia" w:eastAsia="Georgia" w:hAnsi="Georgia" w:cs="Georgia"/>
          <w:sz w:val="19"/>
          <w:szCs w:val="19"/>
        </w:rPr>
        <w:t xml:space="preserve">• </w:t>
      </w:r>
      <w:r>
        <w:rPr>
          <w:rFonts w:ascii="Georgia" w:eastAsia="Georgia" w:hAnsi="Georgia" w:cs="Georgia"/>
          <w:spacing w:val="19"/>
          <w:sz w:val="19"/>
          <w:szCs w:val="19"/>
        </w:rPr>
        <w:t xml:space="preserve"> </w:t>
      </w:r>
      <w:r>
        <w:rPr>
          <w:rFonts w:ascii="Georgia" w:eastAsia="Georgia" w:hAnsi="Georgia" w:cs="Georgia"/>
          <w:b/>
          <w:bCs/>
          <w:sz w:val="19"/>
          <w:szCs w:val="19"/>
        </w:rPr>
        <w:t>Specific</w:t>
      </w:r>
      <w:r>
        <w:rPr>
          <w:rFonts w:ascii="Georgia" w:eastAsia="Georgia" w:hAnsi="Georgia" w:cs="Georgia"/>
          <w:b/>
          <w:bCs/>
          <w:spacing w:val="35"/>
          <w:sz w:val="19"/>
          <w:szCs w:val="19"/>
        </w:rPr>
        <w:t xml:space="preserve"> </w:t>
      </w:r>
      <w:r>
        <w:rPr>
          <w:rFonts w:ascii="Georgia" w:eastAsia="Georgia" w:hAnsi="Georgia" w:cs="Georgia"/>
          <w:b/>
          <w:bCs/>
          <w:sz w:val="19"/>
          <w:szCs w:val="19"/>
        </w:rPr>
        <w:t>Aim</w:t>
      </w:r>
      <w:r>
        <w:rPr>
          <w:rFonts w:ascii="Georgia" w:eastAsia="Georgia" w:hAnsi="Georgia" w:cs="Georgia"/>
          <w:b/>
          <w:bCs/>
          <w:spacing w:val="28"/>
          <w:sz w:val="19"/>
          <w:szCs w:val="19"/>
        </w:rPr>
        <w:t xml:space="preserve"> </w:t>
      </w:r>
      <w:r>
        <w:rPr>
          <w:rFonts w:ascii="Georgia" w:eastAsia="Georgia" w:hAnsi="Georgia" w:cs="Georgia"/>
          <w:b/>
          <w:bCs/>
          <w:sz w:val="19"/>
          <w:szCs w:val="19"/>
        </w:rPr>
        <w:t xml:space="preserve">1: </w:t>
      </w:r>
      <w:r>
        <w:rPr>
          <w:rFonts w:ascii="Georgia" w:eastAsia="Georgia" w:hAnsi="Georgia" w:cs="Georgia"/>
          <w:b/>
          <w:bCs/>
          <w:spacing w:val="5"/>
          <w:sz w:val="19"/>
          <w:szCs w:val="19"/>
        </w:rPr>
        <w:t xml:space="preserve"> </w:t>
      </w:r>
      <w:r>
        <w:rPr>
          <w:rFonts w:ascii="Georgia" w:eastAsia="Georgia" w:hAnsi="Georgia" w:cs="Georgia"/>
          <w:b/>
          <w:bCs/>
          <w:sz w:val="19"/>
          <w:szCs w:val="19"/>
        </w:rPr>
        <w:t>Develop</w:t>
      </w:r>
      <w:r>
        <w:rPr>
          <w:rFonts w:ascii="Georgia" w:eastAsia="Georgia" w:hAnsi="Georgia" w:cs="Georgia"/>
          <w:b/>
          <w:bCs/>
          <w:spacing w:val="36"/>
          <w:sz w:val="19"/>
          <w:szCs w:val="19"/>
        </w:rPr>
        <w:t xml:space="preserve"> </w:t>
      </w:r>
      <w:r>
        <w:rPr>
          <w:rFonts w:ascii="Georgia" w:eastAsia="Georgia" w:hAnsi="Georgia" w:cs="Georgia"/>
          <w:b/>
          <w:bCs/>
          <w:sz w:val="19"/>
          <w:szCs w:val="19"/>
        </w:rPr>
        <w:t>ITK-Lung,</w:t>
      </w:r>
      <w:r>
        <w:rPr>
          <w:rFonts w:ascii="Georgia" w:eastAsia="Georgia" w:hAnsi="Georgia" w:cs="Georgia"/>
          <w:b/>
          <w:bCs/>
          <w:spacing w:val="45"/>
          <w:sz w:val="19"/>
          <w:szCs w:val="19"/>
        </w:rPr>
        <w:t xml:space="preserve"> </w:t>
      </w:r>
      <w:r>
        <w:rPr>
          <w:rFonts w:ascii="Georgia" w:eastAsia="Georgia" w:hAnsi="Georgia" w:cs="Georgia"/>
          <w:b/>
          <w:bCs/>
          <w:sz w:val="19"/>
          <w:szCs w:val="19"/>
        </w:rPr>
        <w:t>a</w:t>
      </w:r>
      <w:r>
        <w:rPr>
          <w:rFonts w:ascii="Georgia" w:eastAsia="Georgia" w:hAnsi="Georgia" w:cs="Georgia"/>
          <w:b/>
          <w:bCs/>
          <w:spacing w:val="22"/>
          <w:sz w:val="19"/>
          <w:szCs w:val="19"/>
        </w:rPr>
        <w:t xml:space="preserve"> </w:t>
      </w:r>
      <w:r>
        <w:rPr>
          <w:rFonts w:ascii="Georgia" w:eastAsia="Georgia" w:hAnsi="Georgia" w:cs="Georgia"/>
          <w:b/>
          <w:bCs/>
          <w:sz w:val="19"/>
          <w:szCs w:val="19"/>
        </w:rPr>
        <w:t>set</w:t>
      </w:r>
      <w:r>
        <w:rPr>
          <w:rFonts w:ascii="Georgia" w:eastAsia="Georgia" w:hAnsi="Georgia" w:cs="Georgia"/>
          <w:b/>
          <w:bCs/>
          <w:spacing w:val="26"/>
          <w:sz w:val="19"/>
          <w:szCs w:val="19"/>
        </w:rPr>
        <w:t xml:space="preserve"> </w:t>
      </w:r>
      <w:r>
        <w:rPr>
          <w:rFonts w:ascii="Georgia" w:eastAsia="Georgia" w:hAnsi="Georgia" w:cs="Georgia"/>
          <w:b/>
          <w:bCs/>
          <w:sz w:val="19"/>
          <w:szCs w:val="19"/>
        </w:rPr>
        <w:t>of</w:t>
      </w:r>
      <w:r>
        <w:rPr>
          <w:rFonts w:ascii="Georgia" w:eastAsia="Georgia" w:hAnsi="Georgia" w:cs="Georgia"/>
          <w:b/>
          <w:bCs/>
          <w:spacing w:val="24"/>
          <w:sz w:val="19"/>
          <w:szCs w:val="19"/>
        </w:rPr>
        <w:t xml:space="preserve"> </w:t>
      </w:r>
      <w:r>
        <w:rPr>
          <w:rFonts w:ascii="Georgia" w:eastAsia="Georgia" w:hAnsi="Georgia" w:cs="Georgia"/>
          <w:b/>
          <w:bCs/>
          <w:sz w:val="19"/>
          <w:szCs w:val="19"/>
        </w:rPr>
        <w:t>open-source</w:t>
      </w:r>
      <w:r>
        <w:rPr>
          <w:rFonts w:ascii="Georgia" w:eastAsia="Georgia" w:hAnsi="Georgia" w:cs="Georgia"/>
          <w:b/>
          <w:bCs/>
          <w:spacing w:val="44"/>
          <w:sz w:val="19"/>
          <w:szCs w:val="19"/>
        </w:rPr>
        <w:t xml:space="preserve"> </w:t>
      </w:r>
      <w:r>
        <w:rPr>
          <w:rFonts w:ascii="Georgia" w:eastAsia="Georgia" w:hAnsi="Georgia" w:cs="Georgia"/>
          <w:b/>
          <w:bCs/>
          <w:sz w:val="19"/>
          <w:szCs w:val="19"/>
        </w:rPr>
        <w:t>software</w:t>
      </w:r>
      <w:r>
        <w:rPr>
          <w:rFonts w:ascii="Georgia" w:eastAsia="Georgia" w:hAnsi="Georgia" w:cs="Georgia"/>
          <w:b/>
          <w:bCs/>
          <w:spacing w:val="37"/>
          <w:sz w:val="19"/>
          <w:szCs w:val="19"/>
        </w:rPr>
        <w:t xml:space="preserve"> </w:t>
      </w:r>
      <w:r>
        <w:rPr>
          <w:rFonts w:ascii="Georgia" w:eastAsia="Georgia" w:hAnsi="Georgia" w:cs="Georgia"/>
          <w:b/>
          <w:bCs/>
          <w:sz w:val="19"/>
          <w:szCs w:val="19"/>
        </w:rPr>
        <w:t>tools</w:t>
      </w:r>
      <w:r>
        <w:rPr>
          <w:rFonts w:ascii="Georgia" w:eastAsia="Georgia" w:hAnsi="Georgia" w:cs="Georgia"/>
          <w:b/>
          <w:bCs/>
          <w:spacing w:val="30"/>
          <w:sz w:val="19"/>
          <w:szCs w:val="19"/>
        </w:rPr>
        <w:t xml:space="preserve"> </w:t>
      </w:r>
      <w:r>
        <w:rPr>
          <w:rFonts w:ascii="Georgia" w:eastAsia="Georgia" w:hAnsi="Georgia" w:cs="Georgia"/>
          <w:b/>
          <w:bCs/>
          <w:sz w:val="19"/>
          <w:szCs w:val="19"/>
        </w:rPr>
        <w:t>for</w:t>
      </w:r>
      <w:r>
        <w:rPr>
          <w:rFonts w:ascii="Georgia" w:eastAsia="Georgia" w:hAnsi="Georgia" w:cs="Georgia"/>
          <w:b/>
          <w:bCs/>
          <w:spacing w:val="26"/>
          <w:sz w:val="19"/>
          <w:szCs w:val="19"/>
        </w:rPr>
        <w:t xml:space="preserve"> </w:t>
      </w:r>
      <w:r>
        <w:rPr>
          <w:rFonts w:ascii="Georgia" w:eastAsia="Georgia" w:hAnsi="Georgia" w:cs="Georgia"/>
          <w:b/>
          <w:bCs/>
          <w:sz w:val="19"/>
          <w:szCs w:val="19"/>
        </w:rPr>
        <w:t>CT,</w:t>
      </w:r>
      <w:r>
        <w:rPr>
          <w:rFonts w:ascii="Georgia" w:eastAsia="Georgia" w:hAnsi="Georgia" w:cs="Georgia"/>
          <w:b/>
          <w:bCs/>
          <w:spacing w:val="27"/>
          <w:sz w:val="19"/>
          <w:szCs w:val="19"/>
        </w:rPr>
        <w:t xml:space="preserve"> </w:t>
      </w:r>
      <w:r>
        <w:rPr>
          <w:rFonts w:ascii="Georgia" w:eastAsia="Georgia" w:hAnsi="Georgia" w:cs="Georgia"/>
          <w:b/>
          <w:bCs/>
          <w:sz w:val="19"/>
          <w:szCs w:val="19"/>
        </w:rPr>
        <w:t>PET,</w:t>
      </w:r>
      <w:r>
        <w:rPr>
          <w:rFonts w:ascii="Georgia" w:eastAsia="Georgia" w:hAnsi="Georgia" w:cs="Georgia"/>
          <w:b/>
          <w:bCs/>
          <w:spacing w:val="29"/>
          <w:sz w:val="19"/>
          <w:szCs w:val="19"/>
        </w:rPr>
        <w:t xml:space="preserve"> </w:t>
      </w:r>
      <w:r>
        <w:rPr>
          <w:rFonts w:ascii="Georgia" w:eastAsia="Georgia" w:hAnsi="Georgia" w:cs="Georgia"/>
          <w:b/>
          <w:bCs/>
          <w:sz w:val="19"/>
          <w:szCs w:val="19"/>
        </w:rPr>
        <w:t>proton,</w:t>
      </w:r>
      <w:r>
        <w:rPr>
          <w:rFonts w:ascii="Georgia" w:eastAsia="Georgia" w:hAnsi="Georgia" w:cs="Georgia"/>
          <w:b/>
          <w:bCs/>
          <w:spacing w:val="40"/>
          <w:sz w:val="19"/>
          <w:szCs w:val="19"/>
        </w:rPr>
        <w:t xml:space="preserve"> </w:t>
      </w:r>
      <w:r>
        <w:rPr>
          <w:rFonts w:ascii="Georgia" w:eastAsia="Georgia" w:hAnsi="Georgia" w:cs="Georgia"/>
          <w:b/>
          <w:bCs/>
          <w:sz w:val="19"/>
          <w:szCs w:val="19"/>
        </w:rPr>
        <w:t>and</w:t>
      </w:r>
      <w:r>
        <w:rPr>
          <w:rFonts w:ascii="Georgia" w:eastAsia="Georgia" w:hAnsi="Georgia" w:cs="Georgia"/>
          <w:b/>
          <w:bCs/>
          <w:spacing w:val="27"/>
          <w:sz w:val="19"/>
          <w:szCs w:val="19"/>
        </w:rPr>
        <w:t xml:space="preserve"> </w:t>
      </w:r>
      <w:r>
        <w:rPr>
          <w:rFonts w:ascii="Georgia" w:eastAsia="Georgia" w:hAnsi="Georgia" w:cs="Georgia"/>
          <w:b/>
          <w:bCs/>
          <w:w w:val="102"/>
          <w:sz w:val="19"/>
          <w:szCs w:val="19"/>
        </w:rPr>
        <w:t xml:space="preserve">He-3 </w:t>
      </w:r>
      <w:r>
        <w:rPr>
          <w:rFonts w:ascii="Georgia" w:eastAsia="Georgia" w:hAnsi="Georgia" w:cs="Georgia"/>
          <w:b/>
          <w:bCs/>
          <w:sz w:val="19"/>
          <w:szCs w:val="19"/>
        </w:rPr>
        <w:t>pulmonary</w:t>
      </w:r>
      <w:r>
        <w:rPr>
          <w:rFonts w:ascii="Georgia" w:eastAsia="Georgia" w:hAnsi="Georgia" w:cs="Georgia"/>
          <w:b/>
          <w:bCs/>
          <w:spacing w:val="42"/>
          <w:sz w:val="19"/>
          <w:szCs w:val="19"/>
        </w:rPr>
        <w:t xml:space="preserve"> </w:t>
      </w:r>
      <w:proofErr w:type="gramStart"/>
      <w:r>
        <w:rPr>
          <w:rFonts w:ascii="Georgia" w:eastAsia="Georgia" w:hAnsi="Georgia" w:cs="Georgia"/>
          <w:b/>
          <w:bCs/>
          <w:sz w:val="19"/>
          <w:szCs w:val="19"/>
        </w:rPr>
        <w:t>computational  analysis</w:t>
      </w:r>
      <w:proofErr w:type="gramEnd"/>
      <w:r>
        <w:rPr>
          <w:rFonts w:ascii="Georgia" w:eastAsia="Georgia" w:hAnsi="Georgia" w:cs="Georgia"/>
          <w:b/>
          <w:bCs/>
          <w:sz w:val="19"/>
          <w:szCs w:val="19"/>
        </w:rPr>
        <w:t xml:space="preserve">. </w:t>
      </w:r>
      <w:r>
        <w:rPr>
          <w:rFonts w:ascii="Georgia" w:eastAsia="Georgia" w:hAnsi="Georgia" w:cs="Georgia"/>
          <w:b/>
          <w:bCs/>
          <w:spacing w:val="36"/>
          <w:sz w:val="19"/>
          <w:szCs w:val="19"/>
        </w:rPr>
        <w:t xml:space="preserve"> </w:t>
      </w:r>
      <w:r>
        <w:rPr>
          <w:rFonts w:ascii="Georgia" w:eastAsia="Georgia" w:hAnsi="Georgia" w:cs="Georgia"/>
          <w:sz w:val="19"/>
          <w:szCs w:val="19"/>
        </w:rPr>
        <w:t>These</w:t>
      </w:r>
      <w:r>
        <w:rPr>
          <w:rFonts w:ascii="Georgia" w:eastAsia="Georgia" w:hAnsi="Georgia" w:cs="Georgia"/>
          <w:spacing w:val="29"/>
          <w:sz w:val="19"/>
          <w:szCs w:val="19"/>
        </w:rPr>
        <w:t xml:space="preserve"> </w:t>
      </w:r>
      <w:r>
        <w:rPr>
          <w:rFonts w:ascii="Georgia" w:eastAsia="Georgia" w:hAnsi="Georgia" w:cs="Georgia"/>
          <w:sz w:val="19"/>
          <w:szCs w:val="19"/>
        </w:rPr>
        <w:t>open-source</w:t>
      </w:r>
      <w:r>
        <w:rPr>
          <w:rFonts w:ascii="Georgia" w:eastAsia="Georgia" w:hAnsi="Georgia" w:cs="Georgia"/>
          <w:spacing w:val="40"/>
          <w:sz w:val="19"/>
          <w:szCs w:val="19"/>
        </w:rPr>
        <w:t xml:space="preserve"> </w:t>
      </w:r>
      <w:r>
        <w:rPr>
          <w:rFonts w:ascii="Georgia" w:eastAsia="Georgia" w:hAnsi="Georgia" w:cs="Georgia"/>
          <w:sz w:val="19"/>
          <w:szCs w:val="19"/>
        </w:rPr>
        <w:t>software</w:t>
      </w:r>
      <w:r>
        <w:rPr>
          <w:rFonts w:ascii="Georgia" w:eastAsia="Georgia" w:hAnsi="Georgia" w:cs="Georgia"/>
          <w:spacing w:val="33"/>
          <w:sz w:val="19"/>
          <w:szCs w:val="19"/>
        </w:rPr>
        <w:t xml:space="preserve"> </w:t>
      </w:r>
      <w:r>
        <w:rPr>
          <w:rFonts w:ascii="Georgia" w:eastAsia="Georgia" w:hAnsi="Georgia" w:cs="Georgia"/>
          <w:sz w:val="19"/>
          <w:szCs w:val="19"/>
        </w:rPr>
        <w:t>tools</w:t>
      </w:r>
      <w:r>
        <w:rPr>
          <w:rFonts w:ascii="Georgia" w:eastAsia="Georgia" w:hAnsi="Georgia" w:cs="Georgia"/>
          <w:spacing w:val="28"/>
          <w:sz w:val="19"/>
          <w:szCs w:val="19"/>
        </w:rPr>
        <w:t xml:space="preserve"> </w:t>
      </w:r>
      <w:r>
        <w:rPr>
          <w:rFonts w:ascii="Georgia" w:eastAsia="Georgia" w:hAnsi="Georgia" w:cs="Georgia"/>
          <w:color w:val="FF0000"/>
          <w:sz w:val="19"/>
          <w:szCs w:val="19"/>
        </w:rPr>
        <w:t>based</w:t>
      </w:r>
      <w:r>
        <w:rPr>
          <w:rFonts w:ascii="Georgia" w:eastAsia="Georgia" w:hAnsi="Georgia" w:cs="Georgia"/>
          <w:color w:val="FF0000"/>
          <w:spacing w:val="29"/>
          <w:sz w:val="19"/>
          <w:szCs w:val="19"/>
        </w:rPr>
        <w:t xml:space="preserve"> </w:t>
      </w:r>
      <w:r>
        <w:rPr>
          <w:rFonts w:ascii="Georgia" w:eastAsia="Georgia" w:hAnsi="Georgia" w:cs="Georgia"/>
          <w:color w:val="FF0000"/>
          <w:sz w:val="19"/>
          <w:szCs w:val="19"/>
        </w:rPr>
        <w:t>on</w:t>
      </w:r>
      <w:r>
        <w:rPr>
          <w:rFonts w:ascii="Georgia" w:eastAsia="Georgia" w:hAnsi="Georgia" w:cs="Georgia"/>
          <w:color w:val="FF0000"/>
          <w:spacing w:val="23"/>
          <w:sz w:val="19"/>
          <w:szCs w:val="19"/>
        </w:rPr>
        <w:t xml:space="preserve"> </w:t>
      </w:r>
      <w:r>
        <w:rPr>
          <w:rFonts w:ascii="Georgia" w:eastAsia="Georgia" w:hAnsi="Georgia" w:cs="Georgia"/>
          <w:color w:val="FF0000"/>
          <w:sz w:val="19"/>
          <w:szCs w:val="19"/>
        </w:rPr>
        <w:t>selected</w:t>
      </w:r>
      <w:r>
        <w:rPr>
          <w:rFonts w:ascii="Georgia" w:eastAsia="Georgia" w:hAnsi="Georgia" w:cs="Georgia"/>
          <w:color w:val="FF0000"/>
          <w:spacing w:val="32"/>
          <w:sz w:val="19"/>
          <w:szCs w:val="19"/>
        </w:rPr>
        <w:t xml:space="preserve"> </w:t>
      </w:r>
      <w:r>
        <w:rPr>
          <w:rFonts w:ascii="Georgia" w:eastAsia="Georgia" w:hAnsi="Georgia" w:cs="Georgia"/>
          <w:color w:val="FF0000"/>
          <w:sz w:val="19"/>
          <w:szCs w:val="19"/>
        </w:rPr>
        <w:t>algorithms</w:t>
      </w:r>
      <w:r>
        <w:rPr>
          <w:rFonts w:ascii="Georgia" w:eastAsia="Georgia" w:hAnsi="Georgia" w:cs="Georgia"/>
          <w:color w:val="FF0000"/>
          <w:spacing w:val="38"/>
          <w:sz w:val="19"/>
          <w:szCs w:val="19"/>
        </w:rPr>
        <w:t xml:space="preserve"> </w:t>
      </w:r>
      <w:r>
        <w:rPr>
          <w:rFonts w:ascii="Georgia" w:eastAsia="Georgia" w:hAnsi="Georgia" w:cs="Georgia"/>
          <w:color w:val="000000"/>
          <w:sz w:val="19"/>
          <w:szCs w:val="19"/>
        </w:rPr>
        <w:t>will</w:t>
      </w:r>
      <w:r>
        <w:rPr>
          <w:rFonts w:ascii="Georgia" w:eastAsia="Georgia" w:hAnsi="Georgia" w:cs="Georgia"/>
          <w:color w:val="000000"/>
          <w:spacing w:val="25"/>
          <w:sz w:val="19"/>
          <w:szCs w:val="19"/>
        </w:rPr>
        <w:t xml:space="preserve"> </w:t>
      </w:r>
      <w:proofErr w:type="spellStart"/>
      <w:r>
        <w:rPr>
          <w:rFonts w:ascii="Georgia" w:eastAsia="Georgia" w:hAnsi="Georgia" w:cs="Georgia"/>
          <w:color w:val="000000"/>
          <w:w w:val="102"/>
          <w:sz w:val="19"/>
          <w:szCs w:val="19"/>
        </w:rPr>
        <w:t>specifi</w:t>
      </w:r>
      <w:proofErr w:type="spellEnd"/>
      <w:r>
        <w:rPr>
          <w:rFonts w:ascii="Georgia" w:eastAsia="Georgia" w:hAnsi="Georgia" w:cs="Georgia"/>
          <w:color w:val="000000"/>
          <w:w w:val="102"/>
          <w:sz w:val="19"/>
          <w:szCs w:val="19"/>
        </w:rPr>
        <w:t xml:space="preserve">- </w:t>
      </w:r>
      <w:proofErr w:type="spellStart"/>
      <w:r>
        <w:rPr>
          <w:rFonts w:ascii="Georgia" w:eastAsia="Georgia" w:hAnsi="Georgia" w:cs="Georgia"/>
          <w:color w:val="000000"/>
          <w:sz w:val="19"/>
          <w:szCs w:val="19"/>
        </w:rPr>
        <w:t>cally</w:t>
      </w:r>
      <w:proofErr w:type="spellEnd"/>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target</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pulmonary</w:t>
      </w:r>
      <w:r>
        <w:rPr>
          <w:rFonts w:ascii="Georgia" w:eastAsia="Georgia" w:hAnsi="Georgia" w:cs="Georgia"/>
          <w:color w:val="000000"/>
          <w:spacing w:val="27"/>
          <w:sz w:val="19"/>
          <w:szCs w:val="19"/>
        </w:rPr>
        <w:t xml:space="preserve"> </w:t>
      </w:r>
      <w:r>
        <w:rPr>
          <w:rFonts w:ascii="Georgia" w:eastAsia="Georgia" w:hAnsi="Georgia" w:cs="Georgia"/>
          <w:color w:val="000000"/>
          <w:sz w:val="19"/>
          <w:szCs w:val="19"/>
        </w:rPr>
        <w:t>image</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analysis</w:t>
      </w:r>
      <w:r>
        <w:rPr>
          <w:rFonts w:ascii="Georgia" w:eastAsia="Georgia" w:hAnsi="Georgia" w:cs="Georgia"/>
          <w:color w:val="000000"/>
          <w:spacing w:val="22"/>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comprise</w:t>
      </w:r>
      <w:r>
        <w:rPr>
          <w:rFonts w:ascii="Georgia" w:eastAsia="Georgia" w:hAnsi="Georgia" w:cs="Georgia"/>
          <w:color w:val="000000"/>
          <w:spacing w:val="24"/>
          <w:sz w:val="19"/>
          <w:szCs w:val="19"/>
        </w:rPr>
        <w:t xml:space="preserve"> </w:t>
      </w:r>
      <w:r>
        <w:rPr>
          <w:rFonts w:ascii="Georgia" w:eastAsia="Georgia" w:hAnsi="Georgia" w:cs="Georgia"/>
          <w:color w:val="000000"/>
          <w:sz w:val="19"/>
          <w:szCs w:val="19"/>
        </w:rPr>
        <w:t>core</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application</w:t>
      </w:r>
      <w:r>
        <w:rPr>
          <w:rFonts w:ascii="Georgia" w:eastAsia="Georgia" w:hAnsi="Georgia" w:cs="Georgia"/>
          <w:color w:val="000000"/>
          <w:spacing w:val="28"/>
          <w:sz w:val="19"/>
          <w:szCs w:val="19"/>
        </w:rPr>
        <w:t xml:space="preserve"> </w:t>
      </w:r>
      <w:r>
        <w:rPr>
          <w:rFonts w:ascii="Georgia" w:eastAsia="Georgia" w:hAnsi="Georgia" w:cs="Georgia"/>
          <w:color w:val="000000"/>
          <w:sz w:val="19"/>
          <w:szCs w:val="19"/>
        </w:rPr>
        <w:t>functions</w:t>
      </w:r>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such</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as</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inspiratory/</w:t>
      </w:r>
      <w:proofErr w:type="gramStart"/>
      <w:r>
        <w:rPr>
          <w:rFonts w:ascii="Georgia" w:eastAsia="Georgia" w:hAnsi="Georgia" w:cs="Georgia"/>
          <w:color w:val="000000"/>
          <w:sz w:val="19"/>
          <w:szCs w:val="19"/>
        </w:rPr>
        <w:t xml:space="preserve">expiratory </w:t>
      </w:r>
      <w:r>
        <w:rPr>
          <w:rFonts w:ascii="Georgia" w:eastAsia="Georgia" w:hAnsi="Georgia" w:cs="Georgia"/>
          <w:color w:val="000000"/>
          <w:spacing w:val="1"/>
          <w:sz w:val="19"/>
          <w:szCs w:val="19"/>
        </w:rPr>
        <w:t xml:space="preserve"> </w:t>
      </w:r>
      <w:proofErr w:type="spellStart"/>
      <w:r>
        <w:rPr>
          <w:rFonts w:ascii="Georgia" w:eastAsia="Georgia" w:hAnsi="Georgia" w:cs="Georgia"/>
          <w:color w:val="000000"/>
          <w:w w:val="102"/>
          <w:sz w:val="19"/>
          <w:szCs w:val="19"/>
        </w:rPr>
        <w:t>registra</w:t>
      </w:r>
      <w:proofErr w:type="spellEnd"/>
      <w:proofErr w:type="gramEnd"/>
      <w:r>
        <w:rPr>
          <w:rFonts w:ascii="Georgia" w:eastAsia="Georgia" w:hAnsi="Georgia" w:cs="Georgia"/>
          <w:color w:val="000000"/>
          <w:w w:val="102"/>
          <w:sz w:val="19"/>
          <w:szCs w:val="19"/>
        </w:rPr>
        <w:t xml:space="preserve">- </w:t>
      </w:r>
      <w:proofErr w:type="spellStart"/>
      <w:r>
        <w:rPr>
          <w:rFonts w:ascii="Georgia" w:eastAsia="Georgia" w:hAnsi="Georgia" w:cs="Georgia"/>
          <w:color w:val="000000"/>
          <w:sz w:val="19"/>
          <w:szCs w:val="19"/>
        </w:rPr>
        <w:t>tion</w:t>
      </w:r>
      <w:proofErr w:type="spellEnd"/>
      <w:r>
        <w:rPr>
          <w:rFonts w:ascii="Georgia" w:eastAsia="Georgia" w:hAnsi="Georgia" w:cs="Georgia"/>
          <w:color w:val="000000"/>
          <w:sz w:val="19"/>
          <w:szCs w:val="19"/>
        </w:rPr>
        <w:t>,</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ventilation-based</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segmentation,</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lung</w:t>
      </w:r>
      <w:r>
        <w:rPr>
          <w:rFonts w:ascii="Georgia" w:eastAsia="Georgia" w:hAnsi="Georgia" w:cs="Georgia"/>
          <w:color w:val="000000"/>
          <w:spacing w:val="-1"/>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lobe</w:t>
      </w:r>
      <w:r>
        <w:rPr>
          <w:rFonts w:ascii="Georgia" w:eastAsia="Georgia" w:hAnsi="Georgia" w:cs="Georgia"/>
          <w:color w:val="000000"/>
          <w:spacing w:val="-1"/>
          <w:sz w:val="19"/>
          <w:szCs w:val="19"/>
        </w:rPr>
        <w:t xml:space="preserve"> </w:t>
      </w:r>
      <w:r>
        <w:rPr>
          <w:rFonts w:ascii="Georgia" w:eastAsia="Georgia" w:hAnsi="Georgia" w:cs="Georgia"/>
          <w:color w:val="000000"/>
          <w:sz w:val="19"/>
          <w:szCs w:val="19"/>
        </w:rPr>
        <w:t>estimation,</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airway</w:t>
      </w:r>
      <w:r>
        <w:rPr>
          <w:rFonts w:ascii="Georgia" w:eastAsia="Georgia" w:hAnsi="Georgia" w:cs="Georgia"/>
          <w:color w:val="000000"/>
          <w:spacing w:val="3"/>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vessel</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segmentation,</w:t>
      </w:r>
      <w:r>
        <w:rPr>
          <w:rFonts w:ascii="Georgia" w:eastAsia="Georgia" w:hAnsi="Georgia" w:cs="Georgia"/>
          <w:color w:val="000000"/>
          <w:spacing w:val="19"/>
          <w:sz w:val="19"/>
          <w:szCs w:val="19"/>
        </w:rPr>
        <w:t xml:space="preserve"> </w:t>
      </w:r>
      <w:r>
        <w:rPr>
          <w:rFonts w:ascii="Georgia" w:eastAsia="Georgia" w:hAnsi="Georgia" w:cs="Georgia"/>
          <w:color w:val="FF0000"/>
          <w:sz w:val="19"/>
          <w:szCs w:val="19"/>
        </w:rPr>
        <w:t>PET</w:t>
      </w:r>
      <w:r>
        <w:rPr>
          <w:rFonts w:ascii="Georgia" w:eastAsia="Georgia" w:hAnsi="Georgia" w:cs="Georgia"/>
          <w:color w:val="FF0000"/>
          <w:spacing w:val="-1"/>
          <w:sz w:val="19"/>
          <w:szCs w:val="19"/>
        </w:rPr>
        <w:t xml:space="preserve"> </w:t>
      </w:r>
      <w:r>
        <w:rPr>
          <w:rFonts w:ascii="Georgia" w:eastAsia="Georgia" w:hAnsi="Georgia" w:cs="Georgia"/>
          <w:color w:val="FF0000"/>
          <w:sz w:val="19"/>
          <w:szCs w:val="19"/>
        </w:rPr>
        <w:t>imaging</w:t>
      </w:r>
      <w:r>
        <w:rPr>
          <w:rFonts w:ascii="Georgia" w:eastAsia="Georgia" w:hAnsi="Georgia" w:cs="Georgia"/>
          <w:color w:val="000000"/>
          <w:sz w:val="19"/>
          <w:szCs w:val="19"/>
        </w:rPr>
        <w:t>,</w:t>
      </w:r>
      <w:r>
        <w:rPr>
          <w:rFonts w:ascii="Georgia" w:eastAsia="Georgia" w:hAnsi="Georgia" w:cs="Georgia"/>
          <w:color w:val="000000"/>
          <w:spacing w:val="9"/>
          <w:sz w:val="19"/>
          <w:szCs w:val="19"/>
        </w:rPr>
        <w:t xml:space="preserve"> </w:t>
      </w:r>
      <w:r>
        <w:rPr>
          <w:rFonts w:ascii="Georgia" w:eastAsia="Georgia" w:hAnsi="Georgia" w:cs="Georgia"/>
          <w:color w:val="FF0000"/>
          <w:w w:val="102"/>
          <w:sz w:val="19"/>
          <w:szCs w:val="19"/>
        </w:rPr>
        <w:t xml:space="preserve">perfusion </w:t>
      </w:r>
      <w:r>
        <w:rPr>
          <w:rFonts w:ascii="Georgia" w:eastAsia="Georgia" w:hAnsi="Georgia" w:cs="Georgia"/>
          <w:color w:val="FF0000"/>
          <w:sz w:val="19"/>
          <w:szCs w:val="19"/>
        </w:rPr>
        <w:t>analysis</w:t>
      </w:r>
      <w:r>
        <w:rPr>
          <w:rFonts w:ascii="Georgia" w:eastAsia="Georgia" w:hAnsi="Georgia" w:cs="Georgia"/>
          <w:color w:val="000000"/>
          <w:sz w:val="19"/>
          <w:szCs w:val="19"/>
        </w:rPr>
        <w:t>,</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calculation</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clinical</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indices</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for</w:t>
      </w:r>
      <w:r>
        <w:rPr>
          <w:rFonts w:ascii="Georgia" w:eastAsia="Georgia" w:hAnsi="Georgia" w:cs="Georgia"/>
          <w:color w:val="000000"/>
          <w:spacing w:val="4"/>
          <w:sz w:val="19"/>
          <w:szCs w:val="19"/>
        </w:rPr>
        <w:t xml:space="preserve"> </w:t>
      </w:r>
      <w:r>
        <w:rPr>
          <w:rFonts w:ascii="Georgia" w:eastAsia="Georgia" w:hAnsi="Georgia" w:cs="Georgia"/>
          <w:color w:val="000000"/>
          <w:sz w:val="19"/>
          <w:szCs w:val="19"/>
        </w:rPr>
        <w:t>characterization</w:t>
      </w:r>
      <w:r>
        <w:rPr>
          <w:rFonts w:ascii="Georgia" w:eastAsia="Georgia" w:hAnsi="Georgia" w:cs="Georgia"/>
          <w:color w:val="000000"/>
          <w:spacing w:val="26"/>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lung</w:t>
      </w:r>
      <w:r>
        <w:rPr>
          <w:rFonts w:ascii="Georgia" w:eastAsia="Georgia" w:hAnsi="Georgia" w:cs="Georgia"/>
          <w:color w:val="000000"/>
          <w:spacing w:val="6"/>
          <w:sz w:val="19"/>
          <w:szCs w:val="19"/>
        </w:rPr>
        <w:t xml:space="preserve"> </w:t>
      </w:r>
      <w:r>
        <w:rPr>
          <w:rFonts w:ascii="Georgia" w:eastAsia="Georgia" w:hAnsi="Georgia" w:cs="Georgia"/>
          <w:color w:val="000000"/>
          <w:sz w:val="19"/>
          <w:szCs w:val="19"/>
        </w:rPr>
        <w:t>development</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pathology.</w:t>
      </w:r>
      <w:r>
        <w:rPr>
          <w:rFonts w:ascii="Georgia" w:eastAsia="Georgia" w:hAnsi="Georgia" w:cs="Georgia"/>
          <w:color w:val="000000"/>
          <w:spacing w:val="35"/>
          <w:sz w:val="19"/>
          <w:szCs w:val="19"/>
        </w:rPr>
        <w:t xml:space="preserve"> </w:t>
      </w:r>
      <w:r>
        <w:rPr>
          <w:rFonts w:ascii="Georgia" w:eastAsia="Georgia" w:hAnsi="Georgia" w:cs="Georgia"/>
          <w:color w:val="FF0000"/>
          <w:sz w:val="19"/>
          <w:szCs w:val="19"/>
        </w:rPr>
        <w:t>As</w:t>
      </w:r>
      <w:r>
        <w:rPr>
          <w:rFonts w:ascii="Georgia" w:eastAsia="Georgia" w:hAnsi="Georgia" w:cs="Georgia"/>
          <w:color w:val="FF0000"/>
          <w:spacing w:val="3"/>
          <w:sz w:val="19"/>
          <w:szCs w:val="19"/>
        </w:rPr>
        <w:t xml:space="preserve"> </w:t>
      </w:r>
      <w:r>
        <w:rPr>
          <w:rFonts w:ascii="Georgia" w:eastAsia="Georgia" w:hAnsi="Georgia" w:cs="Georgia"/>
          <w:color w:val="FF0000"/>
          <w:sz w:val="19"/>
          <w:szCs w:val="19"/>
        </w:rPr>
        <w:t>a</w:t>
      </w:r>
      <w:r>
        <w:rPr>
          <w:rFonts w:ascii="Georgia" w:eastAsia="Georgia" w:hAnsi="Georgia" w:cs="Georgia"/>
          <w:color w:val="FF0000"/>
          <w:spacing w:val="2"/>
          <w:sz w:val="19"/>
          <w:szCs w:val="19"/>
        </w:rPr>
        <w:t xml:space="preserve"> </w:t>
      </w:r>
      <w:r>
        <w:rPr>
          <w:rFonts w:ascii="Georgia" w:eastAsia="Georgia" w:hAnsi="Georgia" w:cs="Georgia"/>
          <w:color w:val="FF0000"/>
          <w:sz w:val="19"/>
          <w:szCs w:val="19"/>
        </w:rPr>
        <w:t>complement</w:t>
      </w:r>
      <w:r>
        <w:rPr>
          <w:rFonts w:ascii="Georgia" w:eastAsia="Georgia" w:hAnsi="Georgia" w:cs="Georgia"/>
          <w:color w:val="FF0000"/>
          <w:spacing w:val="20"/>
          <w:sz w:val="19"/>
          <w:szCs w:val="19"/>
        </w:rPr>
        <w:t xml:space="preserve"> </w:t>
      </w:r>
      <w:r>
        <w:rPr>
          <w:rFonts w:ascii="Georgia" w:eastAsia="Georgia" w:hAnsi="Georgia" w:cs="Georgia"/>
          <w:color w:val="000000"/>
          <w:w w:val="102"/>
          <w:sz w:val="19"/>
          <w:szCs w:val="19"/>
        </w:rPr>
        <w:t xml:space="preserve">to </w:t>
      </w:r>
      <w:r>
        <w:rPr>
          <w:rFonts w:ascii="Georgia" w:eastAsia="Georgia" w:hAnsi="Georgia" w:cs="Georgia"/>
          <w:color w:val="000000"/>
          <w:sz w:val="19"/>
          <w:szCs w:val="19"/>
        </w:rPr>
        <w:t>these</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software</w:t>
      </w:r>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development</w:t>
      </w:r>
      <w:r>
        <w:rPr>
          <w:rFonts w:ascii="Georgia" w:eastAsia="Georgia" w:hAnsi="Georgia" w:cs="Georgia"/>
          <w:color w:val="000000"/>
          <w:spacing w:val="33"/>
          <w:sz w:val="19"/>
          <w:szCs w:val="19"/>
        </w:rPr>
        <w:t xml:space="preserve"> </w:t>
      </w:r>
      <w:r>
        <w:rPr>
          <w:rFonts w:ascii="Georgia" w:eastAsia="Georgia" w:hAnsi="Georgia" w:cs="Georgia"/>
          <w:color w:val="000000"/>
          <w:sz w:val="19"/>
          <w:szCs w:val="19"/>
        </w:rPr>
        <w:t>efforts,</w:t>
      </w:r>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CT</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1H</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MRI</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multi-atlas</w:t>
      </w:r>
      <w:r>
        <w:rPr>
          <w:rFonts w:ascii="Georgia" w:eastAsia="Georgia" w:hAnsi="Georgia" w:cs="Georgia"/>
          <w:color w:val="000000"/>
          <w:spacing w:val="29"/>
          <w:sz w:val="19"/>
          <w:szCs w:val="19"/>
        </w:rPr>
        <w:t xml:space="preserve"> </w:t>
      </w:r>
      <w:r>
        <w:rPr>
          <w:rFonts w:ascii="Georgia" w:eastAsia="Georgia" w:hAnsi="Georgia" w:cs="Georgia"/>
          <w:color w:val="000000"/>
          <w:sz w:val="19"/>
          <w:szCs w:val="19"/>
        </w:rPr>
        <w:t>libraries</w:t>
      </w:r>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will</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be</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provided</w:t>
      </w:r>
      <w:r>
        <w:rPr>
          <w:rFonts w:ascii="Georgia" w:eastAsia="Georgia" w:hAnsi="Georgia" w:cs="Georgia"/>
          <w:color w:val="000000"/>
          <w:spacing w:val="26"/>
          <w:sz w:val="19"/>
          <w:szCs w:val="19"/>
        </w:rPr>
        <w:t xml:space="preserve"> </w:t>
      </w:r>
      <w:r>
        <w:rPr>
          <w:rFonts w:ascii="Georgia" w:eastAsia="Georgia" w:hAnsi="Georgia" w:cs="Georgia"/>
          <w:color w:val="000000"/>
          <w:sz w:val="19"/>
          <w:szCs w:val="19"/>
        </w:rPr>
        <w:t>as</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open</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data,</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complete</w:t>
      </w:r>
      <w:r>
        <w:rPr>
          <w:rFonts w:ascii="Georgia" w:eastAsia="Georgia" w:hAnsi="Georgia" w:cs="Georgia"/>
          <w:color w:val="000000"/>
          <w:spacing w:val="26"/>
          <w:sz w:val="19"/>
          <w:szCs w:val="19"/>
        </w:rPr>
        <w:t xml:space="preserve"> </w:t>
      </w:r>
      <w:r>
        <w:rPr>
          <w:rFonts w:ascii="Georgia" w:eastAsia="Georgia" w:hAnsi="Georgia" w:cs="Georgia"/>
          <w:color w:val="000000"/>
          <w:w w:val="102"/>
          <w:sz w:val="19"/>
          <w:szCs w:val="19"/>
        </w:rPr>
        <w:t xml:space="preserve">with </w:t>
      </w:r>
      <w:r>
        <w:rPr>
          <w:rFonts w:ascii="Georgia" w:eastAsia="Georgia" w:hAnsi="Georgia" w:cs="Georgia"/>
          <w:color w:val="000000"/>
          <w:sz w:val="19"/>
          <w:szCs w:val="19"/>
        </w:rPr>
        <w:t>the</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corresponding</w:t>
      </w:r>
      <w:r>
        <w:rPr>
          <w:rFonts w:ascii="Georgia" w:eastAsia="Georgia" w:hAnsi="Georgia" w:cs="Georgia"/>
          <w:color w:val="000000"/>
          <w:spacing w:val="39"/>
          <w:sz w:val="19"/>
          <w:szCs w:val="19"/>
        </w:rPr>
        <w:t xml:space="preserve"> </w:t>
      </w:r>
      <w:r>
        <w:rPr>
          <w:rFonts w:ascii="Georgia" w:eastAsia="Georgia" w:hAnsi="Georgia" w:cs="Georgia"/>
          <w:color w:val="000000"/>
          <w:sz w:val="19"/>
          <w:szCs w:val="19"/>
        </w:rPr>
        <w:t>lung,</w:t>
      </w:r>
      <w:r>
        <w:rPr>
          <w:rFonts w:ascii="Georgia" w:eastAsia="Georgia" w:hAnsi="Georgia" w:cs="Georgia"/>
          <w:color w:val="000000"/>
          <w:spacing w:val="26"/>
          <w:sz w:val="19"/>
          <w:szCs w:val="19"/>
        </w:rPr>
        <w:t xml:space="preserve"> </w:t>
      </w:r>
      <w:r>
        <w:rPr>
          <w:rFonts w:ascii="Georgia" w:eastAsia="Georgia" w:hAnsi="Georgia" w:cs="Georgia"/>
          <w:color w:val="000000"/>
          <w:sz w:val="19"/>
          <w:szCs w:val="19"/>
        </w:rPr>
        <w:t>airway,</w:t>
      </w:r>
      <w:r>
        <w:rPr>
          <w:rFonts w:ascii="Georgia" w:eastAsia="Georgia" w:hAnsi="Georgia" w:cs="Georgia"/>
          <w:color w:val="000000"/>
          <w:spacing w:val="31"/>
          <w:sz w:val="19"/>
          <w:szCs w:val="19"/>
        </w:rPr>
        <w:t xml:space="preserve"> </w:t>
      </w:r>
      <w:r>
        <w:rPr>
          <w:rFonts w:ascii="Georgia" w:eastAsia="Georgia" w:hAnsi="Georgia" w:cs="Georgia"/>
          <w:color w:val="000000"/>
          <w:sz w:val="19"/>
          <w:szCs w:val="19"/>
        </w:rPr>
        <w:t>vessel,</w:t>
      </w:r>
      <w:r>
        <w:rPr>
          <w:rFonts w:ascii="Georgia" w:eastAsia="Georgia" w:hAnsi="Georgia" w:cs="Georgia"/>
          <w:color w:val="000000"/>
          <w:spacing w:val="29"/>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lobe</w:t>
      </w:r>
      <w:r>
        <w:rPr>
          <w:rFonts w:ascii="Georgia" w:eastAsia="Georgia" w:hAnsi="Georgia" w:cs="Georgia"/>
          <w:color w:val="000000"/>
          <w:spacing w:val="22"/>
          <w:sz w:val="19"/>
          <w:szCs w:val="19"/>
        </w:rPr>
        <w:t xml:space="preserve"> </w:t>
      </w:r>
      <w:r>
        <w:rPr>
          <w:rFonts w:ascii="Georgia" w:eastAsia="Georgia" w:hAnsi="Georgia" w:cs="Georgia"/>
          <w:color w:val="000000"/>
          <w:sz w:val="19"/>
          <w:szCs w:val="19"/>
        </w:rPr>
        <w:t>segmentations</w:t>
      </w:r>
      <w:r>
        <w:rPr>
          <w:rFonts w:ascii="Georgia" w:eastAsia="Georgia" w:hAnsi="Georgia" w:cs="Georgia"/>
          <w:color w:val="000000"/>
          <w:spacing w:val="39"/>
          <w:sz w:val="19"/>
          <w:szCs w:val="19"/>
        </w:rPr>
        <w:t xml:space="preserve"> </w:t>
      </w:r>
      <w:r>
        <w:rPr>
          <w:rFonts w:ascii="Georgia" w:eastAsia="Georgia" w:hAnsi="Georgia" w:cs="Georgia"/>
          <w:color w:val="000000"/>
          <w:sz w:val="19"/>
          <w:szCs w:val="19"/>
        </w:rPr>
        <w:t>according</w:t>
      </w:r>
      <w:r>
        <w:rPr>
          <w:rFonts w:ascii="Georgia" w:eastAsia="Georgia" w:hAnsi="Georgia" w:cs="Georgia"/>
          <w:color w:val="000000"/>
          <w:spacing w:val="31"/>
          <w:sz w:val="19"/>
          <w:szCs w:val="19"/>
        </w:rPr>
        <w:t xml:space="preserve"> </w:t>
      </w:r>
      <w:r>
        <w:rPr>
          <w:rFonts w:ascii="Georgia" w:eastAsia="Georgia" w:hAnsi="Georgia" w:cs="Georgia"/>
          <w:color w:val="000000"/>
          <w:sz w:val="19"/>
          <w:szCs w:val="19"/>
        </w:rPr>
        <w:t>to</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modality</w:t>
      </w:r>
      <w:r>
        <w:rPr>
          <w:rFonts w:ascii="Georgia" w:eastAsia="Georgia" w:hAnsi="Georgia" w:cs="Georgia"/>
          <w:color w:val="000000"/>
          <w:spacing w:val="31"/>
          <w:sz w:val="19"/>
          <w:szCs w:val="19"/>
        </w:rPr>
        <w:t xml:space="preserve"> </w:t>
      </w:r>
      <w:r>
        <w:rPr>
          <w:rFonts w:ascii="Georgia" w:eastAsia="Georgia" w:hAnsi="Georgia" w:cs="Georgia"/>
          <w:color w:val="FF0000"/>
          <w:sz w:val="19"/>
          <w:szCs w:val="19"/>
        </w:rPr>
        <w:t>to</w:t>
      </w:r>
      <w:r>
        <w:rPr>
          <w:rFonts w:ascii="Georgia" w:eastAsia="Georgia" w:hAnsi="Georgia" w:cs="Georgia"/>
          <w:color w:val="FF0000"/>
          <w:spacing w:val="18"/>
          <w:sz w:val="19"/>
          <w:szCs w:val="19"/>
        </w:rPr>
        <w:t xml:space="preserve"> </w:t>
      </w:r>
      <w:r>
        <w:rPr>
          <w:rFonts w:ascii="Georgia" w:eastAsia="Georgia" w:hAnsi="Georgia" w:cs="Georgia"/>
          <w:color w:val="FF0000"/>
          <w:sz w:val="19"/>
          <w:szCs w:val="19"/>
        </w:rPr>
        <w:t>facilitate</w:t>
      </w:r>
      <w:r>
        <w:rPr>
          <w:rFonts w:ascii="Georgia" w:eastAsia="Georgia" w:hAnsi="Georgia" w:cs="Georgia"/>
          <w:color w:val="FF0000"/>
          <w:spacing w:val="30"/>
          <w:sz w:val="19"/>
          <w:szCs w:val="19"/>
        </w:rPr>
        <w:t xml:space="preserve"> </w:t>
      </w:r>
      <w:r>
        <w:rPr>
          <w:rFonts w:ascii="Georgia" w:eastAsia="Georgia" w:hAnsi="Georgia" w:cs="Georgia"/>
          <w:color w:val="FF0000"/>
          <w:sz w:val="19"/>
          <w:szCs w:val="19"/>
        </w:rPr>
        <w:t>the</w:t>
      </w:r>
      <w:r>
        <w:rPr>
          <w:rFonts w:ascii="Georgia" w:eastAsia="Georgia" w:hAnsi="Georgia" w:cs="Georgia"/>
          <w:color w:val="FF0000"/>
          <w:spacing w:val="20"/>
          <w:sz w:val="19"/>
          <w:szCs w:val="19"/>
        </w:rPr>
        <w:t xml:space="preserve"> </w:t>
      </w:r>
      <w:r>
        <w:rPr>
          <w:rFonts w:ascii="Georgia" w:eastAsia="Georgia" w:hAnsi="Georgia" w:cs="Georgia"/>
          <w:color w:val="FF0000"/>
          <w:sz w:val="19"/>
          <w:szCs w:val="19"/>
        </w:rPr>
        <w:t>employment</w:t>
      </w:r>
      <w:r>
        <w:rPr>
          <w:rFonts w:ascii="Georgia" w:eastAsia="Georgia" w:hAnsi="Georgia" w:cs="Georgia"/>
          <w:color w:val="FF0000"/>
          <w:spacing w:val="36"/>
          <w:sz w:val="19"/>
          <w:szCs w:val="19"/>
        </w:rPr>
        <w:t xml:space="preserve"> </w:t>
      </w:r>
      <w:r>
        <w:rPr>
          <w:rFonts w:ascii="Georgia" w:eastAsia="Georgia" w:hAnsi="Georgia" w:cs="Georgia"/>
          <w:color w:val="FF0000"/>
          <w:w w:val="102"/>
          <w:sz w:val="19"/>
          <w:szCs w:val="19"/>
        </w:rPr>
        <w:t xml:space="preserve">of </w:t>
      </w:r>
      <w:r>
        <w:rPr>
          <w:rFonts w:ascii="Georgia" w:eastAsia="Georgia" w:hAnsi="Georgia" w:cs="Georgia"/>
          <w:color w:val="FF0000"/>
          <w:sz w:val="19"/>
          <w:szCs w:val="19"/>
        </w:rPr>
        <w:t>atlas-based</w:t>
      </w:r>
      <w:r>
        <w:rPr>
          <w:rFonts w:ascii="Georgia" w:eastAsia="Georgia" w:hAnsi="Georgia" w:cs="Georgia"/>
          <w:color w:val="FF0000"/>
          <w:spacing w:val="34"/>
          <w:sz w:val="19"/>
          <w:szCs w:val="19"/>
        </w:rPr>
        <w:t xml:space="preserve"> </w:t>
      </w:r>
      <w:r>
        <w:rPr>
          <w:rFonts w:ascii="Georgia" w:eastAsia="Georgia" w:hAnsi="Georgia" w:cs="Georgia"/>
          <w:color w:val="FF0000"/>
          <w:sz w:val="19"/>
          <w:szCs w:val="19"/>
        </w:rPr>
        <w:t>algorithms</w:t>
      </w:r>
      <w:r>
        <w:rPr>
          <w:rFonts w:ascii="Georgia" w:eastAsia="Georgia" w:hAnsi="Georgia" w:cs="Georgia"/>
          <w:color w:val="FF0000"/>
          <w:spacing w:val="33"/>
          <w:sz w:val="19"/>
          <w:szCs w:val="19"/>
        </w:rPr>
        <w:t xml:space="preserve"> </w:t>
      </w:r>
      <w:r>
        <w:rPr>
          <w:rFonts w:ascii="Georgia" w:eastAsia="Georgia" w:hAnsi="Georgia" w:cs="Georgia"/>
          <w:color w:val="FF0000"/>
          <w:sz w:val="19"/>
          <w:szCs w:val="19"/>
        </w:rPr>
        <w:t>on</w:t>
      </w:r>
      <w:r>
        <w:rPr>
          <w:rFonts w:ascii="Georgia" w:eastAsia="Georgia" w:hAnsi="Georgia" w:cs="Georgia"/>
          <w:color w:val="FF0000"/>
          <w:spacing w:val="19"/>
          <w:sz w:val="19"/>
          <w:szCs w:val="19"/>
        </w:rPr>
        <w:t xml:space="preserve"> </w:t>
      </w:r>
      <w:r>
        <w:rPr>
          <w:rFonts w:ascii="Georgia" w:eastAsia="Georgia" w:hAnsi="Georgia" w:cs="Georgia"/>
          <w:color w:val="FF0000"/>
          <w:sz w:val="19"/>
          <w:szCs w:val="19"/>
        </w:rPr>
        <w:t>other</w:t>
      </w:r>
      <w:r>
        <w:rPr>
          <w:rFonts w:ascii="Georgia" w:eastAsia="Georgia" w:hAnsi="Georgia" w:cs="Georgia"/>
          <w:color w:val="FF0000"/>
          <w:spacing w:val="24"/>
          <w:sz w:val="19"/>
          <w:szCs w:val="19"/>
        </w:rPr>
        <w:t xml:space="preserve"> </w:t>
      </w:r>
      <w:r>
        <w:rPr>
          <w:rFonts w:ascii="Georgia" w:eastAsia="Georgia" w:hAnsi="Georgia" w:cs="Georgia"/>
          <w:color w:val="FF0000"/>
          <w:sz w:val="19"/>
          <w:szCs w:val="19"/>
        </w:rPr>
        <w:t>data</w:t>
      </w:r>
      <w:r>
        <w:rPr>
          <w:rFonts w:ascii="Georgia" w:eastAsia="Georgia" w:hAnsi="Georgia" w:cs="Georgia"/>
          <w:color w:val="FF0000"/>
          <w:spacing w:val="22"/>
          <w:sz w:val="19"/>
          <w:szCs w:val="19"/>
        </w:rPr>
        <w:t xml:space="preserve"> </w:t>
      </w:r>
      <w:r>
        <w:rPr>
          <w:rFonts w:ascii="Georgia" w:eastAsia="Georgia" w:hAnsi="Georgia" w:cs="Georgia"/>
          <w:color w:val="FF0000"/>
          <w:sz w:val="19"/>
          <w:szCs w:val="19"/>
        </w:rPr>
        <w:t xml:space="preserve">sets. </w:t>
      </w:r>
      <w:r>
        <w:rPr>
          <w:rFonts w:ascii="Georgia" w:eastAsia="Georgia" w:hAnsi="Georgia" w:cs="Georgia"/>
          <w:color w:val="FF0000"/>
          <w:spacing w:val="20"/>
          <w:sz w:val="19"/>
          <w:szCs w:val="19"/>
        </w:rPr>
        <w:t xml:space="preserve"> </w:t>
      </w:r>
      <w:r>
        <w:rPr>
          <w:rFonts w:ascii="Georgia" w:eastAsia="Georgia" w:hAnsi="Georgia" w:cs="Georgia"/>
          <w:color w:val="000000"/>
          <w:sz w:val="19"/>
          <w:szCs w:val="19"/>
        </w:rPr>
        <w:t>In</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addition,</w:t>
      </w:r>
      <w:r>
        <w:rPr>
          <w:rFonts w:ascii="Georgia" w:eastAsia="Georgia" w:hAnsi="Georgia" w:cs="Georgia"/>
          <w:color w:val="000000"/>
          <w:spacing w:val="33"/>
          <w:sz w:val="19"/>
          <w:szCs w:val="19"/>
        </w:rPr>
        <w:t xml:space="preserve"> </w:t>
      </w:r>
      <w:r>
        <w:rPr>
          <w:rFonts w:ascii="Georgia" w:eastAsia="Georgia" w:hAnsi="Georgia" w:cs="Georgia"/>
          <w:color w:val="000000"/>
          <w:sz w:val="19"/>
          <w:szCs w:val="19"/>
        </w:rPr>
        <w:t>we</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will</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generate</w:t>
      </w:r>
      <w:r>
        <w:rPr>
          <w:rFonts w:ascii="Georgia" w:eastAsia="Georgia" w:hAnsi="Georgia" w:cs="Georgia"/>
          <w:color w:val="000000"/>
          <w:spacing w:val="29"/>
          <w:sz w:val="19"/>
          <w:szCs w:val="19"/>
        </w:rPr>
        <w:t xml:space="preserve"> </w:t>
      </w:r>
      <w:r>
        <w:rPr>
          <w:rFonts w:ascii="Georgia" w:eastAsia="Georgia" w:hAnsi="Georgia" w:cs="Georgia"/>
          <w:color w:val="000000"/>
          <w:sz w:val="19"/>
          <w:szCs w:val="19"/>
        </w:rPr>
        <w:t>optimal</w:t>
      </w:r>
      <w:r>
        <w:rPr>
          <w:rFonts w:ascii="Georgia" w:eastAsia="Georgia" w:hAnsi="Georgia" w:cs="Georgia"/>
          <w:color w:val="000000"/>
          <w:spacing w:val="28"/>
          <w:sz w:val="19"/>
          <w:szCs w:val="19"/>
        </w:rPr>
        <w:t xml:space="preserve"> </w:t>
      </w:r>
      <w:r>
        <w:rPr>
          <w:rFonts w:ascii="Georgia" w:eastAsia="Georgia" w:hAnsi="Georgia" w:cs="Georgia"/>
          <w:color w:val="000000"/>
          <w:sz w:val="19"/>
          <w:szCs w:val="19"/>
        </w:rPr>
        <w:t>intensity/shape</w:t>
      </w:r>
      <w:r>
        <w:rPr>
          <w:rFonts w:ascii="Georgia" w:eastAsia="Georgia" w:hAnsi="Georgia" w:cs="Georgia"/>
          <w:color w:val="000000"/>
          <w:spacing w:val="41"/>
          <w:sz w:val="19"/>
          <w:szCs w:val="19"/>
        </w:rPr>
        <w:t xml:space="preserve"> </w:t>
      </w:r>
      <w:r>
        <w:rPr>
          <w:rFonts w:ascii="Georgia" w:eastAsia="Georgia" w:hAnsi="Georgia" w:cs="Georgia"/>
          <w:color w:val="000000"/>
          <w:sz w:val="19"/>
          <w:szCs w:val="19"/>
        </w:rPr>
        <w:t>templates</w:t>
      </w:r>
      <w:r>
        <w:rPr>
          <w:rFonts w:ascii="Georgia" w:eastAsia="Georgia" w:hAnsi="Georgia" w:cs="Georgia"/>
          <w:color w:val="000000"/>
          <w:spacing w:val="31"/>
          <w:sz w:val="19"/>
          <w:szCs w:val="19"/>
        </w:rPr>
        <w:t xml:space="preserve"> </w:t>
      </w:r>
      <w:r>
        <w:rPr>
          <w:rFonts w:ascii="Georgia" w:eastAsia="Georgia" w:hAnsi="Georgia" w:cs="Georgia"/>
          <w:color w:val="000000"/>
          <w:sz w:val="19"/>
          <w:szCs w:val="19"/>
        </w:rPr>
        <w:t>from</w:t>
      </w:r>
      <w:r>
        <w:rPr>
          <w:rFonts w:ascii="Georgia" w:eastAsia="Georgia" w:hAnsi="Georgia" w:cs="Georgia"/>
          <w:color w:val="000000"/>
          <w:spacing w:val="23"/>
          <w:sz w:val="19"/>
          <w:szCs w:val="19"/>
        </w:rPr>
        <w:t xml:space="preserve"> </w:t>
      </w:r>
      <w:r>
        <w:rPr>
          <w:rFonts w:ascii="Georgia" w:eastAsia="Georgia" w:hAnsi="Georgia" w:cs="Georgia"/>
          <w:color w:val="000000"/>
          <w:w w:val="102"/>
          <w:sz w:val="19"/>
          <w:szCs w:val="19"/>
        </w:rPr>
        <w:t xml:space="preserve">each </w:t>
      </w:r>
      <w:r>
        <w:rPr>
          <w:rFonts w:ascii="Georgia" w:eastAsia="Georgia" w:hAnsi="Georgia" w:cs="Georgia"/>
          <w:color w:val="000000"/>
          <w:sz w:val="19"/>
          <w:szCs w:val="19"/>
        </w:rPr>
        <w:t>library</w:t>
      </w:r>
      <w:r>
        <w:rPr>
          <w:rFonts w:ascii="Georgia" w:eastAsia="Georgia" w:hAnsi="Georgia" w:cs="Georgia"/>
          <w:color w:val="000000"/>
          <w:spacing w:val="21"/>
          <w:sz w:val="19"/>
          <w:szCs w:val="19"/>
        </w:rPr>
        <w:t xml:space="preserve"> </w:t>
      </w:r>
      <w:r>
        <w:rPr>
          <w:rFonts w:ascii="Georgia" w:eastAsia="Georgia" w:hAnsi="Georgia" w:cs="Georgia"/>
          <w:color w:val="FF0000"/>
          <w:sz w:val="19"/>
          <w:szCs w:val="19"/>
        </w:rPr>
        <w:t>for</w:t>
      </w:r>
      <w:r>
        <w:rPr>
          <w:rFonts w:ascii="Georgia" w:eastAsia="Georgia" w:hAnsi="Georgia" w:cs="Georgia"/>
          <w:color w:val="FF0000"/>
          <w:spacing w:val="15"/>
          <w:sz w:val="19"/>
          <w:szCs w:val="19"/>
        </w:rPr>
        <w:t xml:space="preserve"> </w:t>
      </w:r>
      <w:r>
        <w:rPr>
          <w:rFonts w:ascii="Georgia" w:eastAsia="Georgia" w:hAnsi="Georgia" w:cs="Georgia"/>
          <w:color w:val="FF0000"/>
          <w:sz w:val="19"/>
          <w:szCs w:val="19"/>
        </w:rPr>
        <w:t>use</w:t>
      </w:r>
      <w:r>
        <w:rPr>
          <w:rFonts w:ascii="Georgia" w:eastAsia="Georgia" w:hAnsi="Georgia" w:cs="Georgia"/>
          <w:color w:val="FF0000"/>
          <w:spacing w:val="16"/>
          <w:sz w:val="19"/>
          <w:szCs w:val="19"/>
        </w:rPr>
        <w:t xml:space="preserve"> </w:t>
      </w:r>
      <w:r>
        <w:rPr>
          <w:rFonts w:ascii="Georgia" w:eastAsia="Georgia" w:hAnsi="Georgia" w:cs="Georgia"/>
          <w:color w:val="FF0000"/>
          <w:sz w:val="19"/>
          <w:szCs w:val="19"/>
        </w:rPr>
        <w:t>as</w:t>
      </w:r>
      <w:r>
        <w:rPr>
          <w:rFonts w:ascii="Georgia" w:eastAsia="Georgia" w:hAnsi="Georgia" w:cs="Georgia"/>
          <w:color w:val="FF0000"/>
          <w:spacing w:val="14"/>
          <w:sz w:val="19"/>
          <w:szCs w:val="19"/>
        </w:rPr>
        <w:t xml:space="preserve"> </w:t>
      </w:r>
      <w:ins w:id="7" w:author="James Gee" w:date="2016-07-19T10:31:00Z">
        <w:r w:rsidR="009B6FDF">
          <w:rPr>
            <w:rFonts w:ascii="Georgia" w:eastAsia="Georgia" w:hAnsi="Georgia" w:cs="Georgia"/>
            <w:color w:val="FF0000"/>
            <w:sz w:val="19"/>
            <w:szCs w:val="19"/>
          </w:rPr>
          <w:t>common</w:t>
        </w:r>
        <w:r w:rsidR="009B6FDF">
          <w:rPr>
            <w:rFonts w:ascii="Georgia" w:eastAsia="Georgia" w:hAnsi="Georgia" w:cs="Georgia"/>
            <w:color w:val="FF0000"/>
            <w:spacing w:val="29"/>
            <w:sz w:val="19"/>
            <w:szCs w:val="19"/>
          </w:rPr>
          <w:t xml:space="preserve"> </w:t>
        </w:r>
      </w:ins>
      <w:r>
        <w:rPr>
          <w:rFonts w:ascii="Georgia" w:eastAsia="Georgia" w:hAnsi="Georgia" w:cs="Georgia"/>
          <w:color w:val="FF0000"/>
          <w:sz w:val="19"/>
          <w:szCs w:val="19"/>
        </w:rPr>
        <w:t>coordinate</w:t>
      </w:r>
      <w:r>
        <w:rPr>
          <w:rFonts w:ascii="Georgia" w:eastAsia="Georgia" w:hAnsi="Georgia" w:cs="Georgia"/>
          <w:color w:val="FF0000"/>
          <w:spacing w:val="28"/>
          <w:sz w:val="19"/>
          <w:szCs w:val="19"/>
        </w:rPr>
        <w:t xml:space="preserve"> </w:t>
      </w:r>
      <w:ins w:id="8" w:author="James Gee" w:date="2016-07-19T10:31:00Z">
        <w:r w:rsidR="009B6FDF">
          <w:rPr>
            <w:rFonts w:ascii="Georgia" w:eastAsia="Georgia" w:hAnsi="Georgia" w:cs="Georgia"/>
            <w:color w:val="FF0000"/>
            <w:sz w:val="19"/>
            <w:szCs w:val="19"/>
          </w:rPr>
          <w:t>frameworks</w:t>
        </w:r>
        <w:r w:rsidR="009B6FDF">
          <w:rPr>
            <w:rFonts w:ascii="Georgia" w:eastAsia="Georgia" w:hAnsi="Georgia" w:cs="Georgia"/>
            <w:color w:val="FF0000"/>
            <w:spacing w:val="23"/>
            <w:sz w:val="19"/>
            <w:szCs w:val="19"/>
          </w:rPr>
          <w:t xml:space="preserve"> </w:t>
        </w:r>
      </w:ins>
      <w:r>
        <w:rPr>
          <w:rFonts w:ascii="Georgia" w:eastAsia="Georgia" w:hAnsi="Georgia" w:cs="Georgia"/>
          <w:color w:val="FF0000"/>
          <w:sz w:val="19"/>
          <w:szCs w:val="19"/>
        </w:rPr>
        <w:t>for</w:t>
      </w:r>
      <w:r>
        <w:rPr>
          <w:rFonts w:ascii="Georgia" w:eastAsia="Georgia" w:hAnsi="Georgia" w:cs="Georgia"/>
          <w:color w:val="FF0000"/>
          <w:spacing w:val="15"/>
          <w:sz w:val="19"/>
          <w:szCs w:val="19"/>
        </w:rPr>
        <w:t xml:space="preserve"> </w:t>
      </w:r>
      <w:r>
        <w:rPr>
          <w:rFonts w:ascii="Georgia" w:eastAsia="Georgia" w:hAnsi="Georgia" w:cs="Georgia"/>
          <w:color w:val="FF0000"/>
          <w:sz w:val="19"/>
          <w:szCs w:val="19"/>
        </w:rPr>
        <w:t>more</w:t>
      </w:r>
      <w:r>
        <w:rPr>
          <w:rFonts w:ascii="Georgia" w:eastAsia="Georgia" w:hAnsi="Georgia" w:cs="Georgia"/>
          <w:color w:val="FF0000"/>
          <w:spacing w:val="19"/>
          <w:sz w:val="19"/>
          <w:szCs w:val="19"/>
        </w:rPr>
        <w:t xml:space="preserve"> </w:t>
      </w:r>
      <w:r>
        <w:rPr>
          <w:rFonts w:ascii="Georgia" w:eastAsia="Georgia" w:hAnsi="Georgia" w:cs="Georgia"/>
          <w:color w:val="FF0000"/>
          <w:sz w:val="19"/>
          <w:szCs w:val="19"/>
        </w:rPr>
        <w:t>localized</w:t>
      </w:r>
      <w:r>
        <w:rPr>
          <w:rFonts w:ascii="Georgia" w:eastAsia="Georgia" w:hAnsi="Georgia" w:cs="Georgia"/>
          <w:color w:val="FF0000"/>
          <w:spacing w:val="25"/>
          <w:sz w:val="19"/>
          <w:szCs w:val="19"/>
        </w:rPr>
        <w:t xml:space="preserve"> </w:t>
      </w:r>
      <w:r>
        <w:rPr>
          <w:rFonts w:ascii="Georgia" w:eastAsia="Georgia" w:hAnsi="Georgia" w:cs="Georgia"/>
          <w:color w:val="FF0000"/>
          <w:sz w:val="19"/>
          <w:szCs w:val="19"/>
        </w:rPr>
        <w:t>(i.e.,</w:t>
      </w:r>
      <w:r>
        <w:rPr>
          <w:rFonts w:ascii="Georgia" w:eastAsia="Georgia" w:hAnsi="Georgia" w:cs="Georgia"/>
          <w:color w:val="FF0000"/>
          <w:spacing w:val="23"/>
          <w:sz w:val="19"/>
          <w:szCs w:val="19"/>
        </w:rPr>
        <w:t xml:space="preserve"> </w:t>
      </w:r>
      <w:proofErr w:type="spellStart"/>
      <w:r>
        <w:rPr>
          <w:rFonts w:ascii="Georgia" w:eastAsia="Georgia" w:hAnsi="Georgia" w:cs="Georgia"/>
          <w:color w:val="FF0000"/>
          <w:sz w:val="19"/>
          <w:szCs w:val="19"/>
        </w:rPr>
        <w:t>voxelwise</w:t>
      </w:r>
      <w:proofErr w:type="spellEnd"/>
      <w:ins w:id="9" w:author="James Gee" w:date="2016-07-19T10:31:00Z">
        <w:r w:rsidR="009B6FDF">
          <w:rPr>
            <w:rFonts w:ascii="Georgia" w:eastAsia="Georgia" w:hAnsi="Georgia" w:cs="Georgia"/>
            <w:color w:val="FF0000"/>
            <w:sz w:val="19"/>
            <w:szCs w:val="19"/>
          </w:rPr>
          <w:t>)</w:t>
        </w:r>
      </w:ins>
      <w:r>
        <w:rPr>
          <w:rFonts w:ascii="Georgia" w:eastAsia="Georgia" w:hAnsi="Georgia" w:cs="Georgia"/>
          <w:color w:val="FF0000"/>
          <w:spacing w:val="26"/>
          <w:sz w:val="19"/>
          <w:szCs w:val="19"/>
        </w:rPr>
        <w:t xml:space="preserve"> </w:t>
      </w:r>
      <w:r>
        <w:rPr>
          <w:rFonts w:ascii="Georgia" w:eastAsia="Georgia" w:hAnsi="Georgia" w:cs="Georgia"/>
          <w:color w:val="FF0000"/>
          <w:sz w:val="19"/>
          <w:szCs w:val="19"/>
        </w:rPr>
        <w:t>analyses</w:t>
      </w:r>
      <w:r>
        <w:rPr>
          <w:rFonts w:ascii="Georgia" w:eastAsia="Georgia" w:hAnsi="Georgia" w:cs="Georgia"/>
          <w:color w:val="000000"/>
          <w:sz w:val="19"/>
          <w:szCs w:val="19"/>
        </w:rPr>
        <w:t xml:space="preserve">. </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Both</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sets</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data</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will</w:t>
      </w:r>
      <w:r>
        <w:rPr>
          <w:rFonts w:ascii="Georgia" w:eastAsia="Georgia" w:hAnsi="Georgia" w:cs="Georgia"/>
          <w:color w:val="000000"/>
          <w:spacing w:val="16"/>
          <w:sz w:val="19"/>
          <w:szCs w:val="19"/>
        </w:rPr>
        <w:t xml:space="preserve"> </w:t>
      </w:r>
      <w:r>
        <w:rPr>
          <w:rFonts w:ascii="Georgia" w:eastAsia="Georgia" w:hAnsi="Georgia" w:cs="Georgia"/>
          <w:color w:val="000000"/>
          <w:w w:val="102"/>
          <w:sz w:val="19"/>
          <w:szCs w:val="19"/>
        </w:rPr>
        <w:t xml:space="preserve">be </w:t>
      </w:r>
      <w:r>
        <w:rPr>
          <w:rFonts w:ascii="Georgia" w:eastAsia="Georgia" w:hAnsi="Georgia" w:cs="Georgia"/>
          <w:color w:val="000000"/>
          <w:sz w:val="19"/>
          <w:szCs w:val="19"/>
        </w:rPr>
        <w:t>provided</w:t>
      </w:r>
      <w:r>
        <w:rPr>
          <w:rFonts w:ascii="Georgia" w:eastAsia="Georgia" w:hAnsi="Georgia" w:cs="Georgia"/>
          <w:color w:val="000000"/>
          <w:spacing w:val="31"/>
          <w:sz w:val="19"/>
          <w:szCs w:val="19"/>
        </w:rPr>
        <w:t xml:space="preserve"> </w:t>
      </w:r>
      <w:r>
        <w:rPr>
          <w:rFonts w:ascii="Georgia" w:eastAsia="Georgia" w:hAnsi="Georgia" w:cs="Georgia"/>
          <w:color w:val="000000"/>
          <w:sz w:val="19"/>
          <w:szCs w:val="19"/>
        </w:rPr>
        <w:t>with</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scripts</w:t>
      </w:r>
      <w:r>
        <w:rPr>
          <w:rFonts w:ascii="Georgia" w:eastAsia="Georgia" w:hAnsi="Georgia" w:cs="Georgia"/>
          <w:color w:val="000000"/>
          <w:spacing w:val="27"/>
          <w:sz w:val="19"/>
          <w:szCs w:val="19"/>
        </w:rPr>
        <w:t xml:space="preserve"> </w:t>
      </w:r>
      <w:r>
        <w:rPr>
          <w:rFonts w:ascii="Georgia" w:eastAsia="Georgia" w:hAnsi="Georgia" w:cs="Georgia"/>
          <w:color w:val="000000"/>
          <w:sz w:val="19"/>
          <w:szCs w:val="19"/>
        </w:rPr>
        <w:t>used</w:t>
      </w:r>
      <w:r>
        <w:rPr>
          <w:rFonts w:ascii="Georgia" w:eastAsia="Georgia" w:hAnsi="Georgia" w:cs="Georgia"/>
          <w:color w:val="000000"/>
          <w:spacing w:val="24"/>
          <w:sz w:val="19"/>
          <w:szCs w:val="19"/>
        </w:rPr>
        <w:t xml:space="preserve"> </w:t>
      </w:r>
      <w:r>
        <w:rPr>
          <w:rFonts w:ascii="Georgia" w:eastAsia="Georgia" w:hAnsi="Georgia" w:cs="Georgia"/>
          <w:color w:val="000000"/>
          <w:sz w:val="19"/>
          <w:szCs w:val="19"/>
        </w:rPr>
        <w:t>to</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produce</w:t>
      </w:r>
      <w:r>
        <w:rPr>
          <w:rFonts w:ascii="Georgia" w:eastAsia="Georgia" w:hAnsi="Georgia" w:cs="Georgia"/>
          <w:color w:val="000000"/>
          <w:spacing w:val="30"/>
          <w:sz w:val="19"/>
          <w:szCs w:val="19"/>
        </w:rPr>
        <w:t xml:space="preserve"> </w:t>
      </w:r>
      <w:r>
        <w:rPr>
          <w:rFonts w:ascii="Georgia" w:eastAsia="Georgia" w:hAnsi="Georgia" w:cs="Georgia"/>
          <w:color w:val="000000"/>
          <w:sz w:val="19"/>
          <w:szCs w:val="19"/>
        </w:rPr>
        <w:t>them</w:t>
      </w:r>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in</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order</w:t>
      </w:r>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to</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permit</w:t>
      </w:r>
      <w:r>
        <w:rPr>
          <w:rFonts w:ascii="Georgia" w:eastAsia="Georgia" w:hAnsi="Georgia" w:cs="Georgia"/>
          <w:color w:val="000000"/>
          <w:spacing w:val="27"/>
          <w:sz w:val="19"/>
          <w:szCs w:val="19"/>
        </w:rPr>
        <w:t xml:space="preserve"> </w:t>
      </w:r>
      <w:r>
        <w:rPr>
          <w:rFonts w:ascii="Georgia" w:eastAsia="Georgia" w:hAnsi="Georgia" w:cs="Georgia"/>
          <w:color w:val="000000"/>
          <w:sz w:val="19"/>
          <w:szCs w:val="19"/>
        </w:rPr>
        <w:t>user-</w:t>
      </w:r>
      <w:proofErr w:type="gramStart"/>
      <w:r>
        <w:rPr>
          <w:rFonts w:ascii="Georgia" w:eastAsia="Georgia" w:hAnsi="Georgia" w:cs="Georgia"/>
          <w:color w:val="000000"/>
          <w:sz w:val="19"/>
          <w:szCs w:val="19"/>
        </w:rPr>
        <w:t xml:space="preserve">reproduction </w:t>
      </w:r>
      <w:r>
        <w:rPr>
          <w:rFonts w:ascii="Georgia" w:eastAsia="Georgia" w:hAnsi="Georgia" w:cs="Georgia"/>
          <w:color w:val="000000"/>
          <w:spacing w:val="1"/>
          <w:sz w:val="19"/>
          <w:szCs w:val="19"/>
        </w:rPr>
        <w:t xml:space="preserve"> </w:t>
      </w:r>
      <w:r>
        <w:rPr>
          <w:rFonts w:ascii="Georgia" w:eastAsia="Georgia" w:hAnsi="Georgia" w:cs="Georgia"/>
          <w:color w:val="000000"/>
          <w:sz w:val="19"/>
          <w:szCs w:val="19"/>
        </w:rPr>
        <w:t>of</w:t>
      </w:r>
      <w:proofErr w:type="gramEnd"/>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 xml:space="preserve">results. </w:t>
      </w:r>
      <w:r>
        <w:rPr>
          <w:rFonts w:ascii="Georgia" w:eastAsia="Georgia" w:hAnsi="Georgia" w:cs="Georgia"/>
          <w:color w:val="000000"/>
          <w:spacing w:val="28"/>
          <w:sz w:val="19"/>
          <w:szCs w:val="19"/>
        </w:rPr>
        <w:t xml:space="preserve"> </w:t>
      </w:r>
      <w:r>
        <w:rPr>
          <w:rFonts w:ascii="Georgia" w:eastAsia="Georgia" w:hAnsi="Georgia" w:cs="Georgia"/>
          <w:color w:val="000000"/>
          <w:sz w:val="19"/>
          <w:szCs w:val="19"/>
        </w:rPr>
        <w:t>As</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developers</w:t>
      </w:r>
      <w:r>
        <w:rPr>
          <w:rFonts w:ascii="Georgia" w:eastAsia="Georgia" w:hAnsi="Georgia" w:cs="Georgia"/>
          <w:color w:val="000000"/>
          <w:spacing w:val="34"/>
          <w:sz w:val="19"/>
          <w:szCs w:val="19"/>
        </w:rPr>
        <w:t xml:space="preserve"> </w:t>
      </w:r>
      <w:r>
        <w:rPr>
          <w:rFonts w:ascii="Georgia" w:eastAsia="Georgia" w:hAnsi="Georgia" w:cs="Georgia"/>
          <w:color w:val="000000"/>
          <w:w w:val="102"/>
          <w:sz w:val="19"/>
          <w:szCs w:val="19"/>
        </w:rPr>
        <w:t xml:space="preserve">of </w:t>
      </w:r>
      <w:r>
        <w:rPr>
          <w:rFonts w:ascii="Georgia" w:eastAsia="Georgia" w:hAnsi="Georgia" w:cs="Georgia"/>
          <w:color w:val="000000"/>
          <w:sz w:val="19"/>
          <w:szCs w:val="19"/>
        </w:rPr>
        <w:t>several</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leading</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open-source</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applications</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for</w:t>
      </w:r>
      <w:r>
        <w:rPr>
          <w:rFonts w:ascii="Georgia" w:eastAsia="Georgia" w:hAnsi="Georgia" w:cs="Georgia"/>
          <w:color w:val="000000"/>
          <w:spacing w:val="4"/>
          <w:sz w:val="19"/>
          <w:szCs w:val="19"/>
        </w:rPr>
        <w:t xml:space="preserve"> </w:t>
      </w:r>
      <w:r>
        <w:rPr>
          <w:rFonts w:ascii="Georgia" w:eastAsia="Georgia" w:hAnsi="Georgia" w:cs="Georgia"/>
          <w:color w:val="000000"/>
          <w:sz w:val="19"/>
          <w:szCs w:val="19"/>
        </w:rPr>
        <w:t>image</w:t>
      </w:r>
      <w:r>
        <w:rPr>
          <w:rFonts w:ascii="Georgia" w:eastAsia="Georgia" w:hAnsi="Georgia" w:cs="Georgia"/>
          <w:color w:val="000000"/>
          <w:spacing w:val="9"/>
          <w:sz w:val="19"/>
          <w:szCs w:val="19"/>
        </w:rPr>
        <w:t xml:space="preserve"> </w:t>
      </w:r>
      <w:r>
        <w:rPr>
          <w:rFonts w:ascii="Georgia" w:eastAsia="Georgia" w:hAnsi="Georgia" w:cs="Georgia"/>
          <w:color w:val="000000"/>
          <w:sz w:val="19"/>
          <w:szCs w:val="19"/>
        </w:rPr>
        <w:t>segmentation</w:t>
      </w:r>
      <w:r>
        <w:rPr>
          <w:rFonts w:ascii="Georgia" w:eastAsia="Georgia" w:hAnsi="Georgia" w:cs="Georgia"/>
          <w:color w:val="000000"/>
          <w:spacing w:val="22"/>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registration,</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we</w:t>
      </w:r>
      <w:r>
        <w:rPr>
          <w:rFonts w:ascii="Georgia" w:eastAsia="Georgia" w:hAnsi="Georgia" w:cs="Georgia"/>
          <w:color w:val="000000"/>
          <w:spacing w:val="4"/>
          <w:sz w:val="19"/>
          <w:szCs w:val="19"/>
        </w:rPr>
        <w:t xml:space="preserve"> </w:t>
      </w:r>
      <w:r>
        <w:rPr>
          <w:rFonts w:ascii="Georgia" w:eastAsia="Georgia" w:hAnsi="Georgia" w:cs="Georgia"/>
          <w:color w:val="000000"/>
          <w:sz w:val="19"/>
          <w:szCs w:val="19"/>
        </w:rPr>
        <w:t>know</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firsthand</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that</w:t>
      </w:r>
      <w:r>
        <w:rPr>
          <w:rFonts w:ascii="Georgia" w:eastAsia="Georgia" w:hAnsi="Georgia" w:cs="Georgia"/>
          <w:color w:val="000000"/>
          <w:spacing w:val="6"/>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4"/>
          <w:sz w:val="19"/>
          <w:szCs w:val="19"/>
        </w:rPr>
        <w:t xml:space="preserve"> </w:t>
      </w:r>
      <w:r>
        <w:rPr>
          <w:rFonts w:ascii="Georgia" w:eastAsia="Georgia" w:hAnsi="Georgia" w:cs="Georgia"/>
          <w:color w:val="000000"/>
          <w:sz w:val="19"/>
          <w:szCs w:val="19"/>
        </w:rPr>
        <w:t>impact</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 xml:space="preserve">of </w:t>
      </w:r>
      <w:r>
        <w:rPr>
          <w:rFonts w:ascii="Georgia" w:eastAsia="Georgia" w:hAnsi="Georgia" w:cs="Georgia"/>
          <w:color w:val="000000"/>
          <w:w w:val="103"/>
          <w:sz w:val="19"/>
          <w:szCs w:val="19"/>
        </w:rPr>
        <w:t>a</w:t>
      </w:r>
      <w:r>
        <w:rPr>
          <w:rFonts w:ascii="Georgia" w:eastAsia="Georgia" w:hAnsi="Georgia" w:cs="Georgia"/>
          <w:color w:val="000000"/>
          <w:spacing w:val="-3"/>
          <w:sz w:val="19"/>
          <w:szCs w:val="19"/>
        </w:rPr>
        <w:t xml:space="preserve"> </w:t>
      </w:r>
      <w:r>
        <w:rPr>
          <w:rFonts w:ascii="Georgia" w:eastAsia="Georgia" w:hAnsi="Georgia" w:cs="Georgia"/>
          <w:color w:val="000000"/>
          <w:sz w:val="19"/>
          <w:szCs w:val="19"/>
        </w:rPr>
        <w:t>particular</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technological</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innovation</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greatly</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depends</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on</w:t>
      </w:r>
      <w:r>
        <w:rPr>
          <w:rFonts w:ascii="Georgia" w:eastAsia="Georgia" w:hAnsi="Georgia" w:cs="Georgia"/>
          <w:color w:val="000000"/>
          <w:spacing w:val="1"/>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availability</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of an</w:t>
      </w:r>
      <w:r>
        <w:rPr>
          <w:rFonts w:ascii="Georgia" w:eastAsia="Georgia" w:hAnsi="Georgia" w:cs="Georgia"/>
          <w:color w:val="000000"/>
          <w:spacing w:val="1"/>
          <w:sz w:val="19"/>
          <w:szCs w:val="19"/>
        </w:rPr>
        <w:t xml:space="preserve"> </w:t>
      </w:r>
      <w:r>
        <w:rPr>
          <w:rFonts w:ascii="Georgia" w:eastAsia="Georgia" w:hAnsi="Georgia" w:cs="Georgia"/>
          <w:color w:val="000000"/>
          <w:sz w:val="19"/>
          <w:szCs w:val="19"/>
        </w:rPr>
        <w:t>easily</w:t>
      </w:r>
      <w:r>
        <w:rPr>
          <w:rFonts w:ascii="Georgia" w:eastAsia="Georgia" w:hAnsi="Georgia" w:cs="Georgia"/>
          <w:color w:val="000000"/>
          <w:spacing w:val="6"/>
          <w:sz w:val="19"/>
          <w:szCs w:val="19"/>
        </w:rPr>
        <w:t xml:space="preserve"> </w:t>
      </w:r>
      <w:r>
        <w:rPr>
          <w:rFonts w:ascii="Georgia" w:eastAsia="Georgia" w:hAnsi="Georgia" w:cs="Georgia"/>
          <w:color w:val="000000"/>
          <w:sz w:val="19"/>
          <w:szCs w:val="19"/>
        </w:rPr>
        <w:t>accessible</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software</w:t>
      </w:r>
      <w:r>
        <w:rPr>
          <w:rFonts w:ascii="Georgia" w:eastAsia="Georgia" w:hAnsi="Georgia" w:cs="Georgia"/>
          <w:color w:val="000000"/>
          <w:spacing w:val="11"/>
          <w:sz w:val="19"/>
          <w:szCs w:val="19"/>
        </w:rPr>
        <w:t xml:space="preserve"> </w:t>
      </w:r>
      <w:r>
        <w:rPr>
          <w:rFonts w:ascii="Georgia" w:eastAsia="Georgia" w:hAnsi="Georgia" w:cs="Georgia"/>
          <w:color w:val="000000"/>
          <w:w w:val="102"/>
          <w:sz w:val="19"/>
          <w:szCs w:val="19"/>
        </w:rPr>
        <w:t xml:space="preserve">implementation. </w:t>
      </w:r>
      <w:r>
        <w:rPr>
          <w:rFonts w:ascii="Georgia" w:eastAsia="Georgia" w:hAnsi="Georgia" w:cs="Georgia"/>
          <w:color w:val="000000"/>
          <w:sz w:val="19"/>
          <w:szCs w:val="19"/>
        </w:rPr>
        <w:t>The</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proposed</w:t>
      </w:r>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software</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framework</w:t>
      </w:r>
      <w:r>
        <w:rPr>
          <w:rFonts w:ascii="Georgia" w:eastAsia="Georgia" w:hAnsi="Georgia" w:cs="Georgia"/>
          <w:color w:val="000000"/>
          <w:spacing w:val="27"/>
          <w:sz w:val="19"/>
          <w:szCs w:val="19"/>
        </w:rPr>
        <w:t xml:space="preserve"> </w:t>
      </w:r>
      <w:r>
        <w:rPr>
          <w:rFonts w:ascii="Georgia" w:eastAsia="Georgia" w:hAnsi="Georgia" w:cs="Georgia"/>
          <w:color w:val="000000"/>
          <w:sz w:val="19"/>
          <w:szCs w:val="19"/>
        </w:rPr>
        <w:t>will</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tie</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together</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all</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capabilities</w:t>
      </w:r>
      <w:r>
        <w:rPr>
          <w:rFonts w:ascii="Georgia" w:eastAsia="Georgia" w:hAnsi="Georgia" w:cs="Georgia"/>
          <w:color w:val="000000"/>
          <w:spacing w:val="28"/>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project’s</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developed</w:t>
      </w:r>
      <w:r>
        <w:rPr>
          <w:rFonts w:ascii="Georgia" w:eastAsia="Georgia" w:hAnsi="Georgia" w:cs="Georgia"/>
          <w:color w:val="000000"/>
          <w:spacing w:val="26"/>
          <w:sz w:val="19"/>
          <w:szCs w:val="19"/>
        </w:rPr>
        <w:t xml:space="preserve"> </w:t>
      </w:r>
      <w:r>
        <w:rPr>
          <w:rFonts w:ascii="Georgia" w:eastAsia="Georgia" w:hAnsi="Georgia" w:cs="Georgia"/>
          <w:color w:val="000000"/>
          <w:sz w:val="19"/>
          <w:szCs w:val="19"/>
        </w:rPr>
        <w:t>methodology</w:t>
      </w:r>
      <w:r>
        <w:rPr>
          <w:rFonts w:ascii="Georgia" w:eastAsia="Georgia" w:hAnsi="Georgia" w:cs="Georgia"/>
          <w:color w:val="000000"/>
          <w:spacing w:val="31"/>
          <w:sz w:val="19"/>
          <w:szCs w:val="19"/>
        </w:rPr>
        <w:t xml:space="preserve"> </w:t>
      </w:r>
      <w:r>
        <w:rPr>
          <w:rFonts w:ascii="Georgia" w:eastAsia="Georgia" w:hAnsi="Georgia" w:cs="Georgia"/>
          <w:color w:val="000000"/>
          <w:sz w:val="19"/>
          <w:szCs w:val="19"/>
        </w:rPr>
        <w:t>in</w:t>
      </w:r>
      <w:r>
        <w:rPr>
          <w:rFonts w:ascii="Georgia" w:eastAsia="Georgia" w:hAnsi="Georgia" w:cs="Georgia"/>
          <w:color w:val="000000"/>
          <w:spacing w:val="14"/>
          <w:sz w:val="19"/>
          <w:szCs w:val="19"/>
        </w:rPr>
        <w:t xml:space="preserve"> </w:t>
      </w:r>
      <w:r>
        <w:rPr>
          <w:rFonts w:ascii="Georgia" w:eastAsia="Georgia" w:hAnsi="Georgia" w:cs="Georgia"/>
          <w:color w:val="000000"/>
          <w:w w:val="102"/>
          <w:sz w:val="19"/>
          <w:szCs w:val="19"/>
        </w:rPr>
        <w:t xml:space="preserve">the </w:t>
      </w:r>
      <w:r>
        <w:rPr>
          <w:rFonts w:ascii="Georgia" w:eastAsia="Georgia" w:hAnsi="Georgia" w:cs="Georgia"/>
          <w:color w:val="000000"/>
          <w:sz w:val="19"/>
          <w:szCs w:val="19"/>
        </w:rPr>
        <w:t>form of</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programmable</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workflows</w:t>
      </w:r>
      <w:r>
        <w:rPr>
          <w:rFonts w:ascii="Georgia" w:eastAsia="Georgia" w:hAnsi="Georgia" w:cs="Georgia"/>
          <w:color w:val="000000"/>
          <w:spacing w:val="9"/>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provide</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a</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seamless</w:t>
      </w:r>
      <w:r>
        <w:rPr>
          <w:rFonts w:ascii="Georgia" w:eastAsia="Georgia" w:hAnsi="Georgia" w:cs="Georgia"/>
          <w:color w:val="000000"/>
          <w:spacing w:val="7"/>
          <w:sz w:val="19"/>
          <w:szCs w:val="19"/>
        </w:rPr>
        <w:t xml:space="preserve"> </w:t>
      </w:r>
      <w:r>
        <w:rPr>
          <w:rFonts w:ascii="Georgia" w:eastAsia="Georgia" w:hAnsi="Georgia" w:cs="Georgia"/>
          <w:color w:val="000000"/>
          <w:sz w:val="19"/>
          <w:szCs w:val="19"/>
        </w:rPr>
        <w:t>user</w:t>
      </w:r>
      <w:r>
        <w:rPr>
          <w:rFonts w:ascii="Georgia" w:eastAsia="Georgia" w:hAnsi="Georgia" w:cs="Georgia"/>
          <w:color w:val="000000"/>
          <w:spacing w:val="-1"/>
          <w:sz w:val="19"/>
          <w:szCs w:val="19"/>
        </w:rPr>
        <w:t xml:space="preserve"> </w:t>
      </w:r>
      <w:r>
        <w:rPr>
          <w:rFonts w:ascii="Georgia" w:eastAsia="Georgia" w:hAnsi="Georgia" w:cs="Georgia"/>
          <w:color w:val="000000"/>
          <w:sz w:val="19"/>
          <w:szCs w:val="19"/>
        </w:rPr>
        <w:t>experience</w:t>
      </w:r>
      <w:r>
        <w:rPr>
          <w:rFonts w:ascii="Georgia" w:eastAsia="Georgia" w:hAnsi="Georgia" w:cs="Georgia"/>
          <w:color w:val="000000"/>
          <w:spacing w:val="10"/>
          <w:sz w:val="19"/>
          <w:szCs w:val="19"/>
        </w:rPr>
        <w:t xml:space="preserve"> </w:t>
      </w:r>
      <w:r>
        <w:rPr>
          <w:rFonts w:ascii="Georgia" w:eastAsia="Georgia" w:hAnsi="Georgia" w:cs="Georgia"/>
          <w:color w:val="000000"/>
          <w:sz w:val="19"/>
          <w:szCs w:val="19"/>
        </w:rPr>
        <w:t>through</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a</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full</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featured</w:t>
      </w:r>
      <w:r>
        <w:rPr>
          <w:rFonts w:ascii="Georgia" w:eastAsia="Georgia" w:hAnsi="Georgia" w:cs="Georgia"/>
          <w:color w:val="000000"/>
          <w:spacing w:val="6"/>
          <w:sz w:val="19"/>
          <w:szCs w:val="19"/>
        </w:rPr>
        <w:t xml:space="preserve"> </w:t>
      </w:r>
      <w:r>
        <w:rPr>
          <w:rFonts w:ascii="Georgia" w:eastAsia="Georgia" w:hAnsi="Georgia" w:cs="Georgia"/>
          <w:color w:val="000000"/>
          <w:sz w:val="19"/>
          <w:szCs w:val="19"/>
        </w:rPr>
        <w:t>graphical</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user</w:t>
      </w:r>
      <w:r>
        <w:rPr>
          <w:rFonts w:ascii="Georgia" w:eastAsia="Georgia" w:hAnsi="Georgia" w:cs="Georgia"/>
          <w:color w:val="000000"/>
          <w:spacing w:val="-1"/>
          <w:sz w:val="19"/>
          <w:szCs w:val="19"/>
        </w:rPr>
        <w:t xml:space="preserve"> </w:t>
      </w:r>
      <w:r>
        <w:rPr>
          <w:rFonts w:ascii="Georgia" w:eastAsia="Georgia" w:hAnsi="Georgia" w:cs="Georgia"/>
          <w:color w:val="000000"/>
          <w:w w:val="102"/>
          <w:sz w:val="19"/>
          <w:szCs w:val="19"/>
        </w:rPr>
        <w:t xml:space="preserve">interface. </w:t>
      </w:r>
      <w:r>
        <w:rPr>
          <w:rFonts w:ascii="Georgia" w:eastAsia="Georgia" w:hAnsi="Georgia" w:cs="Georgia"/>
          <w:color w:val="000000"/>
          <w:sz w:val="19"/>
          <w:szCs w:val="19"/>
        </w:rPr>
        <w:t>Interactive</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functionality</w:t>
      </w:r>
      <w:r>
        <w:rPr>
          <w:rFonts w:ascii="Georgia" w:eastAsia="Georgia" w:hAnsi="Georgia" w:cs="Georgia"/>
          <w:color w:val="000000"/>
          <w:spacing w:val="26"/>
          <w:sz w:val="19"/>
          <w:szCs w:val="19"/>
        </w:rPr>
        <w:t xml:space="preserve"> </w:t>
      </w:r>
      <w:r>
        <w:rPr>
          <w:rFonts w:ascii="Georgia" w:eastAsia="Georgia" w:hAnsi="Georgia" w:cs="Georgia"/>
          <w:color w:val="000000"/>
          <w:sz w:val="19"/>
          <w:szCs w:val="19"/>
        </w:rPr>
        <w:t>will</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extend</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beyond</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0"/>
          <w:sz w:val="19"/>
          <w:szCs w:val="19"/>
        </w:rPr>
        <w:t xml:space="preserve"> </w:t>
      </w:r>
      <w:r>
        <w:rPr>
          <w:rFonts w:ascii="Georgia" w:eastAsia="Georgia" w:hAnsi="Georgia" w:cs="Georgia"/>
          <w:color w:val="000000"/>
          <w:sz w:val="19"/>
          <w:szCs w:val="19"/>
        </w:rPr>
        <w:t>ability</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to</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steer</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segmentation</w:t>
      </w:r>
      <w:r>
        <w:rPr>
          <w:rFonts w:ascii="Georgia" w:eastAsia="Georgia" w:hAnsi="Georgia" w:cs="Georgia"/>
          <w:color w:val="000000"/>
          <w:spacing w:val="28"/>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registration</w:t>
      </w:r>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pipelines</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to</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include</w:t>
      </w:r>
      <w:r>
        <w:rPr>
          <w:rFonts w:ascii="Georgia" w:eastAsia="Georgia" w:hAnsi="Georgia" w:cs="Georgia"/>
          <w:color w:val="000000"/>
          <w:spacing w:val="17"/>
          <w:sz w:val="19"/>
          <w:szCs w:val="19"/>
        </w:rPr>
        <w:t xml:space="preserve"> </w:t>
      </w:r>
      <w:r>
        <w:rPr>
          <w:rFonts w:ascii="Georgia" w:eastAsia="Georgia" w:hAnsi="Georgia" w:cs="Georgia"/>
          <w:color w:val="000000"/>
          <w:w w:val="102"/>
          <w:sz w:val="19"/>
          <w:szCs w:val="19"/>
        </w:rPr>
        <w:t xml:space="preserve">tools </w:t>
      </w:r>
      <w:r>
        <w:rPr>
          <w:rFonts w:ascii="Georgia" w:eastAsia="Georgia" w:hAnsi="Georgia" w:cs="Georgia"/>
          <w:color w:val="000000"/>
          <w:sz w:val="19"/>
          <w:szCs w:val="19"/>
        </w:rPr>
        <w:t>for</w:t>
      </w:r>
      <w:r>
        <w:rPr>
          <w:rFonts w:ascii="Georgia" w:eastAsia="Georgia" w:hAnsi="Georgia" w:cs="Georgia"/>
          <w:color w:val="000000"/>
          <w:spacing w:val="6"/>
          <w:sz w:val="19"/>
          <w:szCs w:val="19"/>
        </w:rPr>
        <w:t xml:space="preserve"> </w:t>
      </w:r>
      <w:r>
        <w:rPr>
          <w:rFonts w:ascii="Georgia" w:eastAsia="Georgia" w:hAnsi="Georgia" w:cs="Georgia"/>
          <w:color w:val="000000"/>
          <w:sz w:val="19"/>
          <w:szCs w:val="19"/>
        </w:rPr>
        <w:t>evaluation</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7"/>
          <w:sz w:val="19"/>
          <w:szCs w:val="19"/>
        </w:rPr>
        <w:t xml:space="preserve"> </w:t>
      </w:r>
      <w:r>
        <w:rPr>
          <w:rFonts w:ascii="Georgia" w:eastAsia="Georgia" w:hAnsi="Georgia" w:cs="Georgia"/>
          <w:color w:val="000000"/>
          <w:sz w:val="19"/>
          <w:szCs w:val="19"/>
        </w:rPr>
        <w:t>visualization</w:t>
      </w:r>
      <w:r>
        <w:rPr>
          <w:rFonts w:ascii="Georgia" w:eastAsia="Georgia" w:hAnsi="Georgia" w:cs="Georgia"/>
          <w:color w:val="000000"/>
          <w:spacing w:val="22"/>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4"/>
          <w:sz w:val="19"/>
          <w:szCs w:val="19"/>
        </w:rPr>
        <w:t xml:space="preserve"> </w:t>
      </w:r>
      <w:r>
        <w:rPr>
          <w:rFonts w:ascii="Georgia" w:eastAsia="Georgia" w:hAnsi="Georgia" w:cs="Georgia"/>
          <w:color w:val="000000"/>
          <w:sz w:val="19"/>
          <w:szCs w:val="19"/>
        </w:rPr>
        <w:t>processed</w:t>
      </w:r>
      <w:r>
        <w:rPr>
          <w:rFonts w:ascii="Georgia" w:eastAsia="Georgia" w:hAnsi="Georgia" w:cs="Georgia"/>
          <w:color w:val="000000"/>
          <w:spacing w:val="18"/>
          <w:sz w:val="19"/>
          <w:szCs w:val="19"/>
        </w:rPr>
        <w:t xml:space="preserve"> </w:t>
      </w:r>
      <w:r>
        <w:rPr>
          <w:rFonts w:ascii="Georgia" w:eastAsia="Georgia" w:hAnsi="Georgia" w:cs="Georgia"/>
          <w:color w:val="000000"/>
          <w:w w:val="102"/>
          <w:sz w:val="19"/>
          <w:szCs w:val="19"/>
        </w:rPr>
        <w:t>results.</w:t>
      </w:r>
    </w:p>
    <w:p w14:paraId="337D6A83" w14:textId="77777777" w:rsidR="00E61F9D" w:rsidRDefault="005C64D6">
      <w:pPr>
        <w:spacing w:after="0" w:line="277" w:lineRule="auto"/>
        <w:ind w:left="665" w:right="63" w:hanging="186"/>
        <w:jc w:val="both"/>
        <w:rPr>
          <w:rFonts w:ascii="Georgia" w:eastAsia="Georgia" w:hAnsi="Georgia" w:cs="Georgia"/>
          <w:sz w:val="19"/>
          <w:szCs w:val="19"/>
        </w:rPr>
      </w:pPr>
      <w:r>
        <w:rPr>
          <w:rFonts w:ascii="Georgia" w:eastAsia="Georgia" w:hAnsi="Georgia" w:cs="Georgia"/>
          <w:sz w:val="19"/>
          <w:szCs w:val="19"/>
        </w:rPr>
        <w:t xml:space="preserve">• </w:t>
      </w:r>
      <w:r>
        <w:rPr>
          <w:rFonts w:ascii="Georgia" w:eastAsia="Georgia" w:hAnsi="Georgia" w:cs="Georgia"/>
          <w:spacing w:val="19"/>
          <w:sz w:val="19"/>
          <w:szCs w:val="19"/>
        </w:rPr>
        <w:t xml:space="preserve"> </w:t>
      </w:r>
      <w:r>
        <w:rPr>
          <w:rFonts w:ascii="Georgia" w:eastAsia="Georgia" w:hAnsi="Georgia" w:cs="Georgia"/>
          <w:b/>
          <w:bCs/>
          <w:sz w:val="19"/>
          <w:szCs w:val="19"/>
        </w:rPr>
        <w:t>Specific</w:t>
      </w:r>
      <w:r>
        <w:rPr>
          <w:rFonts w:ascii="Georgia" w:eastAsia="Georgia" w:hAnsi="Georgia" w:cs="Georgia"/>
          <w:b/>
          <w:bCs/>
          <w:spacing w:val="2"/>
          <w:sz w:val="19"/>
          <w:szCs w:val="19"/>
        </w:rPr>
        <w:t xml:space="preserve"> </w:t>
      </w:r>
      <w:r>
        <w:rPr>
          <w:rFonts w:ascii="Georgia" w:eastAsia="Georgia" w:hAnsi="Georgia" w:cs="Georgia"/>
          <w:b/>
          <w:bCs/>
          <w:sz w:val="19"/>
          <w:szCs w:val="19"/>
        </w:rPr>
        <w:t>Aim</w:t>
      </w:r>
      <w:r>
        <w:rPr>
          <w:rFonts w:ascii="Georgia" w:eastAsia="Georgia" w:hAnsi="Georgia" w:cs="Georgia"/>
          <w:b/>
          <w:bCs/>
          <w:spacing w:val="-5"/>
          <w:sz w:val="19"/>
          <w:szCs w:val="19"/>
        </w:rPr>
        <w:t xml:space="preserve"> </w:t>
      </w:r>
      <w:r>
        <w:rPr>
          <w:rFonts w:ascii="Georgia" w:eastAsia="Georgia" w:hAnsi="Georgia" w:cs="Georgia"/>
          <w:b/>
          <w:bCs/>
          <w:sz w:val="19"/>
          <w:szCs w:val="19"/>
        </w:rPr>
        <w:t>2:</w:t>
      </w:r>
      <w:r>
        <w:rPr>
          <w:rFonts w:ascii="Georgia" w:eastAsia="Georgia" w:hAnsi="Georgia" w:cs="Georgia"/>
          <w:b/>
          <w:bCs/>
          <w:spacing w:val="12"/>
          <w:sz w:val="19"/>
          <w:szCs w:val="19"/>
        </w:rPr>
        <w:t xml:space="preserve"> </w:t>
      </w:r>
      <w:r>
        <w:rPr>
          <w:rFonts w:ascii="Georgia" w:eastAsia="Georgia" w:hAnsi="Georgia" w:cs="Georgia"/>
          <w:b/>
          <w:bCs/>
          <w:sz w:val="19"/>
          <w:szCs w:val="19"/>
        </w:rPr>
        <w:t>Validate</w:t>
      </w:r>
      <w:r>
        <w:rPr>
          <w:rFonts w:ascii="Georgia" w:eastAsia="Georgia" w:hAnsi="Georgia" w:cs="Georgia"/>
          <w:b/>
          <w:bCs/>
          <w:spacing w:val="3"/>
          <w:sz w:val="19"/>
          <w:szCs w:val="19"/>
        </w:rPr>
        <w:t xml:space="preserve"> </w:t>
      </w:r>
      <w:r>
        <w:rPr>
          <w:rFonts w:ascii="Georgia" w:eastAsia="Georgia" w:hAnsi="Georgia" w:cs="Georgia"/>
          <w:b/>
          <w:bCs/>
          <w:sz w:val="19"/>
          <w:szCs w:val="19"/>
        </w:rPr>
        <w:t>and</w:t>
      </w:r>
      <w:r>
        <w:rPr>
          <w:rFonts w:ascii="Georgia" w:eastAsia="Georgia" w:hAnsi="Georgia" w:cs="Georgia"/>
          <w:b/>
          <w:bCs/>
          <w:spacing w:val="-6"/>
          <w:sz w:val="19"/>
          <w:szCs w:val="19"/>
        </w:rPr>
        <w:t xml:space="preserve"> </w:t>
      </w:r>
      <w:r>
        <w:rPr>
          <w:rFonts w:ascii="Georgia" w:eastAsia="Georgia" w:hAnsi="Georgia" w:cs="Georgia"/>
          <w:b/>
          <w:bCs/>
          <w:sz w:val="19"/>
          <w:szCs w:val="19"/>
        </w:rPr>
        <w:t>disseminate</w:t>
      </w:r>
      <w:r>
        <w:rPr>
          <w:rFonts w:ascii="Georgia" w:eastAsia="Georgia" w:hAnsi="Georgia" w:cs="Georgia"/>
          <w:b/>
          <w:bCs/>
          <w:spacing w:val="11"/>
          <w:sz w:val="19"/>
          <w:szCs w:val="19"/>
        </w:rPr>
        <w:t xml:space="preserve"> </w:t>
      </w:r>
      <w:r>
        <w:rPr>
          <w:rFonts w:ascii="Georgia" w:eastAsia="Georgia" w:hAnsi="Georgia" w:cs="Georgia"/>
          <w:b/>
          <w:bCs/>
          <w:sz w:val="19"/>
          <w:szCs w:val="19"/>
        </w:rPr>
        <w:t>the</w:t>
      </w:r>
      <w:r>
        <w:rPr>
          <w:rFonts w:ascii="Georgia" w:eastAsia="Georgia" w:hAnsi="Georgia" w:cs="Georgia"/>
          <w:b/>
          <w:bCs/>
          <w:spacing w:val="-7"/>
          <w:sz w:val="19"/>
          <w:szCs w:val="19"/>
        </w:rPr>
        <w:t xml:space="preserve"> </w:t>
      </w:r>
      <w:r>
        <w:rPr>
          <w:rFonts w:ascii="Georgia" w:eastAsia="Georgia" w:hAnsi="Georgia" w:cs="Georgia"/>
          <w:b/>
          <w:bCs/>
          <w:sz w:val="19"/>
          <w:szCs w:val="19"/>
        </w:rPr>
        <w:t>developed</w:t>
      </w:r>
      <w:r>
        <w:rPr>
          <w:rFonts w:ascii="Georgia" w:eastAsia="Georgia" w:hAnsi="Georgia" w:cs="Georgia"/>
          <w:b/>
          <w:bCs/>
          <w:spacing w:val="7"/>
          <w:sz w:val="19"/>
          <w:szCs w:val="19"/>
        </w:rPr>
        <w:t xml:space="preserve"> </w:t>
      </w:r>
      <w:r>
        <w:rPr>
          <w:rFonts w:ascii="Georgia" w:eastAsia="Georgia" w:hAnsi="Georgia" w:cs="Georgia"/>
          <w:b/>
          <w:bCs/>
          <w:sz w:val="19"/>
          <w:szCs w:val="19"/>
        </w:rPr>
        <w:t>ITK-Lung</w:t>
      </w:r>
      <w:r>
        <w:rPr>
          <w:rFonts w:ascii="Georgia" w:eastAsia="Georgia" w:hAnsi="Georgia" w:cs="Georgia"/>
          <w:b/>
          <w:bCs/>
          <w:spacing w:val="6"/>
          <w:sz w:val="19"/>
          <w:szCs w:val="19"/>
        </w:rPr>
        <w:t xml:space="preserve"> </w:t>
      </w:r>
      <w:r>
        <w:rPr>
          <w:rFonts w:ascii="Georgia" w:eastAsia="Georgia" w:hAnsi="Georgia" w:cs="Georgia"/>
          <w:b/>
          <w:bCs/>
          <w:sz w:val="19"/>
          <w:szCs w:val="19"/>
        </w:rPr>
        <w:t>resources</w:t>
      </w:r>
      <w:r>
        <w:rPr>
          <w:rFonts w:ascii="Georgia" w:eastAsia="Georgia" w:hAnsi="Georgia" w:cs="Georgia"/>
          <w:b/>
          <w:bCs/>
          <w:spacing w:val="6"/>
          <w:sz w:val="19"/>
          <w:szCs w:val="19"/>
        </w:rPr>
        <w:t xml:space="preserve"> </w:t>
      </w:r>
      <w:r>
        <w:rPr>
          <w:rFonts w:ascii="Georgia" w:eastAsia="Georgia" w:hAnsi="Georgia" w:cs="Georgia"/>
          <w:b/>
          <w:bCs/>
          <w:sz w:val="19"/>
          <w:szCs w:val="19"/>
        </w:rPr>
        <w:t>by</w:t>
      </w:r>
      <w:r>
        <w:rPr>
          <w:rFonts w:ascii="Georgia" w:eastAsia="Georgia" w:hAnsi="Georgia" w:cs="Georgia"/>
          <w:b/>
          <w:bCs/>
          <w:spacing w:val="-8"/>
          <w:sz w:val="19"/>
          <w:szCs w:val="19"/>
        </w:rPr>
        <w:t xml:space="preserve"> </w:t>
      </w:r>
      <w:r>
        <w:rPr>
          <w:rFonts w:ascii="Georgia" w:eastAsia="Georgia" w:hAnsi="Georgia" w:cs="Georgia"/>
          <w:b/>
          <w:bCs/>
          <w:sz w:val="19"/>
          <w:szCs w:val="19"/>
        </w:rPr>
        <w:t>leveraging</w:t>
      </w:r>
      <w:r>
        <w:rPr>
          <w:rFonts w:ascii="Georgia" w:eastAsia="Georgia" w:hAnsi="Georgia" w:cs="Georgia"/>
          <w:b/>
          <w:bCs/>
          <w:spacing w:val="7"/>
          <w:sz w:val="19"/>
          <w:szCs w:val="19"/>
        </w:rPr>
        <w:t xml:space="preserve"> </w:t>
      </w:r>
      <w:r>
        <w:rPr>
          <w:rFonts w:ascii="Georgia" w:eastAsia="Georgia" w:hAnsi="Georgia" w:cs="Georgia"/>
          <w:b/>
          <w:bCs/>
          <w:sz w:val="19"/>
          <w:szCs w:val="19"/>
        </w:rPr>
        <w:t>use</w:t>
      </w:r>
      <w:r>
        <w:rPr>
          <w:rFonts w:ascii="Georgia" w:eastAsia="Georgia" w:hAnsi="Georgia" w:cs="Georgia"/>
          <w:b/>
          <w:bCs/>
          <w:spacing w:val="-6"/>
          <w:sz w:val="19"/>
          <w:szCs w:val="19"/>
        </w:rPr>
        <w:t xml:space="preserve"> </w:t>
      </w:r>
      <w:r>
        <w:rPr>
          <w:rFonts w:ascii="Georgia" w:eastAsia="Georgia" w:hAnsi="Georgia" w:cs="Georgia"/>
          <w:b/>
          <w:bCs/>
          <w:sz w:val="19"/>
          <w:szCs w:val="19"/>
        </w:rPr>
        <w:t>cases</w:t>
      </w:r>
      <w:r>
        <w:rPr>
          <w:rFonts w:ascii="Georgia" w:eastAsia="Georgia" w:hAnsi="Georgia" w:cs="Georgia"/>
          <w:b/>
          <w:bCs/>
          <w:spacing w:val="-3"/>
          <w:sz w:val="19"/>
          <w:szCs w:val="19"/>
        </w:rPr>
        <w:t xml:space="preserve"> </w:t>
      </w:r>
      <w:r>
        <w:rPr>
          <w:rFonts w:ascii="Georgia" w:eastAsia="Georgia" w:hAnsi="Georgia" w:cs="Georgia"/>
          <w:b/>
          <w:bCs/>
          <w:w w:val="102"/>
          <w:sz w:val="19"/>
          <w:szCs w:val="19"/>
        </w:rPr>
        <w:t xml:space="preserve">from </w:t>
      </w:r>
      <w:r>
        <w:rPr>
          <w:rFonts w:ascii="Georgia" w:eastAsia="Georgia" w:hAnsi="Georgia" w:cs="Georgia"/>
          <w:b/>
          <w:bCs/>
          <w:sz w:val="19"/>
          <w:szCs w:val="19"/>
        </w:rPr>
        <w:t>a</w:t>
      </w:r>
      <w:r>
        <w:rPr>
          <w:rFonts w:ascii="Georgia" w:eastAsia="Georgia" w:hAnsi="Georgia" w:cs="Georgia"/>
          <w:b/>
          <w:bCs/>
          <w:spacing w:val="-5"/>
          <w:sz w:val="19"/>
          <w:szCs w:val="19"/>
        </w:rPr>
        <w:t xml:space="preserve"> </w:t>
      </w:r>
      <w:r>
        <w:rPr>
          <w:rFonts w:ascii="Georgia" w:eastAsia="Georgia" w:hAnsi="Georgia" w:cs="Georgia"/>
          <w:b/>
          <w:bCs/>
          <w:sz w:val="19"/>
          <w:szCs w:val="19"/>
        </w:rPr>
        <w:t>broad</w:t>
      </w:r>
      <w:r>
        <w:rPr>
          <w:rFonts w:ascii="Georgia" w:eastAsia="Georgia" w:hAnsi="Georgia" w:cs="Georgia"/>
          <w:b/>
          <w:bCs/>
          <w:spacing w:val="5"/>
          <w:sz w:val="19"/>
          <w:szCs w:val="19"/>
        </w:rPr>
        <w:t xml:space="preserve"> </w:t>
      </w:r>
      <w:r>
        <w:rPr>
          <w:rFonts w:ascii="Georgia" w:eastAsia="Georgia" w:hAnsi="Georgia" w:cs="Georgia"/>
          <w:b/>
          <w:bCs/>
          <w:sz w:val="19"/>
          <w:szCs w:val="19"/>
        </w:rPr>
        <w:t>network</w:t>
      </w:r>
      <w:r>
        <w:rPr>
          <w:rFonts w:ascii="Georgia" w:eastAsia="Georgia" w:hAnsi="Georgia" w:cs="Georgia"/>
          <w:b/>
          <w:bCs/>
          <w:spacing w:val="9"/>
          <w:sz w:val="19"/>
          <w:szCs w:val="19"/>
        </w:rPr>
        <w:t xml:space="preserve"> </w:t>
      </w:r>
      <w:r>
        <w:rPr>
          <w:rFonts w:ascii="Georgia" w:eastAsia="Georgia" w:hAnsi="Georgia" w:cs="Georgia"/>
          <w:b/>
          <w:bCs/>
          <w:sz w:val="19"/>
          <w:szCs w:val="19"/>
        </w:rPr>
        <w:t>of</w:t>
      </w:r>
      <w:r>
        <w:rPr>
          <w:rFonts w:ascii="Georgia" w:eastAsia="Georgia" w:hAnsi="Georgia" w:cs="Georgia"/>
          <w:b/>
          <w:bCs/>
          <w:spacing w:val="-3"/>
          <w:sz w:val="19"/>
          <w:szCs w:val="19"/>
        </w:rPr>
        <w:t xml:space="preserve"> </w:t>
      </w:r>
      <w:r>
        <w:rPr>
          <w:rFonts w:ascii="Georgia" w:eastAsia="Georgia" w:hAnsi="Georgia" w:cs="Georgia"/>
          <w:b/>
          <w:bCs/>
          <w:sz w:val="19"/>
          <w:szCs w:val="19"/>
        </w:rPr>
        <w:t>partner</w:t>
      </w:r>
      <w:r>
        <w:rPr>
          <w:rFonts w:ascii="Georgia" w:eastAsia="Georgia" w:hAnsi="Georgia" w:cs="Georgia"/>
          <w:b/>
          <w:bCs/>
          <w:spacing w:val="8"/>
          <w:sz w:val="19"/>
          <w:szCs w:val="19"/>
        </w:rPr>
        <w:t xml:space="preserve"> </w:t>
      </w:r>
      <w:r>
        <w:rPr>
          <w:rFonts w:ascii="Georgia" w:eastAsia="Georgia" w:hAnsi="Georgia" w:cs="Georgia"/>
          <w:b/>
          <w:bCs/>
          <w:sz w:val="19"/>
          <w:szCs w:val="19"/>
        </w:rPr>
        <w:t>investigators</w:t>
      </w:r>
      <w:r>
        <w:rPr>
          <w:rFonts w:ascii="Georgia" w:eastAsia="Georgia" w:hAnsi="Georgia" w:cs="Georgia"/>
          <w:b/>
          <w:bCs/>
          <w:spacing w:val="18"/>
          <w:sz w:val="19"/>
          <w:szCs w:val="19"/>
        </w:rPr>
        <w:t xml:space="preserve"> </w:t>
      </w:r>
      <w:r>
        <w:rPr>
          <w:rFonts w:ascii="Georgia" w:eastAsia="Georgia" w:hAnsi="Georgia" w:cs="Georgia"/>
          <w:b/>
          <w:bCs/>
          <w:sz w:val="19"/>
          <w:szCs w:val="19"/>
        </w:rPr>
        <w:t>representing</w:t>
      </w:r>
      <w:r>
        <w:rPr>
          <w:rFonts w:ascii="Georgia" w:eastAsia="Georgia" w:hAnsi="Georgia" w:cs="Georgia"/>
          <w:b/>
          <w:bCs/>
          <w:spacing w:val="18"/>
          <w:sz w:val="19"/>
          <w:szCs w:val="19"/>
        </w:rPr>
        <w:t xml:space="preserve"> </w:t>
      </w:r>
      <w:r>
        <w:rPr>
          <w:rFonts w:ascii="Georgia" w:eastAsia="Georgia" w:hAnsi="Georgia" w:cs="Georgia"/>
          <w:b/>
          <w:bCs/>
          <w:sz w:val="19"/>
          <w:szCs w:val="19"/>
        </w:rPr>
        <w:t>the</w:t>
      </w:r>
      <w:r>
        <w:rPr>
          <w:rFonts w:ascii="Georgia" w:eastAsia="Georgia" w:hAnsi="Georgia" w:cs="Georgia"/>
          <w:b/>
          <w:bCs/>
          <w:spacing w:val="-1"/>
          <w:sz w:val="19"/>
          <w:szCs w:val="19"/>
        </w:rPr>
        <w:t xml:space="preserve"> </w:t>
      </w:r>
      <w:r>
        <w:rPr>
          <w:rFonts w:ascii="Georgia" w:eastAsia="Georgia" w:hAnsi="Georgia" w:cs="Georgia"/>
          <w:b/>
          <w:bCs/>
          <w:sz w:val="19"/>
          <w:szCs w:val="19"/>
        </w:rPr>
        <w:t>state-of-the-science</w:t>
      </w:r>
      <w:r>
        <w:rPr>
          <w:rFonts w:ascii="Georgia" w:eastAsia="Georgia" w:hAnsi="Georgia" w:cs="Georgia"/>
          <w:b/>
          <w:bCs/>
          <w:spacing w:val="31"/>
          <w:sz w:val="19"/>
          <w:szCs w:val="19"/>
        </w:rPr>
        <w:t xml:space="preserve"> </w:t>
      </w:r>
      <w:r>
        <w:rPr>
          <w:rFonts w:ascii="Georgia" w:eastAsia="Georgia" w:hAnsi="Georgia" w:cs="Georgia"/>
          <w:b/>
          <w:bCs/>
          <w:sz w:val="19"/>
          <w:szCs w:val="19"/>
        </w:rPr>
        <w:t>in</w:t>
      </w:r>
      <w:r>
        <w:rPr>
          <w:rFonts w:ascii="Georgia" w:eastAsia="Georgia" w:hAnsi="Georgia" w:cs="Georgia"/>
          <w:b/>
          <w:bCs/>
          <w:spacing w:val="-3"/>
          <w:sz w:val="19"/>
          <w:szCs w:val="19"/>
        </w:rPr>
        <w:t xml:space="preserve"> </w:t>
      </w:r>
      <w:r>
        <w:rPr>
          <w:rFonts w:ascii="Georgia" w:eastAsia="Georgia" w:hAnsi="Georgia" w:cs="Georgia"/>
          <w:b/>
          <w:bCs/>
          <w:sz w:val="19"/>
          <w:szCs w:val="19"/>
        </w:rPr>
        <w:t>lung</w:t>
      </w:r>
      <w:r>
        <w:rPr>
          <w:rFonts w:ascii="Georgia" w:eastAsia="Georgia" w:hAnsi="Georgia" w:cs="Georgia"/>
          <w:b/>
          <w:bCs/>
          <w:spacing w:val="2"/>
          <w:sz w:val="19"/>
          <w:szCs w:val="19"/>
        </w:rPr>
        <w:t xml:space="preserve"> </w:t>
      </w:r>
      <w:r>
        <w:rPr>
          <w:rFonts w:ascii="Georgia" w:eastAsia="Georgia" w:hAnsi="Georgia" w:cs="Georgia"/>
          <w:b/>
          <w:bCs/>
          <w:sz w:val="19"/>
          <w:szCs w:val="19"/>
        </w:rPr>
        <w:t>imaging</w:t>
      </w:r>
      <w:r>
        <w:rPr>
          <w:rFonts w:ascii="Georgia" w:eastAsia="Georgia" w:hAnsi="Georgia" w:cs="Georgia"/>
          <w:b/>
          <w:bCs/>
          <w:spacing w:val="9"/>
          <w:sz w:val="19"/>
          <w:szCs w:val="19"/>
        </w:rPr>
        <w:t xml:space="preserve"> </w:t>
      </w:r>
      <w:r>
        <w:rPr>
          <w:rFonts w:ascii="Georgia" w:eastAsia="Georgia" w:hAnsi="Georgia" w:cs="Georgia"/>
          <w:b/>
          <w:bCs/>
          <w:w w:val="102"/>
          <w:sz w:val="19"/>
          <w:szCs w:val="19"/>
        </w:rPr>
        <w:t xml:space="preserve">research. </w:t>
      </w:r>
      <w:r>
        <w:rPr>
          <w:rFonts w:ascii="Georgia" w:eastAsia="Georgia" w:hAnsi="Georgia" w:cs="Georgia"/>
          <w:color w:val="FF0000"/>
          <w:sz w:val="19"/>
          <w:szCs w:val="19"/>
        </w:rPr>
        <w:t>This</w:t>
      </w:r>
      <w:r>
        <w:rPr>
          <w:rFonts w:ascii="Georgia" w:eastAsia="Georgia" w:hAnsi="Georgia" w:cs="Georgia"/>
          <w:color w:val="FF0000"/>
          <w:spacing w:val="22"/>
          <w:sz w:val="19"/>
          <w:szCs w:val="19"/>
        </w:rPr>
        <w:t xml:space="preserve"> </w:t>
      </w:r>
      <w:r>
        <w:rPr>
          <w:rFonts w:ascii="Georgia" w:eastAsia="Georgia" w:hAnsi="Georgia" w:cs="Georgia"/>
          <w:color w:val="FF0000"/>
          <w:sz w:val="19"/>
          <w:szCs w:val="19"/>
        </w:rPr>
        <w:t>aim</w:t>
      </w:r>
      <w:r>
        <w:rPr>
          <w:rFonts w:ascii="Georgia" w:eastAsia="Georgia" w:hAnsi="Georgia" w:cs="Georgia"/>
          <w:color w:val="FF0000"/>
          <w:spacing w:val="21"/>
          <w:sz w:val="19"/>
          <w:szCs w:val="19"/>
        </w:rPr>
        <w:t xml:space="preserve"> </w:t>
      </w:r>
      <w:r>
        <w:rPr>
          <w:rFonts w:ascii="Georgia" w:eastAsia="Georgia" w:hAnsi="Georgia" w:cs="Georgia"/>
          <w:color w:val="FF0000"/>
          <w:sz w:val="19"/>
          <w:szCs w:val="19"/>
        </w:rPr>
        <w:t>will</w:t>
      </w:r>
      <w:r>
        <w:rPr>
          <w:rFonts w:ascii="Georgia" w:eastAsia="Georgia" w:hAnsi="Georgia" w:cs="Georgia"/>
          <w:color w:val="FF0000"/>
          <w:spacing w:val="21"/>
          <w:sz w:val="19"/>
          <w:szCs w:val="19"/>
        </w:rPr>
        <w:t xml:space="preserve"> </w:t>
      </w:r>
      <w:r>
        <w:rPr>
          <w:rFonts w:ascii="Georgia" w:eastAsia="Georgia" w:hAnsi="Georgia" w:cs="Georgia"/>
          <w:color w:val="FF0000"/>
          <w:sz w:val="19"/>
          <w:szCs w:val="19"/>
        </w:rPr>
        <w:t>evaluate</w:t>
      </w:r>
      <w:r>
        <w:rPr>
          <w:rFonts w:ascii="Georgia" w:eastAsia="Georgia" w:hAnsi="Georgia" w:cs="Georgia"/>
          <w:color w:val="FF0000"/>
          <w:spacing w:val="29"/>
          <w:sz w:val="19"/>
          <w:szCs w:val="19"/>
        </w:rPr>
        <w:t xml:space="preserve"> </w:t>
      </w:r>
      <w:r>
        <w:rPr>
          <w:rFonts w:ascii="Georgia" w:eastAsia="Georgia" w:hAnsi="Georgia" w:cs="Georgia"/>
          <w:color w:val="FF0000"/>
          <w:sz w:val="19"/>
          <w:szCs w:val="19"/>
        </w:rPr>
        <w:t>and</w:t>
      </w:r>
      <w:r>
        <w:rPr>
          <w:rFonts w:ascii="Georgia" w:eastAsia="Georgia" w:hAnsi="Georgia" w:cs="Georgia"/>
          <w:color w:val="FF0000"/>
          <w:spacing w:val="21"/>
          <w:sz w:val="19"/>
          <w:szCs w:val="19"/>
        </w:rPr>
        <w:t xml:space="preserve"> </w:t>
      </w:r>
      <w:r>
        <w:rPr>
          <w:rFonts w:ascii="Georgia" w:eastAsia="Georgia" w:hAnsi="Georgia" w:cs="Georgia"/>
          <w:color w:val="FF0000"/>
          <w:sz w:val="19"/>
          <w:szCs w:val="19"/>
        </w:rPr>
        <w:t>refine</w:t>
      </w:r>
      <w:r>
        <w:rPr>
          <w:rFonts w:ascii="Georgia" w:eastAsia="Georgia" w:hAnsi="Georgia" w:cs="Georgia"/>
          <w:color w:val="FF0000"/>
          <w:spacing w:val="25"/>
          <w:sz w:val="19"/>
          <w:szCs w:val="19"/>
        </w:rPr>
        <w:t xml:space="preserve"> </w:t>
      </w:r>
      <w:r>
        <w:rPr>
          <w:rFonts w:ascii="Georgia" w:eastAsia="Georgia" w:hAnsi="Georgia" w:cs="Georgia"/>
          <w:color w:val="FF0000"/>
          <w:sz w:val="19"/>
          <w:szCs w:val="19"/>
        </w:rPr>
        <w:t>the</w:t>
      </w:r>
      <w:r>
        <w:rPr>
          <w:rFonts w:ascii="Georgia" w:eastAsia="Georgia" w:hAnsi="Georgia" w:cs="Georgia"/>
          <w:color w:val="FF0000"/>
          <w:spacing w:val="20"/>
          <w:sz w:val="19"/>
          <w:szCs w:val="19"/>
        </w:rPr>
        <w:t xml:space="preserve"> </w:t>
      </w:r>
      <w:r>
        <w:rPr>
          <w:rFonts w:ascii="Georgia" w:eastAsia="Georgia" w:hAnsi="Georgia" w:cs="Georgia"/>
          <w:color w:val="FF0000"/>
          <w:sz w:val="19"/>
          <w:szCs w:val="19"/>
        </w:rPr>
        <w:t>proposed</w:t>
      </w:r>
      <w:r>
        <w:rPr>
          <w:rFonts w:ascii="Georgia" w:eastAsia="Georgia" w:hAnsi="Georgia" w:cs="Georgia"/>
          <w:color w:val="FF0000"/>
          <w:spacing w:val="31"/>
          <w:sz w:val="19"/>
          <w:szCs w:val="19"/>
        </w:rPr>
        <w:t xml:space="preserve"> </w:t>
      </w:r>
      <w:r>
        <w:rPr>
          <w:rFonts w:ascii="Georgia" w:eastAsia="Georgia" w:hAnsi="Georgia" w:cs="Georgia"/>
          <w:color w:val="FF0000"/>
          <w:sz w:val="19"/>
          <w:szCs w:val="19"/>
        </w:rPr>
        <w:t>framework</w:t>
      </w:r>
      <w:r>
        <w:rPr>
          <w:rFonts w:ascii="Georgia" w:eastAsia="Georgia" w:hAnsi="Georgia" w:cs="Georgia"/>
          <w:color w:val="FF0000"/>
          <w:spacing w:val="33"/>
          <w:sz w:val="19"/>
          <w:szCs w:val="19"/>
        </w:rPr>
        <w:t xml:space="preserve"> </w:t>
      </w:r>
      <w:r>
        <w:rPr>
          <w:rFonts w:ascii="Georgia" w:eastAsia="Georgia" w:hAnsi="Georgia" w:cs="Georgia"/>
          <w:color w:val="FF0000"/>
          <w:sz w:val="19"/>
          <w:szCs w:val="19"/>
        </w:rPr>
        <w:t>within</w:t>
      </w:r>
      <w:r>
        <w:rPr>
          <w:rFonts w:ascii="Georgia" w:eastAsia="Georgia" w:hAnsi="Georgia" w:cs="Georgia"/>
          <w:color w:val="FF0000"/>
          <w:spacing w:val="26"/>
          <w:sz w:val="19"/>
          <w:szCs w:val="19"/>
        </w:rPr>
        <w:t xml:space="preserve"> </w:t>
      </w:r>
      <w:r>
        <w:rPr>
          <w:rFonts w:ascii="Georgia" w:eastAsia="Georgia" w:hAnsi="Georgia" w:cs="Georgia"/>
          <w:color w:val="FF0000"/>
          <w:sz w:val="19"/>
          <w:szCs w:val="19"/>
        </w:rPr>
        <w:t>the</w:t>
      </w:r>
      <w:r>
        <w:rPr>
          <w:rFonts w:ascii="Georgia" w:eastAsia="Georgia" w:hAnsi="Georgia" w:cs="Georgia"/>
          <w:color w:val="FF0000"/>
          <w:spacing w:val="20"/>
          <w:sz w:val="19"/>
          <w:szCs w:val="19"/>
        </w:rPr>
        <w:t xml:space="preserve"> </w:t>
      </w:r>
      <w:r>
        <w:rPr>
          <w:rFonts w:ascii="Georgia" w:eastAsia="Georgia" w:hAnsi="Georgia" w:cs="Georgia"/>
          <w:color w:val="FF0000"/>
          <w:sz w:val="19"/>
          <w:szCs w:val="19"/>
        </w:rPr>
        <w:t>real-world</w:t>
      </w:r>
      <w:r>
        <w:rPr>
          <w:rFonts w:ascii="Georgia" w:eastAsia="Georgia" w:hAnsi="Georgia" w:cs="Georgia"/>
          <w:color w:val="FF0000"/>
          <w:spacing w:val="32"/>
          <w:sz w:val="19"/>
          <w:szCs w:val="19"/>
        </w:rPr>
        <w:t xml:space="preserve"> </w:t>
      </w:r>
      <w:r>
        <w:rPr>
          <w:rFonts w:ascii="Georgia" w:eastAsia="Georgia" w:hAnsi="Georgia" w:cs="Georgia"/>
          <w:color w:val="FF0000"/>
          <w:sz w:val="19"/>
          <w:szCs w:val="19"/>
        </w:rPr>
        <w:t>context</w:t>
      </w:r>
      <w:r>
        <w:rPr>
          <w:rFonts w:ascii="Georgia" w:eastAsia="Georgia" w:hAnsi="Georgia" w:cs="Georgia"/>
          <w:color w:val="FF0000"/>
          <w:spacing w:val="27"/>
          <w:sz w:val="19"/>
          <w:szCs w:val="19"/>
        </w:rPr>
        <w:t xml:space="preserve"> </w:t>
      </w:r>
      <w:r>
        <w:rPr>
          <w:rFonts w:ascii="Georgia" w:eastAsia="Georgia" w:hAnsi="Georgia" w:cs="Georgia"/>
          <w:color w:val="FF0000"/>
          <w:sz w:val="19"/>
          <w:szCs w:val="19"/>
        </w:rPr>
        <w:t>of</w:t>
      </w:r>
      <w:r>
        <w:rPr>
          <w:rFonts w:ascii="Georgia" w:eastAsia="Georgia" w:hAnsi="Georgia" w:cs="Georgia"/>
          <w:color w:val="FF0000"/>
          <w:spacing w:val="18"/>
          <w:sz w:val="19"/>
          <w:szCs w:val="19"/>
        </w:rPr>
        <w:t xml:space="preserve"> </w:t>
      </w:r>
      <w:r>
        <w:rPr>
          <w:rFonts w:ascii="Georgia" w:eastAsia="Georgia" w:hAnsi="Georgia" w:cs="Georgia"/>
          <w:color w:val="FF0000"/>
          <w:sz w:val="19"/>
          <w:szCs w:val="19"/>
        </w:rPr>
        <w:t>pulmonary</w:t>
      </w:r>
      <w:r>
        <w:rPr>
          <w:rFonts w:ascii="Georgia" w:eastAsia="Georgia" w:hAnsi="Georgia" w:cs="Georgia"/>
          <w:color w:val="FF0000"/>
          <w:spacing w:val="33"/>
          <w:sz w:val="19"/>
          <w:szCs w:val="19"/>
        </w:rPr>
        <w:t xml:space="preserve"> </w:t>
      </w:r>
      <w:r>
        <w:rPr>
          <w:rFonts w:ascii="Georgia" w:eastAsia="Georgia" w:hAnsi="Georgia" w:cs="Georgia"/>
          <w:color w:val="FF0000"/>
          <w:sz w:val="19"/>
          <w:szCs w:val="19"/>
        </w:rPr>
        <w:t>research</w:t>
      </w:r>
      <w:r>
        <w:rPr>
          <w:rFonts w:ascii="Georgia" w:eastAsia="Georgia" w:hAnsi="Georgia" w:cs="Georgia"/>
          <w:color w:val="FF0000"/>
          <w:spacing w:val="29"/>
          <w:sz w:val="19"/>
          <w:szCs w:val="19"/>
        </w:rPr>
        <w:t xml:space="preserve"> </w:t>
      </w:r>
      <w:r>
        <w:rPr>
          <w:rFonts w:ascii="Georgia" w:eastAsia="Georgia" w:hAnsi="Georgia" w:cs="Georgia"/>
          <w:color w:val="FF0000"/>
          <w:w w:val="102"/>
          <w:sz w:val="19"/>
          <w:szCs w:val="19"/>
        </w:rPr>
        <w:t xml:space="preserve">being </w:t>
      </w:r>
      <w:r>
        <w:rPr>
          <w:rFonts w:ascii="Georgia" w:eastAsia="Georgia" w:hAnsi="Georgia" w:cs="Georgia"/>
          <w:color w:val="FF0000"/>
          <w:sz w:val="19"/>
          <w:szCs w:val="19"/>
        </w:rPr>
        <w:t>carried</w:t>
      </w:r>
      <w:r>
        <w:rPr>
          <w:rFonts w:ascii="Georgia" w:eastAsia="Georgia" w:hAnsi="Georgia" w:cs="Georgia"/>
          <w:color w:val="FF0000"/>
          <w:spacing w:val="1"/>
          <w:sz w:val="19"/>
          <w:szCs w:val="19"/>
        </w:rPr>
        <w:t xml:space="preserve"> </w:t>
      </w:r>
      <w:r>
        <w:rPr>
          <w:rFonts w:ascii="Georgia" w:eastAsia="Georgia" w:hAnsi="Georgia" w:cs="Georgia"/>
          <w:color w:val="FF0000"/>
          <w:sz w:val="19"/>
          <w:szCs w:val="19"/>
        </w:rPr>
        <w:t>out</w:t>
      </w:r>
      <w:r>
        <w:rPr>
          <w:rFonts w:ascii="Georgia" w:eastAsia="Georgia" w:hAnsi="Georgia" w:cs="Georgia"/>
          <w:color w:val="FF0000"/>
          <w:spacing w:val="-5"/>
          <w:sz w:val="19"/>
          <w:szCs w:val="19"/>
        </w:rPr>
        <w:t xml:space="preserve"> </w:t>
      </w:r>
      <w:r>
        <w:rPr>
          <w:rFonts w:ascii="Georgia" w:eastAsia="Georgia" w:hAnsi="Georgia" w:cs="Georgia"/>
          <w:color w:val="FF0000"/>
          <w:sz w:val="19"/>
          <w:szCs w:val="19"/>
        </w:rPr>
        <w:t>at</w:t>
      </w:r>
      <w:r>
        <w:rPr>
          <w:rFonts w:ascii="Georgia" w:eastAsia="Georgia" w:hAnsi="Georgia" w:cs="Georgia"/>
          <w:color w:val="FF0000"/>
          <w:spacing w:val="-8"/>
          <w:sz w:val="19"/>
          <w:szCs w:val="19"/>
        </w:rPr>
        <w:t xml:space="preserve"> </w:t>
      </w:r>
      <w:r>
        <w:rPr>
          <w:rFonts w:ascii="Georgia" w:eastAsia="Georgia" w:hAnsi="Georgia" w:cs="Georgia"/>
          <w:color w:val="FF0000"/>
          <w:sz w:val="19"/>
          <w:szCs w:val="19"/>
        </w:rPr>
        <w:t>Penn</w:t>
      </w:r>
      <w:r>
        <w:rPr>
          <w:rFonts w:ascii="Georgia" w:eastAsia="Georgia" w:hAnsi="Georgia" w:cs="Georgia"/>
          <w:color w:val="FF0000"/>
          <w:spacing w:val="-2"/>
          <w:sz w:val="19"/>
          <w:szCs w:val="19"/>
        </w:rPr>
        <w:t xml:space="preserve"> </w:t>
      </w:r>
      <w:r>
        <w:rPr>
          <w:rFonts w:ascii="Georgia" w:eastAsia="Georgia" w:hAnsi="Georgia" w:cs="Georgia"/>
          <w:color w:val="FF0000"/>
          <w:sz w:val="19"/>
          <w:szCs w:val="19"/>
        </w:rPr>
        <w:t>and</w:t>
      </w:r>
      <w:r>
        <w:rPr>
          <w:rFonts w:ascii="Georgia" w:eastAsia="Georgia" w:hAnsi="Georgia" w:cs="Georgia"/>
          <w:color w:val="FF0000"/>
          <w:spacing w:val="-5"/>
          <w:sz w:val="19"/>
          <w:szCs w:val="19"/>
        </w:rPr>
        <w:t xml:space="preserve"> </w:t>
      </w:r>
      <w:proofErr w:type="spellStart"/>
      <w:r>
        <w:rPr>
          <w:rFonts w:ascii="Georgia" w:eastAsia="Georgia" w:hAnsi="Georgia" w:cs="Georgia"/>
          <w:color w:val="FF0000"/>
          <w:sz w:val="19"/>
          <w:szCs w:val="19"/>
        </w:rPr>
        <w:t>UVa</w:t>
      </w:r>
      <w:proofErr w:type="spellEnd"/>
      <w:r>
        <w:rPr>
          <w:rFonts w:ascii="Georgia" w:eastAsia="Georgia" w:hAnsi="Georgia" w:cs="Georgia"/>
          <w:color w:val="FF0000"/>
          <w:spacing w:val="-4"/>
          <w:sz w:val="19"/>
          <w:szCs w:val="19"/>
        </w:rPr>
        <w:t xml:space="preserve"> </w:t>
      </w:r>
      <w:r>
        <w:rPr>
          <w:rFonts w:ascii="Georgia" w:eastAsia="Georgia" w:hAnsi="Georgia" w:cs="Georgia"/>
          <w:color w:val="FF0000"/>
          <w:sz w:val="19"/>
          <w:szCs w:val="19"/>
        </w:rPr>
        <w:t>in</w:t>
      </w:r>
      <w:r>
        <w:rPr>
          <w:rFonts w:ascii="Georgia" w:eastAsia="Georgia" w:hAnsi="Georgia" w:cs="Georgia"/>
          <w:color w:val="FF0000"/>
          <w:spacing w:val="-6"/>
          <w:sz w:val="19"/>
          <w:szCs w:val="19"/>
        </w:rPr>
        <w:t xml:space="preserve"> </w:t>
      </w:r>
      <w:r>
        <w:rPr>
          <w:rFonts w:ascii="Georgia" w:eastAsia="Georgia" w:hAnsi="Georgia" w:cs="Georgia"/>
          <w:color w:val="FF0000"/>
          <w:sz w:val="19"/>
          <w:szCs w:val="19"/>
        </w:rPr>
        <w:t>addition</w:t>
      </w:r>
      <w:r>
        <w:rPr>
          <w:rFonts w:ascii="Georgia" w:eastAsia="Georgia" w:hAnsi="Georgia" w:cs="Georgia"/>
          <w:color w:val="FF0000"/>
          <w:spacing w:val="3"/>
          <w:sz w:val="19"/>
          <w:szCs w:val="19"/>
        </w:rPr>
        <w:t xml:space="preserve"> </w:t>
      </w:r>
      <w:r>
        <w:rPr>
          <w:rFonts w:ascii="Georgia" w:eastAsia="Georgia" w:hAnsi="Georgia" w:cs="Georgia"/>
          <w:color w:val="FF0000"/>
          <w:sz w:val="19"/>
          <w:szCs w:val="19"/>
        </w:rPr>
        <w:t>to</w:t>
      </w:r>
      <w:r>
        <w:rPr>
          <w:rFonts w:ascii="Georgia" w:eastAsia="Georgia" w:hAnsi="Georgia" w:cs="Georgia"/>
          <w:color w:val="FF0000"/>
          <w:spacing w:val="-8"/>
          <w:sz w:val="19"/>
          <w:szCs w:val="19"/>
        </w:rPr>
        <w:t xml:space="preserve"> </w:t>
      </w:r>
      <w:r>
        <w:rPr>
          <w:rFonts w:ascii="Georgia" w:eastAsia="Georgia" w:hAnsi="Georgia" w:cs="Georgia"/>
          <w:color w:val="FF0000"/>
          <w:sz w:val="19"/>
          <w:szCs w:val="19"/>
        </w:rPr>
        <w:t>various</w:t>
      </w:r>
      <w:r>
        <w:rPr>
          <w:rFonts w:ascii="Georgia" w:eastAsia="Georgia" w:hAnsi="Georgia" w:cs="Georgia"/>
          <w:color w:val="FF0000"/>
          <w:spacing w:val="1"/>
          <w:sz w:val="19"/>
          <w:szCs w:val="19"/>
        </w:rPr>
        <w:t xml:space="preserve"> </w:t>
      </w:r>
      <w:r>
        <w:rPr>
          <w:rFonts w:ascii="Georgia" w:eastAsia="Georgia" w:hAnsi="Georgia" w:cs="Georgia"/>
          <w:color w:val="FF0000"/>
          <w:sz w:val="19"/>
          <w:szCs w:val="19"/>
        </w:rPr>
        <w:t>partner</w:t>
      </w:r>
      <w:r>
        <w:rPr>
          <w:rFonts w:ascii="Georgia" w:eastAsia="Georgia" w:hAnsi="Georgia" w:cs="Georgia"/>
          <w:color w:val="FF0000"/>
          <w:spacing w:val="2"/>
          <w:sz w:val="19"/>
          <w:szCs w:val="19"/>
        </w:rPr>
        <w:t xml:space="preserve"> </w:t>
      </w:r>
      <w:r>
        <w:rPr>
          <w:rFonts w:ascii="Georgia" w:eastAsia="Georgia" w:hAnsi="Georgia" w:cs="Georgia"/>
          <w:color w:val="FF0000"/>
          <w:sz w:val="19"/>
          <w:szCs w:val="19"/>
        </w:rPr>
        <w:t>sites</w:t>
      </w:r>
      <w:r>
        <w:rPr>
          <w:rFonts w:ascii="Georgia" w:eastAsia="Georgia" w:hAnsi="Georgia" w:cs="Georgia"/>
          <w:color w:val="FF0000"/>
          <w:spacing w:val="-3"/>
          <w:sz w:val="19"/>
          <w:szCs w:val="19"/>
        </w:rPr>
        <w:t xml:space="preserve"> </w:t>
      </w:r>
      <w:r>
        <w:rPr>
          <w:rFonts w:ascii="Georgia" w:eastAsia="Georgia" w:hAnsi="Georgia" w:cs="Georgia"/>
          <w:color w:val="FF0000"/>
          <w:sz w:val="19"/>
          <w:szCs w:val="19"/>
        </w:rPr>
        <w:t>serving</w:t>
      </w:r>
      <w:r>
        <w:rPr>
          <w:rFonts w:ascii="Georgia" w:eastAsia="Georgia" w:hAnsi="Georgia" w:cs="Georgia"/>
          <w:color w:val="FF0000"/>
          <w:spacing w:val="1"/>
          <w:sz w:val="19"/>
          <w:szCs w:val="19"/>
        </w:rPr>
        <w:t xml:space="preserve"> </w:t>
      </w:r>
      <w:r>
        <w:rPr>
          <w:rFonts w:ascii="Georgia" w:eastAsia="Georgia" w:hAnsi="Georgia" w:cs="Georgia"/>
          <w:color w:val="FF0000"/>
          <w:sz w:val="19"/>
          <w:szCs w:val="19"/>
        </w:rPr>
        <w:t>as</w:t>
      </w:r>
      <w:r>
        <w:rPr>
          <w:rFonts w:ascii="Georgia" w:eastAsia="Georgia" w:hAnsi="Georgia" w:cs="Georgia"/>
          <w:color w:val="FF0000"/>
          <w:spacing w:val="-7"/>
          <w:sz w:val="19"/>
          <w:szCs w:val="19"/>
        </w:rPr>
        <w:t xml:space="preserve"> </w:t>
      </w:r>
      <w:r>
        <w:rPr>
          <w:rFonts w:ascii="Georgia" w:eastAsia="Georgia" w:hAnsi="Georgia" w:cs="Georgia"/>
          <w:color w:val="FF0000"/>
          <w:sz w:val="19"/>
          <w:szCs w:val="19"/>
        </w:rPr>
        <w:t>secondary</w:t>
      </w:r>
      <w:r>
        <w:rPr>
          <w:rFonts w:ascii="Georgia" w:eastAsia="Georgia" w:hAnsi="Georgia" w:cs="Georgia"/>
          <w:color w:val="FF0000"/>
          <w:spacing w:val="6"/>
          <w:sz w:val="19"/>
          <w:szCs w:val="19"/>
        </w:rPr>
        <w:t xml:space="preserve"> </w:t>
      </w:r>
      <w:r>
        <w:rPr>
          <w:rFonts w:ascii="Georgia" w:eastAsia="Georgia" w:hAnsi="Georgia" w:cs="Georgia"/>
          <w:color w:val="FF0000"/>
          <w:sz w:val="19"/>
          <w:szCs w:val="19"/>
        </w:rPr>
        <w:t>beta</w:t>
      </w:r>
      <w:r>
        <w:rPr>
          <w:rFonts w:ascii="Georgia" w:eastAsia="Georgia" w:hAnsi="Georgia" w:cs="Georgia"/>
          <w:color w:val="FF0000"/>
          <w:spacing w:val="-4"/>
          <w:sz w:val="19"/>
          <w:szCs w:val="19"/>
        </w:rPr>
        <w:t xml:space="preserve"> </w:t>
      </w:r>
      <w:r>
        <w:rPr>
          <w:rFonts w:ascii="Georgia" w:eastAsia="Georgia" w:hAnsi="Georgia" w:cs="Georgia"/>
          <w:color w:val="FF0000"/>
          <w:sz w:val="19"/>
          <w:szCs w:val="19"/>
        </w:rPr>
        <w:t>testers.</w:t>
      </w:r>
      <w:r>
        <w:rPr>
          <w:rFonts w:ascii="Georgia" w:eastAsia="Georgia" w:hAnsi="Georgia" w:cs="Georgia"/>
          <w:color w:val="FF0000"/>
          <w:spacing w:val="25"/>
          <w:sz w:val="19"/>
          <w:szCs w:val="19"/>
        </w:rPr>
        <w:t xml:space="preserve"> </w:t>
      </w:r>
      <w:r>
        <w:rPr>
          <w:rFonts w:ascii="Georgia" w:eastAsia="Georgia" w:hAnsi="Georgia" w:cs="Georgia"/>
          <w:color w:val="000000"/>
          <w:sz w:val="19"/>
          <w:szCs w:val="19"/>
        </w:rPr>
        <w:t>We</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will</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disseminate</w:t>
      </w:r>
      <w:r>
        <w:rPr>
          <w:rFonts w:ascii="Georgia" w:eastAsia="Georgia" w:hAnsi="Georgia" w:cs="Georgia"/>
          <w:color w:val="000000"/>
          <w:spacing w:val="9"/>
          <w:sz w:val="19"/>
          <w:szCs w:val="19"/>
        </w:rPr>
        <w:t xml:space="preserve"> </w:t>
      </w:r>
      <w:r>
        <w:rPr>
          <w:rFonts w:ascii="Georgia" w:eastAsia="Georgia" w:hAnsi="Georgia" w:cs="Georgia"/>
          <w:color w:val="000000"/>
          <w:w w:val="102"/>
          <w:sz w:val="19"/>
          <w:szCs w:val="19"/>
        </w:rPr>
        <w:t xml:space="preserve">the </w:t>
      </w:r>
      <w:r>
        <w:rPr>
          <w:rFonts w:ascii="Georgia" w:eastAsia="Georgia" w:hAnsi="Georgia" w:cs="Georgia"/>
          <w:color w:val="000000"/>
          <w:sz w:val="19"/>
          <w:szCs w:val="19"/>
        </w:rPr>
        <w:t>results</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7"/>
          <w:sz w:val="19"/>
          <w:szCs w:val="19"/>
        </w:rPr>
        <w:t xml:space="preserve"> </w:t>
      </w:r>
      <w:r>
        <w:rPr>
          <w:rFonts w:ascii="Georgia" w:eastAsia="Georgia" w:hAnsi="Georgia" w:cs="Georgia"/>
          <w:color w:val="000000"/>
          <w:sz w:val="19"/>
          <w:szCs w:val="19"/>
        </w:rPr>
        <w:t>project</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through</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open-source</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distribution</w:t>
      </w:r>
      <w:r>
        <w:rPr>
          <w:rFonts w:ascii="Georgia" w:eastAsia="Georgia" w:hAnsi="Georgia" w:cs="Georgia"/>
          <w:color w:val="000000"/>
          <w:spacing w:val="22"/>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7"/>
          <w:sz w:val="19"/>
          <w:szCs w:val="19"/>
        </w:rPr>
        <w:t xml:space="preserve"> </w:t>
      </w:r>
      <w:r>
        <w:rPr>
          <w:rFonts w:ascii="Georgia" w:eastAsia="Georgia" w:hAnsi="Georgia" w:cs="Georgia"/>
          <w:color w:val="000000"/>
          <w:sz w:val="19"/>
          <w:szCs w:val="19"/>
        </w:rPr>
        <w:t>software,</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atlases</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documentation,</w:t>
      </w:r>
      <w:r>
        <w:rPr>
          <w:rFonts w:ascii="Georgia" w:eastAsia="Georgia" w:hAnsi="Georgia" w:cs="Georgia"/>
          <w:color w:val="000000"/>
          <w:spacing w:val="29"/>
          <w:sz w:val="19"/>
          <w:szCs w:val="19"/>
        </w:rPr>
        <w:t xml:space="preserve"> </w:t>
      </w:r>
      <w:r>
        <w:rPr>
          <w:rFonts w:ascii="Georgia" w:eastAsia="Georgia" w:hAnsi="Georgia" w:cs="Georgia"/>
          <w:color w:val="000000"/>
          <w:sz w:val="19"/>
          <w:szCs w:val="19"/>
        </w:rPr>
        <w:t>online</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user</w:t>
      </w:r>
      <w:r>
        <w:rPr>
          <w:rFonts w:ascii="Georgia" w:eastAsia="Georgia" w:hAnsi="Georgia" w:cs="Georgia"/>
          <w:color w:val="000000"/>
          <w:spacing w:val="9"/>
          <w:sz w:val="19"/>
          <w:szCs w:val="19"/>
        </w:rPr>
        <w:t xml:space="preserve"> </w:t>
      </w:r>
      <w:r>
        <w:rPr>
          <w:rFonts w:ascii="Georgia" w:eastAsia="Georgia" w:hAnsi="Georgia" w:cs="Georgia"/>
          <w:color w:val="000000"/>
          <w:w w:val="102"/>
          <w:sz w:val="19"/>
          <w:szCs w:val="19"/>
        </w:rPr>
        <w:t xml:space="preserve">support, </w:t>
      </w:r>
      <w:r>
        <w:rPr>
          <w:rFonts w:ascii="Georgia" w:eastAsia="Georgia" w:hAnsi="Georgia" w:cs="Georgia"/>
          <w:color w:val="000000"/>
          <w:sz w:val="19"/>
          <w:szCs w:val="19"/>
        </w:rPr>
        <w:t>and</w:t>
      </w:r>
      <w:r>
        <w:rPr>
          <w:rFonts w:ascii="Georgia" w:eastAsia="Georgia" w:hAnsi="Georgia" w:cs="Georgia"/>
          <w:color w:val="000000"/>
          <w:spacing w:val="7"/>
          <w:sz w:val="19"/>
          <w:szCs w:val="19"/>
        </w:rPr>
        <w:t xml:space="preserve"> </w:t>
      </w:r>
      <w:r>
        <w:rPr>
          <w:rFonts w:ascii="Georgia" w:eastAsia="Georgia" w:hAnsi="Georgia" w:cs="Georgia"/>
          <w:color w:val="000000"/>
          <w:sz w:val="19"/>
          <w:szCs w:val="19"/>
        </w:rPr>
        <w:t>conduct</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4"/>
          <w:sz w:val="19"/>
          <w:szCs w:val="19"/>
        </w:rPr>
        <w:t xml:space="preserve"> </w:t>
      </w:r>
      <w:r>
        <w:rPr>
          <w:rFonts w:ascii="Georgia" w:eastAsia="Georgia" w:hAnsi="Georgia" w:cs="Georgia"/>
          <w:color w:val="000000"/>
          <w:sz w:val="19"/>
          <w:szCs w:val="19"/>
        </w:rPr>
        <w:t>hands-on</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training</w:t>
      </w:r>
      <w:r>
        <w:rPr>
          <w:rFonts w:ascii="Georgia" w:eastAsia="Georgia" w:hAnsi="Georgia" w:cs="Georgia"/>
          <w:color w:val="000000"/>
          <w:spacing w:val="14"/>
          <w:sz w:val="19"/>
          <w:szCs w:val="19"/>
        </w:rPr>
        <w:t xml:space="preserve"> </w:t>
      </w:r>
      <w:r>
        <w:rPr>
          <w:rFonts w:ascii="Georgia" w:eastAsia="Georgia" w:hAnsi="Georgia" w:cs="Georgia"/>
          <w:color w:val="000000"/>
          <w:w w:val="102"/>
          <w:sz w:val="19"/>
          <w:szCs w:val="19"/>
        </w:rPr>
        <w:t>workshops.</w:t>
      </w:r>
    </w:p>
    <w:p w14:paraId="6D6BECA4" w14:textId="77777777" w:rsidR="00E61F9D" w:rsidRDefault="00E61F9D">
      <w:pPr>
        <w:spacing w:after="0"/>
        <w:jc w:val="both"/>
        <w:sectPr w:rsidR="00E61F9D">
          <w:type w:val="continuous"/>
          <w:pgSz w:w="12240" w:h="15840"/>
          <w:pgMar w:top="860" w:right="580" w:bottom="280" w:left="600" w:header="720" w:footer="720" w:gutter="0"/>
          <w:cols w:space="720"/>
        </w:sectPr>
      </w:pPr>
    </w:p>
    <w:p w14:paraId="6062539A" w14:textId="77777777" w:rsidR="00E61F9D" w:rsidRDefault="005C64D6">
      <w:pPr>
        <w:spacing w:before="81" w:after="0" w:line="240" w:lineRule="auto"/>
        <w:ind w:left="160" w:right="8242"/>
        <w:jc w:val="both"/>
        <w:rPr>
          <w:rFonts w:ascii="Georgia" w:eastAsia="Georgia" w:hAnsi="Georgia" w:cs="Georgia"/>
          <w:sz w:val="25"/>
          <w:szCs w:val="25"/>
        </w:rPr>
      </w:pPr>
      <w:r>
        <w:rPr>
          <w:rFonts w:ascii="Georgia" w:eastAsia="Georgia" w:hAnsi="Georgia" w:cs="Georgia"/>
          <w:b/>
          <w:bCs/>
          <w:sz w:val="25"/>
          <w:szCs w:val="25"/>
        </w:rPr>
        <w:lastRenderedPageBreak/>
        <w:t>3</w:t>
      </w:r>
      <w:r>
        <w:rPr>
          <w:rFonts w:ascii="Georgia" w:eastAsia="Georgia" w:hAnsi="Georgia" w:cs="Georgia"/>
          <w:b/>
          <w:bCs/>
          <w:spacing w:val="5"/>
          <w:sz w:val="25"/>
          <w:szCs w:val="25"/>
        </w:rPr>
        <w:t xml:space="preserve"> </w:t>
      </w:r>
      <w:r>
        <w:rPr>
          <w:rFonts w:ascii="Georgia" w:eastAsia="Georgia" w:hAnsi="Georgia" w:cs="Georgia"/>
          <w:b/>
          <w:bCs/>
          <w:sz w:val="25"/>
          <w:szCs w:val="25"/>
        </w:rPr>
        <w:t>Research</w:t>
      </w:r>
      <w:r>
        <w:rPr>
          <w:rFonts w:ascii="Georgia" w:eastAsia="Georgia" w:hAnsi="Georgia" w:cs="Georgia"/>
          <w:b/>
          <w:bCs/>
          <w:spacing w:val="26"/>
          <w:sz w:val="25"/>
          <w:szCs w:val="25"/>
        </w:rPr>
        <w:t xml:space="preserve"> </w:t>
      </w:r>
      <w:proofErr w:type="gramStart"/>
      <w:r>
        <w:rPr>
          <w:rFonts w:ascii="Georgia" w:eastAsia="Georgia" w:hAnsi="Georgia" w:cs="Georgia"/>
          <w:b/>
          <w:bCs/>
          <w:w w:val="102"/>
          <w:sz w:val="25"/>
          <w:szCs w:val="25"/>
        </w:rPr>
        <w:t>Strategy</w:t>
      </w:r>
      <w:proofErr w:type="gramEnd"/>
    </w:p>
    <w:p w14:paraId="372E16E2" w14:textId="77777777" w:rsidR="00E61F9D" w:rsidRDefault="00E61F9D">
      <w:pPr>
        <w:spacing w:before="1" w:after="0" w:line="110" w:lineRule="exact"/>
        <w:rPr>
          <w:sz w:val="11"/>
          <w:szCs w:val="11"/>
        </w:rPr>
      </w:pPr>
    </w:p>
    <w:p w14:paraId="7E30B111" w14:textId="77777777" w:rsidR="00E61F9D" w:rsidRDefault="005C64D6">
      <w:pPr>
        <w:spacing w:after="0" w:line="240" w:lineRule="auto"/>
        <w:ind w:left="160" w:right="9006"/>
        <w:jc w:val="both"/>
        <w:rPr>
          <w:rFonts w:ascii="Georgia" w:eastAsia="Georgia" w:hAnsi="Georgia" w:cs="Georgia"/>
          <w:sz w:val="21"/>
          <w:szCs w:val="21"/>
        </w:rPr>
      </w:pPr>
      <w:r>
        <w:rPr>
          <w:rFonts w:ascii="Georgia" w:eastAsia="Georgia" w:hAnsi="Georgia" w:cs="Georgia"/>
          <w:b/>
          <w:bCs/>
          <w:sz w:val="21"/>
          <w:szCs w:val="21"/>
        </w:rPr>
        <w:t>3(a)</w:t>
      </w:r>
      <w:r>
        <w:rPr>
          <w:rFonts w:ascii="Georgia" w:eastAsia="Georgia" w:hAnsi="Georgia" w:cs="Georgia"/>
          <w:b/>
          <w:bCs/>
          <w:spacing w:val="5"/>
          <w:sz w:val="21"/>
          <w:szCs w:val="21"/>
        </w:rPr>
        <w:t xml:space="preserve"> </w:t>
      </w:r>
      <w:r>
        <w:rPr>
          <w:rFonts w:ascii="Georgia" w:eastAsia="Georgia" w:hAnsi="Georgia" w:cs="Georgia"/>
          <w:b/>
          <w:bCs/>
          <w:w w:val="101"/>
          <w:sz w:val="21"/>
          <w:szCs w:val="21"/>
        </w:rPr>
        <w:t>Significance</w:t>
      </w:r>
    </w:p>
    <w:p w14:paraId="2D05D8A1" w14:textId="77777777" w:rsidR="00E61F9D" w:rsidRDefault="005C64D6">
      <w:pPr>
        <w:spacing w:before="88" w:after="0" w:line="277" w:lineRule="auto"/>
        <w:ind w:left="113" w:right="52" w:firstLine="7"/>
        <w:jc w:val="both"/>
        <w:rPr>
          <w:rFonts w:ascii="Georgia" w:eastAsia="Georgia" w:hAnsi="Georgia" w:cs="Georgia"/>
          <w:sz w:val="19"/>
          <w:szCs w:val="19"/>
        </w:rPr>
      </w:pPr>
      <w:r>
        <w:rPr>
          <w:rFonts w:ascii="Georgia" w:eastAsia="Georgia" w:hAnsi="Georgia" w:cs="Georgia"/>
          <w:b/>
          <w:bCs/>
          <w:sz w:val="19"/>
          <w:szCs w:val="19"/>
        </w:rPr>
        <w:t>3(a.1)</w:t>
      </w:r>
      <w:r>
        <w:rPr>
          <w:rFonts w:ascii="Georgia" w:eastAsia="Georgia" w:hAnsi="Georgia" w:cs="Georgia"/>
          <w:b/>
          <w:bCs/>
          <w:spacing w:val="12"/>
          <w:sz w:val="19"/>
          <w:szCs w:val="19"/>
        </w:rPr>
        <w:t xml:space="preserve"> </w:t>
      </w:r>
      <w:proofErr w:type="gramStart"/>
      <w:r>
        <w:rPr>
          <w:rFonts w:ascii="Georgia" w:eastAsia="Georgia" w:hAnsi="Georgia" w:cs="Georgia"/>
          <w:b/>
          <w:bCs/>
          <w:sz w:val="19"/>
          <w:szCs w:val="19"/>
        </w:rPr>
        <w:t>The</w:t>
      </w:r>
      <w:proofErr w:type="gramEnd"/>
      <w:r>
        <w:rPr>
          <w:rFonts w:ascii="Georgia" w:eastAsia="Georgia" w:hAnsi="Georgia" w:cs="Georgia"/>
          <w:b/>
          <w:bCs/>
          <w:spacing w:val="8"/>
          <w:sz w:val="19"/>
          <w:szCs w:val="19"/>
        </w:rPr>
        <w:t xml:space="preserve"> </w:t>
      </w:r>
      <w:r>
        <w:rPr>
          <w:rFonts w:ascii="Georgia" w:eastAsia="Georgia" w:hAnsi="Georgia" w:cs="Georgia"/>
          <w:b/>
          <w:bCs/>
          <w:sz w:val="19"/>
          <w:szCs w:val="19"/>
        </w:rPr>
        <w:t>importance</w:t>
      </w:r>
      <w:r>
        <w:rPr>
          <w:rFonts w:ascii="Georgia" w:eastAsia="Georgia" w:hAnsi="Georgia" w:cs="Georgia"/>
          <w:b/>
          <w:bCs/>
          <w:spacing w:val="24"/>
          <w:sz w:val="19"/>
          <w:szCs w:val="19"/>
        </w:rPr>
        <w:t xml:space="preserve"> </w:t>
      </w:r>
      <w:r>
        <w:rPr>
          <w:rFonts w:ascii="Georgia" w:eastAsia="Georgia" w:hAnsi="Georgia" w:cs="Georgia"/>
          <w:b/>
          <w:bCs/>
          <w:sz w:val="19"/>
          <w:szCs w:val="19"/>
        </w:rPr>
        <w:t>of</w:t>
      </w:r>
      <w:r>
        <w:rPr>
          <w:rFonts w:ascii="Georgia" w:eastAsia="Georgia" w:hAnsi="Georgia" w:cs="Georgia"/>
          <w:b/>
          <w:bCs/>
          <w:spacing w:val="5"/>
          <w:sz w:val="19"/>
          <w:szCs w:val="19"/>
        </w:rPr>
        <w:t xml:space="preserve"> </w:t>
      </w:r>
      <w:r>
        <w:rPr>
          <w:rFonts w:ascii="Georgia" w:eastAsia="Georgia" w:hAnsi="Georgia" w:cs="Georgia"/>
          <w:b/>
          <w:bCs/>
          <w:sz w:val="19"/>
          <w:szCs w:val="19"/>
        </w:rPr>
        <w:t>image</w:t>
      </w:r>
      <w:r>
        <w:rPr>
          <w:rFonts w:ascii="Georgia" w:eastAsia="Georgia" w:hAnsi="Georgia" w:cs="Georgia"/>
          <w:b/>
          <w:bCs/>
          <w:spacing w:val="13"/>
          <w:sz w:val="19"/>
          <w:szCs w:val="19"/>
        </w:rPr>
        <w:t xml:space="preserve"> </w:t>
      </w:r>
      <w:r>
        <w:rPr>
          <w:rFonts w:ascii="Georgia" w:eastAsia="Georgia" w:hAnsi="Georgia" w:cs="Georgia"/>
          <w:b/>
          <w:bCs/>
          <w:sz w:val="19"/>
          <w:szCs w:val="19"/>
        </w:rPr>
        <w:t>analysis</w:t>
      </w:r>
      <w:r>
        <w:rPr>
          <w:rFonts w:ascii="Georgia" w:eastAsia="Georgia" w:hAnsi="Georgia" w:cs="Georgia"/>
          <w:b/>
          <w:bCs/>
          <w:spacing w:val="17"/>
          <w:sz w:val="19"/>
          <w:szCs w:val="19"/>
        </w:rPr>
        <w:t xml:space="preserve"> </w:t>
      </w:r>
      <w:r>
        <w:rPr>
          <w:rFonts w:ascii="Georgia" w:eastAsia="Georgia" w:hAnsi="Georgia" w:cs="Georgia"/>
          <w:b/>
          <w:bCs/>
          <w:sz w:val="19"/>
          <w:szCs w:val="19"/>
        </w:rPr>
        <w:t>tools</w:t>
      </w:r>
      <w:r>
        <w:rPr>
          <w:rFonts w:ascii="Georgia" w:eastAsia="Georgia" w:hAnsi="Georgia" w:cs="Georgia"/>
          <w:b/>
          <w:bCs/>
          <w:spacing w:val="11"/>
          <w:sz w:val="19"/>
          <w:szCs w:val="19"/>
        </w:rPr>
        <w:t xml:space="preserve"> </w:t>
      </w:r>
      <w:r>
        <w:rPr>
          <w:rFonts w:ascii="Georgia" w:eastAsia="Georgia" w:hAnsi="Georgia" w:cs="Georgia"/>
          <w:b/>
          <w:bCs/>
          <w:sz w:val="19"/>
          <w:szCs w:val="19"/>
        </w:rPr>
        <w:t>for</w:t>
      </w:r>
      <w:r>
        <w:rPr>
          <w:rFonts w:ascii="Georgia" w:eastAsia="Georgia" w:hAnsi="Georgia" w:cs="Georgia"/>
          <w:b/>
          <w:bCs/>
          <w:spacing w:val="7"/>
          <w:sz w:val="19"/>
          <w:szCs w:val="19"/>
        </w:rPr>
        <w:t xml:space="preserve"> </w:t>
      </w:r>
      <w:r>
        <w:rPr>
          <w:rFonts w:ascii="Georgia" w:eastAsia="Georgia" w:hAnsi="Georgia" w:cs="Georgia"/>
          <w:b/>
          <w:bCs/>
          <w:sz w:val="19"/>
          <w:szCs w:val="19"/>
        </w:rPr>
        <w:t>research</w:t>
      </w:r>
      <w:r>
        <w:rPr>
          <w:rFonts w:ascii="Georgia" w:eastAsia="Georgia" w:hAnsi="Georgia" w:cs="Georgia"/>
          <w:b/>
          <w:bCs/>
          <w:spacing w:val="18"/>
          <w:sz w:val="19"/>
          <w:szCs w:val="19"/>
        </w:rPr>
        <w:t xml:space="preserve"> </w:t>
      </w:r>
      <w:r>
        <w:rPr>
          <w:rFonts w:ascii="Georgia" w:eastAsia="Georgia" w:hAnsi="Georgia" w:cs="Georgia"/>
          <w:b/>
          <w:bCs/>
          <w:sz w:val="19"/>
          <w:szCs w:val="19"/>
        </w:rPr>
        <w:t>and</w:t>
      </w:r>
      <w:r>
        <w:rPr>
          <w:rFonts w:ascii="Georgia" w:eastAsia="Georgia" w:hAnsi="Georgia" w:cs="Georgia"/>
          <w:b/>
          <w:bCs/>
          <w:spacing w:val="8"/>
          <w:sz w:val="19"/>
          <w:szCs w:val="19"/>
        </w:rPr>
        <w:t xml:space="preserve"> </w:t>
      </w:r>
      <w:r>
        <w:rPr>
          <w:rFonts w:ascii="Georgia" w:eastAsia="Georgia" w:hAnsi="Georgia" w:cs="Georgia"/>
          <w:b/>
          <w:bCs/>
          <w:sz w:val="19"/>
          <w:szCs w:val="19"/>
        </w:rPr>
        <w:t>clinical</w:t>
      </w:r>
      <w:r>
        <w:rPr>
          <w:rFonts w:ascii="Georgia" w:eastAsia="Georgia" w:hAnsi="Georgia" w:cs="Georgia"/>
          <w:b/>
          <w:bCs/>
          <w:spacing w:val="15"/>
          <w:sz w:val="19"/>
          <w:szCs w:val="19"/>
        </w:rPr>
        <w:t xml:space="preserve"> </w:t>
      </w:r>
      <w:r>
        <w:rPr>
          <w:rFonts w:ascii="Georgia" w:eastAsia="Georgia" w:hAnsi="Georgia" w:cs="Georgia"/>
          <w:b/>
          <w:bCs/>
          <w:sz w:val="19"/>
          <w:szCs w:val="19"/>
        </w:rPr>
        <w:t>investigation.</w:t>
      </w:r>
      <w:r>
        <w:rPr>
          <w:rFonts w:ascii="Georgia" w:eastAsia="Georgia" w:hAnsi="Georgia" w:cs="Georgia"/>
          <w:b/>
          <w:bCs/>
          <w:spacing w:val="40"/>
          <w:sz w:val="19"/>
          <w:szCs w:val="19"/>
        </w:rPr>
        <w:t xml:space="preserve"> </w:t>
      </w:r>
      <w:r>
        <w:rPr>
          <w:rFonts w:ascii="Georgia" w:eastAsia="Georgia" w:hAnsi="Georgia" w:cs="Georgia"/>
          <w:sz w:val="19"/>
          <w:szCs w:val="19"/>
        </w:rPr>
        <w:t>The</w:t>
      </w:r>
      <w:r>
        <w:rPr>
          <w:rFonts w:ascii="Georgia" w:eastAsia="Georgia" w:hAnsi="Georgia" w:cs="Georgia"/>
          <w:spacing w:val="7"/>
          <w:sz w:val="19"/>
          <w:szCs w:val="19"/>
        </w:rPr>
        <w:t xml:space="preserve"> </w:t>
      </w:r>
      <w:r>
        <w:rPr>
          <w:rFonts w:ascii="Georgia" w:eastAsia="Georgia" w:hAnsi="Georgia" w:cs="Georgia"/>
          <w:sz w:val="19"/>
          <w:szCs w:val="19"/>
        </w:rPr>
        <w:t>increased</w:t>
      </w:r>
      <w:r>
        <w:rPr>
          <w:rFonts w:ascii="Georgia" w:eastAsia="Georgia" w:hAnsi="Georgia" w:cs="Georgia"/>
          <w:spacing w:val="17"/>
          <w:sz w:val="19"/>
          <w:szCs w:val="19"/>
        </w:rPr>
        <w:t xml:space="preserve"> </w:t>
      </w:r>
      <w:r>
        <w:rPr>
          <w:rFonts w:ascii="Georgia" w:eastAsia="Georgia" w:hAnsi="Georgia" w:cs="Georgia"/>
          <w:sz w:val="19"/>
          <w:szCs w:val="19"/>
        </w:rPr>
        <w:t>utilization</w:t>
      </w:r>
      <w:r>
        <w:rPr>
          <w:rFonts w:ascii="Georgia" w:eastAsia="Georgia" w:hAnsi="Georgia" w:cs="Georgia"/>
          <w:spacing w:val="18"/>
          <w:sz w:val="19"/>
          <w:szCs w:val="19"/>
        </w:rPr>
        <w:t xml:space="preserve"> </w:t>
      </w:r>
      <w:r>
        <w:rPr>
          <w:rFonts w:ascii="Georgia" w:eastAsia="Georgia" w:hAnsi="Georgia" w:cs="Georgia"/>
          <w:w w:val="102"/>
          <w:sz w:val="19"/>
          <w:szCs w:val="19"/>
        </w:rPr>
        <w:t xml:space="preserve">of </w:t>
      </w:r>
      <w:r>
        <w:rPr>
          <w:rFonts w:ascii="Georgia" w:eastAsia="Georgia" w:hAnsi="Georgia" w:cs="Georgia"/>
          <w:sz w:val="19"/>
          <w:szCs w:val="19"/>
        </w:rPr>
        <w:t>imaging</w:t>
      </w:r>
      <w:r>
        <w:rPr>
          <w:rFonts w:ascii="Georgia" w:eastAsia="Georgia" w:hAnsi="Georgia" w:cs="Georgia"/>
          <w:spacing w:val="13"/>
          <w:sz w:val="19"/>
          <w:szCs w:val="19"/>
        </w:rPr>
        <w:t xml:space="preserve"> </w:t>
      </w:r>
      <w:r>
        <w:rPr>
          <w:rFonts w:ascii="Georgia" w:eastAsia="Georgia" w:hAnsi="Georgia" w:cs="Georgia"/>
          <w:sz w:val="19"/>
          <w:szCs w:val="19"/>
        </w:rPr>
        <w:t>for</w:t>
      </w:r>
      <w:r>
        <w:rPr>
          <w:rFonts w:ascii="Georgia" w:eastAsia="Georgia" w:hAnsi="Georgia" w:cs="Georgia"/>
          <w:spacing w:val="5"/>
          <w:sz w:val="19"/>
          <w:szCs w:val="19"/>
        </w:rPr>
        <w:t xml:space="preserve"> </w:t>
      </w:r>
      <w:r>
        <w:rPr>
          <w:rFonts w:ascii="Georgia" w:eastAsia="Georgia" w:hAnsi="Georgia" w:cs="Georgia"/>
          <w:sz w:val="19"/>
          <w:szCs w:val="19"/>
        </w:rPr>
        <w:t>both</w:t>
      </w:r>
      <w:r>
        <w:rPr>
          <w:rFonts w:ascii="Georgia" w:eastAsia="Georgia" w:hAnsi="Georgia" w:cs="Georgia"/>
          <w:spacing w:val="8"/>
          <w:sz w:val="19"/>
          <w:szCs w:val="19"/>
        </w:rPr>
        <w:t xml:space="preserve"> </w:t>
      </w:r>
      <w:r>
        <w:rPr>
          <w:rFonts w:ascii="Georgia" w:eastAsia="Georgia" w:hAnsi="Georgia" w:cs="Georgia"/>
          <w:sz w:val="19"/>
          <w:szCs w:val="19"/>
        </w:rPr>
        <w:t>research</w:t>
      </w:r>
      <w:r>
        <w:rPr>
          <w:rFonts w:ascii="Georgia" w:eastAsia="Georgia" w:hAnsi="Georgia" w:cs="Georgia"/>
          <w:spacing w:val="14"/>
          <w:sz w:val="19"/>
          <w:szCs w:val="19"/>
        </w:rPr>
        <w:t xml:space="preserve"> </w:t>
      </w:r>
      <w:r>
        <w:rPr>
          <w:rFonts w:ascii="Georgia" w:eastAsia="Georgia" w:hAnsi="Georgia" w:cs="Georgia"/>
          <w:sz w:val="19"/>
          <w:szCs w:val="19"/>
        </w:rPr>
        <w:t>and</w:t>
      </w:r>
      <w:r>
        <w:rPr>
          <w:rFonts w:ascii="Georgia" w:eastAsia="Georgia" w:hAnsi="Georgia" w:cs="Georgia"/>
          <w:spacing w:val="6"/>
          <w:sz w:val="19"/>
          <w:szCs w:val="19"/>
        </w:rPr>
        <w:t xml:space="preserve"> </w:t>
      </w:r>
      <w:r>
        <w:rPr>
          <w:rFonts w:ascii="Georgia" w:eastAsia="Georgia" w:hAnsi="Georgia" w:cs="Georgia"/>
          <w:sz w:val="19"/>
          <w:szCs w:val="19"/>
        </w:rPr>
        <w:t>clinical</w:t>
      </w:r>
      <w:r>
        <w:rPr>
          <w:rFonts w:ascii="Georgia" w:eastAsia="Georgia" w:hAnsi="Georgia" w:cs="Georgia"/>
          <w:spacing w:val="12"/>
          <w:sz w:val="19"/>
          <w:szCs w:val="19"/>
        </w:rPr>
        <w:t xml:space="preserve"> </w:t>
      </w:r>
      <w:r>
        <w:rPr>
          <w:rFonts w:ascii="Georgia" w:eastAsia="Georgia" w:hAnsi="Georgia" w:cs="Georgia"/>
          <w:sz w:val="19"/>
          <w:szCs w:val="19"/>
        </w:rPr>
        <w:t>purposes</w:t>
      </w:r>
      <w:r>
        <w:rPr>
          <w:rFonts w:ascii="Georgia" w:eastAsia="Georgia" w:hAnsi="Georgia" w:cs="Georgia"/>
          <w:spacing w:val="15"/>
          <w:sz w:val="19"/>
          <w:szCs w:val="19"/>
        </w:rPr>
        <w:t xml:space="preserve"> </w:t>
      </w:r>
      <w:r>
        <w:rPr>
          <w:rFonts w:ascii="Georgia" w:eastAsia="Georgia" w:hAnsi="Georgia" w:cs="Georgia"/>
          <w:sz w:val="19"/>
          <w:szCs w:val="19"/>
        </w:rPr>
        <w:t>has</w:t>
      </w:r>
      <w:r>
        <w:rPr>
          <w:rFonts w:ascii="Georgia" w:eastAsia="Georgia" w:hAnsi="Georgia" w:cs="Georgia"/>
          <w:spacing w:val="6"/>
          <w:sz w:val="19"/>
          <w:szCs w:val="19"/>
        </w:rPr>
        <w:t xml:space="preserve"> </w:t>
      </w:r>
      <w:r>
        <w:rPr>
          <w:rFonts w:ascii="Georgia" w:eastAsia="Georgia" w:hAnsi="Georgia" w:cs="Georgia"/>
          <w:sz w:val="19"/>
          <w:szCs w:val="19"/>
        </w:rPr>
        <w:t>furthered</w:t>
      </w:r>
      <w:r>
        <w:rPr>
          <w:rFonts w:ascii="Georgia" w:eastAsia="Georgia" w:hAnsi="Georgia" w:cs="Georgia"/>
          <w:spacing w:val="16"/>
          <w:sz w:val="19"/>
          <w:szCs w:val="19"/>
        </w:rPr>
        <w:t xml:space="preserve"> </w:t>
      </w:r>
      <w:r>
        <w:rPr>
          <w:rFonts w:ascii="Georgia" w:eastAsia="Georgia" w:hAnsi="Georgia" w:cs="Georgia"/>
          <w:sz w:val="19"/>
          <w:szCs w:val="19"/>
        </w:rPr>
        <w:t>the</w:t>
      </w:r>
      <w:r>
        <w:rPr>
          <w:rFonts w:ascii="Georgia" w:eastAsia="Georgia" w:hAnsi="Georgia" w:cs="Georgia"/>
          <w:spacing w:val="5"/>
          <w:sz w:val="19"/>
          <w:szCs w:val="19"/>
        </w:rPr>
        <w:t xml:space="preserve"> </w:t>
      </w:r>
      <w:r>
        <w:rPr>
          <w:rFonts w:ascii="Georgia" w:eastAsia="Georgia" w:hAnsi="Georgia" w:cs="Georgia"/>
          <w:sz w:val="19"/>
          <w:szCs w:val="19"/>
        </w:rPr>
        <w:t>demand</w:t>
      </w:r>
      <w:r>
        <w:rPr>
          <w:rFonts w:ascii="Georgia" w:eastAsia="Georgia" w:hAnsi="Georgia" w:cs="Georgia"/>
          <w:spacing w:val="14"/>
          <w:sz w:val="19"/>
          <w:szCs w:val="19"/>
        </w:rPr>
        <w:t xml:space="preserve"> </w:t>
      </w:r>
      <w:r>
        <w:rPr>
          <w:rFonts w:ascii="Georgia" w:eastAsia="Georgia" w:hAnsi="Georgia" w:cs="Georgia"/>
          <w:sz w:val="19"/>
          <w:szCs w:val="19"/>
        </w:rPr>
        <w:t>for</w:t>
      </w:r>
      <w:r>
        <w:rPr>
          <w:rFonts w:ascii="Georgia" w:eastAsia="Georgia" w:hAnsi="Georgia" w:cs="Georgia"/>
          <w:spacing w:val="5"/>
          <w:sz w:val="19"/>
          <w:szCs w:val="19"/>
        </w:rPr>
        <w:t xml:space="preserve"> </w:t>
      </w:r>
      <w:r>
        <w:rPr>
          <w:rFonts w:ascii="Georgia" w:eastAsia="Georgia" w:hAnsi="Georgia" w:cs="Georgia"/>
          <w:sz w:val="19"/>
          <w:szCs w:val="19"/>
        </w:rPr>
        <w:t>quantitative</w:t>
      </w:r>
      <w:r>
        <w:rPr>
          <w:rFonts w:ascii="Georgia" w:eastAsia="Georgia" w:hAnsi="Georgia" w:cs="Georgia"/>
          <w:spacing w:val="20"/>
          <w:sz w:val="19"/>
          <w:szCs w:val="19"/>
        </w:rPr>
        <w:t xml:space="preserve"> </w:t>
      </w:r>
      <w:r>
        <w:rPr>
          <w:rFonts w:ascii="Georgia" w:eastAsia="Georgia" w:hAnsi="Georgia" w:cs="Georgia"/>
          <w:sz w:val="19"/>
          <w:szCs w:val="19"/>
        </w:rPr>
        <w:t>image</w:t>
      </w:r>
      <w:r>
        <w:rPr>
          <w:rFonts w:ascii="Georgia" w:eastAsia="Georgia" w:hAnsi="Georgia" w:cs="Georgia"/>
          <w:spacing w:val="10"/>
          <w:sz w:val="19"/>
          <w:szCs w:val="19"/>
        </w:rPr>
        <w:t xml:space="preserve"> </w:t>
      </w:r>
      <w:r>
        <w:rPr>
          <w:rFonts w:ascii="Georgia" w:eastAsia="Georgia" w:hAnsi="Georgia" w:cs="Georgia"/>
          <w:sz w:val="19"/>
          <w:szCs w:val="19"/>
        </w:rPr>
        <w:t>analysis</w:t>
      </w:r>
      <w:r>
        <w:rPr>
          <w:rFonts w:ascii="Georgia" w:eastAsia="Georgia" w:hAnsi="Georgia" w:cs="Georgia"/>
          <w:spacing w:val="13"/>
          <w:sz w:val="19"/>
          <w:szCs w:val="19"/>
        </w:rPr>
        <w:t xml:space="preserve"> </w:t>
      </w:r>
      <w:r>
        <w:rPr>
          <w:rFonts w:ascii="Georgia" w:eastAsia="Georgia" w:hAnsi="Georgia" w:cs="Georgia"/>
          <w:sz w:val="19"/>
          <w:szCs w:val="19"/>
        </w:rPr>
        <w:t>techniques.</w:t>
      </w:r>
      <w:r>
        <w:rPr>
          <w:rFonts w:ascii="Georgia" w:eastAsia="Georgia" w:hAnsi="Georgia" w:cs="Georgia"/>
          <w:spacing w:val="36"/>
          <w:sz w:val="19"/>
          <w:szCs w:val="19"/>
        </w:rPr>
        <w:t xml:space="preserve"> </w:t>
      </w:r>
      <w:r>
        <w:rPr>
          <w:rFonts w:ascii="Georgia" w:eastAsia="Georgia" w:hAnsi="Georgia" w:cs="Georgia"/>
          <w:sz w:val="19"/>
          <w:szCs w:val="19"/>
        </w:rPr>
        <w:t>The</w:t>
      </w:r>
      <w:r>
        <w:rPr>
          <w:rFonts w:ascii="Georgia" w:eastAsia="Georgia" w:hAnsi="Georgia" w:cs="Georgia"/>
          <w:spacing w:val="6"/>
          <w:sz w:val="19"/>
          <w:szCs w:val="19"/>
        </w:rPr>
        <w:t xml:space="preserve"> </w:t>
      </w:r>
      <w:r>
        <w:rPr>
          <w:rFonts w:ascii="Georgia" w:eastAsia="Georgia" w:hAnsi="Georgia" w:cs="Georgia"/>
          <w:w w:val="102"/>
          <w:sz w:val="19"/>
          <w:szCs w:val="19"/>
        </w:rPr>
        <w:t xml:space="preserve">use </w:t>
      </w:r>
      <w:r>
        <w:rPr>
          <w:rFonts w:ascii="Georgia" w:eastAsia="Georgia" w:hAnsi="Georgia" w:cs="Georgia"/>
          <w:sz w:val="19"/>
          <w:szCs w:val="19"/>
        </w:rPr>
        <w:t>of</w:t>
      </w:r>
      <w:r>
        <w:rPr>
          <w:rFonts w:ascii="Georgia" w:eastAsia="Georgia" w:hAnsi="Georgia" w:cs="Georgia"/>
          <w:spacing w:val="17"/>
          <w:sz w:val="19"/>
          <w:szCs w:val="19"/>
        </w:rPr>
        <w:t xml:space="preserve"> </w:t>
      </w:r>
      <w:r>
        <w:rPr>
          <w:rFonts w:ascii="Georgia" w:eastAsia="Georgia" w:hAnsi="Georgia" w:cs="Georgia"/>
          <w:sz w:val="19"/>
          <w:szCs w:val="19"/>
        </w:rPr>
        <w:t>these</w:t>
      </w:r>
      <w:r>
        <w:rPr>
          <w:rFonts w:ascii="Georgia" w:eastAsia="Georgia" w:hAnsi="Georgia" w:cs="Georgia"/>
          <w:spacing w:val="23"/>
          <w:sz w:val="19"/>
          <w:szCs w:val="19"/>
        </w:rPr>
        <w:t xml:space="preserve"> </w:t>
      </w:r>
      <w:r>
        <w:rPr>
          <w:rFonts w:ascii="Georgia" w:eastAsia="Georgia" w:hAnsi="Georgia" w:cs="Georgia"/>
          <w:sz w:val="19"/>
          <w:szCs w:val="19"/>
        </w:rPr>
        <w:t>computational</w:t>
      </w:r>
      <w:r>
        <w:rPr>
          <w:rFonts w:ascii="Georgia" w:eastAsia="Georgia" w:hAnsi="Georgia" w:cs="Georgia"/>
          <w:spacing w:val="38"/>
          <w:sz w:val="19"/>
          <w:szCs w:val="19"/>
        </w:rPr>
        <w:t xml:space="preserve"> </w:t>
      </w:r>
      <w:r>
        <w:rPr>
          <w:rFonts w:ascii="Georgia" w:eastAsia="Georgia" w:hAnsi="Georgia" w:cs="Georgia"/>
          <w:sz w:val="19"/>
          <w:szCs w:val="19"/>
        </w:rPr>
        <w:t>techniques</w:t>
      </w:r>
      <w:r>
        <w:rPr>
          <w:rFonts w:ascii="Georgia" w:eastAsia="Georgia" w:hAnsi="Georgia" w:cs="Georgia"/>
          <w:spacing w:val="32"/>
          <w:sz w:val="19"/>
          <w:szCs w:val="19"/>
        </w:rPr>
        <w:t xml:space="preserve"> </w:t>
      </w:r>
      <w:r>
        <w:rPr>
          <w:rFonts w:ascii="Georgia" w:eastAsia="Georgia" w:hAnsi="Georgia" w:cs="Georgia"/>
          <w:sz w:val="19"/>
          <w:szCs w:val="19"/>
        </w:rPr>
        <w:t>is</w:t>
      </w:r>
      <w:r>
        <w:rPr>
          <w:rFonts w:ascii="Georgia" w:eastAsia="Georgia" w:hAnsi="Georgia" w:cs="Georgia"/>
          <w:spacing w:val="17"/>
          <w:sz w:val="19"/>
          <w:szCs w:val="19"/>
        </w:rPr>
        <w:t xml:space="preserve"> </w:t>
      </w:r>
      <w:r>
        <w:rPr>
          <w:rFonts w:ascii="Georgia" w:eastAsia="Georgia" w:hAnsi="Georgia" w:cs="Georgia"/>
          <w:sz w:val="19"/>
          <w:szCs w:val="19"/>
        </w:rPr>
        <w:t>motivated</w:t>
      </w:r>
      <w:r>
        <w:rPr>
          <w:rFonts w:ascii="Georgia" w:eastAsia="Georgia" w:hAnsi="Georgia" w:cs="Georgia"/>
          <w:spacing w:val="31"/>
          <w:sz w:val="19"/>
          <w:szCs w:val="19"/>
        </w:rPr>
        <w:t xml:space="preserve"> </w:t>
      </w:r>
      <w:r>
        <w:rPr>
          <w:rFonts w:ascii="Georgia" w:eastAsia="Georgia" w:hAnsi="Georgia" w:cs="Georgia"/>
          <w:sz w:val="19"/>
          <w:szCs w:val="19"/>
        </w:rPr>
        <w:t>by</w:t>
      </w:r>
      <w:r>
        <w:rPr>
          <w:rFonts w:ascii="Georgia" w:eastAsia="Georgia" w:hAnsi="Georgia" w:cs="Georgia"/>
          <w:spacing w:val="18"/>
          <w:sz w:val="19"/>
          <w:szCs w:val="19"/>
        </w:rPr>
        <w:t xml:space="preserve"> </w:t>
      </w:r>
      <w:r>
        <w:rPr>
          <w:rFonts w:ascii="Georgia" w:eastAsia="Georgia" w:hAnsi="Georgia" w:cs="Georgia"/>
          <w:sz w:val="19"/>
          <w:szCs w:val="19"/>
        </w:rPr>
        <w:t>the</w:t>
      </w:r>
      <w:r>
        <w:rPr>
          <w:rFonts w:ascii="Georgia" w:eastAsia="Georgia" w:hAnsi="Georgia" w:cs="Georgia"/>
          <w:spacing w:val="19"/>
          <w:sz w:val="19"/>
          <w:szCs w:val="19"/>
        </w:rPr>
        <w:t xml:space="preserve"> </w:t>
      </w:r>
      <w:r>
        <w:rPr>
          <w:rFonts w:ascii="Georgia" w:eastAsia="Georgia" w:hAnsi="Georgia" w:cs="Georgia"/>
          <w:sz w:val="19"/>
          <w:szCs w:val="19"/>
        </w:rPr>
        <w:t>need</w:t>
      </w:r>
      <w:r>
        <w:rPr>
          <w:rFonts w:ascii="Georgia" w:eastAsia="Georgia" w:hAnsi="Georgia" w:cs="Georgia"/>
          <w:spacing w:val="22"/>
          <w:sz w:val="19"/>
          <w:szCs w:val="19"/>
        </w:rPr>
        <w:t xml:space="preserve"> </w:t>
      </w:r>
      <w:r>
        <w:rPr>
          <w:rFonts w:ascii="Georgia" w:eastAsia="Georgia" w:hAnsi="Georgia" w:cs="Georgia"/>
          <w:sz w:val="19"/>
          <w:szCs w:val="19"/>
        </w:rPr>
        <w:t>for</w:t>
      </w:r>
      <w:r>
        <w:rPr>
          <w:rFonts w:ascii="Georgia" w:eastAsia="Georgia" w:hAnsi="Georgia" w:cs="Georgia"/>
          <w:spacing w:val="19"/>
          <w:sz w:val="19"/>
          <w:szCs w:val="19"/>
        </w:rPr>
        <w:t xml:space="preserve"> </w:t>
      </w:r>
      <w:r>
        <w:rPr>
          <w:rFonts w:ascii="Georgia" w:eastAsia="Georgia" w:hAnsi="Georgia" w:cs="Georgia"/>
          <w:sz w:val="19"/>
          <w:szCs w:val="19"/>
        </w:rPr>
        <w:t>less</w:t>
      </w:r>
      <w:r>
        <w:rPr>
          <w:rFonts w:ascii="Georgia" w:eastAsia="Georgia" w:hAnsi="Georgia" w:cs="Georgia"/>
          <w:spacing w:val="20"/>
          <w:sz w:val="19"/>
          <w:szCs w:val="19"/>
        </w:rPr>
        <w:t xml:space="preserve"> </w:t>
      </w:r>
      <w:r>
        <w:rPr>
          <w:rFonts w:ascii="Georgia" w:eastAsia="Georgia" w:hAnsi="Georgia" w:cs="Georgia"/>
          <w:sz w:val="19"/>
          <w:szCs w:val="19"/>
        </w:rPr>
        <w:t>subjectivity</w:t>
      </w:r>
      <w:r>
        <w:rPr>
          <w:rFonts w:ascii="Georgia" w:eastAsia="Georgia" w:hAnsi="Georgia" w:cs="Georgia"/>
          <w:spacing w:val="33"/>
          <w:sz w:val="19"/>
          <w:szCs w:val="19"/>
        </w:rPr>
        <w:t xml:space="preserve"> </w:t>
      </w:r>
      <w:r>
        <w:rPr>
          <w:rFonts w:ascii="Georgia" w:eastAsia="Georgia" w:hAnsi="Georgia" w:cs="Georgia"/>
          <w:sz w:val="19"/>
          <w:szCs w:val="19"/>
        </w:rPr>
        <w:t>and</w:t>
      </w:r>
      <w:r>
        <w:rPr>
          <w:rFonts w:ascii="Georgia" w:eastAsia="Georgia" w:hAnsi="Georgia" w:cs="Georgia"/>
          <w:spacing w:val="20"/>
          <w:sz w:val="19"/>
          <w:szCs w:val="19"/>
        </w:rPr>
        <w:t xml:space="preserve"> </w:t>
      </w:r>
      <w:r>
        <w:rPr>
          <w:rFonts w:ascii="Georgia" w:eastAsia="Georgia" w:hAnsi="Georgia" w:cs="Georgia"/>
          <w:sz w:val="19"/>
          <w:szCs w:val="19"/>
        </w:rPr>
        <w:t>more</w:t>
      </w:r>
      <w:r>
        <w:rPr>
          <w:rFonts w:ascii="Georgia" w:eastAsia="Georgia" w:hAnsi="Georgia" w:cs="Georgia"/>
          <w:spacing w:val="23"/>
          <w:sz w:val="19"/>
          <w:szCs w:val="19"/>
        </w:rPr>
        <w:t xml:space="preserve"> </w:t>
      </w:r>
      <w:r>
        <w:rPr>
          <w:rFonts w:ascii="Georgia" w:eastAsia="Georgia" w:hAnsi="Georgia" w:cs="Georgia"/>
          <w:sz w:val="19"/>
          <w:szCs w:val="19"/>
        </w:rPr>
        <w:t>standardization</w:t>
      </w:r>
      <w:r>
        <w:rPr>
          <w:rFonts w:ascii="Georgia" w:eastAsia="Georgia" w:hAnsi="Georgia" w:cs="Georgia"/>
          <w:spacing w:val="40"/>
          <w:sz w:val="19"/>
          <w:szCs w:val="19"/>
        </w:rPr>
        <w:t xml:space="preserve"> </w:t>
      </w:r>
      <w:r>
        <w:rPr>
          <w:rFonts w:ascii="Georgia" w:eastAsia="Georgia" w:hAnsi="Georgia" w:cs="Georgia"/>
          <w:sz w:val="19"/>
          <w:szCs w:val="19"/>
        </w:rPr>
        <w:t>in</w:t>
      </w:r>
      <w:r>
        <w:rPr>
          <w:rFonts w:ascii="Georgia" w:eastAsia="Georgia" w:hAnsi="Georgia" w:cs="Georgia"/>
          <w:spacing w:val="19"/>
          <w:sz w:val="19"/>
          <w:szCs w:val="19"/>
        </w:rPr>
        <w:t xml:space="preserve"> </w:t>
      </w:r>
      <w:r>
        <w:rPr>
          <w:rFonts w:ascii="Georgia" w:eastAsia="Georgia" w:hAnsi="Georgia" w:cs="Georgia"/>
          <w:sz w:val="19"/>
          <w:szCs w:val="19"/>
        </w:rPr>
        <w:t>medical</w:t>
      </w:r>
      <w:r>
        <w:rPr>
          <w:rFonts w:ascii="Georgia" w:eastAsia="Georgia" w:hAnsi="Georgia" w:cs="Georgia"/>
          <w:spacing w:val="27"/>
          <w:sz w:val="19"/>
          <w:szCs w:val="19"/>
        </w:rPr>
        <w:t xml:space="preserve"> </w:t>
      </w:r>
      <w:r>
        <w:rPr>
          <w:rFonts w:ascii="Georgia" w:eastAsia="Georgia" w:hAnsi="Georgia" w:cs="Georgia"/>
          <w:w w:val="102"/>
          <w:sz w:val="19"/>
          <w:szCs w:val="19"/>
        </w:rPr>
        <w:t xml:space="preserve">image </w:t>
      </w:r>
      <w:r>
        <w:rPr>
          <w:rFonts w:ascii="Georgia" w:eastAsia="Georgia" w:hAnsi="Georgia" w:cs="Georgia"/>
          <w:sz w:val="19"/>
          <w:szCs w:val="19"/>
        </w:rPr>
        <w:t>interpretation,</w:t>
      </w:r>
      <w:r>
        <w:rPr>
          <w:rFonts w:ascii="Georgia" w:eastAsia="Georgia" w:hAnsi="Georgia" w:cs="Georgia"/>
          <w:spacing w:val="34"/>
          <w:sz w:val="19"/>
          <w:szCs w:val="19"/>
        </w:rPr>
        <w:t xml:space="preserve"> </w:t>
      </w:r>
      <w:r>
        <w:rPr>
          <w:rFonts w:ascii="Georgia" w:eastAsia="Georgia" w:hAnsi="Georgia" w:cs="Georgia"/>
          <w:sz w:val="19"/>
          <w:szCs w:val="19"/>
        </w:rPr>
        <w:t>increased</w:t>
      </w:r>
      <w:r>
        <w:rPr>
          <w:rFonts w:ascii="Georgia" w:eastAsia="Georgia" w:hAnsi="Georgia" w:cs="Georgia"/>
          <w:spacing w:val="23"/>
          <w:sz w:val="19"/>
          <w:szCs w:val="19"/>
        </w:rPr>
        <w:t xml:space="preserve"> </w:t>
      </w:r>
      <w:r>
        <w:rPr>
          <w:rFonts w:ascii="Georgia" w:eastAsia="Georgia" w:hAnsi="Georgia" w:cs="Georgia"/>
          <w:sz w:val="19"/>
          <w:szCs w:val="19"/>
        </w:rPr>
        <w:t>speed</w:t>
      </w:r>
      <w:r>
        <w:rPr>
          <w:rFonts w:ascii="Georgia" w:eastAsia="Georgia" w:hAnsi="Georgia" w:cs="Georgia"/>
          <w:spacing w:val="18"/>
          <w:sz w:val="19"/>
          <w:szCs w:val="19"/>
        </w:rPr>
        <w:t xml:space="preserve"> </w:t>
      </w:r>
      <w:r>
        <w:rPr>
          <w:rFonts w:ascii="Georgia" w:eastAsia="Georgia" w:hAnsi="Georgia" w:cs="Georgia"/>
          <w:sz w:val="19"/>
          <w:szCs w:val="19"/>
        </w:rPr>
        <w:t>and</w:t>
      </w:r>
      <w:r>
        <w:rPr>
          <w:rFonts w:ascii="Georgia" w:eastAsia="Georgia" w:hAnsi="Georgia" w:cs="Georgia"/>
          <w:spacing w:val="13"/>
          <w:sz w:val="19"/>
          <w:szCs w:val="19"/>
        </w:rPr>
        <w:t xml:space="preserve"> </w:t>
      </w:r>
      <w:r>
        <w:rPr>
          <w:rFonts w:ascii="Georgia" w:eastAsia="Georgia" w:hAnsi="Georgia" w:cs="Georgia"/>
          <w:sz w:val="19"/>
          <w:szCs w:val="19"/>
        </w:rPr>
        <w:t>automation</w:t>
      </w:r>
      <w:r>
        <w:rPr>
          <w:rFonts w:ascii="Georgia" w:eastAsia="Georgia" w:hAnsi="Georgia" w:cs="Georgia"/>
          <w:spacing w:val="26"/>
          <w:sz w:val="19"/>
          <w:szCs w:val="19"/>
        </w:rPr>
        <w:t xml:space="preserve"> </w:t>
      </w:r>
      <w:r>
        <w:rPr>
          <w:rFonts w:ascii="Georgia" w:eastAsia="Georgia" w:hAnsi="Georgia" w:cs="Georgia"/>
          <w:sz w:val="19"/>
          <w:szCs w:val="19"/>
        </w:rPr>
        <w:t>in</w:t>
      </w:r>
      <w:r>
        <w:rPr>
          <w:rFonts w:ascii="Georgia" w:eastAsia="Georgia" w:hAnsi="Georgia" w:cs="Georgia"/>
          <w:spacing w:val="12"/>
          <w:sz w:val="19"/>
          <w:szCs w:val="19"/>
        </w:rPr>
        <w:t xml:space="preserve"> </w:t>
      </w:r>
      <w:r>
        <w:rPr>
          <w:rFonts w:ascii="Georgia" w:eastAsia="Georgia" w:hAnsi="Georgia" w:cs="Georgia"/>
          <w:sz w:val="19"/>
          <w:szCs w:val="19"/>
        </w:rPr>
        <w:t>diagnosis,</w:t>
      </w:r>
      <w:r>
        <w:rPr>
          <w:rFonts w:ascii="Georgia" w:eastAsia="Georgia" w:hAnsi="Georgia" w:cs="Georgia"/>
          <w:spacing w:val="26"/>
          <w:sz w:val="19"/>
          <w:szCs w:val="19"/>
        </w:rPr>
        <w:t xml:space="preserve"> </w:t>
      </w:r>
      <w:r>
        <w:rPr>
          <w:rFonts w:ascii="Georgia" w:eastAsia="Georgia" w:hAnsi="Georgia" w:cs="Georgia"/>
          <w:sz w:val="19"/>
          <w:szCs w:val="19"/>
        </w:rPr>
        <w:t>and</w:t>
      </w:r>
      <w:r>
        <w:rPr>
          <w:rFonts w:ascii="Georgia" w:eastAsia="Georgia" w:hAnsi="Georgia" w:cs="Georgia"/>
          <w:spacing w:val="13"/>
          <w:sz w:val="19"/>
          <w:szCs w:val="19"/>
        </w:rPr>
        <w:t xml:space="preserve"> </w:t>
      </w:r>
      <w:r>
        <w:rPr>
          <w:rFonts w:ascii="Georgia" w:eastAsia="Georgia" w:hAnsi="Georgia" w:cs="Georgia"/>
          <w:sz w:val="19"/>
          <w:szCs w:val="19"/>
        </w:rPr>
        <w:t>greater</w:t>
      </w:r>
      <w:r>
        <w:rPr>
          <w:rFonts w:ascii="Georgia" w:eastAsia="Georgia" w:hAnsi="Georgia" w:cs="Georgia"/>
          <w:spacing w:val="19"/>
          <w:sz w:val="19"/>
          <w:szCs w:val="19"/>
        </w:rPr>
        <w:t xml:space="preserve"> </w:t>
      </w:r>
      <w:r>
        <w:rPr>
          <w:rFonts w:ascii="Georgia" w:eastAsia="Georgia" w:hAnsi="Georgia" w:cs="Georgia"/>
          <w:sz w:val="19"/>
          <w:szCs w:val="19"/>
        </w:rPr>
        <w:t>robustness</w:t>
      </w:r>
      <w:r>
        <w:rPr>
          <w:rFonts w:ascii="Georgia" w:eastAsia="Georgia" w:hAnsi="Georgia" w:cs="Georgia"/>
          <w:spacing w:val="25"/>
          <w:sz w:val="19"/>
          <w:szCs w:val="19"/>
        </w:rPr>
        <w:t xml:space="preserve"> </w:t>
      </w:r>
      <w:r>
        <w:rPr>
          <w:rFonts w:ascii="Georgia" w:eastAsia="Georgia" w:hAnsi="Georgia" w:cs="Georgia"/>
          <w:sz w:val="19"/>
          <w:szCs w:val="19"/>
        </w:rPr>
        <w:t>and</w:t>
      </w:r>
      <w:r>
        <w:rPr>
          <w:rFonts w:ascii="Georgia" w:eastAsia="Georgia" w:hAnsi="Georgia" w:cs="Georgia"/>
          <w:spacing w:val="13"/>
          <w:sz w:val="19"/>
          <w:szCs w:val="19"/>
        </w:rPr>
        <w:t xml:space="preserve"> </w:t>
      </w:r>
      <w:r>
        <w:rPr>
          <w:rFonts w:ascii="Georgia" w:eastAsia="Georgia" w:hAnsi="Georgia" w:cs="Georgia"/>
          <w:sz w:val="19"/>
          <w:szCs w:val="19"/>
        </w:rPr>
        <w:t>accuracy</w:t>
      </w:r>
      <w:r>
        <w:rPr>
          <w:rFonts w:ascii="Georgia" w:eastAsia="Georgia" w:hAnsi="Georgia" w:cs="Georgia"/>
          <w:spacing w:val="22"/>
          <w:sz w:val="19"/>
          <w:szCs w:val="19"/>
        </w:rPr>
        <w:t xml:space="preserve"> </w:t>
      </w:r>
      <w:r>
        <w:rPr>
          <w:rFonts w:ascii="Georgia" w:eastAsia="Georgia" w:hAnsi="Georgia" w:cs="Georgia"/>
          <w:sz w:val="19"/>
          <w:szCs w:val="19"/>
        </w:rPr>
        <w:t>for</w:t>
      </w:r>
      <w:r>
        <w:rPr>
          <w:rFonts w:ascii="Georgia" w:eastAsia="Georgia" w:hAnsi="Georgia" w:cs="Georgia"/>
          <w:spacing w:val="13"/>
          <w:sz w:val="19"/>
          <w:szCs w:val="19"/>
        </w:rPr>
        <w:t xml:space="preserve"> </w:t>
      </w:r>
      <w:r>
        <w:rPr>
          <w:rFonts w:ascii="Georgia" w:eastAsia="Georgia" w:hAnsi="Georgia" w:cs="Georgia"/>
          <w:sz w:val="19"/>
          <w:szCs w:val="19"/>
        </w:rPr>
        <w:t>determining</w:t>
      </w:r>
      <w:r>
        <w:rPr>
          <w:rFonts w:ascii="Georgia" w:eastAsia="Georgia" w:hAnsi="Georgia" w:cs="Georgia"/>
          <w:spacing w:val="28"/>
          <w:sz w:val="19"/>
          <w:szCs w:val="19"/>
        </w:rPr>
        <w:t xml:space="preserve"> </w:t>
      </w:r>
      <w:r>
        <w:rPr>
          <w:rFonts w:ascii="Georgia" w:eastAsia="Georgia" w:hAnsi="Georgia" w:cs="Georgia"/>
          <w:w w:val="102"/>
          <w:sz w:val="19"/>
          <w:szCs w:val="19"/>
        </w:rPr>
        <w:t xml:space="preserve">biological </w:t>
      </w:r>
      <w:r>
        <w:rPr>
          <w:rFonts w:ascii="Georgia" w:eastAsia="Georgia" w:hAnsi="Georgia" w:cs="Georgia"/>
          <w:sz w:val="19"/>
          <w:szCs w:val="19"/>
        </w:rPr>
        <w:t>correlates</w:t>
      </w:r>
      <w:r>
        <w:rPr>
          <w:rFonts w:ascii="Georgia" w:eastAsia="Georgia" w:hAnsi="Georgia" w:cs="Georgia"/>
          <w:spacing w:val="29"/>
          <w:sz w:val="19"/>
          <w:szCs w:val="19"/>
        </w:rPr>
        <w:t xml:space="preserve"> </w:t>
      </w:r>
      <w:r>
        <w:rPr>
          <w:rFonts w:ascii="Georgia" w:eastAsia="Georgia" w:hAnsi="Georgia" w:cs="Georgia"/>
          <w:sz w:val="19"/>
          <w:szCs w:val="19"/>
        </w:rPr>
        <w:t>with</w:t>
      </w:r>
      <w:r>
        <w:rPr>
          <w:rFonts w:ascii="Georgia" w:eastAsia="Georgia" w:hAnsi="Georgia" w:cs="Georgia"/>
          <w:spacing w:val="21"/>
          <w:sz w:val="19"/>
          <w:szCs w:val="19"/>
        </w:rPr>
        <w:t xml:space="preserve"> </w:t>
      </w:r>
      <w:r>
        <w:rPr>
          <w:rFonts w:ascii="Georgia" w:eastAsia="Georgia" w:hAnsi="Georgia" w:cs="Georgia"/>
          <w:sz w:val="19"/>
          <w:szCs w:val="19"/>
        </w:rPr>
        <w:t>imaging</w:t>
      </w:r>
      <w:r>
        <w:rPr>
          <w:rFonts w:ascii="Georgia" w:eastAsia="Georgia" w:hAnsi="Georgia" w:cs="Georgia"/>
          <w:spacing w:val="28"/>
          <w:sz w:val="19"/>
          <w:szCs w:val="19"/>
        </w:rPr>
        <w:t xml:space="preserve"> </w:t>
      </w:r>
      <w:r>
        <w:rPr>
          <w:rFonts w:ascii="Georgia" w:eastAsia="Georgia" w:hAnsi="Georgia" w:cs="Georgia"/>
          <w:sz w:val="19"/>
          <w:szCs w:val="19"/>
        </w:rPr>
        <w:t xml:space="preserve">findings. </w:t>
      </w:r>
      <w:r>
        <w:rPr>
          <w:rFonts w:ascii="Georgia" w:eastAsia="Georgia" w:hAnsi="Georgia" w:cs="Georgia"/>
          <w:spacing w:val="23"/>
          <w:sz w:val="19"/>
          <w:szCs w:val="19"/>
        </w:rPr>
        <w:t xml:space="preserve"> </w:t>
      </w:r>
      <w:r>
        <w:rPr>
          <w:rFonts w:ascii="Georgia" w:eastAsia="Georgia" w:hAnsi="Georgia" w:cs="Georgia"/>
          <w:sz w:val="19"/>
          <w:szCs w:val="19"/>
        </w:rPr>
        <w:t>For</w:t>
      </w:r>
      <w:r>
        <w:rPr>
          <w:rFonts w:ascii="Georgia" w:eastAsia="Georgia" w:hAnsi="Georgia" w:cs="Georgia"/>
          <w:spacing w:val="19"/>
          <w:sz w:val="19"/>
          <w:szCs w:val="19"/>
        </w:rPr>
        <w:t xml:space="preserve"> </w:t>
      </w:r>
      <w:r>
        <w:rPr>
          <w:rFonts w:ascii="Georgia" w:eastAsia="Georgia" w:hAnsi="Georgia" w:cs="Georgia"/>
          <w:sz w:val="19"/>
          <w:szCs w:val="19"/>
        </w:rPr>
        <w:t>example,</w:t>
      </w:r>
      <w:r>
        <w:rPr>
          <w:rFonts w:ascii="Georgia" w:eastAsia="Georgia" w:hAnsi="Georgia" w:cs="Georgia"/>
          <w:spacing w:val="32"/>
          <w:sz w:val="19"/>
          <w:szCs w:val="19"/>
        </w:rPr>
        <w:t xml:space="preserve"> </w:t>
      </w:r>
      <w:r>
        <w:rPr>
          <w:rFonts w:ascii="Georgia" w:eastAsia="Georgia" w:hAnsi="Georgia" w:cs="Georgia"/>
          <w:sz w:val="19"/>
          <w:szCs w:val="19"/>
        </w:rPr>
        <w:t>in</w:t>
      </w:r>
      <w:r>
        <w:rPr>
          <w:rFonts w:ascii="Georgia" w:eastAsia="Georgia" w:hAnsi="Georgia" w:cs="Georgia"/>
          <w:spacing w:val="19"/>
          <w:sz w:val="19"/>
          <w:szCs w:val="19"/>
        </w:rPr>
        <w:t xml:space="preserve"> </w:t>
      </w:r>
      <w:r>
        <w:rPr>
          <w:rFonts w:ascii="Georgia" w:eastAsia="Georgia" w:hAnsi="Georgia" w:cs="Georgia"/>
          <w:sz w:val="19"/>
          <w:szCs w:val="19"/>
        </w:rPr>
        <w:t>the</w:t>
      </w:r>
      <w:r>
        <w:rPr>
          <w:rFonts w:ascii="Georgia" w:eastAsia="Georgia" w:hAnsi="Georgia" w:cs="Georgia"/>
          <w:spacing w:val="19"/>
          <w:sz w:val="19"/>
          <w:szCs w:val="19"/>
        </w:rPr>
        <w:t xml:space="preserve"> </w:t>
      </w:r>
      <w:r>
        <w:rPr>
          <w:rFonts w:ascii="Georgia" w:eastAsia="Georgia" w:hAnsi="Georgia" w:cs="Georgia"/>
          <w:sz w:val="19"/>
          <w:szCs w:val="19"/>
        </w:rPr>
        <w:t>area</w:t>
      </w:r>
      <w:r>
        <w:rPr>
          <w:rFonts w:ascii="Georgia" w:eastAsia="Georgia" w:hAnsi="Georgia" w:cs="Georgia"/>
          <w:spacing w:val="21"/>
          <w:sz w:val="19"/>
          <w:szCs w:val="19"/>
        </w:rPr>
        <w:t xml:space="preserve"> </w:t>
      </w:r>
      <w:r>
        <w:rPr>
          <w:rFonts w:ascii="Georgia" w:eastAsia="Georgia" w:hAnsi="Georgia" w:cs="Georgia"/>
          <w:sz w:val="19"/>
          <w:szCs w:val="19"/>
        </w:rPr>
        <w:t>of</w:t>
      </w:r>
      <w:r>
        <w:rPr>
          <w:rFonts w:ascii="Georgia" w:eastAsia="Georgia" w:hAnsi="Georgia" w:cs="Georgia"/>
          <w:spacing w:val="16"/>
          <w:sz w:val="19"/>
          <w:szCs w:val="19"/>
        </w:rPr>
        <w:t xml:space="preserve"> </w:t>
      </w:r>
      <w:r>
        <w:rPr>
          <w:rFonts w:ascii="Georgia" w:eastAsia="Georgia" w:hAnsi="Georgia" w:cs="Georgia"/>
          <w:sz w:val="19"/>
          <w:szCs w:val="19"/>
        </w:rPr>
        <w:t>pharmaceutical</w:t>
      </w:r>
      <w:r>
        <w:rPr>
          <w:rFonts w:ascii="Georgia" w:eastAsia="Georgia" w:hAnsi="Georgia" w:cs="Georgia"/>
          <w:spacing w:val="40"/>
          <w:sz w:val="19"/>
          <w:szCs w:val="19"/>
        </w:rPr>
        <w:t xml:space="preserve"> </w:t>
      </w:r>
      <w:r>
        <w:rPr>
          <w:rFonts w:ascii="Georgia" w:eastAsia="Georgia" w:hAnsi="Georgia" w:cs="Georgia"/>
          <w:sz w:val="19"/>
          <w:szCs w:val="19"/>
        </w:rPr>
        <w:t>development</w:t>
      </w:r>
      <w:r>
        <w:rPr>
          <w:rFonts w:ascii="Georgia" w:eastAsia="Georgia" w:hAnsi="Georgia" w:cs="Georgia"/>
          <w:spacing w:val="36"/>
          <w:sz w:val="19"/>
          <w:szCs w:val="19"/>
        </w:rPr>
        <w:t xml:space="preserve"> </w:t>
      </w:r>
      <w:r>
        <w:rPr>
          <w:rFonts w:ascii="Georgia" w:eastAsia="Georgia" w:hAnsi="Georgia" w:cs="Georgia"/>
          <w:sz w:val="19"/>
          <w:szCs w:val="19"/>
        </w:rPr>
        <w:t>and</w:t>
      </w:r>
      <w:r>
        <w:rPr>
          <w:rFonts w:ascii="Georgia" w:eastAsia="Georgia" w:hAnsi="Georgia" w:cs="Georgia"/>
          <w:spacing w:val="20"/>
          <w:sz w:val="19"/>
          <w:szCs w:val="19"/>
        </w:rPr>
        <w:t xml:space="preserve"> </w:t>
      </w:r>
      <w:r>
        <w:rPr>
          <w:rFonts w:ascii="Georgia" w:eastAsia="Georgia" w:hAnsi="Georgia" w:cs="Georgia"/>
          <w:sz w:val="19"/>
          <w:szCs w:val="19"/>
        </w:rPr>
        <w:t>testing,</w:t>
      </w:r>
      <w:r>
        <w:rPr>
          <w:rFonts w:ascii="Georgia" w:eastAsia="Georgia" w:hAnsi="Georgia" w:cs="Georgia"/>
          <w:spacing w:val="29"/>
          <w:sz w:val="19"/>
          <w:szCs w:val="19"/>
        </w:rPr>
        <w:t xml:space="preserve"> </w:t>
      </w:r>
      <w:r>
        <w:rPr>
          <w:rFonts w:ascii="Georgia" w:eastAsia="Georgia" w:hAnsi="Georgia" w:cs="Georgia"/>
          <w:sz w:val="19"/>
          <w:szCs w:val="19"/>
        </w:rPr>
        <w:t>imaging</w:t>
      </w:r>
      <w:r>
        <w:rPr>
          <w:rFonts w:ascii="Georgia" w:eastAsia="Georgia" w:hAnsi="Georgia" w:cs="Georgia"/>
          <w:spacing w:val="27"/>
          <w:sz w:val="19"/>
          <w:szCs w:val="19"/>
        </w:rPr>
        <w:t xml:space="preserve"> </w:t>
      </w:r>
      <w:r>
        <w:rPr>
          <w:rFonts w:ascii="Georgia" w:eastAsia="Georgia" w:hAnsi="Georgia" w:cs="Georgia"/>
          <w:w w:val="102"/>
          <w:sz w:val="19"/>
          <w:szCs w:val="19"/>
        </w:rPr>
        <w:t xml:space="preserve">biomarkers </w:t>
      </w:r>
      <w:r>
        <w:rPr>
          <w:rFonts w:ascii="Georgia" w:eastAsia="Georgia" w:hAnsi="Georgia" w:cs="Georgia"/>
          <w:sz w:val="19"/>
          <w:szCs w:val="19"/>
        </w:rPr>
        <w:t>are</w:t>
      </w:r>
      <w:r>
        <w:rPr>
          <w:rFonts w:ascii="Georgia" w:eastAsia="Georgia" w:hAnsi="Georgia" w:cs="Georgia"/>
          <w:spacing w:val="21"/>
          <w:sz w:val="19"/>
          <w:szCs w:val="19"/>
        </w:rPr>
        <w:t xml:space="preserve"> </w:t>
      </w:r>
      <w:r>
        <w:rPr>
          <w:rFonts w:ascii="Georgia" w:eastAsia="Georgia" w:hAnsi="Georgia" w:cs="Georgia"/>
          <w:sz w:val="19"/>
          <w:szCs w:val="19"/>
        </w:rPr>
        <w:t xml:space="preserve">crucial. </w:t>
      </w:r>
      <w:r>
        <w:rPr>
          <w:rFonts w:ascii="Georgia" w:eastAsia="Georgia" w:hAnsi="Georgia" w:cs="Georgia"/>
          <w:spacing w:val="26"/>
          <w:sz w:val="19"/>
          <w:szCs w:val="19"/>
        </w:rPr>
        <w:t xml:space="preserve"> </w:t>
      </w:r>
      <w:r>
        <w:rPr>
          <w:rFonts w:ascii="Georgia" w:eastAsia="Georgia" w:hAnsi="Georgia" w:cs="Georgia"/>
          <w:sz w:val="19"/>
          <w:szCs w:val="19"/>
        </w:rPr>
        <w:t>In</w:t>
      </w:r>
      <w:r>
        <w:rPr>
          <w:rFonts w:ascii="Georgia" w:eastAsia="Georgia" w:hAnsi="Georgia" w:cs="Georgia"/>
          <w:spacing w:val="22"/>
          <w:sz w:val="19"/>
          <w:szCs w:val="19"/>
        </w:rPr>
        <w:t xml:space="preserve"> </w:t>
      </w:r>
      <w:r>
        <w:rPr>
          <w:rFonts w:ascii="Georgia" w:eastAsia="Georgia" w:hAnsi="Georgia" w:cs="Georgia"/>
          <w:sz w:val="19"/>
          <w:szCs w:val="19"/>
        </w:rPr>
        <w:t>order</w:t>
      </w:r>
      <w:r>
        <w:rPr>
          <w:rFonts w:ascii="Georgia" w:eastAsia="Georgia" w:hAnsi="Georgia" w:cs="Georgia"/>
          <w:spacing w:val="25"/>
          <w:sz w:val="19"/>
          <w:szCs w:val="19"/>
        </w:rPr>
        <w:t xml:space="preserve"> </w:t>
      </w:r>
      <w:r>
        <w:rPr>
          <w:rFonts w:ascii="Georgia" w:eastAsia="Georgia" w:hAnsi="Georgia" w:cs="Georgia"/>
          <w:sz w:val="19"/>
          <w:szCs w:val="19"/>
        </w:rPr>
        <w:t>to</w:t>
      </w:r>
      <w:r>
        <w:rPr>
          <w:rFonts w:ascii="Georgia" w:eastAsia="Georgia" w:hAnsi="Georgia" w:cs="Georgia"/>
          <w:spacing w:val="19"/>
          <w:sz w:val="19"/>
          <w:szCs w:val="19"/>
        </w:rPr>
        <w:t xml:space="preserve"> </w:t>
      </w:r>
      <w:r>
        <w:rPr>
          <w:rFonts w:ascii="Georgia" w:eastAsia="Georgia" w:hAnsi="Georgia" w:cs="Georgia"/>
          <w:sz w:val="19"/>
          <w:szCs w:val="19"/>
        </w:rPr>
        <w:t>determine</w:t>
      </w:r>
      <w:r>
        <w:rPr>
          <w:rFonts w:ascii="Georgia" w:eastAsia="Georgia" w:hAnsi="Georgia" w:cs="Georgia"/>
          <w:spacing w:val="33"/>
          <w:sz w:val="19"/>
          <w:szCs w:val="19"/>
        </w:rPr>
        <w:t xml:space="preserve"> </w:t>
      </w:r>
      <w:r>
        <w:rPr>
          <w:rFonts w:ascii="Georgia" w:eastAsia="Georgia" w:hAnsi="Georgia" w:cs="Georgia"/>
          <w:sz w:val="19"/>
          <w:szCs w:val="19"/>
        </w:rPr>
        <w:t>fundamental</w:t>
      </w:r>
      <w:r>
        <w:rPr>
          <w:rFonts w:ascii="Georgia" w:eastAsia="Georgia" w:hAnsi="Georgia" w:cs="Georgia"/>
          <w:spacing w:val="37"/>
          <w:sz w:val="19"/>
          <w:szCs w:val="19"/>
        </w:rPr>
        <w:t xml:space="preserve"> </w:t>
      </w:r>
      <w:r>
        <w:rPr>
          <w:rFonts w:ascii="Georgia" w:eastAsia="Georgia" w:hAnsi="Georgia" w:cs="Georgia"/>
          <w:sz w:val="19"/>
          <w:szCs w:val="19"/>
        </w:rPr>
        <w:t>study</w:t>
      </w:r>
      <w:r>
        <w:rPr>
          <w:rFonts w:ascii="Georgia" w:eastAsia="Georgia" w:hAnsi="Georgia" w:cs="Georgia"/>
          <w:spacing w:val="25"/>
          <w:sz w:val="19"/>
          <w:szCs w:val="19"/>
        </w:rPr>
        <w:t xml:space="preserve"> </w:t>
      </w:r>
      <w:r>
        <w:rPr>
          <w:rFonts w:ascii="Georgia" w:eastAsia="Georgia" w:hAnsi="Georgia" w:cs="Georgia"/>
          <w:sz w:val="19"/>
          <w:szCs w:val="19"/>
        </w:rPr>
        <w:t>parameters</w:t>
      </w:r>
      <w:r>
        <w:rPr>
          <w:rFonts w:ascii="Georgia" w:eastAsia="Georgia" w:hAnsi="Georgia" w:cs="Georgia"/>
          <w:spacing w:val="35"/>
          <w:sz w:val="19"/>
          <w:szCs w:val="19"/>
        </w:rPr>
        <w:t xml:space="preserve"> </w:t>
      </w:r>
      <w:r>
        <w:rPr>
          <w:rFonts w:ascii="Georgia" w:eastAsia="Georgia" w:hAnsi="Georgia" w:cs="Georgia"/>
          <w:sz w:val="19"/>
          <w:szCs w:val="19"/>
        </w:rPr>
        <w:t>such</w:t>
      </w:r>
      <w:r>
        <w:rPr>
          <w:rFonts w:ascii="Georgia" w:eastAsia="Georgia" w:hAnsi="Georgia" w:cs="Georgia"/>
          <w:spacing w:val="24"/>
          <w:sz w:val="19"/>
          <w:szCs w:val="19"/>
        </w:rPr>
        <w:t xml:space="preserve"> </w:t>
      </w:r>
      <w:r>
        <w:rPr>
          <w:rFonts w:ascii="Georgia" w:eastAsia="Georgia" w:hAnsi="Georgia" w:cs="Georgia"/>
          <w:sz w:val="19"/>
          <w:szCs w:val="19"/>
        </w:rPr>
        <w:t>as</w:t>
      </w:r>
      <w:r>
        <w:rPr>
          <w:rFonts w:ascii="Georgia" w:eastAsia="Georgia" w:hAnsi="Georgia" w:cs="Georgia"/>
          <w:spacing w:val="20"/>
          <w:sz w:val="19"/>
          <w:szCs w:val="19"/>
        </w:rPr>
        <w:t xml:space="preserve"> </w:t>
      </w:r>
      <w:r>
        <w:rPr>
          <w:rFonts w:ascii="Georgia" w:eastAsia="Georgia" w:hAnsi="Georgia" w:cs="Georgia"/>
          <w:sz w:val="19"/>
          <w:szCs w:val="19"/>
        </w:rPr>
        <w:t>drug</w:t>
      </w:r>
      <w:r>
        <w:rPr>
          <w:rFonts w:ascii="Georgia" w:eastAsia="Georgia" w:hAnsi="Georgia" w:cs="Georgia"/>
          <w:spacing w:val="24"/>
          <w:sz w:val="19"/>
          <w:szCs w:val="19"/>
        </w:rPr>
        <w:t xml:space="preserve"> </w:t>
      </w:r>
      <w:r>
        <w:rPr>
          <w:rFonts w:ascii="Georgia" w:eastAsia="Georgia" w:hAnsi="Georgia" w:cs="Georgia"/>
          <w:sz w:val="19"/>
          <w:szCs w:val="19"/>
        </w:rPr>
        <w:t>safety</w:t>
      </w:r>
      <w:r>
        <w:rPr>
          <w:rFonts w:ascii="Georgia" w:eastAsia="Georgia" w:hAnsi="Georgia" w:cs="Georgia"/>
          <w:spacing w:val="26"/>
          <w:sz w:val="19"/>
          <w:szCs w:val="19"/>
        </w:rPr>
        <w:t xml:space="preserve"> </w:t>
      </w:r>
      <w:r>
        <w:rPr>
          <w:rFonts w:ascii="Georgia" w:eastAsia="Georgia" w:hAnsi="Georgia" w:cs="Georgia"/>
          <w:sz w:val="19"/>
          <w:szCs w:val="19"/>
        </w:rPr>
        <w:t>and</w:t>
      </w:r>
      <w:r>
        <w:rPr>
          <w:rFonts w:ascii="Georgia" w:eastAsia="Georgia" w:hAnsi="Georgia" w:cs="Georgia"/>
          <w:spacing w:val="22"/>
          <w:sz w:val="19"/>
          <w:szCs w:val="19"/>
        </w:rPr>
        <w:t xml:space="preserve"> </w:t>
      </w:r>
      <w:r>
        <w:rPr>
          <w:rFonts w:ascii="Georgia" w:eastAsia="Georgia" w:hAnsi="Georgia" w:cs="Georgia"/>
          <w:sz w:val="19"/>
          <w:szCs w:val="19"/>
        </w:rPr>
        <w:t>effectiveness,</w:t>
      </w:r>
      <w:r>
        <w:rPr>
          <w:rFonts w:ascii="Georgia" w:eastAsia="Georgia" w:hAnsi="Georgia" w:cs="Georgia"/>
          <w:spacing w:val="41"/>
          <w:sz w:val="19"/>
          <w:szCs w:val="19"/>
        </w:rPr>
        <w:t xml:space="preserve"> </w:t>
      </w:r>
      <w:r>
        <w:rPr>
          <w:rFonts w:ascii="Georgia" w:eastAsia="Georgia" w:hAnsi="Georgia" w:cs="Georgia"/>
          <w:sz w:val="19"/>
          <w:szCs w:val="19"/>
        </w:rPr>
        <w:t>quantitative</w:t>
      </w:r>
      <w:r>
        <w:rPr>
          <w:rFonts w:ascii="Georgia" w:eastAsia="Georgia" w:hAnsi="Georgia" w:cs="Georgia"/>
          <w:spacing w:val="36"/>
          <w:sz w:val="19"/>
          <w:szCs w:val="19"/>
        </w:rPr>
        <w:t xml:space="preserve"> </w:t>
      </w:r>
      <w:r>
        <w:rPr>
          <w:rFonts w:ascii="Georgia" w:eastAsia="Georgia" w:hAnsi="Georgia" w:cs="Georgia"/>
          <w:w w:val="102"/>
          <w:sz w:val="19"/>
          <w:szCs w:val="19"/>
        </w:rPr>
        <w:t xml:space="preserve">assess- </w:t>
      </w:r>
      <w:proofErr w:type="spellStart"/>
      <w:r>
        <w:rPr>
          <w:rFonts w:ascii="Georgia" w:eastAsia="Georgia" w:hAnsi="Georgia" w:cs="Georgia"/>
          <w:sz w:val="19"/>
          <w:szCs w:val="19"/>
        </w:rPr>
        <w:t>ments</w:t>
      </w:r>
      <w:proofErr w:type="spellEnd"/>
      <w:r>
        <w:rPr>
          <w:rFonts w:ascii="Georgia" w:eastAsia="Georgia" w:hAnsi="Georgia" w:cs="Georgia"/>
          <w:spacing w:val="21"/>
          <w:sz w:val="19"/>
          <w:szCs w:val="19"/>
        </w:rPr>
        <w:t xml:space="preserve"> </w:t>
      </w:r>
      <w:r>
        <w:rPr>
          <w:rFonts w:ascii="Georgia" w:eastAsia="Georgia" w:hAnsi="Georgia" w:cs="Georgia"/>
          <w:sz w:val="19"/>
          <w:szCs w:val="19"/>
        </w:rPr>
        <w:t>derived</w:t>
      </w:r>
      <w:r>
        <w:rPr>
          <w:rFonts w:ascii="Georgia" w:eastAsia="Georgia" w:hAnsi="Georgia" w:cs="Georgia"/>
          <w:spacing w:val="24"/>
          <w:sz w:val="19"/>
          <w:szCs w:val="19"/>
        </w:rPr>
        <w:t xml:space="preserve"> </w:t>
      </w:r>
      <w:r>
        <w:rPr>
          <w:rFonts w:ascii="Georgia" w:eastAsia="Georgia" w:hAnsi="Georgia" w:cs="Georgia"/>
          <w:sz w:val="19"/>
          <w:szCs w:val="19"/>
        </w:rPr>
        <w:t>from</w:t>
      </w:r>
      <w:r>
        <w:rPr>
          <w:rFonts w:ascii="Georgia" w:eastAsia="Georgia" w:hAnsi="Georgia" w:cs="Georgia"/>
          <w:spacing w:val="19"/>
          <w:sz w:val="19"/>
          <w:szCs w:val="19"/>
        </w:rPr>
        <w:t xml:space="preserve"> </w:t>
      </w:r>
      <w:r>
        <w:rPr>
          <w:rFonts w:ascii="Georgia" w:eastAsia="Georgia" w:hAnsi="Georgia" w:cs="Georgia"/>
          <w:sz w:val="19"/>
          <w:szCs w:val="19"/>
        </w:rPr>
        <w:t>imaging</w:t>
      </w:r>
      <w:r>
        <w:rPr>
          <w:rFonts w:ascii="Georgia" w:eastAsia="Georgia" w:hAnsi="Georgia" w:cs="Georgia"/>
          <w:spacing w:val="25"/>
          <w:sz w:val="19"/>
          <w:szCs w:val="19"/>
        </w:rPr>
        <w:t xml:space="preserve"> </w:t>
      </w:r>
      <w:r>
        <w:rPr>
          <w:rFonts w:ascii="Georgia" w:eastAsia="Georgia" w:hAnsi="Georgia" w:cs="Georgia"/>
          <w:sz w:val="19"/>
          <w:szCs w:val="19"/>
        </w:rPr>
        <w:t>measures</w:t>
      </w:r>
      <w:r>
        <w:rPr>
          <w:rFonts w:ascii="Georgia" w:eastAsia="Georgia" w:hAnsi="Georgia" w:cs="Georgia"/>
          <w:spacing w:val="27"/>
          <w:sz w:val="19"/>
          <w:szCs w:val="19"/>
        </w:rPr>
        <w:t xml:space="preserve"> </w:t>
      </w:r>
      <w:r>
        <w:rPr>
          <w:rFonts w:ascii="Georgia" w:eastAsia="Georgia" w:hAnsi="Georgia" w:cs="Georgia"/>
          <w:sz w:val="19"/>
          <w:szCs w:val="19"/>
        </w:rPr>
        <w:t>must</w:t>
      </w:r>
      <w:r>
        <w:rPr>
          <w:rFonts w:ascii="Georgia" w:eastAsia="Georgia" w:hAnsi="Georgia" w:cs="Georgia"/>
          <w:spacing w:val="19"/>
          <w:sz w:val="19"/>
          <w:szCs w:val="19"/>
        </w:rPr>
        <w:t xml:space="preserve"> </w:t>
      </w:r>
      <w:r>
        <w:rPr>
          <w:rFonts w:ascii="Georgia" w:eastAsia="Georgia" w:hAnsi="Georgia" w:cs="Georgia"/>
          <w:sz w:val="19"/>
          <w:szCs w:val="19"/>
        </w:rPr>
        <w:t>be</w:t>
      </w:r>
      <w:r>
        <w:rPr>
          <w:rFonts w:ascii="Georgia" w:eastAsia="Georgia" w:hAnsi="Georgia" w:cs="Georgia"/>
          <w:spacing w:val="15"/>
          <w:sz w:val="19"/>
          <w:szCs w:val="19"/>
        </w:rPr>
        <w:t xml:space="preserve"> </w:t>
      </w:r>
      <w:r>
        <w:rPr>
          <w:rFonts w:ascii="Georgia" w:eastAsia="Georgia" w:hAnsi="Georgia" w:cs="Georgia"/>
          <w:sz w:val="19"/>
          <w:szCs w:val="19"/>
        </w:rPr>
        <w:t>objective</w:t>
      </w:r>
      <w:r>
        <w:rPr>
          <w:rFonts w:ascii="Georgia" w:eastAsia="Georgia" w:hAnsi="Georgia" w:cs="Georgia"/>
          <w:spacing w:val="26"/>
          <w:sz w:val="19"/>
          <w:szCs w:val="19"/>
        </w:rPr>
        <w:t xml:space="preserve"> </w:t>
      </w:r>
      <w:r>
        <w:rPr>
          <w:rFonts w:ascii="Georgia" w:eastAsia="Georgia" w:hAnsi="Georgia" w:cs="Georgia"/>
          <w:sz w:val="19"/>
          <w:szCs w:val="19"/>
        </w:rPr>
        <w:t>and</w:t>
      </w:r>
      <w:r>
        <w:rPr>
          <w:rFonts w:ascii="Georgia" w:eastAsia="Georgia" w:hAnsi="Georgia" w:cs="Georgia"/>
          <w:spacing w:val="17"/>
          <w:sz w:val="19"/>
          <w:szCs w:val="19"/>
        </w:rPr>
        <w:t xml:space="preserve"> </w:t>
      </w:r>
      <w:r>
        <w:rPr>
          <w:rFonts w:ascii="Georgia" w:eastAsia="Georgia" w:hAnsi="Georgia" w:cs="Georgia"/>
          <w:sz w:val="19"/>
          <w:szCs w:val="19"/>
        </w:rPr>
        <w:t>reproducible</w:t>
      </w:r>
      <w:r>
        <w:rPr>
          <w:rFonts w:ascii="Georgia" w:eastAsia="Georgia" w:hAnsi="Georgia" w:cs="Georgia"/>
          <w:spacing w:val="32"/>
          <w:sz w:val="19"/>
          <w:szCs w:val="19"/>
        </w:rPr>
        <w:t xml:space="preserve"> </w:t>
      </w:r>
      <w:r>
        <w:rPr>
          <w:rFonts w:ascii="Georgia" w:eastAsia="Georgia" w:hAnsi="Georgia" w:cs="Georgia"/>
          <w:sz w:val="19"/>
          <w:szCs w:val="19"/>
        </w:rPr>
        <w:t>[1]</w:t>
      </w:r>
      <w:r>
        <w:rPr>
          <w:rFonts w:ascii="Georgia" w:eastAsia="Georgia" w:hAnsi="Georgia" w:cs="Georgia"/>
          <w:spacing w:val="15"/>
          <w:sz w:val="19"/>
          <w:szCs w:val="19"/>
        </w:rPr>
        <w:t xml:space="preserve"> </w:t>
      </w:r>
      <w:r>
        <w:rPr>
          <w:rFonts w:ascii="Georgia" w:eastAsia="Georgia" w:hAnsi="Georgia" w:cs="Georgia"/>
          <w:sz w:val="19"/>
          <w:szCs w:val="19"/>
        </w:rPr>
        <w:t>which</w:t>
      </w:r>
      <w:r>
        <w:rPr>
          <w:rFonts w:ascii="Georgia" w:eastAsia="Georgia" w:hAnsi="Georgia" w:cs="Georgia"/>
          <w:spacing w:val="21"/>
          <w:sz w:val="19"/>
          <w:szCs w:val="19"/>
        </w:rPr>
        <w:t xml:space="preserve"> </w:t>
      </w:r>
      <w:r>
        <w:rPr>
          <w:rFonts w:ascii="Georgia" w:eastAsia="Georgia" w:hAnsi="Georgia" w:cs="Georgia"/>
          <w:sz w:val="19"/>
          <w:szCs w:val="19"/>
        </w:rPr>
        <w:t>is</w:t>
      </w:r>
      <w:r>
        <w:rPr>
          <w:rFonts w:ascii="Georgia" w:eastAsia="Georgia" w:hAnsi="Georgia" w:cs="Georgia"/>
          <w:spacing w:val="14"/>
          <w:sz w:val="19"/>
          <w:szCs w:val="19"/>
        </w:rPr>
        <w:t xml:space="preserve"> </w:t>
      </w:r>
      <w:r>
        <w:rPr>
          <w:rFonts w:ascii="Georgia" w:eastAsia="Georgia" w:hAnsi="Georgia" w:cs="Georgia"/>
          <w:sz w:val="19"/>
          <w:szCs w:val="19"/>
        </w:rPr>
        <w:t>often</w:t>
      </w:r>
      <w:r>
        <w:rPr>
          <w:rFonts w:ascii="Georgia" w:eastAsia="Georgia" w:hAnsi="Georgia" w:cs="Georgia"/>
          <w:spacing w:val="20"/>
          <w:sz w:val="19"/>
          <w:szCs w:val="19"/>
        </w:rPr>
        <w:t xml:space="preserve"> </w:t>
      </w:r>
      <w:r>
        <w:rPr>
          <w:rFonts w:ascii="Georgia" w:eastAsia="Georgia" w:hAnsi="Georgia" w:cs="Georgia"/>
          <w:sz w:val="19"/>
          <w:szCs w:val="19"/>
        </w:rPr>
        <w:t>difficult</w:t>
      </w:r>
      <w:r>
        <w:rPr>
          <w:rFonts w:ascii="Georgia" w:eastAsia="Georgia" w:hAnsi="Georgia" w:cs="Georgia"/>
          <w:spacing w:val="24"/>
          <w:sz w:val="19"/>
          <w:szCs w:val="19"/>
        </w:rPr>
        <w:t xml:space="preserve"> </w:t>
      </w:r>
      <w:r>
        <w:rPr>
          <w:rFonts w:ascii="Georgia" w:eastAsia="Georgia" w:hAnsi="Georgia" w:cs="Georgia"/>
          <w:sz w:val="19"/>
          <w:szCs w:val="19"/>
        </w:rPr>
        <w:t>without</w:t>
      </w:r>
      <w:r>
        <w:rPr>
          <w:rFonts w:ascii="Georgia" w:eastAsia="Georgia" w:hAnsi="Georgia" w:cs="Georgia"/>
          <w:spacing w:val="24"/>
          <w:sz w:val="19"/>
          <w:szCs w:val="19"/>
        </w:rPr>
        <w:t xml:space="preserve"> </w:t>
      </w:r>
      <w:r>
        <w:rPr>
          <w:rFonts w:ascii="Georgia" w:eastAsia="Georgia" w:hAnsi="Georgia" w:cs="Georgia"/>
          <w:w w:val="102"/>
          <w:sz w:val="19"/>
          <w:szCs w:val="19"/>
        </w:rPr>
        <w:t xml:space="preserve">computational </w:t>
      </w:r>
      <w:r>
        <w:rPr>
          <w:rFonts w:ascii="Georgia" w:eastAsia="Georgia" w:hAnsi="Georgia" w:cs="Georgia"/>
          <w:sz w:val="19"/>
          <w:szCs w:val="19"/>
        </w:rPr>
        <w:t>aid given</w:t>
      </w:r>
      <w:r>
        <w:rPr>
          <w:rFonts w:ascii="Georgia" w:eastAsia="Georgia" w:hAnsi="Georgia" w:cs="Georgia"/>
          <w:spacing w:val="4"/>
          <w:sz w:val="19"/>
          <w:szCs w:val="19"/>
        </w:rPr>
        <w:t xml:space="preserve"> </w:t>
      </w:r>
      <w:r>
        <w:rPr>
          <w:rFonts w:ascii="Georgia" w:eastAsia="Georgia" w:hAnsi="Georgia" w:cs="Georgia"/>
          <w:sz w:val="19"/>
          <w:szCs w:val="19"/>
        </w:rPr>
        <w:t>the intra-</w:t>
      </w:r>
      <w:r>
        <w:rPr>
          <w:rFonts w:ascii="Georgia" w:eastAsia="Georgia" w:hAnsi="Georgia" w:cs="Georgia"/>
          <w:spacing w:val="5"/>
          <w:sz w:val="19"/>
          <w:szCs w:val="19"/>
        </w:rPr>
        <w:t xml:space="preserve"> </w:t>
      </w:r>
      <w:r>
        <w:rPr>
          <w:rFonts w:ascii="Georgia" w:eastAsia="Georgia" w:hAnsi="Georgia" w:cs="Georgia"/>
          <w:sz w:val="19"/>
          <w:szCs w:val="19"/>
        </w:rPr>
        <w:t>and</w:t>
      </w:r>
      <w:r>
        <w:rPr>
          <w:rFonts w:ascii="Georgia" w:eastAsia="Georgia" w:hAnsi="Georgia" w:cs="Georgia"/>
          <w:spacing w:val="1"/>
          <w:sz w:val="19"/>
          <w:szCs w:val="19"/>
        </w:rPr>
        <w:t xml:space="preserve"> </w:t>
      </w:r>
      <w:r>
        <w:rPr>
          <w:rFonts w:ascii="Georgia" w:eastAsia="Georgia" w:hAnsi="Georgia" w:cs="Georgia"/>
          <w:sz w:val="19"/>
          <w:szCs w:val="19"/>
        </w:rPr>
        <w:t>inter-reader</w:t>
      </w:r>
      <w:r>
        <w:rPr>
          <w:rFonts w:ascii="Georgia" w:eastAsia="Georgia" w:hAnsi="Georgia" w:cs="Georgia"/>
          <w:spacing w:val="15"/>
          <w:sz w:val="19"/>
          <w:szCs w:val="19"/>
        </w:rPr>
        <w:t xml:space="preserve"> </w:t>
      </w:r>
      <w:r>
        <w:rPr>
          <w:rFonts w:ascii="Georgia" w:eastAsia="Georgia" w:hAnsi="Georgia" w:cs="Georgia"/>
          <w:sz w:val="19"/>
          <w:szCs w:val="19"/>
        </w:rPr>
        <w:t>variability</w:t>
      </w:r>
      <w:r>
        <w:rPr>
          <w:rFonts w:ascii="Georgia" w:eastAsia="Georgia" w:hAnsi="Georgia" w:cs="Georgia"/>
          <w:spacing w:val="12"/>
          <w:sz w:val="19"/>
          <w:szCs w:val="19"/>
        </w:rPr>
        <w:t xml:space="preserve"> </w:t>
      </w:r>
      <w:r>
        <w:rPr>
          <w:rFonts w:ascii="Georgia" w:eastAsia="Georgia" w:hAnsi="Georgia" w:cs="Georgia"/>
          <w:sz w:val="19"/>
          <w:szCs w:val="19"/>
        </w:rPr>
        <w:t>in radiological</w:t>
      </w:r>
      <w:r>
        <w:rPr>
          <w:rFonts w:ascii="Georgia" w:eastAsia="Georgia" w:hAnsi="Georgia" w:cs="Georgia"/>
          <w:spacing w:val="15"/>
          <w:sz w:val="19"/>
          <w:szCs w:val="19"/>
        </w:rPr>
        <w:t xml:space="preserve"> </w:t>
      </w:r>
      <w:r>
        <w:rPr>
          <w:rFonts w:ascii="Georgia" w:eastAsia="Georgia" w:hAnsi="Georgia" w:cs="Georgia"/>
          <w:sz w:val="19"/>
          <w:szCs w:val="19"/>
        </w:rPr>
        <w:t>practice</w:t>
      </w:r>
      <w:r>
        <w:rPr>
          <w:rFonts w:ascii="Georgia" w:eastAsia="Georgia" w:hAnsi="Georgia" w:cs="Georgia"/>
          <w:spacing w:val="8"/>
          <w:sz w:val="19"/>
          <w:szCs w:val="19"/>
        </w:rPr>
        <w:t xml:space="preserve"> </w:t>
      </w:r>
      <w:r>
        <w:rPr>
          <w:rFonts w:ascii="Georgia" w:eastAsia="Georgia" w:hAnsi="Georgia" w:cs="Georgia"/>
          <w:sz w:val="19"/>
          <w:szCs w:val="19"/>
        </w:rPr>
        <w:t>[2,</w:t>
      </w:r>
      <w:r>
        <w:rPr>
          <w:rFonts w:ascii="Georgia" w:eastAsia="Georgia" w:hAnsi="Georgia" w:cs="Georgia"/>
          <w:spacing w:val="1"/>
          <w:sz w:val="19"/>
          <w:szCs w:val="19"/>
        </w:rPr>
        <w:t xml:space="preserve"> </w:t>
      </w:r>
      <w:r>
        <w:rPr>
          <w:rFonts w:ascii="Georgia" w:eastAsia="Georgia" w:hAnsi="Georgia" w:cs="Georgia"/>
          <w:sz w:val="19"/>
          <w:szCs w:val="19"/>
        </w:rPr>
        <w:t>3].</w:t>
      </w:r>
      <w:r>
        <w:rPr>
          <w:rFonts w:ascii="Georgia" w:eastAsia="Georgia" w:hAnsi="Georgia" w:cs="Georgia"/>
          <w:spacing w:val="18"/>
          <w:sz w:val="19"/>
          <w:szCs w:val="19"/>
        </w:rPr>
        <w:t xml:space="preserve"> </w:t>
      </w:r>
      <w:r>
        <w:rPr>
          <w:rFonts w:ascii="Georgia" w:eastAsia="Georgia" w:hAnsi="Georgia" w:cs="Georgia"/>
          <w:sz w:val="19"/>
          <w:szCs w:val="19"/>
        </w:rPr>
        <w:t>Additionally,</w:t>
      </w:r>
      <w:r>
        <w:rPr>
          <w:rFonts w:ascii="Georgia" w:eastAsia="Georgia" w:hAnsi="Georgia" w:cs="Georgia"/>
          <w:spacing w:val="18"/>
          <w:sz w:val="19"/>
          <w:szCs w:val="19"/>
        </w:rPr>
        <w:t xml:space="preserve"> </w:t>
      </w:r>
      <w:r>
        <w:rPr>
          <w:rFonts w:ascii="Georgia" w:eastAsia="Georgia" w:hAnsi="Georgia" w:cs="Georgia"/>
          <w:sz w:val="19"/>
          <w:szCs w:val="19"/>
        </w:rPr>
        <w:t>the exciting</w:t>
      </w:r>
      <w:r>
        <w:rPr>
          <w:rFonts w:ascii="Georgia" w:eastAsia="Georgia" w:hAnsi="Georgia" w:cs="Georgia"/>
          <w:spacing w:val="8"/>
          <w:sz w:val="19"/>
          <w:szCs w:val="19"/>
        </w:rPr>
        <w:t xml:space="preserve"> </w:t>
      </w:r>
      <w:r>
        <w:rPr>
          <w:rFonts w:ascii="Georgia" w:eastAsia="Georgia" w:hAnsi="Georgia" w:cs="Georgia"/>
          <w:sz w:val="19"/>
          <w:szCs w:val="19"/>
        </w:rPr>
        <w:t>possibilities</w:t>
      </w:r>
      <w:r>
        <w:rPr>
          <w:rFonts w:ascii="Georgia" w:eastAsia="Georgia" w:hAnsi="Georgia" w:cs="Georgia"/>
          <w:spacing w:val="15"/>
          <w:sz w:val="19"/>
          <w:szCs w:val="19"/>
        </w:rPr>
        <w:t xml:space="preserve"> </w:t>
      </w:r>
      <w:r>
        <w:rPr>
          <w:rFonts w:ascii="Georgia" w:eastAsia="Georgia" w:hAnsi="Georgia" w:cs="Georgia"/>
          <w:w w:val="102"/>
          <w:sz w:val="19"/>
          <w:szCs w:val="19"/>
        </w:rPr>
        <w:t xml:space="preserve">associated </w:t>
      </w:r>
      <w:r>
        <w:rPr>
          <w:rFonts w:ascii="Georgia" w:eastAsia="Georgia" w:hAnsi="Georgia" w:cs="Georgia"/>
          <w:sz w:val="19"/>
          <w:szCs w:val="19"/>
        </w:rPr>
        <w:t>with</w:t>
      </w:r>
      <w:r>
        <w:rPr>
          <w:rFonts w:ascii="Georgia" w:eastAsia="Georgia" w:hAnsi="Georgia" w:cs="Georgia"/>
          <w:spacing w:val="12"/>
          <w:sz w:val="19"/>
          <w:szCs w:val="19"/>
        </w:rPr>
        <w:t xml:space="preserve"> </w:t>
      </w:r>
      <w:r>
        <w:rPr>
          <w:rFonts w:ascii="Georgia" w:eastAsia="Georgia" w:hAnsi="Georgia" w:cs="Georgia"/>
          <w:sz w:val="19"/>
          <w:szCs w:val="19"/>
        </w:rPr>
        <w:t>“big</w:t>
      </w:r>
      <w:r>
        <w:rPr>
          <w:rFonts w:ascii="Georgia" w:eastAsia="Georgia" w:hAnsi="Georgia" w:cs="Georgia"/>
          <w:spacing w:val="12"/>
          <w:sz w:val="19"/>
          <w:szCs w:val="19"/>
        </w:rPr>
        <w:t xml:space="preserve"> </w:t>
      </w:r>
      <w:r>
        <w:rPr>
          <w:rFonts w:ascii="Georgia" w:eastAsia="Georgia" w:hAnsi="Georgia" w:cs="Georgia"/>
          <w:sz w:val="19"/>
          <w:szCs w:val="19"/>
        </w:rPr>
        <w:t>data”</w:t>
      </w:r>
      <w:r>
        <w:rPr>
          <w:rFonts w:ascii="Georgia" w:eastAsia="Georgia" w:hAnsi="Georgia" w:cs="Georgia"/>
          <w:spacing w:val="14"/>
          <w:sz w:val="19"/>
          <w:szCs w:val="19"/>
        </w:rPr>
        <w:t xml:space="preserve"> </w:t>
      </w:r>
      <w:r>
        <w:rPr>
          <w:rFonts w:ascii="Georgia" w:eastAsia="Georgia" w:hAnsi="Georgia" w:cs="Georgia"/>
          <w:sz w:val="19"/>
          <w:szCs w:val="19"/>
        </w:rPr>
        <w:t>and</w:t>
      </w:r>
      <w:r>
        <w:rPr>
          <w:rFonts w:ascii="Georgia" w:eastAsia="Georgia" w:hAnsi="Georgia" w:cs="Georgia"/>
          <w:spacing w:val="11"/>
          <w:sz w:val="19"/>
          <w:szCs w:val="19"/>
        </w:rPr>
        <w:t xml:space="preserve"> </w:t>
      </w:r>
      <w:r>
        <w:rPr>
          <w:rFonts w:ascii="Georgia" w:eastAsia="Georgia" w:hAnsi="Georgia" w:cs="Georgia"/>
          <w:sz w:val="19"/>
          <w:szCs w:val="19"/>
        </w:rPr>
        <w:t>the</w:t>
      </w:r>
      <w:r>
        <w:rPr>
          <w:rFonts w:ascii="Georgia" w:eastAsia="Georgia" w:hAnsi="Georgia" w:cs="Georgia"/>
          <w:spacing w:val="10"/>
          <w:sz w:val="19"/>
          <w:szCs w:val="19"/>
        </w:rPr>
        <w:t xml:space="preserve"> </w:t>
      </w:r>
      <w:r>
        <w:rPr>
          <w:rFonts w:ascii="Georgia" w:eastAsia="Georgia" w:hAnsi="Georgia" w:cs="Georgia"/>
          <w:sz w:val="19"/>
          <w:szCs w:val="19"/>
        </w:rPr>
        <w:t>potential</w:t>
      </w:r>
      <w:r>
        <w:rPr>
          <w:rFonts w:ascii="Georgia" w:eastAsia="Georgia" w:hAnsi="Georgia" w:cs="Georgia"/>
          <w:spacing w:val="20"/>
          <w:sz w:val="19"/>
          <w:szCs w:val="19"/>
        </w:rPr>
        <w:t xml:space="preserve"> </w:t>
      </w:r>
      <w:r>
        <w:rPr>
          <w:rFonts w:ascii="Georgia" w:eastAsia="Georgia" w:hAnsi="Georgia" w:cs="Georgia"/>
          <w:sz w:val="19"/>
          <w:szCs w:val="19"/>
        </w:rPr>
        <w:t>for</w:t>
      </w:r>
      <w:r>
        <w:rPr>
          <w:rFonts w:ascii="Georgia" w:eastAsia="Georgia" w:hAnsi="Georgia" w:cs="Georgia"/>
          <w:spacing w:val="10"/>
          <w:sz w:val="19"/>
          <w:szCs w:val="19"/>
        </w:rPr>
        <w:t xml:space="preserve"> </w:t>
      </w:r>
      <w:r>
        <w:rPr>
          <w:rFonts w:ascii="Georgia" w:eastAsia="Georgia" w:hAnsi="Georgia" w:cs="Georgia"/>
          <w:sz w:val="19"/>
          <w:szCs w:val="19"/>
        </w:rPr>
        <w:t>improvement</w:t>
      </w:r>
      <w:r>
        <w:rPr>
          <w:rFonts w:ascii="Georgia" w:eastAsia="Georgia" w:hAnsi="Georgia" w:cs="Georgia"/>
          <w:spacing w:val="28"/>
          <w:sz w:val="19"/>
          <w:szCs w:val="19"/>
        </w:rPr>
        <w:t xml:space="preserve"> </w:t>
      </w:r>
      <w:r>
        <w:rPr>
          <w:rFonts w:ascii="Georgia" w:eastAsia="Georgia" w:hAnsi="Georgia" w:cs="Georgia"/>
          <w:sz w:val="19"/>
          <w:szCs w:val="19"/>
        </w:rPr>
        <w:t>in</w:t>
      </w:r>
      <w:r>
        <w:rPr>
          <w:rFonts w:ascii="Georgia" w:eastAsia="Georgia" w:hAnsi="Georgia" w:cs="Georgia"/>
          <w:spacing w:val="10"/>
          <w:sz w:val="19"/>
          <w:szCs w:val="19"/>
        </w:rPr>
        <w:t xml:space="preserve"> </w:t>
      </w:r>
      <w:r>
        <w:rPr>
          <w:rFonts w:ascii="Georgia" w:eastAsia="Georgia" w:hAnsi="Georgia" w:cs="Georgia"/>
          <w:sz w:val="19"/>
          <w:szCs w:val="19"/>
        </w:rPr>
        <w:t>individualized,</w:t>
      </w:r>
      <w:r>
        <w:rPr>
          <w:rFonts w:ascii="Georgia" w:eastAsia="Georgia" w:hAnsi="Georgia" w:cs="Georgia"/>
          <w:spacing w:val="31"/>
          <w:sz w:val="19"/>
          <w:szCs w:val="19"/>
        </w:rPr>
        <w:t xml:space="preserve"> </w:t>
      </w:r>
      <w:r>
        <w:rPr>
          <w:rFonts w:ascii="Georgia" w:eastAsia="Georgia" w:hAnsi="Georgia" w:cs="Georgia"/>
          <w:sz w:val="19"/>
          <w:szCs w:val="19"/>
        </w:rPr>
        <w:t>evidence-based</w:t>
      </w:r>
      <w:r>
        <w:rPr>
          <w:rFonts w:ascii="Georgia" w:eastAsia="Georgia" w:hAnsi="Georgia" w:cs="Georgia"/>
          <w:spacing w:val="31"/>
          <w:sz w:val="19"/>
          <w:szCs w:val="19"/>
        </w:rPr>
        <w:t xml:space="preserve"> </w:t>
      </w:r>
      <w:r>
        <w:rPr>
          <w:rFonts w:ascii="Georgia" w:eastAsia="Georgia" w:hAnsi="Georgia" w:cs="Georgia"/>
          <w:sz w:val="19"/>
          <w:szCs w:val="19"/>
        </w:rPr>
        <w:t>medicine</w:t>
      </w:r>
      <w:r>
        <w:rPr>
          <w:rFonts w:ascii="Georgia" w:eastAsia="Georgia" w:hAnsi="Georgia" w:cs="Georgia"/>
          <w:spacing w:val="20"/>
          <w:sz w:val="19"/>
          <w:szCs w:val="19"/>
        </w:rPr>
        <w:t xml:space="preserve"> </w:t>
      </w:r>
      <w:r>
        <w:rPr>
          <w:rFonts w:ascii="Georgia" w:eastAsia="Georgia" w:hAnsi="Georgia" w:cs="Georgia"/>
          <w:sz w:val="19"/>
          <w:szCs w:val="19"/>
        </w:rPr>
        <w:t>has</w:t>
      </w:r>
      <w:r>
        <w:rPr>
          <w:rFonts w:ascii="Georgia" w:eastAsia="Georgia" w:hAnsi="Georgia" w:cs="Georgia"/>
          <w:spacing w:val="11"/>
          <w:sz w:val="19"/>
          <w:szCs w:val="19"/>
        </w:rPr>
        <w:t xml:space="preserve"> </w:t>
      </w:r>
      <w:r>
        <w:rPr>
          <w:rFonts w:ascii="Georgia" w:eastAsia="Georgia" w:hAnsi="Georgia" w:cs="Georgia"/>
          <w:sz w:val="19"/>
          <w:szCs w:val="19"/>
        </w:rPr>
        <w:t>also</w:t>
      </w:r>
      <w:r>
        <w:rPr>
          <w:rFonts w:ascii="Georgia" w:eastAsia="Georgia" w:hAnsi="Georgia" w:cs="Georgia"/>
          <w:spacing w:val="12"/>
          <w:sz w:val="19"/>
          <w:szCs w:val="19"/>
        </w:rPr>
        <w:t xml:space="preserve"> </w:t>
      </w:r>
      <w:r>
        <w:rPr>
          <w:rFonts w:ascii="Georgia" w:eastAsia="Georgia" w:hAnsi="Georgia" w:cs="Georgia"/>
          <w:sz w:val="19"/>
          <w:szCs w:val="19"/>
        </w:rPr>
        <w:t>increased</w:t>
      </w:r>
      <w:r>
        <w:rPr>
          <w:rFonts w:ascii="Georgia" w:eastAsia="Georgia" w:hAnsi="Georgia" w:cs="Georgia"/>
          <w:spacing w:val="21"/>
          <w:sz w:val="19"/>
          <w:szCs w:val="19"/>
        </w:rPr>
        <w:t xml:space="preserve"> </w:t>
      </w:r>
      <w:r>
        <w:rPr>
          <w:rFonts w:ascii="Georgia" w:eastAsia="Georgia" w:hAnsi="Georgia" w:cs="Georgia"/>
          <w:sz w:val="19"/>
          <w:szCs w:val="19"/>
        </w:rPr>
        <w:t>the</w:t>
      </w:r>
      <w:r>
        <w:rPr>
          <w:rFonts w:ascii="Georgia" w:eastAsia="Georgia" w:hAnsi="Georgia" w:cs="Georgia"/>
          <w:spacing w:val="10"/>
          <w:sz w:val="19"/>
          <w:szCs w:val="19"/>
        </w:rPr>
        <w:t xml:space="preserve"> </w:t>
      </w:r>
      <w:r>
        <w:rPr>
          <w:rFonts w:ascii="Georgia" w:eastAsia="Georgia" w:hAnsi="Georgia" w:cs="Georgia"/>
          <w:sz w:val="19"/>
          <w:szCs w:val="19"/>
        </w:rPr>
        <w:t>need</w:t>
      </w:r>
      <w:r>
        <w:rPr>
          <w:rFonts w:ascii="Georgia" w:eastAsia="Georgia" w:hAnsi="Georgia" w:cs="Georgia"/>
          <w:spacing w:val="13"/>
          <w:sz w:val="19"/>
          <w:szCs w:val="19"/>
        </w:rPr>
        <w:t xml:space="preserve"> </w:t>
      </w:r>
      <w:r>
        <w:rPr>
          <w:rFonts w:ascii="Georgia" w:eastAsia="Georgia" w:hAnsi="Georgia" w:cs="Georgia"/>
          <w:w w:val="102"/>
          <w:sz w:val="19"/>
          <w:szCs w:val="19"/>
        </w:rPr>
        <w:t xml:space="preserve">for </w:t>
      </w:r>
      <w:r>
        <w:rPr>
          <w:rFonts w:ascii="Georgia" w:eastAsia="Georgia" w:hAnsi="Georgia" w:cs="Georgia"/>
          <w:sz w:val="19"/>
          <w:szCs w:val="19"/>
        </w:rPr>
        <w:t>sophisticated</w:t>
      </w:r>
      <w:r>
        <w:rPr>
          <w:rFonts w:ascii="Georgia" w:eastAsia="Georgia" w:hAnsi="Georgia" w:cs="Georgia"/>
          <w:spacing w:val="23"/>
          <w:sz w:val="19"/>
          <w:szCs w:val="19"/>
        </w:rPr>
        <w:t xml:space="preserve"> </w:t>
      </w:r>
      <w:r>
        <w:rPr>
          <w:rFonts w:ascii="Georgia" w:eastAsia="Georgia" w:hAnsi="Georgia" w:cs="Georgia"/>
          <w:sz w:val="19"/>
          <w:szCs w:val="19"/>
        </w:rPr>
        <w:t>data</w:t>
      </w:r>
      <w:r>
        <w:rPr>
          <w:rFonts w:ascii="Georgia" w:eastAsia="Georgia" w:hAnsi="Georgia" w:cs="Georgia"/>
          <w:spacing w:val="8"/>
          <w:sz w:val="19"/>
          <w:szCs w:val="19"/>
        </w:rPr>
        <w:t xml:space="preserve"> </w:t>
      </w:r>
      <w:r>
        <w:rPr>
          <w:rFonts w:ascii="Georgia" w:eastAsia="Georgia" w:hAnsi="Georgia" w:cs="Georgia"/>
          <w:sz w:val="19"/>
          <w:szCs w:val="19"/>
        </w:rPr>
        <w:t>transformation</w:t>
      </w:r>
      <w:r>
        <w:rPr>
          <w:rFonts w:ascii="Georgia" w:eastAsia="Georgia" w:hAnsi="Georgia" w:cs="Georgia"/>
          <w:spacing w:val="26"/>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sz w:val="19"/>
          <w:szCs w:val="19"/>
        </w:rPr>
        <w:t>machine</w:t>
      </w:r>
      <w:r>
        <w:rPr>
          <w:rFonts w:ascii="Georgia" w:eastAsia="Georgia" w:hAnsi="Georgia" w:cs="Georgia"/>
          <w:spacing w:val="15"/>
          <w:sz w:val="19"/>
          <w:szCs w:val="19"/>
        </w:rPr>
        <w:t xml:space="preserve"> </w:t>
      </w:r>
      <w:r>
        <w:rPr>
          <w:rFonts w:ascii="Georgia" w:eastAsia="Georgia" w:hAnsi="Georgia" w:cs="Georgia"/>
          <w:sz w:val="19"/>
          <w:szCs w:val="19"/>
        </w:rPr>
        <w:t>learning</w:t>
      </w:r>
      <w:r>
        <w:rPr>
          <w:rFonts w:ascii="Georgia" w:eastAsia="Georgia" w:hAnsi="Georgia" w:cs="Georgia"/>
          <w:spacing w:val="15"/>
          <w:sz w:val="19"/>
          <w:szCs w:val="19"/>
        </w:rPr>
        <w:t xml:space="preserve"> </w:t>
      </w:r>
      <w:r>
        <w:rPr>
          <w:rFonts w:ascii="Georgia" w:eastAsia="Georgia" w:hAnsi="Georgia" w:cs="Georgia"/>
          <w:w w:val="102"/>
          <w:sz w:val="19"/>
          <w:szCs w:val="19"/>
        </w:rPr>
        <w:t>techniques.</w:t>
      </w:r>
    </w:p>
    <w:p w14:paraId="54547147" w14:textId="1F054E1A" w:rsidR="00E61F9D" w:rsidRDefault="005C64D6">
      <w:pPr>
        <w:spacing w:before="59" w:after="0" w:line="277" w:lineRule="auto"/>
        <w:ind w:left="120" w:right="51"/>
        <w:jc w:val="both"/>
        <w:rPr>
          <w:rFonts w:ascii="Georgia" w:eastAsia="Georgia" w:hAnsi="Georgia" w:cs="Georgia"/>
          <w:sz w:val="19"/>
          <w:szCs w:val="19"/>
        </w:rPr>
      </w:pPr>
      <w:proofErr w:type="gramStart"/>
      <w:r>
        <w:rPr>
          <w:rFonts w:ascii="Georgia" w:eastAsia="Georgia" w:hAnsi="Georgia" w:cs="Georgia"/>
          <w:b/>
          <w:bCs/>
          <w:sz w:val="19"/>
          <w:szCs w:val="19"/>
        </w:rPr>
        <w:t>3(a.2)</w:t>
      </w:r>
      <w:r>
        <w:rPr>
          <w:rFonts w:ascii="Georgia" w:eastAsia="Georgia" w:hAnsi="Georgia" w:cs="Georgia"/>
          <w:b/>
          <w:bCs/>
          <w:spacing w:val="5"/>
          <w:sz w:val="19"/>
          <w:szCs w:val="19"/>
        </w:rPr>
        <w:t xml:space="preserve"> </w:t>
      </w:r>
      <w:r>
        <w:rPr>
          <w:rFonts w:ascii="Georgia" w:eastAsia="Georgia" w:hAnsi="Georgia" w:cs="Georgia"/>
          <w:b/>
          <w:bCs/>
          <w:sz w:val="19"/>
          <w:szCs w:val="19"/>
        </w:rPr>
        <w:t>Open-source</w:t>
      </w:r>
      <w:r>
        <w:rPr>
          <w:rFonts w:ascii="Georgia" w:eastAsia="Georgia" w:hAnsi="Georgia" w:cs="Georgia"/>
          <w:b/>
          <w:bCs/>
          <w:spacing w:val="18"/>
          <w:sz w:val="19"/>
          <w:szCs w:val="19"/>
        </w:rPr>
        <w:t xml:space="preserve"> </w:t>
      </w:r>
      <w:r>
        <w:rPr>
          <w:rFonts w:ascii="Georgia" w:eastAsia="Georgia" w:hAnsi="Georgia" w:cs="Georgia"/>
          <w:b/>
          <w:bCs/>
          <w:sz w:val="19"/>
          <w:szCs w:val="19"/>
        </w:rPr>
        <w:t>as</w:t>
      </w:r>
      <w:r>
        <w:rPr>
          <w:rFonts w:ascii="Georgia" w:eastAsia="Georgia" w:hAnsi="Georgia" w:cs="Georgia"/>
          <w:b/>
          <w:bCs/>
          <w:spacing w:val="-3"/>
          <w:sz w:val="19"/>
          <w:szCs w:val="19"/>
        </w:rPr>
        <w:t xml:space="preserve"> </w:t>
      </w:r>
      <w:r>
        <w:rPr>
          <w:rFonts w:ascii="Georgia" w:eastAsia="Georgia" w:hAnsi="Georgia" w:cs="Georgia"/>
          <w:b/>
          <w:bCs/>
          <w:sz w:val="19"/>
          <w:szCs w:val="19"/>
        </w:rPr>
        <w:t>an</w:t>
      </w:r>
      <w:r>
        <w:rPr>
          <w:rFonts w:ascii="Georgia" w:eastAsia="Georgia" w:hAnsi="Georgia" w:cs="Georgia"/>
          <w:b/>
          <w:bCs/>
          <w:spacing w:val="-2"/>
          <w:sz w:val="19"/>
          <w:szCs w:val="19"/>
        </w:rPr>
        <w:t xml:space="preserve"> </w:t>
      </w:r>
      <w:r>
        <w:rPr>
          <w:rFonts w:ascii="Georgia" w:eastAsia="Georgia" w:hAnsi="Georgia" w:cs="Georgia"/>
          <w:b/>
          <w:bCs/>
          <w:sz w:val="19"/>
          <w:szCs w:val="19"/>
        </w:rPr>
        <w:t>essential</w:t>
      </w:r>
      <w:r>
        <w:rPr>
          <w:rFonts w:ascii="Georgia" w:eastAsia="Georgia" w:hAnsi="Georgia" w:cs="Georgia"/>
          <w:b/>
          <w:bCs/>
          <w:spacing w:val="10"/>
          <w:sz w:val="19"/>
          <w:szCs w:val="19"/>
        </w:rPr>
        <w:t xml:space="preserve"> </w:t>
      </w:r>
      <w:r>
        <w:rPr>
          <w:rFonts w:ascii="Georgia" w:eastAsia="Georgia" w:hAnsi="Georgia" w:cs="Georgia"/>
          <w:b/>
          <w:bCs/>
          <w:sz w:val="19"/>
          <w:szCs w:val="19"/>
        </w:rPr>
        <w:t>attribute</w:t>
      </w:r>
      <w:r>
        <w:rPr>
          <w:rFonts w:ascii="Georgia" w:eastAsia="Georgia" w:hAnsi="Georgia" w:cs="Georgia"/>
          <w:b/>
          <w:bCs/>
          <w:spacing w:val="10"/>
          <w:sz w:val="19"/>
          <w:szCs w:val="19"/>
        </w:rPr>
        <w:t xml:space="preserve"> </w:t>
      </w:r>
      <w:r>
        <w:rPr>
          <w:rFonts w:ascii="Georgia" w:eastAsia="Georgia" w:hAnsi="Georgia" w:cs="Georgia"/>
          <w:b/>
          <w:bCs/>
          <w:sz w:val="19"/>
          <w:szCs w:val="19"/>
        </w:rPr>
        <w:t>of</w:t>
      </w:r>
      <w:r>
        <w:rPr>
          <w:rFonts w:ascii="Georgia" w:eastAsia="Georgia" w:hAnsi="Georgia" w:cs="Georgia"/>
          <w:b/>
          <w:bCs/>
          <w:spacing w:val="-3"/>
          <w:sz w:val="19"/>
          <w:szCs w:val="19"/>
        </w:rPr>
        <w:t xml:space="preserve"> </w:t>
      </w:r>
      <w:r>
        <w:rPr>
          <w:rFonts w:ascii="Georgia" w:eastAsia="Georgia" w:hAnsi="Georgia" w:cs="Georgia"/>
          <w:b/>
          <w:bCs/>
          <w:sz w:val="19"/>
          <w:szCs w:val="19"/>
        </w:rPr>
        <w:t>high-impact</w:t>
      </w:r>
      <w:r>
        <w:rPr>
          <w:rFonts w:ascii="Georgia" w:eastAsia="Georgia" w:hAnsi="Georgia" w:cs="Georgia"/>
          <w:b/>
          <w:bCs/>
          <w:spacing w:val="17"/>
          <w:sz w:val="19"/>
          <w:szCs w:val="19"/>
        </w:rPr>
        <w:t xml:space="preserve"> </w:t>
      </w:r>
      <w:r>
        <w:rPr>
          <w:rFonts w:ascii="Georgia" w:eastAsia="Georgia" w:hAnsi="Georgia" w:cs="Georgia"/>
          <w:b/>
          <w:bCs/>
          <w:sz w:val="19"/>
          <w:szCs w:val="19"/>
        </w:rPr>
        <w:t>image</w:t>
      </w:r>
      <w:r>
        <w:rPr>
          <w:rFonts w:ascii="Georgia" w:eastAsia="Georgia" w:hAnsi="Georgia" w:cs="Georgia"/>
          <w:b/>
          <w:bCs/>
          <w:spacing w:val="5"/>
          <w:sz w:val="19"/>
          <w:szCs w:val="19"/>
        </w:rPr>
        <w:t xml:space="preserve"> </w:t>
      </w:r>
      <w:r>
        <w:rPr>
          <w:rFonts w:ascii="Georgia" w:eastAsia="Georgia" w:hAnsi="Georgia" w:cs="Georgia"/>
          <w:b/>
          <w:bCs/>
          <w:sz w:val="19"/>
          <w:szCs w:val="19"/>
        </w:rPr>
        <w:t>analysis</w:t>
      </w:r>
      <w:r>
        <w:rPr>
          <w:rFonts w:ascii="Georgia" w:eastAsia="Georgia" w:hAnsi="Georgia" w:cs="Georgia"/>
          <w:b/>
          <w:bCs/>
          <w:spacing w:val="9"/>
          <w:sz w:val="19"/>
          <w:szCs w:val="19"/>
        </w:rPr>
        <w:t xml:space="preserve"> </w:t>
      </w:r>
      <w:r>
        <w:rPr>
          <w:rFonts w:ascii="Georgia" w:eastAsia="Georgia" w:hAnsi="Georgia" w:cs="Georgia"/>
          <w:b/>
          <w:bCs/>
          <w:sz w:val="19"/>
          <w:szCs w:val="19"/>
        </w:rPr>
        <w:t>toolkits.</w:t>
      </w:r>
      <w:proofErr w:type="gramEnd"/>
      <w:r>
        <w:rPr>
          <w:rFonts w:ascii="Georgia" w:eastAsia="Georgia" w:hAnsi="Georgia" w:cs="Georgia"/>
          <w:b/>
          <w:bCs/>
          <w:spacing w:val="26"/>
          <w:sz w:val="19"/>
          <w:szCs w:val="19"/>
        </w:rPr>
        <w:t xml:space="preserve"> </w:t>
      </w:r>
      <w:r>
        <w:rPr>
          <w:rFonts w:ascii="Georgia" w:eastAsia="Georgia" w:hAnsi="Georgia" w:cs="Georgia"/>
          <w:sz w:val="19"/>
          <w:szCs w:val="19"/>
        </w:rPr>
        <w:t>Well-vetted</w:t>
      </w:r>
      <w:r>
        <w:rPr>
          <w:rFonts w:ascii="Georgia" w:eastAsia="Georgia" w:hAnsi="Georgia" w:cs="Georgia"/>
          <w:spacing w:val="13"/>
          <w:sz w:val="19"/>
          <w:szCs w:val="19"/>
        </w:rPr>
        <w:t xml:space="preserve"> </w:t>
      </w:r>
      <w:r>
        <w:rPr>
          <w:rFonts w:ascii="Georgia" w:eastAsia="Georgia" w:hAnsi="Georgia" w:cs="Georgia"/>
          <w:sz w:val="19"/>
          <w:szCs w:val="19"/>
        </w:rPr>
        <w:t>and publicly</w:t>
      </w:r>
      <w:r>
        <w:rPr>
          <w:rFonts w:ascii="Georgia" w:eastAsia="Georgia" w:hAnsi="Georgia" w:cs="Georgia"/>
          <w:spacing w:val="7"/>
          <w:sz w:val="19"/>
          <w:szCs w:val="19"/>
        </w:rPr>
        <w:t xml:space="preserve"> </w:t>
      </w:r>
      <w:r>
        <w:rPr>
          <w:rFonts w:ascii="Georgia" w:eastAsia="Georgia" w:hAnsi="Georgia" w:cs="Georgia"/>
          <w:w w:val="102"/>
          <w:sz w:val="19"/>
          <w:szCs w:val="19"/>
        </w:rPr>
        <w:t xml:space="preserve">avail- </w:t>
      </w:r>
      <w:r>
        <w:rPr>
          <w:rFonts w:ascii="Georgia" w:eastAsia="Georgia" w:hAnsi="Georgia" w:cs="Georgia"/>
          <w:sz w:val="19"/>
          <w:szCs w:val="19"/>
        </w:rPr>
        <w:t>able</w:t>
      </w:r>
      <w:r>
        <w:rPr>
          <w:rFonts w:ascii="Georgia" w:eastAsia="Georgia" w:hAnsi="Georgia" w:cs="Georgia"/>
          <w:spacing w:val="10"/>
          <w:sz w:val="19"/>
          <w:szCs w:val="19"/>
        </w:rPr>
        <w:t xml:space="preserve"> </w:t>
      </w:r>
      <w:r>
        <w:rPr>
          <w:rFonts w:ascii="Georgia" w:eastAsia="Georgia" w:hAnsi="Georgia" w:cs="Georgia"/>
          <w:sz w:val="19"/>
          <w:szCs w:val="19"/>
        </w:rPr>
        <w:t>software</w:t>
      </w:r>
      <w:r>
        <w:rPr>
          <w:rFonts w:ascii="Georgia" w:eastAsia="Georgia" w:hAnsi="Georgia" w:cs="Georgia"/>
          <w:spacing w:val="17"/>
          <w:sz w:val="19"/>
          <w:szCs w:val="19"/>
        </w:rPr>
        <w:t xml:space="preserve"> </w:t>
      </w:r>
      <w:del w:id="10" w:author="James Gee" w:date="2016-07-20T09:48:00Z">
        <w:r w:rsidDel="00236B2A">
          <w:rPr>
            <w:rFonts w:ascii="Georgia" w:eastAsia="Georgia" w:hAnsi="Georgia" w:cs="Georgia"/>
            <w:sz w:val="19"/>
            <w:szCs w:val="19"/>
          </w:rPr>
          <w:delText>is</w:delText>
        </w:r>
        <w:r w:rsidDel="00236B2A">
          <w:rPr>
            <w:rFonts w:ascii="Georgia" w:eastAsia="Georgia" w:hAnsi="Georgia" w:cs="Georgia"/>
            <w:spacing w:val="6"/>
            <w:sz w:val="19"/>
            <w:szCs w:val="19"/>
          </w:rPr>
          <w:delText xml:space="preserve"> </w:delText>
        </w:r>
        <w:r w:rsidDel="00236B2A">
          <w:rPr>
            <w:rFonts w:ascii="Georgia" w:eastAsia="Georgia" w:hAnsi="Georgia" w:cs="Georgia"/>
            <w:sz w:val="19"/>
            <w:szCs w:val="19"/>
          </w:rPr>
          <w:delText>a</w:delText>
        </w:r>
        <w:r w:rsidDel="00236B2A">
          <w:rPr>
            <w:rFonts w:ascii="Georgia" w:eastAsia="Georgia" w:hAnsi="Georgia" w:cs="Georgia"/>
            <w:spacing w:val="6"/>
            <w:sz w:val="19"/>
            <w:szCs w:val="19"/>
          </w:rPr>
          <w:delText xml:space="preserve"> </w:delText>
        </w:r>
        <w:r w:rsidDel="00236B2A">
          <w:rPr>
            <w:rFonts w:ascii="Georgia" w:eastAsia="Georgia" w:hAnsi="Georgia" w:cs="Georgia"/>
            <w:sz w:val="19"/>
            <w:szCs w:val="19"/>
          </w:rPr>
          <w:delText>significant</w:delText>
        </w:r>
        <w:r w:rsidDel="00236B2A">
          <w:rPr>
            <w:rFonts w:ascii="Georgia" w:eastAsia="Georgia" w:hAnsi="Georgia" w:cs="Georgia"/>
            <w:spacing w:val="21"/>
            <w:sz w:val="19"/>
            <w:szCs w:val="19"/>
          </w:rPr>
          <w:delText xml:space="preserve"> </w:delText>
        </w:r>
        <w:r w:rsidDel="00236B2A">
          <w:rPr>
            <w:rFonts w:ascii="Georgia" w:eastAsia="Georgia" w:hAnsi="Georgia" w:cs="Georgia"/>
            <w:sz w:val="19"/>
            <w:szCs w:val="19"/>
          </w:rPr>
          <w:delText>benefit</w:delText>
        </w:r>
      </w:del>
      <w:ins w:id="11" w:author="James Gee" w:date="2016-07-20T09:48:00Z">
        <w:r w:rsidR="00236B2A">
          <w:rPr>
            <w:rFonts w:ascii="Georgia" w:eastAsia="Georgia" w:hAnsi="Georgia" w:cs="Georgia"/>
            <w:sz w:val="19"/>
            <w:szCs w:val="19"/>
          </w:rPr>
          <w:t xml:space="preserve">have </w:t>
        </w:r>
      </w:ins>
      <w:ins w:id="12" w:author="James Gee" w:date="2016-07-20T09:49:00Z">
        <w:r w:rsidR="00236B2A">
          <w:rPr>
            <w:rFonts w:ascii="Georgia" w:eastAsia="Georgia" w:hAnsi="Georgia" w:cs="Georgia"/>
            <w:sz w:val="19"/>
            <w:szCs w:val="19"/>
          </w:rPr>
          <w:t>transformed</w:t>
        </w:r>
      </w:ins>
      <w:del w:id="13" w:author="James Gee" w:date="2016-07-20T09:49:00Z">
        <w:r w:rsidDel="00236B2A">
          <w:rPr>
            <w:rFonts w:ascii="Georgia" w:eastAsia="Georgia" w:hAnsi="Georgia" w:cs="Georgia"/>
            <w:spacing w:val="15"/>
            <w:sz w:val="19"/>
            <w:szCs w:val="19"/>
          </w:rPr>
          <w:delText xml:space="preserve"> </w:delText>
        </w:r>
        <w:r w:rsidDel="00236B2A">
          <w:rPr>
            <w:rFonts w:ascii="Georgia" w:eastAsia="Georgia" w:hAnsi="Georgia" w:cs="Georgia"/>
            <w:sz w:val="19"/>
            <w:szCs w:val="19"/>
          </w:rPr>
          <w:delText>to</w:delText>
        </w:r>
      </w:del>
      <w:r>
        <w:rPr>
          <w:rFonts w:ascii="Georgia" w:eastAsia="Georgia" w:hAnsi="Georgia" w:cs="Georgia"/>
          <w:spacing w:val="6"/>
          <w:sz w:val="19"/>
          <w:szCs w:val="19"/>
        </w:rPr>
        <w:t xml:space="preserve"> </w:t>
      </w:r>
      <w:r>
        <w:rPr>
          <w:rFonts w:ascii="Georgia" w:eastAsia="Georgia" w:hAnsi="Georgia" w:cs="Georgia"/>
          <w:sz w:val="19"/>
          <w:szCs w:val="19"/>
        </w:rPr>
        <w:t>targeted</w:t>
      </w:r>
      <w:r>
        <w:rPr>
          <w:rFonts w:ascii="Georgia" w:eastAsia="Georgia" w:hAnsi="Georgia" w:cs="Georgia"/>
          <w:spacing w:val="17"/>
          <w:sz w:val="19"/>
          <w:szCs w:val="19"/>
        </w:rPr>
        <w:t xml:space="preserve"> </w:t>
      </w:r>
      <w:r>
        <w:rPr>
          <w:rFonts w:ascii="Georgia" w:eastAsia="Georgia" w:hAnsi="Georgia" w:cs="Georgia"/>
          <w:sz w:val="19"/>
          <w:szCs w:val="19"/>
        </w:rPr>
        <w:t>research</w:t>
      </w:r>
      <w:r>
        <w:rPr>
          <w:rFonts w:ascii="Georgia" w:eastAsia="Georgia" w:hAnsi="Georgia" w:cs="Georgia"/>
          <w:spacing w:val="17"/>
          <w:sz w:val="19"/>
          <w:szCs w:val="19"/>
        </w:rPr>
        <w:t xml:space="preserve"> </w:t>
      </w:r>
      <w:del w:id="14" w:author="James Gee" w:date="2016-07-20T09:49:00Z">
        <w:r w:rsidDel="00236B2A">
          <w:rPr>
            <w:rFonts w:ascii="Georgia" w:eastAsia="Georgia" w:hAnsi="Georgia" w:cs="Georgia"/>
            <w:sz w:val="19"/>
            <w:szCs w:val="19"/>
          </w:rPr>
          <w:delText>communities</w:delText>
        </w:r>
      </w:del>
      <w:ins w:id="15" w:author="James Gee" w:date="2016-07-20T09:49:00Z">
        <w:r w:rsidR="00236B2A">
          <w:rPr>
            <w:rFonts w:ascii="Georgia" w:eastAsia="Georgia" w:hAnsi="Georgia" w:cs="Georgia"/>
            <w:sz w:val="19"/>
            <w:szCs w:val="19"/>
          </w:rPr>
          <w:t>fields</w:t>
        </w:r>
      </w:ins>
      <w:r>
        <w:rPr>
          <w:rFonts w:ascii="Georgia" w:eastAsia="Georgia" w:hAnsi="Georgia" w:cs="Georgia"/>
          <w:sz w:val="19"/>
          <w:szCs w:val="19"/>
        </w:rPr>
        <w:t>.</w:t>
      </w:r>
      <w:r>
        <w:rPr>
          <w:rFonts w:ascii="Georgia" w:eastAsia="Georgia" w:hAnsi="Georgia" w:cs="Georgia"/>
          <w:spacing w:val="45"/>
          <w:sz w:val="19"/>
          <w:szCs w:val="19"/>
        </w:rPr>
        <w:t xml:space="preserve"> </w:t>
      </w:r>
      <w:r>
        <w:rPr>
          <w:rFonts w:ascii="Georgia" w:eastAsia="Georgia" w:hAnsi="Georgia" w:cs="Georgia"/>
          <w:sz w:val="19"/>
          <w:szCs w:val="19"/>
        </w:rPr>
        <w:t>For</w:t>
      </w:r>
      <w:r>
        <w:rPr>
          <w:rFonts w:ascii="Georgia" w:eastAsia="Georgia" w:hAnsi="Georgia" w:cs="Georgia"/>
          <w:spacing w:val="9"/>
          <w:sz w:val="19"/>
          <w:szCs w:val="19"/>
        </w:rPr>
        <w:t xml:space="preserve"> </w:t>
      </w:r>
      <w:r>
        <w:rPr>
          <w:rFonts w:ascii="Georgia" w:eastAsia="Georgia" w:hAnsi="Georgia" w:cs="Georgia"/>
          <w:sz w:val="19"/>
          <w:szCs w:val="19"/>
        </w:rPr>
        <w:t>example,</w:t>
      </w:r>
      <w:r>
        <w:rPr>
          <w:rFonts w:ascii="Georgia" w:eastAsia="Georgia" w:hAnsi="Georgia" w:cs="Georgia"/>
          <w:spacing w:val="18"/>
          <w:sz w:val="19"/>
          <w:szCs w:val="19"/>
        </w:rPr>
        <w:t xml:space="preserve"> </w:t>
      </w:r>
      <w:r>
        <w:rPr>
          <w:rFonts w:ascii="Georgia" w:eastAsia="Georgia" w:hAnsi="Georgia" w:cs="Georgia"/>
          <w:sz w:val="19"/>
          <w:szCs w:val="19"/>
        </w:rPr>
        <w:t>the</w:t>
      </w:r>
      <w:r>
        <w:rPr>
          <w:rFonts w:ascii="Georgia" w:eastAsia="Georgia" w:hAnsi="Georgia" w:cs="Georgia"/>
          <w:spacing w:val="8"/>
          <w:sz w:val="19"/>
          <w:szCs w:val="19"/>
        </w:rPr>
        <w:t xml:space="preserve"> </w:t>
      </w:r>
      <w:r>
        <w:rPr>
          <w:rFonts w:ascii="Georgia" w:eastAsia="Georgia" w:hAnsi="Georgia" w:cs="Georgia"/>
          <w:sz w:val="19"/>
          <w:szCs w:val="19"/>
        </w:rPr>
        <w:t>neuroscience</w:t>
      </w:r>
      <w:r>
        <w:rPr>
          <w:rFonts w:ascii="Georgia" w:eastAsia="Georgia" w:hAnsi="Georgia" w:cs="Georgia"/>
          <w:spacing w:val="25"/>
          <w:sz w:val="19"/>
          <w:szCs w:val="19"/>
        </w:rPr>
        <w:t xml:space="preserve"> </w:t>
      </w:r>
      <w:r>
        <w:rPr>
          <w:rFonts w:ascii="Georgia" w:eastAsia="Georgia" w:hAnsi="Georgia" w:cs="Georgia"/>
          <w:sz w:val="19"/>
          <w:szCs w:val="19"/>
        </w:rPr>
        <w:t>community</w:t>
      </w:r>
      <w:r>
        <w:rPr>
          <w:rFonts w:ascii="Georgia" w:eastAsia="Georgia" w:hAnsi="Georgia" w:cs="Georgia"/>
          <w:spacing w:val="22"/>
          <w:sz w:val="19"/>
          <w:szCs w:val="19"/>
        </w:rPr>
        <w:t xml:space="preserve"> </w:t>
      </w:r>
      <w:r>
        <w:rPr>
          <w:rFonts w:ascii="Georgia" w:eastAsia="Georgia" w:hAnsi="Georgia" w:cs="Georgia"/>
          <w:sz w:val="19"/>
          <w:szCs w:val="19"/>
        </w:rPr>
        <w:t>has</w:t>
      </w:r>
      <w:r>
        <w:rPr>
          <w:rFonts w:ascii="Georgia" w:eastAsia="Georgia" w:hAnsi="Georgia" w:cs="Georgia"/>
          <w:spacing w:val="9"/>
          <w:sz w:val="19"/>
          <w:szCs w:val="19"/>
        </w:rPr>
        <w:t xml:space="preserve"> </w:t>
      </w:r>
      <w:r>
        <w:rPr>
          <w:rFonts w:ascii="Georgia" w:eastAsia="Georgia" w:hAnsi="Georgia" w:cs="Georgia"/>
          <w:w w:val="102"/>
          <w:sz w:val="19"/>
          <w:szCs w:val="19"/>
        </w:rPr>
        <w:t xml:space="preserve">greatly </w:t>
      </w:r>
      <w:r>
        <w:rPr>
          <w:rFonts w:ascii="Georgia" w:eastAsia="Georgia" w:hAnsi="Georgia" w:cs="Georgia"/>
          <w:sz w:val="19"/>
          <w:szCs w:val="19"/>
        </w:rPr>
        <w:t>benefited</w:t>
      </w:r>
      <w:r>
        <w:rPr>
          <w:rFonts w:ascii="Georgia" w:eastAsia="Georgia" w:hAnsi="Georgia" w:cs="Georgia"/>
          <w:spacing w:val="12"/>
          <w:sz w:val="19"/>
          <w:szCs w:val="19"/>
        </w:rPr>
        <w:t xml:space="preserve"> </w:t>
      </w:r>
      <w:r>
        <w:rPr>
          <w:rFonts w:ascii="Georgia" w:eastAsia="Georgia" w:hAnsi="Georgia" w:cs="Georgia"/>
          <w:sz w:val="19"/>
          <w:szCs w:val="19"/>
        </w:rPr>
        <w:t>from</w:t>
      </w:r>
      <w:r>
        <w:rPr>
          <w:rFonts w:ascii="Georgia" w:eastAsia="Georgia" w:hAnsi="Georgia" w:cs="Georgia"/>
          <w:spacing w:val="5"/>
          <w:sz w:val="19"/>
          <w:szCs w:val="19"/>
        </w:rPr>
        <w:t xml:space="preserve"> </w:t>
      </w:r>
      <w:r>
        <w:rPr>
          <w:rFonts w:ascii="Georgia" w:eastAsia="Georgia" w:hAnsi="Georgia" w:cs="Georgia"/>
          <w:sz w:val="19"/>
          <w:szCs w:val="19"/>
        </w:rPr>
        <w:t>highly</w:t>
      </w:r>
      <w:r>
        <w:rPr>
          <w:rFonts w:ascii="Georgia" w:eastAsia="Georgia" w:hAnsi="Georgia" w:cs="Georgia"/>
          <w:spacing w:val="7"/>
          <w:sz w:val="19"/>
          <w:szCs w:val="19"/>
        </w:rPr>
        <w:t xml:space="preserve"> </w:t>
      </w:r>
      <w:r>
        <w:rPr>
          <w:rFonts w:ascii="Georgia" w:eastAsia="Georgia" w:hAnsi="Georgia" w:cs="Georgia"/>
          <w:sz w:val="19"/>
          <w:szCs w:val="19"/>
        </w:rPr>
        <w:t>evolved</w:t>
      </w:r>
      <w:r>
        <w:rPr>
          <w:rFonts w:ascii="Georgia" w:eastAsia="Georgia" w:hAnsi="Georgia" w:cs="Georgia"/>
          <w:spacing w:val="9"/>
          <w:sz w:val="19"/>
          <w:szCs w:val="19"/>
        </w:rPr>
        <w:t xml:space="preserve"> </w:t>
      </w:r>
      <w:r>
        <w:rPr>
          <w:rFonts w:ascii="Georgia" w:eastAsia="Georgia" w:hAnsi="Georgia" w:cs="Georgia"/>
          <w:sz w:val="19"/>
          <w:szCs w:val="19"/>
        </w:rPr>
        <w:t>software</w:t>
      </w:r>
      <w:r>
        <w:rPr>
          <w:rFonts w:ascii="Georgia" w:eastAsia="Georgia" w:hAnsi="Georgia" w:cs="Georgia"/>
          <w:spacing w:val="11"/>
          <w:sz w:val="19"/>
          <w:szCs w:val="19"/>
        </w:rPr>
        <w:t xml:space="preserve"> </w:t>
      </w:r>
      <w:r>
        <w:rPr>
          <w:rFonts w:ascii="Georgia" w:eastAsia="Georgia" w:hAnsi="Georgia" w:cs="Georgia"/>
          <w:sz w:val="19"/>
          <w:szCs w:val="19"/>
        </w:rPr>
        <w:t>packages</w:t>
      </w:r>
      <w:r>
        <w:rPr>
          <w:rFonts w:ascii="Georgia" w:eastAsia="Georgia" w:hAnsi="Georgia" w:cs="Georgia"/>
          <w:spacing w:val="12"/>
          <w:sz w:val="19"/>
          <w:szCs w:val="19"/>
        </w:rPr>
        <w:t xml:space="preserve"> </w:t>
      </w:r>
      <w:r>
        <w:rPr>
          <w:rFonts w:ascii="Georgia" w:eastAsia="Georgia" w:hAnsi="Georgia" w:cs="Georgia"/>
          <w:sz w:val="19"/>
          <w:szCs w:val="19"/>
        </w:rPr>
        <w:t>such</w:t>
      </w:r>
      <w:r>
        <w:rPr>
          <w:rFonts w:ascii="Georgia" w:eastAsia="Georgia" w:hAnsi="Georgia" w:cs="Georgia"/>
          <w:spacing w:val="4"/>
          <w:sz w:val="19"/>
          <w:szCs w:val="19"/>
        </w:rPr>
        <w:t xml:space="preserve"> </w:t>
      </w:r>
      <w:r>
        <w:rPr>
          <w:rFonts w:ascii="Georgia" w:eastAsia="Georgia" w:hAnsi="Georgia" w:cs="Georgia"/>
          <w:sz w:val="19"/>
          <w:szCs w:val="19"/>
        </w:rPr>
        <w:t xml:space="preserve">as </w:t>
      </w:r>
      <w:proofErr w:type="spellStart"/>
      <w:r>
        <w:rPr>
          <w:rFonts w:ascii="Georgia" w:eastAsia="Georgia" w:hAnsi="Georgia" w:cs="Georgia"/>
          <w:sz w:val="19"/>
          <w:szCs w:val="19"/>
        </w:rPr>
        <w:t>FreeSurfer</w:t>
      </w:r>
      <w:proofErr w:type="spellEnd"/>
      <w:r>
        <w:rPr>
          <w:rFonts w:ascii="Georgia" w:eastAsia="Georgia" w:hAnsi="Georgia" w:cs="Georgia"/>
          <w:spacing w:val="14"/>
          <w:sz w:val="19"/>
          <w:szCs w:val="19"/>
        </w:rPr>
        <w:t xml:space="preserve"> </w:t>
      </w:r>
      <w:r>
        <w:rPr>
          <w:rFonts w:ascii="Georgia" w:eastAsia="Georgia" w:hAnsi="Georgia" w:cs="Georgia"/>
          <w:sz w:val="19"/>
          <w:szCs w:val="19"/>
        </w:rPr>
        <w:t>[4],</w:t>
      </w:r>
      <w:r>
        <w:rPr>
          <w:rFonts w:ascii="Georgia" w:eastAsia="Georgia" w:hAnsi="Georgia" w:cs="Georgia"/>
          <w:spacing w:val="3"/>
          <w:sz w:val="19"/>
          <w:szCs w:val="19"/>
        </w:rPr>
        <w:t xml:space="preserve"> </w:t>
      </w:r>
      <w:r>
        <w:rPr>
          <w:rFonts w:ascii="Georgia" w:eastAsia="Georgia" w:hAnsi="Georgia" w:cs="Georgia"/>
          <w:sz w:val="19"/>
          <w:szCs w:val="19"/>
        </w:rPr>
        <w:t>the</w:t>
      </w:r>
      <w:r>
        <w:rPr>
          <w:rFonts w:ascii="Georgia" w:eastAsia="Georgia" w:hAnsi="Georgia" w:cs="Georgia"/>
          <w:spacing w:val="2"/>
          <w:sz w:val="19"/>
          <w:szCs w:val="19"/>
        </w:rPr>
        <w:t xml:space="preserve"> </w:t>
      </w:r>
      <w:r>
        <w:rPr>
          <w:rFonts w:ascii="Georgia" w:eastAsia="Georgia" w:hAnsi="Georgia" w:cs="Georgia"/>
          <w:sz w:val="19"/>
          <w:szCs w:val="19"/>
        </w:rPr>
        <w:t>FMRIB</w:t>
      </w:r>
      <w:r>
        <w:rPr>
          <w:rFonts w:ascii="Georgia" w:eastAsia="Georgia" w:hAnsi="Georgia" w:cs="Georgia"/>
          <w:spacing w:val="9"/>
          <w:sz w:val="19"/>
          <w:szCs w:val="19"/>
        </w:rPr>
        <w:t xml:space="preserve"> </w:t>
      </w:r>
      <w:r>
        <w:rPr>
          <w:rFonts w:ascii="Georgia" w:eastAsia="Georgia" w:hAnsi="Georgia" w:cs="Georgia"/>
          <w:sz w:val="19"/>
          <w:szCs w:val="19"/>
        </w:rPr>
        <w:t>Software</w:t>
      </w:r>
      <w:r>
        <w:rPr>
          <w:rFonts w:ascii="Georgia" w:eastAsia="Georgia" w:hAnsi="Georgia" w:cs="Georgia"/>
          <w:spacing w:val="11"/>
          <w:sz w:val="19"/>
          <w:szCs w:val="19"/>
        </w:rPr>
        <w:t xml:space="preserve"> </w:t>
      </w:r>
      <w:r>
        <w:rPr>
          <w:rFonts w:ascii="Georgia" w:eastAsia="Georgia" w:hAnsi="Georgia" w:cs="Georgia"/>
          <w:sz w:val="19"/>
          <w:szCs w:val="19"/>
        </w:rPr>
        <w:t>Library</w:t>
      </w:r>
      <w:r>
        <w:rPr>
          <w:rFonts w:ascii="Georgia" w:eastAsia="Georgia" w:hAnsi="Georgia" w:cs="Georgia"/>
          <w:spacing w:val="9"/>
          <w:sz w:val="19"/>
          <w:szCs w:val="19"/>
        </w:rPr>
        <w:t xml:space="preserve"> </w:t>
      </w:r>
      <w:r>
        <w:rPr>
          <w:rFonts w:ascii="Georgia" w:eastAsia="Georgia" w:hAnsi="Georgia" w:cs="Georgia"/>
          <w:sz w:val="19"/>
          <w:szCs w:val="19"/>
        </w:rPr>
        <w:t>(FSL)</w:t>
      </w:r>
      <w:r>
        <w:rPr>
          <w:rFonts w:ascii="Georgia" w:eastAsia="Georgia" w:hAnsi="Georgia" w:cs="Georgia"/>
          <w:spacing w:val="6"/>
          <w:sz w:val="19"/>
          <w:szCs w:val="19"/>
        </w:rPr>
        <w:t xml:space="preserve"> </w:t>
      </w:r>
      <w:r>
        <w:rPr>
          <w:rFonts w:ascii="Georgia" w:eastAsia="Georgia" w:hAnsi="Georgia" w:cs="Georgia"/>
          <w:sz w:val="19"/>
          <w:szCs w:val="19"/>
        </w:rPr>
        <w:t>[5],</w:t>
      </w:r>
      <w:r>
        <w:rPr>
          <w:rFonts w:ascii="Georgia" w:eastAsia="Georgia" w:hAnsi="Georgia" w:cs="Georgia"/>
          <w:spacing w:val="3"/>
          <w:sz w:val="19"/>
          <w:szCs w:val="19"/>
        </w:rPr>
        <w:t xml:space="preserve"> </w:t>
      </w:r>
      <w:r>
        <w:rPr>
          <w:rFonts w:ascii="Georgia" w:eastAsia="Georgia" w:hAnsi="Georgia" w:cs="Georgia"/>
          <w:sz w:val="19"/>
          <w:szCs w:val="19"/>
        </w:rPr>
        <w:t>the</w:t>
      </w:r>
      <w:r>
        <w:rPr>
          <w:rFonts w:ascii="Georgia" w:eastAsia="Georgia" w:hAnsi="Georgia" w:cs="Georgia"/>
          <w:spacing w:val="2"/>
          <w:sz w:val="19"/>
          <w:szCs w:val="19"/>
        </w:rPr>
        <w:t xml:space="preserve"> </w:t>
      </w:r>
      <w:r>
        <w:rPr>
          <w:rFonts w:ascii="Georgia" w:eastAsia="Georgia" w:hAnsi="Georgia" w:cs="Georgia"/>
          <w:sz w:val="19"/>
          <w:szCs w:val="19"/>
        </w:rPr>
        <w:t>Analysis</w:t>
      </w:r>
      <w:r>
        <w:rPr>
          <w:rFonts w:ascii="Georgia" w:eastAsia="Georgia" w:hAnsi="Georgia" w:cs="Georgia"/>
          <w:spacing w:val="10"/>
          <w:sz w:val="19"/>
          <w:szCs w:val="19"/>
        </w:rPr>
        <w:t xml:space="preserve"> </w:t>
      </w:r>
      <w:r>
        <w:rPr>
          <w:rFonts w:ascii="Georgia" w:eastAsia="Georgia" w:hAnsi="Georgia" w:cs="Georgia"/>
          <w:w w:val="102"/>
          <w:sz w:val="19"/>
          <w:szCs w:val="19"/>
        </w:rPr>
        <w:t xml:space="preserve">of </w:t>
      </w:r>
      <w:r>
        <w:rPr>
          <w:rFonts w:ascii="Georgia" w:eastAsia="Georgia" w:hAnsi="Georgia" w:cs="Georgia"/>
          <w:sz w:val="19"/>
          <w:szCs w:val="19"/>
        </w:rPr>
        <w:t>Functional</w:t>
      </w:r>
      <w:r>
        <w:rPr>
          <w:rFonts w:ascii="Georgia" w:eastAsia="Georgia" w:hAnsi="Georgia" w:cs="Georgia"/>
          <w:spacing w:val="19"/>
          <w:sz w:val="19"/>
          <w:szCs w:val="19"/>
        </w:rPr>
        <w:t xml:space="preserve"> </w:t>
      </w:r>
      <w:proofErr w:type="spellStart"/>
      <w:r>
        <w:rPr>
          <w:rFonts w:ascii="Georgia" w:eastAsia="Georgia" w:hAnsi="Georgia" w:cs="Georgia"/>
          <w:sz w:val="19"/>
          <w:szCs w:val="19"/>
        </w:rPr>
        <w:t>NeuroImages</w:t>
      </w:r>
      <w:proofErr w:type="spellEnd"/>
      <w:r>
        <w:rPr>
          <w:rFonts w:ascii="Georgia" w:eastAsia="Georgia" w:hAnsi="Georgia" w:cs="Georgia"/>
          <w:spacing w:val="24"/>
          <w:sz w:val="19"/>
          <w:szCs w:val="19"/>
        </w:rPr>
        <w:t xml:space="preserve"> </w:t>
      </w:r>
      <w:r>
        <w:rPr>
          <w:rFonts w:ascii="Georgia" w:eastAsia="Georgia" w:hAnsi="Georgia" w:cs="Georgia"/>
          <w:sz w:val="19"/>
          <w:szCs w:val="19"/>
        </w:rPr>
        <w:t>(AFNI)</w:t>
      </w:r>
      <w:r>
        <w:rPr>
          <w:rFonts w:ascii="Georgia" w:eastAsia="Georgia" w:hAnsi="Georgia" w:cs="Georgia"/>
          <w:spacing w:val="13"/>
          <w:sz w:val="19"/>
          <w:szCs w:val="19"/>
        </w:rPr>
        <w:t xml:space="preserve"> </w:t>
      </w:r>
      <w:r>
        <w:rPr>
          <w:rFonts w:ascii="Georgia" w:eastAsia="Georgia" w:hAnsi="Georgia" w:cs="Georgia"/>
          <w:sz w:val="19"/>
          <w:szCs w:val="19"/>
        </w:rPr>
        <w:t>package</w:t>
      </w:r>
      <w:r>
        <w:rPr>
          <w:rFonts w:ascii="Georgia" w:eastAsia="Georgia" w:hAnsi="Georgia" w:cs="Georgia"/>
          <w:spacing w:val="15"/>
          <w:sz w:val="19"/>
          <w:szCs w:val="19"/>
        </w:rPr>
        <w:t xml:space="preserve"> </w:t>
      </w:r>
      <w:r>
        <w:rPr>
          <w:rFonts w:ascii="Georgia" w:eastAsia="Georgia" w:hAnsi="Georgia" w:cs="Georgia"/>
          <w:sz w:val="19"/>
          <w:szCs w:val="19"/>
        </w:rPr>
        <w:t>[6],</w:t>
      </w:r>
      <w:r>
        <w:rPr>
          <w:rFonts w:ascii="Georgia" w:eastAsia="Georgia" w:hAnsi="Georgia" w:cs="Georgia"/>
          <w:spacing w:val="7"/>
          <w:sz w:val="19"/>
          <w:szCs w:val="19"/>
        </w:rPr>
        <w:t xml:space="preserve"> </w:t>
      </w:r>
      <w:r>
        <w:rPr>
          <w:rFonts w:ascii="Georgia" w:eastAsia="Georgia" w:hAnsi="Georgia" w:cs="Georgia"/>
          <w:sz w:val="19"/>
          <w:szCs w:val="19"/>
        </w:rPr>
        <w:t>the</w:t>
      </w:r>
      <w:r>
        <w:rPr>
          <w:rFonts w:ascii="Georgia" w:eastAsia="Georgia" w:hAnsi="Georgia" w:cs="Georgia"/>
          <w:spacing w:val="6"/>
          <w:sz w:val="19"/>
          <w:szCs w:val="19"/>
        </w:rPr>
        <w:t xml:space="preserve"> </w:t>
      </w:r>
      <w:r>
        <w:rPr>
          <w:rFonts w:ascii="Georgia" w:eastAsia="Georgia" w:hAnsi="Georgia" w:cs="Georgia"/>
          <w:sz w:val="19"/>
          <w:szCs w:val="19"/>
        </w:rPr>
        <w:t>Statistical</w:t>
      </w:r>
      <w:r>
        <w:rPr>
          <w:rFonts w:ascii="Georgia" w:eastAsia="Georgia" w:hAnsi="Georgia" w:cs="Georgia"/>
          <w:spacing w:val="18"/>
          <w:sz w:val="19"/>
          <w:szCs w:val="19"/>
        </w:rPr>
        <w:t xml:space="preserve"> </w:t>
      </w:r>
      <w:r>
        <w:rPr>
          <w:rFonts w:ascii="Georgia" w:eastAsia="Georgia" w:hAnsi="Georgia" w:cs="Georgia"/>
          <w:sz w:val="19"/>
          <w:szCs w:val="19"/>
        </w:rPr>
        <w:t>Parametric</w:t>
      </w:r>
      <w:r>
        <w:rPr>
          <w:rFonts w:ascii="Georgia" w:eastAsia="Georgia" w:hAnsi="Georgia" w:cs="Georgia"/>
          <w:spacing w:val="20"/>
          <w:sz w:val="19"/>
          <w:szCs w:val="19"/>
        </w:rPr>
        <w:t xml:space="preserve"> </w:t>
      </w:r>
      <w:r>
        <w:rPr>
          <w:rFonts w:ascii="Georgia" w:eastAsia="Georgia" w:hAnsi="Georgia" w:cs="Georgia"/>
          <w:sz w:val="19"/>
          <w:szCs w:val="19"/>
        </w:rPr>
        <w:t>Mapping</w:t>
      </w:r>
      <w:r>
        <w:rPr>
          <w:rFonts w:ascii="Georgia" w:eastAsia="Georgia" w:hAnsi="Georgia" w:cs="Georgia"/>
          <w:spacing w:val="16"/>
          <w:sz w:val="19"/>
          <w:szCs w:val="19"/>
        </w:rPr>
        <w:t xml:space="preserve"> </w:t>
      </w:r>
      <w:r>
        <w:rPr>
          <w:rFonts w:ascii="Georgia" w:eastAsia="Georgia" w:hAnsi="Georgia" w:cs="Georgia"/>
          <w:sz w:val="19"/>
          <w:szCs w:val="19"/>
        </w:rPr>
        <w:t>(SPM)</w:t>
      </w:r>
      <w:r>
        <w:rPr>
          <w:rFonts w:ascii="Georgia" w:eastAsia="Georgia" w:hAnsi="Georgia" w:cs="Georgia"/>
          <w:spacing w:val="12"/>
          <w:sz w:val="19"/>
          <w:szCs w:val="19"/>
        </w:rPr>
        <w:t xml:space="preserve"> </w:t>
      </w:r>
      <w:r>
        <w:rPr>
          <w:rFonts w:ascii="Georgia" w:eastAsia="Georgia" w:hAnsi="Georgia" w:cs="Georgia"/>
          <w:sz w:val="19"/>
          <w:szCs w:val="19"/>
        </w:rPr>
        <w:t>package</w:t>
      </w:r>
      <w:r>
        <w:rPr>
          <w:rFonts w:ascii="Georgia" w:eastAsia="Georgia" w:hAnsi="Georgia" w:cs="Georgia"/>
          <w:spacing w:val="15"/>
          <w:sz w:val="19"/>
          <w:szCs w:val="19"/>
        </w:rPr>
        <w:t xml:space="preserve"> </w:t>
      </w:r>
      <w:r>
        <w:rPr>
          <w:rFonts w:ascii="Georgia" w:eastAsia="Georgia" w:hAnsi="Georgia" w:cs="Georgia"/>
          <w:sz w:val="19"/>
          <w:szCs w:val="19"/>
        </w:rPr>
        <w:t>[7],</w:t>
      </w:r>
      <w:r>
        <w:rPr>
          <w:rFonts w:ascii="Georgia" w:eastAsia="Georgia" w:hAnsi="Georgia" w:cs="Georgia"/>
          <w:spacing w:val="7"/>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sz w:val="19"/>
          <w:szCs w:val="19"/>
        </w:rPr>
        <w:t>several</w:t>
      </w:r>
      <w:r>
        <w:rPr>
          <w:rFonts w:ascii="Georgia" w:eastAsia="Georgia" w:hAnsi="Georgia" w:cs="Georgia"/>
          <w:spacing w:val="13"/>
          <w:sz w:val="19"/>
          <w:szCs w:val="19"/>
        </w:rPr>
        <w:t xml:space="preserve"> </w:t>
      </w:r>
      <w:r>
        <w:rPr>
          <w:rFonts w:ascii="Georgia" w:eastAsia="Georgia" w:hAnsi="Georgia" w:cs="Georgia"/>
          <w:w w:val="102"/>
          <w:sz w:val="19"/>
          <w:szCs w:val="19"/>
        </w:rPr>
        <w:t>others.</w:t>
      </w:r>
    </w:p>
    <w:p w14:paraId="468A93FF" w14:textId="7B80E77C" w:rsidR="00E61F9D" w:rsidRDefault="005C64D6">
      <w:pPr>
        <w:spacing w:before="59" w:after="0" w:line="277" w:lineRule="auto"/>
        <w:ind w:left="120" w:right="52"/>
        <w:jc w:val="both"/>
        <w:rPr>
          <w:rFonts w:ascii="Georgia" w:eastAsia="Georgia" w:hAnsi="Georgia" w:cs="Georgia"/>
          <w:sz w:val="19"/>
          <w:szCs w:val="19"/>
        </w:rPr>
      </w:pPr>
      <w:r>
        <w:rPr>
          <w:rFonts w:ascii="Georgia" w:eastAsia="Georgia" w:hAnsi="Georgia" w:cs="Georgia"/>
          <w:i/>
          <w:color w:val="FF0000"/>
          <w:sz w:val="19"/>
          <w:szCs w:val="19"/>
        </w:rPr>
        <w:t>However,</w:t>
      </w:r>
      <w:r>
        <w:rPr>
          <w:rFonts w:ascii="Georgia" w:eastAsia="Georgia" w:hAnsi="Georgia" w:cs="Georgia"/>
          <w:i/>
          <w:color w:val="FF0000"/>
          <w:spacing w:val="-6"/>
          <w:sz w:val="19"/>
          <w:szCs w:val="19"/>
        </w:rPr>
        <w:t xml:space="preserve"> </w:t>
      </w:r>
      <w:r>
        <w:rPr>
          <w:rFonts w:ascii="Georgia" w:eastAsia="Georgia" w:hAnsi="Georgia" w:cs="Georgia"/>
          <w:i/>
          <w:color w:val="FF0000"/>
          <w:sz w:val="19"/>
          <w:szCs w:val="19"/>
        </w:rPr>
        <w:t>despite</w:t>
      </w:r>
      <w:r>
        <w:rPr>
          <w:rFonts w:ascii="Georgia" w:eastAsia="Georgia" w:hAnsi="Georgia" w:cs="Georgia"/>
          <w:i/>
          <w:color w:val="FF0000"/>
          <w:spacing w:val="-7"/>
          <w:sz w:val="19"/>
          <w:szCs w:val="19"/>
        </w:rPr>
        <w:t xml:space="preserve"> </w:t>
      </w:r>
      <w:r>
        <w:rPr>
          <w:rFonts w:ascii="Georgia" w:eastAsia="Georgia" w:hAnsi="Georgia" w:cs="Georgia"/>
          <w:i/>
          <w:color w:val="FF0000"/>
          <w:sz w:val="19"/>
          <w:szCs w:val="19"/>
        </w:rPr>
        <w:t>the</w:t>
      </w:r>
      <w:r>
        <w:rPr>
          <w:rFonts w:ascii="Georgia" w:eastAsia="Georgia" w:hAnsi="Georgia" w:cs="Georgia"/>
          <w:i/>
          <w:color w:val="FF0000"/>
          <w:spacing w:val="-7"/>
          <w:sz w:val="19"/>
          <w:szCs w:val="19"/>
        </w:rPr>
        <w:t xml:space="preserve"> </w:t>
      </w:r>
      <w:del w:id="16" w:author="James Gee" w:date="2016-07-20T09:50:00Z">
        <w:r w:rsidDel="00236B2A">
          <w:rPr>
            <w:rFonts w:ascii="Georgia" w:eastAsia="Georgia" w:hAnsi="Georgia" w:cs="Georgia"/>
            <w:i/>
            <w:color w:val="FF0000"/>
            <w:sz w:val="19"/>
            <w:szCs w:val="19"/>
          </w:rPr>
          <w:delText>obvious</w:delText>
        </w:r>
        <w:r w:rsidDel="00236B2A">
          <w:rPr>
            <w:rFonts w:ascii="Georgia" w:eastAsia="Georgia" w:hAnsi="Georgia" w:cs="Georgia"/>
            <w:i/>
            <w:color w:val="FF0000"/>
            <w:spacing w:val="-7"/>
            <w:sz w:val="19"/>
            <w:szCs w:val="19"/>
          </w:rPr>
          <w:delText xml:space="preserve"> </w:delText>
        </w:r>
      </w:del>
      <w:ins w:id="17" w:author="James Gee" w:date="2016-07-20T09:50:00Z">
        <w:r w:rsidR="00236B2A">
          <w:rPr>
            <w:rFonts w:ascii="Georgia" w:eastAsia="Georgia" w:hAnsi="Georgia" w:cs="Georgia"/>
            <w:i/>
            <w:color w:val="FF0000"/>
            <w:sz w:val="19"/>
            <w:szCs w:val="19"/>
          </w:rPr>
          <w:t>important</w:t>
        </w:r>
        <w:r w:rsidR="00236B2A">
          <w:rPr>
            <w:rFonts w:ascii="Georgia" w:eastAsia="Georgia" w:hAnsi="Georgia" w:cs="Georgia"/>
            <w:i/>
            <w:color w:val="FF0000"/>
            <w:spacing w:val="-7"/>
            <w:sz w:val="19"/>
            <w:szCs w:val="19"/>
          </w:rPr>
          <w:t xml:space="preserve"> </w:t>
        </w:r>
      </w:ins>
      <w:r>
        <w:rPr>
          <w:rFonts w:ascii="Georgia" w:eastAsia="Georgia" w:hAnsi="Georgia" w:cs="Georgia"/>
          <w:i/>
          <w:color w:val="FF0000"/>
          <w:sz w:val="19"/>
          <w:szCs w:val="19"/>
        </w:rPr>
        <w:t>implications</w:t>
      </w:r>
      <w:r>
        <w:rPr>
          <w:rFonts w:ascii="Georgia" w:eastAsia="Georgia" w:hAnsi="Georgia" w:cs="Georgia"/>
          <w:i/>
          <w:color w:val="FF0000"/>
          <w:spacing w:val="-7"/>
          <w:sz w:val="19"/>
          <w:szCs w:val="19"/>
        </w:rPr>
        <w:t xml:space="preserve"> </w:t>
      </w:r>
      <w:r>
        <w:rPr>
          <w:rFonts w:ascii="Georgia" w:eastAsia="Georgia" w:hAnsi="Georgia" w:cs="Georgia"/>
          <w:i/>
          <w:color w:val="FF0000"/>
          <w:sz w:val="19"/>
          <w:szCs w:val="19"/>
        </w:rPr>
        <w:t>for</w:t>
      </w:r>
      <w:r>
        <w:rPr>
          <w:rFonts w:ascii="Georgia" w:eastAsia="Georgia" w:hAnsi="Georgia" w:cs="Georgia"/>
          <w:i/>
          <w:color w:val="FF0000"/>
          <w:spacing w:val="-7"/>
          <w:sz w:val="19"/>
          <w:szCs w:val="19"/>
        </w:rPr>
        <w:t xml:space="preserve"> </w:t>
      </w:r>
      <w:r>
        <w:rPr>
          <w:rFonts w:ascii="Georgia" w:eastAsia="Georgia" w:hAnsi="Georgia" w:cs="Georgia"/>
          <w:i/>
          <w:color w:val="FF0000"/>
          <w:sz w:val="19"/>
          <w:szCs w:val="19"/>
        </w:rPr>
        <w:t>the</w:t>
      </w:r>
      <w:r>
        <w:rPr>
          <w:rFonts w:ascii="Georgia" w:eastAsia="Georgia" w:hAnsi="Georgia" w:cs="Georgia"/>
          <w:i/>
          <w:color w:val="FF0000"/>
          <w:spacing w:val="-7"/>
          <w:sz w:val="19"/>
          <w:szCs w:val="19"/>
        </w:rPr>
        <w:t xml:space="preserve"> </w:t>
      </w:r>
      <w:r>
        <w:rPr>
          <w:rFonts w:ascii="Georgia" w:eastAsia="Georgia" w:hAnsi="Georgia" w:cs="Georgia"/>
          <w:i/>
          <w:color w:val="FF0000"/>
          <w:sz w:val="19"/>
          <w:szCs w:val="19"/>
        </w:rPr>
        <w:t>pulmonary</w:t>
      </w:r>
      <w:r>
        <w:rPr>
          <w:rFonts w:ascii="Georgia" w:eastAsia="Georgia" w:hAnsi="Georgia" w:cs="Georgia"/>
          <w:i/>
          <w:color w:val="FF0000"/>
          <w:spacing w:val="-7"/>
          <w:sz w:val="19"/>
          <w:szCs w:val="19"/>
        </w:rPr>
        <w:t xml:space="preserve"> </w:t>
      </w:r>
      <w:r>
        <w:rPr>
          <w:rFonts w:ascii="Georgia" w:eastAsia="Georgia" w:hAnsi="Georgia" w:cs="Georgia"/>
          <w:i/>
          <w:color w:val="FF0000"/>
          <w:sz w:val="19"/>
          <w:szCs w:val="19"/>
        </w:rPr>
        <w:t>imaging</w:t>
      </w:r>
      <w:r>
        <w:rPr>
          <w:rFonts w:ascii="Georgia" w:eastAsia="Georgia" w:hAnsi="Georgia" w:cs="Georgia"/>
          <w:i/>
          <w:color w:val="FF0000"/>
          <w:spacing w:val="-7"/>
          <w:sz w:val="19"/>
          <w:szCs w:val="19"/>
        </w:rPr>
        <w:t xml:space="preserve"> </w:t>
      </w:r>
      <w:r>
        <w:rPr>
          <w:rFonts w:ascii="Georgia" w:eastAsia="Georgia" w:hAnsi="Georgia" w:cs="Georgia"/>
          <w:i/>
          <w:color w:val="FF0000"/>
          <w:sz w:val="19"/>
          <w:szCs w:val="19"/>
        </w:rPr>
        <w:t>communit</w:t>
      </w:r>
      <w:r>
        <w:rPr>
          <w:rFonts w:ascii="Georgia" w:eastAsia="Georgia" w:hAnsi="Georgia" w:cs="Georgia"/>
          <w:i/>
          <w:color w:val="FF0000"/>
          <w:spacing w:val="1"/>
          <w:sz w:val="19"/>
          <w:szCs w:val="19"/>
        </w:rPr>
        <w:t>y</w:t>
      </w:r>
      <w:r>
        <w:rPr>
          <w:rFonts w:ascii="Georgia" w:eastAsia="Georgia" w:hAnsi="Georgia" w:cs="Georgia"/>
          <w:i/>
          <w:color w:val="000000"/>
          <w:sz w:val="19"/>
          <w:szCs w:val="19"/>
        </w:rPr>
        <w:t>,</w:t>
      </w:r>
      <w:r>
        <w:rPr>
          <w:rFonts w:ascii="Georgia" w:eastAsia="Georgia" w:hAnsi="Georgia" w:cs="Georgia"/>
          <w:i/>
          <w:color w:val="000000"/>
          <w:spacing w:val="-6"/>
          <w:sz w:val="19"/>
          <w:szCs w:val="19"/>
        </w:rPr>
        <w:t xml:space="preserve"> </w:t>
      </w:r>
      <w:r>
        <w:rPr>
          <w:rFonts w:ascii="Georgia" w:eastAsia="Georgia" w:hAnsi="Georgia" w:cs="Georgia"/>
          <w:i/>
          <w:color w:val="000000"/>
          <w:sz w:val="19"/>
          <w:szCs w:val="19"/>
        </w:rPr>
        <w:t>no</w:t>
      </w:r>
      <w:r>
        <w:rPr>
          <w:rFonts w:ascii="Georgia" w:eastAsia="Georgia" w:hAnsi="Georgia" w:cs="Georgia"/>
          <w:i/>
          <w:color w:val="000000"/>
          <w:spacing w:val="-7"/>
          <w:sz w:val="19"/>
          <w:szCs w:val="19"/>
        </w:rPr>
        <w:t xml:space="preserve"> </w:t>
      </w:r>
      <w:r>
        <w:rPr>
          <w:rFonts w:ascii="Georgia" w:eastAsia="Georgia" w:hAnsi="Georgia" w:cs="Georgia"/>
          <w:i/>
          <w:color w:val="000000"/>
          <w:sz w:val="19"/>
          <w:szCs w:val="19"/>
        </w:rPr>
        <w:t>such</w:t>
      </w:r>
      <w:r>
        <w:rPr>
          <w:rFonts w:ascii="Georgia" w:eastAsia="Georgia" w:hAnsi="Georgia" w:cs="Georgia"/>
          <w:i/>
          <w:color w:val="000000"/>
          <w:spacing w:val="-7"/>
          <w:sz w:val="19"/>
          <w:szCs w:val="19"/>
        </w:rPr>
        <w:t xml:space="preserve"> </w:t>
      </w:r>
      <w:r>
        <w:rPr>
          <w:rFonts w:ascii="Georgia" w:eastAsia="Georgia" w:hAnsi="Georgia" w:cs="Georgia"/>
          <w:i/>
          <w:color w:val="000000"/>
          <w:sz w:val="19"/>
          <w:szCs w:val="19"/>
        </w:rPr>
        <w:t>analogous</w:t>
      </w:r>
      <w:r>
        <w:rPr>
          <w:rFonts w:ascii="Georgia" w:eastAsia="Georgia" w:hAnsi="Georgia" w:cs="Georgia"/>
          <w:i/>
          <w:color w:val="000000"/>
          <w:spacing w:val="-7"/>
          <w:sz w:val="19"/>
          <w:szCs w:val="19"/>
        </w:rPr>
        <w:t xml:space="preserve"> </w:t>
      </w:r>
      <w:proofErr w:type="gramStart"/>
      <w:r>
        <w:rPr>
          <w:rFonts w:ascii="Georgia" w:eastAsia="Georgia" w:hAnsi="Georgia" w:cs="Georgia"/>
          <w:i/>
          <w:color w:val="000000"/>
          <w:sz w:val="19"/>
          <w:szCs w:val="19"/>
        </w:rPr>
        <w:t>set</w:t>
      </w:r>
      <w:r>
        <w:rPr>
          <w:rFonts w:ascii="Georgia" w:eastAsia="Georgia" w:hAnsi="Georgia" w:cs="Georgia"/>
          <w:i/>
          <w:color w:val="000000"/>
          <w:spacing w:val="-7"/>
          <w:sz w:val="19"/>
          <w:szCs w:val="19"/>
        </w:rPr>
        <w:t xml:space="preserve"> </w:t>
      </w:r>
      <w:r>
        <w:rPr>
          <w:rFonts w:ascii="Georgia" w:eastAsia="Georgia" w:hAnsi="Georgia" w:cs="Georgia"/>
          <w:i/>
          <w:color w:val="000000"/>
          <w:sz w:val="19"/>
          <w:szCs w:val="19"/>
        </w:rPr>
        <w:t>of</w:t>
      </w:r>
      <w:r>
        <w:rPr>
          <w:rFonts w:ascii="Georgia" w:eastAsia="Georgia" w:hAnsi="Georgia" w:cs="Georgia"/>
          <w:i/>
          <w:color w:val="000000"/>
          <w:spacing w:val="-7"/>
          <w:sz w:val="19"/>
          <w:szCs w:val="19"/>
        </w:rPr>
        <w:t xml:space="preserve"> </w:t>
      </w:r>
      <w:r>
        <w:rPr>
          <w:rFonts w:ascii="Georgia" w:eastAsia="Georgia" w:hAnsi="Georgia" w:cs="Georgia"/>
          <w:i/>
          <w:color w:val="000000"/>
          <w:sz w:val="19"/>
          <w:szCs w:val="19"/>
        </w:rPr>
        <w:t>tools</w:t>
      </w:r>
      <w:r>
        <w:rPr>
          <w:rFonts w:ascii="Georgia" w:eastAsia="Georgia" w:hAnsi="Georgia" w:cs="Georgia"/>
          <w:i/>
          <w:color w:val="000000"/>
          <w:spacing w:val="-7"/>
          <w:sz w:val="19"/>
          <w:szCs w:val="19"/>
        </w:rPr>
        <w:t xml:space="preserve"> </w:t>
      </w:r>
      <w:r>
        <w:rPr>
          <w:rFonts w:ascii="Georgia" w:eastAsia="Georgia" w:hAnsi="Georgia" w:cs="Georgia"/>
          <w:i/>
          <w:color w:val="000000"/>
          <w:sz w:val="19"/>
          <w:szCs w:val="19"/>
        </w:rPr>
        <w:t>exist</w:t>
      </w:r>
      <w:proofErr w:type="gramEnd"/>
      <w:r>
        <w:rPr>
          <w:rFonts w:ascii="Georgia" w:eastAsia="Georgia" w:hAnsi="Georgia" w:cs="Georgia"/>
          <w:i/>
          <w:color w:val="000000"/>
          <w:spacing w:val="-7"/>
          <w:sz w:val="19"/>
          <w:szCs w:val="19"/>
        </w:rPr>
        <w:t xml:space="preserve"> </w:t>
      </w:r>
      <w:r>
        <w:rPr>
          <w:rFonts w:ascii="Georgia" w:eastAsia="Georgia" w:hAnsi="Georgia" w:cs="Georgia"/>
          <w:i/>
          <w:color w:val="000000"/>
          <w:sz w:val="19"/>
          <w:szCs w:val="19"/>
        </w:rPr>
        <w:t>for</w:t>
      </w:r>
      <w:r>
        <w:rPr>
          <w:rFonts w:ascii="Georgia" w:eastAsia="Georgia" w:hAnsi="Georgia" w:cs="Georgia"/>
          <w:i/>
          <w:color w:val="000000"/>
          <w:spacing w:val="-7"/>
          <w:sz w:val="19"/>
          <w:szCs w:val="19"/>
        </w:rPr>
        <w:t xml:space="preserve"> </w:t>
      </w:r>
      <w:r>
        <w:rPr>
          <w:rFonts w:ascii="Georgia" w:eastAsia="Georgia" w:hAnsi="Georgia" w:cs="Georgia"/>
          <w:i/>
          <w:color w:val="000000"/>
          <w:sz w:val="19"/>
          <w:szCs w:val="19"/>
        </w:rPr>
        <w:t>multi- modal</w:t>
      </w:r>
      <w:r>
        <w:rPr>
          <w:rFonts w:ascii="Georgia" w:eastAsia="Georgia" w:hAnsi="Georgia" w:cs="Georgia"/>
          <w:i/>
          <w:color w:val="000000"/>
          <w:spacing w:val="6"/>
          <w:sz w:val="19"/>
          <w:szCs w:val="19"/>
        </w:rPr>
        <w:t xml:space="preserve"> </w:t>
      </w:r>
      <w:r>
        <w:rPr>
          <w:rFonts w:ascii="Georgia" w:eastAsia="Georgia" w:hAnsi="Georgia" w:cs="Georgia"/>
          <w:i/>
          <w:color w:val="000000"/>
          <w:sz w:val="19"/>
          <w:szCs w:val="19"/>
        </w:rPr>
        <w:t>pulmonary-specific</w:t>
      </w:r>
      <w:r>
        <w:rPr>
          <w:rFonts w:ascii="Georgia" w:eastAsia="Georgia" w:hAnsi="Georgia" w:cs="Georgia"/>
          <w:i/>
          <w:color w:val="000000"/>
          <w:spacing w:val="6"/>
          <w:sz w:val="19"/>
          <w:szCs w:val="19"/>
        </w:rPr>
        <w:t xml:space="preserve"> </w:t>
      </w:r>
      <w:r>
        <w:rPr>
          <w:rFonts w:ascii="Georgia" w:eastAsia="Georgia" w:hAnsi="Georgia" w:cs="Georgia"/>
          <w:i/>
          <w:color w:val="000000"/>
          <w:sz w:val="19"/>
          <w:szCs w:val="19"/>
        </w:rPr>
        <w:t>research.</w:t>
      </w:r>
      <w:r>
        <w:rPr>
          <w:rFonts w:ascii="Georgia" w:eastAsia="Georgia" w:hAnsi="Georgia" w:cs="Georgia"/>
          <w:i/>
          <w:color w:val="000000"/>
          <w:spacing w:val="33"/>
          <w:sz w:val="19"/>
          <w:szCs w:val="19"/>
        </w:rPr>
        <w:t xml:space="preserve"> </w:t>
      </w:r>
      <w:r>
        <w:rPr>
          <w:rFonts w:ascii="Georgia" w:eastAsia="Georgia" w:hAnsi="Georgia" w:cs="Georgia"/>
          <w:i/>
          <w:color w:val="FF0000"/>
          <w:sz w:val="19"/>
          <w:szCs w:val="19"/>
        </w:rPr>
        <w:t>Such</w:t>
      </w:r>
      <w:r>
        <w:rPr>
          <w:rFonts w:ascii="Georgia" w:eastAsia="Georgia" w:hAnsi="Georgia" w:cs="Georgia"/>
          <w:i/>
          <w:color w:val="FF0000"/>
          <w:spacing w:val="6"/>
          <w:sz w:val="19"/>
          <w:szCs w:val="19"/>
        </w:rPr>
        <w:t xml:space="preserve"> </w:t>
      </w:r>
      <w:r>
        <w:rPr>
          <w:rFonts w:ascii="Georgia" w:eastAsia="Georgia" w:hAnsi="Georgia" w:cs="Georgia"/>
          <w:i/>
          <w:color w:val="FF0000"/>
          <w:sz w:val="19"/>
          <w:szCs w:val="19"/>
        </w:rPr>
        <w:t>an</w:t>
      </w:r>
      <w:r>
        <w:rPr>
          <w:rFonts w:ascii="Georgia" w:eastAsia="Georgia" w:hAnsi="Georgia" w:cs="Georgia"/>
          <w:i/>
          <w:color w:val="FF0000"/>
          <w:spacing w:val="6"/>
          <w:sz w:val="19"/>
          <w:szCs w:val="19"/>
        </w:rPr>
        <w:t xml:space="preserve"> </w:t>
      </w:r>
      <w:r>
        <w:rPr>
          <w:rFonts w:ascii="Georgia" w:eastAsia="Georgia" w:hAnsi="Georgia" w:cs="Georgia"/>
          <w:i/>
          <w:color w:val="FF0000"/>
          <w:sz w:val="19"/>
          <w:szCs w:val="19"/>
        </w:rPr>
        <w:t>original</w:t>
      </w:r>
      <w:r>
        <w:rPr>
          <w:rFonts w:ascii="Georgia" w:eastAsia="Georgia" w:hAnsi="Georgia" w:cs="Georgia"/>
          <w:i/>
          <w:color w:val="FF0000"/>
          <w:spacing w:val="6"/>
          <w:sz w:val="19"/>
          <w:szCs w:val="19"/>
        </w:rPr>
        <w:t xml:space="preserve"> </w:t>
      </w:r>
      <w:r>
        <w:rPr>
          <w:rFonts w:ascii="Georgia" w:eastAsia="Georgia" w:hAnsi="Georgia" w:cs="Georgia"/>
          <w:i/>
          <w:color w:val="FF0000"/>
          <w:sz w:val="19"/>
          <w:szCs w:val="19"/>
        </w:rPr>
        <w:t>software</w:t>
      </w:r>
      <w:r>
        <w:rPr>
          <w:rFonts w:ascii="Georgia" w:eastAsia="Georgia" w:hAnsi="Georgia" w:cs="Georgia"/>
          <w:i/>
          <w:color w:val="FF0000"/>
          <w:spacing w:val="6"/>
          <w:sz w:val="19"/>
          <w:szCs w:val="19"/>
        </w:rPr>
        <w:t xml:space="preserve"> </w:t>
      </w:r>
      <w:r>
        <w:rPr>
          <w:rFonts w:ascii="Georgia" w:eastAsia="Georgia" w:hAnsi="Georgia" w:cs="Georgia"/>
          <w:i/>
          <w:color w:val="FF0000"/>
          <w:sz w:val="19"/>
          <w:szCs w:val="19"/>
        </w:rPr>
        <w:t>package</w:t>
      </w:r>
      <w:r>
        <w:rPr>
          <w:rFonts w:ascii="Georgia" w:eastAsia="Georgia" w:hAnsi="Georgia" w:cs="Georgia"/>
          <w:i/>
          <w:color w:val="FF0000"/>
          <w:spacing w:val="6"/>
          <w:sz w:val="19"/>
          <w:szCs w:val="19"/>
        </w:rPr>
        <w:t xml:space="preserve"> </w:t>
      </w:r>
      <w:r>
        <w:rPr>
          <w:rFonts w:ascii="Georgia" w:eastAsia="Georgia" w:hAnsi="Georgia" w:cs="Georgia"/>
          <w:i/>
          <w:color w:val="FF0000"/>
          <w:sz w:val="19"/>
          <w:szCs w:val="19"/>
        </w:rPr>
        <w:t>would</w:t>
      </w:r>
      <w:r>
        <w:rPr>
          <w:rFonts w:ascii="Georgia" w:eastAsia="Georgia" w:hAnsi="Georgia" w:cs="Georgia"/>
          <w:i/>
          <w:color w:val="FF0000"/>
          <w:spacing w:val="6"/>
          <w:sz w:val="19"/>
          <w:szCs w:val="19"/>
        </w:rPr>
        <w:t xml:space="preserve"> </w:t>
      </w:r>
      <w:r>
        <w:rPr>
          <w:rFonts w:ascii="Georgia" w:eastAsia="Georgia" w:hAnsi="Georgia" w:cs="Georgia"/>
          <w:i/>
          <w:color w:val="FF0000"/>
          <w:sz w:val="19"/>
          <w:szCs w:val="19"/>
        </w:rPr>
        <w:t>potentially</w:t>
      </w:r>
      <w:r>
        <w:rPr>
          <w:rFonts w:ascii="Georgia" w:eastAsia="Georgia" w:hAnsi="Georgia" w:cs="Georgia"/>
          <w:i/>
          <w:color w:val="FF0000"/>
          <w:spacing w:val="6"/>
          <w:sz w:val="19"/>
          <w:szCs w:val="19"/>
        </w:rPr>
        <w:t xml:space="preserve"> </w:t>
      </w:r>
      <w:r>
        <w:rPr>
          <w:rFonts w:ascii="Georgia" w:eastAsia="Georgia" w:hAnsi="Georgia" w:cs="Georgia"/>
          <w:i/>
          <w:color w:val="FF0000"/>
          <w:sz w:val="19"/>
          <w:szCs w:val="19"/>
        </w:rPr>
        <w:t>have</w:t>
      </w:r>
      <w:r>
        <w:rPr>
          <w:rFonts w:ascii="Georgia" w:eastAsia="Georgia" w:hAnsi="Georgia" w:cs="Georgia"/>
          <w:i/>
          <w:color w:val="FF0000"/>
          <w:spacing w:val="6"/>
          <w:sz w:val="19"/>
          <w:szCs w:val="19"/>
        </w:rPr>
        <w:t xml:space="preserve"> </w:t>
      </w:r>
      <w:r>
        <w:rPr>
          <w:rFonts w:ascii="Georgia" w:eastAsia="Georgia" w:hAnsi="Georgia" w:cs="Georgia"/>
          <w:i/>
          <w:color w:val="FF0000"/>
          <w:sz w:val="19"/>
          <w:szCs w:val="19"/>
        </w:rPr>
        <w:t>an</w:t>
      </w:r>
      <w:r>
        <w:rPr>
          <w:rFonts w:ascii="Georgia" w:eastAsia="Georgia" w:hAnsi="Georgia" w:cs="Georgia"/>
          <w:i/>
          <w:color w:val="FF0000"/>
          <w:spacing w:val="6"/>
          <w:sz w:val="19"/>
          <w:szCs w:val="19"/>
        </w:rPr>
        <w:t xml:space="preserve"> </w:t>
      </w:r>
      <w:r>
        <w:rPr>
          <w:rFonts w:ascii="Georgia" w:eastAsia="Georgia" w:hAnsi="Georgia" w:cs="Georgia"/>
          <w:i/>
          <w:color w:val="FF0000"/>
          <w:sz w:val="19"/>
          <w:szCs w:val="19"/>
        </w:rPr>
        <w:t>immediate</w:t>
      </w:r>
      <w:r>
        <w:rPr>
          <w:rFonts w:ascii="Georgia" w:eastAsia="Georgia" w:hAnsi="Georgia" w:cs="Georgia"/>
          <w:i/>
          <w:color w:val="FF0000"/>
          <w:spacing w:val="6"/>
          <w:sz w:val="19"/>
          <w:szCs w:val="19"/>
        </w:rPr>
        <w:t xml:space="preserve"> </w:t>
      </w:r>
      <w:r>
        <w:rPr>
          <w:rFonts w:ascii="Georgia" w:eastAsia="Georgia" w:hAnsi="Georgia" w:cs="Georgia"/>
          <w:i/>
          <w:color w:val="FF0000"/>
          <w:sz w:val="19"/>
          <w:szCs w:val="19"/>
        </w:rPr>
        <w:t>and</w:t>
      </w:r>
      <w:r>
        <w:rPr>
          <w:rFonts w:ascii="Georgia" w:eastAsia="Georgia" w:hAnsi="Georgia" w:cs="Georgia"/>
          <w:i/>
          <w:color w:val="FF0000"/>
          <w:spacing w:val="6"/>
          <w:sz w:val="19"/>
          <w:szCs w:val="19"/>
        </w:rPr>
        <w:t xml:space="preserve"> </w:t>
      </w:r>
      <w:r>
        <w:rPr>
          <w:rFonts w:ascii="Georgia" w:eastAsia="Georgia" w:hAnsi="Georgia" w:cs="Georgia"/>
          <w:i/>
          <w:color w:val="FF0000"/>
          <w:sz w:val="19"/>
          <w:szCs w:val="19"/>
        </w:rPr>
        <w:t xml:space="preserve">significant impact. </w:t>
      </w:r>
      <w:r>
        <w:rPr>
          <w:rFonts w:ascii="Georgia" w:eastAsia="Georgia" w:hAnsi="Georgia" w:cs="Georgia"/>
          <w:i/>
          <w:color w:val="FF0000"/>
          <w:spacing w:val="9"/>
          <w:sz w:val="19"/>
          <w:szCs w:val="19"/>
        </w:rPr>
        <w:t xml:space="preserve"> </w:t>
      </w:r>
      <w:r>
        <w:rPr>
          <w:rFonts w:ascii="Georgia" w:eastAsia="Georgia" w:hAnsi="Georgia" w:cs="Georgia"/>
          <w:color w:val="000000"/>
          <w:sz w:val="19"/>
          <w:szCs w:val="19"/>
        </w:rPr>
        <w:t>Indeed,</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in</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a recent</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review</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of CT-</w:t>
      </w:r>
      <w:r>
        <w:rPr>
          <w:rFonts w:ascii="Georgia" w:eastAsia="Georgia" w:hAnsi="Georgia" w:cs="Georgia"/>
          <w:color w:val="000000"/>
          <w:spacing w:val="3"/>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3"/>
          <w:sz w:val="19"/>
          <w:szCs w:val="19"/>
        </w:rPr>
        <w:t xml:space="preserve"> </w:t>
      </w:r>
      <w:r>
        <w:rPr>
          <w:rFonts w:ascii="Georgia" w:eastAsia="Georgia" w:hAnsi="Georgia" w:cs="Georgia"/>
          <w:color w:val="000000"/>
          <w:sz w:val="19"/>
          <w:szCs w:val="19"/>
        </w:rPr>
        <w:t>MRI-derived</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biomarkers</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for</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pulmonary</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clinical</w:t>
      </w:r>
      <w:r>
        <w:rPr>
          <w:rFonts w:ascii="Georgia" w:eastAsia="Georgia" w:hAnsi="Georgia" w:cs="Georgia"/>
          <w:color w:val="000000"/>
          <w:spacing w:val="9"/>
          <w:sz w:val="19"/>
          <w:szCs w:val="19"/>
        </w:rPr>
        <w:t xml:space="preserve"> </w:t>
      </w:r>
      <w:r>
        <w:rPr>
          <w:rFonts w:ascii="Georgia" w:eastAsia="Georgia" w:hAnsi="Georgia" w:cs="Georgia"/>
          <w:color w:val="000000"/>
          <w:sz w:val="19"/>
          <w:szCs w:val="19"/>
        </w:rPr>
        <w:t>investigation,</w:t>
      </w:r>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2"/>
          <w:sz w:val="19"/>
          <w:szCs w:val="19"/>
        </w:rPr>
        <w:t xml:space="preserve"> </w:t>
      </w:r>
      <w:r>
        <w:rPr>
          <w:rFonts w:ascii="Georgia" w:eastAsia="Georgia" w:hAnsi="Georgia" w:cs="Georgia"/>
          <w:color w:val="000000"/>
          <w:w w:val="102"/>
          <w:sz w:val="19"/>
          <w:szCs w:val="19"/>
        </w:rPr>
        <w:t xml:space="preserve">authorial </w:t>
      </w:r>
      <w:r>
        <w:rPr>
          <w:rFonts w:ascii="Georgia" w:eastAsia="Georgia" w:hAnsi="Georgia" w:cs="Georgia"/>
          <w:color w:val="000000"/>
          <w:sz w:val="19"/>
          <w:szCs w:val="19"/>
        </w:rPr>
        <w:t>consensus</w:t>
      </w:r>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is</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that</w:t>
      </w:r>
      <w:r>
        <w:rPr>
          <w:rFonts w:ascii="Georgia" w:eastAsia="Georgia" w:hAnsi="Georgia" w:cs="Georgia"/>
          <w:color w:val="000000"/>
          <w:spacing w:val="15"/>
          <w:sz w:val="19"/>
          <w:szCs w:val="19"/>
        </w:rPr>
        <w:t xml:space="preserve"> </w:t>
      </w:r>
      <w:r>
        <w:rPr>
          <w:rFonts w:ascii="Georgia" w:eastAsia="Georgia" w:hAnsi="Georgia" w:cs="Georgia"/>
          <w:color w:val="000000"/>
          <w:spacing w:val="1"/>
          <w:sz w:val="19"/>
          <w:szCs w:val="19"/>
        </w:rPr>
        <w:t>“</w:t>
      </w:r>
      <w:r>
        <w:rPr>
          <w:rFonts w:ascii="Georgia" w:eastAsia="Georgia" w:hAnsi="Georgia" w:cs="Georgia"/>
          <w:i/>
          <w:color w:val="000000"/>
          <w:sz w:val="19"/>
          <w:szCs w:val="19"/>
        </w:rPr>
        <w:t>[the</w:t>
      </w:r>
      <w:r>
        <w:rPr>
          <w:rFonts w:ascii="Georgia" w:eastAsia="Georgia" w:hAnsi="Georgia" w:cs="Georgia"/>
          <w:i/>
          <w:color w:val="000000"/>
          <w:spacing w:val="9"/>
          <w:sz w:val="19"/>
          <w:szCs w:val="19"/>
        </w:rPr>
        <w:t xml:space="preserve"> </w:t>
      </w:r>
      <w:r>
        <w:rPr>
          <w:rFonts w:ascii="Georgia" w:eastAsia="Georgia" w:hAnsi="Georgia" w:cs="Georgia"/>
          <w:i/>
          <w:color w:val="000000"/>
          <w:sz w:val="19"/>
          <w:szCs w:val="19"/>
        </w:rPr>
        <w:t>absence</w:t>
      </w:r>
      <w:r>
        <w:rPr>
          <w:rFonts w:ascii="Georgia" w:eastAsia="Georgia" w:hAnsi="Georgia" w:cs="Georgia"/>
          <w:i/>
          <w:color w:val="000000"/>
          <w:spacing w:val="7"/>
          <w:sz w:val="19"/>
          <w:szCs w:val="19"/>
        </w:rPr>
        <w:t xml:space="preserve"> </w:t>
      </w:r>
      <w:r>
        <w:rPr>
          <w:rFonts w:ascii="Georgia" w:eastAsia="Georgia" w:hAnsi="Georgia" w:cs="Georgia"/>
          <w:i/>
          <w:color w:val="000000"/>
          <w:sz w:val="19"/>
          <w:szCs w:val="19"/>
        </w:rPr>
        <w:t>of]</w:t>
      </w:r>
      <w:r>
        <w:rPr>
          <w:rFonts w:ascii="Georgia" w:eastAsia="Georgia" w:hAnsi="Georgia" w:cs="Georgia"/>
          <w:i/>
          <w:color w:val="000000"/>
          <w:spacing w:val="7"/>
          <w:sz w:val="19"/>
          <w:szCs w:val="19"/>
        </w:rPr>
        <w:t xml:space="preserve"> </w:t>
      </w:r>
      <w:r>
        <w:rPr>
          <w:rFonts w:ascii="Georgia" w:eastAsia="Georgia" w:hAnsi="Georgia" w:cs="Georgia"/>
          <w:i/>
          <w:color w:val="000000"/>
          <w:sz w:val="19"/>
          <w:szCs w:val="19"/>
        </w:rPr>
        <w:t>universally</w:t>
      </w:r>
      <w:r>
        <w:rPr>
          <w:rFonts w:ascii="Georgia" w:eastAsia="Georgia" w:hAnsi="Georgia" w:cs="Georgia"/>
          <w:i/>
          <w:color w:val="000000"/>
          <w:spacing w:val="7"/>
          <w:sz w:val="19"/>
          <w:szCs w:val="19"/>
        </w:rPr>
        <w:t xml:space="preserve"> </w:t>
      </w:r>
      <w:r>
        <w:rPr>
          <w:rFonts w:ascii="Georgia" w:eastAsia="Georgia" w:hAnsi="Georgia" w:cs="Georgia"/>
          <w:i/>
          <w:color w:val="000000"/>
          <w:sz w:val="19"/>
          <w:szCs w:val="19"/>
        </w:rPr>
        <w:t>available</w:t>
      </w:r>
      <w:r>
        <w:rPr>
          <w:rFonts w:ascii="Georgia" w:eastAsia="Georgia" w:hAnsi="Georgia" w:cs="Georgia"/>
          <w:i/>
          <w:color w:val="000000"/>
          <w:spacing w:val="7"/>
          <w:sz w:val="19"/>
          <w:szCs w:val="19"/>
        </w:rPr>
        <w:t xml:space="preserve"> </w:t>
      </w:r>
      <w:r>
        <w:rPr>
          <w:rFonts w:ascii="Georgia" w:eastAsia="Georgia" w:hAnsi="Georgia" w:cs="Georgia"/>
          <w:i/>
          <w:color w:val="000000"/>
          <w:sz w:val="19"/>
          <w:szCs w:val="19"/>
        </w:rPr>
        <w:t>image</w:t>
      </w:r>
      <w:r>
        <w:rPr>
          <w:rFonts w:ascii="Georgia" w:eastAsia="Georgia" w:hAnsi="Georgia" w:cs="Georgia"/>
          <w:i/>
          <w:color w:val="000000"/>
          <w:spacing w:val="7"/>
          <w:sz w:val="19"/>
          <w:szCs w:val="19"/>
        </w:rPr>
        <w:t xml:space="preserve"> </w:t>
      </w:r>
      <w:r>
        <w:rPr>
          <w:rFonts w:ascii="Georgia" w:eastAsia="Georgia" w:hAnsi="Georgia" w:cs="Georgia"/>
          <w:i/>
          <w:color w:val="000000"/>
          <w:sz w:val="19"/>
          <w:szCs w:val="19"/>
        </w:rPr>
        <w:t>analysis</w:t>
      </w:r>
      <w:r>
        <w:rPr>
          <w:rFonts w:ascii="Georgia" w:eastAsia="Georgia" w:hAnsi="Georgia" w:cs="Georgia"/>
          <w:i/>
          <w:color w:val="000000"/>
          <w:spacing w:val="7"/>
          <w:sz w:val="19"/>
          <w:szCs w:val="19"/>
        </w:rPr>
        <w:t xml:space="preserve"> </w:t>
      </w:r>
      <w:r>
        <w:rPr>
          <w:rFonts w:ascii="Georgia" w:eastAsia="Georgia" w:hAnsi="Georgia" w:cs="Georgia"/>
          <w:i/>
          <w:color w:val="000000"/>
          <w:sz w:val="19"/>
          <w:szCs w:val="19"/>
        </w:rPr>
        <w:t>software”</w:t>
      </w:r>
      <w:r>
        <w:rPr>
          <w:rFonts w:ascii="Georgia" w:eastAsia="Georgia" w:hAnsi="Georgia" w:cs="Georgia"/>
          <w:i/>
          <w:color w:val="000000"/>
          <w:spacing w:val="7"/>
          <w:sz w:val="19"/>
          <w:szCs w:val="19"/>
        </w:rPr>
        <w:t xml:space="preserve"> </w:t>
      </w:r>
      <w:r>
        <w:rPr>
          <w:rFonts w:ascii="Georgia" w:eastAsia="Georgia" w:hAnsi="Georgia" w:cs="Georgia"/>
          <w:i/>
          <w:color w:val="000000"/>
          <w:sz w:val="19"/>
          <w:szCs w:val="19"/>
        </w:rPr>
        <w:t>is</w:t>
      </w:r>
      <w:r>
        <w:rPr>
          <w:rFonts w:ascii="Georgia" w:eastAsia="Georgia" w:hAnsi="Georgia" w:cs="Georgia"/>
          <w:i/>
          <w:color w:val="000000"/>
          <w:spacing w:val="7"/>
          <w:sz w:val="19"/>
          <w:szCs w:val="19"/>
        </w:rPr>
        <w:t xml:space="preserve"> </w:t>
      </w:r>
      <w:r>
        <w:rPr>
          <w:rFonts w:ascii="Georgia" w:eastAsia="Georgia" w:hAnsi="Georgia" w:cs="Georgia"/>
          <w:i/>
          <w:color w:val="000000"/>
          <w:sz w:val="19"/>
          <w:szCs w:val="19"/>
        </w:rPr>
        <w:t>a</w:t>
      </w:r>
      <w:r>
        <w:rPr>
          <w:rFonts w:ascii="Georgia" w:eastAsia="Georgia" w:hAnsi="Georgia" w:cs="Georgia"/>
          <w:i/>
          <w:color w:val="000000"/>
          <w:spacing w:val="7"/>
          <w:sz w:val="19"/>
          <w:szCs w:val="19"/>
        </w:rPr>
        <w:t xml:space="preserve"> </w:t>
      </w:r>
      <w:r>
        <w:rPr>
          <w:rFonts w:ascii="Georgia" w:eastAsia="Georgia" w:hAnsi="Georgia" w:cs="Georgia"/>
          <w:i/>
          <w:color w:val="000000"/>
          <w:sz w:val="19"/>
          <w:szCs w:val="19"/>
        </w:rPr>
        <w:t>major</w:t>
      </w:r>
      <w:r>
        <w:rPr>
          <w:rFonts w:ascii="Georgia" w:eastAsia="Georgia" w:hAnsi="Georgia" w:cs="Georgia"/>
          <w:i/>
          <w:color w:val="000000"/>
          <w:spacing w:val="7"/>
          <w:sz w:val="19"/>
          <w:szCs w:val="19"/>
        </w:rPr>
        <w:t xml:space="preserve"> </w:t>
      </w:r>
      <w:proofErr w:type="spellStart"/>
      <w:r>
        <w:rPr>
          <w:rFonts w:ascii="Georgia" w:eastAsia="Georgia" w:hAnsi="Georgia" w:cs="Georgia"/>
          <w:i/>
          <w:color w:val="000000"/>
          <w:sz w:val="19"/>
          <w:szCs w:val="19"/>
        </w:rPr>
        <w:t>hinderance</w:t>
      </w:r>
      <w:proofErr w:type="spellEnd"/>
      <w:r>
        <w:rPr>
          <w:rFonts w:ascii="Georgia" w:eastAsia="Georgia" w:hAnsi="Georgia" w:cs="Georgia"/>
          <w:i/>
          <w:color w:val="000000"/>
          <w:spacing w:val="7"/>
          <w:sz w:val="19"/>
          <w:szCs w:val="19"/>
        </w:rPr>
        <w:t xml:space="preserve"> </w:t>
      </w:r>
      <w:r>
        <w:rPr>
          <w:rFonts w:ascii="Georgia" w:eastAsia="Georgia" w:hAnsi="Georgia" w:cs="Georgia"/>
          <w:i/>
          <w:color w:val="000000"/>
          <w:sz w:val="19"/>
          <w:szCs w:val="19"/>
        </w:rPr>
        <w:t>to</w:t>
      </w:r>
      <w:r>
        <w:rPr>
          <w:rFonts w:ascii="Georgia" w:eastAsia="Georgia" w:hAnsi="Georgia" w:cs="Georgia"/>
          <w:i/>
          <w:color w:val="000000"/>
          <w:spacing w:val="7"/>
          <w:sz w:val="19"/>
          <w:szCs w:val="19"/>
        </w:rPr>
        <w:t xml:space="preserve"> </w:t>
      </w:r>
      <w:r>
        <w:rPr>
          <w:rFonts w:ascii="Georgia" w:eastAsia="Georgia" w:hAnsi="Georgia" w:cs="Georgia"/>
          <w:i/>
          <w:color w:val="000000"/>
          <w:sz w:val="19"/>
          <w:szCs w:val="19"/>
        </w:rPr>
        <w:t>more</w:t>
      </w:r>
      <w:r>
        <w:rPr>
          <w:rFonts w:ascii="Georgia" w:eastAsia="Georgia" w:hAnsi="Georgia" w:cs="Georgia"/>
          <w:i/>
          <w:color w:val="000000"/>
          <w:spacing w:val="7"/>
          <w:sz w:val="19"/>
          <w:szCs w:val="19"/>
        </w:rPr>
        <w:t xml:space="preserve"> </w:t>
      </w:r>
      <w:r>
        <w:rPr>
          <w:rFonts w:ascii="Georgia" w:eastAsia="Georgia" w:hAnsi="Georgia" w:cs="Georgia"/>
          <w:i/>
          <w:color w:val="000000"/>
          <w:sz w:val="19"/>
          <w:szCs w:val="19"/>
        </w:rPr>
        <w:t>widespread usage of such imaging biomarkers</w:t>
      </w:r>
      <w:r>
        <w:rPr>
          <w:rFonts w:ascii="Georgia" w:eastAsia="Georgia" w:hAnsi="Georgia" w:cs="Georgia"/>
          <w:i/>
          <w:color w:val="000000"/>
          <w:spacing w:val="2"/>
          <w:sz w:val="19"/>
          <w:szCs w:val="19"/>
        </w:rPr>
        <w:t xml:space="preserve"> </w:t>
      </w:r>
      <w:r>
        <w:rPr>
          <w:rFonts w:ascii="Georgia" w:eastAsia="Georgia" w:hAnsi="Georgia" w:cs="Georgia"/>
          <w:color w:val="000000"/>
          <w:w w:val="102"/>
          <w:sz w:val="19"/>
          <w:szCs w:val="19"/>
        </w:rPr>
        <w:t>[8].</w:t>
      </w:r>
    </w:p>
    <w:p w14:paraId="4D5C8A5B" w14:textId="068E6800" w:rsidR="00E61F9D" w:rsidRDefault="005C64D6">
      <w:pPr>
        <w:spacing w:before="34" w:after="0" w:line="250" w:lineRule="exact"/>
        <w:ind w:left="113" w:right="46" w:firstLine="7"/>
        <w:jc w:val="both"/>
        <w:rPr>
          <w:rFonts w:ascii="Georgia" w:eastAsia="Georgia" w:hAnsi="Georgia" w:cs="Georgia"/>
          <w:sz w:val="19"/>
          <w:szCs w:val="19"/>
        </w:rPr>
      </w:pPr>
      <w:r>
        <w:rPr>
          <w:rFonts w:ascii="Georgia" w:eastAsia="Georgia" w:hAnsi="Georgia" w:cs="Georgia"/>
          <w:sz w:val="19"/>
          <w:szCs w:val="19"/>
        </w:rPr>
        <w:t>Medical</w:t>
      </w:r>
      <w:r>
        <w:rPr>
          <w:rFonts w:ascii="Georgia" w:eastAsia="Georgia" w:hAnsi="Georgia" w:cs="Georgia"/>
          <w:spacing w:val="2"/>
          <w:sz w:val="19"/>
          <w:szCs w:val="19"/>
        </w:rPr>
        <w:t xml:space="preserve"> </w:t>
      </w:r>
      <w:r>
        <w:rPr>
          <w:rFonts w:ascii="Georgia" w:eastAsia="Georgia" w:hAnsi="Georgia" w:cs="Georgia"/>
          <w:sz w:val="19"/>
          <w:szCs w:val="19"/>
        </w:rPr>
        <w:t>image</w:t>
      </w:r>
      <w:r>
        <w:rPr>
          <w:rFonts w:ascii="Georgia" w:eastAsia="Georgia" w:hAnsi="Georgia" w:cs="Georgia"/>
          <w:spacing w:val="-1"/>
          <w:sz w:val="19"/>
          <w:szCs w:val="19"/>
        </w:rPr>
        <w:t xml:space="preserve"> </w:t>
      </w:r>
      <w:r>
        <w:rPr>
          <w:rFonts w:ascii="Georgia" w:eastAsia="Georgia" w:hAnsi="Georgia" w:cs="Georgia"/>
          <w:sz w:val="19"/>
          <w:szCs w:val="19"/>
        </w:rPr>
        <w:t>analysis</w:t>
      </w:r>
      <w:r>
        <w:rPr>
          <w:rFonts w:ascii="Georgia" w:eastAsia="Georgia" w:hAnsi="Georgia" w:cs="Georgia"/>
          <w:spacing w:val="2"/>
          <w:sz w:val="19"/>
          <w:szCs w:val="19"/>
        </w:rPr>
        <w:t xml:space="preserve"> </w:t>
      </w:r>
      <w:r>
        <w:rPr>
          <w:rFonts w:ascii="Georgia" w:eastAsia="Georgia" w:hAnsi="Georgia" w:cs="Georgia"/>
          <w:sz w:val="19"/>
          <w:szCs w:val="19"/>
        </w:rPr>
        <w:t>libraries</w:t>
      </w:r>
      <w:r>
        <w:rPr>
          <w:rFonts w:ascii="Georgia" w:eastAsia="Georgia" w:hAnsi="Georgia" w:cs="Georgia"/>
          <w:spacing w:val="3"/>
          <w:sz w:val="19"/>
          <w:szCs w:val="19"/>
        </w:rPr>
        <w:t xml:space="preserve"> </w:t>
      </w:r>
      <w:r>
        <w:rPr>
          <w:rFonts w:ascii="Georgia" w:eastAsia="Georgia" w:hAnsi="Georgia" w:cs="Georgia"/>
          <w:sz w:val="19"/>
          <w:szCs w:val="19"/>
        </w:rPr>
        <w:t>(e.g., the</w:t>
      </w:r>
      <w:r>
        <w:rPr>
          <w:rFonts w:ascii="Georgia" w:eastAsia="Georgia" w:hAnsi="Georgia" w:cs="Georgia"/>
          <w:spacing w:val="-6"/>
          <w:sz w:val="19"/>
          <w:szCs w:val="19"/>
        </w:rPr>
        <w:t xml:space="preserve"> </w:t>
      </w:r>
      <w:r>
        <w:rPr>
          <w:rFonts w:ascii="Georgia" w:eastAsia="Georgia" w:hAnsi="Georgia" w:cs="Georgia"/>
          <w:sz w:val="19"/>
          <w:szCs w:val="19"/>
        </w:rPr>
        <w:t>NIH-sponsored</w:t>
      </w:r>
      <w:r>
        <w:rPr>
          <w:rFonts w:ascii="Georgia" w:eastAsia="Georgia" w:hAnsi="Georgia" w:cs="Georgia"/>
          <w:spacing w:val="15"/>
          <w:sz w:val="19"/>
          <w:szCs w:val="19"/>
        </w:rPr>
        <w:t xml:space="preserve"> </w:t>
      </w:r>
      <w:r>
        <w:rPr>
          <w:rFonts w:ascii="Georgia" w:eastAsia="Georgia" w:hAnsi="Georgia" w:cs="Georgia"/>
          <w:sz w:val="19"/>
          <w:szCs w:val="19"/>
        </w:rPr>
        <w:t>Insight</w:t>
      </w:r>
      <w:r>
        <w:rPr>
          <w:rFonts w:ascii="Georgia" w:eastAsia="Georgia" w:hAnsi="Georgia" w:cs="Georgia"/>
          <w:spacing w:val="1"/>
          <w:sz w:val="19"/>
          <w:szCs w:val="19"/>
        </w:rPr>
        <w:t xml:space="preserve"> </w:t>
      </w:r>
      <w:proofErr w:type="spellStart"/>
      <w:r>
        <w:rPr>
          <w:rFonts w:ascii="Georgia" w:eastAsia="Georgia" w:hAnsi="Georgia" w:cs="Georgia"/>
          <w:sz w:val="19"/>
          <w:szCs w:val="19"/>
        </w:rPr>
        <w:t>ToolKit</w:t>
      </w:r>
      <w:proofErr w:type="spellEnd"/>
      <w:r>
        <w:rPr>
          <w:rFonts w:ascii="Georgia" w:eastAsia="Georgia" w:hAnsi="Georgia" w:cs="Georgia"/>
          <w:sz w:val="19"/>
          <w:szCs w:val="19"/>
        </w:rPr>
        <w:t>)</w:t>
      </w:r>
      <w:r>
        <w:rPr>
          <w:rFonts w:ascii="Georgia" w:eastAsia="Georgia" w:hAnsi="Georgia" w:cs="Georgia"/>
          <w:spacing w:val="3"/>
          <w:sz w:val="19"/>
          <w:szCs w:val="19"/>
        </w:rPr>
        <w:t xml:space="preserve"> </w:t>
      </w:r>
      <w:r>
        <w:rPr>
          <w:rFonts w:ascii="Georgia" w:eastAsia="Georgia" w:hAnsi="Georgia" w:cs="Georgia"/>
          <w:sz w:val="19"/>
          <w:szCs w:val="19"/>
        </w:rPr>
        <w:t>provide</w:t>
      </w:r>
      <w:r>
        <w:rPr>
          <w:rFonts w:ascii="Georgia" w:eastAsia="Georgia" w:hAnsi="Georgia" w:cs="Georgia"/>
          <w:spacing w:val="2"/>
          <w:sz w:val="19"/>
          <w:szCs w:val="19"/>
        </w:rPr>
        <w:t xml:space="preserve"> </w:t>
      </w:r>
      <w:r>
        <w:rPr>
          <w:rFonts w:ascii="Georgia" w:eastAsia="Georgia" w:hAnsi="Georgia" w:cs="Georgia"/>
          <w:sz w:val="19"/>
          <w:szCs w:val="19"/>
        </w:rPr>
        <w:t>extensive</w:t>
      </w:r>
      <w:r>
        <w:rPr>
          <w:rFonts w:ascii="Georgia" w:eastAsia="Georgia" w:hAnsi="Georgia" w:cs="Georgia"/>
          <w:spacing w:val="5"/>
          <w:sz w:val="19"/>
          <w:szCs w:val="19"/>
        </w:rPr>
        <w:t xml:space="preserve"> </w:t>
      </w:r>
      <w:r>
        <w:rPr>
          <w:rFonts w:ascii="Georgia" w:eastAsia="Georgia" w:hAnsi="Georgia" w:cs="Georgia"/>
          <w:sz w:val="19"/>
          <w:szCs w:val="19"/>
        </w:rPr>
        <w:t>algorithmic</w:t>
      </w:r>
      <w:r>
        <w:rPr>
          <w:rFonts w:ascii="Georgia" w:eastAsia="Georgia" w:hAnsi="Georgia" w:cs="Georgia"/>
          <w:spacing w:val="8"/>
          <w:sz w:val="19"/>
          <w:szCs w:val="19"/>
        </w:rPr>
        <w:t xml:space="preserve"> </w:t>
      </w:r>
      <w:r>
        <w:rPr>
          <w:rFonts w:ascii="Georgia" w:eastAsia="Georgia" w:hAnsi="Georgia" w:cs="Georgia"/>
          <w:sz w:val="19"/>
          <w:szCs w:val="19"/>
        </w:rPr>
        <w:t>capabilities</w:t>
      </w:r>
      <w:r>
        <w:rPr>
          <w:rFonts w:ascii="Georgia" w:eastAsia="Georgia" w:hAnsi="Georgia" w:cs="Georgia"/>
          <w:spacing w:val="8"/>
          <w:sz w:val="19"/>
          <w:szCs w:val="19"/>
        </w:rPr>
        <w:t xml:space="preserve"> </w:t>
      </w:r>
      <w:r>
        <w:rPr>
          <w:rFonts w:ascii="Georgia" w:eastAsia="Georgia" w:hAnsi="Georgia" w:cs="Georgia"/>
          <w:sz w:val="19"/>
          <w:szCs w:val="19"/>
        </w:rPr>
        <w:t>for</w:t>
      </w:r>
      <w:r>
        <w:rPr>
          <w:rFonts w:ascii="Georgia" w:eastAsia="Georgia" w:hAnsi="Georgia" w:cs="Georgia"/>
          <w:spacing w:val="-6"/>
          <w:sz w:val="19"/>
          <w:szCs w:val="19"/>
        </w:rPr>
        <w:t xml:space="preserve"> </w:t>
      </w:r>
      <w:r>
        <w:rPr>
          <w:rFonts w:ascii="Georgia" w:eastAsia="Georgia" w:hAnsi="Georgia" w:cs="Georgia"/>
          <w:sz w:val="19"/>
          <w:szCs w:val="19"/>
        </w:rPr>
        <w:t>a</w:t>
      </w:r>
      <w:r>
        <w:rPr>
          <w:rFonts w:ascii="Georgia" w:eastAsia="Georgia" w:hAnsi="Georgia" w:cs="Georgia"/>
          <w:spacing w:val="-8"/>
          <w:sz w:val="19"/>
          <w:szCs w:val="19"/>
        </w:rPr>
        <w:t xml:space="preserve"> </w:t>
      </w:r>
      <w:r>
        <w:rPr>
          <w:rFonts w:ascii="Georgia" w:eastAsia="Georgia" w:hAnsi="Georgia" w:cs="Georgia"/>
          <w:w w:val="102"/>
          <w:sz w:val="19"/>
          <w:szCs w:val="19"/>
        </w:rPr>
        <w:t xml:space="preserve">range </w:t>
      </w:r>
      <w:r>
        <w:rPr>
          <w:rFonts w:ascii="Georgia" w:eastAsia="Georgia" w:hAnsi="Georgia" w:cs="Georgia"/>
          <w:sz w:val="19"/>
          <w:szCs w:val="19"/>
        </w:rPr>
        <w:t>of</w:t>
      </w:r>
      <w:r>
        <w:rPr>
          <w:rFonts w:ascii="Georgia" w:eastAsia="Georgia" w:hAnsi="Georgia" w:cs="Georgia"/>
          <w:spacing w:val="3"/>
          <w:sz w:val="19"/>
          <w:szCs w:val="19"/>
        </w:rPr>
        <w:t xml:space="preserve"> </w:t>
      </w:r>
      <w:r>
        <w:rPr>
          <w:rFonts w:ascii="Georgia" w:eastAsia="Georgia" w:hAnsi="Georgia" w:cs="Georgia"/>
          <w:sz w:val="19"/>
          <w:szCs w:val="19"/>
        </w:rPr>
        <w:t>generic</w:t>
      </w:r>
      <w:r>
        <w:rPr>
          <w:rFonts w:ascii="Georgia" w:eastAsia="Georgia" w:hAnsi="Georgia" w:cs="Georgia"/>
          <w:spacing w:val="12"/>
          <w:sz w:val="19"/>
          <w:szCs w:val="19"/>
        </w:rPr>
        <w:t xml:space="preserve"> </w:t>
      </w:r>
      <w:r>
        <w:rPr>
          <w:rFonts w:ascii="Georgia" w:eastAsia="Georgia" w:hAnsi="Georgia" w:cs="Georgia"/>
          <w:sz w:val="19"/>
          <w:szCs w:val="19"/>
        </w:rPr>
        <w:t>image</w:t>
      </w:r>
      <w:r>
        <w:rPr>
          <w:rFonts w:ascii="Georgia" w:eastAsia="Georgia" w:hAnsi="Georgia" w:cs="Georgia"/>
          <w:spacing w:val="10"/>
          <w:sz w:val="19"/>
          <w:szCs w:val="19"/>
        </w:rPr>
        <w:t xml:space="preserve"> </w:t>
      </w:r>
      <w:r>
        <w:rPr>
          <w:rFonts w:ascii="Georgia" w:eastAsia="Georgia" w:hAnsi="Georgia" w:cs="Georgia"/>
          <w:sz w:val="19"/>
          <w:szCs w:val="19"/>
        </w:rPr>
        <w:t>processing</w:t>
      </w:r>
      <w:r>
        <w:rPr>
          <w:rFonts w:ascii="Georgia" w:eastAsia="Georgia" w:hAnsi="Georgia" w:cs="Georgia"/>
          <w:spacing w:val="18"/>
          <w:sz w:val="19"/>
          <w:szCs w:val="19"/>
        </w:rPr>
        <w:t xml:space="preserve"> </w:t>
      </w:r>
      <w:r>
        <w:rPr>
          <w:rFonts w:ascii="Georgia" w:eastAsia="Georgia" w:hAnsi="Georgia" w:cs="Georgia"/>
          <w:sz w:val="19"/>
          <w:szCs w:val="19"/>
        </w:rPr>
        <w:t>tasks.</w:t>
      </w:r>
      <w:r>
        <w:rPr>
          <w:rFonts w:ascii="Georgia" w:eastAsia="Georgia" w:hAnsi="Georgia" w:cs="Georgia"/>
          <w:spacing w:val="27"/>
          <w:sz w:val="19"/>
          <w:szCs w:val="19"/>
        </w:rPr>
        <w:t xml:space="preserve"> </w:t>
      </w:r>
      <w:r>
        <w:rPr>
          <w:rFonts w:ascii="Georgia" w:eastAsia="Georgia" w:hAnsi="Georgia" w:cs="Georgia"/>
          <w:sz w:val="19"/>
          <w:szCs w:val="19"/>
        </w:rPr>
        <w:t>However,</w:t>
      </w:r>
      <w:r>
        <w:rPr>
          <w:rFonts w:ascii="Georgia" w:eastAsia="Georgia" w:hAnsi="Georgia" w:cs="Georgia"/>
          <w:spacing w:val="17"/>
          <w:sz w:val="19"/>
          <w:szCs w:val="19"/>
        </w:rPr>
        <w:t xml:space="preserve"> </w:t>
      </w:r>
      <w:r>
        <w:rPr>
          <w:rFonts w:ascii="Georgia" w:eastAsia="Georgia" w:hAnsi="Georgia" w:cs="Georgia"/>
          <w:sz w:val="19"/>
          <w:szCs w:val="19"/>
        </w:rPr>
        <w:t>tailored</w:t>
      </w:r>
      <w:r>
        <w:rPr>
          <w:rFonts w:ascii="Georgia" w:eastAsia="Georgia" w:hAnsi="Georgia" w:cs="Georgia"/>
          <w:spacing w:val="14"/>
          <w:sz w:val="19"/>
          <w:szCs w:val="19"/>
        </w:rPr>
        <w:t xml:space="preserve"> </w:t>
      </w:r>
      <w:r>
        <w:rPr>
          <w:rFonts w:ascii="Georgia" w:eastAsia="Georgia" w:hAnsi="Georgia" w:cs="Georgia"/>
          <w:sz w:val="19"/>
          <w:szCs w:val="19"/>
        </w:rPr>
        <w:t>software</w:t>
      </w:r>
      <w:r>
        <w:rPr>
          <w:rFonts w:ascii="Georgia" w:eastAsia="Georgia" w:hAnsi="Georgia" w:cs="Georgia"/>
          <w:spacing w:val="14"/>
          <w:sz w:val="19"/>
          <w:szCs w:val="19"/>
        </w:rPr>
        <w:t xml:space="preserve"> </w:t>
      </w:r>
      <w:r>
        <w:rPr>
          <w:rFonts w:ascii="Georgia" w:eastAsia="Georgia" w:hAnsi="Georgia" w:cs="Georgia"/>
          <w:sz w:val="19"/>
          <w:szCs w:val="19"/>
        </w:rPr>
        <w:t>packages</w:t>
      </w:r>
      <w:r>
        <w:rPr>
          <w:rFonts w:ascii="Georgia" w:eastAsia="Georgia" w:hAnsi="Georgia" w:cs="Georgia"/>
          <w:spacing w:val="15"/>
          <w:sz w:val="19"/>
          <w:szCs w:val="19"/>
        </w:rPr>
        <w:t xml:space="preserve"> </w:t>
      </w:r>
      <w:r>
        <w:rPr>
          <w:rFonts w:ascii="Georgia" w:eastAsia="Georgia" w:hAnsi="Georgia" w:cs="Georgia"/>
          <w:sz w:val="19"/>
          <w:szCs w:val="19"/>
        </w:rPr>
        <w:t>for</w:t>
      </w:r>
      <w:r>
        <w:rPr>
          <w:rFonts w:ascii="Georgia" w:eastAsia="Georgia" w:hAnsi="Georgia" w:cs="Georgia"/>
          <w:spacing w:val="5"/>
          <w:sz w:val="19"/>
          <w:szCs w:val="19"/>
        </w:rPr>
        <w:t xml:space="preserve"> </w:t>
      </w:r>
      <w:r>
        <w:rPr>
          <w:rFonts w:ascii="Georgia" w:eastAsia="Georgia" w:hAnsi="Georgia" w:cs="Georgia"/>
          <w:sz w:val="19"/>
          <w:szCs w:val="19"/>
        </w:rPr>
        <w:t>certain</w:t>
      </w:r>
      <w:r>
        <w:rPr>
          <w:rFonts w:ascii="Georgia" w:eastAsia="Georgia" w:hAnsi="Georgia" w:cs="Georgia"/>
          <w:spacing w:val="12"/>
          <w:sz w:val="19"/>
          <w:szCs w:val="19"/>
        </w:rPr>
        <w:t xml:space="preserve"> </w:t>
      </w:r>
      <w:r>
        <w:rPr>
          <w:rFonts w:ascii="Georgia" w:eastAsia="Georgia" w:hAnsi="Georgia" w:cs="Georgia"/>
          <w:sz w:val="19"/>
          <w:szCs w:val="19"/>
        </w:rPr>
        <w:t>application</w:t>
      </w:r>
      <w:r>
        <w:rPr>
          <w:rFonts w:ascii="Georgia" w:eastAsia="Georgia" w:hAnsi="Georgia" w:cs="Georgia"/>
          <w:spacing w:val="19"/>
          <w:sz w:val="19"/>
          <w:szCs w:val="19"/>
        </w:rPr>
        <w:t xml:space="preserve"> </w:t>
      </w:r>
      <w:r>
        <w:rPr>
          <w:rFonts w:ascii="Georgia" w:eastAsia="Georgia" w:hAnsi="Georgia" w:cs="Georgia"/>
          <w:sz w:val="19"/>
          <w:szCs w:val="19"/>
        </w:rPr>
        <w:t>domains</w:t>
      </w:r>
      <w:r>
        <w:rPr>
          <w:rFonts w:ascii="Georgia" w:eastAsia="Georgia" w:hAnsi="Georgia" w:cs="Georgia"/>
          <w:spacing w:val="15"/>
          <w:sz w:val="19"/>
          <w:szCs w:val="19"/>
        </w:rPr>
        <w:t xml:space="preserve"> </w:t>
      </w:r>
      <w:r>
        <w:rPr>
          <w:rFonts w:ascii="Georgia" w:eastAsia="Georgia" w:hAnsi="Georgia" w:cs="Georgia"/>
          <w:sz w:val="19"/>
          <w:szCs w:val="19"/>
        </w:rPr>
        <w:t>(e.g.,</w:t>
      </w:r>
      <w:r>
        <w:rPr>
          <w:rFonts w:ascii="Georgia" w:eastAsia="Georgia" w:hAnsi="Georgia" w:cs="Georgia"/>
          <w:spacing w:val="9"/>
          <w:sz w:val="19"/>
          <w:szCs w:val="19"/>
        </w:rPr>
        <w:t xml:space="preserve"> </w:t>
      </w:r>
      <w:r>
        <w:rPr>
          <w:rFonts w:ascii="Georgia" w:eastAsia="Georgia" w:hAnsi="Georgia" w:cs="Georgia"/>
          <w:sz w:val="19"/>
          <w:szCs w:val="19"/>
        </w:rPr>
        <w:t>lung</w:t>
      </w:r>
      <w:r>
        <w:rPr>
          <w:rFonts w:ascii="Georgia" w:eastAsia="Georgia" w:hAnsi="Georgia" w:cs="Georgia"/>
          <w:spacing w:val="7"/>
          <w:sz w:val="19"/>
          <w:szCs w:val="19"/>
        </w:rPr>
        <w:t xml:space="preserve"> </w:t>
      </w:r>
      <w:r>
        <w:rPr>
          <w:rFonts w:ascii="Georgia" w:eastAsia="Georgia" w:hAnsi="Georgia" w:cs="Georgia"/>
          <w:sz w:val="19"/>
          <w:szCs w:val="19"/>
        </w:rPr>
        <w:t>image</w:t>
      </w:r>
      <w:r>
        <w:rPr>
          <w:rFonts w:ascii="Georgia" w:eastAsia="Georgia" w:hAnsi="Georgia" w:cs="Georgia"/>
          <w:spacing w:val="10"/>
          <w:sz w:val="19"/>
          <w:szCs w:val="19"/>
        </w:rPr>
        <w:t xml:space="preserve"> </w:t>
      </w:r>
      <w:r>
        <w:rPr>
          <w:rFonts w:ascii="Georgia" w:eastAsia="Georgia" w:hAnsi="Georgia" w:cs="Georgia"/>
          <w:w w:val="102"/>
          <w:sz w:val="19"/>
          <w:szCs w:val="19"/>
        </w:rPr>
        <w:t xml:space="preserve">anal- </w:t>
      </w:r>
      <w:proofErr w:type="spellStart"/>
      <w:r>
        <w:rPr>
          <w:rFonts w:ascii="Georgia" w:eastAsia="Georgia" w:hAnsi="Georgia" w:cs="Georgia"/>
          <w:sz w:val="19"/>
          <w:szCs w:val="19"/>
        </w:rPr>
        <w:t>ysis</w:t>
      </w:r>
      <w:proofErr w:type="spellEnd"/>
      <w:r>
        <w:rPr>
          <w:rFonts w:ascii="Georgia" w:eastAsia="Georgia" w:hAnsi="Georgia" w:cs="Georgia"/>
          <w:sz w:val="19"/>
          <w:szCs w:val="19"/>
        </w:rPr>
        <w:t>)</w:t>
      </w:r>
      <w:r>
        <w:rPr>
          <w:rFonts w:ascii="Georgia" w:eastAsia="Georgia" w:hAnsi="Georgia" w:cs="Georgia"/>
          <w:spacing w:val="10"/>
          <w:sz w:val="19"/>
          <w:szCs w:val="19"/>
        </w:rPr>
        <w:t xml:space="preserve"> </w:t>
      </w:r>
      <w:r>
        <w:rPr>
          <w:rFonts w:ascii="Georgia" w:eastAsia="Georgia" w:hAnsi="Georgia" w:cs="Georgia"/>
          <w:color w:val="FF0000"/>
          <w:sz w:val="19"/>
          <w:szCs w:val="19"/>
        </w:rPr>
        <w:t>do</w:t>
      </w:r>
      <w:r>
        <w:rPr>
          <w:rFonts w:ascii="Georgia" w:eastAsia="Georgia" w:hAnsi="Georgia" w:cs="Georgia"/>
          <w:color w:val="FF0000"/>
          <w:spacing w:val="6"/>
          <w:sz w:val="19"/>
          <w:szCs w:val="19"/>
        </w:rPr>
        <w:t xml:space="preserve"> </w:t>
      </w:r>
      <w:r>
        <w:rPr>
          <w:rFonts w:ascii="Georgia" w:eastAsia="Georgia" w:hAnsi="Georgia" w:cs="Georgia"/>
          <w:color w:val="FF0000"/>
          <w:sz w:val="19"/>
          <w:szCs w:val="19"/>
        </w:rPr>
        <w:t>not</w:t>
      </w:r>
      <w:r>
        <w:rPr>
          <w:rFonts w:ascii="Georgia" w:eastAsia="Georgia" w:hAnsi="Georgia" w:cs="Georgia"/>
          <w:color w:val="FF0000"/>
          <w:spacing w:val="8"/>
          <w:sz w:val="19"/>
          <w:szCs w:val="19"/>
        </w:rPr>
        <w:t xml:space="preserve"> </w:t>
      </w:r>
      <w:r>
        <w:rPr>
          <w:rFonts w:ascii="Georgia" w:eastAsia="Georgia" w:hAnsi="Georgia" w:cs="Georgia"/>
          <w:color w:val="FF0000"/>
          <w:sz w:val="19"/>
          <w:szCs w:val="19"/>
        </w:rPr>
        <w:t>exist</w:t>
      </w:r>
      <w:r>
        <w:rPr>
          <w:rFonts w:ascii="Georgia" w:eastAsia="Georgia" w:hAnsi="Georgia" w:cs="Georgia"/>
          <w:color w:val="FF0000"/>
          <w:spacing w:val="10"/>
          <w:sz w:val="19"/>
          <w:szCs w:val="19"/>
        </w:rPr>
        <w:t xml:space="preserve"> </w:t>
      </w:r>
      <w:r>
        <w:rPr>
          <w:rFonts w:ascii="Georgia" w:eastAsia="Georgia" w:hAnsi="Georgia" w:cs="Georgia"/>
          <w:color w:val="000000"/>
          <w:sz w:val="19"/>
          <w:szCs w:val="19"/>
        </w:rPr>
        <w:t>despite</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7"/>
          <w:sz w:val="19"/>
          <w:szCs w:val="19"/>
        </w:rPr>
        <w:t xml:space="preserve"> </w:t>
      </w:r>
      <w:r>
        <w:rPr>
          <w:rFonts w:ascii="Georgia" w:eastAsia="Georgia" w:hAnsi="Georgia" w:cs="Georgia"/>
          <w:color w:val="000000"/>
          <w:sz w:val="19"/>
          <w:szCs w:val="19"/>
        </w:rPr>
        <w:t>vast</w:t>
      </w:r>
      <w:r>
        <w:rPr>
          <w:rFonts w:ascii="Georgia" w:eastAsia="Georgia" w:hAnsi="Georgia" w:cs="Georgia"/>
          <w:color w:val="000000"/>
          <w:spacing w:val="9"/>
          <w:sz w:val="19"/>
          <w:szCs w:val="19"/>
        </w:rPr>
        <w:t xml:space="preserve"> </w:t>
      </w:r>
      <w:r>
        <w:rPr>
          <w:rFonts w:ascii="Georgia" w:eastAsia="Georgia" w:hAnsi="Georgia" w:cs="Georgia"/>
          <w:color w:val="000000"/>
          <w:sz w:val="19"/>
          <w:szCs w:val="19"/>
        </w:rPr>
        <w:t>number</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algorithms</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that</w:t>
      </w:r>
      <w:r>
        <w:rPr>
          <w:rFonts w:ascii="Georgia" w:eastAsia="Georgia" w:hAnsi="Georgia" w:cs="Georgia"/>
          <w:color w:val="000000"/>
          <w:spacing w:val="9"/>
          <w:sz w:val="19"/>
          <w:szCs w:val="19"/>
        </w:rPr>
        <w:t xml:space="preserve"> </w:t>
      </w:r>
      <w:r>
        <w:rPr>
          <w:rFonts w:ascii="Georgia" w:eastAsia="Georgia" w:hAnsi="Georgia" w:cs="Georgia"/>
          <w:color w:val="000000"/>
          <w:sz w:val="19"/>
          <w:szCs w:val="19"/>
        </w:rPr>
        <w:t>have</w:t>
      </w:r>
      <w:r>
        <w:rPr>
          <w:rFonts w:ascii="Georgia" w:eastAsia="Georgia" w:hAnsi="Georgia" w:cs="Georgia"/>
          <w:color w:val="000000"/>
          <w:spacing w:val="10"/>
          <w:sz w:val="19"/>
          <w:szCs w:val="19"/>
        </w:rPr>
        <w:t xml:space="preserve"> </w:t>
      </w:r>
      <w:r>
        <w:rPr>
          <w:rFonts w:ascii="Georgia" w:eastAsia="Georgia" w:hAnsi="Georgia" w:cs="Georgia"/>
          <w:color w:val="000000"/>
          <w:sz w:val="19"/>
          <w:szCs w:val="19"/>
        </w:rPr>
        <w:t>been</w:t>
      </w:r>
      <w:r>
        <w:rPr>
          <w:rFonts w:ascii="Georgia" w:eastAsia="Georgia" w:hAnsi="Georgia" w:cs="Georgia"/>
          <w:color w:val="000000"/>
          <w:spacing w:val="10"/>
          <w:sz w:val="19"/>
          <w:szCs w:val="19"/>
        </w:rPr>
        <w:t xml:space="preserve"> </w:t>
      </w:r>
      <w:r>
        <w:rPr>
          <w:rFonts w:ascii="Georgia" w:eastAsia="Georgia" w:hAnsi="Georgia" w:cs="Georgia"/>
          <w:color w:val="000000"/>
          <w:sz w:val="19"/>
          <w:szCs w:val="19"/>
        </w:rPr>
        <w:t>proposed</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in</w:t>
      </w:r>
      <w:r>
        <w:rPr>
          <w:rFonts w:ascii="Georgia" w:eastAsia="Georgia" w:hAnsi="Georgia" w:cs="Georgia"/>
          <w:color w:val="000000"/>
          <w:spacing w:val="7"/>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7"/>
          <w:sz w:val="19"/>
          <w:szCs w:val="19"/>
        </w:rPr>
        <w:t xml:space="preserve"> </w:t>
      </w:r>
      <w:r>
        <w:rPr>
          <w:rFonts w:ascii="Georgia" w:eastAsia="Georgia" w:hAnsi="Georgia" w:cs="Georgia"/>
          <w:color w:val="000000"/>
          <w:sz w:val="19"/>
          <w:szCs w:val="19"/>
        </w:rPr>
        <w:t>literature</w:t>
      </w:r>
      <w:r>
        <w:rPr>
          <w:rFonts w:ascii="Georgia" w:eastAsia="Georgia" w:hAnsi="Georgia" w:cs="Georgia"/>
          <w:color w:val="000000"/>
          <w:spacing w:val="19"/>
          <w:sz w:val="19"/>
          <w:szCs w:val="19"/>
        </w:rPr>
        <w:t xml:space="preserve"> </w:t>
      </w:r>
      <w:r>
        <w:rPr>
          <w:rFonts w:ascii="Georgia" w:eastAsia="Georgia" w:hAnsi="Georgia" w:cs="Georgia"/>
          <w:color w:val="FF0000"/>
          <w:sz w:val="19"/>
          <w:szCs w:val="19"/>
        </w:rPr>
        <w:t>(most</w:t>
      </w:r>
      <w:r>
        <w:rPr>
          <w:rFonts w:ascii="Georgia" w:eastAsia="Georgia" w:hAnsi="Georgia" w:cs="Georgia"/>
          <w:color w:val="FF0000"/>
          <w:spacing w:val="12"/>
          <w:sz w:val="19"/>
          <w:szCs w:val="19"/>
        </w:rPr>
        <w:t xml:space="preserve"> </w:t>
      </w:r>
      <w:r>
        <w:rPr>
          <w:rFonts w:ascii="Georgia" w:eastAsia="Georgia" w:hAnsi="Georgia" w:cs="Georgia"/>
          <w:color w:val="FF0000"/>
          <w:sz w:val="19"/>
          <w:szCs w:val="19"/>
        </w:rPr>
        <w:t>of</w:t>
      </w:r>
      <w:r>
        <w:rPr>
          <w:rFonts w:ascii="Georgia" w:eastAsia="Georgia" w:hAnsi="Georgia" w:cs="Georgia"/>
          <w:color w:val="FF0000"/>
          <w:spacing w:val="5"/>
          <w:sz w:val="19"/>
          <w:szCs w:val="19"/>
        </w:rPr>
        <w:t xml:space="preserve"> </w:t>
      </w:r>
      <w:r>
        <w:rPr>
          <w:rFonts w:ascii="Georgia" w:eastAsia="Georgia" w:hAnsi="Georgia" w:cs="Georgia"/>
          <w:color w:val="FF0000"/>
          <w:sz w:val="19"/>
          <w:szCs w:val="19"/>
        </w:rPr>
        <w:t>which</w:t>
      </w:r>
      <w:r>
        <w:rPr>
          <w:rFonts w:ascii="Georgia" w:eastAsia="Georgia" w:hAnsi="Georgia" w:cs="Georgia"/>
          <w:color w:val="FF0000"/>
          <w:spacing w:val="12"/>
          <w:sz w:val="19"/>
          <w:szCs w:val="19"/>
        </w:rPr>
        <w:t xml:space="preserve"> </w:t>
      </w:r>
      <w:r>
        <w:rPr>
          <w:rFonts w:ascii="Georgia" w:eastAsia="Georgia" w:hAnsi="Georgia" w:cs="Georgia"/>
          <w:color w:val="FF0000"/>
          <w:sz w:val="19"/>
          <w:szCs w:val="19"/>
        </w:rPr>
        <w:t>are</w:t>
      </w:r>
      <w:r>
        <w:rPr>
          <w:rFonts w:ascii="Georgia" w:eastAsia="Georgia" w:hAnsi="Georgia" w:cs="Georgia"/>
          <w:color w:val="FF0000"/>
          <w:spacing w:val="7"/>
          <w:sz w:val="19"/>
          <w:szCs w:val="19"/>
        </w:rPr>
        <w:t xml:space="preserve"> </w:t>
      </w:r>
      <w:r>
        <w:rPr>
          <w:rFonts w:ascii="Georgia" w:eastAsia="Georgia" w:hAnsi="Georgia" w:cs="Georgia"/>
          <w:color w:val="FF0000"/>
          <w:sz w:val="19"/>
          <w:szCs w:val="19"/>
        </w:rPr>
        <w:t>not</w:t>
      </w:r>
      <w:r>
        <w:rPr>
          <w:rFonts w:ascii="Georgia" w:eastAsia="Georgia" w:hAnsi="Georgia" w:cs="Georgia"/>
          <w:color w:val="FF0000"/>
          <w:spacing w:val="8"/>
          <w:sz w:val="19"/>
          <w:szCs w:val="19"/>
        </w:rPr>
        <w:t xml:space="preserve"> </w:t>
      </w:r>
      <w:r>
        <w:rPr>
          <w:rFonts w:ascii="Georgia" w:eastAsia="Georgia" w:hAnsi="Georgia" w:cs="Georgia"/>
          <w:color w:val="FF0000"/>
          <w:w w:val="102"/>
          <w:sz w:val="19"/>
          <w:szCs w:val="19"/>
        </w:rPr>
        <w:t xml:space="preserve">avail- </w:t>
      </w:r>
      <w:r>
        <w:rPr>
          <w:rFonts w:ascii="Georgia" w:eastAsia="Georgia" w:hAnsi="Georgia" w:cs="Georgia"/>
          <w:color w:val="FF0000"/>
          <w:sz w:val="19"/>
          <w:szCs w:val="19"/>
        </w:rPr>
        <w:t>able</w:t>
      </w:r>
      <w:r>
        <w:rPr>
          <w:rFonts w:ascii="Georgia" w:eastAsia="Georgia" w:hAnsi="Georgia" w:cs="Georgia"/>
          <w:color w:val="FF0000"/>
          <w:spacing w:val="21"/>
          <w:sz w:val="19"/>
          <w:szCs w:val="19"/>
        </w:rPr>
        <w:t xml:space="preserve"> </w:t>
      </w:r>
      <w:r>
        <w:rPr>
          <w:rFonts w:ascii="Georgia" w:eastAsia="Georgia" w:hAnsi="Georgia" w:cs="Georgia"/>
          <w:color w:val="FF0000"/>
          <w:sz w:val="19"/>
          <w:szCs w:val="19"/>
        </w:rPr>
        <w:t>to</w:t>
      </w:r>
      <w:r>
        <w:rPr>
          <w:rFonts w:ascii="Georgia" w:eastAsia="Georgia" w:hAnsi="Georgia" w:cs="Georgia"/>
          <w:color w:val="FF0000"/>
          <w:spacing w:val="17"/>
          <w:sz w:val="19"/>
          <w:szCs w:val="19"/>
        </w:rPr>
        <w:t xml:space="preserve"> </w:t>
      </w:r>
      <w:r>
        <w:rPr>
          <w:rFonts w:ascii="Georgia" w:eastAsia="Georgia" w:hAnsi="Georgia" w:cs="Georgia"/>
          <w:color w:val="FF0000"/>
          <w:sz w:val="19"/>
          <w:szCs w:val="19"/>
        </w:rPr>
        <w:t>the</w:t>
      </w:r>
      <w:r>
        <w:rPr>
          <w:rFonts w:ascii="Georgia" w:eastAsia="Georgia" w:hAnsi="Georgia" w:cs="Georgia"/>
          <w:color w:val="FF0000"/>
          <w:spacing w:val="19"/>
          <w:sz w:val="19"/>
          <w:szCs w:val="19"/>
        </w:rPr>
        <w:t xml:space="preserve"> </w:t>
      </w:r>
      <w:r>
        <w:rPr>
          <w:rFonts w:ascii="Georgia" w:eastAsia="Georgia" w:hAnsi="Georgia" w:cs="Georgia"/>
          <w:color w:val="FF0000"/>
          <w:sz w:val="19"/>
          <w:szCs w:val="19"/>
        </w:rPr>
        <w:t>public</w:t>
      </w:r>
      <w:r>
        <w:rPr>
          <w:rFonts w:ascii="Georgia" w:eastAsia="Georgia" w:hAnsi="Georgia" w:cs="Georgia"/>
          <w:color w:val="FF0000"/>
          <w:spacing w:val="1"/>
          <w:sz w:val="19"/>
          <w:szCs w:val="19"/>
        </w:rPr>
        <w:t>)</w:t>
      </w:r>
      <w:r>
        <w:rPr>
          <w:rFonts w:ascii="Georgia" w:eastAsia="Georgia" w:hAnsi="Georgia" w:cs="Georgia"/>
          <w:color w:val="000000"/>
          <w:sz w:val="19"/>
          <w:szCs w:val="19"/>
        </w:rPr>
        <w:t>.</w:t>
      </w:r>
      <w:r>
        <w:rPr>
          <w:rFonts w:ascii="Georgia" w:eastAsia="Georgia" w:hAnsi="Georgia" w:cs="Georgia"/>
          <w:color w:val="EC008C"/>
          <w:position w:val="8"/>
          <w:sz w:val="14"/>
          <w:szCs w:val="14"/>
        </w:rPr>
        <w:t xml:space="preserve">1  </w:t>
      </w:r>
      <w:r>
        <w:rPr>
          <w:rFonts w:ascii="Georgia" w:eastAsia="Georgia" w:hAnsi="Georgia" w:cs="Georgia"/>
          <w:color w:val="EC008C"/>
          <w:spacing w:val="24"/>
          <w:position w:val="8"/>
          <w:sz w:val="14"/>
          <w:szCs w:val="14"/>
        </w:rPr>
        <w:t xml:space="preserve"> </w:t>
      </w:r>
      <w:del w:id="18" w:author="James Gee" w:date="2016-07-20T09:50:00Z">
        <w:r w:rsidDel="00236B2A">
          <w:rPr>
            <w:rFonts w:ascii="Georgia" w:eastAsia="Georgia" w:hAnsi="Georgia" w:cs="Georgia"/>
            <w:color w:val="000000"/>
            <w:sz w:val="19"/>
            <w:szCs w:val="19"/>
          </w:rPr>
          <w:delText>It</w:delText>
        </w:r>
        <w:r w:rsidDel="00236B2A">
          <w:rPr>
            <w:rFonts w:ascii="Georgia" w:eastAsia="Georgia" w:hAnsi="Georgia" w:cs="Georgia"/>
            <w:color w:val="000000"/>
            <w:spacing w:val="17"/>
            <w:sz w:val="19"/>
            <w:szCs w:val="19"/>
          </w:rPr>
          <w:delText xml:space="preserve"> </w:delText>
        </w:r>
        <w:r w:rsidDel="00236B2A">
          <w:rPr>
            <w:rFonts w:ascii="Georgia" w:eastAsia="Georgia" w:hAnsi="Georgia" w:cs="Georgia"/>
            <w:color w:val="000000"/>
            <w:sz w:val="19"/>
            <w:szCs w:val="19"/>
          </w:rPr>
          <w:delText>is</w:delText>
        </w:r>
        <w:r w:rsidDel="00236B2A">
          <w:rPr>
            <w:rFonts w:ascii="Georgia" w:eastAsia="Georgia" w:hAnsi="Georgia" w:cs="Georgia"/>
            <w:color w:val="000000"/>
            <w:spacing w:val="17"/>
            <w:sz w:val="19"/>
            <w:szCs w:val="19"/>
          </w:rPr>
          <w:delText xml:space="preserve"> </w:delText>
        </w:r>
        <w:r w:rsidDel="00236B2A">
          <w:rPr>
            <w:rFonts w:ascii="Georgia" w:eastAsia="Georgia" w:hAnsi="Georgia" w:cs="Georgia"/>
            <w:color w:val="000000"/>
            <w:sz w:val="19"/>
            <w:szCs w:val="19"/>
          </w:rPr>
          <w:delText>important</w:delText>
        </w:r>
        <w:r w:rsidDel="00236B2A">
          <w:rPr>
            <w:rFonts w:ascii="Georgia" w:eastAsia="Georgia" w:hAnsi="Georgia" w:cs="Georgia"/>
            <w:color w:val="000000"/>
            <w:spacing w:val="31"/>
            <w:sz w:val="19"/>
            <w:szCs w:val="19"/>
          </w:rPr>
          <w:delText xml:space="preserve"> </w:delText>
        </w:r>
        <w:r w:rsidDel="00236B2A">
          <w:rPr>
            <w:rFonts w:ascii="Georgia" w:eastAsia="Georgia" w:hAnsi="Georgia" w:cs="Georgia"/>
            <w:color w:val="000000"/>
            <w:sz w:val="19"/>
            <w:szCs w:val="19"/>
          </w:rPr>
          <w:delText>to</w:delText>
        </w:r>
        <w:r w:rsidDel="00236B2A">
          <w:rPr>
            <w:rFonts w:ascii="Georgia" w:eastAsia="Georgia" w:hAnsi="Georgia" w:cs="Georgia"/>
            <w:color w:val="000000"/>
            <w:spacing w:val="17"/>
            <w:sz w:val="19"/>
            <w:szCs w:val="19"/>
          </w:rPr>
          <w:delText xml:space="preserve"> </w:delText>
        </w:r>
        <w:r w:rsidDel="00236B2A">
          <w:rPr>
            <w:rFonts w:ascii="Georgia" w:eastAsia="Georgia" w:hAnsi="Georgia" w:cs="Georgia"/>
            <w:color w:val="000000"/>
            <w:sz w:val="19"/>
            <w:szCs w:val="19"/>
          </w:rPr>
          <w:delText>note</w:delText>
        </w:r>
        <w:r w:rsidDel="00236B2A">
          <w:rPr>
            <w:rFonts w:ascii="Georgia" w:eastAsia="Georgia" w:hAnsi="Georgia" w:cs="Georgia"/>
            <w:color w:val="000000"/>
            <w:spacing w:val="21"/>
            <w:sz w:val="19"/>
            <w:szCs w:val="19"/>
          </w:rPr>
          <w:delText xml:space="preserve"> </w:delText>
        </w:r>
        <w:r w:rsidDel="00236B2A">
          <w:rPr>
            <w:rFonts w:ascii="Georgia" w:eastAsia="Georgia" w:hAnsi="Georgia" w:cs="Georgia"/>
            <w:color w:val="000000"/>
            <w:sz w:val="19"/>
            <w:szCs w:val="19"/>
          </w:rPr>
          <w:delText>that</w:delText>
        </w:r>
      </w:del>
      <w:ins w:id="19" w:author="James Gee" w:date="2016-07-20T09:50:00Z">
        <w:r w:rsidR="00236B2A">
          <w:rPr>
            <w:rFonts w:ascii="Georgia" w:eastAsia="Georgia" w:hAnsi="Georgia" w:cs="Georgia"/>
            <w:color w:val="000000"/>
            <w:sz w:val="19"/>
            <w:szCs w:val="19"/>
          </w:rPr>
          <w:t>Importantly,</w:t>
        </w:r>
      </w:ins>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goals</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this</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project</w:t>
      </w:r>
      <w:r>
        <w:rPr>
          <w:rFonts w:ascii="Georgia" w:eastAsia="Georgia" w:hAnsi="Georgia" w:cs="Georgia"/>
          <w:color w:val="000000"/>
          <w:spacing w:val="26"/>
          <w:sz w:val="19"/>
          <w:szCs w:val="19"/>
        </w:rPr>
        <w:t xml:space="preserve"> </w:t>
      </w:r>
      <w:r>
        <w:rPr>
          <w:rFonts w:ascii="Georgia" w:eastAsia="Georgia" w:hAnsi="Georgia" w:cs="Georgia"/>
          <w:color w:val="000000"/>
          <w:sz w:val="19"/>
          <w:szCs w:val="19"/>
        </w:rPr>
        <w:t>would</w:t>
      </w:r>
      <w:r>
        <w:rPr>
          <w:rFonts w:ascii="Georgia" w:eastAsia="Georgia" w:hAnsi="Georgia" w:cs="Georgia"/>
          <w:color w:val="000000"/>
          <w:spacing w:val="24"/>
          <w:sz w:val="19"/>
          <w:szCs w:val="19"/>
        </w:rPr>
        <w:t xml:space="preserve"> </w:t>
      </w:r>
      <w:r>
        <w:rPr>
          <w:rFonts w:ascii="Georgia" w:eastAsia="Georgia" w:hAnsi="Georgia" w:cs="Georgia"/>
          <w:color w:val="000000"/>
          <w:sz w:val="19"/>
          <w:szCs w:val="19"/>
        </w:rPr>
        <w:t>significantly</w:t>
      </w:r>
      <w:r>
        <w:rPr>
          <w:rFonts w:ascii="Georgia" w:eastAsia="Georgia" w:hAnsi="Georgia" w:cs="Georgia"/>
          <w:color w:val="000000"/>
          <w:spacing w:val="35"/>
          <w:sz w:val="19"/>
          <w:szCs w:val="19"/>
        </w:rPr>
        <w:t xml:space="preserve"> </w:t>
      </w:r>
      <w:r>
        <w:rPr>
          <w:rFonts w:ascii="Georgia" w:eastAsia="Georgia" w:hAnsi="Georgia" w:cs="Georgia"/>
          <w:color w:val="000000"/>
          <w:sz w:val="19"/>
          <w:szCs w:val="19"/>
        </w:rPr>
        <w:t>support</w:t>
      </w:r>
      <w:r>
        <w:rPr>
          <w:rFonts w:ascii="Georgia" w:eastAsia="Georgia" w:hAnsi="Georgia" w:cs="Georgia"/>
          <w:color w:val="000000"/>
          <w:spacing w:val="27"/>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National</w:t>
      </w:r>
      <w:r>
        <w:rPr>
          <w:rFonts w:ascii="Georgia" w:eastAsia="Georgia" w:hAnsi="Georgia" w:cs="Georgia"/>
          <w:color w:val="000000"/>
          <w:spacing w:val="29"/>
          <w:sz w:val="19"/>
          <w:szCs w:val="19"/>
        </w:rPr>
        <w:t xml:space="preserve"> </w:t>
      </w:r>
      <w:r>
        <w:rPr>
          <w:rFonts w:ascii="Georgia" w:eastAsia="Georgia" w:hAnsi="Georgia" w:cs="Georgia"/>
          <w:color w:val="000000"/>
          <w:sz w:val="19"/>
          <w:szCs w:val="19"/>
        </w:rPr>
        <w:t>Library</w:t>
      </w:r>
      <w:r>
        <w:rPr>
          <w:rFonts w:ascii="Georgia" w:eastAsia="Georgia" w:hAnsi="Georgia" w:cs="Georgia"/>
          <w:color w:val="000000"/>
          <w:spacing w:val="26"/>
          <w:sz w:val="19"/>
          <w:szCs w:val="19"/>
        </w:rPr>
        <w:t xml:space="preserve"> </w:t>
      </w:r>
      <w:r>
        <w:rPr>
          <w:rFonts w:ascii="Georgia" w:eastAsia="Georgia" w:hAnsi="Georgia" w:cs="Georgia"/>
          <w:color w:val="000000"/>
          <w:w w:val="102"/>
          <w:sz w:val="19"/>
          <w:szCs w:val="19"/>
        </w:rPr>
        <w:t xml:space="preserve">of </w:t>
      </w:r>
      <w:r>
        <w:rPr>
          <w:rFonts w:ascii="Georgia" w:eastAsia="Georgia" w:hAnsi="Georgia" w:cs="Georgia"/>
          <w:color w:val="000000"/>
          <w:sz w:val="19"/>
          <w:szCs w:val="19"/>
        </w:rPr>
        <w:t>Medicine’s</w:t>
      </w:r>
      <w:r>
        <w:rPr>
          <w:rFonts w:ascii="Georgia" w:eastAsia="Georgia" w:hAnsi="Georgia" w:cs="Georgia"/>
          <w:color w:val="000000"/>
          <w:spacing w:val="28"/>
          <w:sz w:val="19"/>
          <w:szCs w:val="19"/>
        </w:rPr>
        <w:t xml:space="preserve"> </w:t>
      </w:r>
      <w:del w:id="20" w:author="James Gee" w:date="2016-07-20T09:56:00Z">
        <w:r w:rsidDel="007C7939">
          <w:rPr>
            <w:rFonts w:ascii="Georgia" w:eastAsia="Georgia" w:hAnsi="Georgia" w:cs="Georgia"/>
            <w:color w:val="000000"/>
            <w:sz w:val="19"/>
            <w:szCs w:val="19"/>
          </w:rPr>
          <w:delText>own</w:delText>
        </w:r>
        <w:r w:rsidDel="007C7939">
          <w:rPr>
            <w:rFonts w:ascii="Georgia" w:eastAsia="Georgia" w:hAnsi="Georgia" w:cs="Georgia"/>
            <w:color w:val="000000"/>
            <w:spacing w:val="17"/>
            <w:sz w:val="19"/>
            <w:szCs w:val="19"/>
          </w:rPr>
          <w:delText xml:space="preserve"> </w:delText>
        </w:r>
      </w:del>
      <w:ins w:id="21" w:author="James Gee" w:date="2016-07-20T09:56:00Z">
        <w:r w:rsidR="007C7939">
          <w:rPr>
            <w:rFonts w:ascii="Georgia" w:eastAsia="Georgia" w:hAnsi="Georgia" w:cs="Georgia"/>
            <w:color w:val="000000"/>
            <w:sz w:val="19"/>
            <w:szCs w:val="19"/>
          </w:rPr>
          <w:t>(NLM)</w:t>
        </w:r>
        <w:r w:rsidR="007C7939">
          <w:rPr>
            <w:rFonts w:ascii="Georgia" w:eastAsia="Georgia" w:hAnsi="Georgia" w:cs="Georgia"/>
            <w:color w:val="000000"/>
            <w:spacing w:val="17"/>
            <w:sz w:val="19"/>
            <w:szCs w:val="19"/>
          </w:rPr>
          <w:t xml:space="preserve"> </w:t>
        </w:r>
      </w:ins>
      <w:r>
        <w:rPr>
          <w:rFonts w:ascii="Georgia" w:eastAsia="Georgia" w:hAnsi="Georgia" w:cs="Georgia"/>
          <w:color w:val="000000"/>
          <w:sz w:val="19"/>
          <w:szCs w:val="19"/>
        </w:rPr>
        <w:t>open-source</w:t>
      </w:r>
      <w:r>
        <w:rPr>
          <w:rFonts w:ascii="Georgia" w:eastAsia="Georgia" w:hAnsi="Georgia" w:cs="Georgia"/>
          <w:color w:val="000000"/>
          <w:spacing w:val="31"/>
          <w:sz w:val="19"/>
          <w:szCs w:val="19"/>
        </w:rPr>
        <w:t xml:space="preserve"> </w:t>
      </w:r>
      <w:r>
        <w:rPr>
          <w:rFonts w:ascii="Georgia" w:eastAsia="Georgia" w:hAnsi="Georgia" w:cs="Georgia"/>
          <w:color w:val="000000"/>
          <w:sz w:val="19"/>
          <w:szCs w:val="19"/>
        </w:rPr>
        <w:t>directives</w:t>
      </w:r>
      <w:r>
        <w:rPr>
          <w:rFonts w:ascii="Georgia" w:eastAsia="Georgia" w:hAnsi="Georgia" w:cs="Georgia"/>
          <w:color w:val="000000"/>
          <w:spacing w:val="26"/>
          <w:sz w:val="19"/>
          <w:szCs w:val="19"/>
        </w:rPr>
        <w:t xml:space="preserve"> </w:t>
      </w:r>
      <w:r>
        <w:rPr>
          <w:rFonts w:ascii="Georgia" w:eastAsia="Georgia" w:hAnsi="Georgia" w:cs="Georgia"/>
          <w:color w:val="000000"/>
          <w:sz w:val="19"/>
          <w:szCs w:val="19"/>
        </w:rPr>
        <w:t>in</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that</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all</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software</w:t>
      </w:r>
      <w:r>
        <w:rPr>
          <w:rFonts w:ascii="Georgia" w:eastAsia="Georgia" w:hAnsi="Georgia" w:cs="Georgia"/>
          <w:color w:val="000000"/>
          <w:spacing w:val="24"/>
          <w:sz w:val="19"/>
          <w:szCs w:val="19"/>
        </w:rPr>
        <w:t xml:space="preserve"> </w:t>
      </w:r>
      <w:r>
        <w:rPr>
          <w:rFonts w:ascii="Georgia" w:eastAsia="Georgia" w:hAnsi="Georgia" w:cs="Georgia"/>
          <w:color w:val="000000"/>
          <w:sz w:val="19"/>
          <w:szCs w:val="19"/>
        </w:rPr>
        <w:t>proposed</w:t>
      </w:r>
      <w:r>
        <w:rPr>
          <w:rFonts w:ascii="Georgia" w:eastAsia="Georgia" w:hAnsi="Georgia" w:cs="Georgia"/>
          <w:color w:val="000000"/>
          <w:spacing w:val="26"/>
          <w:sz w:val="19"/>
          <w:szCs w:val="19"/>
        </w:rPr>
        <w:t xml:space="preserve"> </w:t>
      </w:r>
      <w:r>
        <w:rPr>
          <w:rFonts w:ascii="Georgia" w:eastAsia="Georgia" w:hAnsi="Georgia" w:cs="Georgia"/>
          <w:color w:val="000000"/>
          <w:sz w:val="19"/>
          <w:szCs w:val="19"/>
        </w:rPr>
        <w:t>in</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project</w:t>
      </w:r>
      <w:r>
        <w:rPr>
          <w:rFonts w:ascii="Georgia" w:eastAsia="Georgia" w:hAnsi="Georgia" w:cs="Georgia"/>
          <w:color w:val="000000"/>
          <w:spacing w:val="22"/>
          <w:sz w:val="19"/>
          <w:szCs w:val="19"/>
        </w:rPr>
        <w:t xml:space="preserve"> </w:t>
      </w:r>
      <w:r>
        <w:rPr>
          <w:rFonts w:ascii="Georgia" w:eastAsia="Georgia" w:hAnsi="Georgia" w:cs="Georgia"/>
          <w:color w:val="000000"/>
          <w:sz w:val="19"/>
          <w:szCs w:val="19"/>
        </w:rPr>
        <w:t>would</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be</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developed</w:t>
      </w:r>
      <w:r>
        <w:rPr>
          <w:rFonts w:ascii="Georgia" w:eastAsia="Georgia" w:hAnsi="Georgia" w:cs="Georgia"/>
          <w:color w:val="000000"/>
          <w:spacing w:val="27"/>
          <w:sz w:val="19"/>
          <w:szCs w:val="19"/>
        </w:rPr>
        <w:t xml:space="preserve"> </w:t>
      </w:r>
      <w:r>
        <w:rPr>
          <w:rFonts w:ascii="Georgia" w:eastAsia="Georgia" w:hAnsi="Georgia" w:cs="Georgia"/>
          <w:color w:val="000000"/>
          <w:sz w:val="19"/>
          <w:szCs w:val="19"/>
        </w:rPr>
        <w:t>using</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5"/>
          <w:sz w:val="19"/>
          <w:szCs w:val="19"/>
        </w:rPr>
        <w:t xml:space="preserve"> </w:t>
      </w:r>
      <w:r>
        <w:rPr>
          <w:rFonts w:ascii="Georgia" w:eastAsia="Georgia" w:hAnsi="Georgia" w:cs="Georgia"/>
          <w:color w:val="000000"/>
          <w:w w:val="102"/>
          <w:sz w:val="19"/>
          <w:szCs w:val="19"/>
        </w:rPr>
        <w:t xml:space="preserve">established </w:t>
      </w:r>
      <w:r>
        <w:rPr>
          <w:rFonts w:ascii="Georgia" w:eastAsia="Georgia" w:hAnsi="Georgia" w:cs="Georgia"/>
          <w:color w:val="000000"/>
          <w:sz w:val="19"/>
          <w:szCs w:val="19"/>
        </w:rPr>
        <w:t>Insight</w:t>
      </w:r>
      <w:r>
        <w:rPr>
          <w:rFonts w:ascii="Georgia" w:eastAsia="Georgia" w:hAnsi="Georgia" w:cs="Georgia"/>
          <w:color w:val="000000"/>
          <w:spacing w:val="2"/>
          <w:sz w:val="19"/>
          <w:szCs w:val="19"/>
        </w:rPr>
        <w:t xml:space="preserve"> </w:t>
      </w:r>
      <w:proofErr w:type="spellStart"/>
      <w:r>
        <w:rPr>
          <w:rFonts w:ascii="Georgia" w:eastAsia="Georgia" w:hAnsi="Georgia" w:cs="Georgia"/>
          <w:color w:val="000000"/>
          <w:sz w:val="19"/>
          <w:szCs w:val="19"/>
        </w:rPr>
        <w:t>ToolKit’s</w:t>
      </w:r>
      <w:proofErr w:type="spellEnd"/>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coding</w:t>
      </w:r>
      <w:r>
        <w:rPr>
          <w:rFonts w:ascii="Georgia" w:eastAsia="Georgia" w:hAnsi="Georgia" w:cs="Georgia"/>
          <w:color w:val="000000"/>
          <w:spacing w:val="1"/>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4"/>
          <w:sz w:val="19"/>
          <w:szCs w:val="19"/>
        </w:rPr>
        <w:t xml:space="preserve"> </w:t>
      </w:r>
      <w:r>
        <w:rPr>
          <w:rFonts w:ascii="Georgia" w:eastAsia="Georgia" w:hAnsi="Georgia" w:cs="Georgia"/>
          <w:color w:val="000000"/>
          <w:sz w:val="19"/>
          <w:szCs w:val="19"/>
        </w:rPr>
        <w:t>testing</w:t>
      </w:r>
      <w:r>
        <w:rPr>
          <w:rFonts w:ascii="Georgia" w:eastAsia="Georgia" w:hAnsi="Georgia" w:cs="Georgia"/>
          <w:color w:val="000000"/>
          <w:spacing w:val="1"/>
          <w:sz w:val="19"/>
          <w:szCs w:val="19"/>
        </w:rPr>
        <w:t xml:space="preserve"> </w:t>
      </w:r>
      <w:r>
        <w:rPr>
          <w:rFonts w:ascii="Georgia" w:eastAsia="Georgia" w:hAnsi="Georgia" w:cs="Georgia"/>
          <w:color w:val="000000"/>
          <w:sz w:val="19"/>
          <w:szCs w:val="19"/>
        </w:rPr>
        <w:t>standards</w:t>
      </w:r>
      <w:r>
        <w:rPr>
          <w:rFonts w:ascii="Georgia" w:eastAsia="Georgia" w:hAnsi="Georgia" w:cs="Georgia"/>
          <w:color w:val="000000"/>
          <w:spacing w:val="7"/>
          <w:sz w:val="19"/>
          <w:szCs w:val="19"/>
        </w:rPr>
        <w:t xml:space="preserve"> </w:t>
      </w:r>
      <w:r>
        <w:rPr>
          <w:rFonts w:ascii="Georgia" w:eastAsia="Georgia" w:hAnsi="Georgia" w:cs="Georgia"/>
          <w:color w:val="000000"/>
          <w:sz w:val="19"/>
          <w:szCs w:val="19"/>
        </w:rPr>
        <w:t>with</w:t>
      </w:r>
      <w:r>
        <w:rPr>
          <w:rFonts w:ascii="Georgia" w:eastAsia="Georgia" w:hAnsi="Georgia" w:cs="Georgia"/>
          <w:color w:val="000000"/>
          <w:spacing w:val="-3"/>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specific</w:t>
      </w:r>
      <w:r>
        <w:rPr>
          <w:rFonts w:ascii="Georgia" w:eastAsia="Georgia" w:hAnsi="Georgia" w:cs="Georgia"/>
          <w:color w:val="000000"/>
          <w:spacing w:val="3"/>
          <w:sz w:val="19"/>
          <w:szCs w:val="19"/>
        </w:rPr>
        <w:t xml:space="preserve"> </w:t>
      </w:r>
      <w:r>
        <w:rPr>
          <w:rFonts w:ascii="Georgia" w:eastAsia="Georgia" w:hAnsi="Georgia" w:cs="Georgia"/>
          <w:color w:val="000000"/>
          <w:sz w:val="19"/>
          <w:szCs w:val="19"/>
        </w:rPr>
        <w:t>objective</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that</w:t>
      </w:r>
      <w:r>
        <w:rPr>
          <w:rFonts w:ascii="Georgia" w:eastAsia="Georgia" w:hAnsi="Georgia" w:cs="Georgia"/>
          <w:color w:val="000000"/>
          <w:spacing w:val="-3"/>
          <w:sz w:val="19"/>
          <w:szCs w:val="19"/>
        </w:rPr>
        <w:t xml:space="preserve"> </w:t>
      </w:r>
      <w:r>
        <w:rPr>
          <w:rFonts w:ascii="Georgia" w:eastAsia="Georgia" w:hAnsi="Georgia" w:cs="Georgia"/>
          <w:color w:val="000000"/>
          <w:sz w:val="19"/>
          <w:szCs w:val="19"/>
        </w:rPr>
        <w:t>all</w:t>
      </w:r>
      <w:r>
        <w:rPr>
          <w:rFonts w:ascii="Georgia" w:eastAsia="Georgia" w:hAnsi="Georgia" w:cs="Georgia"/>
          <w:color w:val="000000"/>
          <w:spacing w:val="-6"/>
          <w:sz w:val="19"/>
          <w:szCs w:val="19"/>
        </w:rPr>
        <w:t xml:space="preserve"> </w:t>
      </w:r>
      <w:r>
        <w:rPr>
          <w:rFonts w:ascii="Georgia" w:eastAsia="Georgia" w:hAnsi="Georgia" w:cs="Georgia"/>
          <w:color w:val="000000"/>
          <w:sz w:val="19"/>
          <w:szCs w:val="19"/>
        </w:rPr>
        <w:t>project</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code</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would be</w:t>
      </w:r>
      <w:r>
        <w:rPr>
          <w:rFonts w:ascii="Georgia" w:eastAsia="Georgia" w:hAnsi="Georgia" w:cs="Georgia"/>
          <w:color w:val="000000"/>
          <w:spacing w:val="-6"/>
          <w:sz w:val="19"/>
          <w:szCs w:val="19"/>
        </w:rPr>
        <w:t xml:space="preserve"> </w:t>
      </w:r>
      <w:r>
        <w:rPr>
          <w:rFonts w:ascii="Georgia" w:eastAsia="Georgia" w:hAnsi="Georgia" w:cs="Georgia"/>
          <w:color w:val="000000"/>
          <w:sz w:val="19"/>
          <w:szCs w:val="19"/>
        </w:rPr>
        <w:t>contributed</w:t>
      </w:r>
      <w:r>
        <w:rPr>
          <w:rFonts w:ascii="Georgia" w:eastAsia="Georgia" w:hAnsi="Georgia" w:cs="Georgia"/>
          <w:color w:val="000000"/>
          <w:spacing w:val="10"/>
          <w:sz w:val="19"/>
          <w:szCs w:val="19"/>
        </w:rPr>
        <w:t xml:space="preserve"> </w:t>
      </w:r>
      <w:r>
        <w:rPr>
          <w:rFonts w:ascii="Georgia" w:eastAsia="Georgia" w:hAnsi="Georgia" w:cs="Georgia"/>
          <w:color w:val="000000"/>
          <w:sz w:val="19"/>
          <w:szCs w:val="19"/>
        </w:rPr>
        <w:t>for</w:t>
      </w:r>
      <w:r>
        <w:rPr>
          <w:rFonts w:ascii="Georgia" w:eastAsia="Georgia" w:hAnsi="Georgia" w:cs="Georgia"/>
          <w:color w:val="000000"/>
          <w:spacing w:val="-5"/>
          <w:sz w:val="19"/>
          <w:szCs w:val="19"/>
        </w:rPr>
        <w:t xml:space="preserve"> </w:t>
      </w:r>
      <w:r>
        <w:rPr>
          <w:rFonts w:ascii="Georgia" w:eastAsia="Georgia" w:hAnsi="Georgia" w:cs="Georgia"/>
          <w:color w:val="000000"/>
          <w:w w:val="102"/>
          <w:sz w:val="19"/>
          <w:szCs w:val="19"/>
        </w:rPr>
        <w:t xml:space="preserve">inclusion </w:t>
      </w:r>
      <w:r>
        <w:rPr>
          <w:rFonts w:ascii="Georgia" w:eastAsia="Georgia" w:hAnsi="Georgia" w:cs="Georgia"/>
          <w:color w:val="000000"/>
          <w:w w:val="103"/>
          <w:sz w:val="19"/>
          <w:szCs w:val="19"/>
        </w:rPr>
        <w:t>in</w:t>
      </w:r>
      <w:r>
        <w:rPr>
          <w:rFonts w:ascii="Georgia" w:eastAsia="Georgia" w:hAnsi="Georgia" w:cs="Georgia"/>
          <w:color w:val="000000"/>
          <w:spacing w:val="-7"/>
          <w:w w:val="103"/>
          <w:sz w:val="19"/>
          <w:szCs w:val="19"/>
        </w:rPr>
        <w:t xml:space="preserve"> </w:t>
      </w:r>
      <w:r>
        <w:rPr>
          <w:rFonts w:ascii="Georgia" w:eastAsia="Georgia" w:hAnsi="Georgia" w:cs="Georgia"/>
          <w:color w:val="000000"/>
          <w:sz w:val="19"/>
          <w:szCs w:val="19"/>
        </w:rPr>
        <w:t>future</w:t>
      </w:r>
      <w:r>
        <w:rPr>
          <w:rFonts w:ascii="Georgia" w:eastAsia="Georgia" w:hAnsi="Georgia" w:cs="Georgia"/>
          <w:color w:val="000000"/>
          <w:spacing w:val="4"/>
          <w:sz w:val="19"/>
          <w:szCs w:val="19"/>
        </w:rPr>
        <w:t xml:space="preserve"> </w:t>
      </w:r>
      <w:r>
        <w:rPr>
          <w:rFonts w:ascii="Georgia" w:eastAsia="Georgia" w:hAnsi="Georgia" w:cs="Georgia"/>
          <w:color w:val="000000"/>
          <w:sz w:val="19"/>
          <w:szCs w:val="19"/>
        </w:rPr>
        <w:t>versions</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3"/>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
          <w:sz w:val="19"/>
          <w:szCs w:val="19"/>
        </w:rPr>
        <w:t xml:space="preserve"> </w:t>
      </w:r>
      <w:r>
        <w:rPr>
          <w:rFonts w:ascii="Georgia" w:eastAsia="Georgia" w:hAnsi="Georgia" w:cs="Georgia"/>
          <w:color w:val="000000"/>
          <w:sz w:val="19"/>
          <w:szCs w:val="19"/>
        </w:rPr>
        <w:t>Insight</w:t>
      </w:r>
      <w:r>
        <w:rPr>
          <w:rFonts w:ascii="Georgia" w:eastAsia="Georgia" w:hAnsi="Georgia" w:cs="Georgia"/>
          <w:color w:val="000000"/>
          <w:spacing w:val="6"/>
          <w:sz w:val="19"/>
          <w:szCs w:val="19"/>
        </w:rPr>
        <w:t xml:space="preserve"> </w:t>
      </w:r>
      <w:proofErr w:type="spellStart"/>
      <w:r>
        <w:rPr>
          <w:rFonts w:ascii="Georgia" w:eastAsia="Georgia" w:hAnsi="Georgia" w:cs="Georgia"/>
          <w:color w:val="000000"/>
          <w:sz w:val="19"/>
          <w:szCs w:val="19"/>
        </w:rPr>
        <w:t>ToolKit</w:t>
      </w:r>
      <w:proofErr w:type="spellEnd"/>
      <w:r>
        <w:rPr>
          <w:rFonts w:ascii="Georgia" w:eastAsia="Georgia" w:hAnsi="Georgia" w:cs="Georgia"/>
          <w:color w:val="000000"/>
          <w:spacing w:val="7"/>
          <w:sz w:val="19"/>
          <w:szCs w:val="19"/>
        </w:rPr>
        <w:t xml:space="preserve"> </w:t>
      </w:r>
      <w:r>
        <w:rPr>
          <w:rFonts w:ascii="Georgia" w:eastAsia="Georgia" w:hAnsi="Georgia" w:cs="Georgia"/>
          <w:color w:val="000000"/>
          <w:sz w:val="19"/>
          <w:szCs w:val="19"/>
        </w:rPr>
        <w:t>(ITK)</w:t>
      </w:r>
      <w:r>
        <w:rPr>
          <w:rFonts w:ascii="Georgia" w:eastAsia="Georgia" w:hAnsi="Georgia" w:cs="Georgia"/>
          <w:color w:val="000000"/>
          <w:spacing w:val="3"/>
          <w:sz w:val="19"/>
          <w:szCs w:val="19"/>
        </w:rPr>
        <w:t xml:space="preserve"> </w:t>
      </w:r>
      <w:r>
        <w:rPr>
          <w:rFonts w:ascii="Georgia" w:eastAsia="Georgia" w:hAnsi="Georgia" w:cs="Georgia"/>
          <w:color w:val="000000"/>
          <w:sz w:val="19"/>
          <w:szCs w:val="19"/>
        </w:rPr>
        <w:t>as</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we</w:t>
      </w:r>
      <w:r>
        <w:rPr>
          <w:rFonts w:ascii="Georgia" w:eastAsia="Georgia" w:hAnsi="Georgia" w:cs="Georgia"/>
          <w:color w:val="000000"/>
          <w:spacing w:val="-1"/>
          <w:sz w:val="19"/>
          <w:szCs w:val="19"/>
        </w:rPr>
        <w:t xml:space="preserve"> </w:t>
      </w:r>
      <w:r>
        <w:rPr>
          <w:rFonts w:ascii="Georgia" w:eastAsia="Georgia" w:hAnsi="Georgia" w:cs="Georgia"/>
          <w:color w:val="000000"/>
          <w:sz w:val="19"/>
          <w:szCs w:val="19"/>
        </w:rPr>
        <w:t>have</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done</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in</w:t>
      </w:r>
      <w:r>
        <w:rPr>
          <w:rFonts w:ascii="Georgia" w:eastAsia="Georgia" w:hAnsi="Georgia" w:cs="Georgia"/>
          <w:color w:val="000000"/>
          <w:spacing w:val="-1"/>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
          <w:sz w:val="19"/>
          <w:szCs w:val="19"/>
        </w:rPr>
        <w:t xml:space="preserve"> </w:t>
      </w:r>
      <w:r>
        <w:rPr>
          <w:rFonts w:ascii="Georgia" w:eastAsia="Georgia" w:hAnsi="Georgia" w:cs="Georgia"/>
          <w:color w:val="000000"/>
          <w:sz w:val="19"/>
          <w:szCs w:val="19"/>
        </w:rPr>
        <w:t>past.</w:t>
      </w:r>
      <w:r>
        <w:rPr>
          <w:rFonts w:ascii="Georgia" w:eastAsia="Georgia" w:hAnsi="Georgia" w:cs="Georgia"/>
          <w:color w:val="000000"/>
          <w:spacing w:val="23"/>
          <w:sz w:val="19"/>
          <w:szCs w:val="19"/>
        </w:rPr>
        <w:t xml:space="preserve"> </w:t>
      </w:r>
      <w:proofErr w:type="gramStart"/>
      <w:ins w:id="22" w:author="James Gee" w:date="2016-07-20T09:53:00Z">
        <w:r w:rsidR="00236B2A">
          <w:rPr>
            <w:rFonts w:ascii="Georgia" w:eastAsia="Georgia" w:hAnsi="Georgia" w:cs="Georgia"/>
            <w:color w:val="000000"/>
            <w:spacing w:val="23"/>
            <w:sz w:val="19"/>
            <w:szCs w:val="19"/>
          </w:rPr>
          <w:t xml:space="preserve">NLM’s position </w:t>
        </w:r>
      </w:ins>
      <w:ins w:id="23" w:author="James Gee" w:date="2016-07-20T09:54:00Z">
        <w:r w:rsidR="00236B2A">
          <w:rPr>
            <w:rFonts w:ascii="Georgia" w:eastAsia="Georgia" w:hAnsi="Georgia" w:cs="Georgia"/>
            <w:color w:val="000000"/>
            <w:spacing w:val="23"/>
            <w:sz w:val="19"/>
            <w:szCs w:val="19"/>
          </w:rPr>
          <w:t xml:space="preserve">on open-source </w:t>
        </w:r>
      </w:ins>
      <w:ins w:id="24" w:author="James Gee" w:date="2016-07-20T09:53:00Z">
        <w:r w:rsidR="00236B2A">
          <w:rPr>
            <w:rFonts w:ascii="Georgia" w:eastAsia="Georgia" w:hAnsi="Georgia" w:cs="Georgia"/>
            <w:color w:val="000000"/>
            <w:spacing w:val="23"/>
            <w:sz w:val="19"/>
            <w:szCs w:val="19"/>
          </w:rPr>
          <w:t xml:space="preserve">stems from the documented benefits </w:t>
        </w:r>
      </w:ins>
      <w:del w:id="25" w:author="James Gee" w:date="2016-07-20T09:54:00Z">
        <w:r w:rsidDel="00236B2A">
          <w:rPr>
            <w:rFonts w:ascii="Georgia" w:eastAsia="Georgia" w:hAnsi="Georgia" w:cs="Georgia"/>
            <w:color w:val="000000"/>
            <w:sz w:val="19"/>
            <w:szCs w:val="19"/>
          </w:rPr>
          <w:delText>It</w:delText>
        </w:r>
        <w:r w:rsidDel="00236B2A">
          <w:rPr>
            <w:rFonts w:ascii="Georgia" w:eastAsia="Georgia" w:hAnsi="Georgia" w:cs="Georgia"/>
            <w:color w:val="000000"/>
            <w:spacing w:val="-3"/>
            <w:sz w:val="19"/>
            <w:szCs w:val="19"/>
          </w:rPr>
          <w:delText xml:space="preserve"> </w:delText>
        </w:r>
        <w:r w:rsidDel="00236B2A">
          <w:rPr>
            <w:rFonts w:ascii="Georgia" w:eastAsia="Georgia" w:hAnsi="Georgia" w:cs="Georgia"/>
            <w:color w:val="000000"/>
            <w:sz w:val="19"/>
            <w:szCs w:val="19"/>
          </w:rPr>
          <w:delText>should</w:delText>
        </w:r>
        <w:r w:rsidDel="00236B2A">
          <w:rPr>
            <w:rFonts w:ascii="Georgia" w:eastAsia="Georgia" w:hAnsi="Georgia" w:cs="Georgia"/>
            <w:color w:val="000000"/>
            <w:spacing w:val="5"/>
            <w:sz w:val="19"/>
            <w:szCs w:val="19"/>
          </w:rPr>
          <w:delText xml:space="preserve"> </w:delText>
        </w:r>
        <w:r w:rsidDel="00236B2A">
          <w:rPr>
            <w:rFonts w:ascii="Georgia" w:eastAsia="Georgia" w:hAnsi="Georgia" w:cs="Georgia"/>
            <w:color w:val="000000"/>
            <w:sz w:val="19"/>
            <w:szCs w:val="19"/>
          </w:rPr>
          <w:delText>also</w:delText>
        </w:r>
        <w:r w:rsidDel="00236B2A">
          <w:rPr>
            <w:rFonts w:ascii="Georgia" w:eastAsia="Georgia" w:hAnsi="Georgia" w:cs="Georgia"/>
            <w:color w:val="000000"/>
            <w:spacing w:val="1"/>
            <w:sz w:val="19"/>
            <w:szCs w:val="19"/>
          </w:rPr>
          <w:delText xml:space="preserve"> </w:delText>
        </w:r>
        <w:r w:rsidDel="00236B2A">
          <w:rPr>
            <w:rFonts w:ascii="Georgia" w:eastAsia="Georgia" w:hAnsi="Georgia" w:cs="Georgia"/>
            <w:color w:val="000000"/>
            <w:sz w:val="19"/>
            <w:szCs w:val="19"/>
          </w:rPr>
          <w:delText>be</w:delText>
        </w:r>
        <w:r w:rsidDel="00236B2A">
          <w:rPr>
            <w:rFonts w:ascii="Georgia" w:eastAsia="Georgia" w:hAnsi="Georgia" w:cs="Georgia"/>
            <w:color w:val="000000"/>
            <w:spacing w:val="-2"/>
            <w:sz w:val="19"/>
            <w:szCs w:val="19"/>
          </w:rPr>
          <w:delText xml:space="preserve"> </w:delText>
        </w:r>
        <w:r w:rsidDel="00236B2A">
          <w:rPr>
            <w:rFonts w:ascii="Georgia" w:eastAsia="Georgia" w:hAnsi="Georgia" w:cs="Georgia"/>
            <w:color w:val="000000"/>
            <w:sz w:val="19"/>
            <w:szCs w:val="19"/>
          </w:rPr>
          <w:delText>noted</w:delText>
        </w:r>
        <w:r w:rsidDel="00236B2A">
          <w:rPr>
            <w:rFonts w:ascii="Georgia" w:eastAsia="Georgia" w:hAnsi="Georgia" w:cs="Georgia"/>
            <w:color w:val="000000"/>
            <w:spacing w:val="4"/>
            <w:sz w:val="19"/>
            <w:szCs w:val="19"/>
          </w:rPr>
          <w:delText xml:space="preserve"> </w:delText>
        </w:r>
        <w:r w:rsidDel="00236B2A">
          <w:rPr>
            <w:rFonts w:ascii="Georgia" w:eastAsia="Georgia" w:hAnsi="Georgia" w:cs="Georgia"/>
            <w:color w:val="000000"/>
            <w:sz w:val="19"/>
            <w:szCs w:val="19"/>
          </w:rPr>
          <w:delText>that</w:delText>
        </w:r>
        <w:r w:rsidDel="00236B2A">
          <w:rPr>
            <w:rFonts w:ascii="Georgia" w:eastAsia="Georgia" w:hAnsi="Georgia" w:cs="Georgia"/>
            <w:color w:val="000000"/>
            <w:spacing w:val="1"/>
            <w:sz w:val="19"/>
            <w:szCs w:val="19"/>
          </w:rPr>
          <w:delText xml:space="preserve"> </w:delText>
        </w:r>
        <w:r w:rsidDel="00236B2A">
          <w:rPr>
            <w:rFonts w:ascii="Georgia" w:eastAsia="Georgia" w:hAnsi="Georgia" w:cs="Georgia"/>
            <w:color w:val="000000"/>
            <w:sz w:val="19"/>
            <w:szCs w:val="19"/>
          </w:rPr>
          <w:delText>open-source</w:delText>
        </w:r>
        <w:r w:rsidDel="00236B2A">
          <w:rPr>
            <w:rFonts w:ascii="Georgia" w:eastAsia="Georgia" w:hAnsi="Georgia" w:cs="Georgia"/>
            <w:color w:val="000000"/>
            <w:spacing w:val="15"/>
            <w:sz w:val="19"/>
            <w:szCs w:val="19"/>
          </w:rPr>
          <w:delText xml:space="preserve"> </w:delText>
        </w:r>
        <w:r w:rsidDel="00236B2A">
          <w:rPr>
            <w:rFonts w:ascii="Georgia" w:eastAsia="Georgia" w:hAnsi="Georgia" w:cs="Georgia"/>
            <w:color w:val="000000"/>
            <w:sz w:val="19"/>
            <w:szCs w:val="19"/>
          </w:rPr>
          <w:delText>software,</w:delText>
        </w:r>
        <w:r w:rsidDel="00236B2A">
          <w:rPr>
            <w:rFonts w:ascii="Georgia" w:eastAsia="Georgia" w:hAnsi="Georgia" w:cs="Georgia"/>
            <w:color w:val="000000"/>
            <w:spacing w:val="10"/>
            <w:sz w:val="19"/>
            <w:szCs w:val="19"/>
          </w:rPr>
          <w:delText xml:space="preserve"> </w:delText>
        </w:r>
        <w:r w:rsidDel="00236B2A">
          <w:rPr>
            <w:rFonts w:ascii="Georgia" w:eastAsia="Georgia" w:hAnsi="Georgia" w:cs="Georgia"/>
            <w:color w:val="000000"/>
            <w:w w:val="103"/>
            <w:sz w:val="19"/>
            <w:szCs w:val="19"/>
          </w:rPr>
          <w:delText xml:space="preserve">in </w:delText>
        </w:r>
        <w:r w:rsidDel="00236B2A">
          <w:rPr>
            <w:rFonts w:ascii="Georgia" w:eastAsia="Georgia" w:hAnsi="Georgia" w:cs="Georgia"/>
            <w:color w:val="000000"/>
            <w:sz w:val="19"/>
            <w:szCs w:val="19"/>
          </w:rPr>
          <w:delText>general,</w:delText>
        </w:r>
        <w:r w:rsidDel="00236B2A">
          <w:rPr>
            <w:rFonts w:ascii="Georgia" w:eastAsia="Georgia" w:hAnsi="Georgia" w:cs="Georgia"/>
            <w:color w:val="000000"/>
            <w:spacing w:val="14"/>
            <w:sz w:val="19"/>
            <w:szCs w:val="19"/>
          </w:rPr>
          <w:delText xml:space="preserve"> </w:delText>
        </w:r>
        <w:r w:rsidDel="00236B2A">
          <w:rPr>
            <w:rFonts w:ascii="Georgia" w:eastAsia="Georgia" w:hAnsi="Georgia" w:cs="Georgia"/>
            <w:color w:val="000000"/>
            <w:sz w:val="19"/>
            <w:szCs w:val="19"/>
          </w:rPr>
          <w:delText>has</w:delText>
        </w:r>
        <w:r w:rsidDel="00236B2A">
          <w:rPr>
            <w:rFonts w:ascii="Georgia" w:eastAsia="Georgia" w:hAnsi="Georgia" w:cs="Georgia"/>
            <w:color w:val="000000"/>
            <w:spacing w:val="7"/>
            <w:sz w:val="19"/>
            <w:szCs w:val="19"/>
          </w:rPr>
          <w:delText xml:space="preserve"> </w:delText>
        </w:r>
        <w:r w:rsidDel="00236B2A">
          <w:rPr>
            <w:rFonts w:ascii="Georgia" w:eastAsia="Georgia" w:hAnsi="Georgia" w:cs="Georgia"/>
            <w:color w:val="000000"/>
            <w:sz w:val="19"/>
            <w:szCs w:val="19"/>
          </w:rPr>
          <w:delText>documented</w:delText>
        </w:r>
        <w:r w:rsidDel="00236B2A">
          <w:rPr>
            <w:rFonts w:ascii="Georgia" w:eastAsia="Georgia" w:hAnsi="Georgia" w:cs="Georgia"/>
            <w:color w:val="000000"/>
            <w:spacing w:val="22"/>
            <w:sz w:val="19"/>
            <w:szCs w:val="19"/>
          </w:rPr>
          <w:delText xml:space="preserve"> </w:delText>
        </w:r>
        <w:r w:rsidDel="00236B2A">
          <w:rPr>
            <w:rFonts w:ascii="Georgia" w:eastAsia="Georgia" w:hAnsi="Georgia" w:cs="Georgia"/>
            <w:color w:val="000000"/>
            <w:sz w:val="19"/>
            <w:szCs w:val="19"/>
          </w:rPr>
          <w:delText>benefits</w:delText>
        </w:r>
        <w:r w:rsidDel="00236B2A">
          <w:rPr>
            <w:rFonts w:ascii="Georgia" w:eastAsia="Georgia" w:hAnsi="Georgia" w:cs="Georgia"/>
            <w:color w:val="000000"/>
            <w:spacing w:val="13"/>
            <w:sz w:val="19"/>
            <w:szCs w:val="19"/>
          </w:rPr>
          <w:delText xml:space="preserve"> </w:delText>
        </w:r>
      </w:del>
      <w:r>
        <w:rPr>
          <w:rFonts w:ascii="Georgia" w:eastAsia="Georgia" w:hAnsi="Georgia" w:cs="Georgia"/>
          <w:color w:val="000000"/>
          <w:sz w:val="19"/>
          <w:szCs w:val="19"/>
        </w:rPr>
        <w:t>within</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6"/>
          <w:sz w:val="19"/>
          <w:szCs w:val="19"/>
        </w:rPr>
        <w:t xml:space="preserve"> </w:t>
      </w:r>
      <w:r>
        <w:rPr>
          <w:rFonts w:ascii="Georgia" w:eastAsia="Georgia" w:hAnsi="Georgia" w:cs="Georgia"/>
          <w:color w:val="000000"/>
          <w:sz w:val="19"/>
          <w:szCs w:val="19"/>
        </w:rPr>
        <w:t>targeted</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communities</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for</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which</w:t>
      </w:r>
      <w:r>
        <w:rPr>
          <w:rFonts w:ascii="Georgia" w:eastAsia="Georgia" w:hAnsi="Georgia" w:cs="Georgia"/>
          <w:color w:val="000000"/>
          <w:spacing w:val="11"/>
          <w:sz w:val="19"/>
          <w:szCs w:val="19"/>
        </w:rPr>
        <w:t xml:space="preserve"> </w:t>
      </w:r>
      <w:ins w:id="26" w:author="James Gee" w:date="2016-07-20T09:54:00Z">
        <w:r w:rsidR="00236B2A">
          <w:rPr>
            <w:rFonts w:ascii="Georgia" w:eastAsia="Georgia" w:hAnsi="Georgia" w:cs="Georgia"/>
            <w:color w:val="000000"/>
            <w:sz w:val="19"/>
            <w:szCs w:val="19"/>
          </w:rPr>
          <w:t>the software</w:t>
        </w:r>
      </w:ins>
      <w:del w:id="27" w:author="James Gee" w:date="2016-07-20T09:54:00Z">
        <w:r w:rsidDel="00236B2A">
          <w:rPr>
            <w:rFonts w:ascii="Georgia" w:eastAsia="Georgia" w:hAnsi="Georgia" w:cs="Georgia"/>
            <w:color w:val="000000"/>
            <w:sz w:val="19"/>
            <w:szCs w:val="19"/>
          </w:rPr>
          <w:delText>it</w:delText>
        </w:r>
      </w:del>
      <w:r>
        <w:rPr>
          <w:rFonts w:ascii="Georgia" w:eastAsia="Georgia" w:hAnsi="Georgia" w:cs="Georgia"/>
          <w:color w:val="000000"/>
          <w:spacing w:val="3"/>
          <w:sz w:val="19"/>
          <w:szCs w:val="19"/>
        </w:rPr>
        <w:t xml:space="preserve"> </w:t>
      </w:r>
      <w:r>
        <w:rPr>
          <w:rFonts w:ascii="Georgia" w:eastAsia="Georgia" w:hAnsi="Georgia" w:cs="Georgia"/>
          <w:color w:val="000000"/>
          <w:sz w:val="19"/>
          <w:szCs w:val="19"/>
        </w:rPr>
        <w:t>is</w:t>
      </w:r>
      <w:r>
        <w:rPr>
          <w:rFonts w:ascii="Georgia" w:eastAsia="Georgia" w:hAnsi="Georgia" w:cs="Georgia"/>
          <w:color w:val="000000"/>
          <w:spacing w:val="4"/>
          <w:sz w:val="19"/>
          <w:szCs w:val="19"/>
        </w:rPr>
        <w:t xml:space="preserve"> </w:t>
      </w:r>
      <w:r>
        <w:rPr>
          <w:rFonts w:ascii="Georgia" w:eastAsia="Georgia" w:hAnsi="Georgia" w:cs="Georgia"/>
          <w:color w:val="000000"/>
          <w:sz w:val="19"/>
          <w:szCs w:val="19"/>
        </w:rPr>
        <w:t>developed</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7"/>
          <w:sz w:val="19"/>
          <w:szCs w:val="19"/>
        </w:rPr>
        <w:t xml:space="preserve"> </w:t>
      </w:r>
      <w:r>
        <w:rPr>
          <w:rFonts w:ascii="Georgia" w:eastAsia="Georgia" w:hAnsi="Georgia" w:cs="Georgia"/>
          <w:color w:val="000000"/>
          <w:sz w:val="19"/>
          <w:szCs w:val="19"/>
        </w:rPr>
        <w:t>supported.</w:t>
      </w:r>
      <w:proofErr w:type="gramEnd"/>
      <w:r>
        <w:rPr>
          <w:rFonts w:ascii="Georgia" w:eastAsia="Georgia" w:hAnsi="Georgia" w:cs="Georgia"/>
          <w:color w:val="000000"/>
          <w:spacing w:val="35"/>
          <w:sz w:val="19"/>
          <w:szCs w:val="19"/>
        </w:rPr>
        <w:t xml:space="preserve"> </w:t>
      </w:r>
      <w:r>
        <w:rPr>
          <w:rFonts w:ascii="Georgia" w:eastAsia="Georgia" w:hAnsi="Georgia" w:cs="Georgia"/>
          <w:color w:val="000000"/>
          <w:sz w:val="19"/>
          <w:szCs w:val="19"/>
        </w:rPr>
        <w:t>In</w:t>
      </w:r>
      <w:r>
        <w:rPr>
          <w:rFonts w:ascii="Georgia" w:eastAsia="Georgia" w:hAnsi="Georgia" w:cs="Georgia"/>
          <w:color w:val="000000"/>
          <w:spacing w:val="7"/>
          <w:sz w:val="19"/>
          <w:szCs w:val="19"/>
        </w:rPr>
        <w:t xml:space="preserve"> </w:t>
      </w:r>
      <w:r>
        <w:rPr>
          <w:rFonts w:ascii="Georgia" w:eastAsia="Georgia" w:hAnsi="Georgia" w:cs="Georgia"/>
          <w:color w:val="000000"/>
          <w:sz w:val="19"/>
          <w:szCs w:val="19"/>
        </w:rPr>
        <w:t>addition</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to</w:t>
      </w:r>
      <w:r>
        <w:rPr>
          <w:rFonts w:ascii="Georgia" w:eastAsia="Georgia" w:hAnsi="Georgia" w:cs="Georgia"/>
          <w:color w:val="000000"/>
          <w:spacing w:val="4"/>
          <w:sz w:val="19"/>
          <w:szCs w:val="19"/>
        </w:rPr>
        <w:t xml:space="preserve"> </w:t>
      </w:r>
      <w:del w:id="28" w:author="James Gee" w:date="2016-07-20T09:55:00Z">
        <w:r w:rsidDel="00236B2A">
          <w:rPr>
            <w:rFonts w:ascii="Georgia" w:eastAsia="Georgia" w:hAnsi="Georgia" w:cs="Georgia"/>
            <w:color w:val="000000"/>
            <w:w w:val="102"/>
            <w:sz w:val="19"/>
            <w:szCs w:val="19"/>
          </w:rPr>
          <w:delText xml:space="preserve">the </w:delText>
        </w:r>
      </w:del>
      <w:r>
        <w:rPr>
          <w:rFonts w:ascii="Georgia" w:eastAsia="Georgia" w:hAnsi="Georgia" w:cs="Georgia"/>
          <w:color w:val="000000"/>
          <w:sz w:val="19"/>
          <w:szCs w:val="19"/>
        </w:rPr>
        <w:t>increase</w:t>
      </w:r>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in</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research</w:t>
      </w:r>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output</w:t>
      </w:r>
      <w:del w:id="29" w:author="James Gee" w:date="2016-07-20T09:55:00Z">
        <w:r w:rsidDel="00236B2A">
          <w:rPr>
            <w:rFonts w:ascii="Georgia" w:eastAsia="Georgia" w:hAnsi="Georgia" w:cs="Georgia"/>
            <w:color w:val="000000"/>
            <w:spacing w:val="22"/>
            <w:sz w:val="19"/>
            <w:szCs w:val="19"/>
          </w:rPr>
          <w:delText xml:space="preserve"> </w:delText>
        </w:r>
        <w:r w:rsidDel="00236B2A">
          <w:rPr>
            <w:rFonts w:ascii="Georgia" w:eastAsia="Georgia" w:hAnsi="Georgia" w:cs="Georgia"/>
            <w:color w:val="000000"/>
            <w:sz w:val="19"/>
            <w:szCs w:val="19"/>
          </w:rPr>
          <w:delText>illustrated</w:delText>
        </w:r>
        <w:r w:rsidDel="00236B2A">
          <w:rPr>
            <w:rFonts w:ascii="Georgia" w:eastAsia="Georgia" w:hAnsi="Georgia" w:cs="Georgia"/>
            <w:color w:val="000000"/>
            <w:spacing w:val="28"/>
            <w:sz w:val="19"/>
            <w:szCs w:val="19"/>
          </w:rPr>
          <w:delText xml:space="preserve"> </w:delText>
        </w:r>
        <w:r w:rsidDel="00236B2A">
          <w:rPr>
            <w:rFonts w:ascii="Georgia" w:eastAsia="Georgia" w:hAnsi="Georgia" w:cs="Georgia"/>
            <w:color w:val="000000"/>
            <w:sz w:val="19"/>
            <w:szCs w:val="19"/>
          </w:rPr>
          <w:delText>earlier</w:delText>
        </w:r>
      </w:del>
      <w:r>
        <w:rPr>
          <w:rFonts w:ascii="Georgia" w:eastAsia="Georgia" w:hAnsi="Georgia" w:cs="Georgia"/>
          <w:color w:val="000000"/>
          <w:sz w:val="19"/>
          <w:szCs w:val="19"/>
        </w:rPr>
        <w:t>,</w:t>
      </w:r>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open-source</w:t>
      </w:r>
      <w:r>
        <w:rPr>
          <w:rFonts w:ascii="Georgia" w:eastAsia="Georgia" w:hAnsi="Georgia" w:cs="Georgia"/>
          <w:color w:val="000000"/>
          <w:spacing w:val="32"/>
          <w:sz w:val="19"/>
          <w:szCs w:val="19"/>
        </w:rPr>
        <w:t xml:space="preserve"> </w:t>
      </w:r>
      <w:r>
        <w:rPr>
          <w:rFonts w:ascii="Georgia" w:eastAsia="Georgia" w:hAnsi="Georgia" w:cs="Georgia"/>
          <w:color w:val="000000"/>
          <w:sz w:val="19"/>
          <w:szCs w:val="19"/>
        </w:rPr>
        <w:t>permits</w:t>
      </w:r>
      <w:r>
        <w:rPr>
          <w:rFonts w:ascii="Georgia" w:eastAsia="Georgia" w:hAnsi="Georgia" w:cs="Georgia"/>
          <w:color w:val="000000"/>
          <w:spacing w:val="24"/>
          <w:sz w:val="19"/>
          <w:szCs w:val="19"/>
        </w:rPr>
        <w:t xml:space="preserve"> </w:t>
      </w:r>
      <w:del w:id="30" w:author="James Gee" w:date="2016-07-20T09:55:00Z">
        <w:r w:rsidDel="00236B2A">
          <w:rPr>
            <w:rFonts w:ascii="Georgia" w:eastAsia="Georgia" w:hAnsi="Georgia" w:cs="Georgia"/>
            <w:color w:val="000000"/>
            <w:sz w:val="19"/>
            <w:szCs w:val="19"/>
          </w:rPr>
          <w:delText>students</w:delText>
        </w:r>
        <w:r w:rsidDel="00236B2A">
          <w:rPr>
            <w:rFonts w:ascii="Georgia" w:eastAsia="Georgia" w:hAnsi="Georgia" w:cs="Georgia"/>
            <w:color w:val="000000"/>
            <w:spacing w:val="25"/>
            <w:sz w:val="19"/>
            <w:szCs w:val="19"/>
          </w:rPr>
          <w:delText xml:space="preserve"> </w:delText>
        </w:r>
      </w:del>
      <w:ins w:id="31" w:author="James Gee" w:date="2016-07-20T09:55:00Z">
        <w:r w:rsidR="00236B2A">
          <w:rPr>
            <w:rFonts w:ascii="Georgia" w:eastAsia="Georgia" w:hAnsi="Georgia" w:cs="Georgia"/>
            <w:color w:val="000000"/>
            <w:sz w:val="19"/>
            <w:szCs w:val="19"/>
          </w:rPr>
          <w:t>trainees</w:t>
        </w:r>
        <w:r w:rsidR="00236B2A">
          <w:rPr>
            <w:rFonts w:ascii="Georgia" w:eastAsia="Georgia" w:hAnsi="Georgia" w:cs="Georgia"/>
            <w:color w:val="000000"/>
            <w:spacing w:val="25"/>
            <w:sz w:val="19"/>
            <w:szCs w:val="19"/>
          </w:rPr>
          <w:t xml:space="preserve"> </w:t>
        </w:r>
      </w:ins>
      <w:r>
        <w:rPr>
          <w:rFonts w:ascii="Georgia" w:eastAsia="Georgia" w:hAnsi="Georgia" w:cs="Georgia"/>
          <w:color w:val="000000"/>
          <w:sz w:val="19"/>
          <w:szCs w:val="19"/>
        </w:rPr>
        <w:t>and</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researchers</w:t>
      </w:r>
      <w:r>
        <w:rPr>
          <w:rFonts w:ascii="Georgia" w:eastAsia="Georgia" w:hAnsi="Georgia" w:cs="Georgia"/>
          <w:color w:val="000000"/>
          <w:spacing w:val="30"/>
          <w:sz w:val="19"/>
          <w:szCs w:val="19"/>
        </w:rPr>
        <w:t xml:space="preserve"> </w:t>
      </w:r>
      <w:r>
        <w:rPr>
          <w:rFonts w:ascii="Georgia" w:eastAsia="Georgia" w:hAnsi="Georgia" w:cs="Georgia"/>
          <w:color w:val="000000"/>
          <w:sz w:val="19"/>
          <w:szCs w:val="19"/>
        </w:rPr>
        <w:t>to</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learn</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specific</w:t>
      </w:r>
      <w:r>
        <w:rPr>
          <w:rFonts w:ascii="Georgia" w:eastAsia="Georgia" w:hAnsi="Georgia" w:cs="Georgia"/>
          <w:color w:val="000000"/>
          <w:spacing w:val="24"/>
          <w:sz w:val="19"/>
          <w:szCs w:val="19"/>
        </w:rPr>
        <w:t xml:space="preserve"> </w:t>
      </w:r>
      <w:r>
        <w:rPr>
          <w:rFonts w:ascii="Georgia" w:eastAsia="Georgia" w:hAnsi="Georgia" w:cs="Georgia"/>
          <w:color w:val="000000"/>
          <w:w w:val="102"/>
          <w:sz w:val="19"/>
          <w:szCs w:val="19"/>
        </w:rPr>
        <w:t xml:space="preserve">computational </w:t>
      </w:r>
      <w:r>
        <w:rPr>
          <w:rFonts w:ascii="Georgia" w:eastAsia="Georgia" w:hAnsi="Georgia" w:cs="Georgia"/>
          <w:color w:val="000000"/>
          <w:sz w:val="19"/>
          <w:szCs w:val="19"/>
        </w:rPr>
        <w:t>techniques</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in</w:t>
      </w:r>
      <w:r>
        <w:rPr>
          <w:rFonts w:ascii="Georgia" w:eastAsia="Georgia" w:hAnsi="Georgia" w:cs="Georgia"/>
          <w:color w:val="000000"/>
          <w:spacing w:val="4"/>
          <w:sz w:val="19"/>
          <w:szCs w:val="19"/>
        </w:rPr>
        <w:t xml:space="preserve"> </w:t>
      </w:r>
      <w:r>
        <w:rPr>
          <w:rFonts w:ascii="Georgia" w:eastAsia="Georgia" w:hAnsi="Georgia" w:cs="Georgia"/>
          <w:color w:val="000000"/>
          <w:sz w:val="19"/>
          <w:szCs w:val="19"/>
        </w:rPr>
        <w:t>a</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social</w:t>
      </w:r>
      <w:r>
        <w:rPr>
          <w:rFonts w:ascii="Georgia" w:eastAsia="Georgia" w:hAnsi="Georgia" w:cs="Georgia"/>
          <w:color w:val="000000"/>
          <w:spacing w:val="9"/>
          <w:sz w:val="19"/>
          <w:szCs w:val="19"/>
        </w:rPr>
        <w:t xml:space="preserve"> </w:t>
      </w:r>
      <w:r>
        <w:rPr>
          <w:rFonts w:ascii="Georgia" w:eastAsia="Georgia" w:hAnsi="Georgia" w:cs="Georgia"/>
          <w:color w:val="000000"/>
          <w:sz w:val="19"/>
          <w:szCs w:val="19"/>
        </w:rPr>
        <w:t>environment</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[9].</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This,</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in</w:t>
      </w:r>
      <w:r>
        <w:rPr>
          <w:rFonts w:ascii="Georgia" w:eastAsia="Georgia" w:hAnsi="Georgia" w:cs="Georgia"/>
          <w:color w:val="000000"/>
          <w:spacing w:val="4"/>
          <w:sz w:val="19"/>
          <w:szCs w:val="19"/>
        </w:rPr>
        <w:t xml:space="preserve"> </w:t>
      </w:r>
      <w:r>
        <w:rPr>
          <w:rFonts w:ascii="Georgia" w:eastAsia="Georgia" w:hAnsi="Georgia" w:cs="Georgia"/>
          <w:color w:val="000000"/>
          <w:sz w:val="19"/>
          <w:szCs w:val="19"/>
        </w:rPr>
        <w:t>turn,</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provides</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motivation</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for</w:t>
      </w:r>
      <w:r>
        <w:rPr>
          <w:rFonts w:ascii="Georgia" w:eastAsia="Georgia" w:hAnsi="Georgia" w:cs="Georgia"/>
          <w:color w:val="000000"/>
          <w:spacing w:val="4"/>
          <w:sz w:val="19"/>
          <w:szCs w:val="19"/>
        </w:rPr>
        <w:t xml:space="preserve"> </w:t>
      </w:r>
      <w:r>
        <w:rPr>
          <w:rFonts w:ascii="Georgia" w:eastAsia="Georgia" w:hAnsi="Georgia" w:cs="Georgia"/>
          <w:color w:val="000000"/>
          <w:sz w:val="19"/>
          <w:szCs w:val="19"/>
        </w:rPr>
        <w:t>user-based</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support</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including</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potential</w:t>
      </w:r>
      <w:r>
        <w:rPr>
          <w:rFonts w:ascii="Georgia" w:eastAsia="Georgia" w:hAnsi="Georgia" w:cs="Georgia"/>
          <w:color w:val="000000"/>
          <w:spacing w:val="15"/>
          <w:sz w:val="19"/>
          <w:szCs w:val="19"/>
        </w:rPr>
        <w:t xml:space="preserve"> </w:t>
      </w:r>
      <w:proofErr w:type="spellStart"/>
      <w:r>
        <w:rPr>
          <w:rFonts w:ascii="Georgia" w:eastAsia="Georgia" w:hAnsi="Georgia" w:cs="Georgia"/>
          <w:color w:val="000000"/>
          <w:w w:val="102"/>
          <w:sz w:val="19"/>
          <w:szCs w:val="19"/>
        </w:rPr>
        <w:t>contribu</w:t>
      </w:r>
      <w:proofErr w:type="spellEnd"/>
      <w:r>
        <w:rPr>
          <w:rFonts w:ascii="Georgia" w:eastAsia="Georgia" w:hAnsi="Georgia" w:cs="Georgia"/>
          <w:color w:val="000000"/>
          <w:w w:val="102"/>
          <w:sz w:val="19"/>
          <w:szCs w:val="19"/>
        </w:rPr>
        <w:t xml:space="preserve">- </w:t>
      </w:r>
      <w:proofErr w:type="spellStart"/>
      <w:r>
        <w:rPr>
          <w:rFonts w:ascii="Georgia" w:eastAsia="Georgia" w:hAnsi="Georgia" w:cs="Georgia"/>
          <w:color w:val="000000"/>
          <w:sz w:val="19"/>
          <w:szCs w:val="19"/>
        </w:rPr>
        <w:t>tions</w:t>
      </w:r>
      <w:proofErr w:type="spellEnd"/>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such</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as</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bug</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fixes</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feature</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 xml:space="preserve">additions. </w:t>
      </w:r>
      <w:r>
        <w:rPr>
          <w:rFonts w:ascii="Georgia" w:eastAsia="Georgia" w:hAnsi="Georgia" w:cs="Georgia"/>
          <w:color w:val="000000"/>
          <w:spacing w:val="10"/>
          <w:sz w:val="19"/>
          <w:szCs w:val="19"/>
        </w:rPr>
        <w:t xml:space="preserve"> </w:t>
      </w:r>
      <w:r>
        <w:rPr>
          <w:rFonts w:ascii="Georgia" w:eastAsia="Georgia" w:hAnsi="Georgia" w:cs="Georgia"/>
          <w:color w:val="000000"/>
          <w:sz w:val="19"/>
          <w:szCs w:val="19"/>
        </w:rPr>
        <w:t>Additional</w:t>
      </w:r>
      <w:r>
        <w:rPr>
          <w:rFonts w:ascii="Georgia" w:eastAsia="Georgia" w:hAnsi="Georgia" w:cs="Georgia"/>
          <w:color w:val="000000"/>
          <w:spacing w:val="27"/>
          <w:sz w:val="19"/>
          <w:szCs w:val="19"/>
        </w:rPr>
        <w:t xml:space="preserve"> </w:t>
      </w:r>
      <w:r>
        <w:rPr>
          <w:rFonts w:ascii="Georgia" w:eastAsia="Georgia" w:hAnsi="Georgia" w:cs="Georgia"/>
          <w:color w:val="000000"/>
          <w:sz w:val="19"/>
          <w:szCs w:val="19"/>
        </w:rPr>
        <w:t>analyses</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have</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shown</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tremendous</w:t>
      </w:r>
      <w:r>
        <w:rPr>
          <w:rFonts w:ascii="Georgia" w:eastAsia="Georgia" w:hAnsi="Georgia" w:cs="Georgia"/>
          <w:color w:val="000000"/>
          <w:spacing w:val="29"/>
          <w:sz w:val="19"/>
          <w:szCs w:val="19"/>
        </w:rPr>
        <w:t xml:space="preserve"> </w:t>
      </w:r>
      <w:r>
        <w:rPr>
          <w:rFonts w:ascii="Georgia" w:eastAsia="Georgia" w:hAnsi="Georgia" w:cs="Georgia"/>
          <w:color w:val="000000"/>
          <w:sz w:val="19"/>
          <w:szCs w:val="19"/>
        </w:rPr>
        <w:t>cost</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savings</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that</w:t>
      </w:r>
      <w:r>
        <w:rPr>
          <w:rFonts w:ascii="Georgia" w:eastAsia="Georgia" w:hAnsi="Georgia" w:cs="Georgia"/>
          <w:color w:val="000000"/>
          <w:spacing w:val="16"/>
          <w:sz w:val="19"/>
          <w:szCs w:val="19"/>
        </w:rPr>
        <w:t xml:space="preserve"> </w:t>
      </w:r>
      <w:r>
        <w:rPr>
          <w:rFonts w:ascii="Georgia" w:eastAsia="Georgia" w:hAnsi="Georgia" w:cs="Georgia"/>
          <w:color w:val="000000"/>
          <w:w w:val="102"/>
          <w:sz w:val="19"/>
          <w:szCs w:val="19"/>
        </w:rPr>
        <w:t xml:space="preserve">open-source </w:t>
      </w:r>
      <w:r>
        <w:rPr>
          <w:rFonts w:ascii="Georgia" w:eastAsia="Georgia" w:hAnsi="Georgia" w:cs="Georgia"/>
          <w:color w:val="000000"/>
          <w:sz w:val="19"/>
          <w:szCs w:val="19"/>
        </w:rPr>
        <w:t>software</w:t>
      </w:r>
      <w:r>
        <w:rPr>
          <w:rFonts w:ascii="Georgia" w:eastAsia="Georgia" w:hAnsi="Georgia" w:cs="Georgia"/>
          <w:color w:val="000000"/>
          <w:spacing w:val="31"/>
          <w:sz w:val="19"/>
          <w:szCs w:val="19"/>
        </w:rPr>
        <w:t xml:space="preserve"> </w:t>
      </w:r>
      <w:r>
        <w:rPr>
          <w:rFonts w:ascii="Georgia" w:eastAsia="Georgia" w:hAnsi="Georgia" w:cs="Georgia"/>
          <w:color w:val="000000"/>
          <w:sz w:val="19"/>
          <w:szCs w:val="19"/>
        </w:rPr>
        <w:t>yields</w:t>
      </w:r>
      <w:r>
        <w:rPr>
          <w:rFonts w:ascii="Georgia" w:eastAsia="Georgia" w:hAnsi="Georgia" w:cs="Georgia"/>
          <w:color w:val="000000"/>
          <w:spacing w:val="27"/>
          <w:sz w:val="19"/>
          <w:szCs w:val="19"/>
        </w:rPr>
        <w:t xml:space="preserve"> </w:t>
      </w:r>
      <w:r>
        <w:rPr>
          <w:rFonts w:ascii="Georgia" w:eastAsia="Georgia" w:hAnsi="Georgia" w:cs="Georgia"/>
          <w:color w:val="000000"/>
          <w:sz w:val="19"/>
          <w:szCs w:val="19"/>
        </w:rPr>
        <w:t xml:space="preserve">[10]. </w:t>
      </w:r>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Furthermore,</w:t>
      </w:r>
      <w:r>
        <w:rPr>
          <w:rFonts w:ascii="Georgia" w:eastAsia="Georgia" w:hAnsi="Georgia" w:cs="Georgia"/>
          <w:color w:val="000000"/>
          <w:spacing w:val="43"/>
          <w:sz w:val="19"/>
          <w:szCs w:val="19"/>
        </w:rPr>
        <w:t xml:space="preserve"> </w:t>
      </w:r>
      <w:r>
        <w:rPr>
          <w:rFonts w:ascii="Georgia" w:eastAsia="Georgia" w:hAnsi="Georgia" w:cs="Georgia"/>
          <w:color w:val="000000"/>
          <w:sz w:val="19"/>
          <w:szCs w:val="19"/>
        </w:rPr>
        <w:t>open-source</w:t>
      </w:r>
      <w:r>
        <w:rPr>
          <w:rFonts w:ascii="Georgia" w:eastAsia="Georgia" w:hAnsi="Georgia" w:cs="Georgia"/>
          <w:color w:val="000000"/>
          <w:spacing w:val="38"/>
          <w:sz w:val="19"/>
          <w:szCs w:val="19"/>
        </w:rPr>
        <w:t xml:space="preserve"> </w:t>
      </w:r>
      <w:r>
        <w:rPr>
          <w:rFonts w:ascii="Georgia" w:eastAsia="Georgia" w:hAnsi="Georgia" w:cs="Georgia"/>
          <w:color w:val="000000"/>
          <w:sz w:val="19"/>
          <w:szCs w:val="19"/>
        </w:rPr>
        <w:t>development</w:t>
      </w:r>
      <w:r>
        <w:rPr>
          <w:rFonts w:ascii="Georgia" w:eastAsia="Georgia" w:hAnsi="Georgia" w:cs="Georgia"/>
          <w:color w:val="000000"/>
          <w:spacing w:val="39"/>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distribution</w:t>
      </w:r>
      <w:r>
        <w:rPr>
          <w:rFonts w:ascii="Georgia" w:eastAsia="Georgia" w:hAnsi="Georgia" w:cs="Georgia"/>
          <w:color w:val="000000"/>
          <w:spacing w:val="37"/>
          <w:sz w:val="19"/>
          <w:szCs w:val="19"/>
        </w:rPr>
        <w:t xml:space="preserve"> </w:t>
      </w:r>
      <w:r>
        <w:rPr>
          <w:rFonts w:ascii="Georgia" w:eastAsia="Georgia" w:hAnsi="Georgia" w:cs="Georgia"/>
          <w:color w:val="000000"/>
          <w:sz w:val="19"/>
          <w:szCs w:val="19"/>
        </w:rPr>
        <w:t>within</w:t>
      </w:r>
      <w:r>
        <w:rPr>
          <w:rFonts w:ascii="Georgia" w:eastAsia="Georgia" w:hAnsi="Georgia" w:cs="Georgia"/>
          <w:color w:val="000000"/>
          <w:spacing w:val="28"/>
          <w:sz w:val="19"/>
          <w:szCs w:val="19"/>
        </w:rPr>
        <w:t xml:space="preserve"> </w:t>
      </w:r>
      <w:r>
        <w:rPr>
          <w:rFonts w:ascii="Georgia" w:eastAsia="Georgia" w:hAnsi="Georgia" w:cs="Georgia"/>
          <w:color w:val="000000"/>
          <w:sz w:val="19"/>
          <w:szCs w:val="19"/>
        </w:rPr>
        <w:t>a</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large,</w:t>
      </w:r>
      <w:r>
        <w:rPr>
          <w:rFonts w:ascii="Georgia" w:eastAsia="Georgia" w:hAnsi="Georgia" w:cs="Georgia"/>
          <w:color w:val="000000"/>
          <w:spacing w:val="29"/>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well-invested</w:t>
      </w:r>
      <w:r>
        <w:rPr>
          <w:rFonts w:ascii="Georgia" w:eastAsia="Georgia" w:hAnsi="Georgia" w:cs="Georgia"/>
          <w:color w:val="000000"/>
          <w:spacing w:val="39"/>
          <w:sz w:val="19"/>
          <w:szCs w:val="19"/>
        </w:rPr>
        <w:t xml:space="preserve"> </w:t>
      </w:r>
      <w:r>
        <w:rPr>
          <w:rFonts w:ascii="Georgia" w:eastAsia="Georgia" w:hAnsi="Georgia" w:cs="Georgia"/>
          <w:color w:val="000000"/>
          <w:w w:val="102"/>
          <w:sz w:val="19"/>
          <w:szCs w:val="19"/>
        </w:rPr>
        <w:t xml:space="preserve">community </w:t>
      </w:r>
      <w:r>
        <w:rPr>
          <w:rFonts w:ascii="Georgia" w:eastAsia="Georgia" w:hAnsi="Georgia" w:cs="Georgia"/>
          <w:color w:val="000000"/>
          <w:sz w:val="19"/>
          <w:szCs w:val="19"/>
        </w:rPr>
        <w:t>(such</w:t>
      </w:r>
      <w:r>
        <w:rPr>
          <w:rFonts w:ascii="Georgia" w:eastAsia="Georgia" w:hAnsi="Georgia" w:cs="Georgia"/>
          <w:color w:val="000000"/>
          <w:spacing w:val="10"/>
          <w:sz w:val="19"/>
          <w:szCs w:val="19"/>
        </w:rPr>
        <w:t xml:space="preserve"> </w:t>
      </w:r>
      <w:r>
        <w:rPr>
          <w:rFonts w:ascii="Georgia" w:eastAsia="Georgia" w:hAnsi="Georgia" w:cs="Georgia"/>
          <w:color w:val="000000"/>
          <w:sz w:val="19"/>
          <w:szCs w:val="19"/>
        </w:rPr>
        <w:t>as</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ITK)</w:t>
      </w:r>
      <w:r>
        <w:rPr>
          <w:rFonts w:ascii="Georgia" w:eastAsia="Georgia" w:hAnsi="Georgia" w:cs="Georgia"/>
          <w:color w:val="000000"/>
          <w:spacing w:val="9"/>
          <w:sz w:val="19"/>
          <w:szCs w:val="19"/>
        </w:rPr>
        <w:t xml:space="preserve"> </w:t>
      </w:r>
      <w:r>
        <w:rPr>
          <w:rFonts w:ascii="Georgia" w:eastAsia="Georgia" w:hAnsi="Georgia" w:cs="Georgia"/>
          <w:color w:val="000000"/>
          <w:sz w:val="19"/>
          <w:szCs w:val="19"/>
        </w:rPr>
        <w:t>takes</w:t>
      </w:r>
      <w:r>
        <w:rPr>
          <w:rFonts w:ascii="Georgia" w:eastAsia="Georgia" w:hAnsi="Georgia" w:cs="Georgia"/>
          <w:color w:val="000000"/>
          <w:spacing w:val="10"/>
          <w:sz w:val="19"/>
          <w:szCs w:val="19"/>
        </w:rPr>
        <w:t xml:space="preserve"> </w:t>
      </w:r>
      <w:r>
        <w:rPr>
          <w:rFonts w:ascii="Georgia" w:eastAsia="Georgia" w:hAnsi="Georgia" w:cs="Georgia"/>
          <w:color w:val="000000"/>
          <w:sz w:val="19"/>
          <w:szCs w:val="19"/>
        </w:rPr>
        <w:t>advantage</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4"/>
          <w:sz w:val="19"/>
          <w:szCs w:val="19"/>
        </w:rPr>
        <w:t xml:space="preserve"> </w:t>
      </w:r>
      <w:r>
        <w:rPr>
          <w:rFonts w:ascii="Georgia" w:eastAsia="Georgia" w:hAnsi="Georgia" w:cs="Georgia"/>
          <w:color w:val="000000"/>
          <w:sz w:val="19"/>
          <w:szCs w:val="19"/>
        </w:rPr>
        <w:t>Linus’s</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law,</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i.e.,</w:t>
      </w:r>
      <w:r>
        <w:rPr>
          <w:rFonts w:ascii="Georgia" w:eastAsia="Georgia" w:hAnsi="Georgia" w:cs="Georgia"/>
          <w:color w:val="000000"/>
          <w:spacing w:val="10"/>
          <w:sz w:val="19"/>
          <w:szCs w:val="19"/>
        </w:rPr>
        <w:t xml:space="preserve"> </w:t>
      </w:r>
      <w:r>
        <w:rPr>
          <w:rFonts w:ascii="Georgia" w:eastAsia="Georgia" w:hAnsi="Georgia" w:cs="Georgia"/>
          <w:color w:val="000000"/>
          <w:sz w:val="19"/>
          <w:szCs w:val="19"/>
        </w:rPr>
        <w:t>“given</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enough</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eyeballs,</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all</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bugs</w:t>
      </w:r>
      <w:r>
        <w:rPr>
          <w:rFonts w:ascii="Georgia" w:eastAsia="Georgia" w:hAnsi="Georgia" w:cs="Georgia"/>
          <w:color w:val="000000"/>
          <w:spacing w:val="9"/>
          <w:sz w:val="19"/>
          <w:szCs w:val="19"/>
        </w:rPr>
        <w:t xml:space="preserve"> </w:t>
      </w:r>
      <w:r>
        <w:rPr>
          <w:rFonts w:ascii="Georgia" w:eastAsia="Georgia" w:hAnsi="Georgia" w:cs="Georgia"/>
          <w:color w:val="000000"/>
          <w:sz w:val="19"/>
          <w:szCs w:val="19"/>
        </w:rPr>
        <w:t>are</w:t>
      </w:r>
      <w:r>
        <w:rPr>
          <w:rFonts w:ascii="Georgia" w:eastAsia="Georgia" w:hAnsi="Georgia" w:cs="Georgia"/>
          <w:color w:val="000000"/>
          <w:spacing w:val="6"/>
          <w:sz w:val="19"/>
          <w:szCs w:val="19"/>
        </w:rPr>
        <w:t xml:space="preserve"> </w:t>
      </w:r>
      <w:r>
        <w:rPr>
          <w:rFonts w:ascii="Georgia" w:eastAsia="Georgia" w:hAnsi="Georgia" w:cs="Georgia"/>
          <w:color w:val="000000"/>
          <w:sz w:val="19"/>
          <w:szCs w:val="19"/>
        </w:rPr>
        <w:t>shallow,”</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for</w:t>
      </w:r>
      <w:r>
        <w:rPr>
          <w:rFonts w:ascii="Georgia" w:eastAsia="Georgia" w:hAnsi="Georgia" w:cs="Georgia"/>
          <w:color w:val="000000"/>
          <w:spacing w:val="6"/>
          <w:sz w:val="19"/>
          <w:szCs w:val="19"/>
        </w:rPr>
        <w:t xml:space="preserve"> </w:t>
      </w:r>
      <w:r>
        <w:rPr>
          <w:rFonts w:ascii="Georgia" w:eastAsia="Georgia" w:hAnsi="Georgia" w:cs="Georgia"/>
          <w:color w:val="000000"/>
          <w:sz w:val="19"/>
          <w:szCs w:val="19"/>
        </w:rPr>
        <w:t>producing</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robust</w:t>
      </w:r>
      <w:r>
        <w:rPr>
          <w:rFonts w:ascii="Georgia" w:eastAsia="Georgia" w:hAnsi="Georgia" w:cs="Georgia"/>
          <w:color w:val="000000"/>
          <w:spacing w:val="12"/>
          <w:sz w:val="19"/>
          <w:szCs w:val="19"/>
        </w:rPr>
        <w:t xml:space="preserve"> </w:t>
      </w:r>
      <w:r>
        <w:rPr>
          <w:rFonts w:ascii="Georgia" w:eastAsia="Georgia" w:hAnsi="Georgia" w:cs="Georgia"/>
          <w:color w:val="000000"/>
          <w:w w:val="102"/>
          <w:sz w:val="19"/>
          <w:szCs w:val="19"/>
        </w:rPr>
        <w:t>software.</w:t>
      </w:r>
    </w:p>
    <w:p w14:paraId="7234B466" w14:textId="77777777" w:rsidR="00E61F9D" w:rsidRDefault="005C64D6">
      <w:pPr>
        <w:spacing w:before="74" w:after="0" w:line="240" w:lineRule="auto"/>
        <w:ind w:left="160" w:right="9120"/>
        <w:jc w:val="both"/>
        <w:rPr>
          <w:rFonts w:ascii="Georgia" w:eastAsia="Georgia" w:hAnsi="Georgia" w:cs="Georgia"/>
          <w:sz w:val="21"/>
          <w:szCs w:val="21"/>
        </w:rPr>
      </w:pPr>
      <w:r>
        <w:rPr>
          <w:rFonts w:ascii="Georgia" w:eastAsia="Georgia" w:hAnsi="Georgia" w:cs="Georgia"/>
          <w:b/>
          <w:bCs/>
          <w:sz w:val="21"/>
          <w:szCs w:val="21"/>
        </w:rPr>
        <w:t>3(b)</w:t>
      </w:r>
      <w:r>
        <w:rPr>
          <w:rFonts w:ascii="Georgia" w:eastAsia="Georgia" w:hAnsi="Georgia" w:cs="Georgia"/>
          <w:b/>
          <w:bCs/>
          <w:spacing w:val="6"/>
          <w:sz w:val="21"/>
          <w:szCs w:val="21"/>
        </w:rPr>
        <w:t xml:space="preserve"> </w:t>
      </w:r>
      <w:r>
        <w:rPr>
          <w:rFonts w:ascii="Georgia" w:eastAsia="Georgia" w:hAnsi="Georgia" w:cs="Georgia"/>
          <w:b/>
          <w:bCs/>
          <w:w w:val="101"/>
          <w:sz w:val="21"/>
          <w:szCs w:val="21"/>
        </w:rPr>
        <w:t>Innovation</w:t>
      </w:r>
    </w:p>
    <w:p w14:paraId="6AF9AA1C" w14:textId="36F926EE" w:rsidR="00E61F9D" w:rsidRDefault="005C64D6">
      <w:pPr>
        <w:spacing w:before="88" w:after="0" w:line="277" w:lineRule="auto"/>
        <w:ind w:left="113" w:right="51" w:firstLine="7"/>
        <w:jc w:val="both"/>
        <w:rPr>
          <w:rFonts w:ascii="Georgia" w:eastAsia="Georgia" w:hAnsi="Georgia" w:cs="Georgia"/>
          <w:sz w:val="19"/>
          <w:szCs w:val="19"/>
        </w:rPr>
      </w:pPr>
      <w:proofErr w:type="gramStart"/>
      <w:r>
        <w:rPr>
          <w:rFonts w:ascii="Georgia" w:eastAsia="Georgia" w:hAnsi="Georgia" w:cs="Georgia"/>
          <w:b/>
          <w:bCs/>
          <w:sz w:val="19"/>
          <w:szCs w:val="19"/>
        </w:rPr>
        <w:t>3(b.1)</w:t>
      </w:r>
      <w:r>
        <w:rPr>
          <w:rFonts w:ascii="Georgia" w:eastAsia="Georgia" w:hAnsi="Georgia" w:cs="Georgia"/>
          <w:b/>
          <w:bCs/>
          <w:spacing w:val="24"/>
          <w:sz w:val="19"/>
          <w:szCs w:val="19"/>
        </w:rPr>
        <w:t xml:space="preserve"> </w:t>
      </w:r>
      <w:r>
        <w:rPr>
          <w:rFonts w:ascii="Georgia" w:eastAsia="Georgia" w:hAnsi="Georgia" w:cs="Georgia"/>
          <w:b/>
          <w:bCs/>
          <w:sz w:val="19"/>
          <w:szCs w:val="19"/>
        </w:rPr>
        <w:t>Open-source</w:t>
      </w:r>
      <w:r>
        <w:rPr>
          <w:rFonts w:ascii="Georgia" w:eastAsia="Georgia" w:hAnsi="Georgia" w:cs="Georgia"/>
          <w:b/>
          <w:bCs/>
          <w:spacing w:val="38"/>
          <w:sz w:val="19"/>
          <w:szCs w:val="19"/>
        </w:rPr>
        <w:t xml:space="preserve"> </w:t>
      </w:r>
      <w:r>
        <w:rPr>
          <w:rFonts w:ascii="Georgia" w:eastAsia="Georgia" w:hAnsi="Georgia" w:cs="Georgia"/>
          <w:b/>
          <w:bCs/>
          <w:sz w:val="19"/>
          <w:szCs w:val="19"/>
        </w:rPr>
        <w:t>pulmonary</w:t>
      </w:r>
      <w:r>
        <w:rPr>
          <w:rFonts w:ascii="Georgia" w:eastAsia="Georgia" w:hAnsi="Georgia" w:cs="Georgia"/>
          <w:b/>
          <w:bCs/>
          <w:spacing w:val="35"/>
          <w:sz w:val="19"/>
          <w:szCs w:val="19"/>
        </w:rPr>
        <w:t xml:space="preserve"> </w:t>
      </w:r>
      <w:r>
        <w:rPr>
          <w:rFonts w:ascii="Georgia" w:eastAsia="Georgia" w:hAnsi="Georgia" w:cs="Georgia"/>
          <w:b/>
          <w:bCs/>
          <w:sz w:val="19"/>
          <w:szCs w:val="19"/>
        </w:rPr>
        <w:t>imaging</w:t>
      </w:r>
      <w:r>
        <w:rPr>
          <w:rFonts w:ascii="Georgia" w:eastAsia="Georgia" w:hAnsi="Georgia" w:cs="Georgia"/>
          <w:b/>
          <w:bCs/>
          <w:spacing w:val="29"/>
          <w:sz w:val="19"/>
          <w:szCs w:val="19"/>
        </w:rPr>
        <w:t xml:space="preserve"> </w:t>
      </w:r>
      <w:r>
        <w:rPr>
          <w:rFonts w:ascii="Georgia" w:eastAsia="Georgia" w:hAnsi="Georgia" w:cs="Georgia"/>
          <w:b/>
          <w:bCs/>
          <w:sz w:val="19"/>
          <w:szCs w:val="19"/>
        </w:rPr>
        <w:t>algorithmic</w:t>
      </w:r>
      <w:r>
        <w:rPr>
          <w:rFonts w:ascii="Georgia" w:eastAsia="Georgia" w:hAnsi="Georgia" w:cs="Georgia"/>
          <w:b/>
          <w:bCs/>
          <w:spacing w:val="36"/>
          <w:sz w:val="19"/>
          <w:szCs w:val="19"/>
        </w:rPr>
        <w:t xml:space="preserve"> </w:t>
      </w:r>
      <w:r>
        <w:rPr>
          <w:rFonts w:ascii="Georgia" w:eastAsia="Georgia" w:hAnsi="Georgia" w:cs="Georgia"/>
          <w:b/>
          <w:bCs/>
          <w:sz w:val="19"/>
          <w:szCs w:val="19"/>
        </w:rPr>
        <w:t>innovation</w:t>
      </w:r>
      <w:proofErr w:type="gramEnd"/>
      <w:r>
        <w:rPr>
          <w:rFonts w:ascii="Georgia" w:eastAsia="Georgia" w:hAnsi="Georgia" w:cs="Georgia"/>
          <w:b/>
          <w:bCs/>
          <w:sz w:val="19"/>
          <w:szCs w:val="19"/>
        </w:rPr>
        <w:t xml:space="preserve">. </w:t>
      </w:r>
      <w:r>
        <w:rPr>
          <w:rFonts w:ascii="Georgia" w:eastAsia="Georgia" w:hAnsi="Georgia" w:cs="Georgia"/>
          <w:b/>
          <w:bCs/>
          <w:spacing w:val="22"/>
          <w:sz w:val="19"/>
          <w:szCs w:val="19"/>
        </w:rPr>
        <w:t xml:space="preserve"> </w:t>
      </w:r>
      <w:r>
        <w:rPr>
          <w:rFonts w:ascii="Georgia" w:eastAsia="Georgia" w:hAnsi="Georgia" w:cs="Georgia"/>
          <w:sz w:val="19"/>
          <w:szCs w:val="19"/>
        </w:rPr>
        <w:t>Given</w:t>
      </w:r>
      <w:r>
        <w:rPr>
          <w:rFonts w:ascii="Georgia" w:eastAsia="Georgia" w:hAnsi="Georgia" w:cs="Georgia"/>
          <w:spacing w:val="23"/>
          <w:sz w:val="19"/>
          <w:szCs w:val="19"/>
        </w:rPr>
        <w:t xml:space="preserve"> </w:t>
      </w:r>
      <w:r>
        <w:rPr>
          <w:rFonts w:ascii="Georgia" w:eastAsia="Georgia" w:hAnsi="Georgia" w:cs="Georgia"/>
          <w:sz w:val="19"/>
          <w:szCs w:val="19"/>
        </w:rPr>
        <w:t>the</w:t>
      </w:r>
      <w:r>
        <w:rPr>
          <w:rFonts w:ascii="Georgia" w:eastAsia="Georgia" w:hAnsi="Georgia" w:cs="Georgia"/>
          <w:spacing w:val="18"/>
          <w:sz w:val="19"/>
          <w:szCs w:val="19"/>
        </w:rPr>
        <w:t xml:space="preserve"> </w:t>
      </w:r>
      <w:r>
        <w:rPr>
          <w:rFonts w:ascii="Georgia" w:eastAsia="Georgia" w:hAnsi="Georgia" w:cs="Georgia"/>
          <w:sz w:val="19"/>
          <w:szCs w:val="19"/>
        </w:rPr>
        <w:t>lack</w:t>
      </w:r>
      <w:r>
        <w:rPr>
          <w:rFonts w:ascii="Georgia" w:eastAsia="Georgia" w:hAnsi="Georgia" w:cs="Georgia"/>
          <w:spacing w:val="20"/>
          <w:sz w:val="19"/>
          <w:szCs w:val="19"/>
        </w:rPr>
        <w:t xml:space="preserve"> </w:t>
      </w:r>
      <w:r>
        <w:rPr>
          <w:rFonts w:ascii="Georgia" w:eastAsia="Georgia" w:hAnsi="Georgia" w:cs="Georgia"/>
          <w:sz w:val="19"/>
          <w:szCs w:val="19"/>
        </w:rPr>
        <w:t>of</w:t>
      </w:r>
      <w:r>
        <w:rPr>
          <w:rFonts w:ascii="Georgia" w:eastAsia="Georgia" w:hAnsi="Georgia" w:cs="Georgia"/>
          <w:spacing w:val="16"/>
          <w:sz w:val="19"/>
          <w:szCs w:val="19"/>
        </w:rPr>
        <w:t xml:space="preserve"> </w:t>
      </w:r>
      <w:r>
        <w:rPr>
          <w:rFonts w:ascii="Georgia" w:eastAsia="Georgia" w:hAnsi="Georgia" w:cs="Georgia"/>
          <w:sz w:val="19"/>
          <w:szCs w:val="19"/>
        </w:rPr>
        <w:t>open-source</w:t>
      </w:r>
      <w:r>
        <w:rPr>
          <w:rFonts w:ascii="Georgia" w:eastAsia="Georgia" w:hAnsi="Georgia" w:cs="Georgia"/>
          <w:spacing w:val="34"/>
          <w:sz w:val="19"/>
          <w:szCs w:val="19"/>
        </w:rPr>
        <w:t xml:space="preserve"> </w:t>
      </w:r>
      <w:r>
        <w:rPr>
          <w:rFonts w:ascii="Georgia" w:eastAsia="Georgia" w:hAnsi="Georgia" w:cs="Georgia"/>
          <w:sz w:val="19"/>
          <w:szCs w:val="19"/>
        </w:rPr>
        <w:t>solutions</w:t>
      </w:r>
      <w:r>
        <w:rPr>
          <w:rFonts w:ascii="Georgia" w:eastAsia="Georgia" w:hAnsi="Georgia" w:cs="Georgia"/>
          <w:spacing w:val="28"/>
          <w:sz w:val="19"/>
          <w:szCs w:val="19"/>
        </w:rPr>
        <w:t xml:space="preserve"> </w:t>
      </w:r>
      <w:r>
        <w:rPr>
          <w:rFonts w:ascii="Georgia" w:eastAsia="Georgia" w:hAnsi="Georgia" w:cs="Georgia"/>
          <w:sz w:val="19"/>
          <w:szCs w:val="19"/>
        </w:rPr>
        <w:t>for</w:t>
      </w:r>
      <w:r>
        <w:rPr>
          <w:rFonts w:ascii="Georgia" w:eastAsia="Georgia" w:hAnsi="Georgia" w:cs="Georgia"/>
          <w:spacing w:val="18"/>
          <w:sz w:val="19"/>
          <w:szCs w:val="19"/>
        </w:rPr>
        <w:t xml:space="preserve"> </w:t>
      </w:r>
      <w:r>
        <w:rPr>
          <w:rFonts w:ascii="Georgia" w:eastAsia="Georgia" w:hAnsi="Georgia" w:cs="Georgia"/>
          <w:w w:val="102"/>
          <w:sz w:val="19"/>
          <w:szCs w:val="19"/>
        </w:rPr>
        <w:t xml:space="preserve">multi- </w:t>
      </w:r>
      <w:r>
        <w:rPr>
          <w:rFonts w:ascii="Georgia" w:eastAsia="Georgia" w:hAnsi="Georgia" w:cs="Georgia"/>
          <w:sz w:val="19"/>
          <w:szCs w:val="19"/>
        </w:rPr>
        <w:t>modality</w:t>
      </w:r>
      <w:r>
        <w:rPr>
          <w:rFonts w:ascii="Georgia" w:eastAsia="Georgia" w:hAnsi="Georgia" w:cs="Georgia"/>
          <w:spacing w:val="22"/>
          <w:sz w:val="19"/>
          <w:szCs w:val="19"/>
        </w:rPr>
        <w:t xml:space="preserve"> </w:t>
      </w:r>
      <w:r>
        <w:rPr>
          <w:rFonts w:ascii="Georgia" w:eastAsia="Georgia" w:hAnsi="Georgia" w:cs="Georgia"/>
          <w:sz w:val="19"/>
          <w:szCs w:val="19"/>
        </w:rPr>
        <w:t>pulmonary</w:t>
      </w:r>
      <w:r>
        <w:rPr>
          <w:rFonts w:ascii="Georgia" w:eastAsia="Georgia" w:hAnsi="Georgia" w:cs="Georgia"/>
          <w:spacing w:val="25"/>
          <w:sz w:val="19"/>
          <w:szCs w:val="19"/>
        </w:rPr>
        <w:t xml:space="preserve"> </w:t>
      </w:r>
      <w:r>
        <w:rPr>
          <w:rFonts w:ascii="Georgia" w:eastAsia="Georgia" w:hAnsi="Georgia" w:cs="Georgia"/>
          <w:sz w:val="19"/>
          <w:szCs w:val="19"/>
        </w:rPr>
        <w:t>image</w:t>
      </w:r>
      <w:r>
        <w:rPr>
          <w:rFonts w:ascii="Georgia" w:eastAsia="Georgia" w:hAnsi="Georgia" w:cs="Georgia"/>
          <w:spacing w:val="17"/>
          <w:sz w:val="19"/>
          <w:szCs w:val="19"/>
        </w:rPr>
        <w:t xml:space="preserve"> </w:t>
      </w:r>
      <w:r>
        <w:rPr>
          <w:rFonts w:ascii="Georgia" w:eastAsia="Georgia" w:hAnsi="Georgia" w:cs="Georgia"/>
          <w:sz w:val="19"/>
          <w:szCs w:val="19"/>
        </w:rPr>
        <w:t>analysis,</w:t>
      </w:r>
      <w:r>
        <w:rPr>
          <w:rFonts w:ascii="Georgia" w:eastAsia="Georgia" w:hAnsi="Georgia" w:cs="Georgia"/>
          <w:spacing w:val="23"/>
          <w:sz w:val="19"/>
          <w:szCs w:val="19"/>
        </w:rPr>
        <w:t xml:space="preserve"> </w:t>
      </w:r>
      <w:r>
        <w:rPr>
          <w:rFonts w:ascii="Georgia" w:eastAsia="Georgia" w:hAnsi="Georgia" w:cs="Georgia"/>
          <w:sz w:val="19"/>
          <w:szCs w:val="19"/>
        </w:rPr>
        <w:t>this</w:t>
      </w:r>
      <w:r>
        <w:rPr>
          <w:rFonts w:ascii="Georgia" w:eastAsia="Georgia" w:hAnsi="Georgia" w:cs="Georgia"/>
          <w:spacing w:val="13"/>
          <w:sz w:val="19"/>
          <w:szCs w:val="19"/>
        </w:rPr>
        <w:t xml:space="preserve"> </w:t>
      </w:r>
      <w:r>
        <w:rPr>
          <w:rFonts w:ascii="Georgia" w:eastAsia="Georgia" w:hAnsi="Georgia" w:cs="Georgia"/>
          <w:sz w:val="19"/>
          <w:szCs w:val="19"/>
        </w:rPr>
        <w:t>project</w:t>
      </w:r>
      <w:r>
        <w:rPr>
          <w:rFonts w:ascii="Georgia" w:eastAsia="Georgia" w:hAnsi="Georgia" w:cs="Georgia"/>
          <w:spacing w:val="19"/>
          <w:sz w:val="19"/>
          <w:szCs w:val="19"/>
        </w:rPr>
        <w:t xml:space="preserve"> </w:t>
      </w:r>
      <w:r>
        <w:rPr>
          <w:rFonts w:ascii="Georgia" w:eastAsia="Georgia" w:hAnsi="Georgia" w:cs="Georgia"/>
          <w:sz w:val="19"/>
          <w:szCs w:val="19"/>
        </w:rPr>
        <w:t>would</w:t>
      </w:r>
      <w:r>
        <w:rPr>
          <w:rFonts w:ascii="Georgia" w:eastAsia="Georgia" w:hAnsi="Georgia" w:cs="Georgia"/>
          <w:spacing w:val="17"/>
          <w:sz w:val="19"/>
          <w:szCs w:val="19"/>
        </w:rPr>
        <w:t xml:space="preserve"> </w:t>
      </w:r>
      <w:r>
        <w:rPr>
          <w:rFonts w:ascii="Georgia" w:eastAsia="Georgia" w:hAnsi="Georgia" w:cs="Georgia"/>
          <w:sz w:val="19"/>
          <w:szCs w:val="19"/>
        </w:rPr>
        <w:t>produce</w:t>
      </w:r>
      <w:r>
        <w:rPr>
          <w:rFonts w:ascii="Georgia" w:eastAsia="Georgia" w:hAnsi="Georgia" w:cs="Georgia"/>
          <w:spacing w:val="21"/>
          <w:sz w:val="19"/>
          <w:szCs w:val="19"/>
        </w:rPr>
        <w:t xml:space="preserve"> </w:t>
      </w:r>
      <w:r>
        <w:rPr>
          <w:rFonts w:ascii="Georgia" w:eastAsia="Georgia" w:hAnsi="Georgia" w:cs="Georgia"/>
          <w:sz w:val="19"/>
          <w:szCs w:val="19"/>
        </w:rPr>
        <w:t>the</w:t>
      </w:r>
      <w:r>
        <w:rPr>
          <w:rFonts w:ascii="Georgia" w:eastAsia="Georgia" w:hAnsi="Georgia" w:cs="Georgia"/>
          <w:spacing w:val="12"/>
          <w:sz w:val="19"/>
          <w:szCs w:val="19"/>
        </w:rPr>
        <w:t xml:space="preserve"> </w:t>
      </w:r>
      <w:r>
        <w:rPr>
          <w:rFonts w:ascii="Georgia" w:eastAsia="Georgia" w:hAnsi="Georgia" w:cs="Georgia"/>
          <w:sz w:val="19"/>
          <w:szCs w:val="19"/>
        </w:rPr>
        <w:t>first-of-its-kind</w:t>
      </w:r>
      <w:r>
        <w:rPr>
          <w:rFonts w:ascii="Georgia" w:eastAsia="Georgia" w:hAnsi="Georgia" w:cs="Georgia"/>
          <w:spacing w:val="33"/>
          <w:sz w:val="19"/>
          <w:szCs w:val="19"/>
        </w:rPr>
        <w:t xml:space="preserve"> </w:t>
      </w:r>
      <w:r>
        <w:rPr>
          <w:rFonts w:ascii="Georgia" w:eastAsia="Georgia" w:hAnsi="Georgia" w:cs="Georgia"/>
          <w:sz w:val="19"/>
          <w:szCs w:val="19"/>
        </w:rPr>
        <w:t>processing</w:t>
      </w:r>
      <w:r>
        <w:rPr>
          <w:rFonts w:ascii="Georgia" w:eastAsia="Georgia" w:hAnsi="Georgia" w:cs="Georgia"/>
          <w:spacing w:val="25"/>
          <w:sz w:val="19"/>
          <w:szCs w:val="19"/>
        </w:rPr>
        <w:t xml:space="preserve"> </w:t>
      </w:r>
      <w:r>
        <w:rPr>
          <w:rFonts w:ascii="Georgia" w:eastAsia="Georgia" w:hAnsi="Georgia" w:cs="Georgia"/>
          <w:sz w:val="19"/>
          <w:szCs w:val="19"/>
        </w:rPr>
        <w:t>and</w:t>
      </w:r>
      <w:r>
        <w:rPr>
          <w:rFonts w:ascii="Georgia" w:eastAsia="Georgia" w:hAnsi="Georgia" w:cs="Georgia"/>
          <w:spacing w:val="13"/>
          <w:sz w:val="19"/>
          <w:szCs w:val="19"/>
        </w:rPr>
        <w:t xml:space="preserve"> </w:t>
      </w:r>
      <w:r>
        <w:rPr>
          <w:rFonts w:ascii="Georgia" w:eastAsia="Georgia" w:hAnsi="Georgia" w:cs="Georgia"/>
          <w:sz w:val="19"/>
          <w:szCs w:val="19"/>
        </w:rPr>
        <w:t>analytic</w:t>
      </w:r>
      <w:r>
        <w:rPr>
          <w:rFonts w:ascii="Georgia" w:eastAsia="Georgia" w:hAnsi="Georgia" w:cs="Georgia"/>
          <w:spacing w:val="20"/>
          <w:sz w:val="19"/>
          <w:szCs w:val="19"/>
        </w:rPr>
        <w:t xml:space="preserve"> </w:t>
      </w:r>
      <w:r>
        <w:rPr>
          <w:rFonts w:ascii="Georgia" w:eastAsia="Georgia" w:hAnsi="Georgia" w:cs="Georgia"/>
          <w:sz w:val="19"/>
          <w:szCs w:val="19"/>
        </w:rPr>
        <w:t>platform</w:t>
      </w:r>
      <w:r>
        <w:rPr>
          <w:rFonts w:ascii="Georgia" w:eastAsia="Georgia" w:hAnsi="Georgia" w:cs="Georgia"/>
          <w:spacing w:val="22"/>
          <w:sz w:val="19"/>
          <w:szCs w:val="19"/>
        </w:rPr>
        <w:t xml:space="preserve"> </w:t>
      </w:r>
      <w:r>
        <w:rPr>
          <w:rFonts w:ascii="Georgia" w:eastAsia="Georgia" w:hAnsi="Georgia" w:cs="Georgia"/>
          <w:sz w:val="19"/>
          <w:szCs w:val="19"/>
        </w:rPr>
        <w:t>for</w:t>
      </w:r>
      <w:r>
        <w:rPr>
          <w:rFonts w:ascii="Georgia" w:eastAsia="Georgia" w:hAnsi="Georgia" w:cs="Georgia"/>
          <w:spacing w:val="12"/>
          <w:sz w:val="19"/>
          <w:szCs w:val="19"/>
        </w:rPr>
        <w:t xml:space="preserve"> </w:t>
      </w:r>
      <w:r>
        <w:rPr>
          <w:rFonts w:ascii="Georgia" w:eastAsia="Georgia" w:hAnsi="Georgia" w:cs="Georgia"/>
          <w:w w:val="102"/>
          <w:sz w:val="19"/>
          <w:szCs w:val="19"/>
        </w:rPr>
        <w:t xml:space="preserve">per- </w:t>
      </w:r>
      <w:r>
        <w:rPr>
          <w:rFonts w:ascii="Georgia" w:eastAsia="Georgia" w:hAnsi="Georgia" w:cs="Georgia"/>
          <w:sz w:val="19"/>
          <w:szCs w:val="19"/>
        </w:rPr>
        <w:t>forming</w:t>
      </w:r>
      <w:r>
        <w:rPr>
          <w:rFonts w:ascii="Georgia" w:eastAsia="Georgia" w:hAnsi="Georgia" w:cs="Georgia"/>
          <w:spacing w:val="24"/>
          <w:sz w:val="19"/>
          <w:szCs w:val="19"/>
        </w:rPr>
        <w:t xml:space="preserve"> </w:t>
      </w:r>
      <w:r>
        <w:rPr>
          <w:rFonts w:ascii="Georgia" w:eastAsia="Georgia" w:hAnsi="Georgia" w:cs="Georgia"/>
          <w:sz w:val="19"/>
          <w:szCs w:val="19"/>
        </w:rPr>
        <w:t>such</w:t>
      </w:r>
      <w:r>
        <w:rPr>
          <w:rFonts w:ascii="Georgia" w:eastAsia="Georgia" w:hAnsi="Georgia" w:cs="Georgia"/>
          <w:spacing w:val="19"/>
          <w:sz w:val="19"/>
          <w:szCs w:val="19"/>
        </w:rPr>
        <w:t xml:space="preserve"> </w:t>
      </w:r>
      <w:r>
        <w:rPr>
          <w:rFonts w:ascii="Georgia" w:eastAsia="Georgia" w:hAnsi="Georgia" w:cs="Georgia"/>
          <w:sz w:val="19"/>
          <w:szCs w:val="19"/>
        </w:rPr>
        <w:t xml:space="preserve">research. </w:t>
      </w:r>
      <w:r>
        <w:rPr>
          <w:rFonts w:ascii="Georgia" w:eastAsia="Georgia" w:hAnsi="Georgia" w:cs="Georgia"/>
          <w:spacing w:val="16"/>
          <w:sz w:val="19"/>
          <w:szCs w:val="19"/>
        </w:rPr>
        <w:t xml:space="preserve"> </w:t>
      </w:r>
      <w:r>
        <w:rPr>
          <w:rFonts w:ascii="Georgia" w:eastAsia="Georgia" w:hAnsi="Georgia" w:cs="Georgia"/>
          <w:sz w:val="19"/>
          <w:szCs w:val="19"/>
        </w:rPr>
        <w:t>Similar</w:t>
      </w:r>
      <w:r>
        <w:rPr>
          <w:rFonts w:ascii="Georgia" w:eastAsia="Georgia" w:hAnsi="Georgia" w:cs="Georgia"/>
          <w:spacing w:val="23"/>
          <w:sz w:val="19"/>
          <w:szCs w:val="19"/>
        </w:rPr>
        <w:t xml:space="preserve"> </w:t>
      </w:r>
      <w:r>
        <w:rPr>
          <w:rFonts w:ascii="Georgia" w:eastAsia="Georgia" w:hAnsi="Georgia" w:cs="Georgia"/>
          <w:sz w:val="19"/>
          <w:szCs w:val="19"/>
        </w:rPr>
        <w:t>to</w:t>
      </w:r>
      <w:r>
        <w:rPr>
          <w:rFonts w:ascii="Georgia" w:eastAsia="Georgia" w:hAnsi="Georgia" w:cs="Georgia"/>
          <w:spacing w:val="14"/>
          <w:sz w:val="19"/>
          <w:szCs w:val="19"/>
        </w:rPr>
        <w:t xml:space="preserve"> </w:t>
      </w:r>
      <w:r>
        <w:rPr>
          <w:rFonts w:ascii="Georgia" w:eastAsia="Georgia" w:hAnsi="Georgia" w:cs="Georgia"/>
          <w:sz w:val="19"/>
          <w:szCs w:val="19"/>
        </w:rPr>
        <w:t>the</w:t>
      </w:r>
      <w:r>
        <w:rPr>
          <w:rFonts w:ascii="Georgia" w:eastAsia="Georgia" w:hAnsi="Georgia" w:cs="Georgia"/>
          <w:spacing w:val="16"/>
          <w:sz w:val="19"/>
          <w:szCs w:val="19"/>
        </w:rPr>
        <w:t xml:space="preserve"> </w:t>
      </w:r>
      <w:r>
        <w:rPr>
          <w:rFonts w:ascii="Georgia" w:eastAsia="Georgia" w:hAnsi="Georgia" w:cs="Georgia"/>
          <w:sz w:val="19"/>
          <w:szCs w:val="19"/>
        </w:rPr>
        <w:t>brain-specific</w:t>
      </w:r>
      <w:r>
        <w:rPr>
          <w:rFonts w:ascii="Georgia" w:eastAsia="Georgia" w:hAnsi="Georgia" w:cs="Georgia"/>
          <w:spacing w:val="34"/>
          <w:sz w:val="19"/>
          <w:szCs w:val="19"/>
        </w:rPr>
        <w:t xml:space="preserve"> </w:t>
      </w:r>
      <w:r>
        <w:rPr>
          <w:rFonts w:ascii="Georgia" w:eastAsia="Georgia" w:hAnsi="Georgia" w:cs="Georgia"/>
          <w:sz w:val="19"/>
          <w:szCs w:val="19"/>
        </w:rPr>
        <w:t>algorithms</w:t>
      </w:r>
      <w:r>
        <w:rPr>
          <w:rFonts w:ascii="Georgia" w:eastAsia="Georgia" w:hAnsi="Georgia" w:cs="Georgia"/>
          <w:spacing w:val="29"/>
          <w:sz w:val="19"/>
          <w:szCs w:val="19"/>
        </w:rPr>
        <w:t xml:space="preserve"> </w:t>
      </w:r>
      <w:r>
        <w:rPr>
          <w:rFonts w:ascii="Georgia" w:eastAsia="Georgia" w:hAnsi="Georgia" w:cs="Georgia"/>
          <w:sz w:val="19"/>
          <w:szCs w:val="19"/>
        </w:rPr>
        <w:t>provided</w:t>
      </w:r>
      <w:r>
        <w:rPr>
          <w:rFonts w:ascii="Georgia" w:eastAsia="Georgia" w:hAnsi="Georgia" w:cs="Georgia"/>
          <w:spacing w:val="26"/>
          <w:sz w:val="19"/>
          <w:szCs w:val="19"/>
        </w:rPr>
        <w:t xml:space="preserve"> </w:t>
      </w:r>
      <w:r>
        <w:rPr>
          <w:rFonts w:ascii="Georgia" w:eastAsia="Georgia" w:hAnsi="Georgia" w:cs="Georgia"/>
          <w:sz w:val="19"/>
          <w:szCs w:val="19"/>
        </w:rPr>
        <w:t>in</w:t>
      </w:r>
      <w:r>
        <w:rPr>
          <w:rFonts w:ascii="Georgia" w:eastAsia="Georgia" w:hAnsi="Georgia" w:cs="Georgia"/>
          <w:spacing w:val="16"/>
          <w:sz w:val="19"/>
          <w:szCs w:val="19"/>
        </w:rPr>
        <w:t xml:space="preserve"> </w:t>
      </w:r>
      <w:r>
        <w:rPr>
          <w:rFonts w:ascii="Georgia" w:eastAsia="Georgia" w:hAnsi="Georgia" w:cs="Georgia"/>
          <w:sz w:val="19"/>
          <w:szCs w:val="19"/>
        </w:rPr>
        <w:t>our</w:t>
      </w:r>
      <w:r>
        <w:rPr>
          <w:rFonts w:ascii="Georgia" w:eastAsia="Georgia" w:hAnsi="Georgia" w:cs="Georgia"/>
          <w:spacing w:val="17"/>
          <w:sz w:val="19"/>
          <w:szCs w:val="19"/>
        </w:rPr>
        <w:t xml:space="preserve"> </w:t>
      </w:r>
      <w:r>
        <w:rPr>
          <w:rFonts w:ascii="Georgia" w:eastAsia="Georgia" w:hAnsi="Georgia" w:cs="Georgia"/>
          <w:sz w:val="19"/>
          <w:szCs w:val="19"/>
        </w:rPr>
        <w:t>ANTs</w:t>
      </w:r>
      <w:r>
        <w:rPr>
          <w:rFonts w:ascii="Georgia" w:eastAsia="Georgia" w:hAnsi="Georgia" w:cs="Georgia"/>
          <w:spacing w:val="20"/>
          <w:sz w:val="19"/>
          <w:szCs w:val="19"/>
        </w:rPr>
        <w:t xml:space="preserve"> </w:t>
      </w:r>
      <w:ins w:id="32" w:author="James Gee" w:date="2016-07-20T10:20:00Z">
        <w:r w:rsidR="001C2591">
          <w:rPr>
            <w:rFonts w:ascii="Georgia" w:eastAsia="Georgia" w:hAnsi="Georgia" w:cs="Georgia"/>
            <w:spacing w:val="20"/>
            <w:sz w:val="19"/>
            <w:szCs w:val="19"/>
          </w:rPr>
          <w:t xml:space="preserve">(Advanced Normalization Tools) </w:t>
        </w:r>
      </w:ins>
      <w:r>
        <w:rPr>
          <w:rFonts w:ascii="Georgia" w:eastAsia="Georgia" w:hAnsi="Georgia" w:cs="Georgia"/>
          <w:sz w:val="19"/>
          <w:szCs w:val="19"/>
        </w:rPr>
        <w:t>toolkit</w:t>
      </w:r>
      <w:r>
        <w:rPr>
          <w:rFonts w:ascii="Georgia" w:eastAsia="Georgia" w:hAnsi="Georgia" w:cs="Georgia"/>
          <w:spacing w:val="22"/>
          <w:sz w:val="19"/>
          <w:szCs w:val="19"/>
        </w:rPr>
        <w:t xml:space="preserve"> </w:t>
      </w:r>
      <w:r>
        <w:rPr>
          <w:rFonts w:ascii="Georgia" w:eastAsia="Georgia" w:hAnsi="Georgia" w:cs="Georgia"/>
          <w:sz w:val="19"/>
          <w:szCs w:val="19"/>
        </w:rPr>
        <w:t>[11],</w:t>
      </w:r>
      <w:r>
        <w:rPr>
          <w:rFonts w:ascii="Georgia" w:eastAsia="Georgia" w:hAnsi="Georgia" w:cs="Georgia"/>
          <w:spacing w:val="20"/>
          <w:sz w:val="19"/>
          <w:szCs w:val="19"/>
        </w:rPr>
        <w:t xml:space="preserve"> </w:t>
      </w:r>
      <w:r>
        <w:rPr>
          <w:rFonts w:ascii="Georgia" w:eastAsia="Georgia" w:hAnsi="Georgia" w:cs="Georgia"/>
          <w:sz w:val="19"/>
          <w:szCs w:val="19"/>
        </w:rPr>
        <w:t>our</w:t>
      </w:r>
      <w:r>
        <w:rPr>
          <w:rFonts w:ascii="Georgia" w:eastAsia="Georgia" w:hAnsi="Georgia" w:cs="Georgia"/>
          <w:spacing w:val="17"/>
          <w:sz w:val="19"/>
          <w:szCs w:val="19"/>
        </w:rPr>
        <w:t xml:space="preserve"> </w:t>
      </w:r>
      <w:r>
        <w:rPr>
          <w:rFonts w:ascii="Georgia" w:eastAsia="Georgia" w:hAnsi="Georgia" w:cs="Georgia"/>
          <w:sz w:val="19"/>
          <w:szCs w:val="19"/>
        </w:rPr>
        <w:t>project</w:t>
      </w:r>
      <w:r>
        <w:rPr>
          <w:rFonts w:ascii="Georgia" w:eastAsia="Georgia" w:hAnsi="Georgia" w:cs="Georgia"/>
          <w:spacing w:val="23"/>
          <w:sz w:val="19"/>
          <w:szCs w:val="19"/>
        </w:rPr>
        <w:t xml:space="preserve"> </w:t>
      </w:r>
      <w:r>
        <w:rPr>
          <w:rFonts w:ascii="Georgia" w:eastAsia="Georgia" w:hAnsi="Georgia" w:cs="Georgia"/>
          <w:sz w:val="19"/>
          <w:szCs w:val="19"/>
        </w:rPr>
        <w:t>would</w:t>
      </w:r>
      <w:r>
        <w:rPr>
          <w:rFonts w:ascii="Georgia" w:eastAsia="Georgia" w:hAnsi="Georgia" w:cs="Georgia"/>
          <w:spacing w:val="21"/>
          <w:sz w:val="19"/>
          <w:szCs w:val="19"/>
        </w:rPr>
        <w:t xml:space="preserve"> </w:t>
      </w:r>
      <w:r>
        <w:rPr>
          <w:rFonts w:ascii="Georgia" w:eastAsia="Georgia" w:hAnsi="Georgia" w:cs="Georgia"/>
          <w:w w:val="102"/>
          <w:sz w:val="19"/>
          <w:szCs w:val="19"/>
        </w:rPr>
        <w:t xml:space="preserve">include </w:t>
      </w:r>
      <w:r>
        <w:rPr>
          <w:rFonts w:ascii="Georgia" w:eastAsia="Georgia" w:hAnsi="Georgia" w:cs="Georgia"/>
          <w:color w:val="FF0000"/>
          <w:sz w:val="19"/>
          <w:szCs w:val="19"/>
        </w:rPr>
        <w:t>several</w:t>
      </w:r>
      <w:r>
        <w:rPr>
          <w:rFonts w:ascii="Georgia" w:eastAsia="Georgia" w:hAnsi="Georgia" w:cs="Georgia"/>
          <w:color w:val="FF0000"/>
          <w:spacing w:val="9"/>
          <w:sz w:val="19"/>
          <w:szCs w:val="19"/>
        </w:rPr>
        <w:t xml:space="preserve"> </w:t>
      </w:r>
      <w:r>
        <w:rPr>
          <w:rFonts w:ascii="Georgia" w:eastAsia="Georgia" w:hAnsi="Georgia" w:cs="Georgia"/>
          <w:color w:val="000000"/>
          <w:sz w:val="19"/>
          <w:szCs w:val="19"/>
        </w:rPr>
        <w:t>essential</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algorithms</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for</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analyzing</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lung</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images</w:t>
      </w:r>
      <w:r>
        <w:rPr>
          <w:rFonts w:ascii="Georgia" w:eastAsia="Georgia" w:hAnsi="Georgia" w:cs="Georgia"/>
          <w:color w:val="000000"/>
          <w:spacing w:val="10"/>
          <w:sz w:val="19"/>
          <w:szCs w:val="19"/>
        </w:rPr>
        <w:t xml:space="preserve"> </w:t>
      </w:r>
      <w:r>
        <w:rPr>
          <w:rFonts w:ascii="Georgia" w:eastAsia="Georgia" w:hAnsi="Georgia" w:cs="Georgia"/>
          <w:color w:val="000000"/>
          <w:sz w:val="19"/>
          <w:szCs w:val="19"/>
        </w:rPr>
        <w:t>from</w:t>
      </w:r>
      <w:r>
        <w:rPr>
          <w:rFonts w:ascii="Georgia" w:eastAsia="Georgia" w:hAnsi="Georgia" w:cs="Georgia"/>
          <w:color w:val="000000"/>
          <w:spacing w:val="6"/>
          <w:sz w:val="19"/>
          <w:szCs w:val="19"/>
        </w:rPr>
        <w:t xml:space="preserve"> </w:t>
      </w:r>
      <w:r>
        <w:rPr>
          <w:rFonts w:ascii="Georgia" w:eastAsia="Georgia" w:hAnsi="Georgia" w:cs="Georgia"/>
          <w:color w:val="000000"/>
          <w:sz w:val="19"/>
          <w:szCs w:val="19"/>
        </w:rPr>
        <w:t>different</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modalities,</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including</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CT,</w:t>
      </w:r>
      <w:r>
        <w:rPr>
          <w:rFonts w:ascii="Georgia" w:eastAsia="Georgia" w:hAnsi="Georgia" w:cs="Georgia"/>
          <w:color w:val="000000"/>
          <w:spacing w:val="4"/>
          <w:sz w:val="19"/>
          <w:szCs w:val="19"/>
        </w:rPr>
        <w:t xml:space="preserve"> </w:t>
      </w:r>
      <w:r>
        <w:rPr>
          <w:rFonts w:ascii="Georgia" w:eastAsia="Georgia" w:hAnsi="Georgia" w:cs="Georgia"/>
          <w:color w:val="000000"/>
          <w:sz w:val="19"/>
          <w:szCs w:val="19"/>
        </w:rPr>
        <w:t>PET,</w:t>
      </w:r>
      <w:r>
        <w:rPr>
          <w:rFonts w:ascii="Georgia" w:eastAsia="Georgia" w:hAnsi="Georgia" w:cs="Georgia"/>
          <w:color w:val="000000"/>
          <w:spacing w:val="6"/>
          <w:sz w:val="19"/>
          <w:szCs w:val="19"/>
        </w:rPr>
        <w:t xml:space="preserve"> </w:t>
      </w:r>
      <w:ins w:id="33" w:author="James Gee" w:date="2016-07-20T09:56:00Z">
        <w:r w:rsidR="007C7939">
          <w:rPr>
            <w:rFonts w:ascii="Georgia" w:eastAsia="Georgia" w:hAnsi="Georgia" w:cs="Georgia"/>
            <w:color w:val="000000"/>
            <w:spacing w:val="6"/>
            <w:sz w:val="19"/>
            <w:szCs w:val="19"/>
          </w:rPr>
          <w:t xml:space="preserve">and </w:t>
        </w:r>
      </w:ins>
      <w:r>
        <w:rPr>
          <w:rFonts w:ascii="Georgia" w:eastAsia="Georgia" w:hAnsi="Georgia" w:cs="Georgia"/>
          <w:color w:val="000000"/>
          <w:sz w:val="19"/>
          <w:szCs w:val="19"/>
        </w:rPr>
        <w:t>3He</w:t>
      </w:r>
      <w:del w:id="34" w:author="James Gee" w:date="2016-07-20T09:56:00Z">
        <w:r w:rsidDel="007C7939">
          <w:rPr>
            <w:rFonts w:ascii="Georgia" w:eastAsia="Georgia" w:hAnsi="Georgia" w:cs="Georgia"/>
            <w:color w:val="000000"/>
            <w:sz w:val="19"/>
            <w:szCs w:val="19"/>
          </w:rPr>
          <w:delText>,</w:delText>
        </w:r>
      </w:del>
      <w:r>
        <w:rPr>
          <w:rFonts w:ascii="Georgia" w:eastAsia="Georgia" w:hAnsi="Georgia" w:cs="Georgia"/>
          <w:color w:val="000000"/>
          <w:spacing w:val="6"/>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4"/>
          <w:sz w:val="19"/>
          <w:szCs w:val="19"/>
        </w:rPr>
        <w:t xml:space="preserve"> </w:t>
      </w:r>
      <w:r>
        <w:rPr>
          <w:rFonts w:ascii="Georgia" w:eastAsia="Georgia" w:hAnsi="Georgia" w:cs="Georgia"/>
          <w:color w:val="000000"/>
          <w:sz w:val="19"/>
          <w:szCs w:val="19"/>
        </w:rPr>
        <w:t>1H</w:t>
      </w:r>
      <w:r>
        <w:rPr>
          <w:rFonts w:ascii="Georgia" w:eastAsia="Georgia" w:hAnsi="Georgia" w:cs="Georgia"/>
          <w:color w:val="000000"/>
          <w:spacing w:val="3"/>
          <w:sz w:val="19"/>
          <w:szCs w:val="19"/>
        </w:rPr>
        <w:t xml:space="preserve"> </w:t>
      </w:r>
      <w:r>
        <w:rPr>
          <w:rFonts w:ascii="Georgia" w:eastAsia="Georgia" w:hAnsi="Georgia" w:cs="Georgia"/>
          <w:color w:val="000000"/>
          <w:sz w:val="19"/>
          <w:szCs w:val="19"/>
        </w:rPr>
        <w:t>MRI.</w:t>
      </w:r>
      <w:r>
        <w:rPr>
          <w:rFonts w:ascii="Georgia" w:eastAsia="Georgia" w:hAnsi="Georgia" w:cs="Georgia"/>
          <w:color w:val="000000"/>
          <w:spacing w:val="7"/>
          <w:sz w:val="19"/>
          <w:szCs w:val="19"/>
        </w:rPr>
        <w:t xml:space="preserve"> </w:t>
      </w:r>
      <w:r>
        <w:rPr>
          <w:rFonts w:ascii="Georgia" w:eastAsia="Georgia" w:hAnsi="Georgia" w:cs="Georgia"/>
          <w:i/>
          <w:color w:val="000000"/>
          <w:sz w:val="19"/>
          <w:szCs w:val="19"/>
        </w:rPr>
        <w:t>A</w:t>
      </w:r>
      <w:r>
        <w:rPr>
          <w:rFonts w:ascii="Georgia" w:eastAsia="Georgia" w:hAnsi="Georgia" w:cs="Georgia"/>
          <w:i/>
          <w:color w:val="000000"/>
          <w:spacing w:val="-3"/>
          <w:sz w:val="19"/>
          <w:szCs w:val="19"/>
        </w:rPr>
        <w:t xml:space="preserve"> </w:t>
      </w:r>
      <w:r>
        <w:rPr>
          <w:rFonts w:ascii="Georgia" w:eastAsia="Georgia" w:hAnsi="Georgia" w:cs="Georgia"/>
          <w:i/>
          <w:color w:val="000000"/>
          <w:sz w:val="19"/>
          <w:szCs w:val="19"/>
        </w:rPr>
        <w:t>large number of algorithms have been proposed in various technical venues,</w:t>
      </w:r>
      <w:r>
        <w:rPr>
          <w:rFonts w:ascii="Georgia" w:eastAsia="Georgia" w:hAnsi="Georgia" w:cs="Georgia"/>
          <w:i/>
          <w:color w:val="000000"/>
          <w:spacing w:val="2"/>
          <w:sz w:val="19"/>
          <w:szCs w:val="19"/>
        </w:rPr>
        <w:t xml:space="preserve"> </w:t>
      </w:r>
      <w:ins w:id="35" w:author="James Gee" w:date="2016-07-20T09:57:00Z">
        <w:r w:rsidR="007C7939">
          <w:rPr>
            <w:rFonts w:ascii="Georgia" w:eastAsia="Georgia" w:hAnsi="Georgia" w:cs="Georgia"/>
            <w:i/>
            <w:color w:val="FF0000"/>
            <w:sz w:val="19"/>
            <w:szCs w:val="19"/>
          </w:rPr>
          <w:t xml:space="preserve">but these are </w:t>
        </w:r>
      </w:ins>
      <w:del w:id="36" w:author="James Gee" w:date="2016-07-20T09:57:00Z">
        <w:r w:rsidDel="007C7939">
          <w:rPr>
            <w:rFonts w:ascii="Georgia" w:eastAsia="Georgia" w:hAnsi="Georgia" w:cs="Georgia"/>
            <w:i/>
            <w:color w:val="FF0000"/>
            <w:sz w:val="19"/>
            <w:szCs w:val="19"/>
          </w:rPr>
          <w:delText>(</w:delText>
        </w:r>
      </w:del>
      <w:proofErr w:type="spellStart"/>
      <w:r>
        <w:rPr>
          <w:rFonts w:ascii="Georgia" w:eastAsia="Georgia" w:hAnsi="Georgia" w:cs="Georgia"/>
          <w:i/>
          <w:color w:val="FF0000"/>
          <w:sz w:val="19"/>
          <w:szCs w:val="19"/>
        </w:rPr>
        <w:t>mostl</w:t>
      </w:r>
      <w:ins w:id="37" w:author="James Gee" w:date="2016-07-20T09:57:00Z">
        <w:r w:rsidR="007C7939">
          <w:rPr>
            <w:rFonts w:ascii="Georgia" w:eastAsia="Georgia" w:hAnsi="Georgia" w:cs="Georgia"/>
            <w:i/>
            <w:color w:val="FF0000"/>
            <w:sz w:val="19"/>
            <w:szCs w:val="19"/>
          </w:rPr>
          <w:t>u</w:t>
        </w:r>
        <w:proofErr w:type="spellEnd"/>
        <w:r w:rsidR="007C7939">
          <w:rPr>
            <w:rFonts w:ascii="Georgia" w:eastAsia="Georgia" w:hAnsi="Georgia" w:cs="Georgia"/>
            <w:i/>
            <w:color w:val="FF0000"/>
            <w:sz w:val="19"/>
            <w:szCs w:val="19"/>
          </w:rPr>
          <w:t xml:space="preserve"> </w:t>
        </w:r>
      </w:ins>
      <w:del w:id="38" w:author="James Gee" w:date="2016-07-20T09:57:00Z">
        <w:r w:rsidDel="007C7939">
          <w:rPr>
            <w:rFonts w:ascii="Georgia" w:eastAsia="Georgia" w:hAnsi="Georgia" w:cs="Georgia"/>
            <w:i/>
            <w:color w:val="FF0000"/>
            <w:sz w:val="19"/>
            <w:szCs w:val="19"/>
          </w:rPr>
          <w:delText>y</w:delText>
        </w:r>
      </w:del>
      <w:ins w:id="39" w:author="James Gee" w:date="2016-07-20T09:57:00Z">
        <w:r w:rsidR="007C7939">
          <w:rPr>
            <w:rFonts w:ascii="Georgia" w:eastAsia="Georgia" w:hAnsi="Georgia" w:cs="Georgia"/>
            <w:i/>
            <w:color w:val="FF0000"/>
            <w:sz w:val="19"/>
            <w:szCs w:val="19"/>
          </w:rPr>
          <w:t>in the form</w:t>
        </w:r>
      </w:ins>
      <w:r>
        <w:rPr>
          <w:rFonts w:ascii="Georgia" w:eastAsia="Georgia" w:hAnsi="Georgia" w:cs="Georgia"/>
          <w:i/>
          <w:color w:val="FF0000"/>
          <w:sz w:val="19"/>
          <w:szCs w:val="19"/>
        </w:rPr>
        <w:t xml:space="preserve"> </w:t>
      </w:r>
      <w:ins w:id="40" w:author="James Gee" w:date="2016-07-20T09:57:00Z">
        <w:r w:rsidR="007C7939">
          <w:rPr>
            <w:rFonts w:ascii="Georgia" w:eastAsia="Georgia" w:hAnsi="Georgia" w:cs="Georgia"/>
            <w:i/>
            <w:color w:val="FF0000"/>
            <w:sz w:val="19"/>
            <w:szCs w:val="19"/>
          </w:rPr>
          <w:t>of</w:t>
        </w:r>
      </w:ins>
      <w:del w:id="41" w:author="James Gee" w:date="2016-07-20T09:57:00Z">
        <w:r w:rsidDel="007C7939">
          <w:rPr>
            <w:rFonts w:ascii="Georgia" w:eastAsia="Georgia" w:hAnsi="Georgia" w:cs="Georgia"/>
            <w:i/>
            <w:color w:val="FF0000"/>
            <w:sz w:val="19"/>
            <w:szCs w:val="19"/>
          </w:rPr>
          <w:delText>as</w:delText>
        </w:r>
      </w:del>
      <w:r>
        <w:rPr>
          <w:rFonts w:ascii="Georgia" w:eastAsia="Georgia" w:hAnsi="Georgia" w:cs="Georgia"/>
          <w:i/>
          <w:color w:val="FF0000"/>
          <w:sz w:val="19"/>
          <w:szCs w:val="19"/>
        </w:rPr>
        <w:t xml:space="preserve"> textual descriptions without accompanying software</w:t>
      </w:r>
      <w:del w:id="42" w:author="James Gee" w:date="2016-07-20T09:58:00Z">
        <w:r w:rsidDel="007C7939">
          <w:rPr>
            <w:rFonts w:ascii="Georgia" w:eastAsia="Georgia" w:hAnsi="Georgia" w:cs="Georgia"/>
            <w:i/>
            <w:color w:val="FF0000"/>
            <w:sz w:val="19"/>
            <w:szCs w:val="19"/>
          </w:rPr>
          <w:delText>)</w:delText>
        </w:r>
      </w:del>
      <w:r>
        <w:rPr>
          <w:rFonts w:ascii="Georgia" w:eastAsia="Georgia" w:hAnsi="Georgia" w:cs="Georgia"/>
          <w:i/>
          <w:color w:val="FF0000"/>
          <w:sz w:val="19"/>
          <w:szCs w:val="19"/>
        </w:rPr>
        <w:t>.</w:t>
      </w:r>
      <w:r>
        <w:rPr>
          <w:rFonts w:ascii="Georgia" w:eastAsia="Georgia" w:hAnsi="Georgia" w:cs="Georgia"/>
          <w:i/>
          <w:color w:val="FF0000"/>
          <w:spacing w:val="44"/>
          <w:sz w:val="19"/>
          <w:szCs w:val="19"/>
        </w:rPr>
        <w:t xml:space="preserve"> </w:t>
      </w:r>
      <w:r>
        <w:rPr>
          <w:rFonts w:ascii="Georgia" w:eastAsia="Georgia" w:hAnsi="Georgia" w:cs="Georgia"/>
          <w:i/>
          <w:color w:val="FF0000"/>
          <w:sz w:val="19"/>
          <w:szCs w:val="19"/>
        </w:rPr>
        <w:t>In</w:t>
      </w:r>
      <w:r>
        <w:rPr>
          <w:rFonts w:ascii="Georgia" w:eastAsia="Georgia" w:hAnsi="Georgia" w:cs="Georgia"/>
          <w:i/>
          <w:color w:val="FF0000"/>
          <w:spacing w:val="10"/>
          <w:sz w:val="19"/>
          <w:szCs w:val="19"/>
        </w:rPr>
        <w:t xml:space="preserve"> </w:t>
      </w:r>
      <w:r>
        <w:rPr>
          <w:rFonts w:ascii="Georgia" w:eastAsia="Georgia" w:hAnsi="Georgia" w:cs="Georgia"/>
          <w:i/>
          <w:color w:val="FF0000"/>
          <w:sz w:val="19"/>
          <w:szCs w:val="19"/>
        </w:rPr>
        <w:t>contrast,</w:t>
      </w:r>
      <w:r>
        <w:rPr>
          <w:rFonts w:ascii="Georgia" w:eastAsia="Georgia" w:hAnsi="Georgia" w:cs="Georgia"/>
          <w:i/>
          <w:color w:val="FF0000"/>
          <w:spacing w:val="12"/>
          <w:sz w:val="19"/>
          <w:szCs w:val="19"/>
        </w:rPr>
        <w:t xml:space="preserve"> </w:t>
      </w:r>
      <w:r>
        <w:rPr>
          <w:rFonts w:ascii="Georgia" w:eastAsia="Georgia" w:hAnsi="Georgia" w:cs="Georgia"/>
          <w:i/>
          <w:color w:val="FF0000"/>
          <w:sz w:val="19"/>
          <w:szCs w:val="19"/>
        </w:rPr>
        <w:t>we</w:t>
      </w:r>
      <w:r>
        <w:rPr>
          <w:rFonts w:ascii="Georgia" w:eastAsia="Georgia" w:hAnsi="Georgia" w:cs="Georgia"/>
          <w:i/>
          <w:color w:val="FF0000"/>
          <w:spacing w:val="10"/>
          <w:sz w:val="19"/>
          <w:szCs w:val="19"/>
        </w:rPr>
        <w:t xml:space="preserve"> </w:t>
      </w:r>
      <w:r>
        <w:rPr>
          <w:rFonts w:ascii="Georgia" w:eastAsia="Georgia" w:hAnsi="Georgia" w:cs="Georgia"/>
          <w:i/>
          <w:color w:val="FF0000"/>
          <w:sz w:val="19"/>
          <w:szCs w:val="19"/>
        </w:rPr>
        <w:t>will</w:t>
      </w:r>
      <w:r>
        <w:rPr>
          <w:rFonts w:ascii="Georgia" w:eastAsia="Georgia" w:hAnsi="Georgia" w:cs="Georgia"/>
          <w:i/>
          <w:color w:val="FF0000"/>
          <w:spacing w:val="10"/>
          <w:sz w:val="19"/>
          <w:szCs w:val="19"/>
        </w:rPr>
        <w:t xml:space="preserve"> </w:t>
      </w:r>
      <w:r>
        <w:rPr>
          <w:rFonts w:ascii="Georgia" w:eastAsia="Georgia" w:hAnsi="Georgia" w:cs="Georgia"/>
          <w:i/>
          <w:color w:val="FF0000"/>
          <w:sz w:val="19"/>
          <w:szCs w:val="19"/>
        </w:rPr>
        <w:t>provide</w:t>
      </w:r>
      <w:r>
        <w:rPr>
          <w:rFonts w:ascii="Georgia" w:eastAsia="Georgia" w:hAnsi="Georgia" w:cs="Georgia"/>
          <w:i/>
          <w:color w:val="FF0000"/>
          <w:spacing w:val="10"/>
          <w:sz w:val="19"/>
          <w:szCs w:val="19"/>
        </w:rPr>
        <w:t xml:space="preserve"> </w:t>
      </w:r>
      <w:proofErr w:type="gramStart"/>
      <w:r>
        <w:rPr>
          <w:rFonts w:ascii="Georgia" w:eastAsia="Georgia" w:hAnsi="Georgia" w:cs="Georgia"/>
          <w:i/>
          <w:color w:val="000000"/>
          <w:sz w:val="19"/>
          <w:szCs w:val="19"/>
        </w:rPr>
        <w:t>well-vetted</w:t>
      </w:r>
      <w:proofErr w:type="gramEnd"/>
      <w:r>
        <w:rPr>
          <w:rFonts w:ascii="Georgia" w:eastAsia="Georgia" w:hAnsi="Georgia" w:cs="Georgia"/>
          <w:i/>
          <w:color w:val="000000"/>
          <w:spacing w:val="10"/>
          <w:sz w:val="19"/>
          <w:szCs w:val="19"/>
        </w:rPr>
        <w:t xml:space="preserve"> </w:t>
      </w:r>
      <w:r>
        <w:rPr>
          <w:rFonts w:ascii="Georgia" w:eastAsia="Georgia" w:hAnsi="Georgia" w:cs="Georgia"/>
          <w:i/>
          <w:color w:val="000000"/>
          <w:sz w:val="19"/>
          <w:szCs w:val="19"/>
        </w:rPr>
        <w:t>and</w:t>
      </w:r>
      <w:r>
        <w:rPr>
          <w:rFonts w:ascii="Georgia" w:eastAsia="Georgia" w:hAnsi="Georgia" w:cs="Georgia"/>
          <w:i/>
          <w:color w:val="000000"/>
          <w:spacing w:val="10"/>
          <w:sz w:val="19"/>
          <w:szCs w:val="19"/>
        </w:rPr>
        <w:t xml:space="preserve"> </w:t>
      </w:r>
      <w:r>
        <w:rPr>
          <w:rFonts w:ascii="Georgia" w:eastAsia="Georgia" w:hAnsi="Georgia" w:cs="Georgia"/>
          <w:i/>
          <w:color w:val="000000"/>
          <w:sz w:val="19"/>
          <w:szCs w:val="19"/>
        </w:rPr>
        <w:t>easy-to-use</w:t>
      </w:r>
      <w:r>
        <w:rPr>
          <w:rFonts w:ascii="Georgia" w:eastAsia="Georgia" w:hAnsi="Georgia" w:cs="Georgia"/>
          <w:i/>
          <w:color w:val="000000"/>
          <w:spacing w:val="10"/>
          <w:sz w:val="19"/>
          <w:szCs w:val="19"/>
        </w:rPr>
        <w:t xml:space="preserve"> </w:t>
      </w:r>
      <w:r>
        <w:rPr>
          <w:rFonts w:ascii="Georgia" w:eastAsia="Georgia" w:hAnsi="Georgia" w:cs="Georgia"/>
          <w:i/>
          <w:color w:val="000000"/>
          <w:sz w:val="19"/>
          <w:szCs w:val="19"/>
        </w:rPr>
        <w:t>implementations</w:t>
      </w:r>
      <w:r>
        <w:rPr>
          <w:rFonts w:ascii="Georgia" w:eastAsia="Georgia" w:hAnsi="Georgia" w:cs="Georgia"/>
          <w:i/>
          <w:color w:val="000000"/>
          <w:spacing w:val="10"/>
          <w:sz w:val="19"/>
          <w:szCs w:val="19"/>
        </w:rPr>
        <w:t xml:space="preserve"> </w:t>
      </w:r>
      <w:r>
        <w:rPr>
          <w:rFonts w:ascii="Georgia" w:eastAsia="Georgia" w:hAnsi="Georgia" w:cs="Georgia"/>
          <w:i/>
          <w:color w:val="000000"/>
          <w:sz w:val="19"/>
          <w:szCs w:val="19"/>
        </w:rPr>
        <w:t>of</w:t>
      </w:r>
      <w:r>
        <w:rPr>
          <w:rFonts w:ascii="Georgia" w:eastAsia="Georgia" w:hAnsi="Georgia" w:cs="Georgia"/>
          <w:i/>
          <w:color w:val="000000"/>
          <w:spacing w:val="10"/>
          <w:sz w:val="19"/>
          <w:szCs w:val="19"/>
        </w:rPr>
        <w:t xml:space="preserve"> </w:t>
      </w:r>
      <w:r>
        <w:rPr>
          <w:rFonts w:ascii="Georgia" w:eastAsia="Georgia" w:hAnsi="Georgia" w:cs="Georgia"/>
          <w:i/>
          <w:color w:val="000000"/>
          <w:sz w:val="19"/>
          <w:szCs w:val="19"/>
        </w:rPr>
        <w:t>specific</w:t>
      </w:r>
      <w:r>
        <w:rPr>
          <w:rFonts w:ascii="Georgia" w:eastAsia="Georgia" w:hAnsi="Georgia" w:cs="Georgia"/>
          <w:i/>
          <w:color w:val="000000"/>
          <w:spacing w:val="10"/>
          <w:sz w:val="19"/>
          <w:szCs w:val="19"/>
        </w:rPr>
        <w:t xml:space="preserve"> </w:t>
      </w:r>
      <w:r>
        <w:rPr>
          <w:rFonts w:ascii="Georgia" w:eastAsia="Georgia" w:hAnsi="Georgia" w:cs="Georgia"/>
          <w:i/>
          <w:color w:val="000000"/>
          <w:sz w:val="19"/>
          <w:szCs w:val="19"/>
        </w:rPr>
        <w:t>robust</w:t>
      </w:r>
      <w:r>
        <w:rPr>
          <w:rFonts w:ascii="Georgia" w:eastAsia="Georgia" w:hAnsi="Georgia" w:cs="Georgia"/>
          <w:i/>
          <w:color w:val="000000"/>
          <w:spacing w:val="10"/>
          <w:sz w:val="19"/>
          <w:szCs w:val="19"/>
        </w:rPr>
        <w:t xml:space="preserve"> </w:t>
      </w:r>
      <w:r>
        <w:rPr>
          <w:rFonts w:ascii="Georgia" w:eastAsia="Georgia" w:hAnsi="Georgia" w:cs="Georgia"/>
          <w:i/>
          <w:color w:val="000000"/>
          <w:sz w:val="19"/>
          <w:szCs w:val="19"/>
        </w:rPr>
        <w:t>methodologies</w:t>
      </w:r>
      <w:r>
        <w:rPr>
          <w:rFonts w:ascii="Georgia" w:eastAsia="Georgia" w:hAnsi="Georgia" w:cs="Georgia"/>
          <w:i/>
          <w:color w:val="000000"/>
          <w:spacing w:val="10"/>
          <w:sz w:val="19"/>
          <w:szCs w:val="19"/>
        </w:rPr>
        <w:t xml:space="preserve"> </w:t>
      </w:r>
      <w:r>
        <w:rPr>
          <w:rFonts w:ascii="Georgia" w:eastAsia="Georgia" w:hAnsi="Georgia" w:cs="Georgia"/>
          <w:i/>
          <w:color w:val="000000"/>
          <w:sz w:val="19"/>
          <w:szCs w:val="19"/>
        </w:rPr>
        <w:t>for</w:t>
      </w:r>
      <w:r>
        <w:rPr>
          <w:rFonts w:ascii="Georgia" w:eastAsia="Georgia" w:hAnsi="Georgia" w:cs="Georgia"/>
          <w:i/>
          <w:color w:val="000000"/>
          <w:spacing w:val="10"/>
          <w:sz w:val="19"/>
          <w:szCs w:val="19"/>
        </w:rPr>
        <w:t xml:space="preserve"> </w:t>
      </w:r>
      <w:proofErr w:type="spellStart"/>
      <w:r>
        <w:rPr>
          <w:rFonts w:ascii="Georgia" w:eastAsia="Georgia" w:hAnsi="Georgia" w:cs="Georgia"/>
          <w:i/>
          <w:color w:val="000000"/>
          <w:sz w:val="19"/>
          <w:szCs w:val="19"/>
        </w:rPr>
        <w:t>pul</w:t>
      </w:r>
      <w:proofErr w:type="spellEnd"/>
      <w:r>
        <w:rPr>
          <w:rFonts w:ascii="Georgia" w:eastAsia="Georgia" w:hAnsi="Georgia" w:cs="Georgia"/>
          <w:i/>
          <w:color w:val="000000"/>
          <w:sz w:val="19"/>
          <w:szCs w:val="19"/>
        </w:rPr>
        <w:t xml:space="preserve">- </w:t>
      </w:r>
      <w:proofErr w:type="spellStart"/>
      <w:r>
        <w:rPr>
          <w:rFonts w:ascii="Georgia" w:eastAsia="Georgia" w:hAnsi="Georgia" w:cs="Georgia"/>
          <w:i/>
          <w:color w:val="000000"/>
          <w:sz w:val="19"/>
          <w:szCs w:val="19"/>
        </w:rPr>
        <w:t>monary</w:t>
      </w:r>
      <w:proofErr w:type="spellEnd"/>
      <w:r>
        <w:rPr>
          <w:rFonts w:ascii="Georgia" w:eastAsia="Georgia" w:hAnsi="Georgia" w:cs="Georgia"/>
          <w:i/>
          <w:color w:val="000000"/>
          <w:sz w:val="19"/>
          <w:szCs w:val="19"/>
        </w:rPr>
        <w:t xml:space="preserve"> </w:t>
      </w:r>
      <w:del w:id="43" w:author="James Gee" w:date="2016-07-20T09:58:00Z">
        <w:r w:rsidDel="00E53C99">
          <w:rPr>
            <w:rFonts w:ascii="Georgia" w:eastAsia="Georgia" w:hAnsi="Georgia" w:cs="Georgia"/>
            <w:i/>
            <w:color w:val="000000"/>
            <w:sz w:val="19"/>
            <w:szCs w:val="19"/>
          </w:rPr>
          <w:delText xml:space="preserve">medical </w:delText>
        </w:r>
      </w:del>
      <w:r>
        <w:rPr>
          <w:rFonts w:ascii="Georgia" w:eastAsia="Georgia" w:hAnsi="Georgia" w:cs="Georgia"/>
          <w:i/>
          <w:color w:val="000000"/>
          <w:sz w:val="19"/>
          <w:szCs w:val="19"/>
        </w:rPr>
        <w:t>image analysis, many of which have been developed by our group.</w:t>
      </w:r>
      <w:r>
        <w:rPr>
          <w:rFonts w:ascii="Georgia" w:eastAsia="Georgia" w:hAnsi="Georgia" w:cs="Georgia"/>
          <w:i/>
          <w:color w:val="000000"/>
          <w:spacing w:val="17"/>
          <w:sz w:val="19"/>
          <w:szCs w:val="19"/>
        </w:rPr>
        <w:t xml:space="preserve"> </w:t>
      </w:r>
      <w:r>
        <w:rPr>
          <w:rFonts w:ascii="Georgia" w:eastAsia="Georgia" w:hAnsi="Georgia" w:cs="Georgia"/>
          <w:color w:val="000000"/>
          <w:sz w:val="19"/>
          <w:szCs w:val="19"/>
        </w:rPr>
        <w:t>To</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facilitate</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6"/>
          <w:sz w:val="19"/>
          <w:szCs w:val="19"/>
        </w:rPr>
        <w:t xml:space="preserve"> </w:t>
      </w:r>
      <w:r>
        <w:rPr>
          <w:rFonts w:ascii="Georgia" w:eastAsia="Georgia" w:hAnsi="Georgia" w:cs="Georgia"/>
          <w:color w:val="000000"/>
          <w:sz w:val="19"/>
          <w:szCs w:val="19"/>
        </w:rPr>
        <w:t>usage</w:t>
      </w:r>
      <w:r>
        <w:rPr>
          <w:rFonts w:ascii="Georgia" w:eastAsia="Georgia" w:hAnsi="Georgia" w:cs="Georgia"/>
          <w:color w:val="000000"/>
          <w:spacing w:val="10"/>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4"/>
          <w:sz w:val="19"/>
          <w:szCs w:val="19"/>
        </w:rPr>
        <w:t xml:space="preserve"> </w:t>
      </w:r>
      <w:r>
        <w:rPr>
          <w:rFonts w:ascii="Georgia" w:eastAsia="Georgia" w:hAnsi="Georgia" w:cs="Georgia"/>
          <w:color w:val="000000"/>
          <w:sz w:val="19"/>
          <w:szCs w:val="19"/>
        </w:rPr>
        <w:t>these</w:t>
      </w:r>
      <w:r>
        <w:rPr>
          <w:rFonts w:ascii="Georgia" w:eastAsia="Georgia" w:hAnsi="Georgia" w:cs="Georgia"/>
          <w:color w:val="000000"/>
          <w:spacing w:val="10"/>
          <w:sz w:val="19"/>
          <w:szCs w:val="19"/>
        </w:rPr>
        <w:t xml:space="preserve"> </w:t>
      </w:r>
      <w:r>
        <w:rPr>
          <w:rFonts w:ascii="Georgia" w:eastAsia="Georgia" w:hAnsi="Georgia" w:cs="Georgia"/>
          <w:color w:val="000000"/>
          <w:w w:val="102"/>
          <w:sz w:val="19"/>
          <w:szCs w:val="19"/>
        </w:rPr>
        <w:t xml:space="preserve">algorithms, </w:t>
      </w:r>
      <w:r>
        <w:rPr>
          <w:rFonts w:ascii="Georgia" w:eastAsia="Georgia" w:hAnsi="Georgia" w:cs="Georgia"/>
          <w:color w:val="000000"/>
          <w:sz w:val="19"/>
          <w:szCs w:val="19"/>
        </w:rPr>
        <w:t>we</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will</w:t>
      </w:r>
      <w:r>
        <w:rPr>
          <w:rFonts w:ascii="Georgia" w:eastAsia="Georgia" w:hAnsi="Georgia" w:cs="Georgia"/>
          <w:color w:val="000000"/>
          <w:spacing w:val="6"/>
          <w:sz w:val="19"/>
          <w:szCs w:val="19"/>
        </w:rPr>
        <w:t xml:space="preserve"> </w:t>
      </w:r>
      <w:r>
        <w:rPr>
          <w:rFonts w:ascii="Georgia" w:eastAsia="Georgia" w:hAnsi="Georgia" w:cs="Georgia"/>
          <w:color w:val="000000"/>
          <w:sz w:val="19"/>
          <w:szCs w:val="19"/>
        </w:rPr>
        <w:t>provide</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documentation</w:t>
      </w:r>
      <w:ins w:id="44" w:author="James Gee" w:date="2016-07-20T09:58:00Z">
        <w:r w:rsidR="00E53C99">
          <w:rPr>
            <w:rFonts w:ascii="Georgia" w:eastAsia="Georgia" w:hAnsi="Georgia" w:cs="Georgia"/>
            <w:color w:val="000000"/>
            <w:sz w:val="19"/>
            <w:szCs w:val="19"/>
          </w:rPr>
          <w:t>,</w:t>
        </w:r>
      </w:ins>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including</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self-contained</w:t>
      </w:r>
      <w:r>
        <w:rPr>
          <w:rFonts w:ascii="Georgia" w:eastAsia="Georgia" w:hAnsi="Georgia" w:cs="Georgia"/>
          <w:color w:val="000000"/>
          <w:spacing w:val="24"/>
          <w:sz w:val="19"/>
          <w:szCs w:val="19"/>
        </w:rPr>
        <w:t xml:space="preserve"> </w:t>
      </w:r>
      <w:r>
        <w:rPr>
          <w:rFonts w:ascii="Georgia" w:eastAsia="Georgia" w:hAnsi="Georgia" w:cs="Georgia"/>
          <w:color w:val="000000"/>
          <w:sz w:val="19"/>
          <w:szCs w:val="19"/>
        </w:rPr>
        <w:t>online</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examples,</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tutorials,</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6"/>
          <w:sz w:val="19"/>
          <w:szCs w:val="19"/>
        </w:rPr>
        <w:t xml:space="preserve"> </w:t>
      </w:r>
      <w:r>
        <w:rPr>
          <w:rFonts w:ascii="Georgia" w:eastAsia="Georgia" w:hAnsi="Georgia" w:cs="Georgia"/>
          <w:color w:val="000000"/>
          <w:sz w:val="19"/>
          <w:szCs w:val="19"/>
        </w:rPr>
        <w:t>hands-on</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training</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workshops.</w:t>
      </w:r>
      <w:r>
        <w:rPr>
          <w:rFonts w:ascii="Georgia" w:eastAsia="Georgia" w:hAnsi="Georgia" w:cs="Georgia"/>
          <w:color w:val="000000"/>
          <w:spacing w:val="36"/>
          <w:sz w:val="19"/>
          <w:szCs w:val="19"/>
        </w:rPr>
        <w:t xml:space="preserve"> </w:t>
      </w:r>
      <w:proofErr w:type="gramStart"/>
      <w:r>
        <w:rPr>
          <w:rFonts w:ascii="Georgia" w:eastAsia="Georgia" w:hAnsi="Georgia" w:cs="Georgia"/>
          <w:color w:val="FF0000"/>
          <w:sz w:val="19"/>
          <w:szCs w:val="19"/>
        </w:rPr>
        <w:t>We</w:t>
      </w:r>
      <w:r>
        <w:rPr>
          <w:rFonts w:ascii="Georgia" w:eastAsia="Georgia" w:hAnsi="Georgia" w:cs="Georgia"/>
          <w:color w:val="FF0000"/>
          <w:spacing w:val="6"/>
          <w:sz w:val="19"/>
          <w:szCs w:val="19"/>
        </w:rPr>
        <w:t xml:space="preserve"> </w:t>
      </w:r>
      <w:r>
        <w:rPr>
          <w:rFonts w:ascii="Georgia" w:eastAsia="Georgia" w:hAnsi="Georgia" w:cs="Georgia"/>
          <w:color w:val="FF0000"/>
          <w:w w:val="102"/>
          <w:sz w:val="19"/>
          <w:szCs w:val="19"/>
        </w:rPr>
        <w:t xml:space="preserve">rec- </w:t>
      </w:r>
      <w:proofErr w:type="spellStart"/>
      <w:r>
        <w:rPr>
          <w:rFonts w:ascii="Georgia" w:eastAsia="Georgia" w:hAnsi="Georgia" w:cs="Georgia"/>
          <w:color w:val="FF0000"/>
          <w:sz w:val="19"/>
          <w:szCs w:val="19"/>
        </w:rPr>
        <w:t>ognize</w:t>
      </w:r>
      <w:proofErr w:type="spellEnd"/>
      <w:r>
        <w:rPr>
          <w:rFonts w:ascii="Georgia" w:eastAsia="Georgia" w:hAnsi="Georgia" w:cs="Georgia"/>
          <w:color w:val="FF0000"/>
          <w:spacing w:val="24"/>
          <w:sz w:val="19"/>
          <w:szCs w:val="19"/>
        </w:rPr>
        <w:t xml:space="preserve"> </w:t>
      </w:r>
      <w:r>
        <w:rPr>
          <w:rFonts w:ascii="Georgia" w:eastAsia="Georgia" w:hAnsi="Georgia" w:cs="Georgia"/>
          <w:color w:val="FF0000"/>
          <w:sz w:val="19"/>
          <w:szCs w:val="19"/>
        </w:rPr>
        <w:t>that</w:t>
      </w:r>
      <w:r>
        <w:rPr>
          <w:rFonts w:ascii="Georgia" w:eastAsia="Georgia" w:hAnsi="Georgia" w:cs="Georgia"/>
          <w:color w:val="FF0000"/>
          <w:spacing w:val="20"/>
          <w:sz w:val="19"/>
          <w:szCs w:val="19"/>
        </w:rPr>
        <w:t xml:space="preserve"> </w:t>
      </w:r>
      <w:r>
        <w:rPr>
          <w:rFonts w:ascii="Georgia" w:eastAsia="Georgia" w:hAnsi="Georgia" w:cs="Georgia"/>
          <w:color w:val="FF0000"/>
          <w:sz w:val="19"/>
          <w:szCs w:val="19"/>
        </w:rPr>
        <w:t>the</w:t>
      </w:r>
      <w:r>
        <w:rPr>
          <w:rFonts w:ascii="Georgia" w:eastAsia="Georgia" w:hAnsi="Georgia" w:cs="Georgia"/>
          <w:color w:val="FF0000"/>
          <w:spacing w:val="18"/>
          <w:sz w:val="19"/>
          <w:szCs w:val="19"/>
        </w:rPr>
        <w:t xml:space="preserve"> </w:t>
      </w:r>
      <w:r>
        <w:rPr>
          <w:rFonts w:ascii="Georgia" w:eastAsia="Georgia" w:hAnsi="Georgia" w:cs="Georgia"/>
          <w:color w:val="FF0000"/>
          <w:sz w:val="19"/>
          <w:szCs w:val="19"/>
        </w:rPr>
        <w:t>methodological</w:t>
      </w:r>
      <w:r>
        <w:rPr>
          <w:rFonts w:ascii="Georgia" w:eastAsia="Georgia" w:hAnsi="Georgia" w:cs="Georgia"/>
          <w:color w:val="FF0000"/>
          <w:spacing w:val="39"/>
          <w:sz w:val="19"/>
          <w:szCs w:val="19"/>
        </w:rPr>
        <w:t xml:space="preserve"> </w:t>
      </w:r>
      <w:r>
        <w:rPr>
          <w:rFonts w:ascii="Georgia" w:eastAsia="Georgia" w:hAnsi="Georgia" w:cs="Georgia"/>
          <w:color w:val="FF0000"/>
          <w:sz w:val="19"/>
          <w:szCs w:val="19"/>
        </w:rPr>
        <w:t>depth</w:t>
      </w:r>
      <w:r>
        <w:rPr>
          <w:rFonts w:ascii="Georgia" w:eastAsia="Georgia" w:hAnsi="Georgia" w:cs="Georgia"/>
          <w:color w:val="FF0000"/>
          <w:spacing w:val="23"/>
          <w:sz w:val="19"/>
          <w:szCs w:val="19"/>
        </w:rPr>
        <w:t xml:space="preserve"> </w:t>
      </w:r>
      <w:r>
        <w:rPr>
          <w:rFonts w:ascii="Georgia" w:eastAsia="Georgia" w:hAnsi="Georgia" w:cs="Georgia"/>
          <w:color w:val="FF0000"/>
          <w:sz w:val="19"/>
          <w:szCs w:val="19"/>
        </w:rPr>
        <w:t>of</w:t>
      </w:r>
      <w:r>
        <w:rPr>
          <w:rFonts w:ascii="Georgia" w:eastAsia="Georgia" w:hAnsi="Georgia" w:cs="Georgia"/>
          <w:color w:val="FF0000"/>
          <w:spacing w:val="16"/>
          <w:sz w:val="19"/>
          <w:szCs w:val="19"/>
        </w:rPr>
        <w:t xml:space="preserve"> </w:t>
      </w:r>
      <w:r>
        <w:rPr>
          <w:rFonts w:ascii="Georgia" w:eastAsia="Georgia" w:hAnsi="Georgia" w:cs="Georgia"/>
          <w:color w:val="FF0000"/>
          <w:sz w:val="19"/>
          <w:szCs w:val="19"/>
        </w:rPr>
        <w:t>the</w:t>
      </w:r>
      <w:r>
        <w:rPr>
          <w:rFonts w:ascii="Georgia" w:eastAsia="Georgia" w:hAnsi="Georgia" w:cs="Georgia"/>
          <w:color w:val="FF0000"/>
          <w:spacing w:val="18"/>
          <w:sz w:val="19"/>
          <w:szCs w:val="19"/>
        </w:rPr>
        <w:t xml:space="preserve"> </w:t>
      </w:r>
      <w:r>
        <w:rPr>
          <w:rFonts w:ascii="Georgia" w:eastAsia="Georgia" w:hAnsi="Georgia" w:cs="Georgia"/>
          <w:color w:val="FF0000"/>
          <w:sz w:val="19"/>
          <w:szCs w:val="19"/>
        </w:rPr>
        <w:t>field</w:t>
      </w:r>
      <w:r>
        <w:rPr>
          <w:rFonts w:ascii="Georgia" w:eastAsia="Georgia" w:hAnsi="Georgia" w:cs="Georgia"/>
          <w:color w:val="FF0000"/>
          <w:spacing w:val="20"/>
          <w:sz w:val="19"/>
          <w:szCs w:val="19"/>
        </w:rPr>
        <w:t xml:space="preserve"> </w:t>
      </w:r>
      <w:r>
        <w:rPr>
          <w:rFonts w:ascii="Georgia" w:eastAsia="Georgia" w:hAnsi="Georgia" w:cs="Georgia"/>
          <w:color w:val="FF0000"/>
          <w:sz w:val="19"/>
          <w:szCs w:val="19"/>
        </w:rPr>
        <w:t>is</w:t>
      </w:r>
      <w:r>
        <w:rPr>
          <w:rFonts w:ascii="Georgia" w:eastAsia="Georgia" w:hAnsi="Georgia" w:cs="Georgia"/>
          <w:color w:val="FF0000"/>
          <w:spacing w:val="16"/>
          <w:sz w:val="19"/>
          <w:szCs w:val="19"/>
        </w:rPr>
        <w:t xml:space="preserve"> </w:t>
      </w:r>
      <w:r>
        <w:rPr>
          <w:rFonts w:ascii="Georgia" w:eastAsia="Georgia" w:hAnsi="Georgia" w:cs="Georgia"/>
          <w:color w:val="FF0000"/>
          <w:sz w:val="19"/>
          <w:szCs w:val="19"/>
        </w:rPr>
        <w:t>extensive</w:t>
      </w:r>
      <w:r>
        <w:rPr>
          <w:rFonts w:ascii="Georgia" w:eastAsia="Georgia" w:hAnsi="Georgia" w:cs="Georgia"/>
          <w:color w:val="FF0000"/>
          <w:spacing w:val="29"/>
          <w:sz w:val="19"/>
          <w:szCs w:val="19"/>
        </w:rPr>
        <w:t xml:space="preserve"> </w:t>
      </w:r>
      <w:r>
        <w:rPr>
          <w:rFonts w:ascii="Georgia" w:eastAsia="Georgia" w:hAnsi="Georgia" w:cs="Georgia"/>
          <w:color w:val="FF0000"/>
          <w:sz w:val="19"/>
          <w:szCs w:val="19"/>
        </w:rPr>
        <w:t>and</w:t>
      </w:r>
      <w:r>
        <w:rPr>
          <w:rFonts w:ascii="Georgia" w:eastAsia="Georgia" w:hAnsi="Georgia" w:cs="Georgia"/>
          <w:color w:val="FF0000"/>
          <w:spacing w:val="19"/>
          <w:sz w:val="19"/>
          <w:szCs w:val="19"/>
        </w:rPr>
        <w:t xml:space="preserve"> </w:t>
      </w:r>
      <w:r>
        <w:rPr>
          <w:rFonts w:ascii="Georgia" w:eastAsia="Georgia" w:hAnsi="Georgia" w:cs="Georgia"/>
          <w:color w:val="FF0000"/>
          <w:sz w:val="19"/>
          <w:szCs w:val="19"/>
        </w:rPr>
        <w:t>implementing</w:t>
      </w:r>
      <w:r>
        <w:rPr>
          <w:rFonts w:ascii="Georgia" w:eastAsia="Georgia" w:hAnsi="Georgia" w:cs="Georgia"/>
          <w:color w:val="FF0000"/>
          <w:spacing w:val="37"/>
          <w:sz w:val="19"/>
          <w:szCs w:val="19"/>
        </w:rPr>
        <w:t xml:space="preserve"> </w:t>
      </w:r>
      <w:r>
        <w:rPr>
          <w:rFonts w:ascii="Georgia" w:eastAsia="Georgia" w:hAnsi="Georgia" w:cs="Georgia"/>
          <w:color w:val="FF0000"/>
          <w:sz w:val="19"/>
          <w:szCs w:val="19"/>
        </w:rPr>
        <w:t>even</w:t>
      </w:r>
      <w:r>
        <w:rPr>
          <w:rFonts w:ascii="Georgia" w:eastAsia="Georgia" w:hAnsi="Georgia" w:cs="Georgia"/>
          <w:color w:val="FF0000"/>
          <w:spacing w:val="21"/>
          <w:sz w:val="19"/>
          <w:szCs w:val="19"/>
        </w:rPr>
        <w:t xml:space="preserve"> </w:t>
      </w:r>
      <w:r>
        <w:rPr>
          <w:rFonts w:ascii="Georgia" w:eastAsia="Georgia" w:hAnsi="Georgia" w:cs="Georgia"/>
          <w:color w:val="FF0000"/>
          <w:sz w:val="19"/>
          <w:szCs w:val="19"/>
        </w:rPr>
        <w:t>a</w:t>
      </w:r>
      <w:r>
        <w:rPr>
          <w:rFonts w:ascii="Georgia" w:eastAsia="Georgia" w:hAnsi="Georgia" w:cs="Georgia"/>
          <w:color w:val="FF0000"/>
          <w:spacing w:val="16"/>
          <w:sz w:val="19"/>
          <w:szCs w:val="19"/>
        </w:rPr>
        <w:t xml:space="preserve"> </w:t>
      </w:r>
      <w:r>
        <w:rPr>
          <w:rFonts w:ascii="Georgia" w:eastAsia="Georgia" w:hAnsi="Georgia" w:cs="Georgia"/>
          <w:color w:val="FF0000"/>
          <w:sz w:val="19"/>
          <w:szCs w:val="19"/>
        </w:rPr>
        <w:t>small</w:t>
      </w:r>
      <w:r>
        <w:rPr>
          <w:rFonts w:ascii="Georgia" w:eastAsia="Georgia" w:hAnsi="Georgia" w:cs="Georgia"/>
          <w:color w:val="FF0000"/>
          <w:spacing w:val="22"/>
          <w:sz w:val="19"/>
          <w:szCs w:val="19"/>
        </w:rPr>
        <w:t xml:space="preserve"> </w:t>
      </w:r>
      <w:r>
        <w:rPr>
          <w:rFonts w:ascii="Georgia" w:eastAsia="Georgia" w:hAnsi="Georgia" w:cs="Georgia"/>
          <w:color w:val="FF0000"/>
          <w:sz w:val="19"/>
          <w:szCs w:val="19"/>
        </w:rPr>
        <w:t>portion</w:t>
      </w:r>
      <w:r>
        <w:rPr>
          <w:rFonts w:ascii="Georgia" w:eastAsia="Georgia" w:hAnsi="Georgia" w:cs="Georgia"/>
          <w:color w:val="FF0000"/>
          <w:spacing w:val="25"/>
          <w:sz w:val="19"/>
          <w:szCs w:val="19"/>
        </w:rPr>
        <w:t xml:space="preserve"> </w:t>
      </w:r>
      <w:r>
        <w:rPr>
          <w:rFonts w:ascii="Georgia" w:eastAsia="Georgia" w:hAnsi="Georgia" w:cs="Georgia"/>
          <w:color w:val="FF0000"/>
          <w:sz w:val="19"/>
          <w:szCs w:val="19"/>
        </w:rPr>
        <w:t>of</w:t>
      </w:r>
      <w:r>
        <w:rPr>
          <w:rFonts w:ascii="Georgia" w:eastAsia="Georgia" w:hAnsi="Georgia" w:cs="Georgia"/>
          <w:color w:val="FF0000"/>
          <w:spacing w:val="16"/>
          <w:sz w:val="19"/>
          <w:szCs w:val="19"/>
        </w:rPr>
        <w:t xml:space="preserve"> </w:t>
      </w:r>
      <w:r>
        <w:rPr>
          <w:rFonts w:ascii="Georgia" w:eastAsia="Georgia" w:hAnsi="Georgia" w:cs="Georgia"/>
          <w:color w:val="FF0000"/>
          <w:sz w:val="19"/>
          <w:szCs w:val="19"/>
        </w:rPr>
        <w:t>the</w:t>
      </w:r>
      <w:r>
        <w:rPr>
          <w:rFonts w:ascii="Georgia" w:eastAsia="Georgia" w:hAnsi="Georgia" w:cs="Georgia"/>
          <w:color w:val="FF0000"/>
          <w:spacing w:val="18"/>
          <w:sz w:val="19"/>
          <w:szCs w:val="19"/>
        </w:rPr>
        <w:t xml:space="preserve"> </w:t>
      </w:r>
      <w:r>
        <w:rPr>
          <w:rFonts w:ascii="Georgia" w:eastAsia="Georgia" w:hAnsi="Georgia" w:cs="Georgia"/>
          <w:color w:val="FF0000"/>
          <w:sz w:val="19"/>
          <w:szCs w:val="19"/>
        </w:rPr>
        <w:t>total</w:t>
      </w:r>
      <w:r>
        <w:rPr>
          <w:rFonts w:ascii="Georgia" w:eastAsia="Georgia" w:hAnsi="Georgia" w:cs="Georgia"/>
          <w:color w:val="FF0000"/>
          <w:spacing w:val="21"/>
          <w:sz w:val="19"/>
          <w:szCs w:val="19"/>
        </w:rPr>
        <w:t xml:space="preserve"> </w:t>
      </w:r>
      <w:r>
        <w:rPr>
          <w:rFonts w:ascii="Georgia" w:eastAsia="Georgia" w:hAnsi="Georgia" w:cs="Georgia"/>
          <w:color w:val="FF0000"/>
          <w:sz w:val="19"/>
          <w:szCs w:val="19"/>
        </w:rPr>
        <w:t>number</w:t>
      </w:r>
      <w:r>
        <w:rPr>
          <w:rFonts w:ascii="Georgia" w:eastAsia="Georgia" w:hAnsi="Georgia" w:cs="Georgia"/>
          <w:color w:val="FF0000"/>
          <w:spacing w:val="26"/>
          <w:sz w:val="19"/>
          <w:szCs w:val="19"/>
        </w:rPr>
        <w:t xml:space="preserve"> </w:t>
      </w:r>
      <w:r>
        <w:rPr>
          <w:rFonts w:ascii="Georgia" w:eastAsia="Georgia" w:hAnsi="Georgia" w:cs="Georgia"/>
          <w:color w:val="FF0000"/>
          <w:w w:val="102"/>
          <w:sz w:val="19"/>
          <w:szCs w:val="19"/>
        </w:rPr>
        <w:t xml:space="preserve">of </w:t>
      </w:r>
      <w:r>
        <w:rPr>
          <w:rFonts w:ascii="Georgia" w:eastAsia="Georgia" w:hAnsi="Georgia" w:cs="Georgia"/>
          <w:color w:val="FF0000"/>
          <w:sz w:val="19"/>
          <w:szCs w:val="19"/>
        </w:rPr>
        <w:t>algorithms</w:t>
      </w:r>
      <w:r>
        <w:rPr>
          <w:rFonts w:ascii="Georgia" w:eastAsia="Georgia" w:hAnsi="Georgia" w:cs="Georgia"/>
          <w:color w:val="FF0000"/>
          <w:spacing w:val="8"/>
          <w:sz w:val="19"/>
          <w:szCs w:val="19"/>
        </w:rPr>
        <w:t xml:space="preserve"> </w:t>
      </w:r>
      <w:r>
        <w:rPr>
          <w:rFonts w:ascii="Georgia" w:eastAsia="Georgia" w:hAnsi="Georgia" w:cs="Georgia"/>
          <w:color w:val="FF0000"/>
          <w:sz w:val="19"/>
          <w:szCs w:val="19"/>
        </w:rPr>
        <w:t>would be</w:t>
      </w:r>
      <w:r>
        <w:rPr>
          <w:rFonts w:ascii="Georgia" w:eastAsia="Georgia" w:hAnsi="Georgia" w:cs="Georgia"/>
          <w:color w:val="FF0000"/>
          <w:spacing w:val="-6"/>
          <w:sz w:val="19"/>
          <w:szCs w:val="19"/>
        </w:rPr>
        <w:t xml:space="preserve"> </w:t>
      </w:r>
      <w:r>
        <w:rPr>
          <w:rFonts w:ascii="Georgia" w:eastAsia="Georgia" w:hAnsi="Georgia" w:cs="Georgia"/>
          <w:color w:val="FF0000"/>
          <w:sz w:val="19"/>
          <w:szCs w:val="19"/>
        </w:rPr>
        <w:t>prohibitive.</w:t>
      </w:r>
      <w:proofErr w:type="gramEnd"/>
      <w:r>
        <w:rPr>
          <w:rFonts w:ascii="Georgia" w:eastAsia="Georgia" w:hAnsi="Georgia" w:cs="Georgia"/>
          <w:color w:val="FF0000"/>
          <w:spacing w:val="33"/>
          <w:sz w:val="19"/>
          <w:szCs w:val="19"/>
        </w:rPr>
        <w:t xml:space="preserve"> </w:t>
      </w:r>
      <w:r>
        <w:rPr>
          <w:rFonts w:ascii="Georgia" w:eastAsia="Georgia" w:hAnsi="Georgia" w:cs="Georgia"/>
          <w:color w:val="FF0000"/>
          <w:sz w:val="19"/>
          <w:szCs w:val="19"/>
        </w:rPr>
        <w:t>However,</w:t>
      </w:r>
      <w:r>
        <w:rPr>
          <w:rFonts w:ascii="Georgia" w:eastAsia="Georgia" w:hAnsi="Georgia" w:cs="Georgia"/>
          <w:color w:val="FF0000"/>
          <w:spacing w:val="8"/>
          <w:sz w:val="19"/>
          <w:szCs w:val="19"/>
        </w:rPr>
        <w:t xml:space="preserve"> </w:t>
      </w:r>
      <w:r>
        <w:rPr>
          <w:rFonts w:ascii="Georgia" w:eastAsia="Georgia" w:hAnsi="Georgia" w:cs="Georgia"/>
          <w:color w:val="FF0000"/>
          <w:sz w:val="19"/>
          <w:szCs w:val="19"/>
        </w:rPr>
        <w:t>the</w:t>
      </w:r>
      <w:r>
        <w:rPr>
          <w:rFonts w:ascii="Georgia" w:eastAsia="Georgia" w:hAnsi="Georgia" w:cs="Georgia"/>
          <w:color w:val="FF0000"/>
          <w:spacing w:val="-5"/>
          <w:sz w:val="19"/>
          <w:szCs w:val="19"/>
        </w:rPr>
        <w:t xml:space="preserve"> </w:t>
      </w:r>
      <w:ins w:id="45" w:author="James Gee" w:date="2016-07-20T10:01:00Z">
        <w:r w:rsidR="00FE3BCF">
          <w:rPr>
            <w:rFonts w:ascii="Georgia" w:eastAsia="Georgia" w:hAnsi="Georgia" w:cs="Georgia"/>
            <w:color w:val="FF0000"/>
            <w:spacing w:val="-5"/>
            <w:sz w:val="19"/>
            <w:szCs w:val="19"/>
          </w:rPr>
          <w:t xml:space="preserve">carefully curated </w:t>
        </w:r>
        <w:proofErr w:type="gramStart"/>
        <w:r w:rsidR="00FE3BCF">
          <w:rPr>
            <w:rFonts w:ascii="Georgia" w:eastAsia="Georgia" w:hAnsi="Georgia" w:cs="Georgia"/>
            <w:color w:val="FF0000"/>
            <w:spacing w:val="-5"/>
            <w:sz w:val="19"/>
            <w:szCs w:val="19"/>
          </w:rPr>
          <w:t xml:space="preserve">selection of </w:t>
        </w:r>
      </w:ins>
      <w:r>
        <w:rPr>
          <w:rFonts w:ascii="Georgia" w:eastAsia="Georgia" w:hAnsi="Georgia" w:cs="Georgia"/>
          <w:color w:val="FF0000"/>
          <w:sz w:val="19"/>
          <w:szCs w:val="19"/>
        </w:rPr>
        <w:t>algorithmic</w:t>
      </w:r>
      <w:r>
        <w:rPr>
          <w:rFonts w:ascii="Georgia" w:eastAsia="Georgia" w:hAnsi="Georgia" w:cs="Georgia"/>
          <w:color w:val="FF0000"/>
          <w:spacing w:val="9"/>
          <w:sz w:val="19"/>
          <w:szCs w:val="19"/>
        </w:rPr>
        <w:t xml:space="preserve"> </w:t>
      </w:r>
      <w:r>
        <w:rPr>
          <w:rFonts w:ascii="Georgia" w:eastAsia="Georgia" w:hAnsi="Georgia" w:cs="Georgia"/>
          <w:color w:val="FF0000"/>
          <w:sz w:val="19"/>
          <w:szCs w:val="19"/>
        </w:rPr>
        <w:t>implementations</w:t>
      </w:r>
      <w:r>
        <w:rPr>
          <w:rFonts w:ascii="Georgia" w:eastAsia="Georgia" w:hAnsi="Georgia" w:cs="Georgia"/>
          <w:color w:val="FF0000"/>
          <w:spacing w:val="19"/>
          <w:sz w:val="19"/>
          <w:szCs w:val="19"/>
        </w:rPr>
        <w:t xml:space="preserve"> </w:t>
      </w:r>
      <w:r>
        <w:rPr>
          <w:rFonts w:ascii="Georgia" w:eastAsia="Georgia" w:hAnsi="Georgia" w:cs="Georgia"/>
          <w:color w:val="FF0000"/>
          <w:sz w:val="19"/>
          <w:szCs w:val="19"/>
        </w:rPr>
        <w:t>provided</w:t>
      </w:r>
      <w:r>
        <w:rPr>
          <w:rFonts w:ascii="Georgia" w:eastAsia="Georgia" w:hAnsi="Georgia" w:cs="Georgia"/>
          <w:color w:val="FF0000"/>
          <w:spacing w:val="5"/>
          <w:sz w:val="19"/>
          <w:szCs w:val="19"/>
        </w:rPr>
        <w:t xml:space="preserve"> </w:t>
      </w:r>
      <w:r>
        <w:rPr>
          <w:rFonts w:ascii="Georgia" w:eastAsia="Georgia" w:hAnsi="Georgia" w:cs="Georgia"/>
          <w:color w:val="FF0000"/>
          <w:sz w:val="19"/>
          <w:szCs w:val="19"/>
        </w:rPr>
        <w:t>through</w:t>
      </w:r>
      <w:r>
        <w:rPr>
          <w:rFonts w:ascii="Georgia" w:eastAsia="Georgia" w:hAnsi="Georgia" w:cs="Georgia"/>
          <w:color w:val="FF0000"/>
          <w:spacing w:val="3"/>
          <w:sz w:val="19"/>
          <w:szCs w:val="19"/>
        </w:rPr>
        <w:t xml:space="preserve"> </w:t>
      </w:r>
      <w:r>
        <w:rPr>
          <w:rFonts w:ascii="Georgia" w:eastAsia="Georgia" w:hAnsi="Georgia" w:cs="Georgia"/>
          <w:color w:val="FF0000"/>
          <w:sz w:val="19"/>
          <w:szCs w:val="19"/>
        </w:rPr>
        <w:t>this</w:t>
      </w:r>
      <w:r>
        <w:rPr>
          <w:rFonts w:ascii="Georgia" w:eastAsia="Georgia" w:hAnsi="Georgia" w:cs="Georgia"/>
          <w:color w:val="FF0000"/>
          <w:spacing w:val="-4"/>
          <w:sz w:val="19"/>
          <w:szCs w:val="19"/>
        </w:rPr>
        <w:t xml:space="preserve"> </w:t>
      </w:r>
      <w:r>
        <w:rPr>
          <w:rFonts w:ascii="Georgia" w:eastAsia="Georgia" w:hAnsi="Georgia" w:cs="Georgia"/>
          <w:color w:val="FF0000"/>
          <w:sz w:val="19"/>
          <w:szCs w:val="19"/>
        </w:rPr>
        <w:t>project</w:t>
      </w:r>
      <w:r>
        <w:rPr>
          <w:rFonts w:ascii="Georgia" w:eastAsia="Georgia" w:hAnsi="Georgia" w:cs="Georgia"/>
          <w:color w:val="FF0000"/>
          <w:spacing w:val="2"/>
          <w:sz w:val="19"/>
          <w:szCs w:val="19"/>
        </w:rPr>
        <w:t xml:space="preserve"> </w:t>
      </w:r>
      <w:r>
        <w:rPr>
          <w:rFonts w:ascii="Georgia" w:eastAsia="Georgia" w:hAnsi="Georgia" w:cs="Georgia"/>
          <w:color w:val="FF0000"/>
          <w:sz w:val="19"/>
          <w:szCs w:val="19"/>
        </w:rPr>
        <w:t>have</w:t>
      </w:r>
      <w:proofErr w:type="gramEnd"/>
      <w:r>
        <w:rPr>
          <w:rFonts w:ascii="Georgia" w:eastAsia="Georgia" w:hAnsi="Georgia" w:cs="Georgia"/>
          <w:color w:val="FF0000"/>
          <w:spacing w:val="-2"/>
          <w:sz w:val="19"/>
          <w:szCs w:val="19"/>
        </w:rPr>
        <w:t xml:space="preserve"> </w:t>
      </w:r>
      <w:r>
        <w:rPr>
          <w:rFonts w:ascii="Georgia" w:eastAsia="Georgia" w:hAnsi="Georgia" w:cs="Georgia"/>
          <w:color w:val="FF0000"/>
          <w:sz w:val="19"/>
          <w:szCs w:val="19"/>
        </w:rPr>
        <w:t>been</w:t>
      </w:r>
      <w:r>
        <w:rPr>
          <w:rFonts w:ascii="Georgia" w:eastAsia="Georgia" w:hAnsi="Georgia" w:cs="Georgia"/>
          <w:color w:val="FF0000"/>
          <w:spacing w:val="-2"/>
          <w:sz w:val="19"/>
          <w:szCs w:val="19"/>
        </w:rPr>
        <w:t xml:space="preserve"> </w:t>
      </w:r>
      <w:ins w:id="46" w:author="James Gee" w:date="2016-07-20T10:02:00Z">
        <w:r w:rsidR="00FE3BCF">
          <w:rPr>
            <w:rFonts w:ascii="Georgia" w:eastAsia="Georgia" w:hAnsi="Georgia" w:cs="Georgia"/>
            <w:color w:val="FF0000"/>
            <w:spacing w:val="-2"/>
            <w:sz w:val="19"/>
            <w:szCs w:val="19"/>
          </w:rPr>
          <w:t xml:space="preserve">extensively </w:t>
        </w:r>
      </w:ins>
      <w:r>
        <w:rPr>
          <w:rFonts w:ascii="Georgia" w:eastAsia="Georgia" w:hAnsi="Georgia" w:cs="Georgia"/>
          <w:color w:val="FF0000"/>
          <w:w w:val="102"/>
          <w:sz w:val="19"/>
          <w:szCs w:val="19"/>
        </w:rPr>
        <w:t xml:space="preserve">discussed </w:t>
      </w:r>
      <w:r>
        <w:rPr>
          <w:rFonts w:ascii="Georgia" w:eastAsia="Georgia" w:hAnsi="Georgia" w:cs="Georgia"/>
          <w:color w:val="FF0000"/>
          <w:sz w:val="19"/>
          <w:szCs w:val="19"/>
        </w:rPr>
        <w:t>in</w:t>
      </w:r>
      <w:r>
        <w:rPr>
          <w:rFonts w:ascii="Georgia" w:eastAsia="Georgia" w:hAnsi="Georgia" w:cs="Georgia"/>
          <w:color w:val="FF0000"/>
          <w:spacing w:val="10"/>
          <w:sz w:val="19"/>
          <w:szCs w:val="19"/>
        </w:rPr>
        <w:t xml:space="preserve"> </w:t>
      </w:r>
      <w:r>
        <w:rPr>
          <w:rFonts w:ascii="Georgia" w:eastAsia="Georgia" w:hAnsi="Georgia" w:cs="Georgia"/>
          <w:color w:val="FF0000"/>
          <w:sz w:val="19"/>
          <w:szCs w:val="19"/>
        </w:rPr>
        <w:t>the</w:t>
      </w:r>
      <w:r>
        <w:rPr>
          <w:rFonts w:ascii="Georgia" w:eastAsia="Georgia" w:hAnsi="Georgia" w:cs="Georgia"/>
          <w:color w:val="FF0000"/>
          <w:spacing w:val="10"/>
          <w:sz w:val="19"/>
          <w:szCs w:val="19"/>
        </w:rPr>
        <w:t xml:space="preserve"> </w:t>
      </w:r>
      <w:r>
        <w:rPr>
          <w:rFonts w:ascii="Georgia" w:eastAsia="Georgia" w:hAnsi="Georgia" w:cs="Georgia"/>
          <w:color w:val="FF0000"/>
          <w:sz w:val="19"/>
          <w:szCs w:val="19"/>
        </w:rPr>
        <w:t>literature</w:t>
      </w:r>
      <w:r>
        <w:rPr>
          <w:rFonts w:ascii="Georgia" w:eastAsia="Georgia" w:hAnsi="Georgia" w:cs="Georgia"/>
          <w:color w:val="FF0000"/>
          <w:spacing w:val="21"/>
          <w:sz w:val="19"/>
          <w:szCs w:val="19"/>
        </w:rPr>
        <w:t xml:space="preserve"> </w:t>
      </w:r>
      <w:r>
        <w:rPr>
          <w:rFonts w:ascii="Georgia" w:eastAsia="Georgia" w:hAnsi="Georgia" w:cs="Georgia"/>
          <w:color w:val="FF0000"/>
          <w:sz w:val="19"/>
          <w:szCs w:val="19"/>
        </w:rPr>
        <w:t>and</w:t>
      </w:r>
      <w:r>
        <w:rPr>
          <w:rFonts w:ascii="Georgia" w:eastAsia="Georgia" w:hAnsi="Georgia" w:cs="Georgia"/>
          <w:color w:val="FF0000"/>
          <w:spacing w:val="11"/>
          <w:sz w:val="19"/>
          <w:szCs w:val="19"/>
        </w:rPr>
        <w:t xml:space="preserve"> </w:t>
      </w:r>
      <w:r>
        <w:rPr>
          <w:rFonts w:ascii="Georgia" w:eastAsia="Georgia" w:hAnsi="Georgia" w:cs="Georgia"/>
          <w:color w:val="FF0000"/>
          <w:sz w:val="19"/>
          <w:szCs w:val="19"/>
        </w:rPr>
        <w:t>have</w:t>
      </w:r>
      <w:r>
        <w:rPr>
          <w:rFonts w:ascii="Georgia" w:eastAsia="Georgia" w:hAnsi="Georgia" w:cs="Georgia"/>
          <w:color w:val="FF0000"/>
          <w:spacing w:val="13"/>
          <w:sz w:val="19"/>
          <w:szCs w:val="19"/>
        </w:rPr>
        <w:t xml:space="preserve"> </w:t>
      </w:r>
      <w:del w:id="47" w:author="James Gee" w:date="2016-07-20T10:02:00Z">
        <w:r w:rsidDel="00FE3BCF">
          <w:rPr>
            <w:rFonts w:ascii="Georgia" w:eastAsia="Georgia" w:hAnsi="Georgia" w:cs="Georgia"/>
            <w:color w:val="FF0000"/>
            <w:sz w:val="19"/>
            <w:szCs w:val="19"/>
          </w:rPr>
          <w:delText>provided</w:delText>
        </w:r>
        <w:r w:rsidDel="00FE3BCF">
          <w:rPr>
            <w:rFonts w:ascii="Georgia" w:eastAsia="Georgia" w:hAnsi="Georgia" w:cs="Georgia"/>
            <w:color w:val="FF0000"/>
            <w:spacing w:val="20"/>
            <w:sz w:val="19"/>
            <w:szCs w:val="19"/>
          </w:rPr>
          <w:delText xml:space="preserve"> </w:delText>
        </w:r>
        <w:r w:rsidDel="00FE3BCF">
          <w:rPr>
            <w:rFonts w:ascii="Georgia" w:eastAsia="Georgia" w:hAnsi="Georgia" w:cs="Georgia"/>
            <w:color w:val="FF0000"/>
            <w:sz w:val="19"/>
            <w:szCs w:val="19"/>
          </w:rPr>
          <w:delText>good</w:delText>
        </w:r>
      </w:del>
      <w:ins w:id="48" w:author="James Gee" w:date="2016-07-20T10:02:00Z">
        <w:r w:rsidR="00FE3BCF">
          <w:rPr>
            <w:rFonts w:ascii="Georgia" w:eastAsia="Georgia" w:hAnsi="Georgia" w:cs="Georgia"/>
            <w:color w:val="FF0000"/>
            <w:sz w:val="19"/>
            <w:szCs w:val="19"/>
          </w:rPr>
          <w:t>delivered consistently excellent</w:t>
        </w:r>
      </w:ins>
      <w:r>
        <w:rPr>
          <w:rFonts w:ascii="Georgia" w:eastAsia="Georgia" w:hAnsi="Georgia" w:cs="Georgia"/>
          <w:color w:val="FF0000"/>
          <w:spacing w:val="13"/>
          <w:sz w:val="19"/>
          <w:szCs w:val="19"/>
        </w:rPr>
        <w:t xml:space="preserve"> </w:t>
      </w:r>
      <w:r>
        <w:rPr>
          <w:rFonts w:ascii="Georgia" w:eastAsia="Georgia" w:hAnsi="Georgia" w:cs="Georgia"/>
          <w:color w:val="FF0000"/>
          <w:sz w:val="19"/>
          <w:szCs w:val="19"/>
        </w:rPr>
        <w:t>performance</w:t>
      </w:r>
      <w:r>
        <w:rPr>
          <w:rFonts w:ascii="Georgia" w:eastAsia="Georgia" w:hAnsi="Georgia" w:cs="Georgia"/>
          <w:color w:val="FF0000"/>
          <w:spacing w:val="26"/>
          <w:sz w:val="19"/>
          <w:szCs w:val="19"/>
        </w:rPr>
        <w:t xml:space="preserve"> </w:t>
      </w:r>
      <w:r>
        <w:rPr>
          <w:rFonts w:ascii="Georgia" w:eastAsia="Georgia" w:hAnsi="Georgia" w:cs="Georgia"/>
          <w:color w:val="FF0000"/>
          <w:sz w:val="19"/>
          <w:szCs w:val="19"/>
        </w:rPr>
        <w:t>in</w:t>
      </w:r>
      <w:r>
        <w:rPr>
          <w:rFonts w:ascii="Georgia" w:eastAsia="Georgia" w:hAnsi="Georgia" w:cs="Georgia"/>
          <w:color w:val="FF0000"/>
          <w:spacing w:val="10"/>
          <w:sz w:val="19"/>
          <w:szCs w:val="19"/>
        </w:rPr>
        <w:t xml:space="preserve"> </w:t>
      </w:r>
      <w:r>
        <w:rPr>
          <w:rFonts w:ascii="Georgia" w:eastAsia="Georgia" w:hAnsi="Georgia" w:cs="Georgia"/>
          <w:color w:val="FF0000"/>
          <w:sz w:val="19"/>
          <w:szCs w:val="19"/>
        </w:rPr>
        <w:t>our</w:t>
      </w:r>
      <w:r>
        <w:rPr>
          <w:rFonts w:ascii="Georgia" w:eastAsia="Georgia" w:hAnsi="Georgia" w:cs="Georgia"/>
          <w:color w:val="FF0000"/>
          <w:spacing w:val="11"/>
          <w:sz w:val="19"/>
          <w:szCs w:val="19"/>
        </w:rPr>
        <w:t xml:space="preserve"> </w:t>
      </w:r>
      <w:r>
        <w:rPr>
          <w:rFonts w:ascii="Georgia" w:eastAsia="Georgia" w:hAnsi="Georgia" w:cs="Georgia"/>
          <w:color w:val="FF0000"/>
          <w:sz w:val="19"/>
          <w:szCs w:val="19"/>
        </w:rPr>
        <w:t>clinical</w:t>
      </w:r>
      <w:r>
        <w:rPr>
          <w:rFonts w:ascii="Georgia" w:eastAsia="Georgia" w:hAnsi="Georgia" w:cs="Georgia"/>
          <w:color w:val="FF0000"/>
          <w:spacing w:val="17"/>
          <w:sz w:val="19"/>
          <w:szCs w:val="19"/>
        </w:rPr>
        <w:t xml:space="preserve"> </w:t>
      </w:r>
      <w:r>
        <w:rPr>
          <w:rFonts w:ascii="Georgia" w:eastAsia="Georgia" w:hAnsi="Georgia" w:cs="Georgia"/>
          <w:color w:val="FF0000"/>
          <w:sz w:val="19"/>
          <w:szCs w:val="19"/>
        </w:rPr>
        <w:t xml:space="preserve">collaborations. </w:t>
      </w:r>
      <w:r>
        <w:rPr>
          <w:rFonts w:ascii="Georgia" w:eastAsia="Georgia" w:hAnsi="Georgia" w:cs="Georgia"/>
          <w:color w:val="FF0000"/>
          <w:spacing w:val="8"/>
          <w:sz w:val="19"/>
          <w:szCs w:val="19"/>
        </w:rPr>
        <w:t xml:space="preserve"> </w:t>
      </w:r>
      <w:r>
        <w:rPr>
          <w:rFonts w:ascii="Georgia" w:eastAsia="Georgia" w:hAnsi="Georgia" w:cs="Georgia"/>
          <w:color w:val="FF0000"/>
          <w:sz w:val="19"/>
          <w:szCs w:val="19"/>
        </w:rPr>
        <w:t>The</w:t>
      </w:r>
      <w:r>
        <w:rPr>
          <w:rFonts w:ascii="Georgia" w:eastAsia="Georgia" w:hAnsi="Georgia" w:cs="Georgia"/>
          <w:color w:val="FF0000"/>
          <w:spacing w:val="11"/>
          <w:sz w:val="19"/>
          <w:szCs w:val="19"/>
        </w:rPr>
        <w:t xml:space="preserve"> </w:t>
      </w:r>
      <w:r>
        <w:rPr>
          <w:rFonts w:ascii="Georgia" w:eastAsia="Georgia" w:hAnsi="Georgia" w:cs="Georgia"/>
          <w:color w:val="FF0000"/>
          <w:sz w:val="19"/>
          <w:szCs w:val="19"/>
        </w:rPr>
        <w:t>availability</w:t>
      </w:r>
      <w:r>
        <w:rPr>
          <w:rFonts w:ascii="Georgia" w:eastAsia="Georgia" w:hAnsi="Georgia" w:cs="Georgia"/>
          <w:color w:val="FF0000"/>
          <w:spacing w:val="23"/>
          <w:sz w:val="19"/>
          <w:szCs w:val="19"/>
        </w:rPr>
        <w:t xml:space="preserve"> </w:t>
      </w:r>
      <w:r>
        <w:rPr>
          <w:rFonts w:ascii="Georgia" w:eastAsia="Georgia" w:hAnsi="Georgia" w:cs="Georgia"/>
          <w:color w:val="FF0000"/>
          <w:sz w:val="19"/>
          <w:szCs w:val="19"/>
        </w:rPr>
        <w:t>of</w:t>
      </w:r>
      <w:r>
        <w:rPr>
          <w:rFonts w:ascii="Georgia" w:eastAsia="Georgia" w:hAnsi="Georgia" w:cs="Georgia"/>
          <w:color w:val="FF0000"/>
          <w:spacing w:val="8"/>
          <w:sz w:val="19"/>
          <w:szCs w:val="19"/>
        </w:rPr>
        <w:t xml:space="preserve"> </w:t>
      </w:r>
      <w:r>
        <w:rPr>
          <w:rFonts w:ascii="Georgia" w:eastAsia="Georgia" w:hAnsi="Georgia" w:cs="Georgia"/>
          <w:color w:val="FF0000"/>
          <w:sz w:val="19"/>
          <w:szCs w:val="19"/>
        </w:rPr>
        <w:t>such</w:t>
      </w:r>
      <w:r>
        <w:rPr>
          <w:rFonts w:ascii="Georgia" w:eastAsia="Georgia" w:hAnsi="Georgia" w:cs="Georgia"/>
          <w:color w:val="FF0000"/>
          <w:spacing w:val="13"/>
          <w:sz w:val="19"/>
          <w:szCs w:val="19"/>
        </w:rPr>
        <w:t xml:space="preserve"> </w:t>
      </w:r>
      <w:r>
        <w:rPr>
          <w:rFonts w:ascii="Georgia" w:eastAsia="Georgia" w:hAnsi="Georgia" w:cs="Georgia"/>
          <w:color w:val="FF0000"/>
          <w:w w:val="102"/>
          <w:sz w:val="19"/>
          <w:szCs w:val="19"/>
        </w:rPr>
        <w:t xml:space="preserve">implementations </w:t>
      </w:r>
      <w:r>
        <w:rPr>
          <w:rFonts w:ascii="Georgia" w:eastAsia="Georgia" w:hAnsi="Georgia" w:cs="Georgia"/>
          <w:color w:val="FF0000"/>
          <w:sz w:val="19"/>
          <w:szCs w:val="19"/>
        </w:rPr>
        <w:t>will</w:t>
      </w:r>
      <w:r>
        <w:rPr>
          <w:rFonts w:ascii="Georgia" w:eastAsia="Georgia" w:hAnsi="Georgia" w:cs="Georgia"/>
          <w:color w:val="FF0000"/>
          <w:spacing w:val="7"/>
          <w:sz w:val="19"/>
          <w:szCs w:val="19"/>
        </w:rPr>
        <w:t xml:space="preserve"> </w:t>
      </w:r>
      <w:del w:id="49" w:author="James Gee" w:date="2016-07-20T10:03:00Z">
        <w:r w:rsidDel="00FE3BCF">
          <w:rPr>
            <w:rFonts w:ascii="Georgia" w:eastAsia="Georgia" w:hAnsi="Georgia" w:cs="Georgia"/>
            <w:color w:val="FF0000"/>
            <w:sz w:val="19"/>
            <w:szCs w:val="19"/>
          </w:rPr>
          <w:delText>provide</w:delText>
        </w:r>
        <w:r w:rsidDel="00FE3BCF">
          <w:rPr>
            <w:rFonts w:ascii="Georgia" w:eastAsia="Georgia" w:hAnsi="Georgia" w:cs="Georgia"/>
            <w:color w:val="FF0000"/>
            <w:spacing w:val="14"/>
            <w:sz w:val="19"/>
            <w:szCs w:val="19"/>
          </w:rPr>
          <w:delText xml:space="preserve"> </w:delText>
        </w:r>
      </w:del>
      <w:ins w:id="50" w:author="James Gee" w:date="2016-07-20T10:03:00Z">
        <w:r w:rsidR="00FE3BCF">
          <w:rPr>
            <w:rFonts w:ascii="Georgia" w:eastAsia="Georgia" w:hAnsi="Georgia" w:cs="Georgia"/>
            <w:color w:val="FF0000"/>
            <w:sz w:val="19"/>
            <w:szCs w:val="19"/>
          </w:rPr>
          <w:t>offer</w:t>
        </w:r>
        <w:r w:rsidR="00FE3BCF">
          <w:rPr>
            <w:rFonts w:ascii="Georgia" w:eastAsia="Georgia" w:hAnsi="Georgia" w:cs="Georgia"/>
            <w:color w:val="FF0000"/>
            <w:spacing w:val="14"/>
            <w:sz w:val="19"/>
            <w:szCs w:val="19"/>
          </w:rPr>
          <w:t xml:space="preserve"> </w:t>
        </w:r>
      </w:ins>
      <w:r>
        <w:rPr>
          <w:rFonts w:ascii="Georgia" w:eastAsia="Georgia" w:hAnsi="Georgia" w:cs="Georgia"/>
          <w:color w:val="FF0000"/>
          <w:sz w:val="19"/>
          <w:szCs w:val="19"/>
        </w:rPr>
        <w:t>a</w:t>
      </w:r>
      <w:r>
        <w:rPr>
          <w:rFonts w:ascii="Georgia" w:eastAsia="Georgia" w:hAnsi="Georgia" w:cs="Georgia"/>
          <w:color w:val="FF0000"/>
          <w:spacing w:val="4"/>
          <w:sz w:val="19"/>
          <w:szCs w:val="19"/>
        </w:rPr>
        <w:t xml:space="preserve"> </w:t>
      </w:r>
      <w:r>
        <w:rPr>
          <w:rFonts w:ascii="Georgia" w:eastAsia="Georgia" w:hAnsi="Georgia" w:cs="Georgia"/>
          <w:color w:val="FF0000"/>
          <w:sz w:val="19"/>
          <w:szCs w:val="19"/>
        </w:rPr>
        <w:t>unique</w:t>
      </w:r>
      <w:r>
        <w:rPr>
          <w:rFonts w:ascii="Georgia" w:eastAsia="Georgia" w:hAnsi="Georgia" w:cs="Georgia"/>
          <w:color w:val="FF0000"/>
          <w:spacing w:val="13"/>
          <w:sz w:val="19"/>
          <w:szCs w:val="19"/>
        </w:rPr>
        <w:t xml:space="preserve"> </w:t>
      </w:r>
      <w:r>
        <w:rPr>
          <w:rFonts w:ascii="Georgia" w:eastAsia="Georgia" w:hAnsi="Georgia" w:cs="Georgia"/>
          <w:color w:val="FF0000"/>
          <w:sz w:val="19"/>
          <w:szCs w:val="19"/>
        </w:rPr>
        <w:t>clinical</w:t>
      </w:r>
      <w:r>
        <w:rPr>
          <w:rFonts w:ascii="Georgia" w:eastAsia="Georgia" w:hAnsi="Georgia" w:cs="Georgia"/>
          <w:color w:val="FF0000"/>
          <w:spacing w:val="13"/>
          <w:sz w:val="19"/>
          <w:szCs w:val="19"/>
        </w:rPr>
        <w:t xml:space="preserve"> </w:t>
      </w:r>
      <w:r>
        <w:rPr>
          <w:rFonts w:ascii="Georgia" w:eastAsia="Georgia" w:hAnsi="Georgia" w:cs="Georgia"/>
          <w:color w:val="FF0000"/>
          <w:sz w:val="19"/>
          <w:szCs w:val="19"/>
        </w:rPr>
        <w:t>utility</w:t>
      </w:r>
      <w:r>
        <w:rPr>
          <w:rFonts w:ascii="Georgia" w:eastAsia="Georgia" w:hAnsi="Georgia" w:cs="Georgia"/>
          <w:color w:val="FF0000"/>
          <w:spacing w:val="11"/>
          <w:sz w:val="19"/>
          <w:szCs w:val="19"/>
        </w:rPr>
        <w:t xml:space="preserve"> </w:t>
      </w:r>
      <w:r>
        <w:rPr>
          <w:rFonts w:ascii="Georgia" w:eastAsia="Georgia" w:hAnsi="Georgia" w:cs="Georgia"/>
          <w:color w:val="FF0000"/>
          <w:sz w:val="19"/>
          <w:szCs w:val="19"/>
        </w:rPr>
        <w:t>to</w:t>
      </w:r>
      <w:r>
        <w:rPr>
          <w:rFonts w:ascii="Georgia" w:eastAsia="Georgia" w:hAnsi="Georgia" w:cs="Georgia"/>
          <w:color w:val="FF0000"/>
          <w:spacing w:val="4"/>
          <w:sz w:val="19"/>
          <w:szCs w:val="19"/>
        </w:rPr>
        <w:t xml:space="preserve"> </w:t>
      </w:r>
      <w:r>
        <w:rPr>
          <w:rFonts w:ascii="Georgia" w:eastAsia="Georgia" w:hAnsi="Georgia" w:cs="Georgia"/>
          <w:color w:val="FF0000"/>
          <w:sz w:val="19"/>
          <w:szCs w:val="19"/>
        </w:rPr>
        <w:t>the</w:t>
      </w:r>
      <w:r>
        <w:rPr>
          <w:rFonts w:ascii="Georgia" w:eastAsia="Georgia" w:hAnsi="Georgia" w:cs="Georgia"/>
          <w:color w:val="FF0000"/>
          <w:spacing w:val="6"/>
          <w:sz w:val="19"/>
          <w:szCs w:val="19"/>
        </w:rPr>
        <w:t xml:space="preserve"> </w:t>
      </w:r>
      <w:r>
        <w:rPr>
          <w:rFonts w:ascii="Georgia" w:eastAsia="Georgia" w:hAnsi="Georgia" w:cs="Georgia"/>
          <w:color w:val="FF0000"/>
          <w:sz w:val="19"/>
          <w:szCs w:val="19"/>
        </w:rPr>
        <w:t>community</w:t>
      </w:r>
      <w:r>
        <w:rPr>
          <w:rFonts w:ascii="Georgia" w:eastAsia="Georgia" w:hAnsi="Georgia" w:cs="Georgia"/>
          <w:color w:val="FF0000"/>
          <w:spacing w:val="20"/>
          <w:sz w:val="19"/>
          <w:szCs w:val="19"/>
        </w:rPr>
        <w:t xml:space="preserve"> </w:t>
      </w:r>
      <w:del w:id="51" w:author="James Gee" w:date="2016-07-20T10:04:00Z">
        <w:r w:rsidDel="00FE3BCF">
          <w:rPr>
            <w:rFonts w:ascii="Georgia" w:eastAsia="Georgia" w:hAnsi="Georgia" w:cs="Georgia"/>
            <w:color w:val="FF0000"/>
            <w:sz w:val="19"/>
            <w:szCs w:val="19"/>
          </w:rPr>
          <w:delText>and</w:delText>
        </w:r>
        <w:r w:rsidDel="00FE3BCF">
          <w:rPr>
            <w:rFonts w:ascii="Georgia" w:eastAsia="Georgia" w:hAnsi="Georgia" w:cs="Georgia"/>
            <w:color w:val="FF0000"/>
            <w:spacing w:val="7"/>
            <w:sz w:val="19"/>
            <w:szCs w:val="19"/>
          </w:rPr>
          <w:delText xml:space="preserve"> </w:delText>
        </w:r>
      </w:del>
      <w:ins w:id="52" w:author="James Gee" w:date="2016-07-20T10:04:00Z">
        <w:r w:rsidR="00FE3BCF">
          <w:rPr>
            <w:rFonts w:ascii="Georgia" w:eastAsia="Georgia" w:hAnsi="Georgia" w:cs="Georgia"/>
            <w:color w:val="FF0000"/>
            <w:sz w:val="19"/>
            <w:szCs w:val="19"/>
          </w:rPr>
          <w:t>as well as</w:t>
        </w:r>
        <w:r w:rsidR="00FE3BCF">
          <w:rPr>
            <w:rFonts w:ascii="Georgia" w:eastAsia="Georgia" w:hAnsi="Georgia" w:cs="Georgia"/>
            <w:color w:val="FF0000"/>
            <w:spacing w:val="7"/>
            <w:sz w:val="19"/>
            <w:szCs w:val="19"/>
          </w:rPr>
          <w:t xml:space="preserve"> </w:t>
        </w:r>
      </w:ins>
      <w:del w:id="53" w:author="James Gee" w:date="2016-07-20T10:04:00Z">
        <w:r w:rsidDel="00FE3BCF">
          <w:rPr>
            <w:rFonts w:ascii="Georgia" w:eastAsia="Georgia" w:hAnsi="Georgia" w:cs="Georgia"/>
            <w:color w:val="FF0000"/>
            <w:sz w:val="19"/>
            <w:szCs w:val="19"/>
          </w:rPr>
          <w:delText>provide</w:delText>
        </w:r>
        <w:r w:rsidDel="00FE3BCF">
          <w:rPr>
            <w:rFonts w:ascii="Georgia" w:eastAsia="Georgia" w:hAnsi="Georgia" w:cs="Georgia"/>
            <w:color w:val="FF0000"/>
            <w:spacing w:val="14"/>
            <w:sz w:val="19"/>
            <w:szCs w:val="19"/>
          </w:rPr>
          <w:delText xml:space="preserve"> </w:delText>
        </w:r>
      </w:del>
      <w:r>
        <w:rPr>
          <w:rFonts w:ascii="Georgia" w:eastAsia="Georgia" w:hAnsi="Georgia" w:cs="Georgia"/>
          <w:color w:val="FF0000"/>
          <w:sz w:val="19"/>
          <w:szCs w:val="19"/>
        </w:rPr>
        <w:t>a</w:t>
      </w:r>
      <w:r>
        <w:rPr>
          <w:rFonts w:ascii="Georgia" w:eastAsia="Georgia" w:hAnsi="Georgia" w:cs="Georgia"/>
          <w:color w:val="FF0000"/>
          <w:spacing w:val="4"/>
          <w:sz w:val="19"/>
          <w:szCs w:val="19"/>
        </w:rPr>
        <w:t xml:space="preserve"> </w:t>
      </w:r>
      <w:r>
        <w:rPr>
          <w:rFonts w:ascii="Georgia" w:eastAsia="Georgia" w:hAnsi="Georgia" w:cs="Georgia"/>
          <w:color w:val="FF0000"/>
          <w:sz w:val="19"/>
          <w:szCs w:val="19"/>
        </w:rPr>
        <w:t>performance</w:t>
      </w:r>
      <w:r>
        <w:rPr>
          <w:rFonts w:ascii="Georgia" w:eastAsia="Georgia" w:hAnsi="Georgia" w:cs="Georgia"/>
          <w:color w:val="FF0000"/>
          <w:spacing w:val="22"/>
          <w:sz w:val="19"/>
          <w:szCs w:val="19"/>
        </w:rPr>
        <w:t xml:space="preserve"> </w:t>
      </w:r>
      <w:ins w:id="54" w:author="James Gee" w:date="2016-07-20T10:05:00Z">
        <w:r w:rsidR="00FE3BCF">
          <w:rPr>
            <w:rFonts w:ascii="Georgia" w:eastAsia="Georgia" w:hAnsi="Georgia" w:cs="Georgia"/>
            <w:color w:val="FF0000"/>
            <w:spacing w:val="22"/>
            <w:sz w:val="19"/>
            <w:szCs w:val="19"/>
          </w:rPr>
          <w:t xml:space="preserve">benchmark and </w:t>
        </w:r>
      </w:ins>
      <w:r>
        <w:rPr>
          <w:rFonts w:ascii="Georgia" w:eastAsia="Georgia" w:hAnsi="Georgia" w:cs="Georgia"/>
          <w:color w:val="FF0000"/>
          <w:sz w:val="19"/>
          <w:szCs w:val="19"/>
        </w:rPr>
        <w:t>baseline</w:t>
      </w:r>
      <w:ins w:id="55" w:author="James Gee" w:date="2016-07-20T10:05:00Z">
        <w:r w:rsidR="00FE3BCF">
          <w:rPr>
            <w:rFonts w:ascii="Georgia" w:eastAsia="Georgia" w:hAnsi="Georgia" w:cs="Georgia"/>
            <w:color w:val="FF0000"/>
            <w:sz w:val="19"/>
            <w:szCs w:val="19"/>
          </w:rPr>
          <w:t xml:space="preserve"> platform</w:t>
        </w:r>
      </w:ins>
      <w:r>
        <w:rPr>
          <w:rFonts w:ascii="Georgia" w:eastAsia="Georgia" w:hAnsi="Georgia" w:cs="Georgia"/>
          <w:color w:val="FF0000"/>
          <w:spacing w:val="15"/>
          <w:sz w:val="19"/>
          <w:szCs w:val="19"/>
        </w:rPr>
        <w:t xml:space="preserve"> </w:t>
      </w:r>
      <w:r>
        <w:rPr>
          <w:rFonts w:ascii="Georgia" w:eastAsia="Georgia" w:hAnsi="Georgia" w:cs="Georgia"/>
          <w:color w:val="FF0000"/>
          <w:sz w:val="19"/>
          <w:szCs w:val="19"/>
        </w:rPr>
        <w:t>for</w:t>
      </w:r>
      <w:r>
        <w:rPr>
          <w:rFonts w:ascii="Georgia" w:eastAsia="Georgia" w:hAnsi="Georgia" w:cs="Georgia"/>
          <w:color w:val="FF0000"/>
          <w:spacing w:val="6"/>
          <w:sz w:val="19"/>
          <w:szCs w:val="19"/>
        </w:rPr>
        <w:t xml:space="preserve"> </w:t>
      </w:r>
      <w:r>
        <w:rPr>
          <w:rFonts w:ascii="Georgia" w:eastAsia="Georgia" w:hAnsi="Georgia" w:cs="Georgia"/>
          <w:color w:val="FF0000"/>
          <w:sz w:val="19"/>
          <w:szCs w:val="19"/>
        </w:rPr>
        <w:t>future</w:t>
      </w:r>
      <w:r>
        <w:rPr>
          <w:rFonts w:ascii="Georgia" w:eastAsia="Georgia" w:hAnsi="Georgia" w:cs="Georgia"/>
          <w:color w:val="FF0000"/>
          <w:spacing w:val="11"/>
          <w:sz w:val="19"/>
          <w:szCs w:val="19"/>
        </w:rPr>
        <w:t xml:space="preserve"> </w:t>
      </w:r>
      <w:r>
        <w:rPr>
          <w:rFonts w:ascii="Georgia" w:eastAsia="Georgia" w:hAnsi="Georgia" w:cs="Georgia"/>
          <w:color w:val="FF0000"/>
          <w:sz w:val="19"/>
          <w:szCs w:val="19"/>
        </w:rPr>
        <w:t>algorithm</w:t>
      </w:r>
      <w:r>
        <w:rPr>
          <w:rFonts w:ascii="Georgia" w:eastAsia="Georgia" w:hAnsi="Georgia" w:cs="Georgia"/>
          <w:color w:val="FF0000"/>
          <w:spacing w:val="18"/>
          <w:sz w:val="19"/>
          <w:szCs w:val="19"/>
        </w:rPr>
        <w:t xml:space="preserve"> </w:t>
      </w:r>
      <w:r>
        <w:rPr>
          <w:rFonts w:ascii="Georgia" w:eastAsia="Georgia" w:hAnsi="Georgia" w:cs="Georgia"/>
          <w:color w:val="FF0000"/>
          <w:w w:val="102"/>
          <w:sz w:val="19"/>
          <w:szCs w:val="19"/>
        </w:rPr>
        <w:t>developers.</w:t>
      </w:r>
    </w:p>
    <w:p w14:paraId="06FFD429" w14:textId="1FADAAEB" w:rsidR="00E61F9D" w:rsidRDefault="00E87768">
      <w:pPr>
        <w:spacing w:before="34" w:after="0" w:line="250" w:lineRule="exact"/>
        <w:ind w:left="120" w:right="88"/>
        <w:jc w:val="both"/>
        <w:rPr>
          <w:rFonts w:ascii="Georgia" w:eastAsia="Georgia" w:hAnsi="Georgia" w:cs="Georgia"/>
          <w:sz w:val="19"/>
          <w:szCs w:val="19"/>
        </w:rPr>
      </w:pPr>
      <w:r>
        <w:rPr>
          <w:noProof/>
        </w:rPr>
        <mc:AlternateContent>
          <mc:Choice Requires="wpg">
            <w:drawing>
              <wp:anchor distT="0" distB="0" distL="114300" distR="114300" simplePos="0" relativeHeight="251650560" behindDoc="1" locked="0" layoutInCell="1" allowOverlap="1" wp14:anchorId="3E98C24F" wp14:editId="44DE4FF1">
                <wp:simplePos x="0" y="0"/>
                <wp:positionH relativeFrom="page">
                  <wp:posOffset>457200</wp:posOffset>
                </wp:positionH>
                <wp:positionV relativeFrom="paragraph">
                  <wp:posOffset>741045</wp:posOffset>
                </wp:positionV>
                <wp:extent cx="2743200" cy="1270"/>
                <wp:effectExtent l="0" t="4445" r="12700" b="6985"/>
                <wp:wrapNone/>
                <wp:docPr id="71"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3200" cy="1270"/>
                          <a:chOff x="720" y="1168"/>
                          <a:chExt cx="4320" cy="2"/>
                        </a:xfrm>
                      </wpg:grpSpPr>
                      <wps:wsp>
                        <wps:cNvPr id="72" name="Freeform 73"/>
                        <wps:cNvSpPr>
                          <a:spLocks/>
                        </wps:cNvSpPr>
                        <wps:spPr bwMode="auto">
                          <a:xfrm>
                            <a:off x="720" y="1168"/>
                            <a:ext cx="4320" cy="2"/>
                          </a:xfrm>
                          <a:custGeom>
                            <a:avLst/>
                            <a:gdLst>
                              <a:gd name="T0" fmla="+- 0 720 720"/>
                              <a:gd name="T1" fmla="*/ T0 w 4320"/>
                              <a:gd name="T2" fmla="+- 0 5040 720"/>
                              <a:gd name="T3" fmla="*/ T2 w 4320"/>
                            </a:gdLst>
                            <a:ahLst/>
                            <a:cxnLst>
                              <a:cxn ang="0">
                                <a:pos x="T1" y="0"/>
                              </a:cxn>
                              <a:cxn ang="0">
                                <a:pos x="T3" y="0"/>
                              </a:cxn>
                            </a:cxnLst>
                            <a:rect l="0" t="0" r="r" b="b"/>
                            <a:pathLst>
                              <a:path w="4320">
                                <a:moveTo>
                                  <a:pt x="0" y="0"/>
                                </a:moveTo>
                                <a:lnTo>
                                  <a:pt x="4320" y="0"/>
                                </a:lnTo>
                              </a:path>
                            </a:pathLst>
                          </a:custGeom>
                          <a:noFill/>
                          <a:ln w="50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2" o:spid="_x0000_s1026" style="position:absolute;margin-left:36pt;margin-top:58.35pt;width:3in;height:.1pt;z-index:-251665920;mso-position-horizontal-relative:page" coordorigin="720,1168" coordsize="4320,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">
                <v:polyline id="Freeform 73" o:spid="_x0000_s1027" style="position:absolute;visibility:visible;mso-wrap-style:square;v-text-anchor:top" points="720,1168,5040,1168" coordsize="432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TnH/xAAA&#10;ANsAAAAPAAAAZHJzL2Rvd25yZXYueG1sRI9Ba8JAFITvgv9heYXedKOHRlJXsULAoiBVkXp7ZJ9J&#10;MPs2ZNck/feuUPA4zMw3zHzZm0q01LjSsoLJOAJBnFldcq7gdExHMxDOI2usLJOCP3KwXAwHc0y0&#10;7fiH2oPPRYCwS1BB4X2dSOmyggy6sa2Jg3e1jUEfZJNL3WAX4KaS0yj6kAZLDgsF1rQuKLsd7kbB&#10;Jd2ed118nZnVcWJ+03b7tf+OlXp/61efIDz1/hX+b2+0gngKzy/hB8jF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E5x/8QAAADbAAAADwAAAAAAAAAAAAAAAACXAgAAZHJzL2Rv&#10;d25yZXYueG1sUEsFBgAAAAAEAAQA9QAAAIgDAAAAAA==&#10;" filled="f" strokeweight="5054emu">
                  <v:path arrowok="t" o:connecttype="custom" o:connectlocs="0,0;4320,0" o:connectangles="0,0"/>
                </v:polyline>
                <w10:wrap anchorx="page"/>
              </v:group>
            </w:pict>
          </mc:Fallback>
        </mc:AlternateContent>
      </w:r>
      <w:r w:rsidR="005C64D6">
        <w:rPr>
          <w:rFonts w:ascii="Georgia" w:eastAsia="Georgia" w:hAnsi="Georgia" w:cs="Georgia"/>
          <w:b/>
          <w:bCs/>
          <w:sz w:val="19"/>
          <w:szCs w:val="19"/>
        </w:rPr>
        <w:t>3(b.2)</w:t>
      </w:r>
      <w:r w:rsidR="005C64D6">
        <w:rPr>
          <w:rFonts w:ascii="Georgia" w:eastAsia="Georgia" w:hAnsi="Georgia" w:cs="Georgia"/>
          <w:b/>
          <w:bCs/>
          <w:spacing w:val="37"/>
          <w:sz w:val="19"/>
          <w:szCs w:val="19"/>
        </w:rPr>
        <w:t xml:space="preserve"> </w:t>
      </w:r>
      <w:r w:rsidR="005C64D6">
        <w:rPr>
          <w:rFonts w:ascii="Georgia" w:eastAsia="Georgia" w:hAnsi="Georgia" w:cs="Georgia"/>
          <w:b/>
          <w:bCs/>
          <w:sz w:val="19"/>
          <w:szCs w:val="19"/>
        </w:rPr>
        <w:t>Use</w:t>
      </w:r>
      <w:r w:rsidR="005C64D6">
        <w:rPr>
          <w:rFonts w:ascii="Georgia" w:eastAsia="Georgia" w:hAnsi="Georgia" w:cs="Georgia"/>
          <w:b/>
          <w:bCs/>
          <w:spacing w:val="32"/>
          <w:sz w:val="19"/>
          <w:szCs w:val="19"/>
        </w:rPr>
        <w:t xml:space="preserve"> </w:t>
      </w:r>
      <w:r w:rsidR="005C64D6">
        <w:rPr>
          <w:rFonts w:ascii="Georgia" w:eastAsia="Georgia" w:hAnsi="Georgia" w:cs="Georgia"/>
          <w:b/>
          <w:bCs/>
          <w:sz w:val="19"/>
          <w:szCs w:val="19"/>
        </w:rPr>
        <w:t>case</w:t>
      </w:r>
      <w:r w:rsidR="005C64D6">
        <w:rPr>
          <w:rFonts w:ascii="Georgia" w:eastAsia="Georgia" w:hAnsi="Georgia" w:cs="Georgia"/>
          <w:b/>
          <w:bCs/>
          <w:spacing w:val="33"/>
          <w:sz w:val="19"/>
          <w:szCs w:val="19"/>
        </w:rPr>
        <w:t xml:space="preserve"> </w:t>
      </w:r>
      <w:r w:rsidR="005C64D6">
        <w:rPr>
          <w:rFonts w:ascii="Georgia" w:eastAsia="Georgia" w:hAnsi="Georgia" w:cs="Georgia"/>
          <w:b/>
          <w:bCs/>
          <w:sz w:val="19"/>
          <w:szCs w:val="19"/>
        </w:rPr>
        <w:t>studies</w:t>
      </w:r>
      <w:r w:rsidR="005C64D6">
        <w:rPr>
          <w:rFonts w:ascii="Georgia" w:eastAsia="Georgia" w:hAnsi="Georgia" w:cs="Georgia"/>
          <w:b/>
          <w:bCs/>
          <w:spacing w:val="39"/>
          <w:sz w:val="19"/>
          <w:szCs w:val="19"/>
        </w:rPr>
        <w:t xml:space="preserve"> </w:t>
      </w:r>
      <w:r w:rsidR="005C64D6">
        <w:rPr>
          <w:rFonts w:ascii="Georgia" w:eastAsia="Georgia" w:hAnsi="Georgia" w:cs="Georgia"/>
          <w:b/>
          <w:bCs/>
          <w:sz w:val="19"/>
          <w:szCs w:val="19"/>
        </w:rPr>
        <w:t>with</w:t>
      </w:r>
      <w:r w:rsidR="005C64D6">
        <w:rPr>
          <w:rFonts w:ascii="Georgia" w:eastAsia="Georgia" w:hAnsi="Georgia" w:cs="Georgia"/>
          <w:b/>
          <w:bCs/>
          <w:spacing w:val="34"/>
          <w:sz w:val="19"/>
          <w:szCs w:val="19"/>
        </w:rPr>
        <w:t xml:space="preserve"> </w:t>
      </w:r>
      <w:r w:rsidR="005C64D6">
        <w:rPr>
          <w:rFonts w:ascii="Georgia" w:eastAsia="Georgia" w:hAnsi="Georgia" w:cs="Georgia"/>
          <w:b/>
          <w:bCs/>
          <w:sz w:val="19"/>
          <w:szCs w:val="19"/>
        </w:rPr>
        <w:t>leading</w:t>
      </w:r>
      <w:r w:rsidR="005C64D6">
        <w:rPr>
          <w:rFonts w:ascii="Georgia" w:eastAsia="Georgia" w:hAnsi="Georgia" w:cs="Georgia"/>
          <w:b/>
          <w:bCs/>
          <w:spacing w:val="39"/>
          <w:sz w:val="19"/>
          <w:szCs w:val="19"/>
        </w:rPr>
        <w:t xml:space="preserve"> </w:t>
      </w:r>
      <w:r w:rsidR="005C64D6">
        <w:rPr>
          <w:rFonts w:ascii="Georgia" w:eastAsia="Georgia" w:hAnsi="Georgia" w:cs="Georgia"/>
          <w:b/>
          <w:bCs/>
          <w:sz w:val="19"/>
          <w:szCs w:val="19"/>
        </w:rPr>
        <w:t>pulmonary</w:t>
      </w:r>
      <w:r w:rsidR="005C64D6">
        <w:rPr>
          <w:rFonts w:ascii="Georgia" w:eastAsia="Georgia" w:hAnsi="Georgia" w:cs="Georgia"/>
          <w:b/>
          <w:bCs/>
          <w:spacing w:val="47"/>
          <w:sz w:val="19"/>
          <w:szCs w:val="19"/>
        </w:rPr>
        <w:t xml:space="preserve"> </w:t>
      </w:r>
      <w:r w:rsidR="005C64D6">
        <w:rPr>
          <w:rFonts w:ascii="Georgia" w:eastAsia="Georgia" w:hAnsi="Georgia" w:cs="Georgia"/>
          <w:b/>
          <w:bCs/>
          <w:sz w:val="19"/>
          <w:szCs w:val="19"/>
        </w:rPr>
        <w:t>research</w:t>
      </w:r>
      <w:r w:rsidR="005C64D6">
        <w:rPr>
          <w:rFonts w:ascii="Georgia" w:eastAsia="Georgia" w:hAnsi="Georgia" w:cs="Georgia"/>
          <w:b/>
          <w:bCs/>
          <w:spacing w:val="42"/>
          <w:sz w:val="19"/>
          <w:szCs w:val="19"/>
        </w:rPr>
        <w:t xml:space="preserve"> </w:t>
      </w:r>
      <w:r w:rsidR="005C64D6">
        <w:rPr>
          <w:rFonts w:ascii="Georgia" w:eastAsia="Georgia" w:hAnsi="Georgia" w:cs="Georgia"/>
          <w:b/>
          <w:bCs/>
          <w:sz w:val="19"/>
          <w:szCs w:val="19"/>
        </w:rPr>
        <w:t xml:space="preserve">scientists.  </w:t>
      </w:r>
      <w:r w:rsidR="005C64D6">
        <w:rPr>
          <w:rFonts w:ascii="Georgia" w:eastAsia="Georgia" w:hAnsi="Georgia" w:cs="Georgia"/>
          <w:b/>
          <w:bCs/>
          <w:spacing w:val="5"/>
          <w:sz w:val="19"/>
          <w:szCs w:val="19"/>
        </w:rPr>
        <w:t xml:space="preserve"> </w:t>
      </w:r>
      <w:del w:id="56" w:author="James Gee" w:date="2016-07-20T10:06:00Z">
        <w:r w:rsidR="005C64D6" w:rsidDel="00FE3BCF">
          <w:rPr>
            <w:rFonts w:ascii="Georgia" w:eastAsia="Georgia" w:hAnsi="Georgia" w:cs="Georgia"/>
            <w:sz w:val="19"/>
            <w:szCs w:val="19"/>
          </w:rPr>
          <w:delText>An</w:delText>
        </w:r>
        <w:r w:rsidR="005C64D6" w:rsidDel="00FE3BCF">
          <w:rPr>
            <w:rFonts w:ascii="Georgia" w:eastAsia="Georgia" w:hAnsi="Georgia" w:cs="Georgia"/>
            <w:spacing w:val="29"/>
            <w:sz w:val="19"/>
            <w:szCs w:val="19"/>
          </w:rPr>
          <w:delText xml:space="preserve"> </w:delText>
        </w:r>
        <w:r w:rsidR="005C64D6" w:rsidDel="00FE3BCF">
          <w:rPr>
            <w:rFonts w:ascii="Georgia" w:eastAsia="Georgia" w:hAnsi="Georgia" w:cs="Georgia"/>
            <w:sz w:val="19"/>
            <w:szCs w:val="19"/>
          </w:rPr>
          <w:delText>additional</w:delText>
        </w:r>
      </w:del>
      <w:ins w:id="57" w:author="James Gee" w:date="2016-07-20T10:06:00Z">
        <w:r w:rsidR="00FE3BCF">
          <w:rPr>
            <w:rFonts w:ascii="Georgia" w:eastAsia="Georgia" w:hAnsi="Georgia" w:cs="Georgia"/>
            <w:sz w:val="19"/>
            <w:szCs w:val="19"/>
          </w:rPr>
          <w:t>Another</w:t>
        </w:r>
      </w:ins>
      <w:r w:rsidR="005C64D6">
        <w:rPr>
          <w:rFonts w:ascii="Georgia" w:eastAsia="Georgia" w:hAnsi="Georgia" w:cs="Georgia"/>
          <w:spacing w:val="41"/>
          <w:sz w:val="19"/>
          <w:szCs w:val="19"/>
        </w:rPr>
        <w:t xml:space="preserve"> </w:t>
      </w:r>
      <w:r w:rsidR="005C64D6">
        <w:rPr>
          <w:rFonts w:ascii="Georgia" w:eastAsia="Georgia" w:hAnsi="Georgia" w:cs="Georgia"/>
          <w:sz w:val="19"/>
          <w:szCs w:val="19"/>
        </w:rPr>
        <w:t>innovative</w:t>
      </w:r>
      <w:r w:rsidR="005C64D6">
        <w:rPr>
          <w:rFonts w:ascii="Georgia" w:eastAsia="Georgia" w:hAnsi="Georgia" w:cs="Georgia"/>
          <w:spacing w:val="41"/>
          <w:sz w:val="19"/>
          <w:szCs w:val="19"/>
        </w:rPr>
        <w:t xml:space="preserve"> </w:t>
      </w:r>
      <w:r w:rsidR="005C64D6">
        <w:rPr>
          <w:rFonts w:ascii="Georgia" w:eastAsia="Georgia" w:hAnsi="Georgia" w:cs="Georgia"/>
          <w:sz w:val="19"/>
          <w:szCs w:val="19"/>
        </w:rPr>
        <w:t>component</w:t>
      </w:r>
      <w:r w:rsidR="005C64D6">
        <w:rPr>
          <w:rFonts w:ascii="Georgia" w:eastAsia="Georgia" w:hAnsi="Georgia" w:cs="Georgia"/>
          <w:spacing w:val="43"/>
          <w:sz w:val="19"/>
          <w:szCs w:val="19"/>
        </w:rPr>
        <w:t xml:space="preserve"> </w:t>
      </w:r>
      <w:r w:rsidR="005C64D6">
        <w:rPr>
          <w:rFonts w:ascii="Georgia" w:eastAsia="Georgia" w:hAnsi="Georgia" w:cs="Georgia"/>
          <w:sz w:val="19"/>
          <w:szCs w:val="19"/>
        </w:rPr>
        <w:t>of</w:t>
      </w:r>
      <w:r w:rsidR="005C64D6">
        <w:rPr>
          <w:rFonts w:ascii="Georgia" w:eastAsia="Georgia" w:hAnsi="Georgia" w:cs="Georgia"/>
          <w:spacing w:val="27"/>
          <w:sz w:val="19"/>
          <w:szCs w:val="19"/>
        </w:rPr>
        <w:t xml:space="preserve"> </w:t>
      </w:r>
      <w:r w:rsidR="005C64D6">
        <w:rPr>
          <w:rFonts w:ascii="Georgia" w:eastAsia="Georgia" w:hAnsi="Georgia" w:cs="Georgia"/>
          <w:w w:val="102"/>
          <w:sz w:val="19"/>
          <w:szCs w:val="19"/>
        </w:rPr>
        <w:t xml:space="preserve">the </w:t>
      </w:r>
      <w:r w:rsidR="005C64D6">
        <w:rPr>
          <w:rFonts w:ascii="Georgia" w:eastAsia="Georgia" w:hAnsi="Georgia" w:cs="Georgia"/>
          <w:sz w:val="19"/>
          <w:szCs w:val="19"/>
        </w:rPr>
        <w:t>project</w:t>
      </w:r>
      <w:r w:rsidR="005C64D6">
        <w:rPr>
          <w:rFonts w:ascii="Georgia" w:eastAsia="Georgia" w:hAnsi="Georgia" w:cs="Georgia"/>
          <w:spacing w:val="9"/>
          <w:sz w:val="19"/>
          <w:szCs w:val="19"/>
        </w:rPr>
        <w:t xml:space="preserve"> </w:t>
      </w:r>
      <w:r w:rsidR="005C64D6">
        <w:rPr>
          <w:rFonts w:ascii="Georgia" w:eastAsia="Georgia" w:hAnsi="Georgia" w:cs="Georgia"/>
          <w:sz w:val="19"/>
          <w:szCs w:val="19"/>
        </w:rPr>
        <w:t>is the</w:t>
      </w:r>
      <w:r w:rsidR="005C64D6">
        <w:rPr>
          <w:rFonts w:ascii="Georgia" w:eastAsia="Georgia" w:hAnsi="Georgia" w:cs="Georgia"/>
          <w:spacing w:val="3"/>
          <w:sz w:val="19"/>
          <w:szCs w:val="19"/>
        </w:rPr>
        <w:t xml:space="preserve"> </w:t>
      </w:r>
      <w:r w:rsidR="005C64D6">
        <w:rPr>
          <w:rFonts w:ascii="Georgia" w:eastAsia="Georgia" w:hAnsi="Georgia" w:cs="Georgia"/>
          <w:sz w:val="19"/>
          <w:szCs w:val="19"/>
        </w:rPr>
        <w:t>inclusion</w:t>
      </w:r>
      <w:r w:rsidR="005C64D6">
        <w:rPr>
          <w:rFonts w:ascii="Georgia" w:eastAsia="Georgia" w:hAnsi="Georgia" w:cs="Georgia"/>
          <w:spacing w:val="13"/>
          <w:sz w:val="19"/>
          <w:szCs w:val="19"/>
        </w:rPr>
        <w:t xml:space="preserve"> </w:t>
      </w:r>
      <w:r w:rsidR="005C64D6">
        <w:rPr>
          <w:rFonts w:ascii="Georgia" w:eastAsia="Georgia" w:hAnsi="Georgia" w:cs="Georgia"/>
          <w:sz w:val="19"/>
          <w:szCs w:val="19"/>
        </w:rPr>
        <w:t>of</w:t>
      </w:r>
      <w:r w:rsidR="005C64D6">
        <w:rPr>
          <w:rFonts w:ascii="Georgia" w:eastAsia="Georgia" w:hAnsi="Georgia" w:cs="Georgia"/>
          <w:spacing w:val="1"/>
          <w:sz w:val="19"/>
          <w:szCs w:val="19"/>
        </w:rPr>
        <w:t xml:space="preserve"> </w:t>
      </w:r>
      <w:ins w:id="58" w:author="James Gee" w:date="2016-07-20T10:08:00Z">
        <w:r w:rsidR="00FE3BCF">
          <w:rPr>
            <w:rFonts w:ascii="Georgia" w:eastAsia="Georgia" w:hAnsi="Georgia" w:cs="Georgia"/>
            <w:spacing w:val="1"/>
            <w:sz w:val="19"/>
            <w:szCs w:val="19"/>
          </w:rPr>
          <w:t xml:space="preserve">an </w:t>
        </w:r>
      </w:ins>
      <w:r w:rsidR="005C64D6">
        <w:rPr>
          <w:rFonts w:ascii="Georgia" w:eastAsia="Georgia" w:hAnsi="Georgia" w:cs="Georgia"/>
          <w:sz w:val="19"/>
          <w:szCs w:val="19"/>
        </w:rPr>
        <w:t>extensive</w:t>
      </w:r>
      <w:r w:rsidR="005C64D6">
        <w:rPr>
          <w:rFonts w:ascii="Georgia" w:eastAsia="Georgia" w:hAnsi="Georgia" w:cs="Georgia"/>
          <w:spacing w:val="13"/>
          <w:sz w:val="19"/>
          <w:szCs w:val="19"/>
        </w:rPr>
        <w:t xml:space="preserve"> </w:t>
      </w:r>
      <w:ins w:id="59" w:author="James Gee" w:date="2016-07-20T10:08:00Z">
        <w:r w:rsidR="00FE3BCF">
          <w:rPr>
            <w:rFonts w:ascii="Georgia" w:eastAsia="Georgia" w:hAnsi="Georgia" w:cs="Georgia"/>
            <w:spacing w:val="13"/>
            <w:sz w:val="19"/>
            <w:szCs w:val="19"/>
          </w:rPr>
          <w:t xml:space="preserve">set of </w:t>
        </w:r>
      </w:ins>
      <w:r w:rsidR="005C64D6">
        <w:rPr>
          <w:rFonts w:ascii="Georgia" w:eastAsia="Georgia" w:hAnsi="Georgia" w:cs="Georgia"/>
          <w:sz w:val="19"/>
          <w:szCs w:val="19"/>
        </w:rPr>
        <w:t>use</w:t>
      </w:r>
      <w:r w:rsidR="005C64D6">
        <w:rPr>
          <w:rFonts w:ascii="Georgia" w:eastAsia="Georgia" w:hAnsi="Georgia" w:cs="Georgia"/>
          <w:spacing w:val="3"/>
          <w:sz w:val="19"/>
          <w:szCs w:val="19"/>
        </w:rPr>
        <w:t xml:space="preserve"> </w:t>
      </w:r>
      <w:r w:rsidR="005C64D6">
        <w:rPr>
          <w:rFonts w:ascii="Georgia" w:eastAsia="Georgia" w:hAnsi="Georgia" w:cs="Georgia"/>
          <w:sz w:val="19"/>
          <w:szCs w:val="19"/>
        </w:rPr>
        <w:t>cases</w:t>
      </w:r>
      <w:r w:rsidR="005C64D6">
        <w:rPr>
          <w:rFonts w:ascii="Georgia" w:eastAsia="Georgia" w:hAnsi="Georgia" w:cs="Georgia"/>
          <w:spacing w:val="6"/>
          <w:sz w:val="19"/>
          <w:szCs w:val="19"/>
        </w:rPr>
        <w:t xml:space="preserve"> </w:t>
      </w:r>
      <w:r w:rsidR="005C64D6">
        <w:rPr>
          <w:rFonts w:ascii="Georgia" w:eastAsia="Georgia" w:hAnsi="Georgia" w:cs="Georgia"/>
          <w:sz w:val="19"/>
          <w:szCs w:val="19"/>
        </w:rPr>
        <w:t>from</w:t>
      </w:r>
      <w:r w:rsidR="005C64D6">
        <w:rPr>
          <w:rFonts w:ascii="Georgia" w:eastAsia="Georgia" w:hAnsi="Georgia" w:cs="Georgia"/>
          <w:spacing w:val="5"/>
          <w:sz w:val="19"/>
          <w:szCs w:val="19"/>
        </w:rPr>
        <w:t xml:space="preserve"> </w:t>
      </w:r>
      <w:r w:rsidR="005C64D6">
        <w:rPr>
          <w:rFonts w:ascii="Georgia" w:eastAsia="Georgia" w:hAnsi="Georgia" w:cs="Georgia"/>
          <w:sz w:val="19"/>
          <w:szCs w:val="19"/>
        </w:rPr>
        <w:t>leading</w:t>
      </w:r>
      <w:r w:rsidR="005C64D6">
        <w:rPr>
          <w:rFonts w:ascii="Georgia" w:eastAsia="Georgia" w:hAnsi="Georgia" w:cs="Georgia"/>
          <w:spacing w:val="10"/>
          <w:sz w:val="19"/>
          <w:szCs w:val="19"/>
        </w:rPr>
        <w:t xml:space="preserve"> </w:t>
      </w:r>
      <w:r w:rsidR="005C64D6">
        <w:rPr>
          <w:rFonts w:ascii="Georgia" w:eastAsia="Georgia" w:hAnsi="Georgia" w:cs="Georgia"/>
          <w:sz w:val="19"/>
          <w:szCs w:val="19"/>
        </w:rPr>
        <w:t>pulmonary</w:t>
      </w:r>
      <w:r w:rsidR="005C64D6">
        <w:rPr>
          <w:rFonts w:ascii="Georgia" w:eastAsia="Georgia" w:hAnsi="Georgia" w:cs="Georgia"/>
          <w:spacing w:val="17"/>
          <w:sz w:val="19"/>
          <w:szCs w:val="19"/>
        </w:rPr>
        <w:t xml:space="preserve"> </w:t>
      </w:r>
      <w:ins w:id="60" w:author="James Gee" w:date="2016-07-20T10:07:00Z">
        <w:r w:rsidR="00FE3BCF">
          <w:rPr>
            <w:rFonts w:ascii="Georgia" w:eastAsia="Georgia" w:hAnsi="Georgia" w:cs="Georgia"/>
            <w:spacing w:val="17"/>
            <w:sz w:val="19"/>
            <w:szCs w:val="19"/>
          </w:rPr>
          <w:t>research groups</w:t>
        </w:r>
      </w:ins>
      <w:ins w:id="61" w:author="James Gee" w:date="2016-07-20T10:08:00Z">
        <w:r w:rsidR="00076753">
          <w:rPr>
            <w:rFonts w:ascii="Georgia" w:eastAsia="Georgia" w:hAnsi="Georgia" w:cs="Georgia"/>
            <w:spacing w:val="17"/>
            <w:sz w:val="19"/>
            <w:szCs w:val="19"/>
          </w:rPr>
          <w:t>,</w:t>
        </w:r>
      </w:ins>
      <w:ins w:id="62" w:author="James Gee" w:date="2016-07-20T10:07:00Z">
        <w:r w:rsidR="00FE3BCF">
          <w:rPr>
            <w:rFonts w:ascii="Georgia" w:eastAsia="Georgia" w:hAnsi="Georgia" w:cs="Georgia"/>
            <w:spacing w:val="17"/>
            <w:sz w:val="19"/>
            <w:szCs w:val="19"/>
          </w:rPr>
          <w:t xml:space="preserve"> </w:t>
        </w:r>
      </w:ins>
      <w:r w:rsidR="005C64D6">
        <w:rPr>
          <w:rFonts w:ascii="Georgia" w:eastAsia="Georgia" w:hAnsi="Georgia" w:cs="Georgia"/>
          <w:color w:val="FF0000"/>
          <w:sz w:val="19"/>
          <w:szCs w:val="19"/>
        </w:rPr>
        <w:t>with</w:t>
      </w:r>
      <w:r w:rsidR="005C64D6">
        <w:rPr>
          <w:rFonts w:ascii="Georgia" w:eastAsia="Georgia" w:hAnsi="Georgia" w:cs="Georgia"/>
          <w:color w:val="FF0000"/>
          <w:spacing w:val="5"/>
          <w:sz w:val="19"/>
          <w:szCs w:val="19"/>
        </w:rPr>
        <w:t xml:space="preserve"> </w:t>
      </w:r>
      <w:r w:rsidR="005C64D6">
        <w:rPr>
          <w:rFonts w:ascii="Georgia" w:eastAsia="Georgia" w:hAnsi="Georgia" w:cs="Georgia"/>
          <w:color w:val="FF0000"/>
          <w:sz w:val="19"/>
          <w:szCs w:val="19"/>
        </w:rPr>
        <w:t>regression</w:t>
      </w:r>
      <w:r w:rsidR="005C64D6">
        <w:rPr>
          <w:rFonts w:ascii="Georgia" w:eastAsia="Georgia" w:hAnsi="Georgia" w:cs="Georgia"/>
          <w:color w:val="FF0000"/>
          <w:spacing w:val="15"/>
          <w:sz w:val="19"/>
          <w:szCs w:val="19"/>
        </w:rPr>
        <w:t xml:space="preserve"> </w:t>
      </w:r>
      <w:r w:rsidR="005C64D6">
        <w:rPr>
          <w:rFonts w:ascii="Georgia" w:eastAsia="Georgia" w:hAnsi="Georgia" w:cs="Georgia"/>
          <w:color w:val="FF0000"/>
          <w:sz w:val="19"/>
          <w:szCs w:val="19"/>
        </w:rPr>
        <w:t>testing</w:t>
      </w:r>
      <w:r w:rsidR="005C64D6">
        <w:rPr>
          <w:rFonts w:ascii="Georgia" w:eastAsia="Georgia" w:hAnsi="Georgia" w:cs="Georgia"/>
          <w:color w:val="FF0000"/>
          <w:spacing w:val="9"/>
          <w:sz w:val="19"/>
          <w:szCs w:val="19"/>
        </w:rPr>
        <w:t xml:space="preserve"> </w:t>
      </w:r>
      <w:r w:rsidR="005C64D6">
        <w:rPr>
          <w:rFonts w:ascii="Georgia" w:eastAsia="Georgia" w:hAnsi="Georgia" w:cs="Georgia"/>
          <w:color w:val="FF0000"/>
          <w:sz w:val="19"/>
          <w:szCs w:val="19"/>
        </w:rPr>
        <w:t>performed</w:t>
      </w:r>
      <w:r w:rsidR="005C64D6">
        <w:rPr>
          <w:rFonts w:ascii="Georgia" w:eastAsia="Georgia" w:hAnsi="Georgia" w:cs="Georgia"/>
          <w:color w:val="FF0000"/>
          <w:spacing w:val="15"/>
          <w:sz w:val="19"/>
          <w:szCs w:val="19"/>
        </w:rPr>
        <w:t xml:space="preserve"> </w:t>
      </w:r>
      <w:r w:rsidR="005C64D6">
        <w:rPr>
          <w:rFonts w:ascii="Georgia" w:eastAsia="Georgia" w:hAnsi="Georgia" w:cs="Georgia"/>
          <w:color w:val="000000"/>
          <w:sz w:val="19"/>
          <w:szCs w:val="19"/>
        </w:rPr>
        <w:t>using</w:t>
      </w:r>
      <w:r w:rsidR="005C64D6">
        <w:rPr>
          <w:rFonts w:ascii="Georgia" w:eastAsia="Georgia" w:hAnsi="Georgia" w:cs="Georgia"/>
          <w:color w:val="000000"/>
          <w:spacing w:val="6"/>
          <w:sz w:val="19"/>
          <w:szCs w:val="19"/>
        </w:rPr>
        <w:t xml:space="preserve"> </w:t>
      </w:r>
      <w:r w:rsidR="005C64D6">
        <w:rPr>
          <w:rFonts w:ascii="Georgia" w:eastAsia="Georgia" w:hAnsi="Georgia" w:cs="Georgia"/>
          <w:color w:val="000000"/>
          <w:sz w:val="19"/>
          <w:szCs w:val="19"/>
        </w:rPr>
        <w:t>different</w:t>
      </w:r>
      <w:r w:rsidR="005C64D6">
        <w:rPr>
          <w:rFonts w:ascii="Georgia" w:eastAsia="Georgia" w:hAnsi="Georgia" w:cs="Georgia"/>
          <w:color w:val="000000"/>
          <w:spacing w:val="12"/>
          <w:sz w:val="19"/>
          <w:szCs w:val="19"/>
        </w:rPr>
        <w:t xml:space="preserve"> </w:t>
      </w:r>
      <w:r w:rsidR="005C64D6">
        <w:rPr>
          <w:rFonts w:ascii="Georgia" w:eastAsia="Georgia" w:hAnsi="Georgia" w:cs="Georgia"/>
          <w:color w:val="000000"/>
          <w:w w:val="102"/>
          <w:sz w:val="19"/>
          <w:szCs w:val="19"/>
        </w:rPr>
        <w:t xml:space="preserve">image </w:t>
      </w:r>
      <w:r w:rsidR="005C64D6">
        <w:rPr>
          <w:rFonts w:ascii="Georgia" w:eastAsia="Georgia" w:hAnsi="Georgia" w:cs="Georgia"/>
          <w:color w:val="000000"/>
          <w:sz w:val="19"/>
          <w:szCs w:val="19"/>
        </w:rPr>
        <w:t>acquisition</w:t>
      </w:r>
      <w:r w:rsidR="005C64D6">
        <w:rPr>
          <w:rFonts w:ascii="Georgia" w:eastAsia="Georgia" w:hAnsi="Georgia" w:cs="Georgia"/>
          <w:color w:val="000000"/>
          <w:spacing w:val="34"/>
          <w:sz w:val="19"/>
          <w:szCs w:val="19"/>
        </w:rPr>
        <w:t xml:space="preserve"> </w:t>
      </w:r>
      <w:r w:rsidR="005C64D6">
        <w:rPr>
          <w:rFonts w:ascii="Georgia" w:eastAsia="Georgia" w:hAnsi="Georgia" w:cs="Georgia"/>
          <w:color w:val="000000"/>
          <w:sz w:val="19"/>
          <w:szCs w:val="19"/>
        </w:rPr>
        <w:t>protocols,</w:t>
      </w:r>
      <w:r w:rsidR="005C64D6">
        <w:rPr>
          <w:rFonts w:ascii="Georgia" w:eastAsia="Georgia" w:hAnsi="Georgia" w:cs="Georgia"/>
          <w:color w:val="000000"/>
          <w:spacing w:val="36"/>
          <w:sz w:val="19"/>
          <w:szCs w:val="19"/>
        </w:rPr>
        <w:t xml:space="preserve"> </w:t>
      </w:r>
      <w:r w:rsidR="005C64D6">
        <w:rPr>
          <w:rFonts w:ascii="Georgia" w:eastAsia="Georgia" w:hAnsi="Georgia" w:cs="Georgia"/>
          <w:color w:val="000000"/>
          <w:sz w:val="19"/>
          <w:szCs w:val="19"/>
        </w:rPr>
        <w:t>equipment,</w:t>
      </w:r>
      <w:r w:rsidR="005C64D6">
        <w:rPr>
          <w:rFonts w:ascii="Georgia" w:eastAsia="Georgia" w:hAnsi="Georgia" w:cs="Georgia"/>
          <w:color w:val="000000"/>
          <w:spacing w:val="37"/>
          <w:sz w:val="19"/>
          <w:szCs w:val="19"/>
        </w:rPr>
        <w:t xml:space="preserve"> </w:t>
      </w:r>
      <w:r w:rsidR="005C64D6">
        <w:rPr>
          <w:rFonts w:ascii="Georgia" w:eastAsia="Georgia" w:hAnsi="Georgia" w:cs="Georgia"/>
          <w:color w:val="000000"/>
          <w:sz w:val="19"/>
          <w:szCs w:val="19"/>
        </w:rPr>
        <w:t xml:space="preserve">etc. </w:t>
      </w:r>
      <w:del w:id="63" w:author="James Gee" w:date="2016-07-20T10:07:00Z">
        <w:r w:rsidR="005C64D6" w:rsidDel="00FE3BCF">
          <w:rPr>
            <w:rFonts w:ascii="Georgia" w:eastAsia="Georgia" w:hAnsi="Georgia" w:cs="Georgia"/>
            <w:color w:val="000000"/>
            <w:spacing w:val="19"/>
            <w:sz w:val="19"/>
            <w:szCs w:val="19"/>
          </w:rPr>
          <w:delText xml:space="preserve"> </w:delText>
        </w:r>
      </w:del>
      <w:r w:rsidR="005C64D6">
        <w:rPr>
          <w:rFonts w:ascii="Georgia" w:eastAsia="Georgia" w:hAnsi="Georgia" w:cs="Georgia"/>
          <w:color w:val="000000"/>
          <w:sz w:val="19"/>
          <w:szCs w:val="19"/>
        </w:rPr>
        <w:t>to</w:t>
      </w:r>
      <w:r w:rsidR="005C64D6">
        <w:rPr>
          <w:rFonts w:ascii="Georgia" w:eastAsia="Georgia" w:hAnsi="Georgia" w:cs="Georgia"/>
          <w:color w:val="000000"/>
          <w:spacing w:val="18"/>
          <w:sz w:val="19"/>
          <w:szCs w:val="19"/>
        </w:rPr>
        <w:t xml:space="preserve"> </w:t>
      </w:r>
      <w:r w:rsidR="005C64D6">
        <w:rPr>
          <w:rFonts w:ascii="Georgia" w:eastAsia="Georgia" w:hAnsi="Georgia" w:cs="Georgia"/>
          <w:color w:val="000000"/>
          <w:sz w:val="19"/>
          <w:szCs w:val="19"/>
        </w:rPr>
        <w:t>ensure</w:t>
      </w:r>
      <w:r w:rsidR="005C64D6">
        <w:rPr>
          <w:rFonts w:ascii="Georgia" w:eastAsia="Georgia" w:hAnsi="Georgia" w:cs="Georgia"/>
          <w:color w:val="000000"/>
          <w:spacing w:val="26"/>
          <w:sz w:val="19"/>
          <w:szCs w:val="19"/>
        </w:rPr>
        <w:t xml:space="preserve"> </w:t>
      </w:r>
      <w:r w:rsidR="005C64D6">
        <w:rPr>
          <w:rFonts w:ascii="Georgia" w:eastAsia="Georgia" w:hAnsi="Georgia" w:cs="Georgia"/>
          <w:color w:val="000000"/>
          <w:sz w:val="19"/>
          <w:szCs w:val="19"/>
        </w:rPr>
        <w:t>quality</w:t>
      </w:r>
      <w:r w:rsidR="005C64D6">
        <w:rPr>
          <w:rFonts w:ascii="Georgia" w:eastAsia="Georgia" w:hAnsi="Georgia" w:cs="Georgia"/>
          <w:color w:val="000000"/>
          <w:spacing w:val="27"/>
          <w:sz w:val="19"/>
          <w:szCs w:val="19"/>
        </w:rPr>
        <w:t xml:space="preserve"> </w:t>
      </w:r>
      <w:r w:rsidR="005C64D6">
        <w:rPr>
          <w:rFonts w:ascii="Georgia" w:eastAsia="Georgia" w:hAnsi="Georgia" w:cs="Georgia"/>
          <w:color w:val="000000"/>
          <w:sz w:val="19"/>
          <w:szCs w:val="19"/>
        </w:rPr>
        <w:t>and</w:t>
      </w:r>
      <w:r w:rsidR="005C64D6">
        <w:rPr>
          <w:rFonts w:ascii="Georgia" w:eastAsia="Georgia" w:hAnsi="Georgia" w:cs="Georgia"/>
          <w:color w:val="000000"/>
          <w:spacing w:val="21"/>
          <w:sz w:val="19"/>
          <w:szCs w:val="19"/>
        </w:rPr>
        <w:t xml:space="preserve"> </w:t>
      </w:r>
      <w:r w:rsidR="005C64D6">
        <w:rPr>
          <w:rFonts w:ascii="Georgia" w:eastAsia="Georgia" w:hAnsi="Georgia" w:cs="Georgia"/>
          <w:color w:val="000000"/>
          <w:sz w:val="19"/>
          <w:szCs w:val="19"/>
        </w:rPr>
        <w:t>robustness</w:t>
      </w:r>
      <w:r w:rsidR="005C64D6">
        <w:rPr>
          <w:rFonts w:ascii="Georgia" w:eastAsia="Georgia" w:hAnsi="Georgia" w:cs="Georgia"/>
          <w:color w:val="000000"/>
          <w:spacing w:val="33"/>
          <w:sz w:val="19"/>
          <w:szCs w:val="19"/>
        </w:rPr>
        <w:t xml:space="preserve"> </w:t>
      </w:r>
      <w:r w:rsidR="005C64D6">
        <w:rPr>
          <w:rFonts w:ascii="Georgia" w:eastAsia="Georgia" w:hAnsi="Georgia" w:cs="Georgia"/>
          <w:color w:val="000000"/>
          <w:sz w:val="19"/>
          <w:szCs w:val="19"/>
        </w:rPr>
        <w:t>of</w:t>
      </w:r>
      <w:r w:rsidR="005C64D6">
        <w:rPr>
          <w:rFonts w:ascii="Georgia" w:eastAsia="Georgia" w:hAnsi="Georgia" w:cs="Georgia"/>
          <w:color w:val="000000"/>
          <w:spacing w:val="18"/>
          <w:sz w:val="19"/>
          <w:szCs w:val="19"/>
        </w:rPr>
        <w:t xml:space="preserve"> </w:t>
      </w:r>
      <w:r w:rsidR="005C64D6">
        <w:rPr>
          <w:rFonts w:ascii="Georgia" w:eastAsia="Georgia" w:hAnsi="Georgia" w:cs="Georgia"/>
          <w:color w:val="000000"/>
          <w:sz w:val="19"/>
          <w:szCs w:val="19"/>
        </w:rPr>
        <w:t>the</w:t>
      </w:r>
      <w:r w:rsidR="005C64D6">
        <w:rPr>
          <w:rFonts w:ascii="Georgia" w:eastAsia="Georgia" w:hAnsi="Georgia" w:cs="Georgia"/>
          <w:color w:val="000000"/>
          <w:spacing w:val="21"/>
          <w:sz w:val="19"/>
          <w:szCs w:val="19"/>
        </w:rPr>
        <w:t xml:space="preserve"> </w:t>
      </w:r>
      <w:r w:rsidR="005C64D6">
        <w:rPr>
          <w:rFonts w:ascii="Georgia" w:eastAsia="Georgia" w:hAnsi="Georgia" w:cs="Georgia"/>
          <w:color w:val="FF0000"/>
          <w:sz w:val="19"/>
          <w:szCs w:val="19"/>
        </w:rPr>
        <w:t>software</w:t>
      </w:r>
      <w:r w:rsidR="005C64D6">
        <w:rPr>
          <w:rFonts w:ascii="Georgia" w:eastAsia="Georgia" w:hAnsi="Georgia" w:cs="Georgia"/>
          <w:color w:val="FF0000"/>
          <w:spacing w:val="29"/>
          <w:sz w:val="19"/>
          <w:szCs w:val="19"/>
        </w:rPr>
        <w:t xml:space="preserve"> </w:t>
      </w:r>
      <w:r w:rsidR="005C64D6">
        <w:rPr>
          <w:rFonts w:ascii="Georgia" w:eastAsia="Georgia" w:hAnsi="Georgia" w:cs="Georgia"/>
          <w:color w:val="FF0000"/>
          <w:sz w:val="19"/>
          <w:szCs w:val="19"/>
        </w:rPr>
        <w:t>and</w:t>
      </w:r>
      <w:r w:rsidR="005C64D6">
        <w:rPr>
          <w:rFonts w:ascii="Georgia" w:eastAsia="Georgia" w:hAnsi="Georgia" w:cs="Georgia"/>
          <w:color w:val="FF0000"/>
          <w:spacing w:val="21"/>
          <w:sz w:val="19"/>
          <w:szCs w:val="19"/>
        </w:rPr>
        <w:t xml:space="preserve"> </w:t>
      </w:r>
      <w:r w:rsidR="005C64D6">
        <w:rPr>
          <w:rFonts w:ascii="Georgia" w:eastAsia="Georgia" w:hAnsi="Georgia" w:cs="Georgia"/>
          <w:color w:val="000000"/>
          <w:sz w:val="19"/>
          <w:szCs w:val="19"/>
        </w:rPr>
        <w:t>processed</w:t>
      </w:r>
      <w:r w:rsidR="005C64D6">
        <w:rPr>
          <w:rFonts w:ascii="Georgia" w:eastAsia="Georgia" w:hAnsi="Georgia" w:cs="Georgia"/>
          <w:color w:val="000000"/>
          <w:spacing w:val="32"/>
          <w:sz w:val="19"/>
          <w:szCs w:val="19"/>
        </w:rPr>
        <w:t xml:space="preserve"> </w:t>
      </w:r>
      <w:r w:rsidR="005C64D6">
        <w:rPr>
          <w:rFonts w:ascii="Georgia" w:eastAsia="Georgia" w:hAnsi="Georgia" w:cs="Georgia"/>
          <w:color w:val="000000"/>
          <w:sz w:val="19"/>
          <w:szCs w:val="19"/>
        </w:rPr>
        <w:t xml:space="preserve">data. </w:t>
      </w:r>
      <w:r w:rsidR="005C64D6">
        <w:rPr>
          <w:rFonts w:ascii="Georgia" w:eastAsia="Georgia" w:hAnsi="Georgia" w:cs="Georgia"/>
          <w:color w:val="000000"/>
          <w:spacing w:val="21"/>
          <w:sz w:val="19"/>
          <w:szCs w:val="19"/>
        </w:rPr>
        <w:t xml:space="preserve"> </w:t>
      </w:r>
      <w:ins w:id="64" w:author="James Gee" w:date="2016-07-20T10:10:00Z">
        <w:r w:rsidR="00C112DA" w:rsidRPr="00C112DA">
          <w:rPr>
            <w:rFonts w:ascii="Georgia" w:eastAsia="Georgia" w:hAnsi="Georgia" w:cs="Georgia"/>
            <w:color w:val="000000"/>
            <w:sz w:val="19"/>
            <w:szCs w:val="19"/>
          </w:rPr>
          <w:t>The use of separate, independent testing sites will increase the value of the tools produced by ensuring that their success is not specific to the particular source of data.  This will increase the generality of the developed resources and thus ease dissemination to the wider community.</w:t>
        </w:r>
        <w:r w:rsidR="00C112DA">
          <w:rPr>
            <w:rFonts w:ascii="Georgia" w:eastAsia="Georgia" w:hAnsi="Georgia" w:cs="Georgia"/>
            <w:color w:val="000000"/>
            <w:sz w:val="19"/>
            <w:szCs w:val="19"/>
          </w:rPr>
          <w:t xml:space="preserve"> </w:t>
        </w:r>
      </w:ins>
      <w:del w:id="65" w:author="James Gee" w:date="2016-07-20T10:10:00Z">
        <w:r w:rsidR="005C64D6" w:rsidDel="00C112DA">
          <w:rPr>
            <w:rFonts w:ascii="Georgia" w:eastAsia="Georgia" w:hAnsi="Georgia" w:cs="Georgia"/>
            <w:color w:val="000000"/>
            <w:sz w:val="19"/>
            <w:szCs w:val="19"/>
          </w:rPr>
          <w:delText>Such</w:delText>
        </w:r>
        <w:r w:rsidR="005C64D6" w:rsidDel="00C112DA">
          <w:rPr>
            <w:rFonts w:ascii="Georgia" w:eastAsia="Georgia" w:hAnsi="Georgia" w:cs="Georgia"/>
            <w:color w:val="000000"/>
            <w:spacing w:val="23"/>
            <w:sz w:val="19"/>
            <w:szCs w:val="19"/>
          </w:rPr>
          <w:delText xml:space="preserve"> </w:delText>
        </w:r>
        <w:r w:rsidR="005C64D6" w:rsidDel="00C112DA">
          <w:rPr>
            <w:rFonts w:ascii="Georgia" w:eastAsia="Georgia" w:hAnsi="Georgia" w:cs="Georgia"/>
            <w:color w:val="000000"/>
            <w:sz w:val="19"/>
            <w:szCs w:val="19"/>
          </w:rPr>
          <w:delText>use</w:delText>
        </w:r>
        <w:r w:rsidR="005C64D6" w:rsidDel="00C112DA">
          <w:rPr>
            <w:rFonts w:ascii="Georgia" w:eastAsia="Georgia" w:hAnsi="Georgia" w:cs="Georgia"/>
            <w:color w:val="000000"/>
            <w:spacing w:val="21"/>
            <w:sz w:val="19"/>
            <w:szCs w:val="19"/>
          </w:rPr>
          <w:delText xml:space="preserve"> </w:delText>
        </w:r>
        <w:r w:rsidR="005C64D6" w:rsidDel="00C112DA">
          <w:rPr>
            <w:rFonts w:ascii="Georgia" w:eastAsia="Georgia" w:hAnsi="Georgia" w:cs="Georgia"/>
            <w:color w:val="000000"/>
            <w:w w:val="102"/>
            <w:sz w:val="19"/>
            <w:szCs w:val="19"/>
          </w:rPr>
          <w:delText xml:space="preserve">cases </w:delText>
        </w:r>
        <w:r w:rsidR="005C64D6" w:rsidDel="00C112DA">
          <w:rPr>
            <w:rFonts w:ascii="Georgia" w:eastAsia="Georgia" w:hAnsi="Georgia" w:cs="Georgia"/>
            <w:color w:val="000000"/>
            <w:sz w:val="19"/>
            <w:szCs w:val="19"/>
          </w:rPr>
          <w:delText>involving</w:delText>
        </w:r>
        <w:r w:rsidR="005C64D6" w:rsidDel="00C112DA">
          <w:rPr>
            <w:rFonts w:ascii="Georgia" w:eastAsia="Georgia" w:hAnsi="Georgia" w:cs="Georgia"/>
            <w:color w:val="000000"/>
            <w:spacing w:val="13"/>
            <w:sz w:val="19"/>
            <w:szCs w:val="19"/>
          </w:rPr>
          <w:delText xml:space="preserve"> </w:delText>
        </w:r>
        <w:r w:rsidR="005C64D6" w:rsidDel="00C112DA">
          <w:rPr>
            <w:rFonts w:ascii="Georgia" w:eastAsia="Georgia" w:hAnsi="Georgia" w:cs="Georgia"/>
            <w:color w:val="000000"/>
            <w:sz w:val="19"/>
            <w:szCs w:val="19"/>
          </w:rPr>
          <w:delText>other</w:delText>
        </w:r>
        <w:r w:rsidR="005C64D6" w:rsidDel="00C112DA">
          <w:rPr>
            <w:rFonts w:ascii="Georgia" w:eastAsia="Georgia" w:hAnsi="Georgia" w:cs="Georgia"/>
            <w:color w:val="000000"/>
            <w:spacing w:val="6"/>
            <w:sz w:val="19"/>
            <w:szCs w:val="19"/>
          </w:rPr>
          <w:delText xml:space="preserve"> </w:delText>
        </w:r>
        <w:r w:rsidR="005C64D6" w:rsidDel="00C112DA">
          <w:rPr>
            <w:rFonts w:ascii="Georgia" w:eastAsia="Georgia" w:hAnsi="Georgia" w:cs="Georgia"/>
            <w:color w:val="000000"/>
            <w:sz w:val="19"/>
            <w:szCs w:val="19"/>
          </w:rPr>
          <w:delText>groups</w:delText>
        </w:r>
        <w:r w:rsidR="005C64D6" w:rsidDel="00C112DA">
          <w:rPr>
            <w:rFonts w:ascii="Georgia" w:eastAsia="Georgia" w:hAnsi="Georgia" w:cs="Georgia"/>
            <w:color w:val="000000"/>
            <w:spacing w:val="9"/>
            <w:sz w:val="19"/>
            <w:szCs w:val="19"/>
          </w:rPr>
          <w:delText xml:space="preserve"> </w:delText>
        </w:r>
        <w:r w:rsidR="005C64D6" w:rsidDel="00C112DA">
          <w:rPr>
            <w:rFonts w:ascii="Georgia" w:eastAsia="Georgia" w:hAnsi="Georgia" w:cs="Georgia"/>
            <w:color w:val="000000"/>
            <w:sz w:val="19"/>
            <w:szCs w:val="19"/>
          </w:rPr>
          <w:delText>would</w:delText>
        </w:r>
        <w:r w:rsidR="005C64D6" w:rsidDel="00C112DA">
          <w:rPr>
            <w:rFonts w:ascii="Georgia" w:eastAsia="Georgia" w:hAnsi="Georgia" w:cs="Georgia"/>
            <w:color w:val="000000"/>
            <w:spacing w:val="8"/>
            <w:sz w:val="19"/>
            <w:szCs w:val="19"/>
          </w:rPr>
          <w:delText xml:space="preserve"> </w:delText>
        </w:r>
        <w:r w:rsidR="005C64D6" w:rsidDel="00C112DA">
          <w:rPr>
            <w:rFonts w:ascii="Georgia" w:eastAsia="Georgia" w:hAnsi="Georgia" w:cs="Georgia"/>
            <w:color w:val="000000"/>
            <w:sz w:val="19"/>
            <w:szCs w:val="19"/>
          </w:rPr>
          <w:delText>highlight</w:delText>
        </w:r>
        <w:r w:rsidR="005C64D6" w:rsidDel="00C112DA">
          <w:rPr>
            <w:rFonts w:ascii="Georgia" w:eastAsia="Georgia" w:hAnsi="Georgia" w:cs="Georgia"/>
            <w:color w:val="000000"/>
            <w:spacing w:val="12"/>
            <w:sz w:val="19"/>
            <w:szCs w:val="19"/>
          </w:rPr>
          <w:delText xml:space="preserve"> </w:delText>
        </w:r>
        <w:r w:rsidR="005C64D6" w:rsidDel="00C112DA">
          <w:rPr>
            <w:rFonts w:ascii="Georgia" w:eastAsia="Georgia" w:hAnsi="Georgia" w:cs="Georgia"/>
            <w:color w:val="000000"/>
            <w:sz w:val="19"/>
            <w:szCs w:val="19"/>
          </w:rPr>
          <w:delText>existing</w:delText>
        </w:r>
        <w:r w:rsidR="005C64D6" w:rsidDel="00C112DA">
          <w:rPr>
            <w:rFonts w:ascii="Georgia" w:eastAsia="Georgia" w:hAnsi="Georgia" w:cs="Georgia"/>
            <w:color w:val="000000"/>
            <w:spacing w:val="10"/>
            <w:sz w:val="19"/>
            <w:szCs w:val="19"/>
          </w:rPr>
          <w:delText xml:space="preserve"> </w:delText>
        </w:r>
        <w:r w:rsidR="005C64D6" w:rsidDel="00C112DA">
          <w:rPr>
            <w:rFonts w:ascii="Georgia" w:eastAsia="Georgia" w:hAnsi="Georgia" w:cs="Georgia"/>
            <w:color w:val="000000"/>
            <w:sz w:val="19"/>
            <w:szCs w:val="19"/>
          </w:rPr>
          <w:delText>deficiencies</w:delText>
        </w:r>
        <w:r w:rsidR="005C64D6" w:rsidDel="00C112DA">
          <w:rPr>
            <w:rFonts w:ascii="Georgia" w:eastAsia="Georgia" w:hAnsi="Georgia" w:cs="Georgia"/>
            <w:color w:val="000000"/>
            <w:spacing w:val="18"/>
            <w:sz w:val="19"/>
            <w:szCs w:val="19"/>
          </w:rPr>
          <w:delText xml:space="preserve"> </w:delText>
        </w:r>
        <w:r w:rsidR="005C64D6" w:rsidDel="00C112DA">
          <w:rPr>
            <w:rFonts w:ascii="Georgia" w:eastAsia="Georgia" w:hAnsi="Georgia" w:cs="Georgia"/>
            <w:color w:val="000000"/>
            <w:sz w:val="19"/>
            <w:szCs w:val="19"/>
          </w:rPr>
          <w:delText>in</w:delText>
        </w:r>
        <w:r w:rsidR="005C64D6" w:rsidDel="00C112DA">
          <w:rPr>
            <w:rFonts w:ascii="Georgia" w:eastAsia="Georgia" w:hAnsi="Georgia" w:cs="Georgia"/>
            <w:color w:val="000000"/>
            <w:spacing w:val="2"/>
            <w:sz w:val="19"/>
            <w:szCs w:val="19"/>
          </w:rPr>
          <w:delText xml:space="preserve"> </w:delText>
        </w:r>
        <w:r w:rsidR="005C64D6" w:rsidDel="00C112DA">
          <w:rPr>
            <w:rFonts w:ascii="Georgia" w:eastAsia="Georgia" w:hAnsi="Georgia" w:cs="Georgia"/>
            <w:color w:val="000000"/>
            <w:sz w:val="19"/>
            <w:szCs w:val="19"/>
          </w:rPr>
          <w:delText>framework</w:delText>
        </w:r>
        <w:r w:rsidR="005C64D6" w:rsidDel="00C112DA">
          <w:rPr>
            <w:rFonts w:ascii="Georgia" w:eastAsia="Georgia" w:hAnsi="Georgia" w:cs="Georgia"/>
            <w:color w:val="000000"/>
            <w:spacing w:val="15"/>
            <w:sz w:val="19"/>
            <w:szCs w:val="19"/>
          </w:rPr>
          <w:delText xml:space="preserve"> </w:delText>
        </w:r>
        <w:r w:rsidR="005C64D6" w:rsidDel="00C112DA">
          <w:rPr>
            <w:rFonts w:ascii="Georgia" w:eastAsia="Georgia" w:hAnsi="Georgia" w:cs="Georgia"/>
            <w:color w:val="000000"/>
            <w:sz w:val="19"/>
            <w:szCs w:val="19"/>
          </w:rPr>
          <w:delText>functionality</w:delText>
        </w:r>
        <w:r w:rsidR="005C64D6" w:rsidDel="00C112DA">
          <w:rPr>
            <w:rFonts w:ascii="Georgia" w:eastAsia="Georgia" w:hAnsi="Georgia" w:cs="Georgia"/>
            <w:color w:val="000000"/>
            <w:spacing w:val="19"/>
            <w:sz w:val="19"/>
            <w:szCs w:val="19"/>
          </w:rPr>
          <w:delText xml:space="preserve"> </w:delText>
        </w:r>
        <w:r w:rsidR="005C64D6" w:rsidDel="00C112DA">
          <w:rPr>
            <w:rFonts w:ascii="Georgia" w:eastAsia="Georgia" w:hAnsi="Georgia" w:cs="Georgia"/>
            <w:color w:val="000000"/>
            <w:sz w:val="19"/>
            <w:szCs w:val="19"/>
          </w:rPr>
          <w:delText>which</w:delText>
        </w:r>
        <w:r w:rsidR="005C64D6" w:rsidDel="00C112DA">
          <w:rPr>
            <w:rFonts w:ascii="Georgia" w:eastAsia="Georgia" w:hAnsi="Georgia" w:cs="Georgia"/>
            <w:color w:val="000000"/>
            <w:spacing w:val="7"/>
            <w:sz w:val="19"/>
            <w:szCs w:val="19"/>
          </w:rPr>
          <w:delText xml:space="preserve"> </w:delText>
        </w:r>
        <w:r w:rsidR="005C64D6" w:rsidDel="00C112DA">
          <w:rPr>
            <w:rFonts w:ascii="Georgia" w:eastAsia="Georgia" w:hAnsi="Georgia" w:cs="Georgia"/>
            <w:color w:val="000000"/>
            <w:sz w:val="19"/>
            <w:szCs w:val="19"/>
          </w:rPr>
          <w:delText>would</w:delText>
        </w:r>
        <w:r w:rsidR="005C64D6" w:rsidDel="00C112DA">
          <w:rPr>
            <w:rFonts w:ascii="Georgia" w:eastAsia="Georgia" w:hAnsi="Georgia" w:cs="Georgia"/>
            <w:color w:val="000000"/>
            <w:spacing w:val="7"/>
            <w:sz w:val="19"/>
            <w:szCs w:val="19"/>
          </w:rPr>
          <w:delText xml:space="preserve"> </w:delText>
        </w:r>
        <w:r w:rsidR="005C64D6" w:rsidDel="00C112DA">
          <w:rPr>
            <w:rFonts w:ascii="Georgia" w:eastAsia="Georgia" w:hAnsi="Georgia" w:cs="Georgia"/>
            <w:color w:val="000000"/>
            <w:sz w:val="19"/>
            <w:szCs w:val="19"/>
          </w:rPr>
          <w:delText>then</w:delText>
        </w:r>
        <w:r w:rsidR="005C64D6" w:rsidDel="00C112DA">
          <w:rPr>
            <w:rFonts w:ascii="Georgia" w:eastAsia="Georgia" w:hAnsi="Georgia" w:cs="Georgia"/>
            <w:color w:val="000000"/>
            <w:spacing w:val="6"/>
            <w:sz w:val="19"/>
            <w:szCs w:val="19"/>
          </w:rPr>
          <w:delText xml:space="preserve"> </w:delText>
        </w:r>
        <w:r w:rsidR="005C64D6" w:rsidDel="00C112DA">
          <w:rPr>
            <w:rFonts w:ascii="Georgia" w:eastAsia="Georgia" w:hAnsi="Georgia" w:cs="Georgia"/>
            <w:color w:val="000000"/>
            <w:sz w:val="19"/>
            <w:szCs w:val="19"/>
          </w:rPr>
          <w:delText>be</w:delText>
        </w:r>
        <w:r w:rsidR="005C64D6" w:rsidDel="00C112DA">
          <w:rPr>
            <w:rFonts w:ascii="Georgia" w:eastAsia="Georgia" w:hAnsi="Georgia" w:cs="Georgia"/>
            <w:color w:val="000000"/>
            <w:spacing w:val="1"/>
            <w:sz w:val="19"/>
            <w:szCs w:val="19"/>
          </w:rPr>
          <w:delText xml:space="preserve"> </w:delText>
        </w:r>
        <w:r w:rsidR="005C64D6" w:rsidDel="00C112DA">
          <w:rPr>
            <w:rFonts w:ascii="Georgia" w:eastAsia="Georgia" w:hAnsi="Georgia" w:cs="Georgia"/>
            <w:color w:val="000000"/>
            <w:sz w:val="19"/>
            <w:szCs w:val="19"/>
          </w:rPr>
          <w:delText>addressed.</w:delText>
        </w:r>
        <w:r w:rsidR="005C64D6" w:rsidDel="00C112DA">
          <w:rPr>
            <w:rFonts w:ascii="Georgia" w:eastAsia="Georgia" w:hAnsi="Georgia" w:cs="Georgia"/>
            <w:color w:val="000000"/>
            <w:spacing w:val="34"/>
            <w:sz w:val="19"/>
            <w:szCs w:val="19"/>
          </w:rPr>
          <w:delText xml:space="preserve"> </w:delText>
        </w:r>
      </w:del>
      <w:r w:rsidR="005C64D6">
        <w:rPr>
          <w:rFonts w:ascii="Georgia" w:eastAsia="Georgia" w:hAnsi="Georgia" w:cs="Georgia"/>
          <w:color w:val="000000"/>
          <w:w w:val="102"/>
          <w:sz w:val="19"/>
          <w:szCs w:val="19"/>
        </w:rPr>
        <w:t>T</w:t>
      </w:r>
      <w:ins w:id="66" w:author="James Gee" w:date="2016-07-20T10:11:00Z">
        <w:r w:rsidR="00C112DA">
          <w:rPr>
            <w:rFonts w:ascii="Georgia" w:eastAsia="Georgia" w:hAnsi="Georgia" w:cs="Georgia"/>
            <w:color w:val="000000"/>
            <w:w w:val="102"/>
            <w:sz w:val="19"/>
            <w:szCs w:val="19"/>
          </w:rPr>
          <w:t>oward this end, the</w:t>
        </w:r>
      </w:ins>
      <w:del w:id="67" w:author="James Gee" w:date="2016-07-20T10:11:00Z">
        <w:r w:rsidR="005C64D6" w:rsidDel="00C112DA">
          <w:rPr>
            <w:rFonts w:ascii="Georgia" w:eastAsia="Georgia" w:hAnsi="Georgia" w:cs="Georgia"/>
            <w:color w:val="000000"/>
            <w:w w:val="102"/>
            <w:sz w:val="19"/>
            <w:szCs w:val="19"/>
          </w:rPr>
          <w:delText>hese</w:delText>
        </w:r>
      </w:del>
    </w:p>
    <w:p w14:paraId="1F7AD03C" w14:textId="77777777" w:rsidR="00E61F9D" w:rsidRDefault="00E61F9D">
      <w:pPr>
        <w:spacing w:before="3" w:after="0" w:line="170" w:lineRule="exact"/>
        <w:rPr>
          <w:sz w:val="17"/>
          <w:szCs w:val="17"/>
        </w:rPr>
      </w:pPr>
    </w:p>
    <w:p w14:paraId="45934F22" w14:textId="5C175DB9" w:rsidR="00E61F9D" w:rsidRDefault="005C64D6">
      <w:pPr>
        <w:spacing w:after="0" w:line="265" w:lineRule="auto"/>
        <w:ind w:left="120" w:right="70" w:firstLine="233"/>
        <w:jc w:val="both"/>
        <w:rPr>
          <w:rFonts w:ascii="Georgia" w:eastAsia="Georgia" w:hAnsi="Georgia" w:cs="Georgia"/>
          <w:sz w:val="16"/>
          <w:szCs w:val="16"/>
        </w:rPr>
      </w:pPr>
      <w:r>
        <w:rPr>
          <w:rFonts w:ascii="Georgia" w:eastAsia="Georgia" w:hAnsi="Georgia" w:cs="Georgia"/>
          <w:w w:val="107"/>
          <w:position w:val="8"/>
          <w:sz w:val="10"/>
          <w:szCs w:val="10"/>
        </w:rPr>
        <w:t>1</w:t>
      </w:r>
      <w:r>
        <w:rPr>
          <w:rFonts w:ascii="Georgia" w:eastAsia="Georgia" w:hAnsi="Georgia" w:cs="Georgia"/>
          <w:spacing w:val="-14"/>
          <w:position w:val="8"/>
          <w:sz w:val="10"/>
          <w:szCs w:val="10"/>
        </w:rPr>
        <w:t xml:space="preserve"> </w:t>
      </w:r>
      <w:r>
        <w:rPr>
          <w:rFonts w:ascii="Georgia" w:eastAsia="Georgia" w:hAnsi="Georgia" w:cs="Georgia"/>
          <w:color w:val="FF0000"/>
          <w:sz w:val="16"/>
          <w:szCs w:val="16"/>
        </w:rPr>
        <w:t xml:space="preserve">Several competitions have been held in recent years focused on the processing and analysis of lung image data (e.g., VOLCANO09—nodule detection, </w:t>
      </w:r>
      <w:r>
        <w:rPr>
          <w:rFonts w:ascii="Georgia" w:eastAsia="Georgia" w:hAnsi="Georgia" w:cs="Georgia"/>
          <w:color w:val="FF0000"/>
          <w:sz w:val="16"/>
          <w:szCs w:val="16"/>
        </w:rPr>
        <w:lastRenderedPageBreak/>
        <w:t>EMPIRE10—</w:t>
      </w:r>
      <w:ins w:id="68" w:author="James Gee" w:date="2016-07-20T10:20:00Z">
        <w:r w:rsidR="00DD442B">
          <w:rPr>
            <w:rFonts w:ascii="Georgia" w:eastAsia="Georgia" w:hAnsi="Georgia" w:cs="Georgia"/>
            <w:color w:val="FF0000"/>
            <w:sz w:val="16"/>
            <w:szCs w:val="16"/>
          </w:rPr>
          <w:t xml:space="preserve">registration and </w:t>
        </w:r>
      </w:ins>
      <w:r>
        <w:rPr>
          <w:rFonts w:ascii="Georgia" w:eastAsia="Georgia" w:hAnsi="Georgia" w:cs="Georgia"/>
          <w:color w:val="FF0000"/>
          <w:sz w:val="16"/>
          <w:szCs w:val="16"/>
        </w:rPr>
        <w:t>motion</w:t>
      </w:r>
      <w:r>
        <w:rPr>
          <w:rFonts w:ascii="Georgia" w:eastAsia="Georgia" w:hAnsi="Georgia" w:cs="Georgia"/>
          <w:color w:val="FF0000"/>
          <w:spacing w:val="-7"/>
          <w:sz w:val="16"/>
          <w:szCs w:val="16"/>
        </w:rPr>
        <w:t xml:space="preserve"> </w:t>
      </w:r>
      <w:r>
        <w:rPr>
          <w:rFonts w:ascii="Georgia" w:eastAsia="Georgia" w:hAnsi="Georgia" w:cs="Georgia"/>
          <w:color w:val="FF0000"/>
          <w:sz w:val="16"/>
          <w:szCs w:val="16"/>
        </w:rPr>
        <w:t>estimation,</w:t>
      </w:r>
      <w:r>
        <w:rPr>
          <w:rFonts w:ascii="Georgia" w:eastAsia="Georgia" w:hAnsi="Georgia" w:cs="Georgia"/>
          <w:color w:val="FF0000"/>
          <w:spacing w:val="-6"/>
          <w:sz w:val="16"/>
          <w:szCs w:val="16"/>
        </w:rPr>
        <w:t xml:space="preserve"> </w:t>
      </w:r>
      <w:r>
        <w:rPr>
          <w:rFonts w:ascii="Georgia" w:eastAsia="Georgia" w:hAnsi="Georgia" w:cs="Georgia"/>
          <w:color w:val="FF0000"/>
          <w:sz w:val="16"/>
          <w:szCs w:val="16"/>
        </w:rPr>
        <w:t>LOLA11—lung</w:t>
      </w:r>
      <w:r>
        <w:rPr>
          <w:rFonts w:ascii="Georgia" w:eastAsia="Georgia" w:hAnsi="Georgia" w:cs="Georgia"/>
          <w:color w:val="FF0000"/>
          <w:spacing w:val="-7"/>
          <w:sz w:val="16"/>
          <w:szCs w:val="16"/>
        </w:rPr>
        <w:t xml:space="preserve"> </w:t>
      </w:r>
      <w:r>
        <w:rPr>
          <w:rFonts w:ascii="Georgia" w:eastAsia="Georgia" w:hAnsi="Georgia" w:cs="Georgia"/>
          <w:color w:val="FF0000"/>
          <w:sz w:val="16"/>
          <w:szCs w:val="16"/>
        </w:rPr>
        <w:t>and</w:t>
      </w:r>
      <w:r>
        <w:rPr>
          <w:rFonts w:ascii="Georgia" w:eastAsia="Georgia" w:hAnsi="Georgia" w:cs="Georgia"/>
          <w:color w:val="FF0000"/>
          <w:spacing w:val="-7"/>
          <w:sz w:val="16"/>
          <w:szCs w:val="16"/>
        </w:rPr>
        <w:t xml:space="preserve"> </w:t>
      </w:r>
      <w:r>
        <w:rPr>
          <w:rFonts w:ascii="Georgia" w:eastAsia="Georgia" w:hAnsi="Georgia" w:cs="Georgia"/>
          <w:color w:val="FF0000"/>
          <w:sz w:val="16"/>
          <w:szCs w:val="16"/>
        </w:rPr>
        <w:t>lobe</w:t>
      </w:r>
      <w:r>
        <w:rPr>
          <w:rFonts w:ascii="Georgia" w:eastAsia="Georgia" w:hAnsi="Georgia" w:cs="Georgia"/>
          <w:color w:val="FF0000"/>
          <w:spacing w:val="-7"/>
          <w:sz w:val="16"/>
          <w:szCs w:val="16"/>
        </w:rPr>
        <w:t xml:space="preserve"> </w:t>
      </w:r>
      <w:r>
        <w:rPr>
          <w:rFonts w:ascii="Georgia" w:eastAsia="Georgia" w:hAnsi="Georgia" w:cs="Georgia"/>
          <w:color w:val="FF0000"/>
          <w:sz w:val="16"/>
          <w:szCs w:val="16"/>
        </w:rPr>
        <w:t>segmentation,</w:t>
      </w:r>
      <w:r>
        <w:rPr>
          <w:rFonts w:ascii="Georgia" w:eastAsia="Georgia" w:hAnsi="Georgia" w:cs="Georgia"/>
          <w:color w:val="FF0000"/>
          <w:spacing w:val="-5"/>
          <w:sz w:val="16"/>
          <w:szCs w:val="16"/>
        </w:rPr>
        <w:t xml:space="preserve"> </w:t>
      </w:r>
      <w:r>
        <w:rPr>
          <w:rFonts w:ascii="Georgia" w:eastAsia="Georgia" w:hAnsi="Georgia" w:cs="Georgia"/>
          <w:color w:val="FF0000"/>
          <w:sz w:val="16"/>
          <w:szCs w:val="16"/>
        </w:rPr>
        <w:t>and</w:t>
      </w:r>
      <w:r>
        <w:rPr>
          <w:rFonts w:ascii="Georgia" w:eastAsia="Georgia" w:hAnsi="Georgia" w:cs="Georgia"/>
          <w:color w:val="FF0000"/>
          <w:spacing w:val="-7"/>
          <w:sz w:val="16"/>
          <w:szCs w:val="16"/>
        </w:rPr>
        <w:t xml:space="preserve"> </w:t>
      </w:r>
      <w:r>
        <w:rPr>
          <w:rFonts w:ascii="Georgia" w:eastAsia="Georgia" w:hAnsi="Georgia" w:cs="Georgia"/>
          <w:color w:val="FF0000"/>
          <w:sz w:val="16"/>
          <w:szCs w:val="16"/>
        </w:rPr>
        <w:t>VESSEL12—vasculature</w:t>
      </w:r>
      <w:r>
        <w:rPr>
          <w:rFonts w:ascii="Georgia" w:eastAsia="Georgia" w:hAnsi="Georgia" w:cs="Georgia"/>
          <w:color w:val="FF0000"/>
          <w:spacing w:val="-7"/>
          <w:sz w:val="16"/>
          <w:szCs w:val="16"/>
        </w:rPr>
        <w:t xml:space="preserve"> </w:t>
      </w:r>
      <w:r>
        <w:rPr>
          <w:rFonts w:ascii="Georgia" w:eastAsia="Georgia" w:hAnsi="Georgia" w:cs="Georgia"/>
          <w:color w:val="FF0000"/>
          <w:sz w:val="16"/>
          <w:szCs w:val="16"/>
        </w:rPr>
        <w:t>segmentation).</w:t>
      </w:r>
      <w:r>
        <w:rPr>
          <w:rFonts w:ascii="Georgia" w:eastAsia="Georgia" w:hAnsi="Georgia" w:cs="Georgia"/>
          <w:color w:val="FF0000"/>
          <w:spacing w:val="11"/>
          <w:sz w:val="16"/>
          <w:szCs w:val="16"/>
        </w:rPr>
        <w:t xml:space="preserve"> </w:t>
      </w:r>
      <w:r>
        <w:rPr>
          <w:rFonts w:ascii="Georgia" w:eastAsia="Georgia" w:hAnsi="Georgia" w:cs="Georgia"/>
          <w:color w:val="FF0000"/>
          <w:sz w:val="16"/>
          <w:szCs w:val="16"/>
        </w:rPr>
        <w:t>To</w:t>
      </w:r>
      <w:r>
        <w:rPr>
          <w:rFonts w:ascii="Georgia" w:eastAsia="Georgia" w:hAnsi="Georgia" w:cs="Georgia"/>
          <w:color w:val="FF0000"/>
          <w:spacing w:val="-7"/>
          <w:sz w:val="16"/>
          <w:szCs w:val="16"/>
        </w:rPr>
        <w:t xml:space="preserve"> </w:t>
      </w:r>
      <w:r>
        <w:rPr>
          <w:rFonts w:ascii="Georgia" w:eastAsia="Georgia" w:hAnsi="Georgia" w:cs="Georgia"/>
          <w:color w:val="FF0000"/>
          <w:sz w:val="16"/>
          <w:szCs w:val="16"/>
        </w:rPr>
        <w:t>the</w:t>
      </w:r>
      <w:r>
        <w:rPr>
          <w:rFonts w:ascii="Georgia" w:eastAsia="Georgia" w:hAnsi="Georgia" w:cs="Georgia"/>
          <w:color w:val="FF0000"/>
          <w:spacing w:val="-7"/>
          <w:sz w:val="16"/>
          <w:szCs w:val="16"/>
        </w:rPr>
        <w:t xml:space="preserve"> </w:t>
      </w:r>
      <w:r>
        <w:rPr>
          <w:rFonts w:ascii="Georgia" w:eastAsia="Georgia" w:hAnsi="Georgia" w:cs="Georgia"/>
          <w:color w:val="FF0000"/>
          <w:sz w:val="16"/>
          <w:szCs w:val="16"/>
        </w:rPr>
        <w:t>best</w:t>
      </w:r>
      <w:r>
        <w:rPr>
          <w:rFonts w:ascii="Georgia" w:eastAsia="Georgia" w:hAnsi="Georgia" w:cs="Georgia"/>
          <w:color w:val="FF0000"/>
          <w:spacing w:val="-7"/>
          <w:sz w:val="16"/>
          <w:szCs w:val="16"/>
        </w:rPr>
        <w:t xml:space="preserve"> </w:t>
      </w:r>
      <w:r>
        <w:rPr>
          <w:rFonts w:ascii="Georgia" w:eastAsia="Georgia" w:hAnsi="Georgia" w:cs="Georgia"/>
          <w:color w:val="FF0000"/>
          <w:sz w:val="16"/>
          <w:szCs w:val="16"/>
        </w:rPr>
        <w:t>of</w:t>
      </w:r>
      <w:r>
        <w:rPr>
          <w:rFonts w:ascii="Georgia" w:eastAsia="Georgia" w:hAnsi="Georgia" w:cs="Georgia"/>
          <w:color w:val="FF0000"/>
          <w:spacing w:val="-7"/>
          <w:sz w:val="16"/>
          <w:szCs w:val="16"/>
        </w:rPr>
        <w:t xml:space="preserve"> </w:t>
      </w:r>
      <w:r>
        <w:rPr>
          <w:rFonts w:ascii="Georgia" w:eastAsia="Georgia" w:hAnsi="Georgia" w:cs="Georgia"/>
          <w:color w:val="FF0000"/>
          <w:sz w:val="16"/>
          <w:szCs w:val="16"/>
        </w:rPr>
        <w:t>our</w:t>
      </w:r>
      <w:r>
        <w:rPr>
          <w:rFonts w:ascii="Georgia" w:eastAsia="Georgia" w:hAnsi="Georgia" w:cs="Georgia"/>
          <w:color w:val="FF0000"/>
          <w:spacing w:val="-7"/>
          <w:sz w:val="16"/>
          <w:szCs w:val="16"/>
        </w:rPr>
        <w:t xml:space="preserve"> </w:t>
      </w:r>
      <w:r>
        <w:rPr>
          <w:rFonts w:ascii="Georgia" w:eastAsia="Georgia" w:hAnsi="Georgia" w:cs="Georgia"/>
          <w:color w:val="FF0000"/>
          <w:sz w:val="16"/>
          <w:szCs w:val="16"/>
        </w:rPr>
        <w:t>knowledge,</w:t>
      </w:r>
      <w:r>
        <w:rPr>
          <w:rFonts w:ascii="Georgia" w:eastAsia="Georgia" w:hAnsi="Georgia" w:cs="Georgia"/>
          <w:color w:val="FF0000"/>
          <w:spacing w:val="-5"/>
          <w:sz w:val="16"/>
          <w:szCs w:val="16"/>
        </w:rPr>
        <w:t xml:space="preserve"> </w:t>
      </w:r>
      <w:r>
        <w:rPr>
          <w:rFonts w:ascii="Georgia" w:eastAsia="Georgia" w:hAnsi="Georgia" w:cs="Georgia"/>
          <w:color w:val="FF0000"/>
          <w:sz w:val="16"/>
          <w:szCs w:val="16"/>
        </w:rPr>
        <w:t>the</w:t>
      </w:r>
      <w:r>
        <w:rPr>
          <w:rFonts w:ascii="Georgia" w:eastAsia="Georgia" w:hAnsi="Georgia" w:cs="Georgia"/>
          <w:color w:val="FF0000"/>
          <w:spacing w:val="-7"/>
          <w:sz w:val="16"/>
          <w:szCs w:val="16"/>
        </w:rPr>
        <w:t xml:space="preserve"> </w:t>
      </w:r>
      <w:r>
        <w:rPr>
          <w:rFonts w:ascii="Georgia" w:eastAsia="Georgia" w:hAnsi="Georgia" w:cs="Georgia"/>
          <w:color w:val="FF0000"/>
          <w:sz w:val="16"/>
          <w:szCs w:val="16"/>
        </w:rPr>
        <w:t>vast majority of</w:t>
      </w:r>
      <w:r>
        <w:rPr>
          <w:rFonts w:ascii="Georgia" w:eastAsia="Georgia" w:hAnsi="Georgia" w:cs="Georgia"/>
          <w:color w:val="FF0000"/>
          <w:spacing w:val="1"/>
          <w:sz w:val="16"/>
          <w:szCs w:val="16"/>
        </w:rPr>
        <w:t xml:space="preserve"> </w:t>
      </w:r>
      <w:r>
        <w:rPr>
          <w:rFonts w:ascii="Georgia" w:eastAsia="Georgia" w:hAnsi="Georgia" w:cs="Georgia"/>
          <w:color w:val="FF0000"/>
          <w:sz w:val="16"/>
          <w:szCs w:val="16"/>
        </w:rPr>
        <w:t>the</w:t>
      </w:r>
      <w:r>
        <w:rPr>
          <w:rFonts w:ascii="Georgia" w:eastAsia="Georgia" w:hAnsi="Georgia" w:cs="Georgia"/>
          <w:color w:val="FF0000"/>
          <w:spacing w:val="1"/>
          <w:sz w:val="16"/>
          <w:szCs w:val="16"/>
        </w:rPr>
        <w:t xml:space="preserve"> </w:t>
      </w:r>
      <w:r>
        <w:rPr>
          <w:rFonts w:ascii="Georgia" w:eastAsia="Georgia" w:hAnsi="Georgia" w:cs="Georgia"/>
          <w:color w:val="FF0000"/>
          <w:sz w:val="16"/>
          <w:szCs w:val="16"/>
        </w:rPr>
        <w:t>proposed</w:t>
      </w:r>
      <w:r>
        <w:rPr>
          <w:rFonts w:ascii="Georgia" w:eastAsia="Georgia" w:hAnsi="Georgia" w:cs="Georgia"/>
          <w:color w:val="FF0000"/>
          <w:spacing w:val="1"/>
          <w:sz w:val="16"/>
          <w:szCs w:val="16"/>
        </w:rPr>
        <w:t xml:space="preserve"> </w:t>
      </w:r>
      <w:r>
        <w:rPr>
          <w:rFonts w:ascii="Georgia" w:eastAsia="Georgia" w:hAnsi="Georgia" w:cs="Georgia"/>
          <w:color w:val="FF0000"/>
          <w:sz w:val="16"/>
          <w:szCs w:val="16"/>
        </w:rPr>
        <w:t>algorithms</w:t>
      </w:r>
      <w:r>
        <w:rPr>
          <w:rFonts w:ascii="Georgia" w:eastAsia="Georgia" w:hAnsi="Georgia" w:cs="Georgia"/>
          <w:color w:val="FF0000"/>
          <w:spacing w:val="1"/>
          <w:sz w:val="16"/>
          <w:szCs w:val="16"/>
        </w:rPr>
        <w:t xml:space="preserve"> </w:t>
      </w:r>
      <w:r>
        <w:rPr>
          <w:rFonts w:ascii="Georgia" w:eastAsia="Georgia" w:hAnsi="Georgia" w:cs="Georgia"/>
          <w:color w:val="FF0000"/>
          <w:sz w:val="16"/>
          <w:szCs w:val="16"/>
        </w:rPr>
        <w:t>are</w:t>
      </w:r>
      <w:r>
        <w:rPr>
          <w:rFonts w:ascii="Georgia" w:eastAsia="Georgia" w:hAnsi="Georgia" w:cs="Georgia"/>
          <w:color w:val="FF0000"/>
          <w:spacing w:val="1"/>
          <w:sz w:val="16"/>
          <w:szCs w:val="16"/>
        </w:rPr>
        <w:t xml:space="preserve"> </w:t>
      </w:r>
      <w:r>
        <w:rPr>
          <w:rFonts w:ascii="Georgia" w:eastAsia="Georgia" w:hAnsi="Georgia" w:cs="Georgia"/>
          <w:color w:val="FF0000"/>
          <w:sz w:val="16"/>
          <w:szCs w:val="16"/>
        </w:rPr>
        <w:t>not</w:t>
      </w:r>
      <w:r>
        <w:rPr>
          <w:rFonts w:ascii="Georgia" w:eastAsia="Georgia" w:hAnsi="Georgia" w:cs="Georgia"/>
          <w:color w:val="FF0000"/>
          <w:spacing w:val="1"/>
          <w:sz w:val="16"/>
          <w:szCs w:val="16"/>
        </w:rPr>
        <w:t xml:space="preserve"> </w:t>
      </w:r>
      <w:r>
        <w:rPr>
          <w:rFonts w:ascii="Georgia" w:eastAsia="Georgia" w:hAnsi="Georgia" w:cs="Georgia"/>
          <w:color w:val="FF0000"/>
          <w:sz w:val="16"/>
          <w:szCs w:val="16"/>
        </w:rPr>
        <w:t>publicly</w:t>
      </w:r>
      <w:r>
        <w:rPr>
          <w:rFonts w:ascii="Georgia" w:eastAsia="Georgia" w:hAnsi="Georgia" w:cs="Georgia"/>
          <w:color w:val="FF0000"/>
          <w:spacing w:val="1"/>
          <w:sz w:val="16"/>
          <w:szCs w:val="16"/>
        </w:rPr>
        <w:t xml:space="preserve"> </w:t>
      </w:r>
      <w:r>
        <w:rPr>
          <w:rFonts w:ascii="Georgia" w:eastAsia="Georgia" w:hAnsi="Georgia" w:cs="Georgia"/>
          <w:color w:val="FF0000"/>
          <w:sz w:val="16"/>
          <w:szCs w:val="16"/>
        </w:rPr>
        <w:t>available.</w:t>
      </w:r>
      <w:r>
        <w:rPr>
          <w:rFonts w:ascii="Georgia" w:eastAsia="Georgia" w:hAnsi="Georgia" w:cs="Georgia"/>
          <w:color w:val="FF0000"/>
          <w:spacing w:val="14"/>
          <w:sz w:val="16"/>
          <w:szCs w:val="16"/>
        </w:rPr>
        <w:t xml:space="preserve"> </w:t>
      </w:r>
      <w:r>
        <w:rPr>
          <w:rFonts w:ascii="Georgia" w:eastAsia="Georgia" w:hAnsi="Georgia" w:cs="Georgia"/>
          <w:color w:val="FF0000"/>
          <w:sz w:val="16"/>
          <w:szCs w:val="16"/>
        </w:rPr>
        <w:t>Other</w:t>
      </w:r>
      <w:r>
        <w:rPr>
          <w:rFonts w:ascii="Georgia" w:eastAsia="Georgia" w:hAnsi="Georgia" w:cs="Georgia"/>
          <w:color w:val="FF0000"/>
          <w:spacing w:val="1"/>
          <w:sz w:val="16"/>
          <w:szCs w:val="16"/>
        </w:rPr>
        <w:t xml:space="preserve"> </w:t>
      </w:r>
      <w:r>
        <w:rPr>
          <w:rFonts w:ascii="Georgia" w:eastAsia="Georgia" w:hAnsi="Georgia" w:cs="Georgia"/>
          <w:color w:val="FF0000"/>
          <w:sz w:val="16"/>
          <w:szCs w:val="16"/>
        </w:rPr>
        <w:t>pulmonary imaging</w:t>
      </w:r>
      <w:r>
        <w:rPr>
          <w:rFonts w:ascii="Georgia" w:eastAsia="Georgia" w:hAnsi="Georgia" w:cs="Georgia"/>
          <w:color w:val="FF0000"/>
          <w:spacing w:val="1"/>
          <w:sz w:val="16"/>
          <w:szCs w:val="16"/>
        </w:rPr>
        <w:t xml:space="preserve"> </w:t>
      </w:r>
      <w:r>
        <w:rPr>
          <w:rFonts w:ascii="Georgia" w:eastAsia="Georgia" w:hAnsi="Georgia" w:cs="Georgia"/>
          <w:color w:val="FF0000"/>
          <w:sz w:val="16"/>
          <w:szCs w:val="16"/>
        </w:rPr>
        <w:t>efforts,</w:t>
      </w:r>
      <w:r>
        <w:rPr>
          <w:rFonts w:ascii="Georgia" w:eastAsia="Georgia" w:hAnsi="Georgia" w:cs="Georgia"/>
          <w:color w:val="FF0000"/>
          <w:spacing w:val="1"/>
          <w:sz w:val="16"/>
          <w:szCs w:val="16"/>
        </w:rPr>
        <w:t xml:space="preserve"> </w:t>
      </w:r>
      <w:r>
        <w:rPr>
          <w:rFonts w:ascii="Georgia" w:eastAsia="Georgia" w:hAnsi="Georgia" w:cs="Georgia"/>
          <w:color w:val="FF0000"/>
          <w:sz w:val="16"/>
          <w:szCs w:val="16"/>
        </w:rPr>
        <w:t>such</w:t>
      </w:r>
      <w:r>
        <w:rPr>
          <w:rFonts w:ascii="Georgia" w:eastAsia="Georgia" w:hAnsi="Georgia" w:cs="Georgia"/>
          <w:color w:val="FF0000"/>
          <w:spacing w:val="1"/>
          <w:sz w:val="16"/>
          <w:szCs w:val="16"/>
        </w:rPr>
        <w:t xml:space="preserve"> </w:t>
      </w:r>
      <w:r>
        <w:rPr>
          <w:rFonts w:ascii="Georgia" w:eastAsia="Georgia" w:hAnsi="Georgia" w:cs="Georgia"/>
          <w:color w:val="FF0000"/>
          <w:sz w:val="16"/>
          <w:szCs w:val="16"/>
        </w:rPr>
        <w:t>as</w:t>
      </w:r>
      <w:r>
        <w:rPr>
          <w:rFonts w:ascii="Georgia" w:eastAsia="Georgia" w:hAnsi="Georgia" w:cs="Georgia"/>
          <w:color w:val="FF0000"/>
          <w:spacing w:val="1"/>
          <w:sz w:val="16"/>
          <w:szCs w:val="16"/>
        </w:rPr>
        <w:t xml:space="preserve"> </w:t>
      </w:r>
      <w:r>
        <w:rPr>
          <w:rFonts w:ascii="Georgia" w:eastAsia="Georgia" w:hAnsi="Georgia" w:cs="Georgia"/>
          <w:color w:val="FF0000"/>
          <w:sz w:val="16"/>
          <w:szCs w:val="16"/>
        </w:rPr>
        <w:t>LIDC</w:t>
      </w:r>
      <w:r>
        <w:rPr>
          <w:rFonts w:ascii="Georgia" w:eastAsia="Georgia" w:hAnsi="Georgia" w:cs="Georgia"/>
          <w:color w:val="FF0000"/>
          <w:spacing w:val="1"/>
          <w:sz w:val="16"/>
          <w:szCs w:val="16"/>
        </w:rPr>
        <w:t xml:space="preserve"> </w:t>
      </w:r>
      <w:r>
        <w:rPr>
          <w:rFonts w:ascii="Georgia" w:eastAsia="Georgia" w:hAnsi="Georgia" w:cs="Georgia"/>
          <w:color w:val="FF0000"/>
          <w:sz w:val="16"/>
          <w:szCs w:val="16"/>
        </w:rPr>
        <w:t>and</w:t>
      </w:r>
      <w:r>
        <w:rPr>
          <w:rFonts w:ascii="Georgia" w:eastAsia="Georgia" w:hAnsi="Georgia" w:cs="Georgia"/>
          <w:color w:val="FF0000"/>
          <w:spacing w:val="1"/>
          <w:sz w:val="16"/>
          <w:szCs w:val="16"/>
        </w:rPr>
        <w:t xml:space="preserve"> </w:t>
      </w:r>
      <w:r>
        <w:rPr>
          <w:rFonts w:ascii="Georgia" w:eastAsia="Georgia" w:hAnsi="Georgia" w:cs="Georgia"/>
          <w:color w:val="FF0000"/>
          <w:sz w:val="16"/>
          <w:szCs w:val="16"/>
        </w:rPr>
        <w:t>RIDER,</w:t>
      </w:r>
      <w:r>
        <w:rPr>
          <w:rFonts w:ascii="Georgia" w:eastAsia="Georgia" w:hAnsi="Georgia" w:cs="Georgia"/>
          <w:color w:val="FF0000"/>
          <w:spacing w:val="1"/>
          <w:sz w:val="16"/>
          <w:szCs w:val="16"/>
        </w:rPr>
        <w:t xml:space="preserve"> </w:t>
      </w:r>
      <w:r>
        <w:rPr>
          <w:rFonts w:ascii="Georgia" w:eastAsia="Georgia" w:hAnsi="Georgia" w:cs="Georgia"/>
          <w:color w:val="FF0000"/>
          <w:sz w:val="16"/>
          <w:szCs w:val="16"/>
        </w:rPr>
        <w:t>have amassed</w:t>
      </w:r>
      <w:r>
        <w:rPr>
          <w:rFonts w:ascii="Georgia" w:eastAsia="Georgia" w:hAnsi="Georgia" w:cs="Georgia"/>
          <w:color w:val="FF0000"/>
          <w:spacing w:val="1"/>
          <w:sz w:val="16"/>
          <w:szCs w:val="16"/>
        </w:rPr>
        <w:t xml:space="preserve"> </w:t>
      </w:r>
      <w:r>
        <w:rPr>
          <w:rFonts w:ascii="Georgia" w:eastAsia="Georgia" w:hAnsi="Georgia" w:cs="Georgia"/>
          <w:color w:val="FF0000"/>
          <w:sz w:val="16"/>
          <w:szCs w:val="16"/>
        </w:rPr>
        <w:t>large</w:t>
      </w:r>
      <w:r>
        <w:rPr>
          <w:rFonts w:ascii="Georgia" w:eastAsia="Georgia" w:hAnsi="Georgia" w:cs="Georgia"/>
          <w:color w:val="FF0000"/>
          <w:spacing w:val="1"/>
          <w:sz w:val="16"/>
          <w:szCs w:val="16"/>
        </w:rPr>
        <w:t xml:space="preserve"> </w:t>
      </w:r>
      <w:r>
        <w:rPr>
          <w:rFonts w:ascii="Georgia" w:eastAsia="Georgia" w:hAnsi="Georgia" w:cs="Georgia"/>
          <w:color w:val="FF0000"/>
          <w:sz w:val="16"/>
          <w:szCs w:val="16"/>
        </w:rPr>
        <w:t>amounts of imaging data but available software support is limited to organizational tasks specific to those databases.</w:t>
      </w:r>
    </w:p>
    <w:p w14:paraId="3F4FB42D" w14:textId="77777777" w:rsidR="00E61F9D" w:rsidRDefault="00E61F9D">
      <w:pPr>
        <w:spacing w:after="0"/>
        <w:jc w:val="both"/>
        <w:sectPr w:rsidR="00E61F9D">
          <w:pgSz w:w="12240" w:h="15840"/>
          <w:pgMar w:top="640" w:right="580" w:bottom="280" w:left="600" w:header="720" w:footer="720" w:gutter="0"/>
          <w:cols w:space="720"/>
        </w:sectPr>
      </w:pPr>
    </w:p>
    <w:p w14:paraId="6FC0009B" w14:textId="4AEA1950" w:rsidR="00E61F9D" w:rsidRDefault="00E87768">
      <w:pPr>
        <w:tabs>
          <w:tab w:val="left" w:pos="7300"/>
        </w:tabs>
        <w:spacing w:before="88" w:after="0" w:line="240" w:lineRule="auto"/>
        <w:ind w:left="3264" w:right="-20"/>
        <w:rPr>
          <w:rFonts w:ascii="Georgia" w:eastAsia="Georgia" w:hAnsi="Georgia" w:cs="Georgia"/>
          <w:sz w:val="17"/>
          <w:szCs w:val="17"/>
        </w:rPr>
      </w:pPr>
      <w:r>
        <w:rPr>
          <w:noProof/>
        </w:rPr>
        <w:lastRenderedPageBreak/>
        <mc:AlternateContent>
          <mc:Choice Requires="wpg">
            <w:drawing>
              <wp:anchor distT="0" distB="0" distL="114300" distR="114300" simplePos="0" relativeHeight="251651584" behindDoc="1" locked="0" layoutInCell="1" allowOverlap="1" wp14:anchorId="056321A0" wp14:editId="3256E709">
                <wp:simplePos x="0" y="0"/>
                <wp:positionH relativeFrom="page">
                  <wp:posOffset>2157730</wp:posOffset>
                </wp:positionH>
                <wp:positionV relativeFrom="paragraph">
                  <wp:posOffset>17145</wp:posOffset>
                </wp:positionV>
                <wp:extent cx="3429000" cy="1270"/>
                <wp:effectExtent l="0" t="4445" r="13970" b="6985"/>
                <wp:wrapNone/>
                <wp:docPr id="69"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0" cy="1270"/>
                          <a:chOff x="3398" y="27"/>
                          <a:chExt cx="5400" cy="2"/>
                        </a:xfrm>
                      </wpg:grpSpPr>
                      <wps:wsp>
                        <wps:cNvPr id="70" name="Freeform 71"/>
                        <wps:cNvSpPr>
                          <a:spLocks/>
                        </wps:cNvSpPr>
                        <wps:spPr bwMode="auto">
                          <a:xfrm>
                            <a:off x="3398" y="27"/>
                            <a:ext cx="5400" cy="2"/>
                          </a:xfrm>
                          <a:custGeom>
                            <a:avLst/>
                            <a:gdLst>
                              <a:gd name="T0" fmla="+- 0 3398 3398"/>
                              <a:gd name="T1" fmla="*/ T0 w 5400"/>
                              <a:gd name="T2" fmla="+- 0 8798 3398"/>
                              <a:gd name="T3" fmla="*/ T2 w 5400"/>
                            </a:gdLst>
                            <a:ahLst/>
                            <a:cxnLst>
                              <a:cxn ang="0">
                                <a:pos x="T1" y="0"/>
                              </a:cxn>
                              <a:cxn ang="0">
                                <a:pos x="T3" y="0"/>
                              </a:cxn>
                            </a:cxnLst>
                            <a:rect l="0" t="0" r="r" b="b"/>
                            <a:pathLst>
                              <a:path w="5400">
                                <a:moveTo>
                                  <a:pt x="0" y="0"/>
                                </a:moveTo>
                                <a:lnTo>
                                  <a:pt x="5400" y="0"/>
                                </a:lnTo>
                              </a:path>
                            </a:pathLst>
                          </a:custGeom>
                          <a:noFill/>
                          <a:ln w="90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0" o:spid="_x0000_s1026" style="position:absolute;margin-left:169.9pt;margin-top:1.35pt;width:270pt;height:.1pt;z-index:-251664896;mso-position-horizontal-relative:page" coordorigin="3398,27" coordsize="5400,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">
                <v:polyline id="Freeform 71" o:spid="_x0000_s1027" style="position:absolute;visibility:visible;mso-wrap-style:square;v-text-anchor:top" points="3398,27,8798,27" coordsize="540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oWP4wQAA&#10;ANsAAAAPAAAAZHJzL2Rvd25yZXYueG1sRE/dasIwFL4f7B3CGexGNN0PTqpRhiAM8Ua7Bzg2x6bY&#10;nGRJ1nZvby4GXn58/6vNaDvRU4itYwUvswIEce10y42C72o3XYCICVlj55gU/FGEzfrxYYWldgMf&#10;qT+lRuQQjiUqMCn5UspYG7IYZ84TZ+7igsWUYWikDjjkcNvJ16KYS4st5waDnraG6uvp1yr4eT/7&#10;Q7+t/NtkVw1msg/zw/Ws1PPT+LkEkWhMd/G/+0sr+Mjr85f8A+T6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a6Fj+MEAAADbAAAADwAAAAAAAAAAAAAAAACXAgAAZHJzL2Rvd25y&#10;ZXYueG1sUEsFBgAAAAAEAAQA9QAAAIUDAAAAAA==&#10;" filled="f" strokeweight="9067emu">
                  <v:path arrowok="t" o:connecttype="custom" o:connectlocs="0,0;5400,0" o:connectangles="0,0"/>
                </v:polyline>
                <w10:wrap anchorx="page"/>
              </v:group>
            </w:pict>
          </mc:Fallback>
        </mc:AlternateContent>
      </w:r>
      <w:r>
        <w:rPr>
          <w:noProof/>
        </w:rPr>
        <mc:AlternateContent>
          <mc:Choice Requires="wpg">
            <w:drawing>
              <wp:anchor distT="0" distB="0" distL="114300" distR="114300" simplePos="0" relativeHeight="251652608" behindDoc="1" locked="0" layoutInCell="1" allowOverlap="1" wp14:anchorId="470DB132" wp14:editId="5DEE24FE">
                <wp:simplePos x="0" y="0"/>
                <wp:positionH relativeFrom="page">
                  <wp:posOffset>2214245</wp:posOffset>
                </wp:positionH>
                <wp:positionV relativeFrom="paragraph">
                  <wp:posOffset>224790</wp:posOffset>
                </wp:positionV>
                <wp:extent cx="3315335" cy="1270"/>
                <wp:effectExtent l="4445" t="0" r="7620" b="15240"/>
                <wp:wrapNone/>
                <wp:docPr id="67"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5335" cy="1270"/>
                          <a:chOff x="3488" y="354"/>
                          <a:chExt cx="5222" cy="2"/>
                        </a:xfrm>
                      </wpg:grpSpPr>
                      <wps:wsp>
                        <wps:cNvPr id="68" name="Freeform 69"/>
                        <wps:cNvSpPr>
                          <a:spLocks/>
                        </wps:cNvSpPr>
                        <wps:spPr bwMode="auto">
                          <a:xfrm>
                            <a:off x="3488" y="354"/>
                            <a:ext cx="5222" cy="2"/>
                          </a:xfrm>
                          <a:custGeom>
                            <a:avLst/>
                            <a:gdLst>
                              <a:gd name="T0" fmla="+- 0 3488 3488"/>
                              <a:gd name="T1" fmla="*/ T0 w 5222"/>
                              <a:gd name="T2" fmla="+- 0 8709 3488"/>
                              <a:gd name="T3" fmla="*/ T2 w 5222"/>
                            </a:gdLst>
                            <a:ahLst/>
                            <a:cxnLst>
                              <a:cxn ang="0">
                                <a:pos x="T1" y="0"/>
                              </a:cxn>
                              <a:cxn ang="0">
                                <a:pos x="T3" y="0"/>
                              </a:cxn>
                            </a:cxnLst>
                            <a:rect l="0" t="0" r="r" b="b"/>
                            <a:pathLst>
                              <a:path w="5222">
                                <a:moveTo>
                                  <a:pt x="0" y="0"/>
                                </a:moveTo>
                                <a:lnTo>
                                  <a:pt x="5221" y="0"/>
                                </a:lnTo>
                              </a:path>
                            </a:pathLst>
                          </a:custGeom>
                          <a:noFill/>
                          <a:ln w="126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8" o:spid="_x0000_s1026" style="position:absolute;margin-left:174.35pt;margin-top:17.7pt;width:261.05pt;height:.1pt;z-index:-251663872;mso-position-horizontal-relative:page" coordorigin="3488,354" coordsize="5222,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">
                <v:polyline id="Freeform 69" o:spid="_x0000_s1027" style="position:absolute;visibility:visible;mso-wrap-style:square;v-text-anchor:top" points="3488,354,8709,354" coordsize="522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bO+hvwAA&#10;ANsAAAAPAAAAZHJzL2Rvd25yZXYueG1sRE/LisIwFN0L8w/hDrjT1FcZalMZFEFwpQ7DuLs017bY&#10;3HSaaOvfm4Xg8nDe6ao3tbhT6yrLCibjCARxbnXFhYKf03b0BcJ5ZI21ZVLwIAer7GOQYqJtxwe6&#10;H30hQgi7BBWU3jeJlC4vyaAb24Y4cBfbGvQBtoXULXYh3NRyGkWxNFhxaCixoXVJ+fV4Mwpwhmbf&#10;3eaXX7fIyR7+4g2f/5UafvbfSxCeev8Wv9w7rSAOY8OX8ANk9g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Js76G/AAAA2wAAAA8AAAAAAAAAAAAAAAAAlwIAAGRycy9kb3ducmV2&#10;LnhtbFBLBQYAAAAABAAEAPUAAACDAwAAAAA=&#10;" filled="f" strokeweight="12649emu">
                  <v:path arrowok="t" o:connecttype="custom" o:connectlocs="0,0;5221,0" o:connectangles="0,0"/>
                </v:polyline>
                <w10:wrap anchorx="page"/>
              </v:group>
            </w:pict>
          </mc:Fallback>
        </mc:AlternateContent>
      </w:r>
      <w:r w:rsidR="005C64D6">
        <w:rPr>
          <w:rFonts w:ascii="Georgia" w:eastAsia="Georgia" w:hAnsi="Georgia" w:cs="Georgia"/>
          <w:b/>
          <w:bCs/>
          <w:sz w:val="17"/>
          <w:szCs w:val="17"/>
        </w:rPr>
        <w:t>Functionality</w:t>
      </w:r>
      <w:r w:rsidR="005C64D6">
        <w:rPr>
          <w:rFonts w:ascii="Georgia" w:eastAsia="Georgia" w:hAnsi="Georgia" w:cs="Georgia"/>
          <w:b/>
          <w:bCs/>
          <w:spacing w:val="4"/>
          <w:sz w:val="17"/>
          <w:szCs w:val="17"/>
        </w:rPr>
        <w:t xml:space="preserve"> </w:t>
      </w:r>
      <w:r w:rsidR="005C64D6">
        <w:rPr>
          <w:rFonts w:ascii="Georgia" w:eastAsia="Georgia" w:hAnsi="Georgia" w:cs="Georgia"/>
          <w:b/>
          <w:bCs/>
          <w:sz w:val="17"/>
          <w:szCs w:val="17"/>
        </w:rPr>
        <w:tab/>
      </w:r>
      <w:r w:rsidR="005C64D6">
        <w:rPr>
          <w:rFonts w:ascii="Georgia" w:eastAsia="Georgia" w:hAnsi="Georgia" w:cs="Georgia"/>
          <w:b/>
          <w:bCs/>
          <w:w w:val="104"/>
          <w:sz w:val="17"/>
          <w:szCs w:val="17"/>
        </w:rPr>
        <w:t>Papers</w:t>
      </w:r>
    </w:p>
    <w:p w14:paraId="33E4277B" w14:textId="77777777" w:rsidR="00E61F9D" w:rsidRDefault="00E61F9D">
      <w:pPr>
        <w:spacing w:before="8" w:after="0" w:line="120" w:lineRule="exact"/>
        <w:rPr>
          <w:sz w:val="12"/>
          <w:szCs w:val="12"/>
        </w:rPr>
      </w:pPr>
    </w:p>
    <w:p w14:paraId="52CB662F" w14:textId="77777777" w:rsidR="00E61F9D" w:rsidRDefault="005C64D6">
      <w:pPr>
        <w:tabs>
          <w:tab w:val="left" w:pos="7100"/>
          <w:tab w:val="left" w:pos="7220"/>
          <w:tab w:val="left" w:pos="7460"/>
        </w:tabs>
        <w:spacing w:after="0" w:line="258" w:lineRule="auto"/>
        <w:ind w:left="3083" w:right="2937" w:hanging="45"/>
        <w:rPr>
          <w:rFonts w:ascii="Georgia" w:eastAsia="Georgia" w:hAnsi="Georgia" w:cs="Georgia"/>
          <w:sz w:val="18"/>
          <w:szCs w:val="18"/>
        </w:rPr>
      </w:pPr>
      <w:proofErr w:type="gramStart"/>
      <w:r>
        <w:rPr>
          <w:rFonts w:ascii="Georgia" w:eastAsia="Georgia" w:hAnsi="Georgia" w:cs="Georgia"/>
          <w:sz w:val="18"/>
          <w:szCs w:val="18"/>
        </w:rPr>
        <w:t>spatial</w:t>
      </w:r>
      <w:proofErr w:type="gramEnd"/>
      <w:r>
        <w:rPr>
          <w:rFonts w:ascii="Georgia" w:eastAsia="Georgia" w:hAnsi="Georgia" w:cs="Georgia"/>
          <w:spacing w:val="-5"/>
          <w:sz w:val="18"/>
          <w:szCs w:val="18"/>
        </w:rPr>
        <w:t xml:space="preserve"> </w:t>
      </w:r>
      <w:r>
        <w:rPr>
          <w:rFonts w:ascii="Georgia" w:eastAsia="Georgia" w:hAnsi="Georgia" w:cs="Georgia"/>
          <w:sz w:val="18"/>
          <w:szCs w:val="18"/>
        </w:rPr>
        <w:t>normalization</w:t>
      </w:r>
      <w:r>
        <w:rPr>
          <w:rFonts w:ascii="Georgia" w:eastAsia="Georgia" w:hAnsi="Georgia" w:cs="Georgia"/>
          <w:sz w:val="18"/>
          <w:szCs w:val="18"/>
        </w:rPr>
        <w:tab/>
      </w:r>
      <w:r>
        <w:rPr>
          <w:rFonts w:ascii="Georgia" w:eastAsia="Georgia" w:hAnsi="Georgia" w:cs="Georgia"/>
          <w:sz w:val="18"/>
          <w:szCs w:val="18"/>
        </w:rPr>
        <w:tab/>
      </w:r>
      <w:r>
        <w:rPr>
          <w:rFonts w:ascii="Georgia" w:eastAsia="Georgia" w:hAnsi="Georgia" w:cs="Georgia"/>
          <w:w w:val="92"/>
          <w:sz w:val="18"/>
          <w:szCs w:val="18"/>
        </w:rPr>
        <w:t xml:space="preserve">  </w:t>
      </w:r>
      <w:r>
        <w:rPr>
          <w:rFonts w:ascii="Georgia" w:eastAsia="Georgia" w:hAnsi="Georgia" w:cs="Georgia"/>
          <w:sz w:val="18"/>
          <w:szCs w:val="18"/>
        </w:rPr>
        <w:t>[</w:t>
      </w:r>
      <w:commentRangeStart w:id="69"/>
      <w:r>
        <w:rPr>
          <w:rFonts w:ascii="Georgia" w:eastAsia="Georgia" w:hAnsi="Georgia" w:cs="Georgia"/>
          <w:sz w:val="18"/>
          <w:szCs w:val="18"/>
        </w:rPr>
        <w:t>13</w:t>
      </w:r>
      <w:commentRangeEnd w:id="69"/>
      <w:r w:rsidR="00F930D0">
        <w:rPr>
          <w:rStyle w:val="CommentReference"/>
        </w:rPr>
        <w:commentReference w:id="69"/>
      </w:r>
      <w:r>
        <w:rPr>
          <w:rFonts w:ascii="Georgia" w:eastAsia="Georgia" w:hAnsi="Georgia" w:cs="Georgia"/>
          <w:sz w:val="18"/>
          <w:szCs w:val="18"/>
        </w:rPr>
        <w:t>–20] template</w:t>
      </w:r>
      <w:r>
        <w:rPr>
          <w:rFonts w:ascii="Georgia" w:eastAsia="Georgia" w:hAnsi="Georgia" w:cs="Georgia"/>
          <w:spacing w:val="-7"/>
          <w:sz w:val="18"/>
          <w:szCs w:val="18"/>
        </w:rPr>
        <w:t xml:space="preserve"> </w:t>
      </w:r>
      <w:r>
        <w:rPr>
          <w:rFonts w:ascii="Georgia" w:eastAsia="Georgia" w:hAnsi="Georgia" w:cs="Georgia"/>
          <w:sz w:val="18"/>
          <w:szCs w:val="18"/>
        </w:rPr>
        <w:t>generation</w:t>
      </w:r>
      <w:r>
        <w:rPr>
          <w:rFonts w:ascii="Georgia" w:eastAsia="Georgia" w:hAnsi="Georgia" w:cs="Georgia"/>
          <w:sz w:val="18"/>
          <w:szCs w:val="18"/>
        </w:rPr>
        <w:tab/>
      </w:r>
      <w:r>
        <w:rPr>
          <w:rFonts w:ascii="Georgia" w:eastAsia="Georgia" w:hAnsi="Georgia" w:cs="Georgia"/>
          <w:sz w:val="18"/>
          <w:szCs w:val="18"/>
        </w:rPr>
        <w:tab/>
      </w:r>
      <w:r>
        <w:rPr>
          <w:rFonts w:ascii="Georgia" w:eastAsia="Georgia" w:hAnsi="Georgia" w:cs="Georgia"/>
          <w:sz w:val="18"/>
          <w:szCs w:val="18"/>
        </w:rPr>
        <w:tab/>
        <w:t>[21] lung</w:t>
      </w:r>
      <w:r>
        <w:rPr>
          <w:rFonts w:ascii="Georgia" w:eastAsia="Georgia" w:hAnsi="Georgia" w:cs="Georgia"/>
          <w:spacing w:val="-5"/>
          <w:sz w:val="18"/>
          <w:szCs w:val="18"/>
        </w:rPr>
        <w:t xml:space="preserve"> </w:t>
      </w:r>
      <w:r>
        <w:rPr>
          <w:rFonts w:ascii="Georgia" w:eastAsia="Georgia" w:hAnsi="Georgia" w:cs="Georgia"/>
          <w:sz w:val="18"/>
          <w:szCs w:val="18"/>
        </w:rPr>
        <w:t>segmentation</w:t>
      </w:r>
      <w:r>
        <w:rPr>
          <w:rFonts w:ascii="Georgia" w:eastAsia="Georgia" w:hAnsi="Georgia" w:cs="Georgia"/>
          <w:sz w:val="18"/>
          <w:szCs w:val="18"/>
        </w:rPr>
        <w:tab/>
        <w:t>[19,</w:t>
      </w:r>
      <w:r>
        <w:rPr>
          <w:rFonts w:ascii="Georgia" w:eastAsia="Georgia" w:hAnsi="Georgia" w:cs="Georgia"/>
          <w:spacing w:val="-3"/>
          <w:sz w:val="18"/>
          <w:szCs w:val="18"/>
        </w:rPr>
        <w:t xml:space="preserve"> </w:t>
      </w:r>
      <w:r>
        <w:rPr>
          <w:rFonts w:ascii="Georgia" w:eastAsia="Georgia" w:hAnsi="Georgia" w:cs="Georgia"/>
          <w:sz w:val="18"/>
          <w:szCs w:val="18"/>
        </w:rPr>
        <w:t>22–25] lobe</w:t>
      </w:r>
      <w:r>
        <w:rPr>
          <w:rFonts w:ascii="Georgia" w:eastAsia="Georgia" w:hAnsi="Georgia" w:cs="Georgia"/>
          <w:spacing w:val="-3"/>
          <w:sz w:val="18"/>
          <w:szCs w:val="18"/>
        </w:rPr>
        <w:t xml:space="preserve"> </w:t>
      </w:r>
      <w:r>
        <w:rPr>
          <w:rFonts w:ascii="Georgia" w:eastAsia="Georgia" w:hAnsi="Georgia" w:cs="Georgia"/>
          <w:sz w:val="18"/>
          <w:szCs w:val="18"/>
        </w:rPr>
        <w:t>segmentation</w:t>
      </w:r>
      <w:r>
        <w:rPr>
          <w:rFonts w:ascii="Georgia" w:eastAsia="Georgia" w:hAnsi="Georgia" w:cs="Georgia"/>
          <w:sz w:val="18"/>
          <w:szCs w:val="18"/>
        </w:rPr>
        <w:tab/>
      </w:r>
      <w:r>
        <w:rPr>
          <w:rFonts w:ascii="Georgia" w:eastAsia="Georgia" w:hAnsi="Georgia" w:cs="Georgia"/>
          <w:sz w:val="18"/>
          <w:szCs w:val="18"/>
        </w:rPr>
        <w:tab/>
        <w:t>[24,</w:t>
      </w:r>
      <w:r>
        <w:rPr>
          <w:rFonts w:ascii="Georgia" w:eastAsia="Georgia" w:hAnsi="Georgia" w:cs="Georgia"/>
          <w:spacing w:val="-3"/>
          <w:sz w:val="18"/>
          <w:szCs w:val="18"/>
        </w:rPr>
        <w:t xml:space="preserve"> </w:t>
      </w:r>
      <w:r>
        <w:rPr>
          <w:rFonts w:ascii="Georgia" w:eastAsia="Georgia" w:hAnsi="Georgia" w:cs="Georgia"/>
          <w:sz w:val="18"/>
          <w:szCs w:val="18"/>
        </w:rPr>
        <w:t>25]</w:t>
      </w:r>
    </w:p>
    <w:p w14:paraId="601C045F" w14:textId="77777777" w:rsidR="00E61F9D" w:rsidRDefault="005C64D6">
      <w:pPr>
        <w:tabs>
          <w:tab w:val="left" w:pos="7440"/>
        </w:tabs>
        <w:spacing w:after="0" w:line="240" w:lineRule="auto"/>
        <w:ind w:left="3057" w:right="-20"/>
        <w:rPr>
          <w:rFonts w:ascii="Georgia" w:eastAsia="Georgia" w:hAnsi="Georgia" w:cs="Georgia"/>
          <w:sz w:val="18"/>
          <w:szCs w:val="18"/>
        </w:rPr>
      </w:pPr>
      <w:proofErr w:type="gramStart"/>
      <w:r>
        <w:rPr>
          <w:rFonts w:ascii="Georgia" w:eastAsia="Georgia" w:hAnsi="Georgia" w:cs="Georgia"/>
          <w:sz w:val="18"/>
          <w:szCs w:val="18"/>
        </w:rPr>
        <w:t>airway</w:t>
      </w:r>
      <w:proofErr w:type="gramEnd"/>
      <w:r>
        <w:rPr>
          <w:rFonts w:ascii="Georgia" w:eastAsia="Georgia" w:hAnsi="Georgia" w:cs="Georgia"/>
          <w:spacing w:val="-5"/>
          <w:sz w:val="18"/>
          <w:szCs w:val="18"/>
        </w:rPr>
        <w:t xml:space="preserve"> </w:t>
      </w:r>
      <w:r>
        <w:rPr>
          <w:rFonts w:ascii="Georgia" w:eastAsia="Georgia" w:hAnsi="Georgia" w:cs="Georgia"/>
          <w:sz w:val="18"/>
          <w:szCs w:val="18"/>
        </w:rPr>
        <w:t>segmentation</w:t>
      </w:r>
      <w:r>
        <w:rPr>
          <w:rFonts w:ascii="Georgia" w:eastAsia="Georgia" w:hAnsi="Georgia" w:cs="Georgia"/>
          <w:sz w:val="18"/>
          <w:szCs w:val="18"/>
        </w:rPr>
        <w:tab/>
        <w:t>[26]</w:t>
      </w:r>
    </w:p>
    <w:p w14:paraId="2DE08E8C" w14:textId="77777777" w:rsidR="00E61F9D" w:rsidRDefault="005C64D6">
      <w:pPr>
        <w:tabs>
          <w:tab w:val="left" w:pos="7120"/>
        </w:tabs>
        <w:spacing w:before="15" w:after="0" w:line="240" w:lineRule="auto"/>
        <w:ind w:left="2883" w:right="2944"/>
        <w:jc w:val="center"/>
        <w:rPr>
          <w:rFonts w:ascii="Georgia" w:eastAsia="Georgia" w:hAnsi="Georgia" w:cs="Georgia"/>
          <w:sz w:val="18"/>
          <w:szCs w:val="18"/>
        </w:rPr>
      </w:pPr>
      <w:proofErr w:type="gramStart"/>
      <w:r>
        <w:rPr>
          <w:rFonts w:ascii="Georgia" w:eastAsia="Georgia" w:hAnsi="Georgia" w:cs="Georgia"/>
          <w:sz w:val="18"/>
          <w:szCs w:val="18"/>
        </w:rPr>
        <w:t>functional</w:t>
      </w:r>
      <w:proofErr w:type="gramEnd"/>
      <w:r>
        <w:rPr>
          <w:rFonts w:ascii="Georgia" w:eastAsia="Georgia" w:hAnsi="Georgia" w:cs="Georgia"/>
          <w:spacing w:val="-8"/>
          <w:sz w:val="18"/>
          <w:szCs w:val="18"/>
        </w:rPr>
        <w:t xml:space="preserve"> </w:t>
      </w:r>
      <w:r>
        <w:rPr>
          <w:rFonts w:ascii="Georgia" w:eastAsia="Georgia" w:hAnsi="Georgia" w:cs="Georgia"/>
          <w:sz w:val="18"/>
          <w:szCs w:val="18"/>
        </w:rPr>
        <w:t>segmentation</w:t>
      </w:r>
      <w:r>
        <w:rPr>
          <w:rFonts w:ascii="Georgia" w:eastAsia="Georgia" w:hAnsi="Georgia" w:cs="Georgia"/>
          <w:sz w:val="18"/>
          <w:szCs w:val="18"/>
        </w:rPr>
        <w:tab/>
        <w:t>[21,</w:t>
      </w:r>
      <w:r>
        <w:rPr>
          <w:rFonts w:ascii="Georgia" w:eastAsia="Georgia" w:hAnsi="Georgia" w:cs="Georgia"/>
          <w:spacing w:val="-4"/>
          <w:sz w:val="18"/>
          <w:szCs w:val="18"/>
        </w:rPr>
        <w:t xml:space="preserve"> </w:t>
      </w:r>
      <w:r>
        <w:rPr>
          <w:rFonts w:ascii="Georgia" w:eastAsia="Georgia" w:hAnsi="Georgia" w:cs="Georgia"/>
          <w:sz w:val="18"/>
          <w:szCs w:val="18"/>
        </w:rPr>
        <w:t>27,</w:t>
      </w:r>
      <w:r>
        <w:rPr>
          <w:rFonts w:ascii="Georgia" w:eastAsia="Georgia" w:hAnsi="Georgia" w:cs="Georgia"/>
          <w:spacing w:val="-2"/>
          <w:sz w:val="18"/>
          <w:szCs w:val="18"/>
        </w:rPr>
        <w:t xml:space="preserve"> </w:t>
      </w:r>
      <w:r>
        <w:rPr>
          <w:rFonts w:ascii="Georgia" w:eastAsia="Georgia" w:hAnsi="Georgia" w:cs="Georgia"/>
          <w:w w:val="99"/>
          <w:sz w:val="18"/>
          <w:szCs w:val="18"/>
        </w:rPr>
        <w:t>28]</w:t>
      </w:r>
    </w:p>
    <w:p w14:paraId="1AC96921" w14:textId="4DB7D13B" w:rsidR="00E61F9D" w:rsidRDefault="00E87768">
      <w:pPr>
        <w:tabs>
          <w:tab w:val="left" w:pos="7140"/>
        </w:tabs>
        <w:spacing w:before="15" w:after="0" w:line="199" w:lineRule="exact"/>
        <w:ind w:left="3297" w:right="-20"/>
        <w:rPr>
          <w:rFonts w:ascii="Georgia" w:eastAsia="Georgia" w:hAnsi="Georgia" w:cs="Georgia"/>
          <w:sz w:val="18"/>
          <w:szCs w:val="18"/>
        </w:rPr>
      </w:pPr>
      <w:r>
        <w:rPr>
          <w:noProof/>
        </w:rPr>
        <mc:AlternateContent>
          <mc:Choice Requires="wpg">
            <w:drawing>
              <wp:anchor distT="0" distB="0" distL="114300" distR="114300" simplePos="0" relativeHeight="251653632" behindDoc="1" locked="0" layoutInCell="1" allowOverlap="1" wp14:anchorId="73539C3C" wp14:editId="489315CA">
                <wp:simplePos x="0" y="0"/>
                <wp:positionH relativeFrom="page">
                  <wp:posOffset>2157730</wp:posOffset>
                </wp:positionH>
                <wp:positionV relativeFrom="paragraph">
                  <wp:posOffset>182245</wp:posOffset>
                </wp:positionV>
                <wp:extent cx="3429000" cy="1270"/>
                <wp:effectExtent l="0" t="4445" r="13970" b="6985"/>
                <wp:wrapNone/>
                <wp:docPr id="65"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0" cy="1270"/>
                          <a:chOff x="3398" y="287"/>
                          <a:chExt cx="5400" cy="2"/>
                        </a:xfrm>
                      </wpg:grpSpPr>
                      <wps:wsp>
                        <wps:cNvPr id="66" name="Freeform 67"/>
                        <wps:cNvSpPr>
                          <a:spLocks/>
                        </wps:cNvSpPr>
                        <wps:spPr bwMode="auto">
                          <a:xfrm>
                            <a:off x="3398" y="287"/>
                            <a:ext cx="5400" cy="2"/>
                          </a:xfrm>
                          <a:custGeom>
                            <a:avLst/>
                            <a:gdLst>
                              <a:gd name="T0" fmla="+- 0 3398 3398"/>
                              <a:gd name="T1" fmla="*/ T0 w 5400"/>
                              <a:gd name="T2" fmla="+- 0 8798 3398"/>
                              <a:gd name="T3" fmla="*/ T2 w 5400"/>
                            </a:gdLst>
                            <a:ahLst/>
                            <a:cxnLst>
                              <a:cxn ang="0">
                                <a:pos x="T1" y="0"/>
                              </a:cxn>
                              <a:cxn ang="0">
                                <a:pos x="T3" y="0"/>
                              </a:cxn>
                            </a:cxnLst>
                            <a:rect l="0" t="0" r="r" b="b"/>
                            <a:pathLst>
                              <a:path w="5400">
                                <a:moveTo>
                                  <a:pt x="0" y="0"/>
                                </a:moveTo>
                                <a:lnTo>
                                  <a:pt x="5400" y="0"/>
                                </a:lnTo>
                              </a:path>
                            </a:pathLst>
                          </a:custGeom>
                          <a:noFill/>
                          <a:ln w="90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6" o:spid="_x0000_s1026" style="position:absolute;margin-left:169.9pt;margin-top:14.35pt;width:270pt;height:.1pt;z-index:-251662848;mso-position-horizontal-relative:page" coordorigin="3398,287" coordsize="5400,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">
                <v:polyline id="Freeform 67" o:spid="_x0000_s1027" style="position:absolute;visibility:visible;mso-wrap-style:square;v-text-anchor:top" points="3398,287,8798,287" coordsize="540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3cjKxAAA&#10;ANsAAAAPAAAAZHJzL2Rvd25yZXYueG1sRI/BasMwEETvhf6D2EAuoZGbFlOcKKEEAqHk0rgfsLG2&#10;lom1UiXFdv++KhR6HGbmDbPZTbYXA4XYOVbwuCxAEDdOd9wq+KgPDy8gYkLW2DsmBd8UYbe9v9tg&#10;pd3I7zScUysyhGOFCkxKvpIyNoYsxqXzxNn7dMFiyjK0UgccM9z2clUUpbTYcV4w6GlvqLmeb1bB&#10;1/PFn4Z97Z8Wh3o0i7dQnq4Xpeaz6XUNItGU/sN/7aNWUJbw+yX/ALn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Dt3IysQAAADbAAAADwAAAAAAAAAAAAAAAACXAgAAZHJzL2Rv&#10;d25yZXYueG1sUEsFBgAAAAAEAAQA9QAAAIgDAAAAAA==&#10;" filled="f" strokeweight="9067emu">
                  <v:path arrowok="t" o:connecttype="custom" o:connectlocs="0,0;5400,0" o:connectangles="0,0"/>
                </v:polyline>
                <w10:wrap anchorx="page"/>
              </v:group>
            </w:pict>
          </mc:Fallback>
        </mc:AlternateContent>
      </w:r>
      <w:r w:rsidR="005C64D6">
        <w:rPr>
          <w:rFonts w:ascii="Georgia" w:eastAsia="Georgia" w:hAnsi="Georgia" w:cs="Georgia"/>
          <w:position w:val="-1"/>
          <w:sz w:val="18"/>
          <w:szCs w:val="18"/>
        </w:rPr>
        <w:t>feature</w:t>
      </w:r>
      <w:r w:rsidR="005C64D6">
        <w:rPr>
          <w:rFonts w:ascii="Georgia" w:eastAsia="Georgia" w:hAnsi="Georgia" w:cs="Georgia"/>
          <w:spacing w:val="-6"/>
          <w:position w:val="-1"/>
          <w:sz w:val="18"/>
          <w:szCs w:val="18"/>
        </w:rPr>
        <w:t xml:space="preserve"> </w:t>
      </w:r>
      <w:r w:rsidR="005C64D6">
        <w:rPr>
          <w:rFonts w:ascii="Georgia" w:eastAsia="Georgia" w:hAnsi="Georgia" w:cs="Georgia"/>
          <w:position w:val="-1"/>
          <w:sz w:val="18"/>
          <w:szCs w:val="18"/>
        </w:rPr>
        <w:t>indices</w:t>
      </w:r>
      <w:r w:rsidR="005C64D6">
        <w:rPr>
          <w:rFonts w:ascii="Georgia" w:eastAsia="Georgia" w:hAnsi="Georgia" w:cs="Georgia"/>
          <w:position w:val="-1"/>
          <w:sz w:val="18"/>
          <w:szCs w:val="18"/>
        </w:rPr>
        <w:tab/>
        <w:t>[22,</w:t>
      </w:r>
      <w:r w:rsidR="005C64D6">
        <w:rPr>
          <w:rFonts w:ascii="Georgia" w:eastAsia="Georgia" w:hAnsi="Georgia" w:cs="Georgia"/>
          <w:spacing w:val="-3"/>
          <w:position w:val="-1"/>
          <w:sz w:val="18"/>
          <w:szCs w:val="18"/>
        </w:rPr>
        <w:t xml:space="preserve"> </w:t>
      </w:r>
      <w:r w:rsidR="005C64D6">
        <w:rPr>
          <w:rFonts w:ascii="Georgia" w:eastAsia="Georgia" w:hAnsi="Georgia" w:cs="Georgia"/>
          <w:position w:val="-1"/>
          <w:sz w:val="18"/>
          <w:szCs w:val="18"/>
        </w:rPr>
        <w:t>29,</w:t>
      </w:r>
      <w:r w:rsidR="005C64D6">
        <w:rPr>
          <w:rFonts w:ascii="Georgia" w:eastAsia="Georgia" w:hAnsi="Georgia" w:cs="Georgia"/>
          <w:spacing w:val="-3"/>
          <w:position w:val="-1"/>
          <w:sz w:val="18"/>
          <w:szCs w:val="18"/>
        </w:rPr>
        <w:t xml:space="preserve"> </w:t>
      </w:r>
      <w:r w:rsidR="005C64D6">
        <w:rPr>
          <w:rFonts w:ascii="Georgia" w:eastAsia="Georgia" w:hAnsi="Georgia" w:cs="Georgia"/>
          <w:position w:val="-1"/>
          <w:sz w:val="18"/>
          <w:szCs w:val="18"/>
        </w:rPr>
        <w:t>30]</w:t>
      </w:r>
    </w:p>
    <w:p w14:paraId="3BD2C96A" w14:textId="77777777" w:rsidR="00E61F9D" w:rsidRDefault="00E61F9D">
      <w:pPr>
        <w:spacing w:before="9" w:after="0" w:line="220" w:lineRule="exact"/>
      </w:pPr>
    </w:p>
    <w:p w14:paraId="2085CAB7" w14:textId="77777777" w:rsidR="00E61F9D" w:rsidRDefault="005C64D6">
      <w:pPr>
        <w:spacing w:before="39" w:after="0" w:line="240" w:lineRule="auto"/>
        <w:ind w:left="1044" w:right="-20"/>
        <w:rPr>
          <w:rFonts w:ascii="Georgia" w:eastAsia="Georgia" w:hAnsi="Georgia" w:cs="Georgia"/>
          <w:sz w:val="18"/>
          <w:szCs w:val="18"/>
        </w:rPr>
      </w:pPr>
      <w:commentRangeStart w:id="70"/>
      <w:r>
        <w:rPr>
          <w:rFonts w:ascii="Georgia" w:eastAsia="Georgia" w:hAnsi="Georgia" w:cs="Georgia"/>
          <w:b/>
          <w:bCs/>
          <w:sz w:val="17"/>
          <w:szCs w:val="17"/>
        </w:rPr>
        <w:t>Table</w:t>
      </w:r>
      <w:r>
        <w:rPr>
          <w:rFonts w:ascii="Georgia" w:eastAsia="Georgia" w:hAnsi="Georgia" w:cs="Georgia"/>
          <w:b/>
          <w:bCs/>
          <w:spacing w:val="21"/>
          <w:sz w:val="17"/>
          <w:szCs w:val="17"/>
        </w:rPr>
        <w:t xml:space="preserve"> </w:t>
      </w:r>
      <w:r>
        <w:rPr>
          <w:rFonts w:ascii="Georgia" w:eastAsia="Georgia" w:hAnsi="Georgia" w:cs="Georgia"/>
          <w:b/>
          <w:bCs/>
          <w:sz w:val="17"/>
          <w:szCs w:val="17"/>
        </w:rPr>
        <w:t>1:</w:t>
      </w:r>
      <w:r>
        <w:rPr>
          <w:rFonts w:ascii="Georgia" w:eastAsia="Georgia" w:hAnsi="Georgia" w:cs="Georgia"/>
          <w:b/>
          <w:bCs/>
          <w:spacing w:val="23"/>
          <w:sz w:val="17"/>
          <w:szCs w:val="17"/>
        </w:rPr>
        <w:t xml:space="preserve"> </w:t>
      </w:r>
      <w:r>
        <w:rPr>
          <w:rFonts w:ascii="Georgia" w:eastAsia="Georgia" w:hAnsi="Georgia" w:cs="Georgia"/>
          <w:sz w:val="18"/>
          <w:szCs w:val="18"/>
        </w:rPr>
        <w:t>Research</w:t>
      </w:r>
      <w:r>
        <w:rPr>
          <w:rFonts w:ascii="Georgia" w:eastAsia="Georgia" w:hAnsi="Georgia" w:cs="Georgia"/>
          <w:spacing w:val="-8"/>
          <w:sz w:val="18"/>
          <w:szCs w:val="18"/>
        </w:rPr>
        <w:t xml:space="preserve"> </w:t>
      </w:r>
      <w:r>
        <w:rPr>
          <w:rFonts w:ascii="Georgia" w:eastAsia="Georgia" w:hAnsi="Georgia" w:cs="Georgia"/>
          <w:sz w:val="18"/>
          <w:szCs w:val="18"/>
        </w:rPr>
        <w:t>contributions</w:t>
      </w:r>
      <w:r>
        <w:rPr>
          <w:rFonts w:ascii="Georgia" w:eastAsia="Georgia" w:hAnsi="Georgia" w:cs="Georgia"/>
          <w:spacing w:val="-11"/>
          <w:sz w:val="18"/>
          <w:szCs w:val="18"/>
        </w:rPr>
        <w:t xml:space="preserve"> </w:t>
      </w:r>
      <w:r>
        <w:rPr>
          <w:rFonts w:ascii="Georgia" w:eastAsia="Georgia" w:hAnsi="Georgia" w:cs="Georgia"/>
          <w:sz w:val="18"/>
          <w:szCs w:val="18"/>
        </w:rPr>
        <w:t>from</w:t>
      </w:r>
      <w:r>
        <w:rPr>
          <w:rFonts w:ascii="Georgia" w:eastAsia="Georgia" w:hAnsi="Georgia" w:cs="Georgia"/>
          <w:spacing w:val="-4"/>
          <w:sz w:val="18"/>
          <w:szCs w:val="18"/>
        </w:rPr>
        <w:t xml:space="preserve"> </w:t>
      </w:r>
      <w:r>
        <w:rPr>
          <w:rFonts w:ascii="Georgia" w:eastAsia="Georgia" w:hAnsi="Georgia" w:cs="Georgia"/>
          <w:sz w:val="18"/>
          <w:szCs w:val="18"/>
        </w:rPr>
        <w:t>our</w:t>
      </w:r>
      <w:r>
        <w:rPr>
          <w:rFonts w:ascii="Georgia" w:eastAsia="Georgia" w:hAnsi="Georgia" w:cs="Georgia"/>
          <w:spacing w:val="-3"/>
          <w:sz w:val="18"/>
          <w:szCs w:val="18"/>
        </w:rPr>
        <w:t xml:space="preserve"> </w:t>
      </w:r>
      <w:r>
        <w:rPr>
          <w:rFonts w:ascii="Georgia" w:eastAsia="Georgia" w:hAnsi="Georgia" w:cs="Georgia"/>
          <w:sz w:val="18"/>
          <w:szCs w:val="18"/>
        </w:rPr>
        <w:t>group</w:t>
      </w:r>
      <w:r>
        <w:rPr>
          <w:rFonts w:ascii="Georgia" w:eastAsia="Georgia" w:hAnsi="Georgia" w:cs="Georgia"/>
          <w:spacing w:val="-5"/>
          <w:sz w:val="18"/>
          <w:szCs w:val="18"/>
        </w:rPr>
        <w:t xml:space="preserve"> </w:t>
      </w:r>
      <w:r>
        <w:rPr>
          <w:rFonts w:ascii="Georgia" w:eastAsia="Georgia" w:hAnsi="Georgia" w:cs="Georgia"/>
          <w:sz w:val="18"/>
          <w:szCs w:val="18"/>
        </w:rPr>
        <w:t>demonstrating</w:t>
      </w:r>
      <w:r>
        <w:rPr>
          <w:rFonts w:ascii="Georgia" w:eastAsia="Georgia" w:hAnsi="Georgia" w:cs="Georgia"/>
          <w:spacing w:val="-12"/>
          <w:sz w:val="18"/>
          <w:szCs w:val="18"/>
        </w:rPr>
        <w:t xml:space="preserve"> </w:t>
      </w:r>
      <w:r>
        <w:rPr>
          <w:rFonts w:ascii="Georgia" w:eastAsia="Georgia" w:hAnsi="Georgia" w:cs="Georgia"/>
          <w:sz w:val="18"/>
          <w:szCs w:val="18"/>
        </w:rPr>
        <w:t>pulmonary</w:t>
      </w:r>
      <w:r>
        <w:rPr>
          <w:rFonts w:ascii="Georgia" w:eastAsia="Georgia" w:hAnsi="Georgia" w:cs="Georgia"/>
          <w:spacing w:val="-9"/>
          <w:sz w:val="18"/>
          <w:szCs w:val="18"/>
        </w:rPr>
        <w:t xml:space="preserve"> </w:t>
      </w:r>
      <w:r>
        <w:rPr>
          <w:rFonts w:ascii="Georgia" w:eastAsia="Georgia" w:hAnsi="Georgia" w:cs="Georgia"/>
          <w:sz w:val="18"/>
          <w:szCs w:val="18"/>
        </w:rPr>
        <w:t>multi-modal</w:t>
      </w:r>
      <w:r>
        <w:rPr>
          <w:rFonts w:ascii="Georgia" w:eastAsia="Georgia" w:hAnsi="Georgia" w:cs="Georgia"/>
          <w:spacing w:val="-10"/>
          <w:sz w:val="18"/>
          <w:szCs w:val="18"/>
        </w:rPr>
        <w:t xml:space="preserve"> </w:t>
      </w:r>
      <w:r>
        <w:rPr>
          <w:rFonts w:ascii="Georgia" w:eastAsia="Georgia" w:hAnsi="Georgia" w:cs="Georgia"/>
          <w:sz w:val="18"/>
          <w:szCs w:val="18"/>
        </w:rPr>
        <w:t>image</w:t>
      </w:r>
      <w:r>
        <w:rPr>
          <w:rFonts w:ascii="Georgia" w:eastAsia="Georgia" w:hAnsi="Georgia" w:cs="Georgia"/>
          <w:spacing w:val="-5"/>
          <w:sz w:val="18"/>
          <w:szCs w:val="18"/>
        </w:rPr>
        <w:t xml:space="preserve"> </w:t>
      </w:r>
      <w:r>
        <w:rPr>
          <w:rFonts w:ascii="Georgia" w:eastAsia="Georgia" w:hAnsi="Georgia" w:cs="Georgia"/>
          <w:sz w:val="18"/>
          <w:szCs w:val="18"/>
        </w:rPr>
        <w:t>domain</w:t>
      </w:r>
      <w:r>
        <w:rPr>
          <w:rFonts w:ascii="Georgia" w:eastAsia="Georgia" w:hAnsi="Georgia" w:cs="Georgia"/>
          <w:spacing w:val="-6"/>
          <w:sz w:val="18"/>
          <w:szCs w:val="18"/>
        </w:rPr>
        <w:t xml:space="preserve"> </w:t>
      </w:r>
      <w:r>
        <w:rPr>
          <w:rFonts w:ascii="Georgia" w:eastAsia="Georgia" w:hAnsi="Georgia" w:cs="Georgia"/>
          <w:sz w:val="18"/>
          <w:szCs w:val="18"/>
        </w:rPr>
        <w:t>expertise.</w:t>
      </w:r>
      <w:commentRangeEnd w:id="70"/>
      <w:r w:rsidR="00C161B9">
        <w:rPr>
          <w:rStyle w:val="CommentReference"/>
        </w:rPr>
        <w:commentReference w:id="70"/>
      </w:r>
    </w:p>
    <w:p w14:paraId="47BE94D7" w14:textId="77777777" w:rsidR="00E61F9D" w:rsidRDefault="00E61F9D">
      <w:pPr>
        <w:spacing w:after="0" w:line="200" w:lineRule="exact"/>
        <w:rPr>
          <w:sz w:val="20"/>
          <w:szCs w:val="20"/>
        </w:rPr>
      </w:pPr>
    </w:p>
    <w:p w14:paraId="7560C515" w14:textId="77777777" w:rsidR="00E61F9D" w:rsidRDefault="00E61F9D">
      <w:pPr>
        <w:spacing w:before="10" w:after="0" w:line="260" w:lineRule="exact"/>
        <w:rPr>
          <w:sz w:val="26"/>
          <w:szCs w:val="26"/>
        </w:rPr>
      </w:pPr>
    </w:p>
    <w:p w14:paraId="1C75B3B0" w14:textId="4F923960" w:rsidR="00E61F9D" w:rsidDel="00C112DA" w:rsidRDefault="005C64D6">
      <w:pPr>
        <w:spacing w:after="0"/>
        <w:ind w:left="120" w:right="90"/>
        <w:jc w:val="both"/>
        <w:rPr>
          <w:del w:id="71" w:author="James Gee" w:date="2016-07-20T10:12:00Z"/>
          <w:rFonts w:ascii="Georgia" w:eastAsia="Georgia" w:hAnsi="Georgia" w:cs="Georgia"/>
          <w:sz w:val="19"/>
          <w:szCs w:val="19"/>
        </w:rPr>
      </w:pPr>
      <w:proofErr w:type="gramStart"/>
      <w:r>
        <w:rPr>
          <w:rFonts w:ascii="Georgia" w:eastAsia="Georgia" w:hAnsi="Georgia" w:cs="Georgia"/>
          <w:sz w:val="19"/>
          <w:szCs w:val="19"/>
        </w:rPr>
        <w:t>real</w:t>
      </w:r>
      <w:proofErr w:type="gramEnd"/>
      <w:r>
        <w:rPr>
          <w:rFonts w:ascii="Georgia" w:eastAsia="Georgia" w:hAnsi="Georgia" w:cs="Georgia"/>
          <w:sz w:val="19"/>
          <w:szCs w:val="19"/>
        </w:rPr>
        <w:t>-world</w:t>
      </w:r>
      <w:r>
        <w:rPr>
          <w:rFonts w:ascii="Georgia" w:eastAsia="Georgia" w:hAnsi="Georgia" w:cs="Georgia"/>
          <w:spacing w:val="4"/>
          <w:sz w:val="19"/>
          <w:szCs w:val="19"/>
        </w:rPr>
        <w:t xml:space="preserve"> </w:t>
      </w:r>
      <w:r>
        <w:rPr>
          <w:rFonts w:ascii="Georgia" w:eastAsia="Georgia" w:hAnsi="Georgia" w:cs="Georgia"/>
          <w:sz w:val="19"/>
          <w:szCs w:val="19"/>
        </w:rPr>
        <w:t>use</w:t>
      </w:r>
      <w:r>
        <w:rPr>
          <w:rFonts w:ascii="Georgia" w:eastAsia="Georgia" w:hAnsi="Georgia" w:cs="Georgia"/>
          <w:spacing w:val="-7"/>
          <w:sz w:val="19"/>
          <w:szCs w:val="19"/>
        </w:rPr>
        <w:t xml:space="preserve"> </w:t>
      </w:r>
      <w:r>
        <w:rPr>
          <w:rFonts w:ascii="Georgia" w:eastAsia="Georgia" w:hAnsi="Georgia" w:cs="Georgia"/>
          <w:sz w:val="19"/>
          <w:szCs w:val="19"/>
        </w:rPr>
        <w:t>cases</w:t>
      </w:r>
      <w:r>
        <w:rPr>
          <w:rFonts w:ascii="Georgia" w:eastAsia="Georgia" w:hAnsi="Georgia" w:cs="Georgia"/>
          <w:spacing w:val="-4"/>
          <w:sz w:val="19"/>
          <w:szCs w:val="19"/>
        </w:rPr>
        <w:t xml:space="preserve"> </w:t>
      </w:r>
      <w:r>
        <w:rPr>
          <w:rFonts w:ascii="Georgia" w:eastAsia="Georgia" w:hAnsi="Georgia" w:cs="Georgia"/>
          <w:sz w:val="19"/>
          <w:szCs w:val="19"/>
        </w:rPr>
        <w:t>were</w:t>
      </w:r>
      <w:r>
        <w:rPr>
          <w:rFonts w:ascii="Georgia" w:eastAsia="Georgia" w:hAnsi="Georgia" w:cs="Georgia"/>
          <w:spacing w:val="-5"/>
          <w:sz w:val="19"/>
          <w:szCs w:val="19"/>
        </w:rPr>
        <w:t xml:space="preserve"> </w:t>
      </w:r>
      <w:r>
        <w:rPr>
          <w:rFonts w:ascii="Georgia" w:eastAsia="Georgia" w:hAnsi="Georgia" w:cs="Georgia"/>
          <w:sz w:val="19"/>
          <w:szCs w:val="19"/>
        </w:rPr>
        <w:t>solicited</w:t>
      </w:r>
      <w:r>
        <w:rPr>
          <w:rFonts w:ascii="Georgia" w:eastAsia="Georgia" w:hAnsi="Georgia" w:cs="Georgia"/>
          <w:spacing w:val="1"/>
          <w:sz w:val="19"/>
          <w:szCs w:val="19"/>
        </w:rPr>
        <w:t xml:space="preserve"> </w:t>
      </w:r>
      <w:r>
        <w:rPr>
          <w:rFonts w:ascii="Georgia" w:eastAsia="Georgia" w:hAnsi="Georgia" w:cs="Georgia"/>
          <w:sz w:val="19"/>
          <w:szCs w:val="19"/>
        </w:rPr>
        <w:t>representing</w:t>
      </w:r>
      <w:r>
        <w:rPr>
          <w:rFonts w:ascii="Georgia" w:eastAsia="Georgia" w:hAnsi="Georgia" w:cs="Georgia"/>
          <w:spacing w:val="8"/>
          <w:sz w:val="19"/>
          <w:szCs w:val="19"/>
        </w:rPr>
        <w:t xml:space="preserve"> </w:t>
      </w:r>
      <w:r>
        <w:rPr>
          <w:rFonts w:ascii="Georgia" w:eastAsia="Georgia" w:hAnsi="Georgia" w:cs="Georgia"/>
          <w:sz w:val="19"/>
          <w:szCs w:val="19"/>
        </w:rPr>
        <w:t>as</w:t>
      </w:r>
      <w:r>
        <w:rPr>
          <w:rFonts w:ascii="Georgia" w:eastAsia="Georgia" w:hAnsi="Georgia" w:cs="Georgia"/>
          <w:spacing w:val="-9"/>
          <w:sz w:val="19"/>
          <w:szCs w:val="19"/>
        </w:rPr>
        <w:t xml:space="preserve"> </w:t>
      </w:r>
      <w:r>
        <w:rPr>
          <w:rFonts w:ascii="Georgia" w:eastAsia="Georgia" w:hAnsi="Georgia" w:cs="Georgia"/>
          <w:sz w:val="19"/>
          <w:szCs w:val="19"/>
        </w:rPr>
        <w:t>broadly as</w:t>
      </w:r>
      <w:r>
        <w:rPr>
          <w:rFonts w:ascii="Georgia" w:eastAsia="Georgia" w:hAnsi="Georgia" w:cs="Georgia"/>
          <w:spacing w:val="-9"/>
          <w:sz w:val="19"/>
          <w:szCs w:val="19"/>
        </w:rPr>
        <w:t xml:space="preserve"> </w:t>
      </w:r>
      <w:r>
        <w:rPr>
          <w:rFonts w:ascii="Georgia" w:eastAsia="Georgia" w:hAnsi="Georgia" w:cs="Georgia"/>
          <w:sz w:val="19"/>
          <w:szCs w:val="19"/>
        </w:rPr>
        <w:t>possible</w:t>
      </w:r>
      <w:r>
        <w:rPr>
          <w:rFonts w:ascii="Georgia" w:eastAsia="Georgia" w:hAnsi="Georgia" w:cs="Georgia"/>
          <w:spacing w:val="1"/>
          <w:sz w:val="19"/>
          <w:szCs w:val="19"/>
        </w:rPr>
        <w:t xml:space="preserve"> </w:t>
      </w:r>
      <w:r>
        <w:rPr>
          <w:rFonts w:ascii="Georgia" w:eastAsia="Georgia" w:hAnsi="Georgia" w:cs="Georgia"/>
          <w:sz w:val="19"/>
          <w:szCs w:val="19"/>
        </w:rPr>
        <w:t>the</w:t>
      </w:r>
      <w:r>
        <w:rPr>
          <w:rFonts w:ascii="Georgia" w:eastAsia="Georgia" w:hAnsi="Georgia" w:cs="Georgia"/>
          <w:spacing w:val="-8"/>
          <w:sz w:val="19"/>
          <w:szCs w:val="19"/>
        </w:rPr>
        <w:t xml:space="preserve"> </w:t>
      </w:r>
      <w:r>
        <w:rPr>
          <w:rFonts w:ascii="Georgia" w:eastAsia="Georgia" w:hAnsi="Georgia" w:cs="Georgia"/>
          <w:sz w:val="19"/>
          <w:szCs w:val="19"/>
        </w:rPr>
        <w:t>requirements</w:t>
      </w:r>
      <w:r>
        <w:rPr>
          <w:rFonts w:ascii="Georgia" w:eastAsia="Georgia" w:hAnsi="Georgia" w:cs="Georgia"/>
          <w:spacing w:val="10"/>
          <w:sz w:val="19"/>
          <w:szCs w:val="19"/>
        </w:rPr>
        <w:t xml:space="preserve"> </w:t>
      </w:r>
      <w:r>
        <w:rPr>
          <w:rFonts w:ascii="Georgia" w:eastAsia="Georgia" w:hAnsi="Georgia" w:cs="Georgia"/>
          <w:sz w:val="19"/>
          <w:szCs w:val="19"/>
        </w:rPr>
        <w:t>of</w:t>
      </w:r>
      <w:r>
        <w:rPr>
          <w:rFonts w:ascii="Georgia" w:eastAsia="Georgia" w:hAnsi="Georgia" w:cs="Georgia"/>
          <w:spacing w:val="-10"/>
          <w:sz w:val="19"/>
          <w:szCs w:val="19"/>
        </w:rPr>
        <w:t xml:space="preserve"> </w:t>
      </w:r>
      <w:r>
        <w:rPr>
          <w:rFonts w:ascii="Georgia" w:eastAsia="Georgia" w:hAnsi="Georgia" w:cs="Georgia"/>
          <w:sz w:val="19"/>
          <w:szCs w:val="19"/>
        </w:rPr>
        <w:t>the</w:t>
      </w:r>
      <w:r>
        <w:rPr>
          <w:rFonts w:ascii="Georgia" w:eastAsia="Georgia" w:hAnsi="Georgia" w:cs="Georgia"/>
          <w:spacing w:val="-8"/>
          <w:sz w:val="19"/>
          <w:szCs w:val="19"/>
        </w:rPr>
        <w:t xml:space="preserve"> </w:t>
      </w:r>
      <w:r>
        <w:rPr>
          <w:rFonts w:ascii="Georgia" w:eastAsia="Georgia" w:hAnsi="Georgia" w:cs="Georgia"/>
          <w:sz w:val="19"/>
          <w:szCs w:val="19"/>
        </w:rPr>
        <w:t>community</w:t>
      </w:r>
      <w:r>
        <w:rPr>
          <w:rFonts w:ascii="Georgia" w:eastAsia="Georgia" w:hAnsi="Georgia" w:cs="Georgia"/>
          <w:spacing w:val="6"/>
          <w:sz w:val="19"/>
          <w:szCs w:val="19"/>
        </w:rPr>
        <w:t xml:space="preserve"> </w:t>
      </w:r>
      <w:r>
        <w:rPr>
          <w:rFonts w:ascii="Georgia" w:eastAsia="Georgia" w:hAnsi="Georgia" w:cs="Georgia"/>
          <w:sz w:val="19"/>
          <w:szCs w:val="19"/>
        </w:rPr>
        <w:t>as</w:t>
      </w:r>
      <w:r>
        <w:rPr>
          <w:rFonts w:ascii="Georgia" w:eastAsia="Georgia" w:hAnsi="Georgia" w:cs="Georgia"/>
          <w:spacing w:val="-9"/>
          <w:sz w:val="19"/>
          <w:szCs w:val="19"/>
        </w:rPr>
        <w:t xml:space="preserve"> </w:t>
      </w:r>
      <w:r>
        <w:rPr>
          <w:rFonts w:ascii="Georgia" w:eastAsia="Georgia" w:hAnsi="Georgia" w:cs="Georgia"/>
          <w:sz w:val="19"/>
          <w:szCs w:val="19"/>
        </w:rPr>
        <w:t>well</w:t>
      </w:r>
      <w:r>
        <w:rPr>
          <w:rFonts w:ascii="Georgia" w:eastAsia="Georgia" w:hAnsi="Georgia" w:cs="Georgia"/>
          <w:spacing w:val="-6"/>
          <w:sz w:val="19"/>
          <w:szCs w:val="19"/>
        </w:rPr>
        <w:t xml:space="preserve"> </w:t>
      </w:r>
      <w:r>
        <w:rPr>
          <w:rFonts w:ascii="Georgia" w:eastAsia="Georgia" w:hAnsi="Georgia" w:cs="Georgia"/>
          <w:sz w:val="19"/>
          <w:szCs w:val="19"/>
        </w:rPr>
        <w:t>as</w:t>
      </w:r>
      <w:r>
        <w:rPr>
          <w:rFonts w:ascii="Georgia" w:eastAsia="Georgia" w:hAnsi="Georgia" w:cs="Georgia"/>
          <w:spacing w:val="-9"/>
          <w:sz w:val="19"/>
          <w:szCs w:val="19"/>
        </w:rPr>
        <w:t xml:space="preserve"> </w:t>
      </w:r>
      <w:r>
        <w:rPr>
          <w:rFonts w:ascii="Georgia" w:eastAsia="Georgia" w:hAnsi="Georgia" w:cs="Georgia"/>
          <w:sz w:val="19"/>
          <w:szCs w:val="19"/>
        </w:rPr>
        <w:t>the</w:t>
      </w:r>
      <w:r>
        <w:rPr>
          <w:rFonts w:ascii="Georgia" w:eastAsia="Georgia" w:hAnsi="Georgia" w:cs="Georgia"/>
          <w:spacing w:val="-8"/>
          <w:sz w:val="19"/>
          <w:szCs w:val="19"/>
        </w:rPr>
        <w:t xml:space="preserve"> </w:t>
      </w:r>
      <w:r>
        <w:rPr>
          <w:rFonts w:ascii="Georgia" w:eastAsia="Georgia" w:hAnsi="Georgia" w:cs="Georgia"/>
          <w:w w:val="102"/>
          <w:sz w:val="19"/>
          <w:szCs w:val="19"/>
        </w:rPr>
        <w:t xml:space="preserve">multiple </w:t>
      </w:r>
      <w:r>
        <w:rPr>
          <w:rFonts w:ascii="Georgia" w:eastAsia="Georgia" w:hAnsi="Georgia" w:cs="Georgia"/>
          <w:sz w:val="19"/>
          <w:szCs w:val="19"/>
        </w:rPr>
        <w:t>modality</w:t>
      </w:r>
      <w:r>
        <w:rPr>
          <w:rFonts w:ascii="Georgia" w:eastAsia="Georgia" w:hAnsi="Georgia" w:cs="Georgia"/>
          <w:spacing w:val="16"/>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sz w:val="19"/>
          <w:szCs w:val="19"/>
        </w:rPr>
        <w:t>algorithmic</w:t>
      </w:r>
      <w:r>
        <w:rPr>
          <w:rFonts w:ascii="Georgia" w:eastAsia="Georgia" w:hAnsi="Georgia" w:cs="Georgia"/>
          <w:spacing w:val="20"/>
          <w:sz w:val="19"/>
          <w:szCs w:val="19"/>
        </w:rPr>
        <w:t xml:space="preserve"> </w:t>
      </w:r>
      <w:r>
        <w:rPr>
          <w:rFonts w:ascii="Georgia" w:eastAsia="Georgia" w:hAnsi="Georgia" w:cs="Georgia"/>
          <w:sz w:val="19"/>
          <w:szCs w:val="19"/>
        </w:rPr>
        <w:t>variations</w:t>
      </w:r>
      <w:r>
        <w:rPr>
          <w:rFonts w:ascii="Georgia" w:eastAsia="Georgia" w:hAnsi="Georgia" w:cs="Georgia"/>
          <w:spacing w:val="18"/>
          <w:sz w:val="19"/>
          <w:szCs w:val="19"/>
        </w:rPr>
        <w:t xml:space="preserve"> </w:t>
      </w:r>
      <w:r>
        <w:rPr>
          <w:rFonts w:ascii="Georgia" w:eastAsia="Georgia" w:hAnsi="Georgia" w:cs="Georgia"/>
          <w:sz w:val="19"/>
          <w:szCs w:val="19"/>
        </w:rPr>
        <w:t>which</w:t>
      </w:r>
      <w:r>
        <w:rPr>
          <w:rFonts w:ascii="Georgia" w:eastAsia="Georgia" w:hAnsi="Georgia" w:cs="Georgia"/>
          <w:spacing w:val="11"/>
          <w:sz w:val="19"/>
          <w:szCs w:val="19"/>
        </w:rPr>
        <w:t xml:space="preserve"> </w:t>
      </w:r>
      <w:r>
        <w:rPr>
          <w:rFonts w:ascii="Georgia" w:eastAsia="Georgia" w:hAnsi="Georgia" w:cs="Georgia"/>
          <w:sz w:val="19"/>
          <w:szCs w:val="19"/>
        </w:rPr>
        <w:t>commonly</w:t>
      </w:r>
      <w:r>
        <w:rPr>
          <w:rFonts w:ascii="Georgia" w:eastAsia="Georgia" w:hAnsi="Georgia" w:cs="Georgia"/>
          <w:spacing w:val="19"/>
          <w:sz w:val="19"/>
          <w:szCs w:val="19"/>
        </w:rPr>
        <w:t xml:space="preserve"> </w:t>
      </w:r>
      <w:r>
        <w:rPr>
          <w:rFonts w:ascii="Georgia" w:eastAsia="Georgia" w:hAnsi="Georgia" w:cs="Georgia"/>
          <w:w w:val="102"/>
          <w:sz w:val="19"/>
          <w:szCs w:val="19"/>
        </w:rPr>
        <w:t>occur.</w:t>
      </w:r>
      <w:ins w:id="72" w:author="James Gee" w:date="2016-07-20T10:12:00Z">
        <w:r w:rsidR="00C112DA">
          <w:rPr>
            <w:rFonts w:ascii="Georgia" w:eastAsia="Georgia" w:hAnsi="Georgia" w:cs="Georgia"/>
            <w:color w:val="FF0000"/>
            <w:sz w:val="19"/>
            <w:szCs w:val="19"/>
          </w:rPr>
          <w:t xml:space="preserve">  </w:t>
        </w:r>
      </w:ins>
    </w:p>
    <w:p w14:paraId="6A7B208E" w14:textId="481DB4E2" w:rsidR="00E61F9D" w:rsidRDefault="005C64D6">
      <w:pPr>
        <w:spacing w:after="0"/>
        <w:ind w:left="120" w:right="90"/>
        <w:jc w:val="both"/>
        <w:rPr>
          <w:rFonts w:ascii="Georgia" w:eastAsia="Georgia" w:hAnsi="Georgia" w:cs="Georgia"/>
          <w:sz w:val="19"/>
          <w:szCs w:val="19"/>
        </w:rPr>
        <w:pPrChange w:id="73" w:author="James Gee" w:date="2016-07-20T10:12:00Z">
          <w:pPr>
            <w:spacing w:before="60" w:after="0" w:line="277" w:lineRule="auto"/>
            <w:ind w:left="113" w:right="52" w:firstLine="7"/>
            <w:jc w:val="both"/>
          </w:pPr>
        </w:pPrChange>
      </w:pPr>
      <w:del w:id="74" w:author="James Gee" w:date="2016-07-20T10:11:00Z">
        <w:r w:rsidDel="00C112DA">
          <w:rPr>
            <w:rFonts w:ascii="Georgia" w:eastAsia="Georgia" w:hAnsi="Georgia" w:cs="Georgia"/>
            <w:color w:val="FF0000"/>
            <w:sz w:val="19"/>
            <w:szCs w:val="19"/>
          </w:rPr>
          <w:delText>Our</w:delText>
        </w:r>
        <w:r w:rsidDel="00C112DA">
          <w:rPr>
            <w:rFonts w:ascii="Georgia" w:eastAsia="Georgia" w:hAnsi="Georgia" w:cs="Georgia"/>
            <w:color w:val="FF0000"/>
            <w:spacing w:val="11"/>
            <w:sz w:val="19"/>
            <w:szCs w:val="19"/>
          </w:rPr>
          <w:delText xml:space="preserve"> </w:delText>
        </w:r>
        <w:r w:rsidDel="00C112DA">
          <w:rPr>
            <w:rFonts w:ascii="Georgia" w:eastAsia="Georgia" w:hAnsi="Georgia" w:cs="Georgia"/>
            <w:color w:val="FF0000"/>
            <w:sz w:val="19"/>
            <w:szCs w:val="19"/>
          </w:rPr>
          <w:delText>institutional</w:delText>
        </w:r>
        <w:r w:rsidDel="00C112DA">
          <w:rPr>
            <w:rFonts w:ascii="Georgia" w:eastAsia="Georgia" w:hAnsi="Georgia" w:cs="Georgia"/>
            <w:color w:val="FF0000"/>
            <w:spacing w:val="26"/>
            <w:sz w:val="19"/>
            <w:szCs w:val="19"/>
          </w:rPr>
          <w:delText xml:space="preserve"> </w:delText>
        </w:r>
        <w:r w:rsidDel="00C112DA">
          <w:rPr>
            <w:rFonts w:ascii="Georgia" w:eastAsia="Georgia" w:hAnsi="Georgia" w:cs="Georgia"/>
            <w:color w:val="FF0000"/>
            <w:sz w:val="19"/>
            <w:szCs w:val="19"/>
          </w:rPr>
          <w:delText>collaborators</w:delText>
        </w:r>
        <w:r w:rsidDel="00C112DA">
          <w:rPr>
            <w:rFonts w:ascii="Georgia" w:eastAsia="Georgia" w:hAnsi="Georgia" w:cs="Georgia"/>
            <w:color w:val="FF0000"/>
            <w:spacing w:val="27"/>
            <w:sz w:val="19"/>
            <w:szCs w:val="19"/>
          </w:rPr>
          <w:delText xml:space="preserve"> </w:delText>
        </w:r>
        <w:r w:rsidDel="00C112DA">
          <w:rPr>
            <w:rFonts w:ascii="Georgia" w:eastAsia="Georgia" w:hAnsi="Georgia" w:cs="Georgia"/>
            <w:color w:val="FF0000"/>
            <w:sz w:val="19"/>
            <w:szCs w:val="19"/>
          </w:rPr>
          <w:delText>will</w:delText>
        </w:r>
        <w:r w:rsidDel="00C112DA">
          <w:rPr>
            <w:rFonts w:ascii="Georgia" w:eastAsia="Georgia" w:hAnsi="Georgia" w:cs="Georgia"/>
            <w:color w:val="FF0000"/>
            <w:spacing w:val="11"/>
            <w:sz w:val="19"/>
            <w:szCs w:val="19"/>
          </w:rPr>
          <w:delText xml:space="preserve"> </w:delText>
        </w:r>
        <w:r w:rsidDel="00C112DA">
          <w:rPr>
            <w:rFonts w:ascii="Georgia" w:eastAsia="Georgia" w:hAnsi="Georgia" w:cs="Georgia"/>
            <w:color w:val="FF0000"/>
            <w:sz w:val="19"/>
            <w:szCs w:val="19"/>
          </w:rPr>
          <w:delText>comprise</w:delText>
        </w:r>
        <w:r w:rsidDel="00C112DA">
          <w:rPr>
            <w:rFonts w:ascii="Georgia" w:eastAsia="Georgia" w:hAnsi="Georgia" w:cs="Georgia"/>
            <w:color w:val="FF0000"/>
            <w:spacing w:val="20"/>
            <w:sz w:val="19"/>
            <w:szCs w:val="19"/>
          </w:rPr>
          <w:delText xml:space="preserve"> </w:delText>
        </w:r>
        <w:r w:rsidDel="00C112DA">
          <w:rPr>
            <w:rFonts w:ascii="Georgia" w:eastAsia="Georgia" w:hAnsi="Georgia" w:cs="Georgia"/>
            <w:color w:val="FF0000"/>
            <w:sz w:val="19"/>
            <w:szCs w:val="19"/>
          </w:rPr>
          <w:delText>the</w:delText>
        </w:r>
        <w:r w:rsidDel="00C112DA">
          <w:rPr>
            <w:rFonts w:ascii="Georgia" w:eastAsia="Georgia" w:hAnsi="Georgia" w:cs="Georgia"/>
            <w:color w:val="FF0000"/>
            <w:spacing w:val="9"/>
            <w:sz w:val="19"/>
            <w:szCs w:val="19"/>
          </w:rPr>
          <w:delText xml:space="preserve"> </w:delText>
        </w:r>
        <w:r w:rsidDel="00C112DA">
          <w:rPr>
            <w:rFonts w:ascii="Georgia" w:eastAsia="Georgia" w:hAnsi="Georgia" w:cs="Georgia"/>
            <w:color w:val="FF0000"/>
            <w:sz w:val="19"/>
            <w:szCs w:val="19"/>
          </w:rPr>
          <w:delText>primary</w:delText>
        </w:r>
        <w:r w:rsidDel="00C112DA">
          <w:rPr>
            <w:rFonts w:ascii="Georgia" w:eastAsia="Georgia" w:hAnsi="Georgia" w:cs="Georgia"/>
            <w:color w:val="FF0000"/>
            <w:spacing w:val="18"/>
            <w:sz w:val="19"/>
            <w:szCs w:val="19"/>
          </w:rPr>
          <w:delText xml:space="preserve"> </w:delText>
        </w:r>
        <w:r w:rsidDel="00C112DA">
          <w:rPr>
            <w:rFonts w:ascii="Georgia" w:eastAsia="Georgia" w:hAnsi="Georgia" w:cs="Georgia"/>
            <w:color w:val="FF0000"/>
            <w:sz w:val="19"/>
            <w:szCs w:val="19"/>
          </w:rPr>
          <w:delText>evaluation</w:delText>
        </w:r>
        <w:r w:rsidDel="00C112DA">
          <w:rPr>
            <w:rFonts w:ascii="Georgia" w:eastAsia="Georgia" w:hAnsi="Georgia" w:cs="Georgia"/>
            <w:color w:val="FF0000"/>
            <w:spacing w:val="23"/>
            <w:sz w:val="19"/>
            <w:szCs w:val="19"/>
          </w:rPr>
          <w:delText xml:space="preserve"> </w:delText>
        </w:r>
        <w:r w:rsidDel="00C112DA">
          <w:rPr>
            <w:rFonts w:ascii="Georgia" w:eastAsia="Georgia" w:hAnsi="Georgia" w:cs="Georgia"/>
            <w:color w:val="FF0000"/>
            <w:sz w:val="19"/>
            <w:szCs w:val="19"/>
          </w:rPr>
          <w:delText>team.</w:delText>
        </w:r>
        <w:r w:rsidDel="00C112DA">
          <w:rPr>
            <w:rFonts w:ascii="Georgia" w:eastAsia="Georgia" w:hAnsi="Georgia" w:cs="Georgia"/>
            <w:color w:val="FF0000"/>
            <w:spacing w:val="36"/>
            <w:sz w:val="19"/>
            <w:szCs w:val="19"/>
          </w:rPr>
          <w:delText xml:space="preserve"> </w:delText>
        </w:r>
        <w:r w:rsidDel="00C112DA">
          <w:rPr>
            <w:rFonts w:ascii="Georgia" w:eastAsia="Georgia" w:hAnsi="Georgia" w:cs="Georgia"/>
            <w:color w:val="FF0000"/>
            <w:sz w:val="19"/>
            <w:szCs w:val="19"/>
          </w:rPr>
          <w:delText>Processed</w:delText>
        </w:r>
        <w:r w:rsidDel="00C112DA">
          <w:rPr>
            <w:rFonts w:ascii="Georgia" w:eastAsia="Georgia" w:hAnsi="Georgia" w:cs="Georgia"/>
            <w:color w:val="FF0000"/>
            <w:spacing w:val="21"/>
            <w:sz w:val="19"/>
            <w:szCs w:val="19"/>
          </w:rPr>
          <w:delText xml:space="preserve"> </w:delText>
        </w:r>
        <w:r w:rsidDel="00C112DA">
          <w:rPr>
            <w:rFonts w:ascii="Georgia" w:eastAsia="Georgia" w:hAnsi="Georgia" w:cs="Georgia"/>
            <w:color w:val="FF0000"/>
            <w:sz w:val="19"/>
            <w:szCs w:val="19"/>
          </w:rPr>
          <w:delText>data</w:delText>
        </w:r>
        <w:r w:rsidDel="00C112DA">
          <w:rPr>
            <w:rFonts w:ascii="Georgia" w:eastAsia="Georgia" w:hAnsi="Georgia" w:cs="Georgia"/>
            <w:color w:val="FF0000"/>
            <w:spacing w:val="12"/>
            <w:sz w:val="19"/>
            <w:szCs w:val="19"/>
          </w:rPr>
          <w:delText xml:space="preserve"> </w:delText>
        </w:r>
        <w:r w:rsidDel="00C112DA">
          <w:rPr>
            <w:rFonts w:ascii="Georgia" w:eastAsia="Georgia" w:hAnsi="Georgia" w:cs="Georgia"/>
            <w:color w:val="FF0000"/>
            <w:sz w:val="19"/>
            <w:szCs w:val="19"/>
          </w:rPr>
          <w:delText>will</w:delText>
        </w:r>
        <w:r w:rsidDel="00C112DA">
          <w:rPr>
            <w:rFonts w:ascii="Georgia" w:eastAsia="Georgia" w:hAnsi="Georgia" w:cs="Georgia"/>
            <w:color w:val="FF0000"/>
            <w:spacing w:val="11"/>
            <w:sz w:val="19"/>
            <w:szCs w:val="19"/>
          </w:rPr>
          <w:delText xml:space="preserve"> </w:delText>
        </w:r>
        <w:r w:rsidDel="00C112DA">
          <w:rPr>
            <w:rFonts w:ascii="Georgia" w:eastAsia="Georgia" w:hAnsi="Georgia" w:cs="Georgia"/>
            <w:color w:val="FF0000"/>
            <w:sz w:val="19"/>
            <w:szCs w:val="19"/>
          </w:rPr>
          <w:delText>be</w:delText>
        </w:r>
        <w:r w:rsidDel="00C112DA">
          <w:rPr>
            <w:rFonts w:ascii="Georgia" w:eastAsia="Georgia" w:hAnsi="Georgia" w:cs="Georgia"/>
            <w:color w:val="FF0000"/>
            <w:spacing w:val="9"/>
            <w:sz w:val="19"/>
            <w:szCs w:val="19"/>
          </w:rPr>
          <w:delText xml:space="preserve"> </w:delText>
        </w:r>
        <w:r w:rsidDel="00C112DA">
          <w:rPr>
            <w:rFonts w:ascii="Georgia" w:eastAsia="Georgia" w:hAnsi="Georgia" w:cs="Georgia"/>
            <w:color w:val="FF0000"/>
            <w:sz w:val="19"/>
            <w:szCs w:val="19"/>
          </w:rPr>
          <w:delText>returned</w:delText>
        </w:r>
        <w:r w:rsidDel="00C112DA">
          <w:rPr>
            <w:rFonts w:ascii="Georgia" w:eastAsia="Georgia" w:hAnsi="Georgia" w:cs="Georgia"/>
            <w:color w:val="FF0000"/>
            <w:spacing w:val="20"/>
            <w:sz w:val="19"/>
            <w:szCs w:val="19"/>
          </w:rPr>
          <w:delText xml:space="preserve"> </w:delText>
        </w:r>
        <w:r w:rsidDel="00C112DA">
          <w:rPr>
            <w:rFonts w:ascii="Georgia" w:eastAsia="Georgia" w:hAnsi="Georgia" w:cs="Georgia"/>
            <w:color w:val="FF0000"/>
            <w:sz w:val="19"/>
            <w:szCs w:val="19"/>
          </w:rPr>
          <w:delText>to</w:delText>
        </w:r>
        <w:r w:rsidDel="00C112DA">
          <w:rPr>
            <w:rFonts w:ascii="Georgia" w:eastAsia="Georgia" w:hAnsi="Georgia" w:cs="Georgia"/>
            <w:color w:val="FF0000"/>
            <w:spacing w:val="7"/>
            <w:sz w:val="19"/>
            <w:szCs w:val="19"/>
          </w:rPr>
          <w:delText xml:space="preserve"> </w:delText>
        </w:r>
        <w:r w:rsidDel="00C112DA">
          <w:rPr>
            <w:rFonts w:ascii="Georgia" w:eastAsia="Georgia" w:hAnsi="Georgia" w:cs="Georgia"/>
            <w:color w:val="FF0000"/>
            <w:sz w:val="19"/>
            <w:szCs w:val="19"/>
          </w:rPr>
          <w:delText>the</w:delText>
        </w:r>
        <w:r w:rsidDel="00C112DA">
          <w:rPr>
            <w:rFonts w:ascii="Georgia" w:eastAsia="Georgia" w:hAnsi="Georgia" w:cs="Georgia"/>
            <w:color w:val="FF0000"/>
            <w:spacing w:val="10"/>
            <w:sz w:val="19"/>
            <w:szCs w:val="19"/>
          </w:rPr>
          <w:delText xml:space="preserve"> </w:delText>
        </w:r>
        <w:r w:rsidDel="00C112DA">
          <w:rPr>
            <w:rFonts w:ascii="Georgia" w:eastAsia="Georgia" w:hAnsi="Georgia" w:cs="Georgia"/>
            <w:color w:val="FF0000"/>
            <w:w w:val="102"/>
            <w:sz w:val="19"/>
            <w:szCs w:val="19"/>
          </w:rPr>
          <w:delText xml:space="preserve">correspond- </w:delText>
        </w:r>
        <w:r w:rsidDel="00C112DA">
          <w:rPr>
            <w:rFonts w:ascii="Georgia" w:eastAsia="Georgia" w:hAnsi="Georgia" w:cs="Georgia"/>
            <w:color w:val="FF0000"/>
            <w:sz w:val="19"/>
            <w:szCs w:val="19"/>
          </w:rPr>
          <w:delText>ing</w:delText>
        </w:r>
        <w:r w:rsidDel="00C112DA">
          <w:rPr>
            <w:rFonts w:ascii="Georgia" w:eastAsia="Georgia" w:hAnsi="Georgia" w:cs="Georgia"/>
            <w:color w:val="FF0000"/>
            <w:spacing w:val="15"/>
            <w:sz w:val="19"/>
            <w:szCs w:val="19"/>
          </w:rPr>
          <w:delText xml:space="preserve"> </w:delText>
        </w:r>
        <w:r w:rsidDel="00C112DA">
          <w:rPr>
            <w:rFonts w:ascii="Georgia" w:eastAsia="Georgia" w:hAnsi="Georgia" w:cs="Georgia"/>
            <w:color w:val="FF0000"/>
            <w:sz w:val="19"/>
            <w:szCs w:val="19"/>
          </w:rPr>
          <w:delText>providers</w:delText>
        </w:r>
        <w:r w:rsidDel="00C112DA">
          <w:rPr>
            <w:rFonts w:ascii="Georgia" w:eastAsia="Georgia" w:hAnsi="Georgia" w:cs="Georgia"/>
            <w:color w:val="FF0000"/>
            <w:spacing w:val="26"/>
            <w:sz w:val="19"/>
            <w:szCs w:val="19"/>
          </w:rPr>
          <w:delText xml:space="preserve"> </w:delText>
        </w:r>
        <w:r w:rsidDel="00C112DA">
          <w:rPr>
            <w:rFonts w:ascii="Georgia" w:eastAsia="Georgia" w:hAnsi="Georgia" w:cs="Georgia"/>
            <w:color w:val="FF0000"/>
            <w:sz w:val="19"/>
            <w:szCs w:val="19"/>
          </w:rPr>
          <w:delText>with</w:delText>
        </w:r>
        <w:r w:rsidDel="00C112DA">
          <w:rPr>
            <w:rFonts w:ascii="Georgia" w:eastAsia="Georgia" w:hAnsi="Georgia" w:cs="Georgia"/>
            <w:color w:val="FF0000"/>
            <w:spacing w:val="17"/>
            <w:sz w:val="19"/>
            <w:szCs w:val="19"/>
          </w:rPr>
          <w:delText xml:space="preserve"> </w:delText>
        </w:r>
        <w:r w:rsidDel="00C112DA">
          <w:rPr>
            <w:rFonts w:ascii="Georgia" w:eastAsia="Georgia" w:hAnsi="Georgia" w:cs="Georgia"/>
            <w:color w:val="FF0000"/>
            <w:sz w:val="19"/>
            <w:szCs w:val="19"/>
          </w:rPr>
          <w:delText>detailed</w:delText>
        </w:r>
        <w:r w:rsidDel="00C112DA">
          <w:rPr>
            <w:rFonts w:ascii="Georgia" w:eastAsia="Georgia" w:hAnsi="Georgia" w:cs="Georgia"/>
            <w:color w:val="FF0000"/>
            <w:spacing w:val="23"/>
            <w:sz w:val="19"/>
            <w:szCs w:val="19"/>
          </w:rPr>
          <w:delText xml:space="preserve"> </w:delText>
        </w:r>
        <w:r w:rsidDel="00C112DA">
          <w:rPr>
            <w:rFonts w:ascii="Georgia" w:eastAsia="Georgia" w:hAnsi="Georgia" w:cs="Georgia"/>
            <w:color w:val="FF0000"/>
            <w:sz w:val="19"/>
            <w:szCs w:val="19"/>
          </w:rPr>
          <w:delText>instructions</w:delText>
        </w:r>
        <w:r w:rsidDel="00C112DA">
          <w:rPr>
            <w:rFonts w:ascii="Georgia" w:eastAsia="Georgia" w:hAnsi="Georgia" w:cs="Georgia"/>
            <w:color w:val="FF0000"/>
            <w:spacing w:val="30"/>
            <w:sz w:val="19"/>
            <w:szCs w:val="19"/>
          </w:rPr>
          <w:delText xml:space="preserve"> </w:delText>
        </w:r>
        <w:r w:rsidDel="00C112DA">
          <w:rPr>
            <w:rFonts w:ascii="Georgia" w:eastAsia="Georgia" w:hAnsi="Georgia" w:cs="Georgia"/>
            <w:color w:val="FF0000"/>
            <w:sz w:val="19"/>
            <w:szCs w:val="19"/>
          </w:rPr>
          <w:delText>on</w:delText>
        </w:r>
        <w:r w:rsidDel="00C112DA">
          <w:rPr>
            <w:rFonts w:ascii="Georgia" w:eastAsia="Georgia" w:hAnsi="Georgia" w:cs="Georgia"/>
            <w:color w:val="FF0000"/>
            <w:spacing w:val="14"/>
            <w:sz w:val="19"/>
            <w:szCs w:val="19"/>
          </w:rPr>
          <w:delText xml:space="preserve"> </w:delText>
        </w:r>
        <w:r w:rsidDel="00C112DA">
          <w:rPr>
            <w:rFonts w:ascii="Georgia" w:eastAsia="Georgia" w:hAnsi="Georgia" w:cs="Georgia"/>
            <w:color w:val="FF0000"/>
            <w:sz w:val="19"/>
            <w:szCs w:val="19"/>
          </w:rPr>
          <w:delText>reproducing</w:delText>
        </w:r>
        <w:r w:rsidDel="00C112DA">
          <w:rPr>
            <w:rFonts w:ascii="Georgia" w:eastAsia="Georgia" w:hAnsi="Georgia" w:cs="Georgia"/>
            <w:color w:val="FF0000"/>
            <w:spacing w:val="31"/>
            <w:sz w:val="19"/>
            <w:szCs w:val="19"/>
          </w:rPr>
          <w:delText xml:space="preserve"> </w:delText>
        </w:r>
        <w:r w:rsidDel="00C112DA">
          <w:rPr>
            <w:rFonts w:ascii="Georgia" w:eastAsia="Georgia" w:hAnsi="Georgia" w:cs="Georgia"/>
            <w:color w:val="FF0000"/>
            <w:sz w:val="19"/>
            <w:szCs w:val="19"/>
          </w:rPr>
          <w:delText>these</w:delText>
        </w:r>
        <w:r w:rsidDel="00C112DA">
          <w:rPr>
            <w:rFonts w:ascii="Georgia" w:eastAsia="Georgia" w:hAnsi="Georgia" w:cs="Georgia"/>
            <w:color w:val="FF0000"/>
            <w:spacing w:val="19"/>
            <w:sz w:val="19"/>
            <w:szCs w:val="19"/>
          </w:rPr>
          <w:delText xml:space="preserve"> </w:delText>
        </w:r>
        <w:r w:rsidDel="00C112DA">
          <w:rPr>
            <w:rFonts w:ascii="Georgia" w:eastAsia="Georgia" w:hAnsi="Georgia" w:cs="Georgia"/>
            <w:color w:val="FF0000"/>
            <w:sz w:val="19"/>
            <w:szCs w:val="19"/>
          </w:rPr>
          <w:delText>results</w:delText>
        </w:r>
        <w:r w:rsidDel="00C112DA">
          <w:rPr>
            <w:rFonts w:ascii="Georgia" w:eastAsia="Georgia" w:hAnsi="Georgia" w:cs="Georgia"/>
            <w:color w:val="FF0000"/>
            <w:spacing w:val="21"/>
            <w:sz w:val="19"/>
            <w:szCs w:val="19"/>
          </w:rPr>
          <w:delText xml:space="preserve"> </w:delText>
        </w:r>
        <w:r w:rsidDel="00C112DA">
          <w:rPr>
            <w:rFonts w:ascii="Georgia" w:eastAsia="Georgia" w:hAnsi="Georgia" w:cs="Georgia"/>
            <w:color w:val="FF0000"/>
            <w:sz w:val="19"/>
            <w:szCs w:val="19"/>
          </w:rPr>
          <w:delText>in</w:delText>
        </w:r>
        <w:r w:rsidDel="00C112DA">
          <w:rPr>
            <w:rFonts w:ascii="Georgia" w:eastAsia="Georgia" w:hAnsi="Georgia" w:cs="Georgia"/>
            <w:color w:val="FF0000"/>
            <w:spacing w:val="15"/>
            <w:sz w:val="19"/>
            <w:szCs w:val="19"/>
          </w:rPr>
          <w:delText xml:space="preserve"> </w:delText>
        </w:r>
        <w:r w:rsidDel="00C112DA">
          <w:rPr>
            <w:rFonts w:ascii="Georgia" w:eastAsia="Georgia" w:hAnsi="Georgia" w:cs="Georgia"/>
            <w:color w:val="FF0000"/>
            <w:sz w:val="19"/>
            <w:szCs w:val="19"/>
          </w:rPr>
          <w:delText>their</w:delText>
        </w:r>
        <w:r w:rsidDel="00C112DA">
          <w:rPr>
            <w:rFonts w:ascii="Georgia" w:eastAsia="Georgia" w:hAnsi="Georgia" w:cs="Georgia"/>
            <w:color w:val="FF0000"/>
            <w:spacing w:val="18"/>
            <w:sz w:val="19"/>
            <w:szCs w:val="19"/>
          </w:rPr>
          <w:delText xml:space="preserve"> </w:delText>
        </w:r>
        <w:r w:rsidDel="00C112DA">
          <w:rPr>
            <w:rFonts w:ascii="Georgia" w:eastAsia="Georgia" w:hAnsi="Georgia" w:cs="Georgia"/>
            <w:color w:val="FF0000"/>
            <w:sz w:val="19"/>
            <w:szCs w:val="19"/>
          </w:rPr>
          <w:delText>own</w:delText>
        </w:r>
        <w:r w:rsidDel="00C112DA">
          <w:rPr>
            <w:rFonts w:ascii="Georgia" w:eastAsia="Georgia" w:hAnsi="Georgia" w:cs="Georgia"/>
            <w:color w:val="FF0000"/>
            <w:spacing w:val="17"/>
            <w:sz w:val="19"/>
            <w:szCs w:val="19"/>
          </w:rPr>
          <w:delText xml:space="preserve"> </w:delText>
        </w:r>
        <w:r w:rsidDel="00C112DA">
          <w:rPr>
            <w:rFonts w:ascii="Georgia" w:eastAsia="Georgia" w:hAnsi="Georgia" w:cs="Georgia"/>
            <w:color w:val="FF0000"/>
            <w:sz w:val="19"/>
            <w:szCs w:val="19"/>
          </w:rPr>
          <w:delText xml:space="preserve">labs. </w:delText>
        </w:r>
        <w:r w:rsidDel="00C112DA">
          <w:rPr>
            <w:rFonts w:ascii="Georgia" w:eastAsia="Georgia" w:hAnsi="Georgia" w:cs="Georgia"/>
            <w:color w:val="FF0000"/>
            <w:spacing w:val="5"/>
            <w:sz w:val="19"/>
            <w:szCs w:val="19"/>
          </w:rPr>
          <w:delText xml:space="preserve"> </w:delText>
        </w:r>
        <w:r w:rsidDel="00C112DA">
          <w:rPr>
            <w:rFonts w:ascii="Georgia" w:eastAsia="Georgia" w:hAnsi="Georgia" w:cs="Georgia"/>
            <w:color w:val="FF0000"/>
            <w:sz w:val="19"/>
            <w:szCs w:val="19"/>
          </w:rPr>
          <w:delText>We</w:delText>
        </w:r>
        <w:r w:rsidDel="00C112DA">
          <w:rPr>
            <w:rFonts w:ascii="Georgia" w:eastAsia="Georgia" w:hAnsi="Georgia" w:cs="Georgia"/>
            <w:color w:val="FF0000"/>
            <w:spacing w:val="16"/>
            <w:sz w:val="19"/>
            <w:szCs w:val="19"/>
          </w:rPr>
          <w:delText xml:space="preserve"> </w:delText>
        </w:r>
        <w:r w:rsidDel="00C112DA">
          <w:rPr>
            <w:rFonts w:ascii="Georgia" w:eastAsia="Georgia" w:hAnsi="Georgia" w:cs="Georgia"/>
            <w:color w:val="FF0000"/>
            <w:sz w:val="19"/>
            <w:szCs w:val="19"/>
          </w:rPr>
          <w:delText>have</w:delText>
        </w:r>
        <w:r w:rsidDel="00C112DA">
          <w:rPr>
            <w:rFonts w:ascii="Georgia" w:eastAsia="Georgia" w:hAnsi="Georgia" w:cs="Georgia"/>
            <w:color w:val="FF0000"/>
            <w:spacing w:val="18"/>
            <w:sz w:val="19"/>
            <w:szCs w:val="19"/>
          </w:rPr>
          <w:delText xml:space="preserve"> </w:delText>
        </w:r>
        <w:r w:rsidDel="00C112DA">
          <w:rPr>
            <w:rFonts w:ascii="Georgia" w:eastAsia="Georgia" w:hAnsi="Georgia" w:cs="Georgia"/>
            <w:color w:val="FF0000"/>
            <w:sz w:val="19"/>
            <w:szCs w:val="19"/>
          </w:rPr>
          <w:delText>also</w:delText>
        </w:r>
        <w:r w:rsidDel="00C112DA">
          <w:rPr>
            <w:rFonts w:ascii="Georgia" w:eastAsia="Georgia" w:hAnsi="Georgia" w:cs="Georgia"/>
            <w:color w:val="FF0000"/>
            <w:spacing w:val="17"/>
            <w:sz w:val="19"/>
            <w:szCs w:val="19"/>
          </w:rPr>
          <w:delText xml:space="preserve"> </w:delText>
        </w:r>
        <w:r w:rsidDel="00C112DA">
          <w:rPr>
            <w:rFonts w:ascii="Georgia" w:eastAsia="Georgia" w:hAnsi="Georgia" w:cs="Georgia"/>
            <w:color w:val="FF0000"/>
            <w:sz w:val="19"/>
            <w:szCs w:val="19"/>
          </w:rPr>
          <w:delText>partnered</w:delText>
        </w:r>
        <w:r w:rsidDel="00C112DA">
          <w:rPr>
            <w:rFonts w:ascii="Georgia" w:eastAsia="Georgia" w:hAnsi="Georgia" w:cs="Georgia"/>
            <w:color w:val="FF0000"/>
            <w:spacing w:val="27"/>
            <w:sz w:val="19"/>
            <w:szCs w:val="19"/>
          </w:rPr>
          <w:delText xml:space="preserve"> </w:delText>
        </w:r>
        <w:r w:rsidDel="00C112DA">
          <w:rPr>
            <w:rFonts w:ascii="Georgia" w:eastAsia="Georgia" w:hAnsi="Georgia" w:cs="Georgia"/>
            <w:color w:val="FF0000"/>
            <w:sz w:val="19"/>
            <w:szCs w:val="19"/>
          </w:rPr>
          <w:delText>with</w:delText>
        </w:r>
        <w:r w:rsidDel="00C112DA">
          <w:rPr>
            <w:rFonts w:ascii="Georgia" w:eastAsia="Georgia" w:hAnsi="Georgia" w:cs="Georgia"/>
            <w:color w:val="FF0000"/>
            <w:spacing w:val="17"/>
            <w:sz w:val="19"/>
            <w:szCs w:val="19"/>
          </w:rPr>
          <w:delText xml:space="preserve"> </w:delText>
        </w:r>
        <w:r w:rsidDel="00C112DA">
          <w:rPr>
            <w:rFonts w:ascii="Georgia" w:eastAsia="Georgia" w:hAnsi="Georgia" w:cs="Georgia"/>
            <w:color w:val="FF0000"/>
            <w:w w:val="102"/>
            <w:sz w:val="19"/>
            <w:szCs w:val="19"/>
          </w:rPr>
          <w:delText xml:space="preserve">leading </w:delText>
        </w:r>
        <w:r w:rsidDel="00C112DA">
          <w:rPr>
            <w:rFonts w:ascii="Georgia" w:eastAsia="Georgia" w:hAnsi="Georgia" w:cs="Georgia"/>
            <w:color w:val="FF0000"/>
            <w:sz w:val="19"/>
            <w:szCs w:val="19"/>
          </w:rPr>
          <w:delText>pulmonary</w:delText>
        </w:r>
        <w:r w:rsidDel="00C112DA">
          <w:rPr>
            <w:rFonts w:ascii="Georgia" w:eastAsia="Georgia" w:hAnsi="Georgia" w:cs="Georgia"/>
            <w:color w:val="FF0000"/>
            <w:spacing w:val="33"/>
            <w:sz w:val="19"/>
            <w:szCs w:val="19"/>
          </w:rPr>
          <w:delText xml:space="preserve"> </w:delText>
        </w:r>
        <w:r w:rsidDel="00C112DA">
          <w:rPr>
            <w:rFonts w:ascii="Georgia" w:eastAsia="Georgia" w:hAnsi="Georgia" w:cs="Georgia"/>
            <w:color w:val="FF0000"/>
            <w:sz w:val="19"/>
            <w:szCs w:val="19"/>
          </w:rPr>
          <w:delText>research</w:delText>
        </w:r>
        <w:r w:rsidDel="00C112DA">
          <w:rPr>
            <w:rFonts w:ascii="Georgia" w:eastAsia="Georgia" w:hAnsi="Georgia" w:cs="Georgia"/>
            <w:color w:val="FF0000"/>
            <w:spacing w:val="29"/>
            <w:sz w:val="19"/>
            <w:szCs w:val="19"/>
          </w:rPr>
          <w:delText xml:space="preserve"> </w:delText>
        </w:r>
        <w:r w:rsidDel="00C112DA">
          <w:rPr>
            <w:rFonts w:ascii="Georgia" w:eastAsia="Georgia" w:hAnsi="Georgia" w:cs="Georgia"/>
            <w:color w:val="FF0000"/>
            <w:sz w:val="19"/>
            <w:szCs w:val="19"/>
          </w:rPr>
          <w:delText>groups</w:delText>
        </w:r>
        <w:r w:rsidDel="00C112DA">
          <w:rPr>
            <w:rFonts w:ascii="Georgia" w:eastAsia="Georgia" w:hAnsi="Georgia" w:cs="Georgia"/>
            <w:color w:val="FF0000"/>
            <w:spacing w:val="27"/>
            <w:sz w:val="19"/>
            <w:szCs w:val="19"/>
          </w:rPr>
          <w:delText xml:space="preserve"> </w:delText>
        </w:r>
        <w:r w:rsidDel="00C112DA">
          <w:rPr>
            <w:rFonts w:ascii="Georgia" w:eastAsia="Georgia" w:hAnsi="Georgia" w:cs="Georgia"/>
            <w:color w:val="FF0000"/>
            <w:sz w:val="19"/>
            <w:szCs w:val="19"/>
          </w:rPr>
          <w:delText>outside</w:delText>
        </w:r>
        <w:r w:rsidDel="00C112DA">
          <w:rPr>
            <w:rFonts w:ascii="Georgia" w:eastAsia="Georgia" w:hAnsi="Georgia" w:cs="Georgia"/>
            <w:color w:val="FF0000"/>
            <w:spacing w:val="27"/>
            <w:sz w:val="19"/>
            <w:szCs w:val="19"/>
          </w:rPr>
          <w:delText xml:space="preserve"> </w:delText>
        </w:r>
        <w:r w:rsidDel="00C112DA">
          <w:rPr>
            <w:rFonts w:ascii="Georgia" w:eastAsia="Georgia" w:hAnsi="Georgia" w:cs="Georgia"/>
            <w:color w:val="FF0000"/>
            <w:sz w:val="19"/>
            <w:szCs w:val="19"/>
          </w:rPr>
          <w:delText>of</w:delText>
        </w:r>
        <w:r w:rsidDel="00C112DA">
          <w:rPr>
            <w:rFonts w:ascii="Georgia" w:eastAsia="Georgia" w:hAnsi="Georgia" w:cs="Georgia"/>
            <w:color w:val="FF0000"/>
            <w:spacing w:val="18"/>
            <w:sz w:val="19"/>
            <w:szCs w:val="19"/>
          </w:rPr>
          <w:delText xml:space="preserve"> </w:delText>
        </w:r>
        <w:r w:rsidDel="00C112DA">
          <w:rPr>
            <w:rFonts w:ascii="Georgia" w:eastAsia="Georgia" w:hAnsi="Georgia" w:cs="Georgia"/>
            <w:color w:val="FF0000"/>
            <w:sz w:val="19"/>
            <w:szCs w:val="19"/>
          </w:rPr>
          <w:delText>our</w:delText>
        </w:r>
        <w:r w:rsidDel="00C112DA">
          <w:rPr>
            <w:rFonts w:ascii="Georgia" w:eastAsia="Georgia" w:hAnsi="Georgia" w:cs="Georgia"/>
            <w:color w:val="FF0000"/>
            <w:spacing w:val="21"/>
            <w:sz w:val="19"/>
            <w:szCs w:val="19"/>
          </w:rPr>
          <w:delText xml:space="preserve"> </w:delText>
        </w:r>
        <w:r w:rsidDel="00C112DA">
          <w:rPr>
            <w:rFonts w:ascii="Georgia" w:eastAsia="Georgia" w:hAnsi="Georgia" w:cs="Georgia"/>
            <w:color w:val="FF0000"/>
            <w:sz w:val="19"/>
            <w:szCs w:val="19"/>
          </w:rPr>
          <w:delText>home</w:delText>
        </w:r>
        <w:r w:rsidDel="00C112DA">
          <w:rPr>
            <w:rFonts w:ascii="Georgia" w:eastAsia="Georgia" w:hAnsi="Georgia" w:cs="Georgia"/>
            <w:color w:val="FF0000"/>
            <w:spacing w:val="24"/>
            <w:sz w:val="19"/>
            <w:szCs w:val="19"/>
          </w:rPr>
          <w:delText xml:space="preserve"> </w:delText>
        </w:r>
        <w:r w:rsidDel="00C112DA">
          <w:rPr>
            <w:rFonts w:ascii="Georgia" w:eastAsia="Georgia" w:hAnsi="Georgia" w:cs="Georgia"/>
            <w:color w:val="FF0000"/>
            <w:sz w:val="19"/>
            <w:szCs w:val="19"/>
          </w:rPr>
          <w:delText>institutions</w:delText>
        </w:r>
        <w:r w:rsidDel="00C112DA">
          <w:rPr>
            <w:rFonts w:ascii="Georgia" w:eastAsia="Georgia" w:hAnsi="Georgia" w:cs="Georgia"/>
            <w:color w:val="FF0000"/>
            <w:spacing w:val="34"/>
            <w:sz w:val="19"/>
            <w:szCs w:val="19"/>
          </w:rPr>
          <w:delText xml:space="preserve"> </w:delText>
        </w:r>
        <w:r w:rsidDel="00C112DA">
          <w:rPr>
            <w:rFonts w:ascii="Georgia" w:eastAsia="Georgia" w:hAnsi="Georgia" w:cs="Georgia"/>
            <w:color w:val="FF0000"/>
            <w:sz w:val="19"/>
            <w:szCs w:val="19"/>
          </w:rPr>
          <w:delText>who</w:delText>
        </w:r>
        <w:r w:rsidDel="00C112DA">
          <w:rPr>
            <w:rFonts w:ascii="Georgia" w:eastAsia="Georgia" w:hAnsi="Georgia" w:cs="Georgia"/>
            <w:color w:val="FF0000"/>
            <w:spacing w:val="22"/>
            <w:sz w:val="19"/>
            <w:szCs w:val="19"/>
          </w:rPr>
          <w:delText xml:space="preserve"> </w:delText>
        </w:r>
        <w:r w:rsidDel="00C112DA">
          <w:rPr>
            <w:rFonts w:ascii="Georgia" w:eastAsia="Georgia" w:hAnsi="Georgia" w:cs="Georgia"/>
            <w:color w:val="FF0000"/>
            <w:sz w:val="19"/>
            <w:szCs w:val="19"/>
          </w:rPr>
          <w:delText>are</w:delText>
        </w:r>
        <w:r w:rsidDel="00C112DA">
          <w:rPr>
            <w:rFonts w:ascii="Georgia" w:eastAsia="Georgia" w:hAnsi="Georgia" w:cs="Georgia"/>
            <w:color w:val="FF0000"/>
            <w:spacing w:val="20"/>
            <w:sz w:val="19"/>
            <w:szCs w:val="19"/>
          </w:rPr>
          <w:delText xml:space="preserve"> </w:delText>
        </w:r>
        <w:r w:rsidDel="00C112DA">
          <w:rPr>
            <w:rFonts w:ascii="Georgia" w:eastAsia="Georgia" w:hAnsi="Georgia" w:cs="Georgia"/>
            <w:color w:val="FF0000"/>
            <w:sz w:val="19"/>
            <w:szCs w:val="19"/>
          </w:rPr>
          <w:delText>familiar</w:delText>
        </w:r>
        <w:r w:rsidDel="00C112DA">
          <w:rPr>
            <w:rFonts w:ascii="Georgia" w:eastAsia="Georgia" w:hAnsi="Georgia" w:cs="Georgia"/>
            <w:color w:val="FF0000"/>
            <w:spacing w:val="28"/>
            <w:sz w:val="19"/>
            <w:szCs w:val="19"/>
          </w:rPr>
          <w:delText xml:space="preserve"> </w:delText>
        </w:r>
        <w:r w:rsidDel="00C112DA">
          <w:rPr>
            <w:rFonts w:ascii="Georgia" w:eastAsia="Georgia" w:hAnsi="Georgia" w:cs="Georgia"/>
            <w:color w:val="FF0000"/>
            <w:sz w:val="19"/>
            <w:szCs w:val="19"/>
          </w:rPr>
          <w:delText>with</w:delText>
        </w:r>
        <w:r w:rsidDel="00C112DA">
          <w:rPr>
            <w:rFonts w:ascii="Georgia" w:eastAsia="Georgia" w:hAnsi="Georgia" w:cs="Georgia"/>
            <w:color w:val="FF0000"/>
            <w:spacing w:val="22"/>
            <w:sz w:val="19"/>
            <w:szCs w:val="19"/>
          </w:rPr>
          <w:delText xml:space="preserve"> </w:delText>
        </w:r>
        <w:r w:rsidDel="00C112DA">
          <w:rPr>
            <w:rFonts w:ascii="Georgia" w:eastAsia="Georgia" w:hAnsi="Georgia" w:cs="Georgia"/>
            <w:color w:val="FF0000"/>
            <w:sz w:val="19"/>
            <w:szCs w:val="19"/>
          </w:rPr>
          <w:delText>our</w:delText>
        </w:r>
        <w:r w:rsidDel="00C112DA">
          <w:rPr>
            <w:rFonts w:ascii="Georgia" w:eastAsia="Georgia" w:hAnsi="Georgia" w:cs="Georgia"/>
            <w:color w:val="FF0000"/>
            <w:spacing w:val="21"/>
            <w:sz w:val="19"/>
            <w:szCs w:val="19"/>
          </w:rPr>
          <w:delText xml:space="preserve"> </w:delText>
        </w:r>
        <w:r w:rsidDel="00C112DA">
          <w:rPr>
            <w:rFonts w:ascii="Georgia" w:eastAsia="Georgia" w:hAnsi="Georgia" w:cs="Georgia"/>
            <w:color w:val="FF0000"/>
            <w:sz w:val="19"/>
            <w:szCs w:val="19"/>
          </w:rPr>
          <w:delText>work</w:delText>
        </w:r>
        <w:r w:rsidDel="00C112DA">
          <w:rPr>
            <w:rFonts w:ascii="Georgia" w:eastAsia="Georgia" w:hAnsi="Georgia" w:cs="Georgia"/>
            <w:color w:val="FF0000"/>
            <w:spacing w:val="23"/>
            <w:sz w:val="19"/>
            <w:szCs w:val="19"/>
          </w:rPr>
          <w:delText xml:space="preserve"> </w:delText>
        </w:r>
        <w:r w:rsidDel="00C112DA">
          <w:rPr>
            <w:rFonts w:ascii="Georgia" w:eastAsia="Georgia" w:hAnsi="Georgia" w:cs="Georgia"/>
            <w:color w:val="FF0000"/>
            <w:sz w:val="19"/>
            <w:szCs w:val="19"/>
          </w:rPr>
          <w:delText>and</w:delText>
        </w:r>
        <w:r w:rsidDel="00C112DA">
          <w:rPr>
            <w:rFonts w:ascii="Georgia" w:eastAsia="Georgia" w:hAnsi="Georgia" w:cs="Georgia"/>
            <w:color w:val="FF0000"/>
            <w:spacing w:val="21"/>
            <w:sz w:val="19"/>
            <w:szCs w:val="19"/>
          </w:rPr>
          <w:delText xml:space="preserve"> </w:delText>
        </w:r>
        <w:r w:rsidDel="00C112DA">
          <w:rPr>
            <w:rFonts w:ascii="Georgia" w:eastAsia="Georgia" w:hAnsi="Georgia" w:cs="Georgia"/>
            <w:color w:val="FF0000"/>
            <w:sz w:val="19"/>
            <w:szCs w:val="19"/>
          </w:rPr>
          <w:delText>who</w:delText>
        </w:r>
        <w:r w:rsidDel="00C112DA">
          <w:rPr>
            <w:rFonts w:ascii="Georgia" w:eastAsia="Georgia" w:hAnsi="Georgia" w:cs="Georgia"/>
            <w:color w:val="FF0000"/>
            <w:spacing w:val="22"/>
            <w:sz w:val="19"/>
            <w:szCs w:val="19"/>
          </w:rPr>
          <w:delText xml:space="preserve"> </w:delText>
        </w:r>
        <w:r w:rsidDel="00C112DA">
          <w:rPr>
            <w:rFonts w:ascii="Georgia" w:eastAsia="Georgia" w:hAnsi="Georgia" w:cs="Georgia"/>
            <w:color w:val="FF0000"/>
            <w:sz w:val="19"/>
            <w:szCs w:val="19"/>
          </w:rPr>
          <w:delText>will</w:delText>
        </w:r>
        <w:r w:rsidDel="00C112DA">
          <w:rPr>
            <w:rFonts w:ascii="Georgia" w:eastAsia="Georgia" w:hAnsi="Georgia" w:cs="Georgia"/>
            <w:color w:val="FF0000"/>
            <w:spacing w:val="21"/>
            <w:sz w:val="19"/>
            <w:szCs w:val="19"/>
          </w:rPr>
          <w:delText xml:space="preserve"> </w:delText>
        </w:r>
        <w:r w:rsidDel="00C112DA">
          <w:rPr>
            <w:rFonts w:ascii="Georgia" w:eastAsia="Georgia" w:hAnsi="Georgia" w:cs="Georgia"/>
            <w:color w:val="FF0000"/>
            <w:sz w:val="19"/>
            <w:szCs w:val="19"/>
          </w:rPr>
          <w:delText>provide</w:delText>
        </w:r>
        <w:r w:rsidDel="00C112DA">
          <w:rPr>
            <w:rFonts w:ascii="Georgia" w:eastAsia="Georgia" w:hAnsi="Georgia" w:cs="Georgia"/>
            <w:color w:val="FF0000"/>
            <w:spacing w:val="28"/>
            <w:sz w:val="19"/>
            <w:szCs w:val="19"/>
          </w:rPr>
          <w:delText xml:space="preserve"> </w:delText>
        </w:r>
        <w:r w:rsidDel="00C112DA">
          <w:rPr>
            <w:rFonts w:ascii="Georgia" w:eastAsia="Georgia" w:hAnsi="Georgia" w:cs="Georgia"/>
            <w:color w:val="FF0000"/>
            <w:w w:val="102"/>
            <w:sz w:val="19"/>
            <w:szCs w:val="19"/>
          </w:rPr>
          <w:delText xml:space="preserve">feedback </w:delText>
        </w:r>
        <w:r w:rsidDel="00C112DA">
          <w:rPr>
            <w:rFonts w:ascii="Georgia" w:eastAsia="Georgia" w:hAnsi="Georgia" w:cs="Georgia"/>
            <w:color w:val="FF0000"/>
            <w:sz w:val="19"/>
            <w:szCs w:val="19"/>
          </w:rPr>
          <w:delText>based</w:delText>
        </w:r>
        <w:r w:rsidDel="00C112DA">
          <w:rPr>
            <w:rFonts w:ascii="Georgia" w:eastAsia="Georgia" w:hAnsi="Georgia" w:cs="Georgia"/>
            <w:color w:val="FF0000"/>
            <w:spacing w:val="18"/>
            <w:sz w:val="19"/>
            <w:szCs w:val="19"/>
          </w:rPr>
          <w:delText xml:space="preserve"> </w:delText>
        </w:r>
        <w:r w:rsidDel="00C112DA">
          <w:rPr>
            <w:rFonts w:ascii="Georgia" w:eastAsia="Georgia" w:hAnsi="Georgia" w:cs="Georgia"/>
            <w:color w:val="FF0000"/>
            <w:sz w:val="19"/>
            <w:szCs w:val="19"/>
          </w:rPr>
          <w:delText>on</w:delText>
        </w:r>
        <w:r w:rsidDel="00C112DA">
          <w:rPr>
            <w:rFonts w:ascii="Georgia" w:eastAsia="Georgia" w:hAnsi="Georgia" w:cs="Georgia"/>
            <w:color w:val="FF0000"/>
            <w:spacing w:val="12"/>
            <w:sz w:val="19"/>
            <w:szCs w:val="19"/>
          </w:rPr>
          <w:delText xml:space="preserve"> </w:delText>
        </w:r>
        <w:r w:rsidDel="00C112DA">
          <w:rPr>
            <w:rFonts w:ascii="Georgia" w:eastAsia="Georgia" w:hAnsi="Georgia" w:cs="Georgia"/>
            <w:color w:val="FF0000"/>
            <w:sz w:val="19"/>
            <w:szCs w:val="19"/>
          </w:rPr>
          <w:delText>their</w:delText>
        </w:r>
        <w:r w:rsidDel="00C112DA">
          <w:rPr>
            <w:rFonts w:ascii="Georgia" w:eastAsia="Georgia" w:hAnsi="Georgia" w:cs="Georgia"/>
            <w:color w:val="FF0000"/>
            <w:spacing w:val="16"/>
            <w:sz w:val="19"/>
            <w:szCs w:val="19"/>
          </w:rPr>
          <w:delText xml:space="preserve"> </w:delText>
        </w:r>
        <w:r w:rsidDel="00C112DA">
          <w:rPr>
            <w:rFonts w:ascii="Georgia" w:eastAsia="Georgia" w:hAnsi="Georgia" w:cs="Georgia"/>
            <w:color w:val="FF0000"/>
            <w:sz w:val="19"/>
            <w:szCs w:val="19"/>
          </w:rPr>
          <w:delText>interaction</w:delText>
        </w:r>
        <w:r w:rsidDel="00C112DA">
          <w:rPr>
            <w:rFonts w:ascii="Georgia" w:eastAsia="Georgia" w:hAnsi="Georgia" w:cs="Georgia"/>
            <w:color w:val="FF0000"/>
            <w:spacing w:val="26"/>
            <w:sz w:val="19"/>
            <w:szCs w:val="19"/>
          </w:rPr>
          <w:delText xml:space="preserve"> </w:delText>
        </w:r>
        <w:r w:rsidDel="00C112DA">
          <w:rPr>
            <w:rFonts w:ascii="Georgia" w:eastAsia="Georgia" w:hAnsi="Georgia" w:cs="Georgia"/>
            <w:color w:val="FF0000"/>
            <w:sz w:val="19"/>
            <w:szCs w:val="19"/>
          </w:rPr>
          <w:delText>with</w:delText>
        </w:r>
        <w:r w:rsidDel="00C112DA">
          <w:rPr>
            <w:rFonts w:ascii="Georgia" w:eastAsia="Georgia" w:hAnsi="Georgia" w:cs="Georgia"/>
            <w:color w:val="FF0000"/>
            <w:spacing w:val="15"/>
            <w:sz w:val="19"/>
            <w:szCs w:val="19"/>
          </w:rPr>
          <w:delText xml:space="preserve"> </w:delText>
        </w:r>
        <w:r w:rsidDel="00C112DA">
          <w:rPr>
            <w:rFonts w:ascii="Georgia" w:eastAsia="Georgia" w:hAnsi="Georgia" w:cs="Georgia"/>
            <w:color w:val="FF0000"/>
            <w:sz w:val="19"/>
            <w:szCs w:val="19"/>
          </w:rPr>
          <w:delText>beta</w:delText>
        </w:r>
        <w:r w:rsidDel="00C112DA">
          <w:rPr>
            <w:rFonts w:ascii="Georgia" w:eastAsia="Georgia" w:hAnsi="Georgia" w:cs="Georgia"/>
            <w:color w:val="FF0000"/>
            <w:spacing w:val="15"/>
            <w:sz w:val="19"/>
            <w:szCs w:val="19"/>
          </w:rPr>
          <w:delText xml:space="preserve"> </w:delText>
        </w:r>
        <w:r w:rsidDel="00C112DA">
          <w:rPr>
            <w:rFonts w:ascii="Georgia" w:eastAsia="Georgia" w:hAnsi="Georgia" w:cs="Georgia"/>
            <w:color w:val="FF0000"/>
            <w:sz w:val="19"/>
            <w:szCs w:val="19"/>
          </w:rPr>
          <w:delText>releases</w:delText>
        </w:r>
        <w:r w:rsidDel="00C112DA">
          <w:rPr>
            <w:rFonts w:ascii="Georgia" w:eastAsia="Georgia" w:hAnsi="Georgia" w:cs="Georgia"/>
            <w:color w:val="FF0000"/>
            <w:spacing w:val="21"/>
            <w:sz w:val="19"/>
            <w:szCs w:val="19"/>
          </w:rPr>
          <w:delText xml:space="preserve"> </w:delText>
        </w:r>
        <w:r w:rsidDel="00C112DA">
          <w:rPr>
            <w:rFonts w:ascii="Georgia" w:eastAsia="Georgia" w:hAnsi="Georgia" w:cs="Georgia"/>
            <w:color w:val="FF0000"/>
            <w:sz w:val="19"/>
            <w:szCs w:val="19"/>
          </w:rPr>
          <w:delText>of</w:delText>
        </w:r>
        <w:r w:rsidDel="00C112DA">
          <w:rPr>
            <w:rFonts w:ascii="Georgia" w:eastAsia="Georgia" w:hAnsi="Georgia" w:cs="Georgia"/>
            <w:color w:val="FF0000"/>
            <w:spacing w:val="11"/>
            <w:sz w:val="19"/>
            <w:szCs w:val="19"/>
          </w:rPr>
          <w:delText xml:space="preserve"> </w:delText>
        </w:r>
        <w:r w:rsidDel="00C112DA">
          <w:rPr>
            <w:rFonts w:ascii="Georgia" w:eastAsia="Georgia" w:hAnsi="Georgia" w:cs="Georgia"/>
            <w:color w:val="FF0000"/>
            <w:sz w:val="19"/>
            <w:szCs w:val="19"/>
          </w:rPr>
          <w:delText>the</w:delText>
        </w:r>
        <w:r w:rsidDel="00C112DA">
          <w:rPr>
            <w:rFonts w:ascii="Georgia" w:eastAsia="Georgia" w:hAnsi="Georgia" w:cs="Georgia"/>
            <w:color w:val="FF0000"/>
            <w:spacing w:val="13"/>
            <w:sz w:val="19"/>
            <w:szCs w:val="19"/>
          </w:rPr>
          <w:delText xml:space="preserve"> </w:delText>
        </w:r>
        <w:r w:rsidDel="00C112DA">
          <w:rPr>
            <w:rFonts w:ascii="Georgia" w:eastAsia="Georgia" w:hAnsi="Georgia" w:cs="Georgia"/>
            <w:color w:val="FF0000"/>
            <w:sz w:val="19"/>
            <w:szCs w:val="19"/>
          </w:rPr>
          <w:delText xml:space="preserve">platform. </w:delText>
        </w:r>
        <w:r w:rsidDel="00C112DA">
          <w:rPr>
            <w:rFonts w:ascii="Georgia" w:eastAsia="Georgia" w:hAnsi="Georgia" w:cs="Georgia"/>
            <w:color w:val="FF0000"/>
            <w:spacing w:val="7"/>
            <w:sz w:val="19"/>
            <w:szCs w:val="19"/>
          </w:rPr>
          <w:delText xml:space="preserve"> </w:delText>
        </w:r>
      </w:del>
      <w:r>
        <w:rPr>
          <w:rFonts w:ascii="Georgia" w:eastAsia="Georgia" w:hAnsi="Georgia" w:cs="Georgia"/>
          <w:color w:val="FF0000"/>
          <w:sz w:val="19"/>
          <w:szCs w:val="19"/>
        </w:rPr>
        <w:t>Tutorial</w:t>
      </w:r>
      <w:r>
        <w:rPr>
          <w:rFonts w:ascii="Georgia" w:eastAsia="Georgia" w:hAnsi="Georgia" w:cs="Georgia"/>
          <w:color w:val="FF0000"/>
          <w:spacing w:val="22"/>
          <w:sz w:val="19"/>
          <w:szCs w:val="19"/>
        </w:rPr>
        <w:t xml:space="preserve"> </w:t>
      </w:r>
      <w:r>
        <w:rPr>
          <w:rFonts w:ascii="Georgia" w:eastAsia="Georgia" w:hAnsi="Georgia" w:cs="Georgia"/>
          <w:color w:val="FF0000"/>
          <w:sz w:val="19"/>
          <w:szCs w:val="19"/>
        </w:rPr>
        <w:t>materials,</w:t>
      </w:r>
      <w:r>
        <w:rPr>
          <w:rFonts w:ascii="Georgia" w:eastAsia="Georgia" w:hAnsi="Georgia" w:cs="Georgia"/>
          <w:color w:val="FF0000"/>
          <w:spacing w:val="26"/>
          <w:sz w:val="19"/>
          <w:szCs w:val="19"/>
        </w:rPr>
        <w:t xml:space="preserve"> </w:t>
      </w:r>
      <w:r>
        <w:rPr>
          <w:rFonts w:ascii="Georgia" w:eastAsia="Georgia" w:hAnsi="Georgia" w:cs="Georgia"/>
          <w:color w:val="FF0000"/>
          <w:sz w:val="19"/>
          <w:szCs w:val="19"/>
        </w:rPr>
        <w:t>data,</w:t>
      </w:r>
      <w:r>
        <w:rPr>
          <w:rFonts w:ascii="Georgia" w:eastAsia="Georgia" w:hAnsi="Georgia" w:cs="Georgia"/>
          <w:color w:val="FF0000"/>
          <w:spacing w:val="17"/>
          <w:sz w:val="19"/>
          <w:szCs w:val="19"/>
        </w:rPr>
        <w:t xml:space="preserve"> </w:t>
      </w:r>
      <w:r>
        <w:rPr>
          <w:rFonts w:ascii="Georgia" w:eastAsia="Georgia" w:hAnsi="Georgia" w:cs="Georgia"/>
          <w:color w:val="FF0000"/>
          <w:sz w:val="19"/>
          <w:szCs w:val="19"/>
        </w:rPr>
        <w:t>and</w:t>
      </w:r>
      <w:r>
        <w:rPr>
          <w:rFonts w:ascii="Georgia" w:eastAsia="Georgia" w:hAnsi="Georgia" w:cs="Georgia"/>
          <w:color w:val="FF0000"/>
          <w:spacing w:val="14"/>
          <w:sz w:val="19"/>
          <w:szCs w:val="19"/>
        </w:rPr>
        <w:t xml:space="preserve"> </w:t>
      </w:r>
      <w:r>
        <w:rPr>
          <w:rFonts w:ascii="Georgia" w:eastAsia="Georgia" w:hAnsi="Georgia" w:cs="Georgia"/>
          <w:color w:val="FF0000"/>
          <w:sz w:val="19"/>
          <w:szCs w:val="19"/>
        </w:rPr>
        <w:t>example</w:t>
      </w:r>
      <w:r>
        <w:rPr>
          <w:rFonts w:ascii="Georgia" w:eastAsia="Georgia" w:hAnsi="Georgia" w:cs="Georgia"/>
          <w:color w:val="FF0000"/>
          <w:spacing w:val="22"/>
          <w:sz w:val="19"/>
          <w:szCs w:val="19"/>
        </w:rPr>
        <w:t xml:space="preserve"> </w:t>
      </w:r>
      <w:r>
        <w:rPr>
          <w:rFonts w:ascii="Georgia" w:eastAsia="Georgia" w:hAnsi="Georgia" w:cs="Georgia"/>
          <w:color w:val="FF0000"/>
          <w:sz w:val="19"/>
          <w:szCs w:val="19"/>
        </w:rPr>
        <w:t>scripts</w:t>
      </w:r>
      <w:r>
        <w:rPr>
          <w:rFonts w:ascii="Georgia" w:eastAsia="Georgia" w:hAnsi="Georgia" w:cs="Georgia"/>
          <w:color w:val="FF0000"/>
          <w:spacing w:val="19"/>
          <w:sz w:val="19"/>
          <w:szCs w:val="19"/>
        </w:rPr>
        <w:t xml:space="preserve"> </w:t>
      </w:r>
      <w:r>
        <w:rPr>
          <w:rFonts w:ascii="Georgia" w:eastAsia="Georgia" w:hAnsi="Georgia" w:cs="Georgia"/>
          <w:color w:val="000000"/>
          <w:sz w:val="19"/>
          <w:szCs w:val="19"/>
        </w:rPr>
        <w:t>drawn</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from</w:t>
      </w:r>
      <w:r>
        <w:rPr>
          <w:rFonts w:ascii="Georgia" w:eastAsia="Georgia" w:hAnsi="Georgia" w:cs="Georgia"/>
          <w:color w:val="000000"/>
          <w:spacing w:val="16"/>
          <w:sz w:val="19"/>
          <w:szCs w:val="19"/>
        </w:rPr>
        <w:t xml:space="preserve"> </w:t>
      </w:r>
      <w:r>
        <w:rPr>
          <w:rFonts w:ascii="Georgia" w:eastAsia="Georgia" w:hAnsi="Georgia" w:cs="Georgia"/>
          <w:color w:val="000000"/>
          <w:w w:val="102"/>
          <w:sz w:val="19"/>
          <w:szCs w:val="19"/>
        </w:rPr>
        <w:t xml:space="preserve">these </w:t>
      </w:r>
      <w:del w:id="75" w:author="James Gee" w:date="2016-07-20T10:12:00Z">
        <w:r w:rsidDel="00C112DA">
          <w:rPr>
            <w:rFonts w:ascii="Georgia" w:eastAsia="Georgia" w:hAnsi="Georgia" w:cs="Georgia"/>
            <w:color w:val="000000"/>
            <w:sz w:val="19"/>
            <w:szCs w:val="19"/>
          </w:rPr>
          <w:delText>experiences</w:delText>
        </w:r>
        <w:r w:rsidDel="00C112DA">
          <w:rPr>
            <w:rFonts w:ascii="Georgia" w:eastAsia="Georgia" w:hAnsi="Georgia" w:cs="Georgia"/>
            <w:color w:val="000000"/>
            <w:spacing w:val="28"/>
            <w:sz w:val="19"/>
            <w:szCs w:val="19"/>
          </w:rPr>
          <w:delText xml:space="preserve"> </w:delText>
        </w:r>
      </w:del>
      <w:ins w:id="76" w:author="James Gee" w:date="2016-07-20T10:12:00Z">
        <w:r w:rsidR="00C112DA">
          <w:rPr>
            <w:rFonts w:ascii="Georgia" w:eastAsia="Georgia" w:hAnsi="Georgia" w:cs="Georgia"/>
            <w:color w:val="000000"/>
            <w:sz w:val="19"/>
            <w:szCs w:val="19"/>
          </w:rPr>
          <w:t>studies</w:t>
        </w:r>
        <w:r w:rsidR="00C112DA">
          <w:rPr>
            <w:rFonts w:ascii="Georgia" w:eastAsia="Georgia" w:hAnsi="Georgia" w:cs="Georgia"/>
            <w:color w:val="000000"/>
            <w:spacing w:val="28"/>
            <w:sz w:val="19"/>
            <w:szCs w:val="19"/>
          </w:rPr>
          <w:t xml:space="preserve"> </w:t>
        </w:r>
      </w:ins>
      <w:r>
        <w:rPr>
          <w:rFonts w:ascii="Georgia" w:eastAsia="Georgia" w:hAnsi="Georgia" w:cs="Georgia"/>
          <w:color w:val="000000"/>
          <w:sz w:val="19"/>
          <w:szCs w:val="19"/>
        </w:rPr>
        <w:t>will</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be</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provided</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to</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public</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for</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any</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interested</w:t>
      </w:r>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researcher</w:t>
      </w:r>
      <w:r>
        <w:rPr>
          <w:rFonts w:ascii="Georgia" w:eastAsia="Georgia" w:hAnsi="Georgia" w:cs="Georgia"/>
          <w:color w:val="000000"/>
          <w:spacing w:val="26"/>
          <w:sz w:val="19"/>
          <w:szCs w:val="19"/>
        </w:rPr>
        <w:t xml:space="preserve"> </w:t>
      </w:r>
      <w:r>
        <w:rPr>
          <w:rFonts w:ascii="Georgia" w:eastAsia="Georgia" w:hAnsi="Georgia" w:cs="Georgia"/>
          <w:color w:val="000000"/>
          <w:sz w:val="19"/>
          <w:szCs w:val="19"/>
        </w:rPr>
        <w:t>to</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apply</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to</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their</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own</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data.</w:t>
      </w:r>
      <w:r>
        <w:rPr>
          <w:rFonts w:ascii="Georgia" w:eastAsia="Georgia" w:hAnsi="Georgia" w:cs="Georgia"/>
          <w:color w:val="000000"/>
          <w:spacing w:val="45"/>
          <w:sz w:val="19"/>
          <w:szCs w:val="19"/>
        </w:rPr>
        <w:t xml:space="preserve"> </w:t>
      </w:r>
      <w:del w:id="77" w:author="James Gee" w:date="2016-07-20T10:13:00Z">
        <w:r w:rsidDel="00C112DA">
          <w:rPr>
            <w:rFonts w:ascii="Georgia" w:eastAsia="Georgia" w:hAnsi="Georgia" w:cs="Georgia"/>
            <w:color w:val="000000"/>
            <w:sz w:val="19"/>
            <w:szCs w:val="19"/>
          </w:rPr>
          <w:delText>Given</w:delText>
        </w:r>
        <w:r w:rsidDel="00C112DA">
          <w:rPr>
            <w:rFonts w:ascii="Georgia" w:eastAsia="Georgia" w:hAnsi="Georgia" w:cs="Georgia"/>
            <w:color w:val="000000"/>
            <w:spacing w:val="18"/>
            <w:sz w:val="19"/>
            <w:szCs w:val="19"/>
          </w:rPr>
          <w:delText xml:space="preserve"> </w:delText>
        </w:r>
        <w:r w:rsidDel="00C112DA">
          <w:rPr>
            <w:rFonts w:ascii="Georgia" w:eastAsia="Georgia" w:hAnsi="Georgia" w:cs="Georgia"/>
            <w:color w:val="000000"/>
            <w:sz w:val="19"/>
            <w:szCs w:val="19"/>
          </w:rPr>
          <w:delText>the</w:delText>
        </w:r>
        <w:r w:rsidDel="00C112DA">
          <w:rPr>
            <w:rFonts w:ascii="Georgia" w:eastAsia="Georgia" w:hAnsi="Georgia" w:cs="Georgia"/>
            <w:color w:val="000000"/>
            <w:spacing w:val="13"/>
            <w:sz w:val="19"/>
            <w:szCs w:val="19"/>
          </w:rPr>
          <w:delText xml:space="preserve"> </w:delText>
        </w:r>
        <w:r w:rsidDel="00C112DA">
          <w:rPr>
            <w:rFonts w:ascii="Georgia" w:eastAsia="Georgia" w:hAnsi="Georgia" w:cs="Georgia"/>
            <w:color w:val="000000"/>
            <w:sz w:val="19"/>
            <w:szCs w:val="19"/>
          </w:rPr>
          <w:delText>different</w:delText>
        </w:r>
        <w:r w:rsidDel="00C112DA">
          <w:rPr>
            <w:rFonts w:ascii="Georgia" w:eastAsia="Georgia" w:hAnsi="Georgia" w:cs="Georgia"/>
            <w:color w:val="000000"/>
            <w:spacing w:val="23"/>
            <w:sz w:val="19"/>
            <w:szCs w:val="19"/>
          </w:rPr>
          <w:delText xml:space="preserve"> </w:delText>
        </w:r>
        <w:r w:rsidDel="00C112DA">
          <w:rPr>
            <w:rFonts w:ascii="Georgia" w:eastAsia="Georgia" w:hAnsi="Georgia" w:cs="Georgia"/>
            <w:color w:val="000000"/>
            <w:w w:val="102"/>
            <w:sz w:val="19"/>
            <w:szCs w:val="19"/>
          </w:rPr>
          <w:delText xml:space="preserve">image </w:delText>
        </w:r>
        <w:r w:rsidDel="00C112DA">
          <w:rPr>
            <w:rFonts w:ascii="Georgia" w:eastAsia="Georgia" w:hAnsi="Georgia" w:cs="Georgia"/>
            <w:color w:val="000000"/>
            <w:sz w:val="19"/>
            <w:szCs w:val="19"/>
          </w:rPr>
          <w:delText>acquisition</w:delText>
        </w:r>
        <w:r w:rsidDel="00C112DA">
          <w:rPr>
            <w:rFonts w:ascii="Georgia" w:eastAsia="Georgia" w:hAnsi="Georgia" w:cs="Georgia"/>
            <w:color w:val="000000"/>
            <w:spacing w:val="25"/>
            <w:sz w:val="19"/>
            <w:szCs w:val="19"/>
          </w:rPr>
          <w:delText xml:space="preserve"> </w:delText>
        </w:r>
        <w:r w:rsidDel="00C112DA">
          <w:rPr>
            <w:rFonts w:ascii="Georgia" w:eastAsia="Georgia" w:hAnsi="Georgia" w:cs="Georgia"/>
            <w:color w:val="000000"/>
            <w:sz w:val="19"/>
            <w:szCs w:val="19"/>
          </w:rPr>
          <w:delText>sources,</w:delText>
        </w:r>
        <w:r w:rsidDel="00C112DA">
          <w:rPr>
            <w:rFonts w:ascii="Georgia" w:eastAsia="Georgia" w:hAnsi="Georgia" w:cs="Georgia"/>
            <w:color w:val="000000"/>
            <w:spacing w:val="21"/>
            <w:sz w:val="19"/>
            <w:szCs w:val="19"/>
          </w:rPr>
          <w:delText xml:space="preserve"> </w:delText>
        </w:r>
        <w:r w:rsidDel="00C112DA">
          <w:rPr>
            <w:rFonts w:ascii="Georgia" w:eastAsia="Georgia" w:hAnsi="Georgia" w:cs="Georgia"/>
            <w:color w:val="000000"/>
            <w:sz w:val="19"/>
            <w:szCs w:val="19"/>
          </w:rPr>
          <w:delText>this</w:delText>
        </w:r>
        <w:r w:rsidDel="00C112DA">
          <w:rPr>
            <w:rFonts w:ascii="Georgia" w:eastAsia="Georgia" w:hAnsi="Georgia" w:cs="Georgia"/>
            <w:color w:val="000000"/>
            <w:spacing w:val="12"/>
            <w:sz w:val="19"/>
            <w:szCs w:val="19"/>
          </w:rPr>
          <w:delText xml:space="preserve"> </w:delText>
        </w:r>
        <w:r w:rsidDel="00C112DA">
          <w:rPr>
            <w:rFonts w:ascii="Georgia" w:eastAsia="Georgia" w:hAnsi="Georgia" w:cs="Georgia"/>
            <w:color w:val="000000"/>
            <w:sz w:val="19"/>
            <w:szCs w:val="19"/>
          </w:rPr>
          <w:delText>strategy</w:delText>
        </w:r>
        <w:r w:rsidDel="00C112DA">
          <w:rPr>
            <w:rFonts w:ascii="Georgia" w:eastAsia="Georgia" w:hAnsi="Georgia" w:cs="Georgia"/>
            <w:color w:val="000000"/>
            <w:spacing w:val="19"/>
            <w:sz w:val="19"/>
            <w:szCs w:val="19"/>
          </w:rPr>
          <w:delText xml:space="preserve"> </w:delText>
        </w:r>
        <w:r w:rsidDel="00C112DA">
          <w:rPr>
            <w:rFonts w:ascii="Georgia" w:eastAsia="Georgia" w:hAnsi="Georgia" w:cs="Georgia"/>
            <w:color w:val="000000"/>
            <w:sz w:val="19"/>
            <w:szCs w:val="19"/>
          </w:rPr>
          <w:delText>should</w:delText>
        </w:r>
        <w:r w:rsidDel="00C112DA">
          <w:rPr>
            <w:rFonts w:ascii="Georgia" w:eastAsia="Georgia" w:hAnsi="Georgia" w:cs="Georgia"/>
            <w:color w:val="000000"/>
            <w:spacing w:val="17"/>
            <w:sz w:val="19"/>
            <w:szCs w:val="19"/>
          </w:rPr>
          <w:delText xml:space="preserve"> </w:delText>
        </w:r>
        <w:r w:rsidDel="00C112DA">
          <w:rPr>
            <w:rFonts w:ascii="Georgia" w:eastAsia="Georgia" w:hAnsi="Georgia" w:cs="Georgia"/>
            <w:color w:val="000000"/>
            <w:sz w:val="19"/>
            <w:szCs w:val="19"/>
          </w:rPr>
          <w:delText>also</w:delText>
        </w:r>
        <w:r w:rsidDel="00C112DA">
          <w:rPr>
            <w:rFonts w:ascii="Georgia" w:eastAsia="Georgia" w:hAnsi="Georgia" w:cs="Georgia"/>
            <w:color w:val="000000"/>
            <w:spacing w:val="13"/>
            <w:sz w:val="19"/>
            <w:szCs w:val="19"/>
          </w:rPr>
          <w:delText xml:space="preserve"> </w:delText>
        </w:r>
        <w:r w:rsidDel="00C112DA">
          <w:rPr>
            <w:rFonts w:ascii="Georgia" w:eastAsia="Georgia" w:hAnsi="Georgia" w:cs="Georgia"/>
            <w:color w:val="000000"/>
            <w:sz w:val="19"/>
            <w:szCs w:val="19"/>
          </w:rPr>
          <w:delText>demonstrate</w:delText>
        </w:r>
        <w:r w:rsidDel="00C112DA">
          <w:rPr>
            <w:rFonts w:ascii="Georgia" w:eastAsia="Georgia" w:hAnsi="Georgia" w:cs="Georgia"/>
            <w:color w:val="000000"/>
            <w:spacing w:val="27"/>
            <w:sz w:val="19"/>
            <w:szCs w:val="19"/>
          </w:rPr>
          <w:delText xml:space="preserve"> </w:delText>
        </w:r>
        <w:r w:rsidDel="00C112DA">
          <w:rPr>
            <w:rFonts w:ascii="Georgia" w:eastAsia="Georgia" w:hAnsi="Georgia" w:cs="Georgia"/>
            <w:color w:val="000000"/>
            <w:sz w:val="19"/>
            <w:szCs w:val="19"/>
          </w:rPr>
          <w:delText>the</w:delText>
        </w:r>
        <w:r w:rsidDel="00C112DA">
          <w:rPr>
            <w:rFonts w:ascii="Georgia" w:eastAsia="Georgia" w:hAnsi="Georgia" w:cs="Georgia"/>
            <w:color w:val="000000"/>
            <w:spacing w:val="11"/>
            <w:sz w:val="19"/>
            <w:szCs w:val="19"/>
          </w:rPr>
          <w:delText xml:space="preserve"> </w:delText>
        </w:r>
        <w:r w:rsidDel="00C112DA">
          <w:rPr>
            <w:rFonts w:ascii="Georgia" w:eastAsia="Georgia" w:hAnsi="Georgia" w:cs="Georgia"/>
            <w:color w:val="000000"/>
            <w:sz w:val="19"/>
            <w:szCs w:val="19"/>
          </w:rPr>
          <w:delText>robustness</w:delText>
        </w:r>
        <w:r w:rsidDel="00C112DA">
          <w:rPr>
            <w:rFonts w:ascii="Georgia" w:eastAsia="Georgia" w:hAnsi="Georgia" w:cs="Georgia"/>
            <w:color w:val="000000"/>
            <w:spacing w:val="24"/>
            <w:sz w:val="19"/>
            <w:szCs w:val="19"/>
          </w:rPr>
          <w:delText xml:space="preserve"> </w:delText>
        </w:r>
        <w:r w:rsidDel="00C112DA">
          <w:rPr>
            <w:rFonts w:ascii="Georgia" w:eastAsia="Georgia" w:hAnsi="Georgia" w:cs="Georgia"/>
            <w:color w:val="000000"/>
            <w:sz w:val="19"/>
            <w:szCs w:val="19"/>
          </w:rPr>
          <w:delText>of</w:delText>
        </w:r>
        <w:r w:rsidDel="00C112DA">
          <w:rPr>
            <w:rFonts w:ascii="Georgia" w:eastAsia="Georgia" w:hAnsi="Georgia" w:cs="Georgia"/>
            <w:color w:val="000000"/>
            <w:spacing w:val="9"/>
            <w:sz w:val="19"/>
            <w:szCs w:val="19"/>
          </w:rPr>
          <w:delText xml:space="preserve"> </w:delText>
        </w:r>
        <w:r w:rsidDel="00C112DA">
          <w:rPr>
            <w:rFonts w:ascii="Georgia" w:eastAsia="Georgia" w:hAnsi="Georgia" w:cs="Georgia"/>
            <w:color w:val="000000"/>
            <w:sz w:val="19"/>
            <w:szCs w:val="19"/>
          </w:rPr>
          <w:delText>our</w:delText>
        </w:r>
        <w:r w:rsidDel="00C112DA">
          <w:rPr>
            <w:rFonts w:ascii="Georgia" w:eastAsia="Georgia" w:hAnsi="Georgia" w:cs="Georgia"/>
            <w:color w:val="000000"/>
            <w:spacing w:val="12"/>
            <w:sz w:val="19"/>
            <w:szCs w:val="19"/>
          </w:rPr>
          <w:delText xml:space="preserve"> </w:delText>
        </w:r>
        <w:r w:rsidDel="00C112DA">
          <w:rPr>
            <w:rFonts w:ascii="Georgia" w:eastAsia="Georgia" w:hAnsi="Georgia" w:cs="Georgia"/>
            <w:color w:val="000000"/>
            <w:sz w:val="19"/>
            <w:szCs w:val="19"/>
          </w:rPr>
          <w:delText>tools.</w:delText>
        </w:r>
        <w:r w:rsidDel="00C112DA">
          <w:rPr>
            <w:rFonts w:ascii="Georgia" w:eastAsia="Georgia" w:hAnsi="Georgia" w:cs="Georgia"/>
            <w:color w:val="000000"/>
            <w:spacing w:val="40"/>
            <w:sz w:val="19"/>
            <w:szCs w:val="19"/>
          </w:rPr>
          <w:delText xml:space="preserve"> </w:delText>
        </w:r>
      </w:del>
      <w:r>
        <w:rPr>
          <w:rFonts w:ascii="Georgia" w:eastAsia="Georgia" w:hAnsi="Georgia" w:cs="Georgia"/>
          <w:color w:val="000000"/>
          <w:sz w:val="19"/>
          <w:szCs w:val="19"/>
        </w:rPr>
        <w:t>Any</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clinical</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findings</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9"/>
          <w:sz w:val="19"/>
          <w:szCs w:val="19"/>
        </w:rPr>
        <w:t xml:space="preserve"> </w:t>
      </w:r>
      <w:r>
        <w:rPr>
          <w:rFonts w:ascii="Georgia" w:eastAsia="Georgia" w:hAnsi="Georgia" w:cs="Georgia"/>
          <w:color w:val="000000"/>
          <w:sz w:val="19"/>
          <w:szCs w:val="19"/>
        </w:rPr>
        <w:t>interest</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will</w:t>
      </w:r>
      <w:r>
        <w:rPr>
          <w:rFonts w:ascii="Georgia" w:eastAsia="Georgia" w:hAnsi="Georgia" w:cs="Georgia"/>
          <w:color w:val="000000"/>
          <w:spacing w:val="12"/>
          <w:sz w:val="19"/>
          <w:szCs w:val="19"/>
        </w:rPr>
        <w:t xml:space="preserve"> </w:t>
      </w:r>
      <w:r>
        <w:rPr>
          <w:rFonts w:ascii="Georgia" w:eastAsia="Georgia" w:hAnsi="Georgia" w:cs="Georgia"/>
          <w:color w:val="000000"/>
          <w:w w:val="102"/>
          <w:sz w:val="19"/>
          <w:szCs w:val="19"/>
        </w:rPr>
        <w:t xml:space="preserve">be </w:t>
      </w:r>
      <w:r>
        <w:rPr>
          <w:rFonts w:ascii="Georgia" w:eastAsia="Georgia" w:hAnsi="Georgia" w:cs="Georgia"/>
          <w:color w:val="000000"/>
          <w:sz w:val="19"/>
          <w:szCs w:val="19"/>
        </w:rPr>
        <w:t>published</w:t>
      </w:r>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in</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traditional</w:t>
      </w:r>
      <w:r>
        <w:rPr>
          <w:rFonts w:ascii="Georgia" w:eastAsia="Georgia" w:hAnsi="Georgia" w:cs="Georgia"/>
          <w:color w:val="000000"/>
          <w:spacing w:val="26"/>
          <w:sz w:val="19"/>
          <w:szCs w:val="19"/>
        </w:rPr>
        <w:t xml:space="preserve"> </w:t>
      </w:r>
      <w:r>
        <w:rPr>
          <w:rFonts w:ascii="Georgia" w:eastAsia="Georgia" w:hAnsi="Georgia" w:cs="Georgia"/>
          <w:color w:val="000000"/>
          <w:sz w:val="19"/>
          <w:szCs w:val="19"/>
        </w:rPr>
        <w:t>venues</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(e.g.,</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 xml:space="preserve">Chest). </w:t>
      </w:r>
      <w:r>
        <w:rPr>
          <w:rFonts w:ascii="Georgia" w:eastAsia="Georgia" w:hAnsi="Georgia" w:cs="Georgia"/>
          <w:color w:val="000000"/>
          <w:spacing w:val="4"/>
          <w:sz w:val="19"/>
          <w:szCs w:val="19"/>
        </w:rPr>
        <w:t xml:space="preserve"> </w:t>
      </w:r>
      <w:r>
        <w:rPr>
          <w:rFonts w:ascii="Georgia" w:eastAsia="Georgia" w:hAnsi="Georgia" w:cs="Georgia"/>
          <w:color w:val="000000"/>
          <w:sz w:val="19"/>
          <w:szCs w:val="19"/>
        </w:rPr>
        <w:t>In</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addition,</w:t>
      </w:r>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we</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will</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provide</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all</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quantitative</w:t>
      </w:r>
      <w:r>
        <w:rPr>
          <w:rFonts w:ascii="Georgia" w:eastAsia="Georgia" w:hAnsi="Georgia" w:cs="Georgia"/>
          <w:color w:val="000000"/>
          <w:spacing w:val="28"/>
          <w:sz w:val="19"/>
          <w:szCs w:val="19"/>
        </w:rPr>
        <w:t xml:space="preserve"> </w:t>
      </w:r>
      <w:r>
        <w:rPr>
          <w:rFonts w:ascii="Georgia" w:eastAsia="Georgia" w:hAnsi="Georgia" w:cs="Georgia"/>
          <w:color w:val="000000"/>
          <w:sz w:val="19"/>
          <w:szCs w:val="19"/>
        </w:rPr>
        <w:t>analysis</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scripts</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as</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a</w:t>
      </w:r>
      <w:r>
        <w:rPr>
          <w:rFonts w:ascii="Georgia" w:eastAsia="Georgia" w:hAnsi="Georgia" w:cs="Georgia"/>
          <w:color w:val="000000"/>
          <w:spacing w:val="11"/>
          <w:sz w:val="19"/>
          <w:szCs w:val="19"/>
        </w:rPr>
        <w:t xml:space="preserve"> </w:t>
      </w:r>
      <w:r>
        <w:rPr>
          <w:rFonts w:ascii="Georgia" w:eastAsia="Georgia" w:hAnsi="Georgia" w:cs="Georgia"/>
          <w:color w:val="000000"/>
          <w:w w:val="102"/>
          <w:sz w:val="19"/>
          <w:szCs w:val="19"/>
        </w:rPr>
        <w:t xml:space="preserve">companion </w:t>
      </w:r>
      <w:r>
        <w:rPr>
          <w:rFonts w:ascii="Georgia" w:eastAsia="Georgia" w:hAnsi="Georgia" w:cs="Georgia"/>
          <w:color w:val="000000"/>
          <w:sz w:val="19"/>
          <w:szCs w:val="19"/>
        </w:rPr>
        <w:t>release</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for</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paper</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(e.g.,</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see</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previous</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similar</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offerings</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from</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our</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group</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[12,</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13]).</w:t>
      </w:r>
      <w:r>
        <w:rPr>
          <w:rFonts w:ascii="Georgia" w:eastAsia="Georgia" w:hAnsi="Georgia" w:cs="Georgia"/>
          <w:color w:val="000000"/>
          <w:spacing w:val="39"/>
          <w:sz w:val="19"/>
          <w:szCs w:val="19"/>
        </w:rPr>
        <w:t xml:space="preserve"> </w:t>
      </w:r>
      <w:r>
        <w:rPr>
          <w:rFonts w:ascii="Georgia" w:eastAsia="Georgia" w:hAnsi="Georgia" w:cs="Georgia"/>
          <w:color w:val="FF0000"/>
          <w:sz w:val="19"/>
          <w:szCs w:val="19"/>
        </w:rPr>
        <w:t>A</w:t>
      </w:r>
      <w:r>
        <w:rPr>
          <w:rFonts w:ascii="Georgia" w:eastAsia="Georgia" w:hAnsi="Georgia" w:cs="Georgia"/>
          <w:color w:val="FF0000"/>
          <w:spacing w:val="9"/>
          <w:sz w:val="19"/>
          <w:szCs w:val="19"/>
        </w:rPr>
        <w:t xml:space="preserve"> </w:t>
      </w:r>
      <w:proofErr w:type="gramStart"/>
      <w:r>
        <w:rPr>
          <w:rFonts w:ascii="Georgia" w:eastAsia="Georgia" w:hAnsi="Georgia" w:cs="Georgia"/>
          <w:color w:val="FF0000"/>
          <w:sz w:val="19"/>
          <w:szCs w:val="19"/>
        </w:rPr>
        <w:t>clinically-based</w:t>
      </w:r>
      <w:proofErr w:type="gramEnd"/>
      <w:r>
        <w:rPr>
          <w:rFonts w:ascii="Georgia" w:eastAsia="Georgia" w:hAnsi="Georgia" w:cs="Georgia"/>
          <w:color w:val="FF0000"/>
          <w:spacing w:val="32"/>
          <w:sz w:val="19"/>
          <w:szCs w:val="19"/>
        </w:rPr>
        <w:t xml:space="preserve"> </w:t>
      </w:r>
      <w:r>
        <w:rPr>
          <w:rFonts w:ascii="Georgia" w:eastAsia="Georgia" w:hAnsi="Georgia" w:cs="Georgia"/>
          <w:color w:val="FF0000"/>
          <w:sz w:val="19"/>
          <w:szCs w:val="19"/>
        </w:rPr>
        <w:t>evaluation</w:t>
      </w:r>
      <w:r>
        <w:rPr>
          <w:rFonts w:ascii="Georgia" w:eastAsia="Georgia" w:hAnsi="Georgia" w:cs="Georgia"/>
          <w:color w:val="FF0000"/>
          <w:spacing w:val="24"/>
          <w:sz w:val="19"/>
          <w:szCs w:val="19"/>
        </w:rPr>
        <w:t xml:space="preserve"> </w:t>
      </w:r>
      <w:r>
        <w:rPr>
          <w:rFonts w:ascii="Georgia" w:eastAsia="Georgia" w:hAnsi="Georgia" w:cs="Georgia"/>
          <w:color w:val="FF0000"/>
          <w:sz w:val="19"/>
          <w:szCs w:val="19"/>
        </w:rPr>
        <w:t>of</w:t>
      </w:r>
      <w:r>
        <w:rPr>
          <w:rFonts w:ascii="Georgia" w:eastAsia="Georgia" w:hAnsi="Georgia" w:cs="Georgia"/>
          <w:color w:val="FF0000"/>
          <w:spacing w:val="9"/>
          <w:sz w:val="19"/>
          <w:szCs w:val="19"/>
        </w:rPr>
        <w:t xml:space="preserve"> </w:t>
      </w:r>
      <w:r>
        <w:rPr>
          <w:rFonts w:ascii="Georgia" w:eastAsia="Georgia" w:hAnsi="Georgia" w:cs="Georgia"/>
          <w:color w:val="FF0000"/>
          <w:sz w:val="19"/>
          <w:szCs w:val="19"/>
        </w:rPr>
        <w:t>these</w:t>
      </w:r>
      <w:r>
        <w:rPr>
          <w:rFonts w:ascii="Georgia" w:eastAsia="Georgia" w:hAnsi="Georgia" w:cs="Georgia"/>
          <w:color w:val="FF0000"/>
          <w:spacing w:val="15"/>
          <w:sz w:val="19"/>
          <w:szCs w:val="19"/>
        </w:rPr>
        <w:t xml:space="preserve"> </w:t>
      </w:r>
      <w:r>
        <w:rPr>
          <w:rFonts w:ascii="Georgia" w:eastAsia="Georgia" w:hAnsi="Georgia" w:cs="Georgia"/>
          <w:color w:val="FF0000"/>
          <w:w w:val="102"/>
          <w:sz w:val="19"/>
          <w:szCs w:val="19"/>
        </w:rPr>
        <w:t xml:space="preserve">tools </w:t>
      </w:r>
      <w:r>
        <w:rPr>
          <w:rFonts w:ascii="Georgia" w:eastAsia="Georgia" w:hAnsi="Georgia" w:cs="Georgia"/>
          <w:color w:val="FF0000"/>
          <w:sz w:val="19"/>
          <w:szCs w:val="19"/>
        </w:rPr>
        <w:t>will</w:t>
      </w:r>
      <w:r>
        <w:rPr>
          <w:rFonts w:ascii="Georgia" w:eastAsia="Georgia" w:hAnsi="Georgia" w:cs="Georgia"/>
          <w:color w:val="FF0000"/>
          <w:spacing w:val="11"/>
          <w:sz w:val="19"/>
          <w:szCs w:val="19"/>
        </w:rPr>
        <w:t xml:space="preserve"> </w:t>
      </w:r>
      <w:r>
        <w:rPr>
          <w:rFonts w:ascii="Georgia" w:eastAsia="Georgia" w:hAnsi="Georgia" w:cs="Georgia"/>
          <w:color w:val="FF0000"/>
          <w:sz w:val="19"/>
          <w:szCs w:val="19"/>
        </w:rPr>
        <w:t>provide</w:t>
      </w:r>
      <w:r>
        <w:rPr>
          <w:rFonts w:ascii="Georgia" w:eastAsia="Georgia" w:hAnsi="Georgia" w:cs="Georgia"/>
          <w:color w:val="FF0000"/>
          <w:spacing w:val="18"/>
          <w:sz w:val="19"/>
          <w:szCs w:val="19"/>
        </w:rPr>
        <w:t xml:space="preserve"> </w:t>
      </w:r>
      <w:r>
        <w:rPr>
          <w:rFonts w:ascii="Georgia" w:eastAsia="Georgia" w:hAnsi="Georgia" w:cs="Georgia"/>
          <w:color w:val="FF0000"/>
          <w:sz w:val="19"/>
          <w:szCs w:val="19"/>
        </w:rPr>
        <w:t>insight</w:t>
      </w:r>
      <w:r>
        <w:rPr>
          <w:rFonts w:ascii="Georgia" w:eastAsia="Georgia" w:hAnsi="Georgia" w:cs="Georgia"/>
          <w:color w:val="FF0000"/>
          <w:spacing w:val="17"/>
          <w:sz w:val="19"/>
          <w:szCs w:val="19"/>
        </w:rPr>
        <w:t xml:space="preserve"> </w:t>
      </w:r>
      <w:r>
        <w:rPr>
          <w:rFonts w:ascii="Georgia" w:eastAsia="Georgia" w:hAnsi="Georgia" w:cs="Georgia"/>
          <w:color w:val="FF0000"/>
          <w:sz w:val="19"/>
          <w:szCs w:val="19"/>
        </w:rPr>
        <w:t>into</w:t>
      </w:r>
      <w:r>
        <w:rPr>
          <w:rFonts w:ascii="Georgia" w:eastAsia="Georgia" w:hAnsi="Georgia" w:cs="Georgia"/>
          <w:color w:val="FF0000"/>
          <w:spacing w:val="12"/>
          <w:sz w:val="19"/>
          <w:szCs w:val="19"/>
        </w:rPr>
        <w:t xml:space="preserve"> </w:t>
      </w:r>
      <w:r>
        <w:rPr>
          <w:rFonts w:ascii="Georgia" w:eastAsia="Georgia" w:hAnsi="Georgia" w:cs="Georgia"/>
          <w:color w:val="FF0000"/>
          <w:sz w:val="19"/>
          <w:szCs w:val="19"/>
        </w:rPr>
        <w:t>the</w:t>
      </w:r>
      <w:r>
        <w:rPr>
          <w:rFonts w:ascii="Georgia" w:eastAsia="Georgia" w:hAnsi="Georgia" w:cs="Georgia"/>
          <w:color w:val="FF0000"/>
          <w:spacing w:val="10"/>
          <w:sz w:val="19"/>
          <w:szCs w:val="19"/>
        </w:rPr>
        <w:t xml:space="preserve"> </w:t>
      </w:r>
      <w:r>
        <w:rPr>
          <w:rFonts w:ascii="Georgia" w:eastAsia="Georgia" w:hAnsi="Georgia" w:cs="Georgia"/>
          <w:color w:val="FF0000"/>
          <w:sz w:val="19"/>
          <w:szCs w:val="19"/>
        </w:rPr>
        <w:t>specifics</w:t>
      </w:r>
      <w:r>
        <w:rPr>
          <w:rFonts w:ascii="Georgia" w:eastAsia="Georgia" w:hAnsi="Georgia" w:cs="Georgia"/>
          <w:color w:val="FF0000"/>
          <w:spacing w:val="19"/>
          <w:sz w:val="19"/>
          <w:szCs w:val="19"/>
        </w:rPr>
        <w:t xml:space="preserve"> </w:t>
      </w:r>
      <w:r>
        <w:rPr>
          <w:rFonts w:ascii="Georgia" w:eastAsia="Georgia" w:hAnsi="Georgia" w:cs="Georgia"/>
          <w:color w:val="FF0000"/>
          <w:sz w:val="19"/>
          <w:szCs w:val="19"/>
        </w:rPr>
        <w:t>of</w:t>
      </w:r>
      <w:r>
        <w:rPr>
          <w:rFonts w:ascii="Georgia" w:eastAsia="Georgia" w:hAnsi="Georgia" w:cs="Georgia"/>
          <w:color w:val="FF0000"/>
          <w:spacing w:val="8"/>
          <w:sz w:val="19"/>
          <w:szCs w:val="19"/>
        </w:rPr>
        <w:t xml:space="preserve"> </w:t>
      </w:r>
      <w:r>
        <w:rPr>
          <w:rFonts w:ascii="Georgia" w:eastAsia="Georgia" w:hAnsi="Georgia" w:cs="Georgia"/>
          <w:color w:val="FF0000"/>
          <w:sz w:val="19"/>
          <w:szCs w:val="19"/>
        </w:rPr>
        <w:t>certain</w:t>
      </w:r>
      <w:r>
        <w:rPr>
          <w:rFonts w:ascii="Georgia" w:eastAsia="Georgia" w:hAnsi="Georgia" w:cs="Georgia"/>
          <w:color w:val="FF0000"/>
          <w:spacing w:val="17"/>
          <w:sz w:val="19"/>
          <w:szCs w:val="19"/>
        </w:rPr>
        <w:t xml:space="preserve"> </w:t>
      </w:r>
      <w:r>
        <w:rPr>
          <w:rFonts w:ascii="Georgia" w:eastAsia="Georgia" w:hAnsi="Georgia" w:cs="Georgia"/>
          <w:color w:val="FF0000"/>
          <w:sz w:val="19"/>
          <w:szCs w:val="19"/>
        </w:rPr>
        <w:t>pulmonary</w:t>
      </w:r>
      <w:r>
        <w:rPr>
          <w:rFonts w:ascii="Georgia" w:eastAsia="Georgia" w:hAnsi="Georgia" w:cs="Georgia"/>
          <w:color w:val="FF0000"/>
          <w:spacing w:val="23"/>
          <w:sz w:val="19"/>
          <w:szCs w:val="19"/>
        </w:rPr>
        <w:t xml:space="preserve"> </w:t>
      </w:r>
      <w:r>
        <w:rPr>
          <w:rFonts w:ascii="Georgia" w:eastAsia="Georgia" w:hAnsi="Georgia" w:cs="Georgia"/>
          <w:color w:val="FF0000"/>
          <w:sz w:val="19"/>
          <w:szCs w:val="19"/>
        </w:rPr>
        <w:t>pathologies</w:t>
      </w:r>
      <w:r>
        <w:rPr>
          <w:rFonts w:ascii="Georgia" w:eastAsia="Georgia" w:hAnsi="Georgia" w:cs="Georgia"/>
          <w:color w:val="FF0000"/>
          <w:spacing w:val="24"/>
          <w:sz w:val="19"/>
          <w:szCs w:val="19"/>
        </w:rPr>
        <w:t xml:space="preserve"> </w:t>
      </w:r>
      <w:r>
        <w:rPr>
          <w:rFonts w:ascii="Georgia" w:eastAsia="Georgia" w:hAnsi="Georgia" w:cs="Georgia"/>
          <w:color w:val="FF0000"/>
          <w:sz w:val="19"/>
          <w:szCs w:val="19"/>
        </w:rPr>
        <w:t>and</w:t>
      </w:r>
      <w:r>
        <w:rPr>
          <w:rFonts w:ascii="Georgia" w:eastAsia="Georgia" w:hAnsi="Georgia" w:cs="Georgia"/>
          <w:color w:val="FF0000"/>
          <w:spacing w:val="11"/>
          <w:sz w:val="19"/>
          <w:szCs w:val="19"/>
        </w:rPr>
        <w:t xml:space="preserve"> </w:t>
      </w:r>
      <w:r>
        <w:rPr>
          <w:rFonts w:ascii="Georgia" w:eastAsia="Georgia" w:hAnsi="Georgia" w:cs="Georgia"/>
          <w:color w:val="FF0000"/>
          <w:sz w:val="19"/>
          <w:szCs w:val="19"/>
        </w:rPr>
        <w:t>also</w:t>
      </w:r>
      <w:r>
        <w:rPr>
          <w:rFonts w:ascii="Georgia" w:eastAsia="Georgia" w:hAnsi="Georgia" w:cs="Georgia"/>
          <w:color w:val="FF0000"/>
          <w:spacing w:val="12"/>
          <w:sz w:val="19"/>
          <w:szCs w:val="19"/>
        </w:rPr>
        <w:t xml:space="preserve"> </w:t>
      </w:r>
      <w:r>
        <w:rPr>
          <w:rFonts w:ascii="Georgia" w:eastAsia="Georgia" w:hAnsi="Georgia" w:cs="Georgia"/>
          <w:color w:val="FF0000"/>
          <w:sz w:val="19"/>
          <w:szCs w:val="19"/>
        </w:rPr>
        <w:t>offer</w:t>
      </w:r>
      <w:r>
        <w:rPr>
          <w:rFonts w:ascii="Georgia" w:eastAsia="Georgia" w:hAnsi="Georgia" w:cs="Georgia"/>
          <w:color w:val="FF0000"/>
          <w:spacing w:val="13"/>
          <w:sz w:val="19"/>
          <w:szCs w:val="19"/>
        </w:rPr>
        <w:t xml:space="preserve"> </w:t>
      </w:r>
      <w:r>
        <w:rPr>
          <w:rFonts w:ascii="Georgia" w:eastAsia="Georgia" w:hAnsi="Georgia" w:cs="Georgia"/>
          <w:color w:val="FF0000"/>
          <w:sz w:val="19"/>
          <w:szCs w:val="19"/>
        </w:rPr>
        <w:t>a</w:t>
      </w:r>
      <w:r>
        <w:rPr>
          <w:rFonts w:ascii="Georgia" w:eastAsia="Georgia" w:hAnsi="Georgia" w:cs="Georgia"/>
          <w:color w:val="FF0000"/>
          <w:spacing w:val="8"/>
          <w:sz w:val="19"/>
          <w:szCs w:val="19"/>
        </w:rPr>
        <w:t xml:space="preserve"> </w:t>
      </w:r>
      <w:r>
        <w:rPr>
          <w:rFonts w:ascii="Georgia" w:eastAsia="Georgia" w:hAnsi="Georgia" w:cs="Georgia"/>
          <w:color w:val="FF0000"/>
          <w:sz w:val="19"/>
          <w:szCs w:val="19"/>
        </w:rPr>
        <w:t>reproducible</w:t>
      </w:r>
      <w:r>
        <w:rPr>
          <w:rFonts w:ascii="Georgia" w:eastAsia="Georgia" w:hAnsi="Georgia" w:cs="Georgia"/>
          <w:color w:val="FF0000"/>
          <w:spacing w:val="26"/>
          <w:sz w:val="19"/>
          <w:szCs w:val="19"/>
        </w:rPr>
        <w:t xml:space="preserve"> </w:t>
      </w:r>
      <w:r>
        <w:rPr>
          <w:rFonts w:ascii="Georgia" w:eastAsia="Georgia" w:hAnsi="Georgia" w:cs="Georgia"/>
          <w:color w:val="FF0000"/>
          <w:sz w:val="19"/>
          <w:szCs w:val="19"/>
        </w:rPr>
        <w:t>mechanism</w:t>
      </w:r>
      <w:r>
        <w:rPr>
          <w:rFonts w:ascii="Georgia" w:eastAsia="Georgia" w:hAnsi="Georgia" w:cs="Georgia"/>
          <w:color w:val="FF0000"/>
          <w:spacing w:val="24"/>
          <w:sz w:val="19"/>
          <w:szCs w:val="19"/>
        </w:rPr>
        <w:t xml:space="preserve"> </w:t>
      </w:r>
      <w:r>
        <w:rPr>
          <w:rFonts w:ascii="Georgia" w:eastAsia="Georgia" w:hAnsi="Georgia" w:cs="Georgia"/>
          <w:color w:val="FF0000"/>
          <w:sz w:val="19"/>
          <w:szCs w:val="19"/>
        </w:rPr>
        <w:t>for</w:t>
      </w:r>
      <w:r>
        <w:rPr>
          <w:rFonts w:ascii="Georgia" w:eastAsia="Georgia" w:hAnsi="Georgia" w:cs="Georgia"/>
          <w:color w:val="FF0000"/>
          <w:spacing w:val="10"/>
          <w:sz w:val="19"/>
          <w:szCs w:val="19"/>
        </w:rPr>
        <w:t xml:space="preserve"> </w:t>
      </w:r>
      <w:r>
        <w:rPr>
          <w:rFonts w:ascii="Georgia" w:eastAsia="Georgia" w:hAnsi="Georgia" w:cs="Georgia"/>
          <w:color w:val="FF0000"/>
          <w:sz w:val="19"/>
          <w:szCs w:val="19"/>
        </w:rPr>
        <w:t>using</w:t>
      </w:r>
      <w:r>
        <w:rPr>
          <w:rFonts w:ascii="Georgia" w:eastAsia="Georgia" w:hAnsi="Georgia" w:cs="Georgia"/>
          <w:color w:val="FF0000"/>
          <w:spacing w:val="14"/>
          <w:sz w:val="19"/>
          <w:szCs w:val="19"/>
        </w:rPr>
        <w:t xml:space="preserve"> </w:t>
      </w:r>
      <w:r>
        <w:rPr>
          <w:rFonts w:ascii="Georgia" w:eastAsia="Georgia" w:hAnsi="Georgia" w:cs="Georgia"/>
          <w:color w:val="FF0000"/>
          <w:w w:val="102"/>
          <w:sz w:val="19"/>
          <w:szCs w:val="19"/>
        </w:rPr>
        <w:t xml:space="preserve">the </w:t>
      </w:r>
      <w:r>
        <w:rPr>
          <w:rFonts w:ascii="Georgia" w:eastAsia="Georgia" w:hAnsi="Georgia" w:cs="Georgia"/>
          <w:color w:val="FF0000"/>
          <w:sz w:val="19"/>
          <w:szCs w:val="19"/>
        </w:rPr>
        <w:t>tools</w:t>
      </w:r>
      <w:r>
        <w:rPr>
          <w:rFonts w:ascii="Georgia" w:eastAsia="Georgia" w:hAnsi="Georgia" w:cs="Georgia"/>
          <w:color w:val="FF0000"/>
          <w:spacing w:val="9"/>
          <w:sz w:val="19"/>
          <w:szCs w:val="19"/>
        </w:rPr>
        <w:t xml:space="preserve"> </w:t>
      </w:r>
      <w:r>
        <w:rPr>
          <w:rFonts w:ascii="Georgia" w:eastAsia="Georgia" w:hAnsi="Georgia" w:cs="Georgia"/>
          <w:color w:val="FF0000"/>
          <w:sz w:val="19"/>
          <w:szCs w:val="19"/>
        </w:rPr>
        <w:t>created</w:t>
      </w:r>
      <w:r>
        <w:rPr>
          <w:rFonts w:ascii="Georgia" w:eastAsia="Georgia" w:hAnsi="Georgia" w:cs="Georgia"/>
          <w:color w:val="FF0000"/>
          <w:spacing w:val="13"/>
          <w:sz w:val="19"/>
          <w:szCs w:val="19"/>
        </w:rPr>
        <w:t xml:space="preserve"> </w:t>
      </w:r>
      <w:r>
        <w:rPr>
          <w:rFonts w:ascii="Georgia" w:eastAsia="Georgia" w:hAnsi="Georgia" w:cs="Georgia"/>
          <w:color w:val="FF0000"/>
          <w:sz w:val="19"/>
          <w:szCs w:val="19"/>
        </w:rPr>
        <w:t>in</w:t>
      </w:r>
      <w:r>
        <w:rPr>
          <w:rFonts w:ascii="Georgia" w:eastAsia="Georgia" w:hAnsi="Georgia" w:cs="Georgia"/>
          <w:color w:val="FF0000"/>
          <w:spacing w:val="6"/>
          <w:sz w:val="19"/>
          <w:szCs w:val="19"/>
        </w:rPr>
        <w:t xml:space="preserve"> </w:t>
      </w:r>
      <w:r>
        <w:rPr>
          <w:rFonts w:ascii="Georgia" w:eastAsia="Georgia" w:hAnsi="Georgia" w:cs="Georgia"/>
          <w:color w:val="FF0000"/>
          <w:sz w:val="19"/>
          <w:szCs w:val="19"/>
        </w:rPr>
        <w:t>this</w:t>
      </w:r>
      <w:r>
        <w:rPr>
          <w:rFonts w:ascii="Georgia" w:eastAsia="Georgia" w:hAnsi="Georgia" w:cs="Georgia"/>
          <w:color w:val="FF0000"/>
          <w:spacing w:val="7"/>
          <w:sz w:val="19"/>
          <w:szCs w:val="19"/>
        </w:rPr>
        <w:t xml:space="preserve"> </w:t>
      </w:r>
      <w:r>
        <w:rPr>
          <w:rFonts w:ascii="Georgia" w:eastAsia="Georgia" w:hAnsi="Georgia" w:cs="Georgia"/>
          <w:color w:val="FF0000"/>
          <w:w w:val="102"/>
          <w:sz w:val="19"/>
          <w:szCs w:val="19"/>
        </w:rPr>
        <w:t>project.</w:t>
      </w:r>
    </w:p>
    <w:p w14:paraId="109CDB94" w14:textId="77777777" w:rsidR="00E61F9D" w:rsidRDefault="005C64D6">
      <w:pPr>
        <w:spacing w:before="48" w:after="0" w:line="240" w:lineRule="auto"/>
        <w:ind w:left="160" w:right="8570"/>
        <w:jc w:val="both"/>
        <w:rPr>
          <w:rFonts w:ascii="Georgia" w:eastAsia="Georgia" w:hAnsi="Georgia" w:cs="Georgia"/>
          <w:sz w:val="21"/>
          <w:szCs w:val="21"/>
        </w:rPr>
      </w:pPr>
      <w:r>
        <w:rPr>
          <w:rFonts w:ascii="Georgia" w:eastAsia="Georgia" w:hAnsi="Georgia" w:cs="Georgia"/>
          <w:b/>
          <w:bCs/>
          <w:sz w:val="21"/>
          <w:szCs w:val="21"/>
        </w:rPr>
        <w:t>3(c)</w:t>
      </w:r>
      <w:r>
        <w:rPr>
          <w:rFonts w:ascii="Georgia" w:eastAsia="Georgia" w:hAnsi="Georgia" w:cs="Georgia"/>
          <w:b/>
          <w:bCs/>
          <w:spacing w:val="5"/>
          <w:sz w:val="21"/>
          <w:szCs w:val="21"/>
        </w:rPr>
        <w:t xml:space="preserve"> </w:t>
      </w:r>
      <w:r>
        <w:rPr>
          <w:rFonts w:ascii="Georgia" w:eastAsia="Georgia" w:hAnsi="Georgia" w:cs="Georgia"/>
          <w:b/>
          <w:bCs/>
          <w:sz w:val="21"/>
          <w:szCs w:val="21"/>
        </w:rPr>
        <w:t>Research</w:t>
      </w:r>
      <w:r>
        <w:rPr>
          <w:rFonts w:ascii="Georgia" w:eastAsia="Georgia" w:hAnsi="Georgia" w:cs="Georgia"/>
          <w:b/>
          <w:bCs/>
          <w:spacing w:val="11"/>
          <w:sz w:val="21"/>
          <w:szCs w:val="21"/>
        </w:rPr>
        <w:t xml:space="preserve"> </w:t>
      </w:r>
      <w:r>
        <w:rPr>
          <w:rFonts w:ascii="Georgia" w:eastAsia="Georgia" w:hAnsi="Georgia" w:cs="Georgia"/>
          <w:b/>
          <w:bCs/>
          <w:w w:val="101"/>
          <w:sz w:val="21"/>
          <w:szCs w:val="21"/>
        </w:rPr>
        <w:t>design</w:t>
      </w:r>
    </w:p>
    <w:p w14:paraId="6CA07722" w14:textId="77777777" w:rsidR="00E61F9D" w:rsidRDefault="00E61F9D">
      <w:pPr>
        <w:spacing w:before="1" w:after="0" w:line="110" w:lineRule="exact"/>
        <w:rPr>
          <w:sz w:val="11"/>
          <w:szCs w:val="11"/>
        </w:rPr>
      </w:pPr>
    </w:p>
    <w:p w14:paraId="6307404C" w14:textId="77777777" w:rsidR="00E61F9D" w:rsidRDefault="005C64D6">
      <w:pPr>
        <w:spacing w:after="0" w:line="240" w:lineRule="auto"/>
        <w:ind w:left="160" w:right="8549"/>
        <w:jc w:val="both"/>
        <w:rPr>
          <w:rFonts w:ascii="Georgia" w:eastAsia="Georgia" w:hAnsi="Georgia" w:cs="Georgia"/>
          <w:sz w:val="19"/>
          <w:szCs w:val="19"/>
        </w:rPr>
      </w:pPr>
      <w:r>
        <w:rPr>
          <w:rFonts w:ascii="Georgia" w:eastAsia="Georgia" w:hAnsi="Georgia" w:cs="Georgia"/>
          <w:b/>
          <w:bCs/>
          <w:sz w:val="19"/>
          <w:szCs w:val="19"/>
        </w:rPr>
        <w:t>3(c.1)</w:t>
      </w:r>
      <w:r>
        <w:rPr>
          <w:rFonts w:ascii="Georgia" w:eastAsia="Georgia" w:hAnsi="Georgia" w:cs="Georgia"/>
          <w:b/>
          <w:bCs/>
          <w:spacing w:val="12"/>
          <w:sz w:val="19"/>
          <w:szCs w:val="19"/>
        </w:rPr>
        <w:t xml:space="preserve"> </w:t>
      </w:r>
      <w:r>
        <w:rPr>
          <w:rFonts w:ascii="Georgia" w:eastAsia="Georgia" w:hAnsi="Georgia" w:cs="Georgia"/>
          <w:b/>
          <w:bCs/>
          <w:sz w:val="19"/>
          <w:szCs w:val="19"/>
        </w:rPr>
        <w:t>Preliminary</w:t>
      </w:r>
      <w:r>
        <w:rPr>
          <w:rFonts w:ascii="Georgia" w:eastAsia="Georgia" w:hAnsi="Georgia" w:cs="Georgia"/>
          <w:b/>
          <w:bCs/>
          <w:spacing w:val="25"/>
          <w:sz w:val="19"/>
          <w:szCs w:val="19"/>
        </w:rPr>
        <w:t xml:space="preserve"> </w:t>
      </w:r>
      <w:r>
        <w:rPr>
          <w:rFonts w:ascii="Georgia" w:eastAsia="Georgia" w:hAnsi="Georgia" w:cs="Georgia"/>
          <w:b/>
          <w:bCs/>
          <w:w w:val="102"/>
          <w:sz w:val="19"/>
          <w:szCs w:val="19"/>
        </w:rPr>
        <w:t>data</w:t>
      </w:r>
    </w:p>
    <w:p w14:paraId="283A81A5" w14:textId="04FA9F4A" w:rsidR="00E61F9D" w:rsidRDefault="000F62E4">
      <w:pPr>
        <w:spacing w:before="93" w:after="0" w:line="277" w:lineRule="auto"/>
        <w:ind w:left="115" w:right="89" w:hanging="2"/>
        <w:jc w:val="both"/>
        <w:rPr>
          <w:rFonts w:ascii="Georgia" w:eastAsia="Georgia" w:hAnsi="Georgia" w:cs="Georgia"/>
          <w:sz w:val="19"/>
          <w:szCs w:val="19"/>
        </w:rPr>
      </w:pPr>
      <w:proofErr w:type="gramStart"/>
      <w:ins w:id="78" w:author="James Gee" w:date="2016-07-20T10:16:00Z">
        <w:r w:rsidRPr="000F62E4">
          <w:rPr>
            <w:rFonts w:ascii="Georgia" w:eastAsia="Georgia" w:hAnsi="Georgia" w:cs="Georgia"/>
            <w:sz w:val="19"/>
            <w:szCs w:val="19"/>
          </w:rPr>
          <w:t>Major progress toward the proposed platform, demonstrating project feasibility, has already been reported by our group</w:t>
        </w:r>
        <w:proofErr w:type="gramEnd"/>
        <w:r w:rsidRPr="000F62E4">
          <w:rPr>
            <w:rFonts w:ascii="Georgia" w:eastAsia="Georgia" w:hAnsi="Georgia" w:cs="Georgia"/>
            <w:sz w:val="19"/>
            <w:szCs w:val="19"/>
          </w:rPr>
          <w:t xml:space="preserve"> (</w:t>
        </w:r>
        <w:proofErr w:type="spellStart"/>
        <w:r w:rsidRPr="000F62E4">
          <w:rPr>
            <w:rFonts w:ascii="Georgia" w:eastAsia="Georgia" w:hAnsi="Georgia" w:cs="Georgia"/>
            <w:sz w:val="19"/>
            <w:szCs w:val="19"/>
          </w:rPr>
          <w:t>cf</w:t>
        </w:r>
        <w:proofErr w:type="spellEnd"/>
        <w:r w:rsidRPr="000F62E4">
          <w:rPr>
            <w:rFonts w:ascii="Georgia" w:eastAsia="Georgia" w:hAnsi="Georgia" w:cs="Georgia"/>
            <w:sz w:val="19"/>
            <w:szCs w:val="19"/>
          </w:rPr>
          <w:t xml:space="preserve"> Table 1).  These publications not only document methodological novelty of the work but also describe their subsequent usage for clinical research studies of small to large cohorts.  Much of this innovation has been encoded in prototypical form in the ANTs processing toolkit, </w:t>
        </w:r>
      </w:ins>
      <w:ins w:id="79" w:author="James Gee" w:date="2016-07-20T10:18:00Z">
        <w:r w:rsidR="001C2591">
          <w:rPr>
            <w:rFonts w:ascii="Georgia" w:eastAsia="Georgia" w:hAnsi="Georgia" w:cs="Georgia"/>
            <w:sz w:val="19"/>
            <w:szCs w:val="19"/>
          </w:rPr>
          <w:t xml:space="preserve">as described below, </w:t>
        </w:r>
      </w:ins>
      <w:ins w:id="80" w:author="James Gee" w:date="2016-07-20T10:16:00Z">
        <w:r w:rsidRPr="000F62E4">
          <w:rPr>
            <w:rFonts w:ascii="Georgia" w:eastAsia="Georgia" w:hAnsi="Georgia" w:cs="Georgia"/>
            <w:sz w:val="19"/>
            <w:szCs w:val="19"/>
          </w:rPr>
          <w:t>to allow for</w:t>
        </w:r>
      </w:ins>
      <w:ins w:id="81" w:author="James Gee" w:date="2016-07-20T10:17:00Z">
        <w:r>
          <w:rPr>
            <w:rFonts w:ascii="Georgia" w:eastAsia="Georgia" w:hAnsi="Georgia" w:cs="Georgia"/>
            <w:sz w:val="19"/>
            <w:szCs w:val="19"/>
          </w:rPr>
          <w:t xml:space="preserve"> continued use, potential future improvements, and reproducibility</w:t>
        </w:r>
      </w:ins>
      <w:ins w:id="82" w:author="James Gee" w:date="2016-07-20T10:18:00Z">
        <w:r w:rsidR="001C2591">
          <w:rPr>
            <w:rFonts w:ascii="Georgia" w:eastAsia="Georgia" w:hAnsi="Georgia" w:cs="Georgia"/>
            <w:sz w:val="19"/>
            <w:szCs w:val="19"/>
          </w:rPr>
          <w:t>.</w:t>
        </w:r>
      </w:ins>
      <w:del w:id="83" w:author="James Gee" w:date="2016-07-20T10:16:00Z">
        <w:r w:rsidR="005C64D6" w:rsidDel="000F62E4">
          <w:rPr>
            <w:rFonts w:ascii="Georgia" w:eastAsia="Georgia" w:hAnsi="Georgia" w:cs="Georgia"/>
            <w:sz w:val="19"/>
            <w:szCs w:val="19"/>
          </w:rPr>
          <w:delText>A</w:delText>
        </w:r>
        <w:r w:rsidR="005C64D6" w:rsidDel="000F62E4">
          <w:rPr>
            <w:rFonts w:ascii="Georgia" w:eastAsia="Georgia" w:hAnsi="Georgia" w:cs="Georgia"/>
            <w:spacing w:val="14"/>
            <w:sz w:val="19"/>
            <w:szCs w:val="19"/>
          </w:rPr>
          <w:delText xml:space="preserve"> </w:delText>
        </w:r>
        <w:r w:rsidR="005C64D6" w:rsidDel="000F62E4">
          <w:rPr>
            <w:rFonts w:ascii="Georgia" w:eastAsia="Georgia" w:hAnsi="Georgia" w:cs="Georgia"/>
            <w:sz w:val="19"/>
            <w:szCs w:val="19"/>
          </w:rPr>
          <w:delText>significant</w:delText>
        </w:r>
        <w:r w:rsidR="005C64D6" w:rsidDel="000F62E4">
          <w:rPr>
            <w:rFonts w:ascii="Georgia" w:eastAsia="Georgia" w:hAnsi="Georgia" w:cs="Georgia"/>
            <w:spacing w:val="29"/>
            <w:sz w:val="19"/>
            <w:szCs w:val="19"/>
          </w:rPr>
          <w:delText xml:space="preserve"> </w:delText>
        </w:r>
        <w:r w:rsidR="005C64D6" w:rsidDel="000F62E4">
          <w:rPr>
            <w:rFonts w:ascii="Georgia" w:eastAsia="Georgia" w:hAnsi="Georgia" w:cs="Georgia"/>
            <w:sz w:val="19"/>
            <w:szCs w:val="19"/>
          </w:rPr>
          <w:delText>portion</w:delText>
        </w:r>
        <w:r w:rsidR="005C64D6" w:rsidDel="000F62E4">
          <w:rPr>
            <w:rFonts w:ascii="Georgia" w:eastAsia="Georgia" w:hAnsi="Georgia" w:cs="Georgia"/>
            <w:spacing w:val="23"/>
            <w:sz w:val="19"/>
            <w:szCs w:val="19"/>
          </w:rPr>
          <w:delText xml:space="preserve"> </w:delText>
        </w:r>
        <w:r w:rsidR="005C64D6" w:rsidDel="000F62E4">
          <w:rPr>
            <w:rFonts w:ascii="Georgia" w:eastAsia="Georgia" w:hAnsi="Georgia" w:cs="Georgia"/>
            <w:sz w:val="19"/>
            <w:szCs w:val="19"/>
          </w:rPr>
          <w:delText>of</w:delText>
        </w:r>
        <w:r w:rsidR="005C64D6" w:rsidDel="000F62E4">
          <w:rPr>
            <w:rFonts w:ascii="Georgia" w:eastAsia="Georgia" w:hAnsi="Georgia" w:cs="Georgia"/>
            <w:spacing w:val="14"/>
            <w:sz w:val="19"/>
            <w:szCs w:val="19"/>
          </w:rPr>
          <w:delText xml:space="preserve"> </w:delText>
        </w:r>
        <w:r w:rsidR="005C64D6" w:rsidDel="000F62E4">
          <w:rPr>
            <w:rFonts w:ascii="Georgia" w:eastAsia="Georgia" w:hAnsi="Georgia" w:cs="Georgia"/>
            <w:sz w:val="19"/>
            <w:szCs w:val="19"/>
          </w:rPr>
          <w:delText>the</w:delText>
        </w:r>
        <w:r w:rsidR="005C64D6" w:rsidDel="000F62E4">
          <w:rPr>
            <w:rFonts w:ascii="Georgia" w:eastAsia="Georgia" w:hAnsi="Georgia" w:cs="Georgia"/>
            <w:spacing w:val="16"/>
            <w:sz w:val="19"/>
            <w:szCs w:val="19"/>
          </w:rPr>
          <w:delText xml:space="preserve"> </w:delText>
        </w:r>
        <w:r w:rsidR="005C64D6" w:rsidDel="000F62E4">
          <w:rPr>
            <w:rFonts w:ascii="Georgia" w:eastAsia="Georgia" w:hAnsi="Georgia" w:cs="Georgia"/>
            <w:sz w:val="19"/>
            <w:szCs w:val="19"/>
          </w:rPr>
          <w:delText>proposed</w:delText>
        </w:r>
        <w:r w:rsidR="005C64D6" w:rsidDel="000F62E4">
          <w:rPr>
            <w:rFonts w:ascii="Georgia" w:eastAsia="Georgia" w:hAnsi="Georgia" w:cs="Georgia"/>
            <w:spacing w:val="27"/>
            <w:sz w:val="19"/>
            <w:szCs w:val="19"/>
          </w:rPr>
          <w:delText xml:space="preserve"> </w:delText>
        </w:r>
        <w:r w:rsidR="005C64D6" w:rsidDel="000F62E4">
          <w:rPr>
            <w:rFonts w:ascii="Georgia" w:eastAsia="Georgia" w:hAnsi="Georgia" w:cs="Georgia"/>
            <w:sz w:val="19"/>
            <w:szCs w:val="19"/>
          </w:rPr>
          <w:delText>platform</w:delText>
        </w:r>
        <w:r w:rsidR="005C64D6" w:rsidDel="000F62E4">
          <w:rPr>
            <w:rFonts w:ascii="Georgia" w:eastAsia="Georgia" w:hAnsi="Georgia" w:cs="Georgia"/>
            <w:spacing w:val="26"/>
            <w:sz w:val="19"/>
            <w:szCs w:val="19"/>
          </w:rPr>
          <w:delText xml:space="preserve"> </w:delText>
        </w:r>
        <w:r w:rsidR="005C64D6" w:rsidDel="000F62E4">
          <w:rPr>
            <w:rFonts w:ascii="Georgia" w:eastAsia="Georgia" w:hAnsi="Georgia" w:cs="Georgia"/>
            <w:sz w:val="19"/>
            <w:szCs w:val="19"/>
          </w:rPr>
          <w:delText>spanning</w:delText>
        </w:r>
        <w:r w:rsidR="005C64D6" w:rsidDel="000F62E4">
          <w:rPr>
            <w:rFonts w:ascii="Georgia" w:eastAsia="Georgia" w:hAnsi="Georgia" w:cs="Georgia"/>
            <w:spacing w:val="26"/>
            <w:sz w:val="19"/>
            <w:szCs w:val="19"/>
          </w:rPr>
          <w:delText xml:space="preserve"> </w:delText>
        </w:r>
        <w:r w:rsidR="005C64D6" w:rsidDel="000F62E4">
          <w:rPr>
            <w:rFonts w:ascii="Georgia" w:eastAsia="Georgia" w:hAnsi="Georgia" w:cs="Georgia"/>
            <w:sz w:val="19"/>
            <w:szCs w:val="19"/>
          </w:rPr>
          <w:delText>the</w:delText>
        </w:r>
        <w:r w:rsidR="005C64D6" w:rsidDel="000F62E4">
          <w:rPr>
            <w:rFonts w:ascii="Georgia" w:eastAsia="Georgia" w:hAnsi="Georgia" w:cs="Georgia"/>
            <w:spacing w:val="16"/>
            <w:sz w:val="19"/>
            <w:szCs w:val="19"/>
          </w:rPr>
          <w:delText xml:space="preserve"> </w:delText>
        </w:r>
        <w:r w:rsidR="005C64D6" w:rsidDel="000F62E4">
          <w:rPr>
            <w:rFonts w:ascii="Georgia" w:eastAsia="Georgia" w:hAnsi="Georgia" w:cs="Georgia"/>
            <w:sz w:val="19"/>
            <w:szCs w:val="19"/>
          </w:rPr>
          <w:delText>range</w:delText>
        </w:r>
        <w:r w:rsidR="005C64D6" w:rsidDel="000F62E4">
          <w:rPr>
            <w:rFonts w:ascii="Georgia" w:eastAsia="Georgia" w:hAnsi="Georgia" w:cs="Georgia"/>
            <w:spacing w:val="20"/>
            <w:sz w:val="19"/>
            <w:szCs w:val="19"/>
          </w:rPr>
          <w:delText xml:space="preserve"> </w:delText>
        </w:r>
        <w:r w:rsidR="005C64D6" w:rsidDel="000F62E4">
          <w:rPr>
            <w:rFonts w:ascii="Georgia" w:eastAsia="Georgia" w:hAnsi="Georgia" w:cs="Georgia"/>
            <w:sz w:val="19"/>
            <w:szCs w:val="19"/>
          </w:rPr>
          <w:delText>of</w:delText>
        </w:r>
        <w:r w:rsidR="005C64D6" w:rsidDel="000F62E4">
          <w:rPr>
            <w:rFonts w:ascii="Georgia" w:eastAsia="Georgia" w:hAnsi="Georgia" w:cs="Georgia"/>
            <w:spacing w:val="14"/>
            <w:sz w:val="19"/>
            <w:szCs w:val="19"/>
          </w:rPr>
          <w:delText xml:space="preserve"> </w:delText>
        </w:r>
        <w:r w:rsidR="005C64D6" w:rsidDel="000F62E4">
          <w:rPr>
            <w:rFonts w:ascii="Georgia" w:eastAsia="Georgia" w:hAnsi="Georgia" w:cs="Georgia"/>
            <w:sz w:val="19"/>
            <w:szCs w:val="19"/>
          </w:rPr>
          <w:delText>proposed</w:delText>
        </w:r>
        <w:r w:rsidR="005C64D6" w:rsidDel="000F62E4">
          <w:rPr>
            <w:rFonts w:ascii="Georgia" w:eastAsia="Georgia" w:hAnsi="Georgia" w:cs="Georgia"/>
            <w:spacing w:val="27"/>
            <w:sz w:val="19"/>
            <w:szCs w:val="19"/>
          </w:rPr>
          <w:delText xml:space="preserve"> </w:delText>
        </w:r>
        <w:r w:rsidR="005C64D6" w:rsidDel="000F62E4">
          <w:rPr>
            <w:rFonts w:ascii="Georgia" w:eastAsia="Georgia" w:hAnsi="Georgia" w:cs="Georgia"/>
            <w:sz w:val="19"/>
            <w:szCs w:val="19"/>
          </w:rPr>
          <w:delText>functionality</w:delText>
        </w:r>
        <w:r w:rsidR="005C64D6" w:rsidDel="000F62E4">
          <w:rPr>
            <w:rFonts w:ascii="Georgia" w:eastAsia="Georgia" w:hAnsi="Georgia" w:cs="Georgia"/>
            <w:spacing w:val="32"/>
            <w:sz w:val="19"/>
            <w:szCs w:val="19"/>
          </w:rPr>
          <w:delText xml:space="preserve"> </w:delText>
        </w:r>
        <w:r w:rsidR="005C64D6" w:rsidDel="000F62E4">
          <w:rPr>
            <w:rFonts w:ascii="Georgia" w:eastAsia="Georgia" w:hAnsi="Georgia" w:cs="Georgia"/>
            <w:sz w:val="19"/>
            <w:szCs w:val="19"/>
          </w:rPr>
          <w:delText>has</w:delText>
        </w:r>
        <w:r w:rsidR="005C64D6" w:rsidDel="000F62E4">
          <w:rPr>
            <w:rFonts w:ascii="Georgia" w:eastAsia="Georgia" w:hAnsi="Georgia" w:cs="Georgia"/>
            <w:spacing w:val="17"/>
            <w:sz w:val="19"/>
            <w:szCs w:val="19"/>
          </w:rPr>
          <w:delText xml:space="preserve"> </w:delText>
        </w:r>
        <w:r w:rsidR="005C64D6" w:rsidDel="000F62E4">
          <w:rPr>
            <w:rFonts w:ascii="Georgia" w:eastAsia="Georgia" w:hAnsi="Georgia" w:cs="Georgia"/>
            <w:sz w:val="19"/>
            <w:szCs w:val="19"/>
          </w:rPr>
          <w:delText>been</w:delText>
        </w:r>
        <w:r w:rsidR="005C64D6" w:rsidDel="000F62E4">
          <w:rPr>
            <w:rFonts w:ascii="Georgia" w:eastAsia="Georgia" w:hAnsi="Georgia" w:cs="Georgia"/>
            <w:spacing w:val="19"/>
            <w:sz w:val="19"/>
            <w:szCs w:val="19"/>
          </w:rPr>
          <w:delText xml:space="preserve"> </w:delText>
        </w:r>
        <w:r w:rsidR="005C64D6" w:rsidDel="000F62E4">
          <w:rPr>
            <w:rFonts w:ascii="Georgia" w:eastAsia="Georgia" w:hAnsi="Georgia" w:cs="Georgia"/>
            <w:sz w:val="19"/>
            <w:szCs w:val="19"/>
          </w:rPr>
          <w:delText>previously</w:delText>
        </w:r>
        <w:r w:rsidR="005C64D6" w:rsidDel="000F62E4">
          <w:rPr>
            <w:rFonts w:ascii="Georgia" w:eastAsia="Georgia" w:hAnsi="Georgia" w:cs="Georgia"/>
            <w:spacing w:val="28"/>
            <w:sz w:val="19"/>
            <w:szCs w:val="19"/>
          </w:rPr>
          <w:delText xml:space="preserve"> </w:delText>
        </w:r>
        <w:r w:rsidR="005C64D6" w:rsidDel="000F62E4">
          <w:rPr>
            <w:rFonts w:ascii="Georgia" w:eastAsia="Georgia" w:hAnsi="Georgia" w:cs="Georgia"/>
            <w:sz w:val="19"/>
            <w:szCs w:val="19"/>
          </w:rPr>
          <w:delText>reported</w:delText>
        </w:r>
        <w:r w:rsidR="005C64D6" w:rsidDel="000F62E4">
          <w:rPr>
            <w:rFonts w:ascii="Georgia" w:eastAsia="Georgia" w:hAnsi="Georgia" w:cs="Georgia"/>
            <w:spacing w:val="25"/>
            <w:sz w:val="19"/>
            <w:szCs w:val="19"/>
          </w:rPr>
          <w:delText xml:space="preserve"> </w:delText>
        </w:r>
        <w:r w:rsidR="005C64D6" w:rsidDel="000F62E4">
          <w:rPr>
            <w:rFonts w:ascii="Georgia" w:eastAsia="Georgia" w:hAnsi="Georgia" w:cs="Georgia"/>
            <w:w w:val="103"/>
            <w:sz w:val="19"/>
            <w:szCs w:val="19"/>
          </w:rPr>
          <w:delText xml:space="preserve">in </w:delText>
        </w:r>
        <w:r w:rsidR="005C64D6" w:rsidDel="000F62E4">
          <w:rPr>
            <w:rFonts w:ascii="Georgia" w:eastAsia="Georgia" w:hAnsi="Georgia" w:cs="Georgia"/>
            <w:sz w:val="19"/>
            <w:szCs w:val="19"/>
          </w:rPr>
          <w:delText>various</w:delText>
        </w:r>
        <w:r w:rsidR="005C64D6" w:rsidDel="000F62E4">
          <w:rPr>
            <w:rFonts w:ascii="Georgia" w:eastAsia="Georgia" w:hAnsi="Georgia" w:cs="Georgia"/>
            <w:spacing w:val="17"/>
            <w:sz w:val="19"/>
            <w:szCs w:val="19"/>
          </w:rPr>
          <w:delText xml:space="preserve"> </w:delText>
        </w:r>
        <w:r w:rsidR="005C64D6" w:rsidDel="000F62E4">
          <w:rPr>
            <w:rFonts w:ascii="Georgia" w:eastAsia="Georgia" w:hAnsi="Georgia" w:cs="Georgia"/>
            <w:sz w:val="19"/>
            <w:szCs w:val="19"/>
          </w:rPr>
          <w:delText>articles</w:delText>
        </w:r>
        <w:r w:rsidR="005C64D6" w:rsidDel="000F62E4">
          <w:rPr>
            <w:rFonts w:ascii="Georgia" w:eastAsia="Georgia" w:hAnsi="Georgia" w:cs="Georgia"/>
            <w:spacing w:val="17"/>
            <w:sz w:val="19"/>
            <w:szCs w:val="19"/>
          </w:rPr>
          <w:delText xml:space="preserve"> </w:delText>
        </w:r>
        <w:r w:rsidR="005C64D6" w:rsidDel="000F62E4">
          <w:rPr>
            <w:rFonts w:ascii="Georgia" w:eastAsia="Georgia" w:hAnsi="Georgia" w:cs="Georgia"/>
            <w:sz w:val="19"/>
            <w:szCs w:val="19"/>
          </w:rPr>
          <w:delText>from</w:delText>
        </w:r>
        <w:r w:rsidR="005C64D6" w:rsidDel="000F62E4">
          <w:rPr>
            <w:rFonts w:ascii="Georgia" w:eastAsia="Georgia" w:hAnsi="Georgia" w:cs="Georgia"/>
            <w:spacing w:val="13"/>
            <w:sz w:val="19"/>
            <w:szCs w:val="19"/>
          </w:rPr>
          <w:delText xml:space="preserve"> </w:delText>
        </w:r>
        <w:r w:rsidR="005C64D6" w:rsidDel="000F62E4">
          <w:rPr>
            <w:rFonts w:ascii="Georgia" w:eastAsia="Georgia" w:hAnsi="Georgia" w:cs="Georgia"/>
            <w:sz w:val="19"/>
            <w:szCs w:val="19"/>
          </w:rPr>
          <w:delText>our</w:delText>
        </w:r>
        <w:r w:rsidR="005C64D6" w:rsidDel="000F62E4">
          <w:rPr>
            <w:rFonts w:ascii="Georgia" w:eastAsia="Georgia" w:hAnsi="Georgia" w:cs="Georgia"/>
            <w:spacing w:val="11"/>
            <w:sz w:val="19"/>
            <w:szCs w:val="19"/>
          </w:rPr>
          <w:delText xml:space="preserve"> </w:delText>
        </w:r>
        <w:r w:rsidR="005C64D6" w:rsidDel="000F62E4">
          <w:rPr>
            <w:rFonts w:ascii="Georgia" w:eastAsia="Georgia" w:hAnsi="Georgia" w:cs="Georgia"/>
            <w:sz w:val="19"/>
            <w:szCs w:val="19"/>
          </w:rPr>
          <w:delText>group</w:delText>
        </w:r>
        <w:r w:rsidR="005C64D6" w:rsidDel="000F62E4">
          <w:rPr>
            <w:rFonts w:ascii="Georgia" w:eastAsia="Georgia" w:hAnsi="Georgia" w:cs="Georgia"/>
            <w:spacing w:val="15"/>
            <w:sz w:val="19"/>
            <w:szCs w:val="19"/>
          </w:rPr>
          <w:delText xml:space="preserve"> </w:delText>
        </w:r>
        <w:r w:rsidR="005C64D6" w:rsidDel="000F62E4">
          <w:rPr>
            <w:rFonts w:ascii="Georgia" w:eastAsia="Georgia" w:hAnsi="Georgia" w:cs="Georgia"/>
            <w:sz w:val="19"/>
            <w:szCs w:val="19"/>
          </w:rPr>
          <w:delText>(cf</w:delText>
        </w:r>
        <w:r w:rsidR="005C64D6" w:rsidDel="000F62E4">
          <w:rPr>
            <w:rFonts w:ascii="Georgia" w:eastAsia="Georgia" w:hAnsi="Georgia" w:cs="Georgia"/>
            <w:spacing w:val="9"/>
            <w:sz w:val="19"/>
            <w:szCs w:val="19"/>
          </w:rPr>
          <w:delText xml:space="preserve"> </w:delText>
        </w:r>
        <w:r w:rsidR="005C64D6" w:rsidDel="000F62E4">
          <w:rPr>
            <w:rFonts w:ascii="Georgia" w:eastAsia="Georgia" w:hAnsi="Georgia" w:cs="Georgia"/>
            <w:sz w:val="19"/>
            <w:szCs w:val="19"/>
          </w:rPr>
          <w:delText>Table</w:delText>
        </w:r>
        <w:r w:rsidR="005C64D6" w:rsidDel="000F62E4">
          <w:rPr>
            <w:rFonts w:ascii="Georgia" w:eastAsia="Georgia" w:hAnsi="Georgia" w:cs="Georgia"/>
            <w:spacing w:val="14"/>
            <w:sz w:val="19"/>
            <w:szCs w:val="19"/>
          </w:rPr>
          <w:delText xml:space="preserve"> </w:delText>
        </w:r>
        <w:r w:rsidR="005C64D6" w:rsidDel="000F62E4">
          <w:rPr>
            <w:rFonts w:ascii="Georgia" w:eastAsia="Georgia" w:hAnsi="Georgia" w:cs="Georgia"/>
            <w:sz w:val="19"/>
            <w:szCs w:val="19"/>
          </w:rPr>
          <w:delText>1).</w:delText>
        </w:r>
        <w:r w:rsidR="005C64D6" w:rsidDel="000F62E4">
          <w:rPr>
            <w:rFonts w:ascii="Georgia" w:eastAsia="Georgia" w:hAnsi="Georgia" w:cs="Georgia"/>
            <w:spacing w:val="33"/>
            <w:sz w:val="19"/>
            <w:szCs w:val="19"/>
          </w:rPr>
          <w:delText xml:space="preserve"> </w:delText>
        </w:r>
        <w:r w:rsidR="005C64D6" w:rsidDel="000F62E4">
          <w:rPr>
            <w:rFonts w:ascii="Georgia" w:eastAsia="Georgia" w:hAnsi="Georgia" w:cs="Georgia"/>
            <w:sz w:val="19"/>
            <w:szCs w:val="19"/>
          </w:rPr>
          <w:delText>This</w:delText>
        </w:r>
        <w:r w:rsidR="005C64D6" w:rsidDel="000F62E4">
          <w:rPr>
            <w:rFonts w:ascii="Georgia" w:eastAsia="Georgia" w:hAnsi="Georgia" w:cs="Georgia"/>
            <w:spacing w:val="12"/>
            <w:sz w:val="19"/>
            <w:szCs w:val="19"/>
          </w:rPr>
          <w:delText xml:space="preserve"> </w:delText>
        </w:r>
        <w:r w:rsidR="005C64D6" w:rsidDel="000F62E4">
          <w:rPr>
            <w:rFonts w:ascii="Georgia" w:eastAsia="Georgia" w:hAnsi="Georgia" w:cs="Georgia"/>
            <w:sz w:val="19"/>
            <w:szCs w:val="19"/>
          </w:rPr>
          <w:delText>includes</w:delText>
        </w:r>
        <w:r w:rsidR="005C64D6" w:rsidDel="000F62E4">
          <w:rPr>
            <w:rFonts w:ascii="Georgia" w:eastAsia="Georgia" w:hAnsi="Georgia" w:cs="Georgia"/>
            <w:spacing w:val="19"/>
            <w:sz w:val="19"/>
            <w:szCs w:val="19"/>
          </w:rPr>
          <w:delText xml:space="preserve"> </w:delText>
        </w:r>
        <w:r w:rsidR="005C64D6" w:rsidDel="000F62E4">
          <w:rPr>
            <w:rFonts w:ascii="Georgia" w:eastAsia="Georgia" w:hAnsi="Georgia" w:cs="Georgia"/>
            <w:sz w:val="19"/>
            <w:szCs w:val="19"/>
          </w:rPr>
          <w:delText>both</w:delText>
        </w:r>
        <w:r w:rsidR="005C64D6" w:rsidDel="000F62E4">
          <w:rPr>
            <w:rFonts w:ascii="Georgia" w:eastAsia="Georgia" w:hAnsi="Georgia" w:cs="Georgia"/>
            <w:spacing w:val="13"/>
            <w:sz w:val="19"/>
            <w:szCs w:val="19"/>
          </w:rPr>
          <w:delText xml:space="preserve"> </w:delText>
        </w:r>
        <w:r w:rsidR="005C64D6" w:rsidDel="000F62E4">
          <w:rPr>
            <w:rFonts w:ascii="Georgia" w:eastAsia="Georgia" w:hAnsi="Georgia" w:cs="Georgia"/>
            <w:sz w:val="19"/>
            <w:szCs w:val="19"/>
          </w:rPr>
          <w:delText>the</w:delText>
        </w:r>
        <w:r w:rsidR="005C64D6" w:rsidDel="000F62E4">
          <w:rPr>
            <w:rFonts w:ascii="Georgia" w:eastAsia="Georgia" w:hAnsi="Georgia" w:cs="Georgia"/>
            <w:spacing w:val="10"/>
            <w:sz w:val="19"/>
            <w:szCs w:val="19"/>
          </w:rPr>
          <w:delText xml:space="preserve"> </w:delText>
        </w:r>
        <w:r w:rsidR="005C64D6" w:rsidDel="000F62E4">
          <w:rPr>
            <w:rFonts w:ascii="Georgia" w:eastAsia="Georgia" w:hAnsi="Georgia" w:cs="Georgia"/>
            <w:sz w:val="19"/>
            <w:szCs w:val="19"/>
          </w:rPr>
          <w:delText>reporting</w:delText>
        </w:r>
        <w:r w:rsidR="005C64D6" w:rsidDel="000F62E4">
          <w:rPr>
            <w:rFonts w:ascii="Georgia" w:eastAsia="Georgia" w:hAnsi="Georgia" w:cs="Georgia"/>
            <w:spacing w:val="21"/>
            <w:sz w:val="19"/>
            <w:szCs w:val="19"/>
          </w:rPr>
          <w:delText xml:space="preserve"> </w:delText>
        </w:r>
        <w:r w:rsidR="005C64D6" w:rsidDel="000F62E4">
          <w:rPr>
            <w:rFonts w:ascii="Georgia" w:eastAsia="Georgia" w:hAnsi="Georgia" w:cs="Georgia"/>
            <w:sz w:val="19"/>
            <w:szCs w:val="19"/>
          </w:rPr>
          <w:delText>of</w:delText>
        </w:r>
        <w:r w:rsidR="005C64D6" w:rsidDel="000F62E4">
          <w:rPr>
            <w:rFonts w:ascii="Georgia" w:eastAsia="Georgia" w:hAnsi="Georgia" w:cs="Georgia"/>
            <w:spacing w:val="8"/>
            <w:sz w:val="19"/>
            <w:szCs w:val="19"/>
          </w:rPr>
          <w:delText xml:space="preserve"> </w:delText>
        </w:r>
        <w:r w:rsidR="005C64D6" w:rsidDel="000F62E4">
          <w:rPr>
            <w:rFonts w:ascii="Georgia" w:eastAsia="Georgia" w:hAnsi="Georgia" w:cs="Georgia"/>
            <w:sz w:val="19"/>
            <w:szCs w:val="19"/>
          </w:rPr>
          <w:delText>methodoligical</w:delText>
        </w:r>
        <w:r w:rsidR="005C64D6" w:rsidDel="000F62E4">
          <w:rPr>
            <w:rFonts w:ascii="Georgia" w:eastAsia="Georgia" w:hAnsi="Georgia" w:cs="Georgia"/>
            <w:spacing w:val="30"/>
            <w:sz w:val="19"/>
            <w:szCs w:val="19"/>
          </w:rPr>
          <w:delText xml:space="preserve"> </w:delText>
        </w:r>
        <w:r w:rsidR="005C64D6" w:rsidDel="000F62E4">
          <w:rPr>
            <w:rFonts w:ascii="Georgia" w:eastAsia="Georgia" w:hAnsi="Georgia" w:cs="Georgia"/>
            <w:sz w:val="19"/>
            <w:szCs w:val="19"/>
          </w:rPr>
          <w:delText>novelty</w:delText>
        </w:r>
        <w:r w:rsidR="005C64D6" w:rsidDel="000F62E4">
          <w:rPr>
            <w:rFonts w:ascii="Georgia" w:eastAsia="Georgia" w:hAnsi="Georgia" w:cs="Georgia"/>
            <w:spacing w:val="17"/>
            <w:sz w:val="19"/>
            <w:szCs w:val="19"/>
          </w:rPr>
          <w:delText xml:space="preserve"> </w:delText>
        </w:r>
        <w:r w:rsidR="005C64D6" w:rsidDel="000F62E4">
          <w:rPr>
            <w:rFonts w:ascii="Georgia" w:eastAsia="Georgia" w:hAnsi="Georgia" w:cs="Georgia"/>
            <w:sz w:val="19"/>
            <w:szCs w:val="19"/>
          </w:rPr>
          <w:delText>and</w:delText>
        </w:r>
        <w:r w:rsidR="005C64D6" w:rsidDel="000F62E4">
          <w:rPr>
            <w:rFonts w:ascii="Georgia" w:eastAsia="Georgia" w:hAnsi="Georgia" w:cs="Georgia"/>
            <w:spacing w:val="11"/>
            <w:sz w:val="19"/>
            <w:szCs w:val="19"/>
          </w:rPr>
          <w:delText xml:space="preserve"> </w:delText>
        </w:r>
        <w:r w:rsidR="005C64D6" w:rsidDel="000F62E4">
          <w:rPr>
            <w:rFonts w:ascii="Georgia" w:eastAsia="Georgia" w:hAnsi="Georgia" w:cs="Georgia"/>
            <w:sz w:val="19"/>
            <w:szCs w:val="19"/>
          </w:rPr>
          <w:delText>subsequent</w:delText>
        </w:r>
        <w:r w:rsidR="005C64D6" w:rsidDel="000F62E4">
          <w:rPr>
            <w:rFonts w:ascii="Georgia" w:eastAsia="Georgia" w:hAnsi="Georgia" w:cs="Georgia"/>
            <w:spacing w:val="24"/>
            <w:sz w:val="19"/>
            <w:szCs w:val="19"/>
          </w:rPr>
          <w:delText xml:space="preserve"> </w:delText>
        </w:r>
        <w:r w:rsidR="005C64D6" w:rsidDel="000F62E4">
          <w:rPr>
            <w:rFonts w:ascii="Georgia" w:eastAsia="Georgia" w:hAnsi="Georgia" w:cs="Georgia"/>
            <w:w w:val="102"/>
            <w:sz w:val="19"/>
            <w:szCs w:val="19"/>
          </w:rPr>
          <w:delText xml:space="preserve">usage </w:delText>
        </w:r>
        <w:r w:rsidR="005C64D6" w:rsidDel="000F62E4">
          <w:rPr>
            <w:rFonts w:ascii="Georgia" w:eastAsia="Georgia" w:hAnsi="Georgia" w:cs="Georgia"/>
            <w:sz w:val="19"/>
            <w:szCs w:val="19"/>
          </w:rPr>
          <w:delText>for</w:delText>
        </w:r>
        <w:r w:rsidR="005C64D6" w:rsidDel="000F62E4">
          <w:rPr>
            <w:rFonts w:ascii="Georgia" w:eastAsia="Georgia" w:hAnsi="Georgia" w:cs="Georgia"/>
            <w:spacing w:val="2"/>
            <w:sz w:val="19"/>
            <w:szCs w:val="19"/>
          </w:rPr>
          <w:delText xml:space="preserve"> </w:delText>
        </w:r>
        <w:r w:rsidR="005C64D6" w:rsidDel="000F62E4">
          <w:rPr>
            <w:rFonts w:ascii="Georgia" w:eastAsia="Georgia" w:hAnsi="Georgia" w:cs="Georgia"/>
            <w:sz w:val="19"/>
            <w:szCs w:val="19"/>
          </w:rPr>
          <w:delText>clinical</w:delText>
        </w:r>
        <w:r w:rsidR="005C64D6" w:rsidDel="000F62E4">
          <w:rPr>
            <w:rFonts w:ascii="Georgia" w:eastAsia="Georgia" w:hAnsi="Georgia" w:cs="Georgia"/>
            <w:spacing w:val="9"/>
            <w:sz w:val="19"/>
            <w:szCs w:val="19"/>
          </w:rPr>
          <w:delText xml:space="preserve"> </w:delText>
        </w:r>
        <w:r w:rsidR="005C64D6" w:rsidDel="000F62E4">
          <w:rPr>
            <w:rFonts w:ascii="Georgia" w:eastAsia="Georgia" w:hAnsi="Georgia" w:cs="Georgia"/>
            <w:sz w:val="19"/>
            <w:szCs w:val="19"/>
          </w:rPr>
          <w:delText>studies</w:delText>
        </w:r>
        <w:r w:rsidR="005C64D6" w:rsidDel="000F62E4">
          <w:rPr>
            <w:rFonts w:ascii="Georgia" w:eastAsia="Georgia" w:hAnsi="Georgia" w:cs="Georgia"/>
            <w:spacing w:val="9"/>
            <w:sz w:val="19"/>
            <w:szCs w:val="19"/>
          </w:rPr>
          <w:delText xml:space="preserve"> </w:delText>
        </w:r>
        <w:r w:rsidR="005C64D6" w:rsidDel="000F62E4">
          <w:rPr>
            <w:rFonts w:ascii="Georgia" w:eastAsia="Georgia" w:hAnsi="Georgia" w:cs="Georgia"/>
            <w:sz w:val="19"/>
            <w:szCs w:val="19"/>
          </w:rPr>
          <w:delText>of small</w:delText>
        </w:r>
        <w:r w:rsidR="005C64D6" w:rsidDel="000F62E4">
          <w:rPr>
            <w:rFonts w:ascii="Georgia" w:eastAsia="Georgia" w:hAnsi="Georgia" w:cs="Georgia"/>
            <w:spacing w:val="6"/>
            <w:sz w:val="19"/>
            <w:szCs w:val="19"/>
          </w:rPr>
          <w:delText xml:space="preserve"> </w:delText>
        </w:r>
        <w:r w:rsidR="005C64D6" w:rsidDel="000F62E4">
          <w:rPr>
            <w:rFonts w:ascii="Georgia" w:eastAsia="Georgia" w:hAnsi="Georgia" w:cs="Georgia"/>
            <w:sz w:val="19"/>
            <w:szCs w:val="19"/>
          </w:rPr>
          <w:delText>to large</w:delText>
        </w:r>
        <w:r w:rsidR="005C64D6" w:rsidDel="000F62E4">
          <w:rPr>
            <w:rFonts w:ascii="Georgia" w:eastAsia="Georgia" w:hAnsi="Georgia" w:cs="Georgia"/>
            <w:spacing w:val="5"/>
            <w:sz w:val="19"/>
            <w:szCs w:val="19"/>
          </w:rPr>
          <w:delText xml:space="preserve"> </w:delText>
        </w:r>
        <w:r w:rsidR="005C64D6" w:rsidDel="000F62E4">
          <w:rPr>
            <w:rFonts w:ascii="Georgia" w:eastAsia="Georgia" w:hAnsi="Georgia" w:cs="Georgia"/>
            <w:sz w:val="19"/>
            <w:szCs w:val="19"/>
          </w:rPr>
          <w:delText>cohorts.</w:delText>
        </w:r>
        <w:r w:rsidR="005C64D6" w:rsidDel="000F62E4">
          <w:rPr>
            <w:rFonts w:ascii="Georgia" w:eastAsia="Georgia" w:hAnsi="Georgia" w:cs="Georgia"/>
            <w:spacing w:val="30"/>
            <w:sz w:val="19"/>
            <w:szCs w:val="19"/>
          </w:rPr>
          <w:delText xml:space="preserve"> </w:delText>
        </w:r>
        <w:r w:rsidR="005C64D6" w:rsidDel="000F62E4">
          <w:rPr>
            <w:rFonts w:ascii="Georgia" w:eastAsia="Georgia" w:hAnsi="Georgia" w:cs="Georgia"/>
            <w:color w:val="FF0000"/>
            <w:sz w:val="19"/>
            <w:szCs w:val="19"/>
          </w:rPr>
          <w:delText>Much</w:delText>
        </w:r>
        <w:r w:rsidR="005C64D6" w:rsidDel="000F62E4">
          <w:rPr>
            <w:rFonts w:ascii="Georgia" w:eastAsia="Georgia" w:hAnsi="Georgia" w:cs="Georgia"/>
            <w:color w:val="FF0000"/>
            <w:spacing w:val="7"/>
            <w:sz w:val="19"/>
            <w:szCs w:val="19"/>
          </w:rPr>
          <w:delText xml:space="preserve"> </w:delText>
        </w:r>
        <w:r w:rsidR="005C64D6" w:rsidDel="000F62E4">
          <w:rPr>
            <w:rFonts w:ascii="Georgia" w:eastAsia="Georgia" w:hAnsi="Georgia" w:cs="Georgia"/>
            <w:color w:val="FF0000"/>
            <w:sz w:val="19"/>
            <w:szCs w:val="19"/>
          </w:rPr>
          <w:delText>of this</w:delText>
        </w:r>
        <w:r w:rsidR="005C64D6" w:rsidDel="000F62E4">
          <w:rPr>
            <w:rFonts w:ascii="Georgia" w:eastAsia="Georgia" w:hAnsi="Georgia" w:cs="Georgia"/>
            <w:color w:val="FF0000"/>
            <w:spacing w:val="3"/>
            <w:sz w:val="19"/>
            <w:szCs w:val="19"/>
          </w:rPr>
          <w:delText xml:space="preserve"> </w:delText>
        </w:r>
        <w:r w:rsidR="005C64D6" w:rsidDel="000F62E4">
          <w:rPr>
            <w:rFonts w:ascii="Georgia" w:eastAsia="Georgia" w:hAnsi="Georgia" w:cs="Georgia"/>
            <w:color w:val="FF0000"/>
            <w:sz w:val="19"/>
            <w:szCs w:val="19"/>
          </w:rPr>
          <w:delText>innovation</w:delText>
        </w:r>
        <w:r w:rsidR="005C64D6" w:rsidDel="000F62E4">
          <w:rPr>
            <w:rFonts w:ascii="Georgia" w:eastAsia="Georgia" w:hAnsi="Georgia" w:cs="Georgia"/>
            <w:color w:val="FF0000"/>
            <w:spacing w:val="15"/>
            <w:sz w:val="19"/>
            <w:szCs w:val="19"/>
          </w:rPr>
          <w:delText xml:space="preserve"> </w:delText>
        </w:r>
        <w:r w:rsidR="005C64D6" w:rsidDel="000F62E4">
          <w:rPr>
            <w:rFonts w:ascii="Georgia" w:eastAsia="Georgia" w:hAnsi="Georgia" w:cs="Georgia"/>
            <w:color w:val="FF0000"/>
            <w:sz w:val="19"/>
            <w:szCs w:val="19"/>
          </w:rPr>
          <w:delText>has</w:delText>
        </w:r>
        <w:r w:rsidR="005C64D6" w:rsidDel="000F62E4">
          <w:rPr>
            <w:rFonts w:ascii="Georgia" w:eastAsia="Georgia" w:hAnsi="Georgia" w:cs="Georgia"/>
            <w:color w:val="FF0000"/>
            <w:spacing w:val="3"/>
            <w:sz w:val="19"/>
            <w:szCs w:val="19"/>
          </w:rPr>
          <w:delText xml:space="preserve"> </w:delText>
        </w:r>
        <w:r w:rsidR="005C64D6" w:rsidDel="000F62E4">
          <w:rPr>
            <w:rFonts w:ascii="Georgia" w:eastAsia="Georgia" w:hAnsi="Georgia" w:cs="Georgia"/>
            <w:color w:val="FF0000"/>
            <w:sz w:val="19"/>
            <w:szCs w:val="19"/>
          </w:rPr>
          <w:delText>been</w:delText>
        </w:r>
        <w:r w:rsidR="005C64D6" w:rsidDel="000F62E4">
          <w:rPr>
            <w:rFonts w:ascii="Georgia" w:eastAsia="Georgia" w:hAnsi="Georgia" w:cs="Georgia"/>
            <w:color w:val="FF0000"/>
            <w:spacing w:val="5"/>
            <w:sz w:val="19"/>
            <w:szCs w:val="19"/>
          </w:rPr>
          <w:delText xml:space="preserve"> </w:delText>
        </w:r>
        <w:r w:rsidR="005C64D6" w:rsidDel="000F62E4">
          <w:rPr>
            <w:rFonts w:ascii="Georgia" w:eastAsia="Georgia" w:hAnsi="Georgia" w:cs="Georgia"/>
            <w:color w:val="FF0000"/>
            <w:sz w:val="19"/>
            <w:szCs w:val="19"/>
          </w:rPr>
          <w:delText>provided</w:delText>
        </w:r>
        <w:r w:rsidR="005C64D6" w:rsidDel="000F62E4">
          <w:rPr>
            <w:rFonts w:ascii="Georgia" w:eastAsia="Georgia" w:hAnsi="Georgia" w:cs="Georgia"/>
            <w:color w:val="FF0000"/>
            <w:spacing w:val="12"/>
            <w:sz w:val="19"/>
            <w:szCs w:val="19"/>
          </w:rPr>
          <w:delText xml:space="preserve"> </w:delText>
        </w:r>
        <w:r w:rsidR="005C64D6" w:rsidDel="000F62E4">
          <w:rPr>
            <w:rFonts w:ascii="Georgia" w:eastAsia="Georgia" w:hAnsi="Georgia" w:cs="Georgia"/>
            <w:color w:val="FF0000"/>
            <w:sz w:val="19"/>
            <w:szCs w:val="19"/>
          </w:rPr>
          <w:delText>through</w:delText>
        </w:r>
        <w:r w:rsidR="005C64D6" w:rsidDel="000F62E4">
          <w:rPr>
            <w:rFonts w:ascii="Georgia" w:eastAsia="Georgia" w:hAnsi="Georgia" w:cs="Georgia"/>
            <w:color w:val="FF0000"/>
            <w:spacing w:val="10"/>
            <w:sz w:val="19"/>
            <w:szCs w:val="19"/>
          </w:rPr>
          <w:delText xml:space="preserve"> </w:delText>
        </w:r>
        <w:r w:rsidR="005C64D6" w:rsidDel="000F62E4">
          <w:rPr>
            <w:rFonts w:ascii="Georgia" w:eastAsia="Georgia" w:hAnsi="Georgia" w:cs="Georgia"/>
            <w:color w:val="FF0000"/>
            <w:sz w:val="19"/>
            <w:szCs w:val="19"/>
          </w:rPr>
          <w:delText>the</w:delText>
        </w:r>
        <w:r w:rsidR="005C64D6" w:rsidDel="000F62E4">
          <w:rPr>
            <w:rFonts w:ascii="Georgia" w:eastAsia="Georgia" w:hAnsi="Georgia" w:cs="Georgia"/>
            <w:color w:val="FF0000"/>
            <w:spacing w:val="2"/>
            <w:sz w:val="19"/>
            <w:szCs w:val="19"/>
          </w:rPr>
          <w:delText xml:space="preserve"> </w:delText>
        </w:r>
        <w:r w:rsidR="005C64D6" w:rsidDel="000F62E4">
          <w:rPr>
            <w:rFonts w:ascii="Georgia" w:eastAsia="Georgia" w:hAnsi="Georgia" w:cs="Georgia"/>
            <w:color w:val="FF0000"/>
            <w:sz w:val="19"/>
            <w:szCs w:val="19"/>
          </w:rPr>
          <w:delText>ANTs</w:delText>
        </w:r>
        <w:r w:rsidR="005C64D6" w:rsidDel="000F62E4">
          <w:rPr>
            <w:rFonts w:ascii="Georgia" w:eastAsia="Georgia" w:hAnsi="Georgia" w:cs="Georgia"/>
            <w:color w:val="FF0000"/>
            <w:spacing w:val="6"/>
            <w:sz w:val="19"/>
            <w:szCs w:val="19"/>
          </w:rPr>
          <w:delText xml:space="preserve"> </w:delText>
        </w:r>
        <w:r w:rsidR="005C64D6" w:rsidDel="000F62E4">
          <w:rPr>
            <w:rFonts w:ascii="Georgia" w:eastAsia="Georgia" w:hAnsi="Georgia" w:cs="Georgia"/>
            <w:color w:val="FF0000"/>
            <w:sz w:val="19"/>
            <w:szCs w:val="19"/>
          </w:rPr>
          <w:delText>processing</w:delText>
        </w:r>
        <w:r w:rsidR="005C64D6" w:rsidDel="000F62E4">
          <w:rPr>
            <w:rFonts w:ascii="Georgia" w:eastAsia="Georgia" w:hAnsi="Georgia" w:cs="Georgia"/>
            <w:color w:val="FF0000"/>
            <w:spacing w:val="15"/>
            <w:sz w:val="19"/>
            <w:szCs w:val="19"/>
          </w:rPr>
          <w:delText xml:space="preserve"> </w:delText>
        </w:r>
        <w:r w:rsidR="005C64D6" w:rsidDel="000F62E4">
          <w:rPr>
            <w:rFonts w:ascii="Georgia" w:eastAsia="Georgia" w:hAnsi="Georgia" w:cs="Georgia"/>
            <w:color w:val="FF0000"/>
            <w:sz w:val="19"/>
            <w:szCs w:val="19"/>
          </w:rPr>
          <w:delText>toolkit</w:delText>
        </w:r>
        <w:r w:rsidR="005C64D6" w:rsidDel="000F62E4">
          <w:rPr>
            <w:rFonts w:ascii="Georgia" w:eastAsia="Georgia" w:hAnsi="Georgia" w:cs="Georgia"/>
            <w:color w:val="FF0000"/>
            <w:spacing w:val="8"/>
            <w:sz w:val="19"/>
            <w:szCs w:val="19"/>
          </w:rPr>
          <w:delText xml:space="preserve"> </w:delText>
        </w:r>
        <w:r w:rsidR="005C64D6" w:rsidDel="000F62E4">
          <w:rPr>
            <w:rFonts w:ascii="Georgia" w:eastAsia="Georgia" w:hAnsi="Georgia" w:cs="Georgia"/>
            <w:color w:val="FF0000"/>
            <w:w w:val="102"/>
            <w:sz w:val="19"/>
            <w:szCs w:val="19"/>
          </w:rPr>
          <w:delText xml:space="preserve">to </w:delText>
        </w:r>
        <w:r w:rsidR="005C64D6" w:rsidDel="000F62E4">
          <w:rPr>
            <w:rFonts w:ascii="Georgia" w:eastAsia="Georgia" w:hAnsi="Georgia" w:cs="Georgia"/>
            <w:color w:val="FF0000"/>
            <w:sz w:val="19"/>
            <w:szCs w:val="19"/>
          </w:rPr>
          <w:delText>allow</w:delText>
        </w:r>
        <w:r w:rsidR="005C64D6" w:rsidDel="000F62E4">
          <w:rPr>
            <w:rFonts w:ascii="Georgia" w:eastAsia="Georgia" w:hAnsi="Georgia" w:cs="Georgia"/>
            <w:color w:val="FF0000"/>
            <w:spacing w:val="10"/>
            <w:sz w:val="19"/>
            <w:szCs w:val="19"/>
          </w:rPr>
          <w:delText xml:space="preserve"> </w:delText>
        </w:r>
        <w:r w:rsidR="005C64D6" w:rsidDel="000F62E4">
          <w:rPr>
            <w:rFonts w:ascii="Georgia" w:eastAsia="Georgia" w:hAnsi="Georgia" w:cs="Georgia"/>
            <w:color w:val="FF0000"/>
            <w:sz w:val="19"/>
            <w:szCs w:val="19"/>
          </w:rPr>
          <w:delText>for</w:delText>
        </w:r>
        <w:r w:rsidR="005C64D6" w:rsidDel="000F62E4">
          <w:rPr>
            <w:rFonts w:ascii="Georgia" w:eastAsia="Georgia" w:hAnsi="Georgia" w:cs="Georgia"/>
            <w:color w:val="FF0000"/>
            <w:spacing w:val="6"/>
            <w:sz w:val="19"/>
            <w:szCs w:val="19"/>
          </w:rPr>
          <w:delText xml:space="preserve"> </w:delText>
        </w:r>
        <w:r w:rsidR="005C64D6" w:rsidDel="000F62E4">
          <w:rPr>
            <w:rFonts w:ascii="Georgia" w:eastAsia="Georgia" w:hAnsi="Georgia" w:cs="Georgia"/>
            <w:color w:val="FF0000"/>
            <w:sz w:val="19"/>
            <w:szCs w:val="19"/>
          </w:rPr>
          <w:delText>continued</w:delText>
        </w:r>
        <w:r w:rsidR="005C64D6" w:rsidDel="000F62E4">
          <w:rPr>
            <w:rFonts w:ascii="Georgia" w:eastAsia="Georgia" w:hAnsi="Georgia" w:cs="Georgia"/>
            <w:color w:val="FF0000"/>
            <w:spacing w:val="18"/>
            <w:sz w:val="19"/>
            <w:szCs w:val="19"/>
          </w:rPr>
          <w:delText xml:space="preserve"> </w:delText>
        </w:r>
        <w:r w:rsidR="005C64D6" w:rsidDel="000F62E4">
          <w:rPr>
            <w:rFonts w:ascii="Georgia" w:eastAsia="Georgia" w:hAnsi="Georgia" w:cs="Georgia"/>
            <w:color w:val="FF0000"/>
            <w:sz w:val="19"/>
            <w:szCs w:val="19"/>
          </w:rPr>
          <w:delText>use,</w:delText>
        </w:r>
        <w:r w:rsidR="005C64D6" w:rsidDel="000F62E4">
          <w:rPr>
            <w:rFonts w:ascii="Georgia" w:eastAsia="Georgia" w:hAnsi="Georgia" w:cs="Georgia"/>
            <w:color w:val="FF0000"/>
            <w:spacing w:val="8"/>
            <w:sz w:val="19"/>
            <w:szCs w:val="19"/>
          </w:rPr>
          <w:delText xml:space="preserve"> </w:delText>
        </w:r>
        <w:r w:rsidR="005C64D6" w:rsidDel="000F62E4">
          <w:rPr>
            <w:rFonts w:ascii="Georgia" w:eastAsia="Georgia" w:hAnsi="Georgia" w:cs="Georgia"/>
            <w:color w:val="FF0000"/>
            <w:sz w:val="19"/>
            <w:szCs w:val="19"/>
          </w:rPr>
          <w:delText>potential</w:delText>
        </w:r>
        <w:r w:rsidR="005C64D6" w:rsidDel="000F62E4">
          <w:rPr>
            <w:rFonts w:ascii="Georgia" w:eastAsia="Georgia" w:hAnsi="Georgia" w:cs="Georgia"/>
            <w:color w:val="FF0000"/>
            <w:spacing w:val="16"/>
            <w:sz w:val="19"/>
            <w:szCs w:val="19"/>
          </w:rPr>
          <w:delText xml:space="preserve"> </w:delText>
        </w:r>
        <w:r w:rsidR="005C64D6" w:rsidDel="000F62E4">
          <w:rPr>
            <w:rFonts w:ascii="Georgia" w:eastAsia="Georgia" w:hAnsi="Georgia" w:cs="Georgia"/>
            <w:color w:val="FF0000"/>
            <w:sz w:val="19"/>
            <w:szCs w:val="19"/>
          </w:rPr>
          <w:delText>future</w:delText>
        </w:r>
        <w:r w:rsidR="005C64D6" w:rsidDel="000F62E4">
          <w:rPr>
            <w:rFonts w:ascii="Georgia" w:eastAsia="Georgia" w:hAnsi="Georgia" w:cs="Georgia"/>
            <w:color w:val="FF0000"/>
            <w:spacing w:val="11"/>
            <w:sz w:val="19"/>
            <w:szCs w:val="19"/>
          </w:rPr>
          <w:delText xml:space="preserve"> </w:delText>
        </w:r>
        <w:r w:rsidR="005C64D6" w:rsidDel="000F62E4">
          <w:rPr>
            <w:rFonts w:ascii="Georgia" w:eastAsia="Georgia" w:hAnsi="Georgia" w:cs="Georgia"/>
            <w:color w:val="FF0000"/>
            <w:sz w:val="19"/>
            <w:szCs w:val="19"/>
          </w:rPr>
          <w:delText>improvements,</w:delText>
        </w:r>
        <w:r w:rsidR="005C64D6" w:rsidDel="000F62E4">
          <w:rPr>
            <w:rFonts w:ascii="Georgia" w:eastAsia="Georgia" w:hAnsi="Georgia" w:cs="Georgia"/>
            <w:color w:val="FF0000"/>
            <w:spacing w:val="26"/>
            <w:sz w:val="19"/>
            <w:szCs w:val="19"/>
          </w:rPr>
          <w:delText xml:space="preserve"> </w:delText>
        </w:r>
        <w:r w:rsidR="005C64D6" w:rsidDel="000F62E4">
          <w:rPr>
            <w:rFonts w:ascii="Georgia" w:eastAsia="Georgia" w:hAnsi="Georgia" w:cs="Georgia"/>
            <w:color w:val="FF0000"/>
            <w:sz w:val="19"/>
            <w:szCs w:val="19"/>
          </w:rPr>
          <w:delText>and</w:delText>
        </w:r>
        <w:r w:rsidR="005C64D6" w:rsidDel="000F62E4">
          <w:rPr>
            <w:rFonts w:ascii="Georgia" w:eastAsia="Georgia" w:hAnsi="Georgia" w:cs="Georgia"/>
            <w:color w:val="FF0000"/>
            <w:spacing w:val="7"/>
            <w:sz w:val="19"/>
            <w:szCs w:val="19"/>
          </w:rPr>
          <w:delText xml:space="preserve"> </w:delText>
        </w:r>
        <w:r w:rsidR="005C64D6" w:rsidDel="000F62E4">
          <w:rPr>
            <w:rFonts w:ascii="Georgia" w:eastAsia="Georgia" w:hAnsi="Georgia" w:cs="Georgia"/>
            <w:color w:val="FF0000"/>
            <w:w w:val="102"/>
            <w:sz w:val="19"/>
            <w:szCs w:val="19"/>
          </w:rPr>
          <w:delText>reproducibility.</w:delText>
        </w:r>
      </w:del>
    </w:p>
    <w:p w14:paraId="678C6F34" w14:textId="30BE489F" w:rsidR="00E61F9D" w:rsidRDefault="005C64D6">
      <w:pPr>
        <w:spacing w:before="60" w:after="0" w:line="277" w:lineRule="auto"/>
        <w:ind w:left="120" w:right="53"/>
        <w:jc w:val="both"/>
        <w:rPr>
          <w:rFonts w:ascii="Georgia" w:eastAsia="Georgia" w:hAnsi="Georgia" w:cs="Georgia"/>
          <w:sz w:val="19"/>
          <w:szCs w:val="19"/>
        </w:rPr>
      </w:pPr>
      <w:r>
        <w:rPr>
          <w:rFonts w:ascii="Georgia" w:eastAsia="Georgia" w:hAnsi="Georgia" w:cs="Georgia"/>
          <w:b/>
          <w:bCs/>
          <w:sz w:val="19"/>
          <w:szCs w:val="19"/>
        </w:rPr>
        <w:t>3(c.1.1)</w:t>
      </w:r>
      <w:r>
        <w:rPr>
          <w:rFonts w:ascii="Georgia" w:eastAsia="Georgia" w:hAnsi="Georgia" w:cs="Georgia"/>
          <w:b/>
          <w:bCs/>
          <w:spacing w:val="39"/>
          <w:sz w:val="19"/>
          <w:szCs w:val="19"/>
        </w:rPr>
        <w:t xml:space="preserve"> </w:t>
      </w:r>
      <w:r>
        <w:rPr>
          <w:rFonts w:ascii="Georgia" w:eastAsia="Georgia" w:hAnsi="Georgia" w:cs="Georgia"/>
          <w:b/>
          <w:bCs/>
          <w:sz w:val="19"/>
          <w:szCs w:val="19"/>
        </w:rPr>
        <w:t>Generic</w:t>
      </w:r>
      <w:r>
        <w:rPr>
          <w:rFonts w:ascii="Georgia" w:eastAsia="Georgia" w:hAnsi="Georgia" w:cs="Georgia"/>
          <w:b/>
          <w:bCs/>
          <w:spacing w:val="40"/>
          <w:sz w:val="19"/>
          <w:szCs w:val="19"/>
        </w:rPr>
        <w:t xml:space="preserve"> </w:t>
      </w:r>
      <w:r>
        <w:rPr>
          <w:rFonts w:ascii="Georgia" w:eastAsia="Georgia" w:hAnsi="Georgia" w:cs="Georgia"/>
          <w:b/>
          <w:bCs/>
          <w:sz w:val="19"/>
          <w:szCs w:val="19"/>
        </w:rPr>
        <w:t>ANTs</w:t>
      </w:r>
      <w:r>
        <w:rPr>
          <w:rFonts w:ascii="Georgia" w:eastAsia="Georgia" w:hAnsi="Georgia" w:cs="Georgia"/>
          <w:b/>
          <w:bCs/>
          <w:spacing w:val="36"/>
          <w:sz w:val="19"/>
          <w:szCs w:val="19"/>
        </w:rPr>
        <w:t xml:space="preserve"> </w:t>
      </w:r>
      <w:r>
        <w:rPr>
          <w:rFonts w:ascii="Georgia" w:eastAsia="Georgia" w:hAnsi="Georgia" w:cs="Georgia"/>
          <w:b/>
          <w:bCs/>
          <w:sz w:val="19"/>
          <w:szCs w:val="19"/>
        </w:rPr>
        <w:t>core</w:t>
      </w:r>
      <w:r>
        <w:rPr>
          <w:rFonts w:ascii="Georgia" w:eastAsia="Georgia" w:hAnsi="Georgia" w:cs="Georgia"/>
          <w:b/>
          <w:bCs/>
          <w:spacing w:val="34"/>
          <w:sz w:val="19"/>
          <w:szCs w:val="19"/>
        </w:rPr>
        <w:t xml:space="preserve"> </w:t>
      </w:r>
      <w:r>
        <w:rPr>
          <w:rFonts w:ascii="Georgia" w:eastAsia="Georgia" w:hAnsi="Georgia" w:cs="Georgia"/>
          <w:b/>
          <w:bCs/>
          <w:sz w:val="19"/>
          <w:szCs w:val="19"/>
        </w:rPr>
        <w:t>tools</w:t>
      </w:r>
      <w:r>
        <w:rPr>
          <w:rFonts w:ascii="Georgia" w:eastAsia="Georgia" w:hAnsi="Georgia" w:cs="Georgia"/>
          <w:b/>
          <w:bCs/>
          <w:spacing w:val="35"/>
          <w:sz w:val="19"/>
          <w:szCs w:val="19"/>
        </w:rPr>
        <w:t xml:space="preserve"> </w:t>
      </w:r>
      <w:r>
        <w:rPr>
          <w:rFonts w:ascii="Georgia" w:eastAsia="Georgia" w:hAnsi="Georgia" w:cs="Georgia"/>
          <w:b/>
          <w:bCs/>
          <w:sz w:val="19"/>
          <w:szCs w:val="19"/>
        </w:rPr>
        <w:t>for</w:t>
      </w:r>
      <w:r>
        <w:rPr>
          <w:rFonts w:ascii="Georgia" w:eastAsia="Georgia" w:hAnsi="Georgia" w:cs="Georgia"/>
          <w:b/>
          <w:bCs/>
          <w:spacing w:val="31"/>
          <w:sz w:val="19"/>
          <w:szCs w:val="19"/>
        </w:rPr>
        <w:t xml:space="preserve"> </w:t>
      </w:r>
      <w:r>
        <w:rPr>
          <w:rFonts w:ascii="Georgia" w:eastAsia="Georgia" w:hAnsi="Georgia" w:cs="Georgia"/>
          <w:b/>
          <w:bCs/>
          <w:sz w:val="19"/>
          <w:szCs w:val="19"/>
        </w:rPr>
        <w:t>image</w:t>
      </w:r>
      <w:r>
        <w:rPr>
          <w:rFonts w:ascii="Georgia" w:eastAsia="Georgia" w:hAnsi="Georgia" w:cs="Georgia"/>
          <w:b/>
          <w:bCs/>
          <w:spacing w:val="37"/>
          <w:sz w:val="19"/>
          <w:szCs w:val="19"/>
        </w:rPr>
        <w:t xml:space="preserve"> </w:t>
      </w:r>
      <w:r>
        <w:rPr>
          <w:rFonts w:ascii="Georgia" w:eastAsia="Georgia" w:hAnsi="Georgia" w:cs="Georgia"/>
          <w:b/>
          <w:bCs/>
          <w:sz w:val="19"/>
          <w:szCs w:val="19"/>
        </w:rPr>
        <w:t>analysis</w:t>
      </w:r>
      <w:r>
        <w:rPr>
          <w:rFonts w:ascii="Georgia" w:eastAsia="Georgia" w:hAnsi="Georgia" w:cs="Georgia"/>
          <w:b/>
          <w:bCs/>
          <w:spacing w:val="41"/>
          <w:sz w:val="19"/>
          <w:szCs w:val="19"/>
        </w:rPr>
        <w:t xml:space="preserve"> </w:t>
      </w:r>
      <w:r>
        <w:rPr>
          <w:rFonts w:ascii="Georgia" w:eastAsia="Georgia" w:hAnsi="Georgia" w:cs="Georgia"/>
          <w:b/>
          <w:bCs/>
          <w:sz w:val="19"/>
          <w:szCs w:val="19"/>
        </w:rPr>
        <w:t>and</w:t>
      </w:r>
      <w:r>
        <w:rPr>
          <w:rFonts w:ascii="Georgia" w:eastAsia="Georgia" w:hAnsi="Georgia" w:cs="Georgia"/>
          <w:b/>
          <w:bCs/>
          <w:spacing w:val="32"/>
          <w:sz w:val="19"/>
          <w:szCs w:val="19"/>
        </w:rPr>
        <w:t xml:space="preserve"> </w:t>
      </w:r>
      <w:r>
        <w:rPr>
          <w:rFonts w:ascii="Georgia" w:eastAsia="Georgia" w:hAnsi="Georgia" w:cs="Georgia"/>
          <w:b/>
          <w:bCs/>
          <w:sz w:val="19"/>
          <w:szCs w:val="19"/>
        </w:rPr>
        <w:t xml:space="preserve">processing.  </w:t>
      </w:r>
      <w:r>
        <w:rPr>
          <w:rFonts w:ascii="Georgia" w:eastAsia="Georgia" w:hAnsi="Georgia" w:cs="Georgia"/>
          <w:b/>
          <w:bCs/>
          <w:spacing w:val="9"/>
          <w:sz w:val="19"/>
          <w:szCs w:val="19"/>
        </w:rPr>
        <w:t xml:space="preserve"> </w:t>
      </w:r>
      <w:r>
        <w:rPr>
          <w:rFonts w:ascii="Georgia" w:eastAsia="Georgia" w:hAnsi="Georgia" w:cs="Georgia"/>
          <w:sz w:val="19"/>
          <w:szCs w:val="19"/>
        </w:rPr>
        <w:t>The</w:t>
      </w:r>
      <w:r>
        <w:rPr>
          <w:rFonts w:ascii="Georgia" w:eastAsia="Georgia" w:hAnsi="Georgia" w:cs="Georgia"/>
          <w:spacing w:val="31"/>
          <w:sz w:val="19"/>
          <w:szCs w:val="19"/>
        </w:rPr>
        <w:t xml:space="preserve"> </w:t>
      </w:r>
      <w:r>
        <w:rPr>
          <w:rFonts w:ascii="Georgia" w:eastAsia="Georgia" w:hAnsi="Georgia" w:cs="Georgia"/>
          <w:sz w:val="19"/>
          <w:szCs w:val="19"/>
        </w:rPr>
        <w:t>Advanced</w:t>
      </w:r>
      <w:r>
        <w:rPr>
          <w:rFonts w:ascii="Georgia" w:eastAsia="Georgia" w:hAnsi="Georgia" w:cs="Georgia"/>
          <w:spacing w:val="41"/>
          <w:sz w:val="19"/>
          <w:szCs w:val="19"/>
        </w:rPr>
        <w:t xml:space="preserve"> </w:t>
      </w:r>
      <w:proofErr w:type="gramStart"/>
      <w:r>
        <w:rPr>
          <w:rFonts w:ascii="Georgia" w:eastAsia="Georgia" w:hAnsi="Georgia" w:cs="Georgia"/>
          <w:sz w:val="19"/>
          <w:szCs w:val="19"/>
        </w:rPr>
        <w:t xml:space="preserve">Normalization </w:t>
      </w:r>
      <w:r>
        <w:rPr>
          <w:rFonts w:ascii="Georgia" w:eastAsia="Georgia" w:hAnsi="Georgia" w:cs="Georgia"/>
          <w:spacing w:val="3"/>
          <w:sz w:val="19"/>
          <w:szCs w:val="19"/>
        </w:rPr>
        <w:t xml:space="preserve"> </w:t>
      </w:r>
      <w:r>
        <w:rPr>
          <w:rFonts w:ascii="Georgia" w:eastAsia="Georgia" w:hAnsi="Georgia" w:cs="Georgia"/>
          <w:sz w:val="19"/>
          <w:szCs w:val="19"/>
        </w:rPr>
        <w:t>Tools</w:t>
      </w:r>
      <w:proofErr w:type="gramEnd"/>
      <w:r>
        <w:rPr>
          <w:rFonts w:ascii="Georgia" w:eastAsia="Georgia" w:hAnsi="Georgia" w:cs="Georgia"/>
          <w:spacing w:val="34"/>
          <w:sz w:val="19"/>
          <w:szCs w:val="19"/>
        </w:rPr>
        <w:t xml:space="preserve"> </w:t>
      </w:r>
      <w:r>
        <w:rPr>
          <w:rFonts w:ascii="Georgia" w:eastAsia="Georgia" w:hAnsi="Georgia" w:cs="Georgia"/>
          <w:w w:val="102"/>
          <w:sz w:val="19"/>
          <w:szCs w:val="19"/>
        </w:rPr>
        <w:t xml:space="preserve">(ANTs) </w:t>
      </w:r>
      <w:r>
        <w:rPr>
          <w:rFonts w:ascii="Georgia" w:eastAsia="Georgia" w:hAnsi="Georgia" w:cs="Georgia"/>
          <w:sz w:val="19"/>
          <w:szCs w:val="19"/>
        </w:rPr>
        <w:t>package</w:t>
      </w:r>
      <w:r>
        <w:rPr>
          <w:rFonts w:ascii="Georgia" w:eastAsia="Georgia" w:hAnsi="Georgia" w:cs="Georgia"/>
          <w:spacing w:val="11"/>
          <w:sz w:val="19"/>
          <w:szCs w:val="19"/>
        </w:rPr>
        <w:t xml:space="preserve"> </w:t>
      </w:r>
      <w:r>
        <w:rPr>
          <w:rFonts w:ascii="Georgia" w:eastAsia="Georgia" w:hAnsi="Georgia" w:cs="Georgia"/>
          <w:sz w:val="19"/>
          <w:szCs w:val="19"/>
        </w:rPr>
        <w:t>is a state-of-the-art,</w:t>
      </w:r>
      <w:r>
        <w:rPr>
          <w:rFonts w:ascii="Georgia" w:eastAsia="Georgia" w:hAnsi="Georgia" w:cs="Georgia"/>
          <w:spacing w:val="25"/>
          <w:sz w:val="19"/>
          <w:szCs w:val="19"/>
        </w:rPr>
        <w:t xml:space="preserve"> </w:t>
      </w:r>
      <w:r>
        <w:rPr>
          <w:rFonts w:ascii="Georgia" w:eastAsia="Georgia" w:hAnsi="Georgia" w:cs="Georgia"/>
          <w:sz w:val="19"/>
          <w:szCs w:val="19"/>
        </w:rPr>
        <w:t>open-source</w:t>
      </w:r>
      <w:r>
        <w:rPr>
          <w:rFonts w:ascii="Georgia" w:eastAsia="Georgia" w:hAnsi="Georgia" w:cs="Georgia"/>
          <w:spacing w:val="18"/>
          <w:sz w:val="19"/>
          <w:szCs w:val="19"/>
        </w:rPr>
        <w:t xml:space="preserve"> </w:t>
      </w:r>
      <w:r>
        <w:rPr>
          <w:rFonts w:ascii="Georgia" w:eastAsia="Georgia" w:hAnsi="Georgia" w:cs="Georgia"/>
          <w:sz w:val="19"/>
          <w:szCs w:val="19"/>
        </w:rPr>
        <w:t>software</w:t>
      </w:r>
      <w:r>
        <w:rPr>
          <w:rFonts w:ascii="Georgia" w:eastAsia="Georgia" w:hAnsi="Georgia" w:cs="Georgia"/>
          <w:spacing w:val="11"/>
          <w:sz w:val="19"/>
          <w:szCs w:val="19"/>
        </w:rPr>
        <w:t xml:space="preserve"> </w:t>
      </w:r>
      <w:r>
        <w:rPr>
          <w:rFonts w:ascii="Georgia" w:eastAsia="Georgia" w:hAnsi="Georgia" w:cs="Georgia"/>
          <w:sz w:val="19"/>
          <w:szCs w:val="19"/>
        </w:rPr>
        <w:t>toolkit</w:t>
      </w:r>
      <w:r>
        <w:rPr>
          <w:rFonts w:ascii="Georgia" w:eastAsia="Georgia" w:hAnsi="Georgia" w:cs="Georgia"/>
          <w:spacing w:val="8"/>
          <w:sz w:val="19"/>
          <w:szCs w:val="19"/>
        </w:rPr>
        <w:t xml:space="preserve"> </w:t>
      </w:r>
      <w:r>
        <w:rPr>
          <w:rFonts w:ascii="Georgia" w:eastAsia="Georgia" w:hAnsi="Georgia" w:cs="Georgia"/>
          <w:sz w:val="19"/>
          <w:szCs w:val="19"/>
        </w:rPr>
        <w:t>for</w:t>
      </w:r>
      <w:r>
        <w:rPr>
          <w:rFonts w:ascii="Georgia" w:eastAsia="Georgia" w:hAnsi="Georgia" w:cs="Georgia"/>
          <w:spacing w:val="2"/>
          <w:sz w:val="19"/>
          <w:szCs w:val="19"/>
        </w:rPr>
        <w:t xml:space="preserve"> </w:t>
      </w:r>
      <w:r>
        <w:rPr>
          <w:rFonts w:ascii="Georgia" w:eastAsia="Georgia" w:hAnsi="Georgia" w:cs="Georgia"/>
          <w:sz w:val="19"/>
          <w:szCs w:val="19"/>
        </w:rPr>
        <w:t>image</w:t>
      </w:r>
      <w:r>
        <w:rPr>
          <w:rFonts w:ascii="Georgia" w:eastAsia="Georgia" w:hAnsi="Georgia" w:cs="Georgia"/>
          <w:spacing w:val="7"/>
          <w:sz w:val="19"/>
          <w:szCs w:val="19"/>
        </w:rPr>
        <w:t xml:space="preserve"> </w:t>
      </w:r>
      <w:r>
        <w:rPr>
          <w:rFonts w:ascii="Georgia" w:eastAsia="Georgia" w:hAnsi="Georgia" w:cs="Georgia"/>
          <w:sz w:val="19"/>
          <w:szCs w:val="19"/>
        </w:rPr>
        <w:t>registration,</w:t>
      </w:r>
      <w:r>
        <w:rPr>
          <w:rFonts w:ascii="Georgia" w:eastAsia="Georgia" w:hAnsi="Georgia" w:cs="Georgia"/>
          <w:spacing w:val="19"/>
          <w:sz w:val="19"/>
          <w:szCs w:val="19"/>
        </w:rPr>
        <w:t xml:space="preserve"> </w:t>
      </w:r>
      <w:r>
        <w:rPr>
          <w:rFonts w:ascii="Georgia" w:eastAsia="Georgia" w:hAnsi="Georgia" w:cs="Georgia"/>
          <w:sz w:val="19"/>
          <w:szCs w:val="19"/>
        </w:rPr>
        <w:t>segmentation,</w:t>
      </w:r>
      <w:r>
        <w:rPr>
          <w:rFonts w:ascii="Georgia" w:eastAsia="Georgia" w:hAnsi="Georgia" w:cs="Georgia"/>
          <w:spacing w:val="22"/>
          <w:sz w:val="19"/>
          <w:szCs w:val="19"/>
        </w:rPr>
        <w:t xml:space="preserve"> </w:t>
      </w:r>
      <w:r>
        <w:rPr>
          <w:rFonts w:ascii="Georgia" w:eastAsia="Georgia" w:hAnsi="Georgia" w:cs="Georgia"/>
          <w:sz w:val="19"/>
          <w:szCs w:val="19"/>
        </w:rPr>
        <w:t>and</w:t>
      </w:r>
      <w:r>
        <w:rPr>
          <w:rFonts w:ascii="Georgia" w:eastAsia="Georgia" w:hAnsi="Georgia" w:cs="Georgia"/>
          <w:spacing w:val="3"/>
          <w:sz w:val="19"/>
          <w:szCs w:val="19"/>
        </w:rPr>
        <w:t xml:space="preserve"> </w:t>
      </w:r>
      <w:r>
        <w:rPr>
          <w:rFonts w:ascii="Georgia" w:eastAsia="Georgia" w:hAnsi="Georgia" w:cs="Georgia"/>
          <w:sz w:val="19"/>
          <w:szCs w:val="19"/>
        </w:rPr>
        <w:t>other</w:t>
      </w:r>
      <w:r>
        <w:rPr>
          <w:rFonts w:ascii="Georgia" w:eastAsia="Georgia" w:hAnsi="Georgia" w:cs="Georgia"/>
          <w:spacing w:val="6"/>
          <w:sz w:val="19"/>
          <w:szCs w:val="19"/>
        </w:rPr>
        <w:t xml:space="preserve"> </w:t>
      </w:r>
      <w:r>
        <w:rPr>
          <w:rFonts w:ascii="Georgia" w:eastAsia="Georgia" w:hAnsi="Georgia" w:cs="Georgia"/>
          <w:sz w:val="19"/>
          <w:szCs w:val="19"/>
        </w:rPr>
        <w:t>basic</w:t>
      </w:r>
      <w:r>
        <w:rPr>
          <w:rFonts w:ascii="Georgia" w:eastAsia="Georgia" w:hAnsi="Georgia" w:cs="Georgia"/>
          <w:spacing w:val="6"/>
          <w:sz w:val="19"/>
          <w:szCs w:val="19"/>
        </w:rPr>
        <w:t xml:space="preserve"> </w:t>
      </w:r>
      <w:r>
        <w:rPr>
          <w:rFonts w:ascii="Georgia" w:eastAsia="Georgia" w:hAnsi="Georgia" w:cs="Georgia"/>
          <w:sz w:val="19"/>
          <w:szCs w:val="19"/>
        </w:rPr>
        <w:t>medical</w:t>
      </w:r>
      <w:r>
        <w:rPr>
          <w:rFonts w:ascii="Georgia" w:eastAsia="Georgia" w:hAnsi="Georgia" w:cs="Georgia"/>
          <w:spacing w:val="10"/>
          <w:sz w:val="19"/>
          <w:szCs w:val="19"/>
        </w:rPr>
        <w:t xml:space="preserve"> </w:t>
      </w:r>
      <w:r>
        <w:rPr>
          <w:rFonts w:ascii="Georgia" w:eastAsia="Georgia" w:hAnsi="Georgia" w:cs="Georgia"/>
          <w:w w:val="102"/>
          <w:sz w:val="19"/>
          <w:szCs w:val="19"/>
        </w:rPr>
        <w:t xml:space="preserve">image </w:t>
      </w:r>
      <w:r>
        <w:rPr>
          <w:rFonts w:ascii="Georgia" w:eastAsia="Georgia" w:hAnsi="Georgia" w:cs="Georgia"/>
          <w:sz w:val="19"/>
          <w:szCs w:val="19"/>
        </w:rPr>
        <w:t>analysis</w:t>
      </w:r>
      <w:r>
        <w:rPr>
          <w:rFonts w:ascii="Georgia" w:eastAsia="Georgia" w:hAnsi="Georgia" w:cs="Georgia"/>
          <w:spacing w:val="22"/>
          <w:sz w:val="19"/>
          <w:szCs w:val="19"/>
        </w:rPr>
        <w:t xml:space="preserve"> </w:t>
      </w:r>
      <w:r>
        <w:rPr>
          <w:rFonts w:ascii="Georgia" w:eastAsia="Georgia" w:hAnsi="Georgia" w:cs="Georgia"/>
          <w:sz w:val="19"/>
          <w:szCs w:val="19"/>
        </w:rPr>
        <w:t>functionality</w:t>
      </w:r>
      <w:r>
        <w:rPr>
          <w:rFonts w:ascii="Georgia" w:eastAsia="Georgia" w:hAnsi="Georgia" w:cs="Georgia"/>
          <w:spacing w:val="30"/>
          <w:sz w:val="19"/>
          <w:szCs w:val="19"/>
        </w:rPr>
        <w:t xml:space="preserve"> </w:t>
      </w:r>
      <w:r>
        <w:rPr>
          <w:rFonts w:ascii="Georgia" w:eastAsia="Georgia" w:hAnsi="Georgia" w:cs="Georgia"/>
          <w:sz w:val="19"/>
          <w:szCs w:val="19"/>
        </w:rPr>
        <w:t>[11].  Several</w:t>
      </w:r>
      <w:r>
        <w:rPr>
          <w:rFonts w:ascii="Georgia" w:eastAsia="Georgia" w:hAnsi="Georgia" w:cs="Georgia"/>
          <w:spacing w:val="21"/>
          <w:sz w:val="19"/>
          <w:szCs w:val="19"/>
        </w:rPr>
        <w:t xml:space="preserve"> </w:t>
      </w:r>
      <w:r>
        <w:rPr>
          <w:rFonts w:ascii="Georgia" w:eastAsia="Georgia" w:hAnsi="Georgia" w:cs="Georgia"/>
          <w:sz w:val="19"/>
          <w:szCs w:val="19"/>
        </w:rPr>
        <w:t>core</w:t>
      </w:r>
      <w:r>
        <w:rPr>
          <w:rFonts w:ascii="Georgia" w:eastAsia="Georgia" w:hAnsi="Georgia" w:cs="Georgia"/>
          <w:spacing w:val="16"/>
          <w:sz w:val="19"/>
          <w:szCs w:val="19"/>
        </w:rPr>
        <w:t xml:space="preserve"> </w:t>
      </w:r>
      <w:r>
        <w:rPr>
          <w:rFonts w:ascii="Georgia" w:eastAsia="Georgia" w:hAnsi="Georgia" w:cs="Georgia"/>
          <w:sz w:val="19"/>
          <w:szCs w:val="19"/>
        </w:rPr>
        <w:t>programs</w:t>
      </w:r>
      <w:r>
        <w:rPr>
          <w:rFonts w:ascii="Georgia" w:eastAsia="Georgia" w:hAnsi="Georgia" w:cs="Georgia"/>
          <w:spacing w:val="25"/>
          <w:sz w:val="19"/>
          <w:szCs w:val="19"/>
        </w:rPr>
        <w:t xml:space="preserve"> </w:t>
      </w:r>
      <w:r>
        <w:rPr>
          <w:rFonts w:ascii="Georgia" w:eastAsia="Georgia" w:hAnsi="Georgia" w:cs="Georgia"/>
          <w:sz w:val="19"/>
          <w:szCs w:val="19"/>
        </w:rPr>
        <w:t>comprising</w:t>
      </w:r>
      <w:r>
        <w:rPr>
          <w:rFonts w:ascii="Georgia" w:eastAsia="Georgia" w:hAnsi="Georgia" w:cs="Georgia"/>
          <w:spacing w:val="28"/>
          <w:sz w:val="19"/>
          <w:szCs w:val="19"/>
        </w:rPr>
        <w:t xml:space="preserve"> </w:t>
      </w:r>
      <w:r>
        <w:rPr>
          <w:rFonts w:ascii="Georgia" w:eastAsia="Georgia" w:hAnsi="Georgia" w:cs="Georgia"/>
          <w:sz w:val="19"/>
          <w:szCs w:val="19"/>
        </w:rPr>
        <w:t>portions</w:t>
      </w:r>
      <w:r>
        <w:rPr>
          <w:rFonts w:ascii="Georgia" w:eastAsia="Georgia" w:hAnsi="Georgia" w:cs="Georgia"/>
          <w:spacing w:val="23"/>
          <w:sz w:val="19"/>
          <w:szCs w:val="19"/>
        </w:rPr>
        <w:t xml:space="preserve"> </w:t>
      </w:r>
      <w:r>
        <w:rPr>
          <w:rFonts w:ascii="Georgia" w:eastAsia="Georgia" w:hAnsi="Georgia" w:cs="Georgia"/>
          <w:sz w:val="19"/>
          <w:szCs w:val="19"/>
        </w:rPr>
        <w:t>of</w:t>
      </w:r>
      <w:r>
        <w:rPr>
          <w:rFonts w:ascii="Georgia" w:eastAsia="Georgia" w:hAnsi="Georgia" w:cs="Georgia"/>
          <w:spacing w:val="12"/>
          <w:sz w:val="19"/>
          <w:szCs w:val="19"/>
        </w:rPr>
        <w:t xml:space="preserve"> </w:t>
      </w:r>
      <w:r>
        <w:rPr>
          <w:rFonts w:ascii="Georgia" w:eastAsia="Georgia" w:hAnsi="Georgia" w:cs="Georgia"/>
          <w:sz w:val="19"/>
          <w:szCs w:val="19"/>
        </w:rPr>
        <w:t>the</w:t>
      </w:r>
      <w:r>
        <w:rPr>
          <w:rFonts w:ascii="Georgia" w:eastAsia="Georgia" w:hAnsi="Georgia" w:cs="Georgia"/>
          <w:spacing w:val="14"/>
          <w:sz w:val="19"/>
          <w:szCs w:val="19"/>
        </w:rPr>
        <w:t xml:space="preserve"> </w:t>
      </w:r>
      <w:r>
        <w:rPr>
          <w:rFonts w:ascii="Georgia" w:eastAsia="Georgia" w:hAnsi="Georgia" w:cs="Georgia"/>
          <w:sz w:val="19"/>
          <w:szCs w:val="19"/>
        </w:rPr>
        <w:t>proposed</w:t>
      </w:r>
      <w:r>
        <w:rPr>
          <w:rFonts w:ascii="Georgia" w:eastAsia="Georgia" w:hAnsi="Georgia" w:cs="Georgia"/>
          <w:spacing w:val="25"/>
          <w:sz w:val="19"/>
          <w:szCs w:val="19"/>
        </w:rPr>
        <w:t xml:space="preserve"> </w:t>
      </w:r>
      <w:r>
        <w:rPr>
          <w:rFonts w:ascii="Georgia" w:eastAsia="Georgia" w:hAnsi="Georgia" w:cs="Georgia"/>
          <w:sz w:val="19"/>
          <w:szCs w:val="19"/>
        </w:rPr>
        <w:t>pulmonary</w:t>
      </w:r>
      <w:r>
        <w:rPr>
          <w:rFonts w:ascii="Georgia" w:eastAsia="Georgia" w:hAnsi="Georgia" w:cs="Georgia"/>
          <w:spacing w:val="27"/>
          <w:sz w:val="19"/>
          <w:szCs w:val="19"/>
        </w:rPr>
        <w:t xml:space="preserve"> </w:t>
      </w:r>
      <w:r>
        <w:rPr>
          <w:rFonts w:ascii="Georgia" w:eastAsia="Georgia" w:hAnsi="Georgia" w:cs="Georgia"/>
          <w:sz w:val="19"/>
          <w:szCs w:val="19"/>
        </w:rPr>
        <w:t>imaging</w:t>
      </w:r>
      <w:r>
        <w:rPr>
          <w:rFonts w:ascii="Georgia" w:eastAsia="Georgia" w:hAnsi="Georgia" w:cs="Georgia"/>
          <w:spacing w:val="23"/>
          <w:sz w:val="19"/>
          <w:szCs w:val="19"/>
        </w:rPr>
        <w:t xml:space="preserve"> </w:t>
      </w:r>
      <w:r>
        <w:rPr>
          <w:rFonts w:ascii="Georgia" w:eastAsia="Georgia" w:hAnsi="Georgia" w:cs="Georgia"/>
          <w:sz w:val="19"/>
          <w:szCs w:val="19"/>
        </w:rPr>
        <w:t>analysis</w:t>
      </w:r>
      <w:r>
        <w:rPr>
          <w:rFonts w:ascii="Georgia" w:eastAsia="Georgia" w:hAnsi="Georgia" w:cs="Georgia"/>
          <w:spacing w:val="22"/>
          <w:sz w:val="19"/>
          <w:szCs w:val="19"/>
        </w:rPr>
        <w:t xml:space="preserve"> </w:t>
      </w:r>
      <w:r>
        <w:rPr>
          <w:rFonts w:ascii="Georgia" w:eastAsia="Georgia" w:hAnsi="Georgia" w:cs="Georgia"/>
          <w:w w:val="102"/>
          <w:sz w:val="19"/>
          <w:szCs w:val="19"/>
        </w:rPr>
        <w:t xml:space="preserve">software </w:t>
      </w:r>
      <w:r>
        <w:rPr>
          <w:rFonts w:ascii="Georgia" w:eastAsia="Georgia" w:hAnsi="Georgia" w:cs="Georgia"/>
          <w:sz w:val="19"/>
          <w:szCs w:val="19"/>
        </w:rPr>
        <w:t>framework</w:t>
      </w:r>
      <w:r>
        <w:rPr>
          <w:rFonts w:ascii="Georgia" w:eastAsia="Georgia" w:hAnsi="Georgia" w:cs="Georgia"/>
          <w:spacing w:val="25"/>
          <w:sz w:val="19"/>
          <w:szCs w:val="19"/>
        </w:rPr>
        <w:t xml:space="preserve"> </w:t>
      </w:r>
      <w:r>
        <w:rPr>
          <w:rFonts w:ascii="Georgia" w:eastAsia="Georgia" w:hAnsi="Georgia" w:cs="Georgia"/>
          <w:sz w:val="19"/>
          <w:szCs w:val="19"/>
        </w:rPr>
        <w:t>have</w:t>
      </w:r>
      <w:r>
        <w:rPr>
          <w:rFonts w:ascii="Georgia" w:eastAsia="Georgia" w:hAnsi="Georgia" w:cs="Georgia"/>
          <w:spacing w:val="15"/>
          <w:sz w:val="19"/>
          <w:szCs w:val="19"/>
        </w:rPr>
        <w:t xml:space="preserve"> </w:t>
      </w:r>
      <w:r>
        <w:rPr>
          <w:rFonts w:ascii="Georgia" w:eastAsia="Georgia" w:hAnsi="Georgia" w:cs="Georgia"/>
          <w:sz w:val="19"/>
          <w:szCs w:val="19"/>
        </w:rPr>
        <w:t>been</w:t>
      </w:r>
      <w:r>
        <w:rPr>
          <w:rFonts w:ascii="Georgia" w:eastAsia="Georgia" w:hAnsi="Georgia" w:cs="Georgia"/>
          <w:spacing w:val="15"/>
          <w:sz w:val="19"/>
          <w:szCs w:val="19"/>
        </w:rPr>
        <w:t xml:space="preserve"> </w:t>
      </w:r>
      <w:r>
        <w:rPr>
          <w:rFonts w:ascii="Georgia" w:eastAsia="Georgia" w:hAnsi="Georgia" w:cs="Georgia"/>
          <w:sz w:val="19"/>
          <w:szCs w:val="19"/>
        </w:rPr>
        <w:t>created</w:t>
      </w:r>
      <w:r>
        <w:rPr>
          <w:rFonts w:ascii="Georgia" w:eastAsia="Georgia" w:hAnsi="Georgia" w:cs="Georgia"/>
          <w:spacing w:val="19"/>
          <w:sz w:val="19"/>
          <w:szCs w:val="19"/>
        </w:rPr>
        <w:t xml:space="preserve"> </w:t>
      </w:r>
      <w:r>
        <w:rPr>
          <w:rFonts w:ascii="Georgia" w:eastAsia="Georgia" w:hAnsi="Georgia" w:cs="Georgia"/>
          <w:sz w:val="19"/>
          <w:szCs w:val="19"/>
        </w:rPr>
        <w:t>and</w:t>
      </w:r>
      <w:r>
        <w:rPr>
          <w:rFonts w:ascii="Georgia" w:eastAsia="Georgia" w:hAnsi="Georgia" w:cs="Georgia"/>
          <w:spacing w:val="13"/>
          <w:sz w:val="19"/>
          <w:szCs w:val="19"/>
        </w:rPr>
        <w:t xml:space="preserve"> </w:t>
      </w:r>
      <w:r>
        <w:rPr>
          <w:rFonts w:ascii="Georgia" w:eastAsia="Georgia" w:hAnsi="Georgia" w:cs="Georgia"/>
          <w:sz w:val="19"/>
          <w:szCs w:val="19"/>
        </w:rPr>
        <w:t>made</w:t>
      </w:r>
      <w:r>
        <w:rPr>
          <w:rFonts w:ascii="Georgia" w:eastAsia="Georgia" w:hAnsi="Georgia" w:cs="Georgia"/>
          <w:spacing w:val="16"/>
          <w:sz w:val="19"/>
          <w:szCs w:val="19"/>
        </w:rPr>
        <w:t xml:space="preserve"> </w:t>
      </w:r>
      <w:r>
        <w:rPr>
          <w:rFonts w:ascii="Georgia" w:eastAsia="Georgia" w:hAnsi="Georgia" w:cs="Georgia"/>
          <w:sz w:val="19"/>
          <w:szCs w:val="19"/>
        </w:rPr>
        <w:t>available</w:t>
      </w:r>
      <w:r>
        <w:rPr>
          <w:rFonts w:ascii="Georgia" w:eastAsia="Georgia" w:hAnsi="Georgia" w:cs="Georgia"/>
          <w:spacing w:val="22"/>
          <w:sz w:val="19"/>
          <w:szCs w:val="19"/>
        </w:rPr>
        <w:t xml:space="preserve"> </w:t>
      </w:r>
      <w:r>
        <w:rPr>
          <w:rFonts w:ascii="Georgia" w:eastAsia="Georgia" w:hAnsi="Georgia" w:cs="Georgia"/>
          <w:sz w:val="19"/>
          <w:szCs w:val="19"/>
        </w:rPr>
        <w:t>within</w:t>
      </w:r>
      <w:r>
        <w:rPr>
          <w:rFonts w:ascii="Georgia" w:eastAsia="Georgia" w:hAnsi="Georgia" w:cs="Georgia"/>
          <w:spacing w:val="18"/>
          <w:sz w:val="19"/>
          <w:szCs w:val="19"/>
        </w:rPr>
        <w:t xml:space="preserve"> </w:t>
      </w:r>
      <w:r>
        <w:rPr>
          <w:rFonts w:ascii="Georgia" w:eastAsia="Georgia" w:hAnsi="Georgia" w:cs="Georgia"/>
          <w:sz w:val="19"/>
          <w:szCs w:val="19"/>
        </w:rPr>
        <w:t>ANTs</w:t>
      </w:r>
      <w:r>
        <w:rPr>
          <w:rFonts w:ascii="Georgia" w:eastAsia="Georgia" w:hAnsi="Georgia" w:cs="Georgia"/>
          <w:spacing w:val="16"/>
          <w:sz w:val="19"/>
          <w:szCs w:val="19"/>
        </w:rPr>
        <w:t xml:space="preserve"> </w:t>
      </w:r>
      <w:r>
        <w:rPr>
          <w:rFonts w:ascii="Georgia" w:eastAsia="Georgia" w:hAnsi="Georgia" w:cs="Georgia"/>
          <w:sz w:val="19"/>
          <w:szCs w:val="19"/>
        </w:rPr>
        <w:t>(and</w:t>
      </w:r>
      <w:r>
        <w:rPr>
          <w:rFonts w:ascii="Georgia" w:eastAsia="Georgia" w:hAnsi="Georgia" w:cs="Georgia"/>
          <w:spacing w:val="15"/>
          <w:sz w:val="19"/>
          <w:szCs w:val="19"/>
        </w:rPr>
        <w:t xml:space="preserve"> </w:t>
      </w:r>
      <w:r>
        <w:rPr>
          <w:rFonts w:ascii="Georgia" w:eastAsia="Georgia" w:hAnsi="Georgia" w:cs="Georgia"/>
          <w:sz w:val="19"/>
          <w:szCs w:val="19"/>
        </w:rPr>
        <w:t>either</w:t>
      </w:r>
      <w:r>
        <w:rPr>
          <w:rFonts w:ascii="Georgia" w:eastAsia="Georgia" w:hAnsi="Georgia" w:cs="Georgia"/>
          <w:spacing w:val="17"/>
          <w:sz w:val="19"/>
          <w:szCs w:val="19"/>
        </w:rPr>
        <w:t xml:space="preserve"> </w:t>
      </w:r>
      <w:r>
        <w:rPr>
          <w:rFonts w:ascii="Georgia" w:eastAsia="Georgia" w:hAnsi="Georgia" w:cs="Georgia"/>
          <w:sz w:val="19"/>
          <w:szCs w:val="19"/>
        </w:rPr>
        <w:t>simultaneously</w:t>
      </w:r>
      <w:r>
        <w:rPr>
          <w:rFonts w:ascii="Georgia" w:eastAsia="Georgia" w:hAnsi="Georgia" w:cs="Georgia"/>
          <w:spacing w:val="32"/>
          <w:sz w:val="19"/>
          <w:szCs w:val="19"/>
        </w:rPr>
        <w:t xml:space="preserve"> </w:t>
      </w:r>
      <w:r>
        <w:rPr>
          <w:rFonts w:ascii="Georgia" w:eastAsia="Georgia" w:hAnsi="Georgia" w:cs="Georgia"/>
          <w:sz w:val="19"/>
          <w:szCs w:val="19"/>
        </w:rPr>
        <w:t>or</w:t>
      </w:r>
      <w:r>
        <w:rPr>
          <w:rFonts w:ascii="Georgia" w:eastAsia="Georgia" w:hAnsi="Georgia" w:cs="Georgia"/>
          <w:spacing w:val="11"/>
          <w:sz w:val="19"/>
          <w:szCs w:val="19"/>
        </w:rPr>
        <w:t xml:space="preserve"> </w:t>
      </w:r>
      <w:r>
        <w:rPr>
          <w:rFonts w:ascii="Georgia" w:eastAsia="Georgia" w:hAnsi="Georgia" w:cs="Georgia"/>
          <w:sz w:val="19"/>
          <w:szCs w:val="19"/>
        </w:rPr>
        <w:t>subsequently</w:t>
      </w:r>
      <w:r>
        <w:rPr>
          <w:rFonts w:ascii="Georgia" w:eastAsia="Georgia" w:hAnsi="Georgia" w:cs="Georgia"/>
          <w:spacing w:val="29"/>
          <w:sz w:val="19"/>
          <w:szCs w:val="19"/>
        </w:rPr>
        <w:t xml:space="preserve"> </w:t>
      </w:r>
      <w:r>
        <w:rPr>
          <w:rFonts w:ascii="Georgia" w:eastAsia="Georgia" w:hAnsi="Georgia" w:cs="Georgia"/>
          <w:sz w:val="19"/>
          <w:szCs w:val="19"/>
        </w:rPr>
        <w:t>made</w:t>
      </w:r>
      <w:r>
        <w:rPr>
          <w:rFonts w:ascii="Georgia" w:eastAsia="Georgia" w:hAnsi="Georgia" w:cs="Georgia"/>
          <w:spacing w:val="16"/>
          <w:sz w:val="19"/>
          <w:szCs w:val="19"/>
        </w:rPr>
        <w:t xml:space="preserve"> </w:t>
      </w:r>
      <w:r>
        <w:rPr>
          <w:rFonts w:ascii="Georgia" w:eastAsia="Georgia" w:hAnsi="Georgia" w:cs="Georgia"/>
          <w:sz w:val="19"/>
          <w:szCs w:val="19"/>
        </w:rPr>
        <w:t>available</w:t>
      </w:r>
      <w:r>
        <w:rPr>
          <w:rFonts w:ascii="Georgia" w:eastAsia="Georgia" w:hAnsi="Georgia" w:cs="Georgia"/>
          <w:spacing w:val="22"/>
          <w:sz w:val="19"/>
          <w:szCs w:val="19"/>
        </w:rPr>
        <w:t xml:space="preserve"> </w:t>
      </w:r>
      <w:r>
        <w:rPr>
          <w:rFonts w:ascii="Georgia" w:eastAsia="Georgia" w:hAnsi="Georgia" w:cs="Georgia"/>
          <w:w w:val="103"/>
          <w:sz w:val="19"/>
          <w:szCs w:val="19"/>
        </w:rPr>
        <w:t xml:space="preserve">in </w:t>
      </w:r>
      <w:r>
        <w:rPr>
          <w:rFonts w:ascii="Georgia" w:eastAsia="Georgia" w:hAnsi="Georgia" w:cs="Georgia"/>
          <w:sz w:val="19"/>
          <w:szCs w:val="19"/>
        </w:rPr>
        <w:t>ITK).</w:t>
      </w:r>
      <w:r>
        <w:rPr>
          <w:rFonts w:ascii="Georgia" w:eastAsia="Georgia" w:hAnsi="Georgia" w:cs="Georgia"/>
          <w:spacing w:val="24"/>
          <w:sz w:val="19"/>
          <w:szCs w:val="19"/>
        </w:rPr>
        <w:t xml:space="preserve"> </w:t>
      </w:r>
      <w:r>
        <w:rPr>
          <w:rFonts w:ascii="Georgia" w:eastAsia="Georgia" w:hAnsi="Georgia" w:cs="Georgia"/>
          <w:sz w:val="19"/>
          <w:szCs w:val="19"/>
        </w:rPr>
        <w:t>However,</w:t>
      </w:r>
      <w:r>
        <w:rPr>
          <w:rFonts w:ascii="Georgia" w:eastAsia="Georgia" w:hAnsi="Georgia" w:cs="Georgia"/>
          <w:spacing w:val="34"/>
          <w:sz w:val="19"/>
          <w:szCs w:val="19"/>
        </w:rPr>
        <w:t xml:space="preserve"> </w:t>
      </w:r>
      <w:del w:id="84" w:author="James Gee" w:date="2016-07-20T10:21:00Z">
        <w:r w:rsidDel="00DD442B">
          <w:rPr>
            <w:rFonts w:ascii="Georgia" w:eastAsia="Georgia" w:hAnsi="Georgia" w:cs="Georgia"/>
            <w:sz w:val="19"/>
            <w:szCs w:val="19"/>
          </w:rPr>
          <w:delText>as</w:delText>
        </w:r>
        <w:r w:rsidDel="00DD442B">
          <w:rPr>
            <w:rFonts w:ascii="Georgia" w:eastAsia="Georgia" w:hAnsi="Georgia" w:cs="Georgia"/>
            <w:spacing w:val="19"/>
            <w:sz w:val="19"/>
            <w:szCs w:val="19"/>
          </w:rPr>
          <w:delText xml:space="preserve"> </w:delText>
        </w:r>
        <w:r w:rsidDel="00DD442B">
          <w:rPr>
            <w:rFonts w:ascii="Georgia" w:eastAsia="Georgia" w:hAnsi="Georgia" w:cs="Georgia"/>
            <w:sz w:val="19"/>
            <w:szCs w:val="19"/>
          </w:rPr>
          <w:delText>mentioned</w:delText>
        </w:r>
        <w:r w:rsidDel="00DD442B">
          <w:rPr>
            <w:rFonts w:ascii="Georgia" w:eastAsia="Georgia" w:hAnsi="Georgia" w:cs="Georgia"/>
            <w:spacing w:val="33"/>
            <w:sz w:val="19"/>
            <w:szCs w:val="19"/>
          </w:rPr>
          <w:delText xml:space="preserve"> </w:delText>
        </w:r>
        <w:r w:rsidDel="00DD442B">
          <w:rPr>
            <w:rFonts w:ascii="Georgia" w:eastAsia="Georgia" w:hAnsi="Georgia" w:cs="Georgia"/>
            <w:sz w:val="19"/>
            <w:szCs w:val="19"/>
          </w:rPr>
          <w:delText>earlier,</w:delText>
        </w:r>
        <w:r w:rsidDel="00DD442B">
          <w:rPr>
            <w:rFonts w:ascii="Georgia" w:eastAsia="Georgia" w:hAnsi="Georgia" w:cs="Georgia"/>
            <w:spacing w:val="30"/>
            <w:sz w:val="19"/>
            <w:szCs w:val="19"/>
          </w:rPr>
          <w:delText xml:space="preserve"> </w:delText>
        </w:r>
      </w:del>
      <w:r>
        <w:rPr>
          <w:rFonts w:ascii="Georgia" w:eastAsia="Georgia" w:hAnsi="Georgia" w:cs="Georgia"/>
          <w:sz w:val="19"/>
          <w:szCs w:val="19"/>
        </w:rPr>
        <w:t>these</w:t>
      </w:r>
      <w:r>
        <w:rPr>
          <w:rFonts w:ascii="Georgia" w:eastAsia="Georgia" w:hAnsi="Georgia" w:cs="Georgia"/>
          <w:spacing w:val="24"/>
          <w:sz w:val="19"/>
          <w:szCs w:val="19"/>
        </w:rPr>
        <w:t xml:space="preserve"> </w:t>
      </w:r>
      <w:r>
        <w:rPr>
          <w:rFonts w:ascii="Georgia" w:eastAsia="Georgia" w:hAnsi="Georgia" w:cs="Georgia"/>
          <w:sz w:val="19"/>
          <w:szCs w:val="19"/>
        </w:rPr>
        <w:t>programs</w:t>
      </w:r>
      <w:r>
        <w:rPr>
          <w:rFonts w:ascii="Georgia" w:eastAsia="Georgia" w:hAnsi="Georgia" w:cs="Georgia"/>
          <w:spacing w:val="31"/>
          <w:sz w:val="19"/>
          <w:szCs w:val="19"/>
        </w:rPr>
        <w:t xml:space="preserve"> </w:t>
      </w:r>
      <w:r>
        <w:rPr>
          <w:rFonts w:ascii="Georgia" w:eastAsia="Georgia" w:hAnsi="Georgia" w:cs="Georgia"/>
          <w:sz w:val="19"/>
          <w:szCs w:val="19"/>
        </w:rPr>
        <w:t>have</w:t>
      </w:r>
      <w:r>
        <w:rPr>
          <w:rFonts w:ascii="Georgia" w:eastAsia="Georgia" w:hAnsi="Georgia" w:cs="Georgia"/>
          <w:spacing w:val="23"/>
          <w:sz w:val="19"/>
          <w:szCs w:val="19"/>
        </w:rPr>
        <w:t xml:space="preserve"> </w:t>
      </w:r>
      <w:r>
        <w:rPr>
          <w:rFonts w:ascii="Georgia" w:eastAsia="Georgia" w:hAnsi="Georgia" w:cs="Georgia"/>
          <w:sz w:val="19"/>
          <w:szCs w:val="19"/>
        </w:rPr>
        <w:t>more</w:t>
      </w:r>
      <w:r>
        <w:rPr>
          <w:rFonts w:ascii="Georgia" w:eastAsia="Georgia" w:hAnsi="Georgia" w:cs="Georgia"/>
          <w:spacing w:val="24"/>
          <w:sz w:val="19"/>
          <w:szCs w:val="19"/>
        </w:rPr>
        <w:t xml:space="preserve"> </w:t>
      </w:r>
      <w:r>
        <w:rPr>
          <w:rFonts w:ascii="Georgia" w:eastAsia="Georgia" w:hAnsi="Georgia" w:cs="Georgia"/>
          <w:sz w:val="19"/>
          <w:szCs w:val="19"/>
        </w:rPr>
        <w:t>general</w:t>
      </w:r>
      <w:r>
        <w:rPr>
          <w:rFonts w:ascii="Georgia" w:eastAsia="Georgia" w:hAnsi="Georgia" w:cs="Georgia"/>
          <w:spacing w:val="27"/>
          <w:sz w:val="19"/>
          <w:szCs w:val="19"/>
        </w:rPr>
        <w:t xml:space="preserve"> </w:t>
      </w:r>
      <w:r>
        <w:rPr>
          <w:rFonts w:ascii="Georgia" w:eastAsia="Georgia" w:hAnsi="Georgia" w:cs="Georgia"/>
          <w:sz w:val="19"/>
          <w:szCs w:val="19"/>
        </w:rPr>
        <w:t>application</w:t>
      </w:r>
      <w:r>
        <w:rPr>
          <w:rFonts w:ascii="Georgia" w:eastAsia="Georgia" w:hAnsi="Georgia" w:cs="Georgia"/>
          <w:spacing w:val="34"/>
          <w:sz w:val="19"/>
          <w:szCs w:val="19"/>
        </w:rPr>
        <w:t xml:space="preserve"> </w:t>
      </w:r>
      <w:r>
        <w:rPr>
          <w:rFonts w:ascii="Georgia" w:eastAsia="Georgia" w:hAnsi="Georgia" w:cs="Georgia"/>
          <w:sz w:val="19"/>
          <w:szCs w:val="19"/>
        </w:rPr>
        <w:t>and</w:t>
      </w:r>
      <w:r>
        <w:rPr>
          <w:rFonts w:ascii="Georgia" w:eastAsia="Georgia" w:hAnsi="Georgia" w:cs="Georgia"/>
          <w:spacing w:val="21"/>
          <w:sz w:val="19"/>
          <w:szCs w:val="19"/>
        </w:rPr>
        <w:t xml:space="preserve"> </w:t>
      </w:r>
      <w:r>
        <w:rPr>
          <w:rFonts w:ascii="Georgia" w:eastAsia="Georgia" w:hAnsi="Georgia" w:cs="Georgia"/>
          <w:sz w:val="19"/>
          <w:szCs w:val="19"/>
        </w:rPr>
        <w:t>require</w:t>
      </w:r>
      <w:r>
        <w:rPr>
          <w:rFonts w:ascii="Georgia" w:eastAsia="Georgia" w:hAnsi="Georgia" w:cs="Georgia"/>
          <w:spacing w:val="27"/>
          <w:sz w:val="19"/>
          <w:szCs w:val="19"/>
        </w:rPr>
        <w:t xml:space="preserve"> </w:t>
      </w:r>
      <w:r>
        <w:rPr>
          <w:rFonts w:ascii="Georgia" w:eastAsia="Georgia" w:hAnsi="Georgia" w:cs="Georgia"/>
          <w:sz w:val="19"/>
          <w:szCs w:val="19"/>
        </w:rPr>
        <w:t>pulmonary-</w:t>
      </w:r>
      <w:proofErr w:type="gramStart"/>
      <w:r>
        <w:rPr>
          <w:rFonts w:ascii="Georgia" w:eastAsia="Georgia" w:hAnsi="Georgia" w:cs="Georgia"/>
          <w:sz w:val="19"/>
          <w:szCs w:val="19"/>
        </w:rPr>
        <w:t xml:space="preserve">specific </w:t>
      </w:r>
      <w:r>
        <w:rPr>
          <w:rFonts w:ascii="Georgia" w:eastAsia="Georgia" w:hAnsi="Georgia" w:cs="Georgia"/>
          <w:spacing w:val="2"/>
          <w:sz w:val="19"/>
          <w:szCs w:val="19"/>
        </w:rPr>
        <w:t xml:space="preserve"> </w:t>
      </w:r>
      <w:r>
        <w:rPr>
          <w:rFonts w:ascii="Georgia" w:eastAsia="Georgia" w:hAnsi="Georgia" w:cs="Georgia"/>
          <w:w w:val="102"/>
          <w:sz w:val="19"/>
          <w:szCs w:val="19"/>
        </w:rPr>
        <w:t>tuning</w:t>
      </w:r>
      <w:proofErr w:type="gramEnd"/>
      <w:r>
        <w:rPr>
          <w:rFonts w:ascii="Georgia" w:eastAsia="Georgia" w:hAnsi="Georgia" w:cs="Georgia"/>
          <w:w w:val="102"/>
          <w:sz w:val="19"/>
          <w:szCs w:val="19"/>
        </w:rPr>
        <w:t xml:space="preserve"> </w:t>
      </w:r>
      <w:r>
        <w:rPr>
          <w:rFonts w:ascii="Georgia" w:eastAsia="Georgia" w:hAnsi="Georgia" w:cs="Georgia"/>
          <w:sz w:val="19"/>
          <w:szCs w:val="19"/>
        </w:rPr>
        <w:t>for</w:t>
      </w:r>
      <w:r>
        <w:rPr>
          <w:rFonts w:ascii="Georgia" w:eastAsia="Georgia" w:hAnsi="Georgia" w:cs="Georgia"/>
          <w:spacing w:val="22"/>
          <w:sz w:val="19"/>
          <w:szCs w:val="19"/>
        </w:rPr>
        <w:t xml:space="preserve"> </w:t>
      </w:r>
      <w:r>
        <w:rPr>
          <w:rFonts w:ascii="Georgia" w:eastAsia="Georgia" w:hAnsi="Georgia" w:cs="Georgia"/>
          <w:sz w:val="19"/>
          <w:szCs w:val="19"/>
        </w:rPr>
        <w:t>the</w:t>
      </w:r>
      <w:r>
        <w:rPr>
          <w:rFonts w:ascii="Georgia" w:eastAsia="Georgia" w:hAnsi="Georgia" w:cs="Georgia"/>
          <w:spacing w:val="22"/>
          <w:sz w:val="19"/>
          <w:szCs w:val="19"/>
        </w:rPr>
        <w:t xml:space="preserve"> </w:t>
      </w:r>
      <w:r>
        <w:rPr>
          <w:rFonts w:ascii="Georgia" w:eastAsia="Georgia" w:hAnsi="Georgia" w:cs="Georgia"/>
          <w:sz w:val="19"/>
          <w:szCs w:val="19"/>
        </w:rPr>
        <w:t>tasks</w:t>
      </w:r>
      <w:r>
        <w:rPr>
          <w:rFonts w:ascii="Georgia" w:eastAsia="Georgia" w:hAnsi="Georgia" w:cs="Georgia"/>
          <w:spacing w:val="26"/>
          <w:sz w:val="19"/>
          <w:szCs w:val="19"/>
        </w:rPr>
        <w:t xml:space="preserve"> </w:t>
      </w:r>
      <w:r>
        <w:rPr>
          <w:rFonts w:ascii="Georgia" w:eastAsia="Georgia" w:hAnsi="Georgia" w:cs="Georgia"/>
          <w:sz w:val="19"/>
          <w:szCs w:val="19"/>
        </w:rPr>
        <w:t>targeted</w:t>
      </w:r>
      <w:r>
        <w:rPr>
          <w:rFonts w:ascii="Georgia" w:eastAsia="Georgia" w:hAnsi="Georgia" w:cs="Georgia"/>
          <w:spacing w:val="31"/>
          <w:sz w:val="19"/>
          <w:szCs w:val="19"/>
        </w:rPr>
        <w:t xml:space="preserve"> </w:t>
      </w:r>
      <w:r>
        <w:rPr>
          <w:rFonts w:ascii="Georgia" w:eastAsia="Georgia" w:hAnsi="Georgia" w:cs="Georgia"/>
          <w:sz w:val="19"/>
          <w:szCs w:val="19"/>
        </w:rPr>
        <w:t>by</w:t>
      </w:r>
      <w:r>
        <w:rPr>
          <w:rFonts w:ascii="Georgia" w:eastAsia="Georgia" w:hAnsi="Georgia" w:cs="Georgia"/>
          <w:spacing w:val="21"/>
          <w:sz w:val="19"/>
          <w:szCs w:val="19"/>
        </w:rPr>
        <w:t xml:space="preserve"> </w:t>
      </w:r>
      <w:r>
        <w:rPr>
          <w:rFonts w:ascii="Georgia" w:eastAsia="Georgia" w:hAnsi="Georgia" w:cs="Georgia"/>
          <w:sz w:val="19"/>
          <w:szCs w:val="19"/>
        </w:rPr>
        <w:t>this</w:t>
      </w:r>
      <w:r>
        <w:rPr>
          <w:rFonts w:ascii="Georgia" w:eastAsia="Georgia" w:hAnsi="Georgia" w:cs="Georgia"/>
          <w:spacing w:val="23"/>
          <w:sz w:val="19"/>
          <w:szCs w:val="19"/>
        </w:rPr>
        <w:t xml:space="preserve"> </w:t>
      </w:r>
      <w:r>
        <w:rPr>
          <w:rFonts w:ascii="Georgia" w:eastAsia="Georgia" w:hAnsi="Georgia" w:cs="Georgia"/>
          <w:sz w:val="19"/>
          <w:szCs w:val="19"/>
        </w:rPr>
        <w:t xml:space="preserve">project. </w:t>
      </w:r>
      <w:r>
        <w:rPr>
          <w:rFonts w:ascii="Georgia" w:eastAsia="Georgia" w:hAnsi="Georgia" w:cs="Georgia"/>
          <w:spacing w:val="30"/>
          <w:sz w:val="19"/>
          <w:szCs w:val="19"/>
        </w:rPr>
        <w:t xml:space="preserve"> </w:t>
      </w:r>
      <w:r>
        <w:rPr>
          <w:rFonts w:ascii="Georgia" w:eastAsia="Georgia" w:hAnsi="Georgia" w:cs="Georgia"/>
          <w:sz w:val="19"/>
          <w:szCs w:val="19"/>
        </w:rPr>
        <w:t>The</w:t>
      </w:r>
      <w:r>
        <w:rPr>
          <w:rFonts w:ascii="Georgia" w:eastAsia="Georgia" w:hAnsi="Georgia" w:cs="Georgia"/>
          <w:spacing w:val="23"/>
          <w:sz w:val="19"/>
          <w:szCs w:val="19"/>
        </w:rPr>
        <w:t xml:space="preserve"> </w:t>
      </w:r>
      <w:r>
        <w:rPr>
          <w:rFonts w:ascii="Georgia" w:eastAsia="Georgia" w:hAnsi="Georgia" w:cs="Georgia"/>
          <w:sz w:val="19"/>
          <w:szCs w:val="19"/>
        </w:rPr>
        <w:t>following</w:t>
      </w:r>
      <w:r>
        <w:rPr>
          <w:rFonts w:ascii="Georgia" w:eastAsia="Georgia" w:hAnsi="Georgia" w:cs="Georgia"/>
          <w:spacing w:val="33"/>
          <w:sz w:val="19"/>
          <w:szCs w:val="19"/>
        </w:rPr>
        <w:t xml:space="preserve"> </w:t>
      </w:r>
      <w:r>
        <w:rPr>
          <w:rFonts w:ascii="Georgia" w:eastAsia="Georgia" w:hAnsi="Georgia" w:cs="Georgia"/>
          <w:sz w:val="19"/>
          <w:szCs w:val="19"/>
        </w:rPr>
        <w:t>list</w:t>
      </w:r>
      <w:r>
        <w:rPr>
          <w:rFonts w:ascii="Georgia" w:eastAsia="Georgia" w:hAnsi="Georgia" w:cs="Georgia"/>
          <w:spacing w:val="22"/>
          <w:sz w:val="19"/>
          <w:szCs w:val="19"/>
        </w:rPr>
        <w:t xml:space="preserve"> </w:t>
      </w:r>
      <w:r>
        <w:rPr>
          <w:rFonts w:ascii="Georgia" w:eastAsia="Georgia" w:hAnsi="Georgia" w:cs="Georgia"/>
          <w:sz w:val="19"/>
          <w:szCs w:val="19"/>
        </w:rPr>
        <w:t>comprises</w:t>
      </w:r>
      <w:r>
        <w:rPr>
          <w:rFonts w:ascii="Georgia" w:eastAsia="Georgia" w:hAnsi="Georgia" w:cs="Georgia"/>
          <w:spacing w:val="34"/>
          <w:sz w:val="19"/>
          <w:szCs w:val="19"/>
        </w:rPr>
        <w:t xml:space="preserve"> </w:t>
      </w:r>
      <w:del w:id="85" w:author="James Gee" w:date="2016-07-20T10:22:00Z">
        <w:r w:rsidDel="00DD442B">
          <w:rPr>
            <w:rFonts w:ascii="Georgia" w:eastAsia="Georgia" w:hAnsi="Georgia" w:cs="Georgia"/>
            <w:sz w:val="19"/>
            <w:szCs w:val="19"/>
          </w:rPr>
          <w:delText>several</w:delText>
        </w:r>
        <w:r w:rsidDel="00DD442B">
          <w:rPr>
            <w:rFonts w:ascii="Georgia" w:eastAsia="Georgia" w:hAnsi="Georgia" w:cs="Georgia"/>
            <w:spacing w:val="29"/>
            <w:sz w:val="19"/>
            <w:szCs w:val="19"/>
          </w:rPr>
          <w:delText xml:space="preserve"> </w:delText>
        </w:r>
        <w:r w:rsidDel="00DD442B">
          <w:rPr>
            <w:rFonts w:ascii="Georgia" w:eastAsia="Georgia" w:hAnsi="Georgia" w:cs="Georgia"/>
            <w:sz w:val="19"/>
            <w:szCs w:val="19"/>
          </w:rPr>
          <w:delText>core</w:delText>
        </w:r>
        <w:r w:rsidDel="00DD442B">
          <w:rPr>
            <w:rFonts w:ascii="Georgia" w:eastAsia="Georgia" w:hAnsi="Georgia" w:cs="Georgia"/>
            <w:spacing w:val="24"/>
            <w:sz w:val="19"/>
            <w:szCs w:val="19"/>
          </w:rPr>
          <w:delText xml:space="preserve"> </w:delText>
        </w:r>
        <w:r w:rsidDel="00DD442B">
          <w:rPr>
            <w:rFonts w:ascii="Georgia" w:eastAsia="Georgia" w:hAnsi="Georgia" w:cs="Georgia"/>
            <w:sz w:val="19"/>
            <w:szCs w:val="19"/>
          </w:rPr>
          <w:delText>software</w:delText>
        </w:r>
        <w:r w:rsidDel="00DD442B">
          <w:rPr>
            <w:rFonts w:ascii="Georgia" w:eastAsia="Georgia" w:hAnsi="Georgia" w:cs="Georgia"/>
            <w:spacing w:val="31"/>
            <w:sz w:val="19"/>
            <w:szCs w:val="19"/>
          </w:rPr>
          <w:delText xml:space="preserve"> </w:delText>
        </w:r>
        <w:r w:rsidDel="00DD442B">
          <w:rPr>
            <w:rFonts w:ascii="Georgia" w:eastAsia="Georgia" w:hAnsi="Georgia" w:cs="Georgia"/>
            <w:sz w:val="19"/>
            <w:szCs w:val="19"/>
          </w:rPr>
          <w:delText>tools</w:delText>
        </w:r>
      </w:del>
      <w:ins w:id="86" w:author="James Gee" w:date="2016-07-20T10:22:00Z">
        <w:r w:rsidR="00DD442B">
          <w:rPr>
            <w:rFonts w:ascii="Georgia" w:eastAsia="Georgia" w:hAnsi="Georgia" w:cs="Georgia"/>
            <w:sz w:val="19"/>
            <w:szCs w:val="19"/>
          </w:rPr>
          <w:t>available functionality proposed</w:t>
        </w:r>
      </w:ins>
      <w:r>
        <w:rPr>
          <w:rFonts w:ascii="Georgia" w:eastAsia="Georgia" w:hAnsi="Georgia" w:cs="Georgia"/>
          <w:spacing w:val="25"/>
          <w:sz w:val="19"/>
          <w:szCs w:val="19"/>
        </w:rPr>
        <w:t xml:space="preserve"> </w:t>
      </w:r>
      <w:r>
        <w:rPr>
          <w:rFonts w:ascii="Georgia" w:eastAsia="Georgia" w:hAnsi="Georgia" w:cs="Georgia"/>
          <w:sz w:val="19"/>
          <w:szCs w:val="19"/>
        </w:rPr>
        <w:t>for</w:t>
      </w:r>
      <w:r>
        <w:rPr>
          <w:rFonts w:ascii="Georgia" w:eastAsia="Georgia" w:hAnsi="Georgia" w:cs="Georgia"/>
          <w:spacing w:val="22"/>
          <w:sz w:val="19"/>
          <w:szCs w:val="19"/>
        </w:rPr>
        <w:t xml:space="preserve"> </w:t>
      </w:r>
      <w:proofErr w:type="gramStart"/>
      <w:r>
        <w:rPr>
          <w:rFonts w:ascii="Georgia" w:eastAsia="Georgia" w:hAnsi="Georgia" w:cs="Georgia"/>
          <w:sz w:val="19"/>
          <w:szCs w:val="19"/>
        </w:rPr>
        <w:t>tuning,</w:t>
      </w:r>
      <w:proofErr w:type="gramEnd"/>
      <w:r>
        <w:rPr>
          <w:rFonts w:ascii="Georgia" w:eastAsia="Georgia" w:hAnsi="Georgia" w:cs="Georgia"/>
          <w:spacing w:val="32"/>
          <w:sz w:val="19"/>
          <w:szCs w:val="19"/>
        </w:rPr>
        <w:t xml:space="preserve"> </w:t>
      </w:r>
      <w:r>
        <w:rPr>
          <w:rFonts w:ascii="Georgia" w:eastAsia="Georgia" w:hAnsi="Georgia" w:cs="Georgia"/>
          <w:sz w:val="19"/>
          <w:szCs w:val="19"/>
        </w:rPr>
        <w:t>subsequent</w:t>
      </w:r>
      <w:r>
        <w:rPr>
          <w:rFonts w:ascii="Georgia" w:eastAsia="Georgia" w:hAnsi="Georgia" w:cs="Georgia"/>
          <w:spacing w:val="36"/>
          <w:sz w:val="19"/>
          <w:szCs w:val="19"/>
        </w:rPr>
        <w:t xml:space="preserve"> </w:t>
      </w:r>
      <w:proofErr w:type="spellStart"/>
      <w:r>
        <w:rPr>
          <w:rFonts w:ascii="Georgia" w:eastAsia="Georgia" w:hAnsi="Georgia" w:cs="Georgia"/>
          <w:w w:val="102"/>
          <w:sz w:val="19"/>
          <w:szCs w:val="19"/>
        </w:rPr>
        <w:t>exten</w:t>
      </w:r>
      <w:proofErr w:type="spellEnd"/>
      <w:r>
        <w:rPr>
          <w:rFonts w:ascii="Georgia" w:eastAsia="Georgia" w:hAnsi="Georgia" w:cs="Georgia"/>
          <w:w w:val="102"/>
          <w:sz w:val="19"/>
          <w:szCs w:val="19"/>
        </w:rPr>
        <w:t xml:space="preserve">- </w:t>
      </w:r>
      <w:proofErr w:type="spellStart"/>
      <w:r>
        <w:rPr>
          <w:rFonts w:ascii="Georgia" w:eastAsia="Georgia" w:hAnsi="Georgia" w:cs="Georgia"/>
          <w:sz w:val="19"/>
          <w:szCs w:val="19"/>
        </w:rPr>
        <w:t>sions</w:t>
      </w:r>
      <w:proofErr w:type="spellEnd"/>
      <w:r>
        <w:rPr>
          <w:rFonts w:ascii="Georgia" w:eastAsia="Georgia" w:hAnsi="Georgia" w:cs="Georgia"/>
          <w:sz w:val="19"/>
          <w:szCs w:val="19"/>
        </w:rPr>
        <w:t>,</w:t>
      </w:r>
      <w:r>
        <w:rPr>
          <w:rFonts w:ascii="Georgia" w:eastAsia="Georgia" w:hAnsi="Georgia" w:cs="Georgia"/>
          <w:spacing w:val="9"/>
          <w:sz w:val="19"/>
          <w:szCs w:val="19"/>
        </w:rPr>
        <w:t xml:space="preserve"> </w:t>
      </w:r>
      <w:r>
        <w:rPr>
          <w:rFonts w:ascii="Georgia" w:eastAsia="Georgia" w:hAnsi="Georgia" w:cs="Georgia"/>
          <w:sz w:val="19"/>
          <w:szCs w:val="19"/>
        </w:rPr>
        <w:t>documentation,</w:t>
      </w:r>
      <w:r>
        <w:rPr>
          <w:rFonts w:ascii="Georgia" w:eastAsia="Georgia" w:hAnsi="Georgia" w:cs="Georgia"/>
          <w:spacing w:val="26"/>
          <w:sz w:val="19"/>
          <w:szCs w:val="19"/>
        </w:rPr>
        <w:t xml:space="preserve"> </w:t>
      </w:r>
      <w:r>
        <w:rPr>
          <w:rFonts w:ascii="Georgia" w:eastAsia="Georgia" w:hAnsi="Georgia" w:cs="Georgia"/>
          <w:sz w:val="19"/>
          <w:szCs w:val="19"/>
        </w:rPr>
        <w:t>tutorial</w:t>
      </w:r>
      <w:r>
        <w:rPr>
          <w:rFonts w:ascii="Georgia" w:eastAsia="Georgia" w:hAnsi="Georgia" w:cs="Georgia"/>
          <w:spacing w:val="12"/>
          <w:sz w:val="19"/>
          <w:szCs w:val="19"/>
        </w:rPr>
        <w:t xml:space="preserve"> </w:t>
      </w:r>
      <w:r>
        <w:rPr>
          <w:rFonts w:ascii="Georgia" w:eastAsia="Georgia" w:hAnsi="Georgia" w:cs="Georgia"/>
          <w:sz w:val="19"/>
          <w:szCs w:val="19"/>
        </w:rPr>
        <w:t>generation,</w:t>
      </w:r>
      <w:r>
        <w:rPr>
          <w:rFonts w:ascii="Georgia" w:eastAsia="Georgia" w:hAnsi="Georgia" w:cs="Georgia"/>
          <w:spacing w:val="18"/>
          <w:sz w:val="19"/>
          <w:szCs w:val="19"/>
        </w:rPr>
        <w:t xml:space="preserve"> </w:t>
      </w:r>
      <w:r>
        <w:rPr>
          <w:rFonts w:ascii="Georgia" w:eastAsia="Georgia" w:hAnsi="Georgia" w:cs="Georgia"/>
          <w:sz w:val="19"/>
          <w:szCs w:val="19"/>
        </w:rPr>
        <w:t>and</w:t>
      </w:r>
      <w:r>
        <w:rPr>
          <w:rFonts w:ascii="Georgia" w:eastAsia="Georgia" w:hAnsi="Georgia" w:cs="Georgia"/>
          <w:spacing w:val="5"/>
          <w:sz w:val="19"/>
          <w:szCs w:val="19"/>
        </w:rPr>
        <w:t xml:space="preserve"> </w:t>
      </w:r>
      <w:r>
        <w:rPr>
          <w:rFonts w:ascii="Georgia" w:eastAsia="Georgia" w:hAnsi="Georgia" w:cs="Georgia"/>
          <w:sz w:val="19"/>
          <w:szCs w:val="19"/>
        </w:rPr>
        <w:t>the</w:t>
      </w:r>
      <w:r>
        <w:rPr>
          <w:rFonts w:ascii="Georgia" w:eastAsia="Georgia" w:hAnsi="Georgia" w:cs="Georgia"/>
          <w:spacing w:val="4"/>
          <w:sz w:val="19"/>
          <w:szCs w:val="19"/>
        </w:rPr>
        <w:t xml:space="preserve"> </w:t>
      </w:r>
      <w:r>
        <w:rPr>
          <w:rFonts w:ascii="Georgia" w:eastAsia="Georgia" w:hAnsi="Georgia" w:cs="Georgia"/>
          <w:sz w:val="19"/>
          <w:szCs w:val="19"/>
        </w:rPr>
        <w:t>creation</w:t>
      </w:r>
      <w:r>
        <w:rPr>
          <w:rFonts w:ascii="Georgia" w:eastAsia="Georgia" w:hAnsi="Georgia" w:cs="Georgia"/>
          <w:spacing w:val="13"/>
          <w:sz w:val="19"/>
          <w:szCs w:val="19"/>
        </w:rPr>
        <w:t xml:space="preserve"> </w:t>
      </w:r>
      <w:r>
        <w:rPr>
          <w:rFonts w:ascii="Georgia" w:eastAsia="Georgia" w:hAnsi="Georgia" w:cs="Georgia"/>
          <w:sz w:val="19"/>
          <w:szCs w:val="19"/>
        </w:rPr>
        <w:t>of</w:t>
      </w:r>
      <w:r>
        <w:rPr>
          <w:rFonts w:ascii="Georgia" w:eastAsia="Georgia" w:hAnsi="Georgia" w:cs="Georgia"/>
          <w:spacing w:val="2"/>
          <w:sz w:val="19"/>
          <w:szCs w:val="19"/>
        </w:rPr>
        <w:t xml:space="preserve"> </w:t>
      </w:r>
      <w:r>
        <w:rPr>
          <w:rFonts w:ascii="Georgia" w:eastAsia="Georgia" w:hAnsi="Georgia" w:cs="Georgia"/>
          <w:sz w:val="19"/>
          <w:szCs w:val="19"/>
        </w:rPr>
        <w:t>easy-to-use</w:t>
      </w:r>
      <w:r>
        <w:rPr>
          <w:rFonts w:ascii="Georgia" w:eastAsia="Georgia" w:hAnsi="Georgia" w:cs="Georgia"/>
          <w:spacing w:val="18"/>
          <w:sz w:val="19"/>
          <w:szCs w:val="19"/>
        </w:rPr>
        <w:t xml:space="preserve"> </w:t>
      </w:r>
      <w:r>
        <w:rPr>
          <w:rFonts w:ascii="Georgia" w:eastAsia="Georgia" w:hAnsi="Georgia" w:cs="Georgia"/>
          <w:sz w:val="19"/>
          <w:szCs w:val="19"/>
        </w:rPr>
        <w:t>bash</w:t>
      </w:r>
      <w:r>
        <w:rPr>
          <w:rFonts w:ascii="Georgia" w:eastAsia="Georgia" w:hAnsi="Georgia" w:cs="Georgia"/>
          <w:spacing w:val="7"/>
          <w:sz w:val="19"/>
          <w:szCs w:val="19"/>
        </w:rPr>
        <w:t xml:space="preserve"> </w:t>
      </w:r>
      <w:r>
        <w:rPr>
          <w:rFonts w:ascii="Georgia" w:eastAsia="Georgia" w:hAnsi="Georgia" w:cs="Georgia"/>
          <w:sz w:val="19"/>
          <w:szCs w:val="19"/>
        </w:rPr>
        <w:t>scripts</w:t>
      </w:r>
      <w:r>
        <w:rPr>
          <w:rFonts w:ascii="Georgia" w:eastAsia="Georgia" w:hAnsi="Georgia" w:cs="Georgia"/>
          <w:spacing w:val="10"/>
          <w:sz w:val="19"/>
          <w:szCs w:val="19"/>
        </w:rPr>
        <w:t xml:space="preserve"> </w:t>
      </w:r>
      <w:r>
        <w:rPr>
          <w:rFonts w:ascii="Georgia" w:eastAsia="Georgia" w:hAnsi="Georgia" w:cs="Georgia"/>
          <w:sz w:val="19"/>
          <w:szCs w:val="19"/>
        </w:rPr>
        <w:t>for</w:t>
      </w:r>
      <w:r>
        <w:rPr>
          <w:rFonts w:ascii="Georgia" w:eastAsia="Georgia" w:hAnsi="Georgia" w:cs="Georgia"/>
          <w:spacing w:val="4"/>
          <w:sz w:val="19"/>
          <w:szCs w:val="19"/>
        </w:rPr>
        <w:t xml:space="preserve"> </w:t>
      </w:r>
      <w:r>
        <w:rPr>
          <w:rFonts w:ascii="Georgia" w:eastAsia="Georgia" w:hAnsi="Georgia" w:cs="Georgia"/>
          <w:sz w:val="19"/>
          <w:szCs w:val="19"/>
        </w:rPr>
        <w:t>large-scale</w:t>
      </w:r>
      <w:r>
        <w:rPr>
          <w:rFonts w:ascii="Georgia" w:eastAsia="Georgia" w:hAnsi="Georgia" w:cs="Georgia"/>
          <w:spacing w:val="17"/>
          <w:sz w:val="19"/>
          <w:szCs w:val="19"/>
        </w:rPr>
        <w:t xml:space="preserve"> </w:t>
      </w:r>
      <w:r>
        <w:rPr>
          <w:rFonts w:ascii="Georgia" w:eastAsia="Georgia" w:hAnsi="Georgia" w:cs="Georgia"/>
          <w:sz w:val="19"/>
          <w:szCs w:val="19"/>
        </w:rPr>
        <w:t>processing</w:t>
      </w:r>
      <w:r>
        <w:rPr>
          <w:rFonts w:ascii="Georgia" w:eastAsia="Georgia" w:hAnsi="Georgia" w:cs="Georgia"/>
          <w:spacing w:val="17"/>
          <w:sz w:val="19"/>
          <w:szCs w:val="19"/>
        </w:rPr>
        <w:t xml:space="preserve"> </w:t>
      </w:r>
      <w:r>
        <w:rPr>
          <w:rFonts w:ascii="Georgia" w:eastAsia="Georgia" w:hAnsi="Georgia" w:cs="Georgia"/>
          <w:sz w:val="19"/>
          <w:szCs w:val="19"/>
        </w:rPr>
        <w:t>of</w:t>
      </w:r>
      <w:r>
        <w:rPr>
          <w:rFonts w:ascii="Georgia" w:eastAsia="Georgia" w:hAnsi="Georgia" w:cs="Georgia"/>
          <w:spacing w:val="2"/>
          <w:sz w:val="19"/>
          <w:szCs w:val="19"/>
        </w:rPr>
        <w:t xml:space="preserve"> </w:t>
      </w:r>
      <w:r>
        <w:rPr>
          <w:rFonts w:ascii="Georgia" w:eastAsia="Georgia" w:hAnsi="Georgia" w:cs="Georgia"/>
          <w:w w:val="102"/>
          <w:sz w:val="19"/>
          <w:szCs w:val="19"/>
        </w:rPr>
        <w:t xml:space="preserve">pulmonary </w:t>
      </w:r>
      <w:r>
        <w:rPr>
          <w:rFonts w:ascii="Georgia" w:eastAsia="Georgia" w:hAnsi="Georgia" w:cs="Georgia"/>
          <w:sz w:val="19"/>
          <w:szCs w:val="19"/>
        </w:rPr>
        <w:t>imaging</w:t>
      </w:r>
      <w:r>
        <w:rPr>
          <w:rFonts w:ascii="Georgia" w:eastAsia="Georgia" w:hAnsi="Georgia" w:cs="Georgia"/>
          <w:spacing w:val="15"/>
          <w:sz w:val="19"/>
          <w:szCs w:val="19"/>
        </w:rPr>
        <w:t xml:space="preserve"> </w:t>
      </w:r>
      <w:r>
        <w:rPr>
          <w:rFonts w:ascii="Georgia" w:eastAsia="Georgia" w:hAnsi="Georgia" w:cs="Georgia"/>
          <w:w w:val="102"/>
          <w:sz w:val="19"/>
          <w:szCs w:val="19"/>
        </w:rPr>
        <w:t>data:</w:t>
      </w:r>
    </w:p>
    <w:p w14:paraId="11931D0C" w14:textId="77777777" w:rsidR="00E61F9D" w:rsidRDefault="005C64D6">
      <w:pPr>
        <w:spacing w:before="60" w:after="0" w:line="277" w:lineRule="auto"/>
        <w:ind w:left="120" w:right="64"/>
        <w:jc w:val="both"/>
        <w:rPr>
          <w:rFonts w:ascii="Georgia" w:eastAsia="Georgia" w:hAnsi="Georgia" w:cs="Georgia"/>
          <w:sz w:val="19"/>
          <w:szCs w:val="19"/>
        </w:rPr>
      </w:pPr>
      <w:r>
        <w:rPr>
          <w:rFonts w:ascii="Georgia" w:eastAsia="Georgia" w:hAnsi="Georgia" w:cs="Georgia"/>
          <w:b/>
          <w:bCs/>
          <w:sz w:val="19"/>
          <w:szCs w:val="19"/>
        </w:rPr>
        <w:t>ANTs</w:t>
      </w:r>
      <w:r>
        <w:rPr>
          <w:rFonts w:ascii="Georgia" w:eastAsia="Georgia" w:hAnsi="Georgia" w:cs="Georgia"/>
          <w:b/>
          <w:bCs/>
          <w:spacing w:val="21"/>
          <w:sz w:val="19"/>
          <w:szCs w:val="19"/>
        </w:rPr>
        <w:t xml:space="preserve"> </w:t>
      </w:r>
      <w:r>
        <w:rPr>
          <w:rFonts w:ascii="Georgia" w:eastAsia="Georgia" w:hAnsi="Georgia" w:cs="Georgia"/>
          <w:b/>
          <w:bCs/>
          <w:sz w:val="19"/>
          <w:szCs w:val="19"/>
        </w:rPr>
        <w:t>image</w:t>
      </w:r>
      <w:r>
        <w:rPr>
          <w:rFonts w:ascii="Georgia" w:eastAsia="Georgia" w:hAnsi="Georgia" w:cs="Georgia"/>
          <w:b/>
          <w:bCs/>
          <w:spacing w:val="22"/>
          <w:sz w:val="19"/>
          <w:szCs w:val="19"/>
        </w:rPr>
        <w:t xml:space="preserve"> </w:t>
      </w:r>
      <w:r>
        <w:rPr>
          <w:rFonts w:ascii="Georgia" w:eastAsia="Georgia" w:hAnsi="Georgia" w:cs="Georgia"/>
          <w:b/>
          <w:bCs/>
          <w:sz w:val="19"/>
          <w:szCs w:val="19"/>
        </w:rPr>
        <w:t xml:space="preserve">registration. </w:t>
      </w:r>
      <w:r>
        <w:rPr>
          <w:rFonts w:ascii="Georgia" w:eastAsia="Georgia" w:hAnsi="Georgia" w:cs="Georgia"/>
          <w:b/>
          <w:bCs/>
          <w:spacing w:val="17"/>
          <w:sz w:val="19"/>
          <w:szCs w:val="19"/>
        </w:rPr>
        <w:t xml:space="preserve"> </w:t>
      </w:r>
      <w:r>
        <w:rPr>
          <w:rFonts w:ascii="Georgia" w:eastAsia="Georgia" w:hAnsi="Georgia" w:cs="Georgia"/>
          <w:sz w:val="19"/>
          <w:szCs w:val="19"/>
        </w:rPr>
        <w:t>One</w:t>
      </w:r>
      <w:r>
        <w:rPr>
          <w:rFonts w:ascii="Georgia" w:eastAsia="Georgia" w:hAnsi="Georgia" w:cs="Georgia"/>
          <w:spacing w:val="17"/>
          <w:sz w:val="19"/>
          <w:szCs w:val="19"/>
        </w:rPr>
        <w:t xml:space="preserve"> </w:t>
      </w:r>
      <w:r>
        <w:rPr>
          <w:rFonts w:ascii="Georgia" w:eastAsia="Georgia" w:hAnsi="Georgia" w:cs="Georgia"/>
          <w:sz w:val="19"/>
          <w:szCs w:val="19"/>
        </w:rPr>
        <w:t>of</w:t>
      </w:r>
      <w:r>
        <w:rPr>
          <w:rFonts w:ascii="Georgia" w:eastAsia="Georgia" w:hAnsi="Georgia" w:cs="Georgia"/>
          <w:spacing w:val="13"/>
          <w:sz w:val="19"/>
          <w:szCs w:val="19"/>
        </w:rPr>
        <w:t xml:space="preserve"> </w:t>
      </w:r>
      <w:r>
        <w:rPr>
          <w:rFonts w:ascii="Georgia" w:eastAsia="Georgia" w:hAnsi="Georgia" w:cs="Georgia"/>
          <w:sz w:val="19"/>
          <w:szCs w:val="19"/>
        </w:rPr>
        <w:t>the</w:t>
      </w:r>
      <w:r>
        <w:rPr>
          <w:rFonts w:ascii="Georgia" w:eastAsia="Georgia" w:hAnsi="Georgia" w:cs="Georgia"/>
          <w:spacing w:val="15"/>
          <w:sz w:val="19"/>
          <w:szCs w:val="19"/>
        </w:rPr>
        <w:t xml:space="preserve"> </w:t>
      </w:r>
      <w:r>
        <w:rPr>
          <w:rFonts w:ascii="Georgia" w:eastAsia="Georgia" w:hAnsi="Georgia" w:cs="Georgia"/>
          <w:sz w:val="19"/>
          <w:szCs w:val="19"/>
        </w:rPr>
        <w:t>most</w:t>
      </w:r>
      <w:r>
        <w:rPr>
          <w:rFonts w:ascii="Georgia" w:eastAsia="Georgia" w:hAnsi="Georgia" w:cs="Georgia"/>
          <w:spacing w:val="18"/>
          <w:sz w:val="19"/>
          <w:szCs w:val="19"/>
        </w:rPr>
        <w:t xml:space="preserve"> </w:t>
      </w:r>
      <w:r>
        <w:rPr>
          <w:rFonts w:ascii="Georgia" w:eastAsia="Georgia" w:hAnsi="Georgia" w:cs="Georgia"/>
          <w:sz w:val="19"/>
          <w:szCs w:val="19"/>
        </w:rPr>
        <w:t>important</w:t>
      </w:r>
      <w:r>
        <w:rPr>
          <w:rFonts w:ascii="Georgia" w:eastAsia="Georgia" w:hAnsi="Georgia" w:cs="Georgia"/>
          <w:spacing w:val="27"/>
          <w:sz w:val="19"/>
          <w:szCs w:val="19"/>
        </w:rPr>
        <w:t xml:space="preserve"> </w:t>
      </w:r>
      <w:r>
        <w:rPr>
          <w:rFonts w:ascii="Georgia" w:eastAsia="Georgia" w:hAnsi="Georgia" w:cs="Georgia"/>
          <w:color w:val="FF0000"/>
          <w:sz w:val="19"/>
          <w:szCs w:val="19"/>
        </w:rPr>
        <w:t>innovations</w:t>
      </w:r>
      <w:r>
        <w:rPr>
          <w:rFonts w:ascii="Georgia" w:eastAsia="Georgia" w:hAnsi="Georgia" w:cs="Georgia"/>
          <w:color w:val="FF0000"/>
          <w:spacing w:val="30"/>
          <w:sz w:val="19"/>
          <w:szCs w:val="19"/>
        </w:rPr>
        <w:t xml:space="preserve"> </w:t>
      </w:r>
      <w:r>
        <w:rPr>
          <w:rFonts w:ascii="Georgia" w:eastAsia="Georgia" w:hAnsi="Georgia" w:cs="Georgia"/>
          <w:color w:val="000000"/>
          <w:sz w:val="19"/>
          <w:szCs w:val="19"/>
        </w:rPr>
        <w:t>in</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medical</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image</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analysis</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is</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6"/>
          <w:sz w:val="19"/>
          <w:szCs w:val="19"/>
        </w:rPr>
        <w:t xml:space="preserve"> </w:t>
      </w:r>
      <w:r>
        <w:rPr>
          <w:rFonts w:ascii="Georgia" w:eastAsia="Georgia" w:hAnsi="Georgia" w:cs="Georgia"/>
          <w:color w:val="FF0000"/>
          <w:sz w:val="19"/>
          <w:szCs w:val="19"/>
        </w:rPr>
        <w:t>development</w:t>
      </w:r>
      <w:r>
        <w:rPr>
          <w:rFonts w:ascii="Georgia" w:eastAsia="Georgia" w:hAnsi="Georgia" w:cs="Georgia"/>
          <w:color w:val="FF0000"/>
          <w:spacing w:val="32"/>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13"/>
          <w:sz w:val="19"/>
          <w:szCs w:val="19"/>
        </w:rPr>
        <w:t xml:space="preserve"> </w:t>
      </w:r>
      <w:r>
        <w:rPr>
          <w:rFonts w:ascii="Georgia" w:eastAsia="Georgia" w:hAnsi="Georgia" w:cs="Georgia"/>
          <w:color w:val="000000"/>
          <w:w w:val="102"/>
          <w:sz w:val="19"/>
          <w:szCs w:val="19"/>
        </w:rPr>
        <w:t xml:space="preserve">image </w:t>
      </w:r>
      <w:r>
        <w:rPr>
          <w:rFonts w:ascii="Georgia" w:eastAsia="Georgia" w:hAnsi="Georgia" w:cs="Georgia"/>
          <w:color w:val="000000"/>
          <w:sz w:val="19"/>
          <w:szCs w:val="19"/>
        </w:rPr>
        <w:t>registration</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techniques</w:t>
      </w:r>
      <w:r>
        <w:rPr>
          <w:rFonts w:ascii="Georgia" w:eastAsia="Georgia" w:hAnsi="Georgia" w:cs="Georgia"/>
          <w:color w:val="000000"/>
          <w:spacing w:val="10"/>
          <w:sz w:val="19"/>
          <w:szCs w:val="19"/>
        </w:rPr>
        <w:t xml:space="preserve"> </w:t>
      </w:r>
      <w:r>
        <w:rPr>
          <w:rFonts w:ascii="Georgia" w:eastAsia="Georgia" w:hAnsi="Georgia" w:cs="Georgia"/>
          <w:color w:val="000000"/>
          <w:sz w:val="19"/>
          <w:szCs w:val="19"/>
        </w:rPr>
        <w:t>capable</w:t>
      </w:r>
      <w:r>
        <w:rPr>
          <w:rFonts w:ascii="Georgia" w:eastAsia="Georgia" w:hAnsi="Georgia" w:cs="Georgia"/>
          <w:color w:val="000000"/>
          <w:spacing w:val="4"/>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mapping</w:t>
      </w:r>
      <w:r>
        <w:rPr>
          <w:rFonts w:ascii="Georgia" w:eastAsia="Georgia" w:hAnsi="Georgia" w:cs="Georgia"/>
          <w:color w:val="000000"/>
          <w:spacing w:val="7"/>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4"/>
          <w:sz w:val="19"/>
          <w:szCs w:val="19"/>
        </w:rPr>
        <w:t xml:space="preserve"> </w:t>
      </w:r>
      <w:r>
        <w:rPr>
          <w:rFonts w:ascii="Georgia" w:eastAsia="Georgia" w:hAnsi="Georgia" w:cs="Georgia"/>
          <w:color w:val="000000"/>
          <w:sz w:val="19"/>
          <w:szCs w:val="19"/>
        </w:rPr>
        <w:t>highly</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complex</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variations</w:t>
      </w:r>
      <w:r>
        <w:rPr>
          <w:rFonts w:ascii="Georgia" w:eastAsia="Georgia" w:hAnsi="Georgia" w:cs="Georgia"/>
          <w:color w:val="000000"/>
          <w:spacing w:val="9"/>
          <w:sz w:val="19"/>
          <w:szCs w:val="19"/>
        </w:rPr>
        <w:t xml:space="preserve"> </w:t>
      </w:r>
      <w:r>
        <w:rPr>
          <w:rFonts w:ascii="Georgia" w:eastAsia="Georgia" w:hAnsi="Georgia" w:cs="Georgia"/>
          <w:color w:val="000000"/>
          <w:sz w:val="19"/>
          <w:szCs w:val="19"/>
        </w:rPr>
        <w:t>seen in</w:t>
      </w:r>
      <w:r>
        <w:rPr>
          <w:rFonts w:ascii="Georgia" w:eastAsia="Georgia" w:hAnsi="Georgia" w:cs="Georgia"/>
          <w:color w:val="000000"/>
          <w:spacing w:val="-4"/>
          <w:sz w:val="19"/>
          <w:szCs w:val="19"/>
        </w:rPr>
        <w:t xml:space="preserve"> </w:t>
      </w:r>
      <w:r>
        <w:rPr>
          <w:rFonts w:ascii="Georgia" w:eastAsia="Georgia" w:hAnsi="Georgia" w:cs="Georgia"/>
          <w:color w:val="000000"/>
          <w:sz w:val="19"/>
          <w:szCs w:val="19"/>
        </w:rPr>
        <w:t>human</w:t>
      </w:r>
      <w:r>
        <w:rPr>
          <w:rFonts w:ascii="Georgia" w:eastAsia="Georgia" w:hAnsi="Georgia" w:cs="Georgia"/>
          <w:color w:val="000000"/>
          <w:spacing w:val="4"/>
          <w:sz w:val="19"/>
          <w:szCs w:val="19"/>
        </w:rPr>
        <w:t xml:space="preserve"> </w:t>
      </w:r>
      <w:r>
        <w:rPr>
          <w:rFonts w:ascii="Georgia" w:eastAsia="Georgia" w:hAnsi="Georgia" w:cs="Georgia"/>
          <w:color w:val="000000"/>
          <w:sz w:val="19"/>
          <w:szCs w:val="19"/>
        </w:rPr>
        <w:t>anatomy.</w:t>
      </w:r>
      <w:r>
        <w:rPr>
          <w:rFonts w:ascii="Georgia" w:eastAsia="Georgia" w:hAnsi="Georgia" w:cs="Georgia"/>
          <w:color w:val="000000"/>
          <w:spacing w:val="30"/>
          <w:sz w:val="19"/>
          <w:szCs w:val="19"/>
        </w:rPr>
        <w:t xml:space="preserve"> </w:t>
      </w:r>
      <w:r>
        <w:rPr>
          <w:rFonts w:ascii="Georgia" w:eastAsia="Georgia" w:hAnsi="Georgia" w:cs="Georgia"/>
          <w:color w:val="000000"/>
          <w:sz w:val="19"/>
          <w:szCs w:val="19"/>
        </w:rPr>
        <w:t>Our</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team is</w:t>
      </w:r>
      <w:r>
        <w:rPr>
          <w:rFonts w:ascii="Georgia" w:eastAsia="Georgia" w:hAnsi="Georgia" w:cs="Georgia"/>
          <w:color w:val="000000"/>
          <w:spacing w:val="-5"/>
          <w:sz w:val="19"/>
          <w:szCs w:val="19"/>
        </w:rPr>
        <w:t xml:space="preserve"> </w:t>
      </w:r>
      <w:r>
        <w:rPr>
          <w:rFonts w:ascii="Georgia" w:eastAsia="Georgia" w:hAnsi="Georgia" w:cs="Georgia"/>
          <w:color w:val="000000"/>
          <w:w w:val="102"/>
          <w:sz w:val="19"/>
          <w:szCs w:val="19"/>
        </w:rPr>
        <w:t xml:space="preserve">well-recognized </w:t>
      </w:r>
      <w:r>
        <w:rPr>
          <w:rFonts w:ascii="Georgia" w:eastAsia="Georgia" w:hAnsi="Georgia" w:cs="Georgia"/>
          <w:color w:val="000000"/>
          <w:sz w:val="19"/>
          <w:szCs w:val="19"/>
        </w:rPr>
        <w:t>for</w:t>
      </w:r>
      <w:r>
        <w:rPr>
          <w:rFonts w:ascii="Georgia" w:eastAsia="Georgia" w:hAnsi="Georgia" w:cs="Georgia"/>
          <w:color w:val="000000"/>
          <w:spacing w:val="3"/>
          <w:sz w:val="19"/>
          <w:szCs w:val="19"/>
        </w:rPr>
        <w:t xml:space="preserve"> </w:t>
      </w:r>
      <w:r>
        <w:rPr>
          <w:rFonts w:ascii="Georgia" w:eastAsia="Georgia" w:hAnsi="Georgia" w:cs="Georgia"/>
          <w:color w:val="000000"/>
          <w:sz w:val="19"/>
          <w:szCs w:val="19"/>
        </w:rPr>
        <w:t>seminal</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contributions</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to</w:t>
      </w:r>
      <w:r>
        <w:rPr>
          <w:rFonts w:ascii="Georgia" w:eastAsia="Georgia" w:hAnsi="Georgia" w:cs="Georgia"/>
          <w:color w:val="000000"/>
          <w:spacing w:val="1"/>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3"/>
          <w:sz w:val="19"/>
          <w:szCs w:val="19"/>
        </w:rPr>
        <w:t xml:space="preserve"> </w:t>
      </w:r>
      <w:r>
        <w:rPr>
          <w:rFonts w:ascii="Georgia" w:eastAsia="Georgia" w:hAnsi="Georgia" w:cs="Georgia"/>
          <w:color w:val="000000"/>
          <w:sz w:val="19"/>
          <w:szCs w:val="19"/>
        </w:rPr>
        <w:t>field</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that</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date</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back</w:t>
      </w:r>
      <w:r>
        <w:rPr>
          <w:rFonts w:ascii="Georgia" w:eastAsia="Georgia" w:hAnsi="Georgia" w:cs="Georgia"/>
          <w:color w:val="000000"/>
          <w:spacing w:val="6"/>
          <w:sz w:val="19"/>
          <w:szCs w:val="19"/>
        </w:rPr>
        <w:t xml:space="preserve"> </w:t>
      </w:r>
      <w:r>
        <w:rPr>
          <w:rFonts w:ascii="Georgia" w:eastAsia="Georgia" w:hAnsi="Georgia" w:cs="Georgia"/>
          <w:color w:val="000000"/>
          <w:sz w:val="19"/>
          <w:szCs w:val="19"/>
        </w:rPr>
        <w:t>to</w:t>
      </w:r>
      <w:r>
        <w:rPr>
          <w:rFonts w:ascii="Georgia" w:eastAsia="Georgia" w:hAnsi="Georgia" w:cs="Georgia"/>
          <w:color w:val="000000"/>
          <w:spacing w:val="1"/>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3"/>
          <w:sz w:val="19"/>
          <w:szCs w:val="19"/>
        </w:rPr>
        <w:t xml:space="preserve"> </w:t>
      </w:r>
      <w:r>
        <w:rPr>
          <w:rFonts w:ascii="Georgia" w:eastAsia="Georgia" w:hAnsi="Georgia" w:cs="Georgia"/>
          <w:color w:val="000000"/>
          <w:sz w:val="19"/>
          <w:szCs w:val="19"/>
        </w:rPr>
        <w:t>original</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elastic</w:t>
      </w:r>
      <w:r>
        <w:rPr>
          <w:rFonts w:ascii="Georgia" w:eastAsia="Georgia" w:hAnsi="Georgia" w:cs="Georgia"/>
          <w:color w:val="000000"/>
          <w:spacing w:val="9"/>
          <w:sz w:val="19"/>
          <w:szCs w:val="19"/>
        </w:rPr>
        <w:t xml:space="preserve"> </w:t>
      </w:r>
      <w:r>
        <w:rPr>
          <w:rFonts w:ascii="Georgia" w:eastAsia="Georgia" w:hAnsi="Georgia" w:cs="Georgia"/>
          <w:color w:val="000000"/>
          <w:sz w:val="19"/>
          <w:szCs w:val="19"/>
        </w:rPr>
        <w:t>matching</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method</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1"/>
          <w:sz w:val="19"/>
          <w:szCs w:val="19"/>
        </w:rPr>
        <w:t xml:space="preserve"> </w:t>
      </w:r>
      <w:proofErr w:type="spellStart"/>
      <w:r>
        <w:rPr>
          <w:rFonts w:ascii="Georgia" w:eastAsia="Georgia" w:hAnsi="Georgia" w:cs="Georgia"/>
          <w:color w:val="000000"/>
          <w:sz w:val="19"/>
          <w:szCs w:val="19"/>
        </w:rPr>
        <w:t>Bajcsy</w:t>
      </w:r>
      <w:proofErr w:type="spellEnd"/>
      <w:r>
        <w:rPr>
          <w:rFonts w:ascii="Georgia" w:eastAsia="Georgia" w:hAnsi="Georgia" w:cs="Georgia"/>
          <w:color w:val="000000"/>
          <w:spacing w:val="9"/>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4"/>
          <w:sz w:val="19"/>
          <w:szCs w:val="19"/>
        </w:rPr>
        <w:t xml:space="preserve"> </w:t>
      </w:r>
      <w:r>
        <w:rPr>
          <w:rFonts w:ascii="Georgia" w:eastAsia="Georgia" w:hAnsi="Georgia" w:cs="Georgia"/>
          <w:color w:val="000000"/>
          <w:sz w:val="19"/>
          <w:szCs w:val="19"/>
        </w:rPr>
        <w:t>co-investigators</w:t>
      </w:r>
      <w:r>
        <w:rPr>
          <w:rFonts w:ascii="Georgia" w:eastAsia="Georgia" w:hAnsi="Georgia" w:cs="Georgia"/>
          <w:color w:val="000000"/>
          <w:spacing w:val="25"/>
          <w:sz w:val="19"/>
          <w:szCs w:val="19"/>
        </w:rPr>
        <w:t xml:space="preserve"> </w:t>
      </w:r>
      <w:r>
        <w:rPr>
          <w:rFonts w:ascii="Georgia" w:eastAsia="Georgia" w:hAnsi="Georgia" w:cs="Georgia"/>
          <w:color w:val="000000"/>
          <w:w w:val="102"/>
          <w:sz w:val="19"/>
          <w:szCs w:val="19"/>
        </w:rPr>
        <w:t>[14–</w:t>
      </w:r>
    </w:p>
    <w:p w14:paraId="53CE1233" w14:textId="5E326EF7" w:rsidR="00E61F9D" w:rsidRDefault="005C64D6">
      <w:pPr>
        <w:spacing w:after="0" w:line="274" w:lineRule="auto"/>
        <w:ind w:left="115" w:right="50" w:firstLine="1"/>
        <w:jc w:val="both"/>
        <w:rPr>
          <w:rFonts w:ascii="Georgia" w:eastAsia="Georgia" w:hAnsi="Georgia" w:cs="Georgia"/>
          <w:sz w:val="19"/>
          <w:szCs w:val="19"/>
        </w:rPr>
      </w:pPr>
      <w:r>
        <w:rPr>
          <w:rFonts w:ascii="Georgia" w:eastAsia="Georgia" w:hAnsi="Georgia" w:cs="Georgia"/>
          <w:sz w:val="19"/>
          <w:szCs w:val="19"/>
        </w:rPr>
        <w:t>16].</w:t>
      </w:r>
      <w:r>
        <w:rPr>
          <w:rFonts w:ascii="Georgia" w:eastAsia="Georgia" w:hAnsi="Georgia" w:cs="Georgia"/>
          <w:spacing w:val="22"/>
          <w:sz w:val="19"/>
          <w:szCs w:val="19"/>
        </w:rPr>
        <w:t xml:space="preserve"> </w:t>
      </w:r>
      <w:r>
        <w:rPr>
          <w:rFonts w:ascii="Georgia" w:eastAsia="Georgia" w:hAnsi="Georgia" w:cs="Georgia"/>
          <w:sz w:val="19"/>
          <w:szCs w:val="19"/>
        </w:rPr>
        <w:t>Our</w:t>
      </w:r>
      <w:r>
        <w:rPr>
          <w:rFonts w:ascii="Georgia" w:eastAsia="Georgia" w:hAnsi="Georgia" w:cs="Georgia"/>
          <w:spacing w:val="6"/>
          <w:sz w:val="19"/>
          <w:szCs w:val="19"/>
        </w:rPr>
        <w:t xml:space="preserve"> </w:t>
      </w:r>
      <w:r>
        <w:rPr>
          <w:rFonts w:ascii="Georgia" w:eastAsia="Georgia" w:hAnsi="Georgia" w:cs="Georgia"/>
          <w:sz w:val="19"/>
          <w:szCs w:val="19"/>
        </w:rPr>
        <w:t>most</w:t>
      </w:r>
      <w:r>
        <w:rPr>
          <w:rFonts w:ascii="Georgia" w:eastAsia="Georgia" w:hAnsi="Georgia" w:cs="Georgia"/>
          <w:spacing w:val="7"/>
          <w:sz w:val="19"/>
          <w:szCs w:val="19"/>
        </w:rPr>
        <w:t xml:space="preserve"> </w:t>
      </w:r>
      <w:r>
        <w:rPr>
          <w:rFonts w:ascii="Georgia" w:eastAsia="Georgia" w:hAnsi="Georgia" w:cs="Georgia"/>
          <w:sz w:val="19"/>
          <w:szCs w:val="19"/>
        </w:rPr>
        <w:t>recent</w:t>
      </w:r>
      <w:r>
        <w:rPr>
          <w:rFonts w:ascii="Georgia" w:eastAsia="Georgia" w:hAnsi="Georgia" w:cs="Georgia"/>
          <w:spacing w:val="9"/>
          <w:sz w:val="19"/>
          <w:szCs w:val="19"/>
        </w:rPr>
        <w:t xml:space="preserve"> </w:t>
      </w:r>
      <w:r>
        <w:rPr>
          <w:rFonts w:ascii="Georgia" w:eastAsia="Georgia" w:hAnsi="Georgia" w:cs="Georgia"/>
          <w:sz w:val="19"/>
          <w:szCs w:val="19"/>
        </w:rPr>
        <w:t>work,</w:t>
      </w:r>
      <w:r>
        <w:rPr>
          <w:rFonts w:ascii="Georgia" w:eastAsia="Georgia" w:hAnsi="Georgia" w:cs="Georgia"/>
          <w:spacing w:val="9"/>
          <w:sz w:val="19"/>
          <w:szCs w:val="19"/>
        </w:rPr>
        <w:t xml:space="preserve"> </w:t>
      </w:r>
      <w:r>
        <w:rPr>
          <w:rFonts w:ascii="Georgia" w:eastAsia="Georgia" w:hAnsi="Georgia" w:cs="Georgia"/>
          <w:sz w:val="19"/>
          <w:szCs w:val="19"/>
        </w:rPr>
        <w:t>embodied</w:t>
      </w:r>
      <w:r>
        <w:rPr>
          <w:rFonts w:ascii="Georgia" w:eastAsia="Georgia" w:hAnsi="Georgia" w:cs="Georgia"/>
          <w:spacing w:val="16"/>
          <w:sz w:val="19"/>
          <w:szCs w:val="19"/>
        </w:rPr>
        <w:t xml:space="preserve"> </w:t>
      </w:r>
      <w:r>
        <w:rPr>
          <w:rFonts w:ascii="Georgia" w:eastAsia="Georgia" w:hAnsi="Georgia" w:cs="Georgia"/>
          <w:sz w:val="19"/>
          <w:szCs w:val="19"/>
        </w:rPr>
        <w:t>in</w:t>
      </w:r>
      <w:r>
        <w:rPr>
          <w:rFonts w:ascii="Georgia" w:eastAsia="Georgia" w:hAnsi="Georgia" w:cs="Georgia"/>
          <w:spacing w:val="4"/>
          <w:sz w:val="19"/>
          <w:szCs w:val="19"/>
        </w:rPr>
        <w:t xml:space="preserve"> </w:t>
      </w:r>
      <w:r>
        <w:rPr>
          <w:rFonts w:ascii="Georgia" w:eastAsia="Georgia" w:hAnsi="Georgia" w:cs="Georgia"/>
          <w:sz w:val="19"/>
          <w:szCs w:val="19"/>
        </w:rPr>
        <w:t>the</w:t>
      </w:r>
      <w:r>
        <w:rPr>
          <w:rFonts w:ascii="Georgia" w:eastAsia="Georgia" w:hAnsi="Georgia" w:cs="Georgia"/>
          <w:spacing w:val="4"/>
          <w:sz w:val="19"/>
          <w:szCs w:val="19"/>
        </w:rPr>
        <w:t xml:space="preserve"> </w:t>
      </w:r>
      <w:r>
        <w:rPr>
          <w:rFonts w:ascii="Georgia" w:eastAsia="Georgia" w:hAnsi="Georgia" w:cs="Georgia"/>
          <w:sz w:val="19"/>
          <w:szCs w:val="19"/>
        </w:rPr>
        <w:t>ANTs</w:t>
      </w:r>
      <w:r>
        <w:rPr>
          <w:rFonts w:ascii="Georgia" w:eastAsia="Georgia" w:hAnsi="Georgia" w:cs="Georgia"/>
          <w:spacing w:val="8"/>
          <w:sz w:val="19"/>
          <w:szCs w:val="19"/>
        </w:rPr>
        <w:t xml:space="preserve"> </w:t>
      </w:r>
      <w:r>
        <w:rPr>
          <w:rFonts w:ascii="Georgia" w:eastAsia="Georgia" w:hAnsi="Georgia" w:cs="Georgia"/>
          <w:sz w:val="19"/>
          <w:szCs w:val="19"/>
        </w:rPr>
        <w:t>open-source,</w:t>
      </w:r>
      <w:r>
        <w:rPr>
          <w:rFonts w:ascii="Georgia" w:eastAsia="Georgia" w:hAnsi="Georgia" w:cs="Georgia"/>
          <w:spacing w:val="22"/>
          <w:sz w:val="19"/>
          <w:szCs w:val="19"/>
        </w:rPr>
        <w:t xml:space="preserve"> </w:t>
      </w:r>
      <w:r>
        <w:rPr>
          <w:rFonts w:ascii="Georgia" w:eastAsia="Georgia" w:hAnsi="Georgia" w:cs="Georgia"/>
          <w:sz w:val="19"/>
          <w:szCs w:val="19"/>
        </w:rPr>
        <w:t>cross-platform</w:t>
      </w:r>
      <w:r>
        <w:rPr>
          <w:rFonts w:ascii="Georgia" w:eastAsia="Georgia" w:hAnsi="Georgia" w:cs="Georgia"/>
          <w:spacing w:val="24"/>
          <w:sz w:val="19"/>
          <w:szCs w:val="19"/>
        </w:rPr>
        <w:t xml:space="preserve"> </w:t>
      </w:r>
      <w:r>
        <w:rPr>
          <w:rFonts w:ascii="Georgia" w:eastAsia="Georgia" w:hAnsi="Georgia" w:cs="Georgia"/>
          <w:sz w:val="19"/>
          <w:szCs w:val="19"/>
        </w:rPr>
        <w:t>toolkit</w:t>
      </w:r>
      <w:r>
        <w:rPr>
          <w:rFonts w:ascii="Georgia" w:eastAsia="Georgia" w:hAnsi="Georgia" w:cs="Georgia"/>
          <w:spacing w:val="10"/>
          <w:sz w:val="19"/>
          <w:szCs w:val="19"/>
        </w:rPr>
        <w:t xml:space="preserve"> </w:t>
      </w:r>
      <w:r>
        <w:rPr>
          <w:rFonts w:ascii="Georgia" w:eastAsia="Georgia" w:hAnsi="Georgia" w:cs="Georgia"/>
          <w:sz w:val="19"/>
          <w:szCs w:val="19"/>
        </w:rPr>
        <w:t>for</w:t>
      </w:r>
      <w:r>
        <w:rPr>
          <w:rFonts w:ascii="Georgia" w:eastAsia="Georgia" w:hAnsi="Georgia" w:cs="Georgia"/>
          <w:spacing w:val="4"/>
          <w:sz w:val="19"/>
          <w:szCs w:val="19"/>
        </w:rPr>
        <w:t xml:space="preserve"> </w:t>
      </w:r>
      <w:r>
        <w:rPr>
          <w:rFonts w:ascii="Georgia" w:eastAsia="Georgia" w:hAnsi="Georgia" w:cs="Georgia"/>
          <w:sz w:val="19"/>
          <w:szCs w:val="19"/>
        </w:rPr>
        <w:t>multiple</w:t>
      </w:r>
      <w:r>
        <w:rPr>
          <w:rFonts w:ascii="Georgia" w:eastAsia="Georgia" w:hAnsi="Georgia" w:cs="Georgia"/>
          <w:spacing w:val="13"/>
          <w:sz w:val="19"/>
          <w:szCs w:val="19"/>
        </w:rPr>
        <w:t xml:space="preserve"> </w:t>
      </w:r>
      <w:r>
        <w:rPr>
          <w:rFonts w:ascii="Georgia" w:eastAsia="Georgia" w:hAnsi="Georgia" w:cs="Georgia"/>
          <w:sz w:val="19"/>
          <w:szCs w:val="19"/>
        </w:rPr>
        <w:t>modality</w:t>
      </w:r>
      <w:r>
        <w:rPr>
          <w:rFonts w:ascii="Georgia" w:eastAsia="Georgia" w:hAnsi="Georgia" w:cs="Georgia"/>
          <w:spacing w:val="14"/>
          <w:sz w:val="19"/>
          <w:szCs w:val="19"/>
        </w:rPr>
        <w:t xml:space="preserve"> </w:t>
      </w:r>
      <w:r>
        <w:rPr>
          <w:rFonts w:ascii="Georgia" w:eastAsia="Georgia" w:hAnsi="Georgia" w:cs="Georgia"/>
          <w:sz w:val="19"/>
          <w:szCs w:val="19"/>
        </w:rPr>
        <w:t>image</w:t>
      </w:r>
      <w:r>
        <w:rPr>
          <w:rFonts w:ascii="Georgia" w:eastAsia="Georgia" w:hAnsi="Georgia" w:cs="Georgia"/>
          <w:spacing w:val="9"/>
          <w:sz w:val="19"/>
          <w:szCs w:val="19"/>
        </w:rPr>
        <w:t xml:space="preserve"> </w:t>
      </w:r>
      <w:r>
        <w:rPr>
          <w:rFonts w:ascii="Georgia" w:eastAsia="Georgia" w:hAnsi="Georgia" w:cs="Georgia"/>
          <w:w w:val="102"/>
          <w:sz w:val="19"/>
          <w:szCs w:val="19"/>
        </w:rPr>
        <w:t xml:space="preserve">processing, </w:t>
      </w:r>
      <w:r>
        <w:rPr>
          <w:rFonts w:ascii="Georgia" w:eastAsia="Georgia" w:hAnsi="Georgia" w:cs="Georgia"/>
          <w:sz w:val="19"/>
          <w:szCs w:val="19"/>
        </w:rPr>
        <w:t>continues</w:t>
      </w:r>
      <w:r>
        <w:rPr>
          <w:rFonts w:ascii="Georgia" w:eastAsia="Georgia" w:hAnsi="Georgia" w:cs="Georgia"/>
          <w:spacing w:val="23"/>
          <w:sz w:val="19"/>
          <w:szCs w:val="19"/>
        </w:rPr>
        <w:t xml:space="preserve"> </w:t>
      </w:r>
      <w:r>
        <w:rPr>
          <w:rFonts w:ascii="Georgia" w:eastAsia="Georgia" w:hAnsi="Georgia" w:cs="Georgia"/>
          <w:sz w:val="19"/>
          <w:szCs w:val="19"/>
        </w:rPr>
        <w:t>to</w:t>
      </w:r>
      <w:r>
        <w:rPr>
          <w:rFonts w:ascii="Georgia" w:eastAsia="Georgia" w:hAnsi="Georgia" w:cs="Georgia"/>
          <w:spacing w:val="11"/>
          <w:sz w:val="19"/>
          <w:szCs w:val="19"/>
        </w:rPr>
        <w:t xml:space="preserve"> </w:t>
      </w:r>
      <w:r>
        <w:rPr>
          <w:rFonts w:ascii="Georgia" w:eastAsia="Georgia" w:hAnsi="Georgia" w:cs="Georgia"/>
          <w:sz w:val="19"/>
          <w:szCs w:val="19"/>
        </w:rPr>
        <w:t>set</w:t>
      </w:r>
      <w:r>
        <w:rPr>
          <w:rFonts w:ascii="Georgia" w:eastAsia="Georgia" w:hAnsi="Georgia" w:cs="Georgia"/>
          <w:spacing w:val="13"/>
          <w:sz w:val="19"/>
          <w:szCs w:val="19"/>
        </w:rPr>
        <w:t xml:space="preserve"> </w:t>
      </w:r>
      <w:r>
        <w:rPr>
          <w:rFonts w:ascii="Georgia" w:eastAsia="Georgia" w:hAnsi="Georgia" w:cs="Georgia"/>
          <w:sz w:val="19"/>
          <w:szCs w:val="19"/>
        </w:rPr>
        <w:t>the</w:t>
      </w:r>
      <w:r>
        <w:rPr>
          <w:rFonts w:ascii="Georgia" w:eastAsia="Georgia" w:hAnsi="Georgia" w:cs="Georgia"/>
          <w:spacing w:val="13"/>
          <w:sz w:val="19"/>
          <w:szCs w:val="19"/>
        </w:rPr>
        <w:t xml:space="preserve"> </w:t>
      </w:r>
      <w:r>
        <w:rPr>
          <w:rFonts w:ascii="Georgia" w:eastAsia="Georgia" w:hAnsi="Georgia" w:cs="Georgia"/>
          <w:sz w:val="19"/>
          <w:szCs w:val="19"/>
        </w:rPr>
        <w:t>standard</w:t>
      </w:r>
      <w:r>
        <w:rPr>
          <w:rFonts w:ascii="Georgia" w:eastAsia="Georgia" w:hAnsi="Georgia" w:cs="Georgia"/>
          <w:spacing w:val="22"/>
          <w:sz w:val="19"/>
          <w:szCs w:val="19"/>
        </w:rPr>
        <w:t xml:space="preserve"> </w:t>
      </w:r>
      <w:r>
        <w:rPr>
          <w:rFonts w:ascii="Georgia" w:eastAsia="Georgia" w:hAnsi="Georgia" w:cs="Georgia"/>
          <w:sz w:val="19"/>
          <w:szCs w:val="19"/>
        </w:rPr>
        <w:t>in</w:t>
      </w:r>
      <w:r>
        <w:rPr>
          <w:rFonts w:ascii="Georgia" w:eastAsia="Georgia" w:hAnsi="Georgia" w:cs="Georgia"/>
          <w:spacing w:val="13"/>
          <w:sz w:val="19"/>
          <w:szCs w:val="19"/>
        </w:rPr>
        <w:t xml:space="preserve"> </w:t>
      </w:r>
      <w:r>
        <w:rPr>
          <w:rFonts w:ascii="Georgia" w:eastAsia="Georgia" w:hAnsi="Georgia" w:cs="Georgia"/>
          <w:sz w:val="19"/>
          <w:szCs w:val="19"/>
        </w:rPr>
        <w:t>the</w:t>
      </w:r>
      <w:r>
        <w:rPr>
          <w:rFonts w:ascii="Georgia" w:eastAsia="Georgia" w:hAnsi="Georgia" w:cs="Georgia"/>
          <w:spacing w:val="13"/>
          <w:sz w:val="19"/>
          <w:szCs w:val="19"/>
        </w:rPr>
        <w:t xml:space="preserve"> </w:t>
      </w:r>
      <w:r>
        <w:rPr>
          <w:rFonts w:ascii="Georgia" w:eastAsia="Georgia" w:hAnsi="Georgia" w:cs="Georgia"/>
          <w:sz w:val="19"/>
          <w:szCs w:val="19"/>
        </w:rPr>
        <w:t>field</w:t>
      </w:r>
      <w:r>
        <w:rPr>
          <w:rFonts w:ascii="Georgia" w:eastAsia="Georgia" w:hAnsi="Georgia" w:cs="Georgia"/>
          <w:spacing w:val="15"/>
          <w:sz w:val="19"/>
          <w:szCs w:val="19"/>
        </w:rPr>
        <w:t xml:space="preserve"> </w:t>
      </w:r>
      <w:r>
        <w:rPr>
          <w:rFonts w:ascii="Georgia" w:eastAsia="Georgia" w:hAnsi="Georgia" w:cs="Georgia"/>
          <w:sz w:val="19"/>
          <w:szCs w:val="19"/>
        </w:rPr>
        <w:t>for</w:t>
      </w:r>
      <w:r>
        <w:rPr>
          <w:rFonts w:ascii="Georgia" w:eastAsia="Georgia" w:hAnsi="Georgia" w:cs="Georgia"/>
          <w:spacing w:val="13"/>
          <w:sz w:val="19"/>
          <w:szCs w:val="19"/>
        </w:rPr>
        <w:t xml:space="preserve"> </w:t>
      </w:r>
      <w:r>
        <w:rPr>
          <w:rFonts w:ascii="Georgia" w:eastAsia="Georgia" w:hAnsi="Georgia" w:cs="Georgia"/>
          <w:color w:val="FF0000"/>
          <w:sz w:val="19"/>
          <w:szCs w:val="19"/>
        </w:rPr>
        <w:t>lung</w:t>
      </w:r>
      <w:r>
        <w:rPr>
          <w:rFonts w:ascii="Georgia" w:eastAsia="Georgia" w:hAnsi="Georgia" w:cs="Georgia"/>
          <w:color w:val="FF0000"/>
          <w:spacing w:val="15"/>
          <w:sz w:val="19"/>
          <w:szCs w:val="19"/>
        </w:rPr>
        <w:t xml:space="preserve"> </w:t>
      </w:r>
      <w:r>
        <w:rPr>
          <w:rFonts w:ascii="Georgia" w:eastAsia="Georgia" w:hAnsi="Georgia" w:cs="Georgia"/>
          <w:color w:val="000000"/>
          <w:sz w:val="19"/>
          <w:szCs w:val="19"/>
        </w:rPr>
        <w:t>[17],</w:t>
      </w:r>
      <w:r>
        <w:rPr>
          <w:rFonts w:ascii="Georgia" w:eastAsia="Georgia" w:hAnsi="Georgia" w:cs="Georgia"/>
          <w:color w:val="000000"/>
          <w:spacing w:val="16"/>
          <w:sz w:val="19"/>
          <w:szCs w:val="19"/>
        </w:rPr>
        <w:t xml:space="preserve"> </w:t>
      </w:r>
      <w:r>
        <w:rPr>
          <w:rFonts w:ascii="Georgia" w:eastAsia="Georgia" w:hAnsi="Georgia" w:cs="Georgia"/>
          <w:color w:val="FF0000"/>
          <w:sz w:val="19"/>
          <w:szCs w:val="19"/>
        </w:rPr>
        <w:t>brain</w:t>
      </w:r>
      <w:r>
        <w:rPr>
          <w:rFonts w:ascii="Georgia" w:eastAsia="Georgia" w:hAnsi="Georgia" w:cs="Georgia"/>
          <w:color w:val="FF0000"/>
          <w:spacing w:val="16"/>
          <w:sz w:val="19"/>
          <w:szCs w:val="19"/>
        </w:rPr>
        <w:t xml:space="preserve"> </w:t>
      </w:r>
      <w:r>
        <w:rPr>
          <w:rFonts w:ascii="Georgia" w:eastAsia="Georgia" w:hAnsi="Georgia" w:cs="Georgia"/>
          <w:color w:val="000000"/>
          <w:sz w:val="19"/>
          <w:szCs w:val="19"/>
        </w:rPr>
        <w:t>[18],</w:t>
      </w:r>
      <w:r>
        <w:rPr>
          <w:rFonts w:ascii="Georgia" w:eastAsia="Georgia" w:hAnsi="Georgia" w:cs="Georgia"/>
          <w:color w:val="000000"/>
          <w:spacing w:val="17"/>
          <w:sz w:val="19"/>
          <w:szCs w:val="19"/>
        </w:rPr>
        <w:t xml:space="preserve"> </w:t>
      </w:r>
      <w:r>
        <w:rPr>
          <w:rFonts w:ascii="Georgia" w:eastAsia="Georgia" w:hAnsi="Georgia" w:cs="Georgia"/>
          <w:color w:val="FF0000"/>
          <w:sz w:val="19"/>
          <w:szCs w:val="19"/>
        </w:rPr>
        <w:t>and</w:t>
      </w:r>
      <w:r>
        <w:rPr>
          <w:rFonts w:ascii="Georgia" w:eastAsia="Georgia" w:hAnsi="Georgia" w:cs="Georgia"/>
          <w:color w:val="FF0000"/>
          <w:spacing w:val="13"/>
          <w:sz w:val="19"/>
          <w:szCs w:val="19"/>
        </w:rPr>
        <w:t xml:space="preserve"> </w:t>
      </w:r>
      <w:r>
        <w:rPr>
          <w:rFonts w:ascii="Georgia" w:eastAsia="Georgia" w:hAnsi="Georgia" w:cs="Georgia"/>
          <w:color w:val="FF0000"/>
          <w:sz w:val="19"/>
          <w:szCs w:val="19"/>
        </w:rPr>
        <w:t>cardiac</w:t>
      </w:r>
      <w:r>
        <w:rPr>
          <w:rFonts w:ascii="Georgia" w:eastAsia="Georgia" w:hAnsi="Georgia" w:cs="Georgia"/>
          <w:color w:val="FF0000"/>
          <w:spacing w:val="20"/>
          <w:sz w:val="19"/>
          <w:szCs w:val="19"/>
        </w:rPr>
        <w:t xml:space="preserve"> </w:t>
      </w:r>
      <w:r>
        <w:rPr>
          <w:rFonts w:ascii="Georgia" w:eastAsia="Georgia" w:hAnsi="Georgia" w:cs="Georgia"/>
          <w:color w:val="FF0000"/>
          <w:sz w:val="19"/>
          <w:szCs w:val="19"/>
        </w:rPr>
        <w:t>imaging</w:t>
      </w:r>
      <w:r>
        <w:rPr>
          <w:rFonts w:ascii="Georgia" w:eastAsia="Georgia" w:hAnsi="Georgia" w:cs="Georgia"/>
          <w:color w:val="FF0000"/>
          <w:spacing w:val="22"/>
          <w:sz w:val="19"/>
          <w:szCs w:val="19"/>
        </w:rPr>
        <w:t xml:space="preserve"> </w:t>
      </w:r>
      <w:r>
        <w:rPr>
          <w:rFonts w:ascii="Georgia" w:eastAsia="Georgia" w:hAnsi="Georgia" w:cs="Georgia"/>
          <w:color w:val="000000"/>
          <w:sz w:val="19"/>
          <w:szCs w:val="19"/>
        </w:rPr>
        <w:t>[19].</w:t>
      </w:r>
      <w:r>
        <w:rPr>
          <w:rFonts w:ascii="Georgia" w:eastAsia="Georgia" w:hAnsi="Georgia" w:cs="Georgia"/>
          <w:color w:val="000000"/>
          <w:spacing w:val="42"/>
          <w:sz w:val="19"/>
          <w:szCs w:val="19"/>
        </w:rPr>
        <w:t xml:space="preserve"> </w:t>
      </w:r>
      <w:r>
        <w:rPr>
          <w:rFonts w:ascii="Georgia" w:eastAsia="Georgia" w:hAnsi="Georgia" w:cs="Georgia"/>
          <w:color w:val="000000"/>
          <w:sz w:val="19"/>
          <w:szCs w:val="19"/>
        </w:rPr>
        <w:t>ANTs</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not</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only</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encodes</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3"/>
          <w:sz w:val="19"/>
          <w:szCs w:val="19"/>
        </w:rPr>
        <w:t xml:space="preserve"> </w:t>
      </w:r>
      <w:r>
        <w:rPr>
          <w:rFonts w:ascii="Georgia" w:eastAsia="Georgia" w:hAnsi="Georgia" w:cs="Georgia"/>
          <w:color w:val="000000"/>
          <w:w w:val="102"/>
          <w:sz w:val="19"/>
          <w:szCs w:val="19"/>
        </w:rPr>
        <w:t xml:space="preserve">most </w:t>
      </w:r>
      <w:r>
        <w:rPr>
          <w:rFonts w:ascii="Georgia" w:eastAsia="Georgia" w:hAnsi="Georgia" w:cs="Georgia"/>
          <w:color w:val="000000"/>
          <w:sz w:val="19"/>
          <w:szCs w:val="19"/>
        </w:rPr>
        <w:t>advanced</w:t>
      </w:r>
      <w:r>
        <w:rPr>
          <w:rFonts w:ascii="Georgia" w:eastAsia="Georgia" w:hAnsi="Georgia" w:cs="Georgia"/>
          <w:color w:val="000000"/>
          <w:spacing w:val="35"/>
          <w:sz w:val="19"/>
          <w:szCs w:val="19"/>
        </w:rPr>
        <w:t xml:space="preserve"> </w:t>
      </w:r>
      <w:r>
        <w:rPr>
          <w:rFonts w:ascii="Georgia" w:eastAsia="Georgia" w:hAnsi="Georgia" w:cs="Georgia"/>
          <w:color w:val="000000"/>
          <w:sz w:val="19"/>
          <w:szCs w:val="19"/>
        </w:rPr>
        <w:t>results</w:t>
      </w:r>
      <w:r>
        <w:rPr>
          <w:rFonts w:ascii="Georgia" w:eastAsia="Georgia" w:hAnsi="Georgia" w:cs="Georgia"/>
          <w:color w:val="000000"/>
          <w:spacing w:val="30"/>
          <w:sz w:val="19"/>
          <w:szCs w:val="19"/>
        </w:rPr>
        <w:t xml:space="preserve"> </w:t>
      </w:r>
      <w:r>
        <w:rPr>
          <w:rFonts w:ascii="Georgia" w:eastAsia="Georgia" w:hAnsi="Georgia" w:cs="Georgia"/>
          <w:color w:val="000000"/>
          <w:sz w:val="19"/>
          <w:szCs w:val="19"/>
        </w:rPr>
        <w:t>in</w:t>
      </w:r>
      <w:r>
        <w:rPr>
          <w:rFonts w:ascii="Georgia" w:eastAsia="Georgia" w:hAnsi="Georgia" w:cs="Georgia"/>
          <w:color w:val="000000"/>
          <w:spacing w:val="24"/>
          <w:sz w:val="19"/>
          <w:szCs w:val="19"/>
        </w:rPr>
        <w:t xml:space="preserve"> </w:t>
      </w:r>
      <w:r>
        <w:rPr>
          <w:rFonts w:ascii="Georgia" w:eastAsia="Georgia" w:hAnsi="Georgia" w:cs="Georgia"/>
          <w:color w:val="000000"/>
          <w:sz w:val="19"/>
          <w:szCs w:val="19"/>
        </w:rPr>
        <w:t>registration</w:t>
      </w:r>
      <w:r>
        <w:rPr>
          <w:rFonts w:ascii="Georgia" w:eastAsia="Georgia" w:hAnsi="Georgia" w:cs="Georgia"/>
          <w:color w:val="000000"/>
          <w:spacing w:val="39"/>
          <w:sz w:val="19"/>
          <w:szCs w:val="19"/>
        </w:rPr>
        <w:t xml:space="preserve"> </w:t>
      </w:r>
      <w:r>
        <w:rPr>
          <w:rFonts w:ascii="Georgia" w:eastAsia="Georgia" w:hAnsi="Georgia" w:cs="Georgia"/>
          <w:color w:val="000000"/>
          <w:sz w:val="19"/>
          <w:szCs w:val="19"/>
        </w:rPr>
        <w:t>research,</w:t>
      </w:r>
      <w:r>
        <w:rPr>
          <w:rFonts w:ascii="Georgia" w:eastAsia="Georgia" w:hAnsi="Georgia" w:cs="Georgia"/>
          <w:color w:val="000000"/>
          <w:spacing w:val="39"/>
          <w:sz w:val="19"/>
          <w:szCs w:val="19"/>
        </w:rPr>
        <w:t xml:space="preserve"> </w:t>
      </w:r>
      <w:r>
        <w:rPr>
          <w:rFonts w:ascii="Georgia" w:eastAsia="Georgia" w:hAnsi="Georgia" w:cs="Georgia"/>
          <w:color w:val="000000"/>
          <w:sz w:val="19"/>
          <w:szCs w:val="19"/>
        </w:rPr>
        <w:t>notably</w:t>
      </w:r>
      <w:r>
        <w:rPr>
          <w:rFonts w:ascii="Georgia" w:eastAsia="Georgia" w:hAnsi="Georgia" w:cs="Georgia"/>
          <w:color w:val="000000"/>
          <w:spacing w:val="32"/>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24"/>
          <w:sz w:val="19"/>
          <w:szCs w:val="19"/>
        </w:rPr>
        <w:t xml:space="preserve"> </w:t>
      </w:r>
      <w:r>
        <w:rPr>
          <w:rFonts w:ascii="Georgia" w:eastAsia="Georgia" w:hAnsi="Georgia" w:cs="Georgia"/>
          <w:color w:val="000000"/>
          <w:sz w:val="19"/>
          <w:szCs w:val="19"/>
        </w:rPr>
        <w:t>Symmetric</w:t>
      </w:r>
      <w:r>
        <w:rPr>
          <w:rFonts w:ascii="Georgia" w:eastAsia="Georgia" w:hAnsi="Georgia" w:cs="Georgia"/>
          <w:color w:val="000000"/>
          <w:spacing w:val="37"/>
          <w:sz w:val="19"/>
          <w:szCs w:val="19"/>
        </w:rPr>
        <w:t xml:space="preserve"> </w:t>
      </w:r>
      <w:r>
        <w:rPr>
          <w:rFonts w:ascii="Georgia" w:eastAsia="Georgia" w:hAnsi="Georgia" w:cs="Georgia"/>
          <w:color w:val="000000"/>
          <w:sz w:val="19"/>
          <w:szCs w:val="19"/>
        </w:rPr>
        <w:t>Normalization</w:t>
      </w:r>
      <w:r>
        <w:rPr>
          <w:rFonts w:ascii="Georgia" w:eastAsia="Georgia" w:hAnsi="Georgia" w:cs="Georgia"/>
          <w:color w:val="000000"/>
          <w:spacing w:val="43"/>
          <w:sz w:val="19"/>
          <w:szCs w:val="19"/>
        </w:rPr>
        <w:t xml:space="preserve"> </w:t>
      </w:r>
      <w:r>
        <w:rPr>
          <w:rFonts w:ascii="Georgia" w:eastAsia="Georgia" w:hAnsi="Georgia" w:cs="Georgia"/>
          <w:color w:val="000000"/>
          <w:sz w:val="19"/>
          <w:szCs w:val="19"/>
        </w:rPr>
        <w:t>(</w:t>
      </w:r>
      <w:proofErr w:type="spellStart"/>
      <w:r>
        <w:rPr>
          <w:rFonts w:ascii="Georgia" w:eastAsia="Georgia" w:hAnsi="Georgia" w:cs="Georgia"/>
          <w:color w:val="000000"/>
          <w:sz w:val="19"/>
          <w:szCs w:val="19"/>
        </w:rPr>
        <w:t>SyN</w:t>
      </w:r>
      <w:proofErr w:type="spellEnd"/>
      <w:r>
        <w:rPr>
          <w:rFonts w:ascii="Georgia" w:eastAsia="Georgia" w:hAnsi="Georgia" w:cs="Georgia"/>
          <w:color w:val="000000"/>
          <w:sz w:val="19"/>
          <w:szCs w:val="19"/>
        </w:rPr>
        <w:t>)</w:t>
      </w:r>
      <w:r>
        <w:rPr>
          <w:rFonts w:ascii="Georgia" w:eastAsia="Georgia" w:hAnsi="Georgia" w:cs="Georgia"/>
          <w:color w:val="000000"/>
          <w:spacing w:val="29"/>
          <w:sz w:val="19"/>
          <w:szCs w:val="19"/>
        </w:rPr>
        <w:t xml:space="preserve"> </w:t>
      </w:r>
      <w:r>
        <w:rPr>
          <w:rFonts w:ascii="Georgia" w:eastAsia="Georgia" w:hAnsi="Georgia" w:cs="Georgia"/>
          <w:color w:val="000000"/>
          <w:sz w:val="19"/>
          <w:szCs w:val="19"/>
        </w:rPr>
        <w:t>algorithm</w:t>
      </w:r>
      <w:r>
        <w:rPr>
          <w:rFonts w:ascii="Georgia" w:eastAsia="Georgia" w:hAnsi="Georgia" w:cs="Georgia"/>
          <w:color w:val="000000"/>
          <w:spacing w:val="35"/>
          <w:sz w:val="19"/>
          <w:szCs w:val="19"/>
        </w:rPr>
        <w:t xml:space="preserve"> </w:t>
      </w:r>
      <w:r>
        <w:rPr>
          <w:rFonts w:ascii="Georgia" w:eastAsia="Georgia" w:hAnsi="Georgia" w:cs="Georgia"/>
          <w:color w:val="000000"/>
          <w:sz w:val="19"/>
          <w:szCs w:val="19"/>
        </w:rPr>
        <w:t>for</w:t>
      </w:r>
      <w:r>
        <w:rPr>
          <w:rFonts w:ascii="Georgia" w:eastAsia="Georgia" w:hAnsi="Georgia" w:cs="Georgia"/>
          <w:color w:val="000000"/>
          <w:spacing w:val="24"/>
          <w:sz w:val="19"/>
          <w:szCs w:val="19"/>
        </w:rPr>
        <w:t xml:space="preserve"> </w:t>
      </w:r>
      <w:proofErr w:type="spellStart"/>
      <w:r>
        <w:rPr>
          <w:rFonts w:ascii="Georgia" w:eastAsia="Georgia" w:hAnsi="Georgia" w:cs="Georgia"/>
          <w:color w:val="000000"/>
          <w:sz w:val="19"/>
          <w:szCs w:val="19"/>
        </w:rPr>
        <w:t>diffeomorphisms</w:t>
      </w:r>
      <w:proofErr w:type="spellEnd"/>
      <w:r>
        <w:rPr>
          <w:rFonts w:ascii="Georgia" w:eastAsia="Georgia" w:hAnsi="Georgia" w:cs="Georgia"/>
          <w:color w:val="000000"/>
          <w:sz w:val="19"/>
          <w:szCs w:val="19"/>
        </w:rPr>
        <w:t xml:space="preserve"> </w:t>
      </w:r>
      <w:r>
        <w:rPr>
          <w:rFonts w:ascii="Georgia" w:eastAsia="Georgia" w:hAnsi="Georgia" w:cs="Georgia"/>
          <w:color w:val="000000"/>
          <w:spacing w:val="2"/>
          <w:sz w:val="19"/>
          <w:szCs w:val="19"/>
        </w:rPr>
        <w:t xml:space="preserve"> </w:t>
      </w:r>
      <w:r>
        <w:rPr>
          <w:rFonts w:ascii="Georgia" w:eastAsia="Georgia" w:hAnsi="Georgia" w:cs="Georgia"/>
          <w:color w:val="000000"/>
          <w:w w:val="102"/>
          <w:sz w:val="19"/>
          <w:szCs w:val="19"/>
        </w:rPr>
        <w:t xml:space="preserve">[20], </w:t>
      </w:r>
      <w:r>
        <w:rPr>
          <w:rFonts w:ascii="Georgia" w:eastAsia="Georgia" w:hAnsi="Georgia" w:cs="Georgia"/>
          <w:color w:val="000000"/>
          <w:sz w:val="19"/>
          <w:szCs w:val="19"/>
        </w:rPr>
        <w:t>but</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also</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packages</w:t>
      </w:r>
      <w:r>
        <w:rPr>
          <w:rFonts w:ascii="Georgia" w:eastAsia="Georgia" w:hAnsi="Georgia" w:cs="Georgia"/>
          <w:color w:val="000000"/>
          <w:spacing w:val="27"/>
          <w:sz w:val="19"/>
          <w:szCs w:val="19"/>
        </w:rPr>
        <w:t xml:space="preserve"> </w:t>
      </w:r>
      <w:r>
        <w:rPr>
          <w:rFonts w:ascii="Georgia" w:eastAsia="Georgia" w:hAnsi="Georgia" w:cs="Georgia"/>
          <w:color w:val="000000"/>
          <w:sz w:val="19"/>
          <w:szCs w:val="19"/>
        </w:rPr>
        <w:t>these</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within</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a</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full</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featured</w:t>
      </w:r>
      <w:r>
        <w:rPr>
          <w:rFonts w:ascii="Georgia" w:eastAsia="Georgia" w:hAnsi="Georgia" w:cs="Georgia"/>
          <w:color w:val="000000"/>
          <w:spacing w:val="26"/>
          <w:sz w:val="19"/>
          <w:szCs w:val="19"/>
        </w:rPr>
        <w:t xml:space="preserve"> </w:t>
      </w:r>
      <w:r>
        <w:rPr>
          <w:rFonts w:ascii="Georgia" w:eastAsia="Georgia" w:hAnsi="Georgia" w:cs="Georgia"/>
          <w:color w:val="000000"/>
          <w:sz w:val="19"/>
          <w:szCs w:val="19"/>
        </w:rPr>
        <w:t>platform</w:t>
      </w:r>
      <w:r>
        <w:rPr>
          <w:rFonts w:ascii="Georgia" w:eastAsia="Georgia" w:hAnsi="Georgia" w:cs="Georgia"/>
          <w:color w:val="000000"/>
          <w:spacing w:val="27"/>
          <w:sz w:val="19"/>
          <w:szCs w:val="19"/>
        </w:rPr>
        <w:t xml:space="preserve"> </w:t>
      </w:r>
      <w:r>
        <w:rPr>
          <w:rFonts w:ascii="Georgia" w:eastAsia="Georgia" w:hAnsi="Georgia" w:cs="Georgia"/>
          <w:color w:val="000000"/>
          <w:sz w:val="19"/>
          <w:szCs w:val="19"/>
        </w:rPr>
        <w:t>that</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includes</w:t>
      </w:r>
      <w:r>
        <w:rPr>
          <w:rFonts w:ascii="Georgia" w:eastAsia="Georgia" w:hAnsi="Georgia" w:cs="Georgia"/>
          <w:color w:val="000000"/>
          <w:spacing w:val="26"/>
          <w:sz w:val="19"/>
          <w:szCs w:val="19"/>
        </w:rPr>
        <w:t xml:space="preserve"> </w:t>
      </w:r>
      <w:r>
        <w:rPr>
          <w:rFonts w:ascii="Georgia" w:eastAsia="Georgia" w:hAnsi="Georgia" w:cs="Georgia"/>
          <w:color w:val="000000"/>
          <w:sz w:val="19"/>
          <w:szCs w:val="19"/>
        </w:rPr>
        <w:t>an</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extensive</w:t>
      </w:r>
      <w:r>
        <w:rPr>
          <w:rFonts w:ascii="Georgia" w:eastAsia="Georgia" w:hAnsi="Georgia" w:cs="Georgia"/>
          <w:color w:val="000000"/>
          <w:spacing w:val="28"/>
          <w:sz w:val="19"/>
          <w:szCs w:val="19"/>
        </w:rPr>
        <w:t xml:space="preserve"> </w:t>
      </w:r>
      <w:r>
        <w:rPr>
          <w:rFonts w:ascii="Georgia" w:eastAsia="Georgia" w:hAnsi="Georgia" w:cs="Georgia"/>
          <w:color w:val="000000"/>
          <w:sz w:val="19"/>
          <w:szCs w:val="19"/>
        </w:rPr>
        <w:t>library</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similarity</w:t>
      </w:r>
      <w:r>
        <w:rPr>
          <w:rFonts w:ascii="Georgia" w:eastAsia="Georgia" w:hAnsi="Georgia" w:cs="Georgia"/>
          <w:color w:val="000000"/>
          <w:spacing w:val="28"/>
          <w:sz w:val="19"/>
          <w:szCs w:val="19"/>
        </w:rPr>
        <w:t xml:space="preserve"> </w:t>
      </w:r>
      <w:r>
        <w:rPr>
          <w:rFonts w:ascii="Georgia" w:eastAsia="Georgia" w:hAnsi="Georgia" w:cs="Georgia"/>
          <w:color w:val="000000"/>
          <w:sz w:val="19"/>
          <w:szCs w:val="19"/>
        </w:rPr>
        <w:t>measures,</w:t>
      </w:r>
      <w:r>
        <w:rPr>
          <w:rFonts w:ascii="Georgia" w:eastAsia="Georgia" w:hAnsi="Georgia" w:cs="Georgia"/>
          <w:color w:val="000000"/>
          <w:spacing w:val="32"/>
          <w:sz w:val="19"/>
          <w:szCs w:val="19"/>
        </w:rPr>
        <w:t xml:space="preserve"> </w:t>
      </w:r>
      <w:proofErr w:type="spellStart"/>
      <w:r>
        <w:rPr>
          <w:rFonts w:ascii="Georgia" w:eastAsia="Georgia" w:hAnsi="Georgia" w:cs="Georgia"/>
          <w:color w:val="000000"/>
          <w:w w:val="102"/>
          <w:sz w:val="19"/>
          <w:szCs w:val="19"/>
        </w:rPr>
        <w:t>transforma</w:t>
      </w:r>
      <w:proofErr w:type="spellEnd"/>
      <w:r>
        <w:rPr>
          <w:rFonts w:ascii="Georgia" w:eastAsia="Georgia" w:hAnsi="Georgia" w:cs="Georgia"/>
          <w:color w:val="000000"/>
          <w:w w:val="102"/>
          <w:sz w:val="19"/>
          <w:szCs w:val="19"/>
        </w:rPr>
        <w:t xml:space="preserve">- </w:t>
      </w:r>
      <w:proofErr w:type="spellStart"/>
      <w:r>
        <w:rPr>
          <w:rFonts w:ascii="Georgia" w:eastAsia="Georgia" w:hAnsi="Georgia" w:cs="Georgia"/>
          <w:color w:val="000000"/>
          <w:sz w:val="19"/>
          <w:szCs w:val="19"/>
        </w:rPr>
        <w:t>tion</w:t>
      </w:r>
      <w:proofErr w:type="spellEnd"/>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types,</w:t>
      </w:r>
      <w:r>
        <w:rPr>
          <w:rFonts w:ascii="Georgia" w:eastAsia="Georgia" w:hAnsi="Georgia" w:cs="Georgia"/>
          <w:color w:val="000000"/>
          <w:spacing w:val="9"/>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4"/>
          <w:sz w:val="19"/>
          <w:szCs w:val="19"/>
        </w:rPr>
        <w:t xml:space="preserve"> </w:t>
      </w:r>
      <w:proofErr w:type="spellStart"/>
      <w:r>
        <w:rPr>
          <w:rFonts w:ascii="Georgia" w:eastAsia="Georgia" w:hAnsi="Georgia" w:cs="Georgia"/>
          <w:color w:val="000000"/>
          <w:sz w:val="19"/>
          <w:szCs w:val="19"/>
        </w:rPr>
        <w:t>regularizers</w:t>
      </w:r>
      <w:proofErr w:type="spellEnd"/>
      <w:r>
        <w:rPr>
          <w:rFonts w:ascii="Georgia" w:eastAsia="Georgia" w:hAnsi="Georgia" w:cs="Georgia"/>
          <w:color w:val="000000"/>
          <w:sz w:val="19"/>
          <w:szCs w:val="19"/>
        </w:rPr>
        <w:t>.</w:t>
      </w:r>
      <w:r>
        <w:rPr>
          <w:rFonts w:ascii="Georgia" w:eastAsia="Georgia" w:hAnsi="Georgia" w:cs="Georgia"/>
          <w:color w:val="000000"/>
          <w:spacing w:val="37"/>
          <w:sz w:val="19"/>
          <w:szCs w:val="19"/>
        </w:rPr>
        <w:t xml:space="preserve"> </w:t>
      </w:r>
      <w:r>
        <w:rPr>
          <w:rFonts w:ascii="Georgia" w:eastAsia="Georgia" w:hAnsi="Georgia" w:cs="Georgia"/>
          <w:color w:val="000000"/>
          <w:sz w:val="19"/>
          <w:szCs w:val="19"/>
        </w:rPr>
        <w:t>Recently,</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a</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thorough</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comparison</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with</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4"/>
          <w:sz w:val="19"/>
          <w:szCs w:val="19"/>
        </w:rPr>
        <w:t xml:space="preserve"> </w:t>
      </w:r>
      <w:r>
        <w:rPr>
          <w:rFonts w:ascii="Georgia" w:eastAsia="Georgia" w:hAnsi="Georgia" w:cs="Georgia"/>
          <w:color w:val="000000"/>
          <w:sz w:val="19"/>
          <w:szCs w:val="19"/>
        </w:rPr>
        <w:t>original</w:t>
      </w:r>
      <w:r>
        <w:rPr>
          <w:rFonts w:ascii="Georgia" w:eastAsia="Georgia" w:hAnsi="Georgia" w:cs="Georgia"/>
          <w:color w:val="000000"/>
          <w:spacing w:val="12"/>
          <w:sz w:val="19"/>
          <w:szCs w:val="19"/>
        </w:rPr>
        <w:t xml:space="preserve"> </w:t>
      </w:r>
      <w:proofErr w:type="spellStart"/>
      <w:r>
        <w:rPr>
          <w:rFonts w:ascii="Georgia" w:eastAsia="Georgia" w:hAnsi="Georgia" w:cs="Georgia"/>
          <w:color w:val="000000"/>
          <w:sz w:val="19"/>
          <w:szCs w:val="19"/>
        </w:rPr>
        <w:t>SyN</w:t>
      </w:r>
      <w:proofErr w:type="spellEnd"/>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algorithm</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was</w:t>
      </w:r>
      <w:r>
        <w:rPr>
          <w:rFonts w:ascii="Georgia" w:eastAsia="Georgia" w:hAnsi="Georgia" w:cs="Georgia"/>
          <w:color w:val="000000"/>
          <w:spacing w:val="4"/>
          <w:sz w:val="19"/>
          <w:szCs w:val="19"/>
        </w:rPr>
        <w:t xml:space="preserve"> </w:t>
      </w:r>
      <w:r>
        <w:rPr>
          <w:rFonts w:ascii="Georgia" w:eastAsia="Georgia" w:hAnsi="Georgia" w:cs="Georgia"/>
          <w:color w:val="000000"/>
          <w:sz w:val="19"/>
          <w:szCs w:val="19"/>
        </w:rPr>
        <w:t>performed</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using</w:t>
      </w:r>
      <w:r>
        <w:rPr>
          <w:rFonts w:ascii="Georgia" w:eastAsia="Georgia" w:hAnsi="Georgia" w:cs="Georgia"/>
          <w:color w:val="000000"/>
          <w:spacing w:val="7"/>
          <w:sz w:val="19"/>
          <w:szCs w:val="19"/>
        </w:rPr>
        <w:t xml:space="preserve"> </w:t>
      </w:r>
      <w:r>
        <w:rPr>
          <w:rFonts w:ascii="Georgia" w:eastAsia="Georgia" w:hAnsi="Georgia" w:cs="Georgia"/>
          <w:color w:val="000000"/>
          <w:sz w:val="19"/>
          <w:szCs w:val="19"/>
        </w:rPr>
        <w:t>a</w:t>
      </w:r>
      <w:r>
        <w:rPr>
          <w:rFonts w:ascii="Georgia" w:eastAsia="Georgia" w:hAnsi="Georgia" w:cs="Georgia"/>
          <w:color w:val="000000"/>
          <w:spacing w:val="2"/>
          <w:sz w:val="19"/>
          <w:szCs w:val="19"/>
        </w:rPr>
        <w:t xml:space="preserve"> </w:t>
      </w:r>
      <w:r>
        <w:rPr>
          <w:rFonts w:ascii="Georgia" w:eastAsia="Georgia" w:hAnsi="Georgia" w:cs="Georgia"/>
          <w:color w:val="000000"/>
          <w:w w:val="102"/>
          <w:sz w:val="19"/>
          <w:szCs w:val="19"/>
        </w:rPr>
        <w:t xml:space="preserve">B-spline </w:t>
      </w:r>
      <w:r>
        <w:rPr>
          <w:rFonts w:ascii="Georgia" w:eastAsia="Georgia" w:hAnsi="Georgia" w:cs="Georgia"/>
          <w:color w:val="000000"/>
          <w:sz w:val="19"/>
          <w:szCs w:val="19"/>
        </w:rPr>
        <w:t>variant</w:t>
      </w:r>
      <w:r>
        <w:rPr>
          <w:rFonts w:ascii="Georgia" w:eastAsia="Georgia" w:hAnsi="Georgia" w:cs="Georgia"/>
          <w:color w:val="000000"/>
          <w:spacing w:val="32"/>
          <w:sz w:val="19"/>
          <w:szCs w:val="19"/>
        </w:rPr>
        <w:t xml:space="preserve"> </w:t>
      </w:r>
      <w:r>
        <w:rPr>
          <w:rFonts w:ascii="Georgia" w:eastAsia="Georgia" w:hAnsi="Georgia" w:cs="Georgia"/>
          <w:color w:val="000000"/>
          <w:sz w:val="19"/>
          <w:szCs w:val="19"/>
        </w:rPr>
        <w:t xml:space="preserve">[12]. </w:t>
      </w:r>
      <w:r>
        <w:rPr>
          <w:rFonts w:ascii="Georgia" w:eastAsia="Georgia" w:hAnsi="Georgia" w:cs="Georgia"/>
          <w:color w:val="000000"/>
          <w:spacing w:val="36"/>
          <w:sz w:val="19"/>
          <w:szCs w:val="19"/>
        </w:rPr>
        <w:t xml:space="preserve"> </w:t>
      </w:r>
      <w:r>
        <w:rPr>
          <w:rFonts w:ascii="Georgia" w:eastAsia="Georgia" w:hAnsi="Georgia" w:cs="Georgia"/>
          <w:color w:val="000000"/>
          <w:sz w:val="19"/>
          <w:szCs w:val="19"/>
        </w:rPr>
        <w:t>This</w:t>
      </w:r>
      <w:r>
        <w:rPr>
          <w:rFonts w:ascii="Georgia" w:eastAsia="Georgia" w:hAnsi="Georgia" w:cs="Georgia"/>
          <w:color w:val="000000"/>
          <w:spacing w:val="27"/>
          <w:sz w:val="19"/>
          <w:szCs w:val="19"/>
        </w:rPr>
        <w:t xml:space="preserve"> </w:t>
      </w:r>
      <w:r>
        <w:rPr>
          <w:rFonts w:ascii="Georgia" w:eastAsia="Georgia" w:hAnsi="Georgia" w:cs="Georgia"/>
          <w:color w:val="000000"/>
          <w:sz w:val="19"/>
          <w:szCs w:val="19"/>
        </w:rPr>
        <w:t>evaluation</w:t>
      </w:r>
      <w:r>
        <w:rPr>
          <w:rFonts w:ascii="Georgia" w:eastAsia="Georgia" w:hAnsi="Georgia" w:cs="Georgia"/>
          <w:color w:val="000000"/>
          <w:spacing w:val="38"/>
          <w:sz w:val="19"/>
          <w:szCs w:val="19"/>
        </w:rPr>
        <w:t xml:space="preserve"> </w:t>
      </w:r>
      <w:r>
        <w:rPr>
          <w:rFonts w:ascii="Georgia" w:eastAsia="Georgia" w:hAnsi="Georgia" w:cs="Georgia"/>
          <w:color w:val="000000"/>
          <w:sz w:val="19"/>
          <w:szCs w:val="19"/>
        </w:rPr>
        <w:t>utilized</w:t>
      </w:r>
      <w:r>
        <w:rPr>
          <w:rFonts w:ascii="Georgia" w:eastAsia="Georgia" w:hAnsi="Georgia" w:cs="Georgia"/>
          <w:color w:val="000000"/>
          <w:spacing w:val="33"/>
          <w:sz w:val="19"/>
          <w:szCs w:val="19"/>
        </w:rPr>
        <w:t xml:space="preserve"> </w:t>
      </w:r>
      <w:r>
        <w:rPr>
          <w:rFonts w:ascii="Georgia" w:eastAsia="Georgia" w:hAnsi="Georgia" w:cs="Georgia"/>
          <w:color w:val="000000"/>
          <w:sz w:val="19"/>
          <w:szCs w:val="19"/>
        </w:rPr>
        <w:t>multiple</w:t>
      </w:r>
      <w:r>
        <w:rPr>
          <w:rFonts w:ascii="Georgia" w:eastAsia="Georgia" w:hAnsi="Georgia" w:cs="Georgia"/>
          <w:color w:val="000000"/>
          <w:spacing w:val="34"/>
          <w:sz w:val="19"/>
          <w:szCs w:val="19"/>
        </w:rPr>
        <w:t xml:space="preserve"> </w:t>
      </w:r>
      <w:r>
        <w:rPr>
          <w:rFonts w:ascii="Georgia" w:eastAsia="Georgia" w:hAnsi="Georgia" w:cs="Georgia"/>
          <w:color w:val="000000"/>
          <w:sz w:val="19"/>
          <w:szCs w:val="19"/>
        </w:rPr>
        <w:t>publicly</w:t>
      </w:r>
      <w:r>
        <w:rPr>
          <w:rFonts w:ascii="Georgia" w:eastAsia="Georgia" w:hAnsi="Georgia" w:cs="Georgia"/>
          <w:color w:val="000000"/>
          <w:spacing w:val="33"/>
          <w:sz w:val="19"/>
          <w:szCs w:val="19"/>
        </w:rPr>
        <w:t xml:space="preserve"> </w:t>
      </w:r>
      <w:r>
        <w:rPr>
          <w:rFonts w:ascii="Georgia" w:eastAsia="Georgia" w:hAnsi="Georgia" w:cs="Georgia"/>
          <w:color w:val="000000"/>
          <w:sz w:val="19"/>
          <w:szCs w:val="19"/>
        </w:rPr>
        <w:t>available,</w:t>
      </w:r>
      <w:r>
        <w:rPr>
          <w:rFonts w:ascii="Georgia" w:eastAsia="Georgia" w:hAnsi="Georgia" w:cs="Georgia"/>
          <w:color w:val="000000"/>
          <w:spacing w:val="41"/>
          <w:sz w:val="19"/>
          <w:szCs w:val="19"/>
        </w:rPr>
        <w:t xml:space="preserve"> </w:t>
      </w:r>
      <w:r>
        <w:rPr>
          <w:rFonts w:ascii="Georgia" w:eastAsia="Georgia" w:hAnsi="Georgia" w:cs="Georgia"/>
          <w:color w:val="000000"/>
          <w:sz w:val="19"/>
          <w:szCs w:val="19"/>
        </w:rPr>
        <w:t>annotated</w:t>
      </w:r>
      <w:r>
        <w:rPr>
          <w:rFonts w:ascii="Georgia" w:eastAsia="Georgia" w:hAnsi="Georgia" w:cs="Georgia"/>
          <w:color w:val="000000"/>
          <w:spacing w:val="37"/>
          <w:sz w:val="19"/>
          <w:szCs w:val="19"/>
        </w:rPr>
        <w:t xml:space="preserve"> </w:t>
      </w:r>
      <w:r>
        <w:rPr>
          <w:rFonts w:ascii="Georgia" w:eastAsia="Georgia" w:hAnsi="Georgia" w:cs="Georgia"/>
          <w:color w:val="000000"/>
          <w:sz w:val="19"/>
          <w:szCs w:val="19"/>
        </w:rPr>
        <w:t>data</w:t>
      </w:r>
      <w:r>
        <w:rPr>
          <w:rFonts w:ascii="Georgia" w:eastAsia="Georgia" w:hAnsi="Georgia" w:cs="Georgia"/>
          <w:color w:val="000000"/>
          <w:spacing w:val="27"/>
          <w:sz w:val="19"/>
          <w:szCs w:val="19"/>
        </w:rPr>
        <w:t xml:space="preserve"> </w:t>
      </w:r>
      <w:r>
        <w:rPr>
          <w:rFonts w:ascii="Georgia" w:eastAsia="Georgia" w:hAnsi="Georgia" w:cs="Georgia"/>
          <w:color w:val="000000"/>
          <w:sz w:val="19"/>
          <w:szCs w:val="19"/>
        </w:rPr>
        <w:t>sets</w:t>
      </w:r>
      <w:r>
        <w:rPr>
          <w:rFonts w:ascii="Georgia" w:eastAsia="Georgia" w:hAnsi="Georgia" w:cs="Georgia"/>
          <w:color w:val="000000"/>
          <w:spacing w:val="26"/>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26"/>
          <w:sz w:val="19"/>
          <w:szCs w:val="19"/>
        </w:rPr>
        <w:t xml:space="preserve"> </w:t>
      </w:r>
      <w:r>
        <w:rPr>
          <w:rFonts w:ascii="Georgia" w:eastAsia="Georgia" w:hAnsi="Georgia" w:cs="Georgia"/>
          <w:color w:val="000000"/>
          <w:sz w:val="19"/>
          <w:szCs w:val="19"/>
        </w:rPr>
        <w:t>demonstrated</w:t>
      </w:r>
      <w:r>
        <w:rPr>
          <w:rFonts w:ascii="Georgia" w:eastAsia="Georgia" w:hAnsi="Georgia" w:cs="Georgia"/>
          <w:color w:val="000000"/>
          <w:spacing w:val="43"/>
          <w:sz w:val="19"/>
          <w:szCs w:val="19"/>
        </w:rPr>
        <w:t xml:space="preserve"> </w:t>
      </w:r>
      <w:r>
        <w:rPr>
          <w:rFonts w:ascii="Georgia" w:eastAsia="Georgia" w:hAnsi="Georgia" w:cs="Georgia"/>
          <w:color w:val="000000"/>
          <w:sz w:val="19"/>
          <w:szCs w:val="19"/>
        </w:rPr>
        <w:t>statistically</w:t>
      </w:r>
      <w:r>
        <w:rPr>
          <w:rFonts w:ascii="Georgia" w:eastAsia="Georgia" w:hAnsi="Georgia" w:cs="Georgia"/>
          <w:color w:val="000000"/>
          <w:spacing w:val="39"/>
          <w:sz w:val="19"/>
          <w:szCs w:val="19"/>
        </w:rPr>
        <w:t xml:space="preserve"> </w:t>
      </w:r>
      <w:proofErr w:type="spellStart"/>
      <w:r>
        <w:rPr>
          <w:rFonts w:ascii="Georgia" w:eastAsia="Georgia" w:hAnsi="Georgia" w:cs="Georgia"/>
          <w:color w:val="000000"/>
          <w:w w:val="102"/>
          <w:sz w:val="19"/>
          <w:szCs w:val="19"/>
        </w:rPr>
        <w:t>signifi</w:t>
      </w:r>
      <w:proofErr w:type="spellEnd"/>
      <w:r>
        <w:rPr>
          <w:rFonts w:ascii="Georgia" w:eastAsia="Georgia" w:hAnsi="Georgia" w:cs="Georgia"/>
          <w:color w:val="000000"/>
          <w:w w:val="102"/>
          <w:sz w:val="19"/>
          <w:szCs w:val="19"/>
        </w:rPr>
        <w:t xml:space="preserve">- </w:t>
      </w:r>
      <w:r>
        <w:rPr>
          <w:rFonts w:ascii="Georgia" w:eastAsia="Georgia" w:hAnsi="Georgia" w:cs="Georgia"/>
          <w:color w:val="000000"/>
          <w:sz w:val="19"/>
          <w:szCs w:val="19"/>
        </w:rPr>
        <w:t>cant</w:t>
      </w:r>
      <w:r>
        <w:rPr>
          <w:rFonts w:ascii="Georgia" w:eastAsia="Georgia" w:hAnsi="Georgia" w:cs="Georgia"/>
          <w:color w:val="000000"/>
          <w:spacing w:val="10"/>
          <w:sz w:val="19"/>
          <w:szCs w:val="19"/>
        </w:rPr>
        <w:t xml:space="preserve"> </w:t>
      </w:r>
      <w:r>
        <w:rPr>
          <w:rFonts w:ascii="Georgia" w:eastAsia="Georgia" w:hAnsi="Georgia" w:cs="Georgia"/>
          <w:color w:val="000000"/>
          <w:sz w:val="19"/>
          <w:szCs w:val="19"/>
        </w:rPr>
        <w:t>improvement</w:t>
      </w:r>
      <w:r>
        <w:rPr>
          <w:rFonts w:ascii="Georgia" w:eastAsia="Georgia" w:hAnsi="Georgia" w:cs="Georgia"/>
          <w:color w:val="000000"/>
          <w:spacing w:val="26"/>
          <w:sz w:val="19"/>
          <w:szCs w:val="19"/>
        </w:rPr>
        <w:t xml:space="preserve"> </w:t>
      </w:r>
      <w:r>
        <w:rPr>
          <w:rFonts w:ascii="Georgia" w:eastAsia="Georgia" w:hAnsi="Georgia" w:cs="Georgia"/>
          <w:color w:val="000000"/>
          <w:sz w:val="19"/>
          <w:szCs w:val="19"/>
        </w:rPr>
        <w:t>in</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label</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overlap</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measures.</w:t>
      </w:r>
      <w:r>
        <w:rPr>
          <w:rFonts w:ascii="Georgia" w:eastAsia="Georgia" w:hAnsi="Georgia" w:cs="Georgia"/>
          <w:color w:val="000000"/>
          <w:spacing w:val="38"/>
          <w:sz w:val="19"/>
          <w:szCs w:val="19"/>
        </w:rPr>
        <w:t xml:space="preserve"> </w:t>
      </w:r>
      <w:r>
        <w:rPr>
          <w:rFonts w:ascii="Georgia" w:eastAsia="Georgia" w:hAnsi="Georgia" w:cs="Georgia"/>
          <w:color w:val="000000"/>
          <w:sz w:val="19"/>
          <w:szCs w:val="19"/>
        </w:rPr>
        <w:t>As</w:t>
      </w:r>
      <w:r>
        <w:rPr>
          <w:rFonts w:ascii="Georgia" w:eastAsia="Georgia" w:hAnsi="Georgia" w:cs="Georgia"/>
          <w:color w:val="000000"/>
          <w:spacing w:val="7"/>
          <w:sz w:val="19"/>
          <w:szCs w:val="19"/>
        </w:rPr>
        <w:t xml:space="preserve"> </w:t>
      </w:r>
      <w:r>
        <w:rPr>
          <w:rFonts w:ascii="Georgia" w:eastAsia="Georgia" w:hAnsi="Georgia" w:cs="Georgia"/>
          <w:color w:val="000000"/>
          <w:sz w:val="19"/>
          <w:szCs w:val="19"/>
        </w:rPr>
        <w:t>part</w:t>
      </w:r>
      <w:r>
        <w:rPr>
          <w:rFonts w:ascii="Georgia" w:eastAsia="Georgia" w:hAnsi="Georgia" w:cs="Georgia"/>
          <w:color w:val="000000"/>
          <w:spacing w:val="10"/>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6"/>
          <w:sz w:val="19"/>
          <w:szCs w:val="19"/>
        </w:rPr>
        <w:t xml:space="preserve"> </w:t>
      </w:r>
      <w:r>
        <w:rPr>
          <w:rFonts w:ascii="Georgia" w:eastAsia="Georgia" w:hAnsi="Georgia" w:cs="Georgia"/>
          <w:color w:val="000000"/>
          <w:sz w:val="19"/>
          <w:szCs w:val="19"/>
        </w:rPr>
        <w:t>that</w:t>
      </w:r>
      <w:r>
        <w:rPr>
          <w:rFonts w:ascii="Georgia" w:eastAsia="Georgia" w:hAnsi="Georgia" w:cs="Georgia"/>
          <w:color w:val="000000"/>
          <w:spacing w:val="10"/>
          <w:sz w:val="19"/>
          <w:szCs w:val="19"/>
        </w:rPr>
        <w:t xml:space="preserve"> </w:t>
      </w:r>
      <w:r>
        <w:rPr>
          <w:rFonts w:ascii="Georgia" w:eastAsia="Georgia" w:hAnsi="Georgia" w:cs="Georgia"/>
          <w:color w:val="000000"/>
          <w:sz w:val="19"/>
          <w:szCs w:val="19"/>
        </w:rPr>
        <w:t>study,</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we</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produced</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scripts</w:t>
      </w:r>
      <w:r>
        <w:rPr>
          <w:rFonts w:ascii="Georgia" w:eastAsia="Georgia" w:hAnsi="Georgia" w:cs="Georgia"/>
          <w:color w:val="000000"/>
          <w:spacing w:val="15"/>
          <w:sz w:val="19"/>
          <w:szCs w:val="19"/>
        </w:rPr>
        <w:t xml:space="preserve"> </w:t>
      </w:r>
      <w:r>
        <w:rPr>
          <w:rFonts w:ascii="Courier" w:eastAsia="Courier" w:hAnsi="Courier" w:cs="Courier"/>
          <w:color w:val="000000"/>
          <w:w w:val="86"/>
        </w:rPr>
        <w:t>aMib_2</w:t>
      </w:r>
      <w:proofErr w:type="gramStart"/>
      <w:r>
        <w:rPr>
          <w:rFonts w:ascii="Courier" w:eastAsia="Courier" w:hAnsi="Courier" w:cs="Courier"/>
          <w:color w:val="000000"/>
          <w:w w:val="86"/>
        </w:rPr>
        <w:t>;</w:t>
      </w:r>
      <w:proofErr w:type="gramEnd"/>
      <w:r>
        <w:rPr>
          <w:rFonts w:ascii="Courier" w:eastAsia="Courier" w:hAnsi="Courier" w:cs="Courier"/>
          <w:color w:val="000000"/>
          <w:w w:val="86"/>
        </w:rPr>
        <w:t>Bbi`aiBQMavLXb?</w:t>
      </w:r>
      <w:r>
        <w:rPr>
          <w:rFonts w:ascii="Courier" w:eastAsia="Courier" w:hAnsi="Courier" w:cs="Courier"/>
          <w:color w:val="000000"/>
          <w:spacing w:val="-83"/>
        </w:rPr>
        <w:t xml:space="preserve"> </w:t>
      </w:r>
      <w:proofErr w:type="gramStart"/>
      <w:r>
        <w:rPr>
          <w:rFonts w:ascii="Georgia" w:eastAsia="Georgia" w:hAnsi="Georgia" w:cs="Georgia"/>
          <w:color w:val="000000"/>
          <w:w w:val="102"/>
          <w:sz w:val="19"/>
          <w:szCs w:val="19"/>
        </w:rPr>
        <w:t>and</w:t>
      </w:r>
      <w:proofErr w:type="gramEnd"/>
      <w:r>
        <w:rPr>
          <w:rFonts w:ascii="Georgia" w:eastAsia="Georgia" w:hAnsi="Georgia" w:cs="Georgia"/>
          <w:color w:val="000000"/>
          <w:w w:val="102"/>
          <w:sz w:val="19"/>
          <w:szCs w:val="19"/>
        </w:rPr>
        <w:t xml:space="preserve"> </w:t>
      </w:r>
      <w:r>
        <w:rPr>
          <w:rFonts w:ascii="Courier" w:eastAsia="Courier" w:hAnsi="Courier" w:cs="Courier"/>
          <w:color w:val="000000"/>
          <w:w w:val="86"/>
        </w:rPr>
        <w:t>aMib_2;Bbi`aiBQMavLZmB+FXb?</w:t>
      </w:r>
      <w:r>
        <w:rPr>
          <w:rFonts w:ascii="Courier" w:eastAsia="Courier" w:hAnsi="Courier" w:cs="Courier"/>
          <w:color w:val="000000"/>
          <w:spacing w:val="-77"/>
        </w:rPr>
        <w:t xml:space="preserve"> </w:t>
      </w:r>
      <w:proofErr w:type="gramStart"/>
      <w:r>
        <w:rPr>
          <w:rFonts w:ascii="Georgia" w:eastAsia="Georgia" w:hAnsi="Georgia" w:cs="Georgia"/>
          <w:color w:val="000000"/>
          <w:sz w:val="19"/>
          <w:szCs w:val="19"/>
        </w:rPr>
        <w:t>which</w:t>
      </w:r>
      <w:proofErr w:type="gramEnd"/>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provide</w:t>
      </w:r>
      <w:r>
        <w:rPr>
          <w:rFonts w:ascii="Georgia" w:eastAsia="Georgia" w:hAnsi="Georgia" w:cs="Georgia"/>
          <w:color w:val="000000"/>
          <w:spacing w:val="22"/>
          <w:sz w:val="19"/>
          <w:szCs w:val="19"/>
        </w:rPr>
        <w:t xml:space="preserve"> </w:t>
      </w:r>
      <w:r>
        <w:rPr>
          <w:rFonts w:ascii="Georgia" w:eastAsia="Georgia" w:hAnsi="Georgia" w:cs="Georgia"/>
          <w:color w:val="000000"/>
          <w:sz w:val="19"/>
          <w:szCs w:val="19"/>
        </w:rPr>
        <w:t>a</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simple</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interface</w:t>
      </w:r>
      <w:r>
        <w:rPr>
          <w:rFonts w:ascii="Georgia" w:eastAsia="Georgia" w:hAnsi="Georgia" w:cs="Georgia"/>
          <w:color w:val="000000"/>
          <w:spacing w:val="24"/>
          <w:sz w:val="19"/>
          <w:szCs w:val="19"/>
        </w:rPr>
        <w:t xml:space="preserve"> </w:t>
      </w:r>
      <w:r>
        <w:rPr>
          <w:rFonts w:ascii="Georgia" w:eastAsia="Georgia" w:hAnsi="Georgia" w:cs="Georgia"/>
          <w:color w:val="000000"/>
          <w:sz w:val="19"/>
          <w:szCs w:val="19"/>
        </w:rPr>
        <w:t>to</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our</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normalization</w:t>
      </w:r>
      <w:r>
        <w:rPr>
          <w:rFonts w:ascii="Georgia" w:eastAsia="Georgia" w:hAnsi="Georgia" w:cs="Georgia"/>
          <w:color w:val="000000"/>
          <w:spacing w:val="33"/>
          <w:sz w:val="19"/>
          <w:szCs w:val="19"/>
        </w:rPr>
        <w:t xml:space="preserve"> </w:t>
      </w:r>
      <w:r>
        <w:rPr>
          <w:rFonts w:ascii="Georgia" w:eastAsia="Georgia" w:hAnsi="Georgia" w:cs="Georgia"/>
          <w:color w:val="000000"/>
          <w:sz w:val="19"/>
          <w:szCs w:val="19"/>
        </w:rPr>
        <w:t>tools</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for</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brain-specific</w:t>
      </w:r>
      <w:r>
        <w:rPr>
          <w:rFonts w:ascii="Georgia" w:eastAsia="Georgia" w:hAnsi="Georgia" w:cs="Georgia"/>
          <w:color w:val="000000"/>
          <w:spacing w:val="32"/>
          <w:sz w:val="19"/>
          <w:szCs w:val="19"/>
        </w:rPr>
        <w:t xml:space="preserve"> </w:t>
      </w:r>
      <w:proofErr w:type="spellStart"/>
      <w:r>
        <w:rPr>
          <w:rFonts w:ascii="Georgia" w:eastAsia="Georgia" w:hAnsi="Georgia" w:cs="Georgia"/>
          <w:color w:val="000000"/>
          <w:w w:val="102"/>
          <w:sz w:val="19"/>
          <w:szCs w:val="19"/>
        </w:rPr>
        <w:t>normaliza</w:t>
      </w:r>
      <w:proofErr w:type="spellEnd"/>
      <w:r>
        <w:rPr>
          <w:rFonts w:ascii="Georgia" w:eastAsia="Georgia" w:hAnsi="Georgia" w:cs="Georgia"/>
          <w:color w:val="000000"/>
          <w:w w:val="102"/>
          <w:sz w:val="19"/>
          <w:szCs w:val="19"/>
        </w:rPr>
        <w:t xml:space="preserve">- </w:t>
      </w:r>
      <w:proofErr w:type="spellStart"/>
      <w:r>
        <w:rPr>
          <w:rFonts w:ascii="Georgia" w:eastAsia="Georgia" w:hAnsi="Georgia" w:cs="Georgia"/>
          <w:color w:val="000000"/>
          <w:sz w:val="19"/>
          <w:szCs w:val="19"/>
        </w:rPr>
        <w:t>tion</w:t>
      </w:r>
      <w:proofErr w:type="spellEnd"/>
      <w:r>
        <w:rPr>
          <w:rFonts w:ascii="Georgia" w:eastAsia="Georgia" w:hAnsi="Georgia" w:cs="Georgia"/>
          <w:color w:val="000000"/>
          <w:spacing w:val="10"/>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9"/>
          <w:sz w:val="19"/>
          <w:szCs w:val="19"/>
        </w:rPr>
        <w:t xml:space="preserve"> </w:t>
      </w:r>
      <w:r>
        <w:rPr>
          <w:rFonts w:ascii="Georgia" w:eastAsia="Georgia" w:hAnsi="Georgia" w:cs="Georgia"/>
          <w:color w:val="000000"/>
          <w:sz w:val="19"/>
          <w:szCs w:val="19"/>
        </w:rPr>
        <w:t>are</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two</w:t>
      </w:r>
      <w:r>
        <w:rPr>
          <w:rFonts w:ascii="Georgia" w:eastAsia="Georgia" w:hAnsi="Georgia" w:cs="Georgia"/>
          <w:color w:val="000000"/>
          <w:spacing w:val="9"/>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6"/>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most</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widely</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used</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scripts</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in</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ANTs</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toolkit.</w:t>
      </w:r>
      <w:r>
        <w:rPr>
          <w:rFonts w:ascii="Georgia" w:eastAsia="Georgia" w:hAnsi="Georgia" w:cs="Georgia"/>
          <w:color w:val="000000"/>
          <w:spacing w:val="35"/>
          <w:sz w:val="19"/>
          <w:szCs w:val="19"/>
        </w:rPr>
        <w:t xml:space="preserve"> </w:t>
      </w:r>
      <w:r>
        <w:rPr>
          <w:rFonts w:ascii="Georgia" w:eastAsia="Georgia" w:hAnsi="Georgia" w:cs="Georgia"/>
          <w:i/>
          <w:color w:val="000000"/>
          <w:sz w:val="19"/>
          <w:szCs w:val="19"/>
        </w:rPr>
        <w:t>Similar</w:t>
      </w:r>
      <w:r>
        <w:rPr>
          <w:rFonts w:ascii="Georgia" w:eastAsia="Georgia" w:hAnsi="Georgia" w:cs="Georgia"/>
          <w:i/>
          <w:color w:val="000000"/>
          <w:spacing w:val="2"/>
          <w:sz w:val="19"/>
          <w:szCs w:val="19"/>
        </w:rPr>
        <w:t xml:space="preserve"> </w:t>
      </w:r>
      <w:r>
        <w:rPr>
          <w:rFonts w:ascii="Georgia" w:eastAsia="Georgia" w:hAnsi="Georgia" w:cs="Georgia"/>
          <w:i/>
          <w:color w:val="000000"/>
          <w:sz w:val="19"/>
          <w:szCs w:val="19"/>
        </w:rPr>
        <w:t>to</w:t>
      </w:r>
      <w:r>
        <w:rPr>
          <w:rFonts w:ascii="Georgia" w:eastAsia="Georgia" w:hAnsi="Georgia" w:cs="Georgia"/>
          <w:i/>
          <w:color w:val="000000"/>
          <w:spacing w:val="2"/>
          <w:sz w:val="19"/>
          <w:szCs w:val="19"/>
        </w:rPr>
        <w:t xml:space="preserve"> </w:t>
      </w:r>
      <w:r>
        <w:rPr>
          <w:rFonts w:ascii="Georgia" w:eastAsia="Georgia" w:hAnsi="Georgia" w:cs="Georgia"/>
          <w:i/>
          <w:color w:val="000000"/>
          <w:sz w:val="19"/>
          <w:szCs w:val="19"/>
        </w:rPr>
        <w:t>the</w:t>
      </w:r>
      <w:r>
        <w:rPr>
          <w:rFonts w:ascii="Georgia" w:eastAsia="Georgia" w:hAnsi="Georgia" w:cs="Georgia"/>
          <w:i/>
          <w:color w:val="000000"/>
          <w:spacing w:val="2"/>
          <w:sz w:val="19"/>
          <w:szCs w:val="19"/>
        </w:rPr>
        <w:t xml:space="preserve"> </w:t>
      </w:r>
      <w:r>
        <w:rPr>
          <w:rFonts w:ascii="Georgia" w:eastAsia="Georgia" w:hAnsi="Georgia" w:cs="Georgia"/>
          <w:i/>
          <w:color w:val="000000"/>
          <w:sz w:val="19"/>
          <w:szCs w:val="19"/>
        </w:rPr>
        <w:t>developments</w:t>
      </w:r>
      <w:r>
        <w:rPr>
          <w:rFonts w:ascii="Georgia" w:eastAsia="Georgia" w:hAnsi="Georgia" w:cs="Georgia"/>
          <w:i/>
          <w:color w:val="000000"/>
          <w:spacing w:val="2"/>
          <w:sz w:val="19"/>
          <w:szCs w:val="19"/>
        </w:rPr>
        <w:t xml:space="preserve"> </w:t>
      </w:r>
      <w:r>
        <w:rPr>
          <w:rFonts w:ascii="Georgia" w:eastAsia="Georgia" w:hAnsi="Georgia" w:cs="Georgia"/>
          <w:i/>
          <w:color w:val="000000"/>
          <w:sz w:val="19"/>
          <w:szCs w:val="19"/>
        </w:rPr>
        <w:t>that</w:t>
      </w:r>
      <w:r>
        <w:rPr>
          <w:rFonts w:ascii="Georgia" w:eastAsia="Georgia" w:hAnsi="Georgia" w:cs="Georgia"/>
          <w:i/>
          <w:color w:val="000000"/>
          <w:spacing w:val="2"/>
          <w:sz w:val="19"/>
          <w:szCs w:val="19"/>
        </w:rPr>
        <w:t xml:space="preserve"> </w:t>
      </w:r>
      <w:r>
        <w:rPr>
          <w:rFonts w:ascii="Georgia" w:eastAsia="Georgia" w:hAnsi="Georgia" w:cs="Georgia"/>
          <w:i/>
          <w:color w:val="000000"/>
          <w:sz w:val="19"/>
          <w:szCs w:val="19"/>
        </w:rPr>
        <w:t>we</w:t>
      </w:r>
      <w:r>
        <w:rPr>
          <w:rFonts w:ascii="Georgia" w:eastAsia="Georgia" w:hAnsi="Georgia" w:cs="Georgia"/>
          <w:i/>
          <w:color w:val="000000"/>
          <w:spacing w:val="2"/>
          <w:sz w:val="19"/>
          <w:szCs w:val="19"/>
        </w:rPr>
        <w:t xml:space="preserve"> </w:t>
      </w:r>
      <w:r>
        <w:rPr>
          <w:rFonts w:ascii="Georgia" w:eastAsia="Georgia" w:hAnsi="Georgia" w:cs="Georgia"/>
          <w:i/>
          <w:color w:val="000000"/>
          <w:sz w:val="19"/>
          <w:szCs w:val="19"/>
        </w:rPr>
        <w:t>are</w:t>
      </w:r>
      <w:r>
        <w:rPr>
          <w:rFonts w:ascii="Georgia" w:eastAsia="Georgia" w:hAnsi="Georgia" w:cs="Georgia"/>
          <w:i/>
          <w:color w:val="000000"/>
          <w:spacing w:val="2"/>
          <w:sz w:val="19"/>
          <w:szCs w:val="19"/>
        </w:rPr>
        <w:t xml:space="preserve"> </w:t>
      </w:r>
      <w:r>
        <w:rPr>
          <w:rFonts w:ascii="Georgia" w:eastAsia="Georgia" w:hAnsi="Georgia" w:cs="Georgia"/>
          <w:i/>
          <w:color w:val="000000"/>
          <w:sz w:val="19"/>
          <w:szCs w:val="19"/>
        </w:rPr>
        <w:t>proposing,</w:t>
      </w:r>
      <w:r>
        <w:rPr>
          <w:rFonts w:ascii="Georgia" w:eastAsia="Georgia" w:hAnsi="Georgia" w:cs="Georgia"/>
          <w:i/>
          <w:color w:val="000000"/>
          <w:spacing w:val="2"/>
          <w:sz w:val="19"/>
          <w:szCs w:val="19"/>
        </w:rPr>
        <w:t xml:space="preserve"> </w:t>
      </w:r>
      <w:r>
        <w:rPr>
          <w:rFonts w:ascii="Georgia" w:eastAsia="Georgia" w:hAnsi="Georgia" w:cs="Georgia"/>
          <w:i/>
          <w:color w:val="000000"/>
          <w:sz w:val="19"/>
          <w:szCs w:val="19"/>
        </w:rPr>
        <w:t>these scripts</w:t>
      </w:r>
      <w:r>
        <w:rPr>
          <w:rFonts w:ascii="Georgia" w:eastAsia="Georgia" w:hAnsi="Georgia" w:cs="Georgia"/>
          <w:i/>
          <w:color w:val="000000"/>
          <w:spacing w:val="15"/>
          <w:sz w:val="19"/>
          <w:szCs w:val="19"/>
        </w:rPr>
        <w:t xml:space="preserve"> </w:t>
      </w:r>
      <w:r>
        <w:rPr>
          <w:rFonts w:ascii="Georgia" w:eastAsia="Georgia" w:hAnsi="Georgia" w:cs="Georgia"/>
          <w:i/>
          <w:color w:val="000000"/>
          <w:sz w:val="19"/>
          <w:szCs w:val="19"/>
        </w:rPr>
        <w:t>were</w:t>
      </w:r>
      <w:r>
        <w:rPr>
          <w:rFonts w:ascii="Georgia" w:eastAsia="Georgia" w:hAnsi="Georgia" w:cs="Georgia"/>
          <w:i/>
          <w:color w:val="000000"/>
          <w:spacing w:val="15"/>
          <w:sz w:val="19"/>
          <w:szCs w:val="19"/>
        </w:rPr>
        <w:t xml:space="preserve"> </w:t>
      </w:r>
      <w:r>
        <w:rPr>
          <w:rFonts w:ascii="Georgia" w:eastAsia="Georgia" w:hAnsi="Georgia" w:cs="Georgia"/>
          <w:i/>
          <w:color w:val="000000"/>
          <w:sz w:val="19"/>
          <w:szCs w:val="19"/>
        </w:rPr>
        <w:t>extensively</w:t>
      </w:r>
      <w:r>
        <w:rPr>
          <w:rFonts w:ascii="Georgia" w:eastAsia="Georgia" w:hAnsi="Georgia" w:cs="Georgia"/>
          <w:i/>
          <w:color w:val="000000"/>
          <w:spacing w:val="15"/>
          <w:sz w:val="19"/>
          <w:szCs w:val="19"/>
        </w:rPr>
        <w:t xml:space="preserve"> </w:t>
      </w:r>
      <w:r>
        <w:rPr>
          <w:rFonts w:ascii="Georgia" w:eastAsia="Georgia" w:hAnsi="Georgia" w:cs="Georgia"/>
          <w:i/>
          <w:color w:val="000000"/>
          <w:sz w:val="19"/>
          <w:szCs w:val="19"/>
        </w:rPr>
        <w:t>modified</w:t>
      </w:r>
      <w:r>
        <w:rPr>
          <w:rFonts w:ascii="Georgia" w:eastAsia="Georgia" w:hAnsi="Georgia" w:cs="Georgia"/>
          <w:i/>
          <w:color w:val="000000"/>
          <w:spacing w:val="15"/>
          <w:sz w:val="19"/>
          <w:szCs w:val="19"/>
        </w:rPr>
        <w:t xml:space="preserve"> </w:t>
      </w:r>
      <w:r>
        <w:rPr>
          <w:rFonts w:ascii="Georgia" w:eastAsia="Georgia" w:hAnsi="Georgia" w:cs="Georgia"/>
          <w:i/>
          <w:color w:val="000000"/>
          <w:sz w:val="19"/>
          <w:szCs w:val="19"/>
        </w:rPr>
        <w:t>to</w:t>
      </w:r>
      <w:r>
        <w:rPr>
          <w:rFonts w:ascii="Georgia" w:eastAsia="Georgia" w:hAnsi="Georgia" w:cs="Georgia"/>
          <w:i/>
          <w:color w:val="000000"/>
          <w:spacing w:val="15"/>
          <w:sz w:val="19"/>
          <w:szCs w:val="19"/>
        </w:rPr>
        <w:t xml:space="preserve"> </w:t>
      </w:r>
      <w:r>
        <w:rPr>
          <w:rFonts w:ascii="Georgia" w:eastAsia="Georgia" w:hAnsi="Georgia" w:cs="Georgia"/>
          <w:i/>
          <w:color w:val="000000"/>
          <w:sz w:val="19"/>
          <w:szCs w:val="19"/>
        </w:rPr>
        <w:t>serve</w:t>
      </w:r>
      <w:r>
        <w:rPr>
          <w:rFonts w:ascii="Georgia" w:eastAsia="Georgia" w:hAnsi="Georgia" w:cs="Georgia"/>
          <w:i/>
          <w:color w:val="000000"/>
          <w:spacing w:val="15"/>
          <w:sz w:val="19"/>
          <w:szCs w:val="19"/>
        </w:rPr>
        <w:t xml:space="preserve"> </w:t>
      </w:r>
      <w:r>
        <w:rPr>
          <w:rFonts w:ascii="Georgia" w:eastAsia="Georgia" w:hAnsi="Georgia" w:cs="Georgia"/>
          <w:i/>
          <w:color w:val="000000"/>
          <w:sz w:val="19"/>
          <w:szCs w:val="19"/>
        </w:rPr>
        <w:t>as</w:t>
      </w:r>
      <w:r>
        <w:rPr>
          <w:rFonts w:ascii="Georgia" w:eastAsia="Georgia" w:hAnsi="Georgia" w:cs="Georgia"/>
          <w:i/>
          <w:color w:val="000000"/>
          <w:spacing w:val="15"/>
          <w:sz w:val="19"/>
          <w:szCs w:val="19"/>
        </w:rPr>
        <w:t xml:space="preserve"> </w:t>
      </w:r>
      <w:r>
        <w:rPr>
          <w:rFonts w:ascii="Georgia" w:eastAsia="Georgia" w:hAnsi="Georgia" w:cs="Georgia"/>
          <w:i/>
          <w:color w:val="000000"/>
          <w:sz w:val="19"/>
          <w:szCs w:val="19"/>
        </w:rPr>
        <w:t>a</w:t>
      </w:r>
      <w:r>
        <w:rPr>
          <w:rFonts w:ascii="Georgia" w:eastAsia="Georgia" w:hAnsi="Georgia" w:cs="Georgia"/>
          <w:i/>
          <w:color w:val="000000"/>
          <w:spacing w:val="15"/>
          <w:sz w:val="19"/>
          <w:szCs w:val="19"/>
        </w:rPr>
        <w:t xml:space="preserve"> </w:t>
      </w:r>
      <w:r>
        <w:rPr>
          <w:rFonts w:ascii="Georgia" w:eastAsia="Georgia" w:hAnsi="Georgia" w:cs="Georgia"/>
          <w:i/>
          <w:color w:val="000000"/>
          <w:sz w:val="19"/>
          <w:szCs w:val="19"/>
        </w:rPr>
        <w:t>follow-up</w:t>
      </w:r>
      <w:r>
        <w:rPr>
          <w:rFonts w:ascii="Georgia" w:eastAsia="Georgia" w:hAnsi="Georgia" w:cs="Georgia"/>
          <w:i/>
          <w:color w:val="000000"/>
          <w:spacing w:val="15"/>
          <w:sz w:val="19"/>
          <w:szCs w:val="19"/>
        </w:rPr>
        <w:t xml:space="preserve"> </w:t>
      </w:r>
      <w:r>
        <w:rPr>
          <w:rFonts w:ascii="Georgia" w:eastAsia="Georgia" w:hAnsi="Georgia" w:cs="Georgia"/>
          <w:i/>
          <w:color w:val="000000"/>
          <w:sz w:val="19"/>
          <w:szCs w:val="19"/>
        </w:rPr>
        <w:t>entry</w:t>
      </w:r>
      <w:r>
        <w:rPr>
          <w:rFonts w:ascii="Georgia" w:eastAsia="Georgia" w:hAnsi="Georgia" w:cs="Georgia"/>
          <w:i/>
          <w:color w:val="000000"/>
          <w:spacing w:val="15"/>
          <w:sz w:val="19"/>
          <w:szCs w:val="19"/>
        </w:rPr>
        <w:t xml:space="preserve"> </w:t>
      </w:r>
      <w:r>
        <w:rPr>
          <w:rFonts w:ascii="Georgia" w:eastAsia="Georgia" w:hAnsi="Georgia" w:cs="Georgia"/>
          <w:i/>
          <w:color w:val="000000"/>
          <w:sz w:val="19"/>
          <w:szCs w:val="19"/>
        </w:rPr>
        <w:t>into</w:t>
      </w:r>
      <w:r>
        <w:rPr>
          <w:rFonts w:ascii="Georgia" w:eastAsia="Georgia" w:hAnsi="Georgia" w:cs="Georgia"/>
          <w:i/>
          <w:color w:val="000000"/>
          <w:spacing w:val="15"/>
          <w:sz w:val="19"/>
          <w:szCs w:val="19"/>
        </w:rPr>
        <w:t xml:space="preserve"> </w:t>
      </w:r>
      <w:r>
        <w:rPr>
          <w:rFonts w:ascii="Georgia" w:eastAsia="Georgia" w:hAnsi="Georgia" w:cs="Georgia"/>
          <w:i/>
          <w:color w:val="000000"/>
          <w:sz w:val="19"/>
          <w:szCs w:val="19"/>
        </w:rPr>
        <w:t>the</w:t>
      </w:r>
      <w:r>
        <w:rPr>
          <w:rFonts w:ascii="Georgia" w:eastAsia="Georgia" w:hAnsi="Georgia" w:cs="Georgia"/>
          <w:i/>
          <w:color w:val="000000"/>
          <w:spacing w:val="15"/>
          <w:sz w:val="19"/>
          <w:szCs w:val="19"/>
        </w:rPr>
        <w:t xml:space="preserve"> </w:t>
      </w:r>
      <w:r>
        <w:rPr>
          <w:rFonts w:ascii="Georgia" w:eastAsia="Georgia" w:hAnsi="Georgia" w:cs="Georgia"/>
          <w:i/>
          <w:color w:val="000000"/>
          <w:sz w:val="19"/>
          <w:szCs w:val="19"/>
        </w:rPr>
        <w:t>EMPIRE10</w:t>
      </w:r>
      <w:r>
        <w:rPr>
          <w:rFonts w:ascii="Georgia" w:eastAsia="Georgia" w:hAnsi="Georgia" w:cs="Georgia"/>
          <w:i/>
          <w:color w:val="000000"/>
          <w:spacing w:val="15"/>
          <w:sz w:val="19"/>
          <w:szCs w:val="19"/>
        </w:rPr>
        <w:t xml:space="preserve"> </w:t>
      </w:r>
      <w:r>
        <w:rPr>
          <w:rFonts w:ascii="Georgia" w:eastAsia="Georgia" w:hAnsi="Georgia" w:cs="Georgia"/>
          <w:i/>
          <w:color w:val="000000"/>
          <w:sz w:val="19"/>
          <w:szCs w:val="19"/>
        </w:rPr>
        <w:t>lung</w:t>
      </w:r>
      <w:r>
        <w:rPr>
          <w:rFonts w:ascii="Georgia" w:eastAsia="Georgia" w:hAnsi="Georgia" w:cs="Georgia"/>
          <w:i/>
          <w:color w:val="000000"/>
          <w:spacing w:val="15"/>
          <w:sz w:val="19"/>
          <w:szCs w:val="19"/>
        </w:rPr>
        <w:t xml:space="preserve"> </w:t>
      </w:r>
      <w:r>
        <w:rPr>
          <w:rFonts w:ascii="Georgia" w:eastAsia="Georgia" w:hAnsi="Georgia" w:cs="Georgia"/>
          <w:i/>
          <w:color w:val="000000"/>
          <w:sz w:val="19"/>
          <w:szCs w:val="19"/>
        </w:rPr>
        <w:t>image</w:t>
      </w:r>
      <w:r>
        <w:rPr>
          <w:rFonts w:ascii="Georgia" w:eastAsia="Georgia" w:hAnsi="Georgia" w:cs="Georgia"/>
          <w:i/>
          <w:color w:val="000000"/>
          <w:spacing w:val="15"/>
          <w:sz w:val="19"/>
          <w:szCs w:val="19"/>
        </w:rPr>
        <w:t xml:space="preserve"> </w:t>
      </w:r>
      <w:r>
        <w:rPr>
          <w:rFonts w:ascii="Georgia" w:eastAsia="Georgia" w:hAnsi="Georgia" w:cs="Georgia"/>
          <w:i/>
          <w:color w:val="000000"/>
          <w:sz w:val="19"/>
          <w:szCs w:val="19"/>
        </w:rPr>
        <w:t>registration</w:t>
      </w:r>
      <w:r>
        <w:rPr>
          <w:rFonts w:ascii="Georgia" w:eastAsia="Georgia" w:hAnsi="Georgia" w:cs="Georgia"/>
          <w:i/>
          <w:color w:val="000000"/>
          <w:spacing w:val="15"/>
          <w:sz w:val="19"/>
          <w:szCs w:val="19"/>
        </w:rPr>
        <w:t xml:space="preserve"> </w:t>
      </w:r>
      <w:r>
        <w:rPr>
          <w:rFonts w:ascii="Georgia" w:eastAsia="Georgia" w:hAnsi="Georgia" w:cs="Georgia"/>
          <w:i/>
          <w:color w:val="000000"/>
          <w:sz w:val="19"/>
          <w:szCs w:val="19"/>
        </w:rPr>
        <w:t>challenge</w:t>
      </w:r>
      <w:r>
        <w:rPr>
          <w:rFonts w:ascii="Georgia" w:eastAsia="Georgia" w:hAnsi="Georgia" w:cs="Georgia"/>
          <w:i/>
          <w:color w:val="000000"/>
          <w:spacing w:val="15"/>
          <w:sz w:val="19"/>
          <w:szCs w:val="19"/>
        </w:rPr>
        <w:t xml:space="preserve"> </w:t>
      </w:r>
      <w:r>
        <w:rPr>
          <w:rFonts w:ascii="Georgia" w:eastAsia="Georgia" w:hAnsi="Georgia" w:cs="Georgia"/>
          <w:i/>
          <w:color w:val="000000"/>
          <w:sz w:val="19"/>
          <w:szCs w:val="19"/>
        </w:rPr>
        <w:t xml:space="preserve">where B-spline </w:t>
      </w:r>
      <w:proofErr w:type="spellStart"/>
      <w:r>
        <w:rPr>
          <w:rFonts w:ascii="Georgia" w:eastAsia="Georgia" w:hAnsi="Georgia" w:cs="Georgia"/>
          <w:i/>
          <w:color w:val="000000"/>
          <w:sz w:val="19"/>
          <w:szCs w:val="19"/>
        </w:rPr>
        <w:t>SyN</w:t>
      </w:r>
      <w:proofErr w:type="spellEnd"/>
      <w:r>
        <w:rPr>
          <w:rFonts w:ascii="Georgia" w:eastAsia="Georgia" w:hAnsi="Georgia" w:cs="Georgia"/>
          <w:i/>
          <w:color w:val="000000"/>
          <w:sz w:val="19"/>
          <w:szCs w:val="19"/>
        </w:rPr>
        <w:t xml:space="preserve"> performed better than its original counterpart on pulmonary data [21]</w:t>
      </w:r>
      <w:ins w:id="87" w:author="James Gee" w:date="2016-07-20T10:23:00Z">
        <w:r w:rsidR="00DD442B">
          <w:rPr>
            <w:rFonts w:ascii="Georgia" w:eastAsia="Georgia" w:hAnsi="Georgia" w:cs="Georgia"/>
            <w:i/>
            <w:color w:val="000000"/>
            <w:sz w:val="19"/>
            <w:szCs w:val="19"/>
          </w:rPr>
          <w:t>, which had been the official top ranked entry since the inception of the challenge.</w:t>
        </w:r>
      </w:ins>
      <w:del w:id="88" w:author="James Gee" w:date="2016-07-20T10:23:00Z">
        <w:r w:rsidDel="00DD442B">
          <w:rPr>
            <w:rFonts w:ascii="Georgia" w:eastAsia="Georgia" w:hAnsi="Georgia" w:cs="Georgia"/>
            <w:i/>
            <w:color w:val="000000"/>
            <w:sz w:val="19"/>
            <w:szCs w:val="19"/>
          </w:rPr>
          <w:delText>.</w:delText>
        </w:r>
      </w:del>
    </w:p>
    <w:p w14:paraId="239D1B40" w14:textId="424A1D2C" w:rsidR="00E61F9D" w:rsidRDefault="005C64D6">
      <w:pPr>
        <w:spacing w:before="62" w:after="0" w:line="277" w:lineRule="auto"/>
        <w:ind w:left="120" w:right="84"/>
        <w:jc w:val="both"/>
        <w:rPr>
          <w:rFonts w:ascii="Georgia" w:eastAsia="Georgia" w:hAnsi="Georgia" w:cs="Georgia"/>
          <w:sz w:val="19"/>
          <w:szCs w:val="19"/>
        </w:rPr>
      </w:pPr>
      <w:proofErr w:type="gramStart"/>
      <w:r>
        <w:rPr>
          <w:rFonts w:ascii="Georgia" w:eastAsia="Georgia" w:hAnsi="Georgia" w:cs="Georgia"/>
          <w:b/>
          <w:bCs/>
          <w:sz w:val="19"/>
          <w:szCs w:val="19"/>
        </w:rPr>
        <w:t>Multi-modality</w:t>
      </w:r>
      <w:r>
        <w:rPr>
          <w:rFonts w:ascii="Georgia" w:eastAsia="Georgia" w:hAnsi="Georgia" w:cs="Georgia"/>
          <w:b/>
          <w:bCs/>
          <w:spacing w:val="22"/>
          <w:sz w:val="19"/>
          <w:szCs w:val="19"/>
        </w:rPr>
        <w:t xml:space="preserve"> </w:t>
      </w:r>
      <w:r>
        <w:rPr>
          <w:rFonts w:ascii="Georgia" w:eastAsia="Georgia" w:hAnsi="Georgia" w:cs="Georgia"/>
          <w:b/>
          <w:bCs/>
          <w:sz w:val="19"/>
          <w:szCs w:val="19"/>
        </w:rPr>
        <w:t>template</w:t>
      </w:r>
      <w:r>
        <w:rPr>
          <w:rFonts w:ascii="Georgia" w:eastAsia="Georgia" w:hAnsi="Georgia" w:cs="Georgia"/>
          <w:b/>
          <w:bCs/>
          <w:spacing w:val="10"/>
          <w:sz w:val="19"/>
          <w:szCs w:val="19"/>
        </w:rPr>
        <w:t xml:space="preserve"> </w:t>
      </w:r>
      <w:r>
        <w:rPr>
          <w:rFonts w:ascii="Georgia" w:eastAsia="Georgia" w:hAnsi="Georgia" w:cs="Georgia"/>
          <w:b/>
          <w:bCs/>
          <w:sz w:val="19"/>
          <w:szCs w:val="19"/>
        </w:rPr>
        <w:t>generation.</w:t>
      </w:r>
      <w:proofErr w:type="gramEnd"/>
      <w:r>
        <w:rPr>
          <w:rFonts w:ascii="Georgia" w:eastAsia="Georgia" w:hAnsi="Georgia" w:cs="Georgia"/>
          <w:b/>
          <w:bCs/>
          <w:spacing w:val="34"/>
          <w:sz w:val="19"/>
          <w:szCs w:val="19"/>
        </w:rPr>
        <w:t xml:space="preserve"> </w:t>
      </w:r>
      <w:r>
        <w:rPr>
          <w:rFonts w:ascii="Georgia" w:eastAsia="Georgia" w:hAnsi="Georgia" w:cs="Georgia"/>
          <w:sz w:val="19"/>
          <w:szCs w:val="19"/>
        </w:rPr>
        <w:t>Given</w:t>
      </w:r>
      <w:r>
        <w:rPr>
          <w:rFonts w:ascii="Georgia" w:eastAsia="Georgia" w:hAnsi="Georgia" w:cs="Georgia"/>
          <w:spacing w:val="3"/>
          <w:sz w:val="19"/>
          <w:szCs w:val="19"/>
        </w:rPr>
        <w:t xml:space="preserve"> </w:t>
      </w:r>
      <w:r>
        <w:rPr>
          <w:rFonts w:ascii="Georgia" w:eastAsia="Georgia" w:hAnsi="Georgia" w:cs="Georgia"/>
          <w:sz w:val="19"/>
          <w:szCs w:val="19"/>
        </w:rPr>
        <w:t>the</w:t>
      </w:r>
      <w:r>
        <w:rPr>
          <w:rFonts w:ascii="Georgia" w:eastAsia="Georgia" w:hAnsi="Georgia" w:cs="Georgia"/>
          <w:spacing w:val="-2"/>
          <w:sz w:val="19"/>
          <w:szCs w:val="19"/>
        </w:rPr>
        <w:t xml:space="preserve"> </w:t>
      </w:r>
      <w:r>
        <w:rPr>
          <w:rFonts w:ascii="Georgia" w:eastAsia="Georgia" w:hAnsi="Georgia" w:cs="Georgia"/>
          <w:sz w:val="19"/>
          <w:szCs w:val="19"/>
        </w:rPr>
        <w:t>variability</w:t>
      </w:r>
      <w:r>
        <w:rPr>
          <w:rFonts w:ascii="Georgia" w:eastAsia="Georgia" w:hAnsi="Georgia" w:cs="Georgia"/>
          <w:spacing w:val="10"/>
          <w:sz w:val="19"/>
          <w:szCs w:val="19"/>
        </w:rPr>
        <w:t xml:space="preserve"> </w:t>
      </w:r>
      <w:r>
        <w:rPr>
          <w:rFonts w:ascii="Georgia" w:eastAsia="Georgia" w:hAnsi="Georgia" w:cs="Georgia"/>
          <w:sz w:val="19"/>
          <w:szCs w:val="19"/>
        </w:rPr>
        <w:t>in</w:t>
      </w:r>
      <w:r>
        <w:rPr>
          <w:rFonts w:ascii="Georgia" w:eastAsia="Georgia" w:hAnsi="Georgia" w:cs="Georgia"/>
          <w:spacing w:val="-2"/>
          <w:sz w:val="19"/>
          <w:szCs w:val="19"/>
        </w:rPr>
        <w:t xml:space="preserve"> </w:t>
      </w:r>
      <w:r>
        <w:rPr>
          <w:rFonts w:ascii="Georgia" w:eastAsia="Georgia" w:hAnsi="Georgia" w:cs="Georgia"/>
          <w:sz w:val="19"/>
          <w:szCs w:val="19"/>
        </w:rPr>
        <w:t>anatomical</w:t>
      </w:r>
      <w:r>
        <w:rPr>
          <w:rFonts w:ascii="Georgia" w:eastAsia="Georgia" w:hAnsi="Georgia" w:cs="Georgia"/>
          <w:spacing w:val="12"/>
          <w:sz w:val="19"/>
          <w:szCs w:val="19"/>
        </w:rPr>
        <w:t xml:space="preserve"> </w:t>
      </w:r>
      <w:r>
        <w:rPr>
          <w:rFonts w:ascii="Georgia" w:eastAsia="Georgia" w:hAnsi="Georgia" w:cs="Georgia"/>
          <w:sz w:val="19"/>
          <w:szCs w:val="19"/>
        </w:rPr>
        <w:t>shape</w:t>
      </w:r>
      <w:r>
        <w:rPr>
          <w:rFonts w:ascii="Georgia" w:eastAsia="Georgia" w:hAnsi="Georgia" w:cs="Georgia"/>
          <w:spacing w:val="3"/>
          <w:sz w:val="19"/>
          <w:szCs w:val="19"/>
        </w:rPr>
        <w:t xml:space="preserve"> </w:t>
      </w:r>
      <w:r>
        <w:rPr>
          <w:rFonts w:ascii="Georgia" w:eastAsia="Georgia" w:hAnsi="Georgia" w:cs="Georgia"/>
          <w:sz w:val="19"/>
          <w:szCs w:val="19"/>
        </w:rPr>
        <w:t>across</w:t>
      </w:r>
      <w:r>
        <w:rPr>
          <w:rFonts w:ascii="Georgia" w:eastAsia="Georgia" w:hAnsi="Georgia" w:cs="Georgia"/>
          <w:spacing w:val="4"/>
          <w:sz w:val="19"/>
          <w:szCs w:val="19"/>
        </w:rPr>
        <w:t xml:space="preserve"> </w:t>
      </w:r>
      <w:r>
        <w:rPr>
          <w:rFonts w:ascii="Georgia" w:eastAsia="Georgia" w:hAnsi="Georgia" w:cs="Georgia"/>
          <w:sz w:val="19"/>
          <w:szCs w:val="19"/>
        </w:rPr>
        <w:t>populations</w:t>
      </w:r>
      <w:del w:id="89" w:author="James Gee" w:date="2016-07-20T10:24:00Z">
        <w:r w:rsidDel="00DD442B">
          <w:rPr>
            <w:rFonts w:ascii="Georgia" w:eastAsia="Georgia" w:hAnsi="Georgia" w:cs="Georgia"/>
            <w:spacing w:val="13"/>
            <w:sz w:val="19"/>
            <w:szCs w:val="19"/>
          </w:rPr>
          <w:delText xml:space="preserve"> </w:delText>
        </w:r>
        <w:r w:rsidDel="00DD442B">
          <w:rPr>
            <w:rFonts w:ascii="Georgia" w:eastAsia="Georgia" w:hAnsi="Georgia" w:cs="Georgia"/>
            <w:sz w:val="19"/>
            <w:szCs w:val="19"/>
          </w:rPr>
          <w:delText>and</w:delText>
        </w:r>
        <w:r w:rsidDel="00DD442B">
          <w:rPr>
            <w:rFonts w:ascii="Georgia" w:eastAsia="Georgia" w:hAnsi="Georgia" w:cs="Georgia"/>
            <w:spacing w:val="-1"/>
            <w:sz w:val="19"/>
            <w:szCs w:val="19"/>
          </w:rPr>
          <w:delText xml:space="preserve"> </w:delText>
        </w:r>
        <w:r w:rsidDel="00DD442B">
          <w:rPr>
            <w:rFonts w:ascii="Georgia" w:eastAsia="Georgia" w:hAnsi="Georgia" w:cs="Georgia"/>
            <w:sz w:val="19"/>
            <w:szCs w:val="19"/>
          </w:rPr>
          <w:delText>the</w:delText>
        </w:r>
        <w:r w:rsidDel="00DD442B">
          <w:rPr>
            <w:rFonts w:ascii="Georgia" w:eastAsia="Georgia" w:hAnsi="Georgia" w:cs="Georgia"/>
            <w:spacing w:val="-2"/>
            <w:sz w:val="19"/>
            <w:szCs w:val="19"/>
          </w:rPr>
          <w:delText xml:space="preserve"> </w:delText>
        </w:r>
        <w:r w:rsidDel="00DD442B">
          <w:rPr>
            <w:rFonts w:ascii="Georgia" w:eastAsia="Georgia" w:hAnsi="Georgia" w:cs="Georgia"/>
            <w:sz w:val="19"/>
            <w:szCs w:val="19"/>
          </w:rPr>
          <w:delText>lack of</w:delText>
        </w:r>
        <w:r w:rsidDel="00DD442B">
          <w:rPr>
            <w:rFonts w:ascii="Georgia" w:eastAsia="Georgia" w:hAnsi="Georgia" w:cs="Georgia"/>
            <w:spacing w:val="-4"/>
            <w:sz w:val="19"/>
            <w:szCs w:val="19"/>
          </w:rPr>
          <w:delText xml:space="preserve"> </w:delText>
        </w:r>
        <w:r w:rsidDel="00DD442B">
          <w:rPr>
            <w:rFonts w:ascii="Georgia" w:eastAsia="Georgia" w:hAnsi="Georgia" w:cs="Georgia"/>
            <w:w w:val="102"/>
            <w:sz w:val="19"/>
            <w:szCs w:val="19"/>
          </w:rPr>
          <w:delText xml:space="preserve">publicly </w:delText>
        </w:r>
        <w:r w:rsidDel="00DD442B">
          <w:rPr>
            <w:rFonts w:ascii="Georgia" w:eastAsia="Georgia" w:hAnsi="Georgia" w:cs="Georgia"/>
            <w:sz w:val="19"/>
            <w:szCs w:val="19"/>
          </w:rPr>
          <w:delText>available</w:delText>
        </w:r>
        <w:r w:rsidDel="00DD442B">
          <w:rPr>
            <w:rFonts w:ascii="Georgia" w:eastAsia="Georgia" w:hAnsi="Georgia" w:cs="Georgia"/>
            <w:spacing w:val="15"/>
            <w:sz w:val="19"/>
            <w:szCs w:val="19"/>
          </w:rPr>
          <w:delText xml:space="preserve"> </w:delText>
        </w:r>
        <w:r w:rsidDel="00DD442B">
          <w:rPr>
            <w:rFonts w:ascii="Georgia" w:eastAsia="Georgia" w:hAnsi="Georgia" w:cs="Georgia"/>
            <w:sz w:val="19"/>
            <w:szCs w:val="19"/>
          </w:rPr>
          <w:delText>atlases</w:delText>
        </w:r>
        <w:r w:rsidDel="00DD442B">
          <w:rPr>
            <w:rFonts w:ascii="Georgia" w:eastAsia="Georgia" w:hAnsi="Georgia" w:cs="Georgia"/>
            <w:spacing w:val="11"/>
            <w:sz w:val="19"/>
            <w:szCs w:val="19"/>
          </w:rPr>
          <w:delText xml:space="preserve"> </w:delText>
        </w:r>
        <w:r w:rsidDel="00DD442B">
          <w:rPr>
            <w:rFonts w:ascii="Georgia" w:eastAsia="Georgia" w:hAnsi="Georgia" w:cs="Georgia"/>
            <w:sz w:val="19"/>
            <w:szCs w:val="19"/>
          </w:rPr>
          <w:delText>for</w:delText>
        </w:r>
        <w:r w:rsidDel="00DD442B">
          <w:rPr>
            <w:rFonts w:ascii="Georgia" w:eastAsia="Georgia" w:hAnsi="Georgia" w:cs="Georgia"/>
            <w:spacing w:val="5"/>
            <w:sz w:val="19"/>
            <w:szCs w:val="19"/>
          </w:rPr>
          <w:delText xml:space="preserve"> </w:delText>
        </w:r>
        <w:r w:rsidDel="00DD442B">
          <w:rPr>
            <w:rFonts w:ascii="Georgia" w:eastAsia="Georgia" w:hAnsi="Georgia" w:cs="Georgia"/>
            <w:sz w:val="19"/>
            <w:szCs w:val="19"/>
          </w:rPr>
          <w:delText>specific</w:delText>
        </w:r>
        <w:r w:rsidDel="00DD442B">
          <w:rPr>
            <w:rFonts w:ascii="Georgia" w:eastAsia="Georgia" w:hAnsi="Georgia" w:cs="Georgia"/>
            <w:spacing w:val="13"/>
            <w:sz w:val="19"/>
            <w:szCs w:val="19"/>
          </w:rPr>
          <w:delText xml:space="preserve"> </w:delText>
        </w:r>
        <w:r w:rsidDel="00DD442B">
          <w:rPr>
            <w:rFonts w:ascii="Georgia" w:eastAsia="Georgia" w:hAnsi="Georgia" w:cs="Georgia"/>
            <w:sz w:val="19"/>
            <w:szCs w:val="19"/>
          </w:rPr>
          <w:delText>organs</w:delText>
        </w:r>
      </w:del>
      <w:r>
        <w:rPr>
          <w:rFonts w:ascii="Georgia" w:eastAsia="Georgia" w:hAnsi="Georgia" w:cs="Georgia"/>
          <w:sz w:val="19"/>
          <w:szCs w:val="19"/>
        </w:rPr>
        <w:t>,</w:t>
      </w:r>
      <w:r>
        <w:rPr>
          <w:rFonts w:ascii="Georgia" w:eastAsia="Georgia" w:hAnsi="Georgia" w:cs="Georgia"/>
          <w:spacing w:val="13"/>
          <w:sz w:val="19"/>
          <w:szCs w:val="19"/>
        </w:rPr>
        <w:t xml:space="preserve"> </w:t>
      </w:r>
      <w:r>
        <w:rPr>
          <w:rFonts w:ascii="Georgia" w:eastAsia="Georgia" w:hAnsi="Georgia" w:cs="Georgia"/>
          <w:sz w:val="19"/>
          <w:szCs w:val="19"/>
        </w:rPr>
        <w:t>generating</w:t>
      </w:r>
      <w:r>
        <w:rPr>
          <w:rFonts w:ascii="Georgia" w:eastAsia="Georgia" w:hAnsi="Georgia" w:cs="Georgia"/>
          <w:spacing w:val="19"/>
          <w:sz w:val="19"/>
          <w:szCs w:val="19"/>
        </w:rPr>
        <w:t xml:space="preserve"> </w:t>
      </w:r>
      <w:r>
        <w:rPr>
          <w:rFonts w:ascii="Georgia" w:eastAsia="Georgia" w:hAnsi="Georgia" w:cs="Georgia"/>
          <w:sz w:val="19"/>
          <w:szCs w:val="19"/>
        </w:rPr>
        <w:t>population-</w:t>
      </w:r>
      <w:r>
        <w:rPr>
          <w:rFonts w:ascii="Georgia" w:eastAsia="Georgia" w:hAnsi="Georgia" w:cs="Georgia"/>
          <w:spacing w:val="20"/>
          <w:sz w:val="19"/>
          <w:szCs w:val="19"/>
        </w:rPr>
        <w:t xml:space="preserve"> </w:t>
      </w:r>
      <w:r>
        <w:rPr>
          <w:rFonts w:ascii="Georgia" w:eastAsia="Georgia" w:hAnsi="Georgia" w:cs="Georgia"/>
          <w:sz w:val="19"/>
          <w:szCs w:val="19"/>
        </w:rPr>
        <w:t>or</w:t>
      </w:r>
      <w:r>
        <w:rPr>
          <w:rFonts w:ascii="Georgia" w:eastAsia="Georgia" w:hAnsi="Georgia" w:cs="Georgia"/>
          <w:spacing w:val="4"/>
          <w:sz w:val="19"/>
          <w:szCs w:val="19"/>
        </w:rPr>
        <w:t xml:space="preserve"> </w:t>
      </w:r>
      <w:r>
        <w:rPr>
          <w:rFonts w:ascii="Georgia" w:eastAsia="Georgia" w:hAnsi="Georgia" w:cs="Georgia"/>
          <w:sz w:val="19"/>
          <w:szCs w:val="19"/>
        </w:rPr>
        <w:t>subject-specific</w:t>
      </w:r>
      <w:r>
        <w:rPr>
          <w:rFonts w:ascii="Georgia" w:eastAsia="Georgia" w:hAnsi="Georgia" w:cs="Georgia"/>
          <w:spacing w:val="26"/>
          <w:sz w:val="19"/>
          <w:szCs w:val="19"/>
        </w:rPr>
        <w:t xml:space="preserve"> </w:t>
      </w:r>
      <w:r>
        <w:rPr>
          <w:rFonts w:ascii="Georgia" w:eastAsia="Georgia" w:hAnsi="Georgia" w:cs="Georgia"/>
          <w:sz w:val="19"/>
          <w:szCs w:val="19"/>
        </w:rPr>
        <w:t>optimal</w:t>
      </w:r>
      <w:r>
        <w:rPr>
          <w:rFonts w:ascii="Georgia" w:eastAsia="Georgia" w:hAnsi="Georgia" w:cs="Georgia"/>
          <w:spacing w:val="13"/>
          <w:sz w:val="19"/>
          <w:szCs w:val="19"/>
        </w:rPr>
        <w:t xml:space="preserve"> </w:t>
      </w:r>
      <w:r>
        <w:rPr>
          <w:rFonts w:ascii="Georgia" w:eastAsia="Georgia" w:hAnsi="Georgia" w:cs="Georgia"/>
          <w:sz w:val="19"/>
          <w:szCs w:val="19"/>
        </w:rPr>
        <w:t>shape/intensity</w:t>
      </w:r>
      <w:r>
        <w:rPr>
          <w:rFonts w:ascii="Georgia" w:eastAsia="Georgia" w:hAnsi="Georgia" w:cs="Georgia"/>
          <w:spacing w:val="26"/>
          <w:sz w:val="19"/>
          <w:szCs w:val="19"/>
        </w:rPr>
        <w:t xml:space="preserve"> </w:t>
      </w:r>
      <w:r>
        <w:rPr>
          <w:rFonts w:ascii="Georgia" w:eastAsia="Georgia" w:hAnsi="Georgia" w:cs="Georgia"/>
          <w:sz w:val="19"/>
          <w:szCs w:val="19"/>
        </w:rPr>
        <w:t>templates</w:t>
      </w:r>
      <w:r>
        <w:rPr>
          <w:rFonts w:ascii="Georgia" w:eastAsia="Georgia" w:hAnsi="Georgia" w:cs="Georgia"/>
          <w:spacing w:val="17"/>
          <w:sz w:val="19"/>
          <w:szCs w:val="19"/>
        </w:rPr>
        <w:t xml:space="preserve"> </w:t>
      </w:r>
      <w:r>
        <w:rPr>
          <w:rFonts w:ascii="Georgia" w:eastAsia="Georgia" w:hAnsi="Georgia" w:cs="Georgia"/>
          <w:w w:val="102"/>
          <w:sz w:val="19"/>
          <w:szCs w:val="19"/>
        </w:rPr>
        <w:t xml:space="preserve">significantly </w:t>
      </w:r>
      <w:r>
        <w:rPr>
          <w:rFonts w:ascii="Georgia" w:eastAsia="Georgia" w:hAnsi="Georgia" w:cs="Georgia"/>
          <w:sz w:val="19"/>
          <w:szCs w:val="19"/>
        </w:rPr>
        <w:t>enhances</w:t>
      </w:r>
      <w:r>
        <w:rPr>
          <w:rFonts w:ascii="Georgia" w:eastAsia="Georgia" w:hAnsi="Georgia" w:cs="Georgia"/>
          <w:spacing w:val="26"/>
          <w:sz w:val="19"/>
          <w:szCs w:val="19"/>
        </w:rPr>
        <w:t xml:space="preserve"> </w:t>
      </w:r>
      <w:r>
        <w:rPr>
          <w:rFonts w:ascii="Georgia" w:eastAsia="Georgia" w:hAnsi="Georgia" w:cs="Georgia"/>
          <w:sz w:val="19"/>
          <w:szCs w:val="19"/>
        </w:rPr>
        <w:t>study</w:t>
      </w:r>
      <w:r>
        <w:rPr>
          <w:rFonts w:ascii="Georgia" w:eastAsia="Georgia" w:hAnsi="Georgia" w:cs="Georgia"/>
          <w:spacing w:val="19"/>
          <w:sz w:val="19"/>
          <w:szCs w:val="19"/>
        </w:rPr>
        <w:t xml:space="preserve"> </w:t>
      </w:r>
      <w:r>
        <w:rPr>
          <w:rFonts w:ascii="Georgia" w:eastAsia="Georgia" w:hAnsi="Georgia" w:cs="Georgia"/>
          <w:sz w:val="19"/>
          <w:szCs w:val="19"/>
        </w:rPr>
        <w:t>potential</w:t>
      </w:r>
      <w:r>
        <w:rPr>
          <w:rFonts w:ascii="Georgia" w:eastAsia="Georgia" w:hAnsi="Georgia" w:cs="Georgia"/>
          <w:spacing w:val="25"/>
          <w:sz w:val="19"/>
          <w:szCs w:val="19"/>
        </w:rPr>
        <w:t xml:space="preserve"> </w:t>
      </w:r>
      <w:r>
        <w:rPr>
          <w:rFonts w:ascii="Georgia" w:eastAsia="Georgia" w:hAnsi="Georgia" w:cs="Georgia"/>
          <w:sz w:val="19"/>
          <w:szCs w:val="19"/>
        </w:rPr>
        <w:t>[22,</w:t>
      </w:r>
      <w:r>
        <w:rPr>
          <w:rFonts w:ascii="Georgia" w:eastAsia="Georgia" w:hAnsi="Georgia" w:cs="Georgia"/>
          <w:spacing w:val="19"/>
          <w:sz w:val="19"/>
          <w:szCs w:val="19"/>
        </w:rPr>
        <w:t xml:space="preserve"> </w:t>
      </w:r>
      <w:r>
        <w:rPr>
          <w:rFonts w:ascii="Georgia" w:eastAsia="Georgia" w:hAnsi="Georgia" w:cs="Georgia"/>
          <w:sz w:val="19"/>
          <w:szCs w:val="19"/>
        </w:rPr>
        <w:t xml:space="preserve">23]. </w:t>
      </w:r>
      <w:r>
        <w:rPr>
          <w:rFonts w:ascii="Georgia" w:eastAsia="Georgia" w:hAnsi="Georgia" w:cs="Georgia"/>
          <w:spacing w:val="4"/>
          <w:sz w:val="19"/>
          <w:szCs w:val="19"/>
        </w:rPr>
        <w:t xml:space="preserve"> </w:t>
      </w:r>
      <w:r>
        <w:rPr>
          <w:rFonts w:ascii="Georgia" w:eastAsia="Georgia" w:hAnsi="Georgia" w:cs="Georgia"/>
          <w:sz w:val="19"/>
          <w:szCs w:val="19"/>
        </w:rPr>
        <w:t>First,</w:t>
      </w:r>
      <w:r>
        <w:rPr>
          <w:rFonts w:ascii="Georgia" w:eastAsia="Georgia" w:hAnsi="Georgia" w:cs="Georgia"/>
          <w:spacing w:val="21"/>
          <w:sz w:val="19"/>
          <w:szCs w:val="19"/>
        </w:rPr>
        <w:t xml:space="preserve"> </w:t>
      </w:r>
      <w:r>
        <w:rPr>
          <w:rFonts w:ascii="Georgia" w:eastAsia="Georgia" w:hAnsi="Georgia" w:cs="Georgia"/>
          <w:sz w:val="19"/>
          <w:szCs w:val="19"/>
        </w:rPr>
        <w:t>an</w:t>
      </w:r>
      <w:r>
        <w:rPr>
          <w:rFonts w:ascii="Georgia" w:eastAsia="Georgia" w:hAnsi="Georgia" w:cs="Georgia"/>
          <w:spacing w:val="14"/>
          <w:sz w:val="19"/>
          <w:szCs w:val="19"/>
        </w:rPr>
        <w:t xml:space="preserve"> </w:t>
      </w:r>
      <w:r>
        <w:rPr>
          <w:rFonts w:ascii="Georgia" w:eastAsia="Georgia" w:hAnsi="Georgia" w:cs="Georgia"/>
          <w:sz w:val="19"/>
          <w:szCs w:val="19"/>
        </w:rPr>
        <w:t>average</w:t>
      </w:r>
      <w:r>
        <w:rPr>
          <w:rFonts w:ascii="Georgia" w:eastAsia="Georgia" w:hAnsi="Georgia" w:cs="Georgia"/>
          <w:spacing w:val="23"/>
          <w:sz w:val="19"/>
          <w:szCs w:val="19"/>
        </w:rPr>
        <w:t xml:space="preserve"> </w:t>
      </w:r>
      <w:r>
        <w:rPr>
          <w:rFonts w:ascii="Georgia" w:eastAsia="Georgia" w:hAnsi="Georgia" w:cs="Georgia"/>
          <w:sz w:val="19"/>
          <w:szCs w:val="19"/>
        </w:rPr>
        <w:t>template</w:t>
      </w:r>
      <w:r>
        <w:rPr>
          <w:rFonts w:ascii="Georgia" w:eastAsia="Georgia" w:hAnsi="Georgia" w:cs="Georgia"/>
          <w:spacing w:val="25"/>
          <w:sz w:val="19"/>
          <w:szCs w:val="19"/>
        </w:rPr>
        <w:t xml:space="preserve"> </w:t>
      </w:r>
      <w:r>
        <w:rPr>
          <w:rFonts w:ascii="Georgia" w:eastAsia="Georgia" w:hAnsi="Georgia" w:cs="Georgia"/>
          <w:sz w:val="19"/>
          <w:szCs w:val="19"/>
        </w:rPr>
        <w:t>is</w:t>
      </w:r>
      <w:r>
        <w:rPr>
          <w:rFonts w:ascii="Georgia" w:eastAsia="Georgia" w:hAnsi="Georgia" w:cs="Georgia"/>
          <w:spacing w:val="13"/>
          <w:sz w:val="19"/>
          <w:szCs w:val="19"/>
        </w:rPr>
        <w:t xml:space="preserve"> </w:t>
      </w:r>
      <w:r>
        <w:rPr>
          <w:rFonts w:ascii="Georgia" w:eastAsia="Georgia" w:hAnsi="Georgia" w:cs="Georgia"/>
          <w:sz w:val="19"/>
          <w:szCs w:val="19"/>
        </w:rPr>
        <w:t>estimated</w:t>
      </w:r>
      <w:r>
        <w:rPr>
          <w:rFonts w:ascii="Georgia" w:eastAsia="Georgia" w:hAnsi="Georgia" w:cs="Georgia"/>
          <w:spacing w:val="26"/>
          <w:sz w:val="19"/>
          <w:szCs w:val="19"/>
        </w:rPr>
        <w:t xml:space="preserve"> </w:t>
      </w:r>
      <w:r>
        <w:rPr>
          <w:rFonts w:ascii="Georgia" w:eastAsia="Georgia" w:hAnsi="Georgia" w:cs="Georgia"/>
          <w:sz w:val="19"/>
          <w:szCs w:val="19"/>
        </w:rPr>
        <w:t>via</w:t>
      </w:r>
      <w:r>
        <w:rPr>
          <w:rFonts w:ascii="Georgia" w:eastAsia="Georgia" w:hAnsi="Georgia" w:cs="Georgia"/>
          <w:spacing w:val="17"/>
          <w:sz w:val="19"/>
          <w:szCs w:val="19"/>
        </w:rPr>
        <w:t xml:space="preserve"> </w:t>
      </w:r>
      <w:r>
        <w:rPr>
          <w:rFonts w:ascii="Georgia" w:eastAsia="Georgia" w:hAnsi="Georgia" w:cs="Georgia"/>
          <w:sz w:val="19"/>
          <w:szCs w:val="19"/>
        </w:rPr>
        <w:t>a</w:t>
      </w:r>
      <w:r>
        <w:rPr>
          <w:rFonts w:ascii="Georgia" w:eastAsia="Georgia" w:hAnsi="Georgia" w:cs="Georgia"/>
          <w:spacing w:val="13"/>
          <w:sz w:val="19"/>
          <w:szCs w:val="19"/>
        </w:rPr>
        <w:t xml:space="preserve"> </w:t>
      </w:r>
      <w:proofErr w:type="spellStart"/>
      <w:r>
        <w:rPr>
          <w:rFonts w:ascii="Georgia" w:eastAsia="Georgia" w:hAnsi="Georgia" w:cs="Georgia"/>
          <w:sz w:val="19"/>
          <w:szCs w:val="19"/>
        </w:rPr>
        <w:t>voxel</w:t>
      </w:r>
      <w:del w:id="90" w:author="James Gee" w:date="2016-07-20T10:24:00Z">
        <w:r w:rsidDel="00DD442B">
          <w:rPr>
            <w:rFonts w:ascii="Georgia" w:eastAsia="Georgia" w:hAnsi="Georgia" w:cs="Georgia"/>
            <w:sz w:val="19"/>
            <w:szCs w:val="19"/>
          </w:rPr>
          <w:delText>-</w:delText>
        </w:r>
      </w:del>
      <w:r>
        <w:rPr>
          <w:rFonts w:ascii="Georgia" w:eastAsia="Georgia" w:hAnsi="Georgia" w:cs="Georgia"/>
          <w:sz w:val="19"/>
          <w:szCs w:val="19"/>
        </w:rPr>
        <w:t>wise</w:t>
      </w:r>
      <w:proofErr w:type="spellEnd"/>
      <w:r>
        <w:rPr>
          <w:rFonts w:ascii="Georgia" w:eastAsia="Georgia" w:hAnsi="Georgia" w:cs="Georgia"/>
          <w:spacing w:val="28"/>
          <w:sz w:val="19"/>
          <w:szCs w:val="19"/>
        </w:rPr>
        <w:t xml:space="preserve"> </w:t>
      </w:r>
      <w:r>
        <w:rPr>
          <w:rFonts w:ascii="Georgia" w:eastAsia="Georgia" w:hAnsi="Georgia" w:cs="Georgia"/>
          <w:sz w:val="19"/>
          <w:szCs w:val="19"/>
        </w:rPr>
        <w:t>mean</w:t>
      </w:r>
      <w:r>
        <w:rPr>
          <w:rFonts w:ascii="Georgia" w:eastAsia="Georgia" w:hAnsi="Georgia" w:cs="Georgia"/>
          <w:spacing w:val="19"/>
          <w:sz w:val="19"/>
          <w:szCs w:val="19"/>
        </w:rPr>
        <w:t xml:space="preserve"> </w:t>
      </w:r>
      <w:r>
        <w:rPr>
          <w:rFonts w:ascii="Georgia" w:eastAsia="Georgia" w:hAnsi="Georgia" w:cs="Georgia"/>
          <w:sz w:val="19"/>
          <w:szCs w:val="19"/>
        </w:rPr>
        <w:t>of</w:t>
      </w:r>
      <w:r>
        <w:rPr>
          <w:rFonts w:ascii="Georgia" w:eastAsia="Georgia" w:hAnsi="Georgia" w:cs="Georgia"/>
          <w:spacing w:val="13"/>
          <w:sz w:val="19"/>
          <w:szCs w:val="19"/>
        </w:rPr>
        <w:t xml:space="preserve"> </w:t>
      </w:r>
      <w:r>
        <w:rPr>
          <w:rFonts w:ascii="Georgia" w:eastAsia="Georgia" w:hAnsi="Georgia" w:cs="Georgia"/>
          <w:sz w:val="19"/>
          <w:szCs w:val="19"/>
        </w:rPr>
        <w:t>all</w:t>
      </w:r>
      <w:r>
        <w:rPr>
          <w:rFonts w:ascii="Georgia" w:eastAsia="Georgia" w:hAnsi="Georgia" w:cs="Georgia"/>
          <w:spacing w:val="14"/>
          <w:sz w:val="19"/>
          <w:szCs w:val="19"/>
        </w:rPr>
        <w:t xml:space="preserve"> </w:t>
      </w:r>
      <w:r>
        <w:rPr>
          <w:rFonts w:ascii="Georgia" w:eastAsia="Georgia" w:hAnsi="Georgia" w:cs="Georgia"/>
          <w:sz w:val="19"/>
          <w:szCs w:val="19"/>
        </w:rPr>
        <w:t>the</w:t>
      </w:r>
      <w:r>
        <w:rPr>
          <w:rFonts w:ascii="Georgia" w:eastAsia="Georgia" w:hAnsi="Georgia" w:cs="Georgia"/>
          <w:spacing w:val="15"/>
          <w:sz w:val="19"/>
          <w:szCs w:val="19"/>
        </w:rPr>
        <w:t xml:space="preserve"> </w:t>
      </w:r>
      <w:r>
        <w:rPr>
          <w:rFonts w:ascii="Georgia" w:eastAsia="Georgia" w:hAnsi="Georgia" w:cs="Georgia"/>
          <w:sz w:val="19"/>
          <w:szCs w:val="19"/>
        </w:rPr>
        <w:t>individual</w:t>
      </w:r>
      <w:r>
        <w:rPr>
          <w:rFonts w:ascii="Georgia" w:eastAsia="Georgia" w:hAnsi="Georgia" w:cs="Georgia"/>
          <w:spacing w:val="27"/>
          <w:sz w:val="19"/>
          <w:szCs w:val="19"/>
        </w:rPr>
        <w:t xml:space="preserve"> </w:t>
      </w:r>
      <w:r>
        <w:rPr>
          <w:rFonts w:ascii="Georgia" w:eastAsia="Georgia" w:hAnsi="Georgia" w:cs="Georgia"/>
          <w:w w:val="102"/>
          <w:sz w:val="19"/>
          <w:szCs w:val="19"/>
        </w:rPr>
        <w:t xml:space="preserve">subject </w:t>
      </w:r>
      <w:r>
        <w:rPr>
          <w:rFonts w:ascii="Georgia" w:eastAsia="Georgia" w:hAnsi="Georgia" w:cs="Georgia"/>
          <w:sz w:val="19"/>
          <w:szCs w:val="19"/>
        </w:rPr>
        <w:t>images.</w:t>
      </w:r>
      <w:r>
        <w:rPr>
          <w:rFonts w:ascii="Georgia" w:eastAsia="Georgia" w:hAnsi="Georgia" w:cs="Georgia"/>
          <w:spacing w:val="29"/>
          <w:sz w:val="19"/>
          <w:szCs w:val="19"/>
        </w:rPr>
        <w:t xml:space="preserve"> </w:t>
      </w:r>
      <w:r>
        <w:rPr>
          <w:rFonts w:ascii="Georgia" w:eastAsia="Georgia" w:hAnsi="Georgia" w:cs="Georgia"/>
          <w:sz w:val="19"/>
          <w:szCs w:val="19"/>
        </w:rPr>
        <w:t>This</w:t>
      </w:r>
      <w:r>
        <w:rPr>
          <w:rFonts w:ascii="Georgia" w:eastAsia="Georgia" w:hAnsi="Georgia" w:cs="Georgia"/>
          <w:spacing w:val="7"/>
          <w:sz w:val="19"/>
          <w:szCs w:val="19"/>
        </w:rPr>
        <w:t xml:space="preserve"> </w:t>
      </w:r>
      <w:r>
        <w:rPr>
          <w:rFonts w:ascii="Georgia" w:eastAsia="Georgia" w:hAnsi="Georgia" w:cs="Georgia"/>
          <w:sz w:val="19"/>
          <w:szCs w:val="19"/>
        </w:rPr>
        <w:t>estimate</w:t>
      </w:r>
      <w:r>
        <w:rPr>
          <w:rFonts w:ascii="Georgia" w:eastAsia="Georgia" w:hAnsi="Georgia" w:cs="Georgia"/>
          <w:spacing w:val="14"/>
          <w:sz w:val="19"/>
          <w:szCs w:val="19"/>
        </w:rPr>
        <w:t xml:space="preserve"> </w:t>
      </w:r>
      <w:r>
        <w:rPr>
          <w:rFonts w:ascii="Georgia" w:eastAsia="Georgia" w:hAnsi="Georgia" w:cs="Georgia"/>
          <w:sz w:val="19"/>
          <w:szCs w:val="19"/>
        </w:rPr>
        <w:t>is</w:t>
      </w:r>
      <w:r>
        <w:rPr>
          <w:rFonts w:ascii="Georgia" w:eastAsia="Georgia" w:hAnsi="Georgia" w:cs="Georgia"/>
          <w:spacing w:val="3"/>
          <w:sz w:val="19"/>
          <w:szCs w:val="19"/>
        </w:rPr>
        <w:t xml:space="preserve"> </w:t>
      </w:r>
      <w:r>
        <w:rPr>
          <w:rFonts w:ascii="Georgia" w:eastAsia="Georgia" w:hAnsi="Georgia" w:cs="Georgia"/>
          <w:sz w:val="19"/>
          <w:szCs w:val="19"/>
        </w:rPr>
        <w:t>iteratively</w:t>
      </w:r>
      <w:r>
        <w:rPr>
          <w:rFonts w:ascii="Georgia" w:eastAsia="Georgia" w:hAnsi="Georgia" w:cs="Georgia"/>
          <w:spacing w:val="17"/>
          <w:sz w:val="19"/>
          <w:szCs w:val="19"/>
        </w:rPr>
        <w:t xml:space="preserve"> </w:t>
      </w:r>
      <w:r>
        <w:rPr>
          <w:rFonts w:ascii="Georgia" w:eastAsia="Georgia" w:hAnsi="Georgia" w:cs="Georgia"/>
          <w:sz w:val="19"/>
          <w:szCs w:val="19"/>
        </w:rPr>
        <w:t>updated</w:t>
      </w:r>
      <w:r>
        <w:rPr>
          <w:rFonts w:ascii="Georgia" w:eastAsia="Georgia" w:hAnsi="Georgia" w:cs="Georgia"/>
          <w:spacing w:val="14"/>
          <w:sz w:val="19"/>
          <w:szCs w:val="19"/>
        </w:rPr>
        <w:t xml:space="preserve"> </w:t>
      </w:r>
      <w:r>
        <w:rPr>
          <w:rFonts w:ascii="Georgia" w:eastAsia="Georgia" w:hAnsi="Georgia" w:cs="Georgia"/>
          <w:sz w:val="19"/>
          <w:szCs w:val="19"/>
        </w:rPr>
        <w:t>by</w:t>
      </w:r>
      <w:r>
        <w:rPr>
          <w:rFonts w:ascii="Georgia" w:eastAsia="Georgia" w:hAnsi="Georgia" w:cs="Georgia"/>
          <w:spacing w:val="4"/>
          <w:sz w:val="19"/>
          <w:szCs w:val="19"/>
        </w:rPr>
        <w:t xml:space="preserve"> </w:t>
      </w:r>
      <w:r>
        <w:rPr>
          <w:rFonts w:ascii="Georgia" w:eastAsia="Georgia" w:hAnsi="Georgia" w:cs="Georgia"/>
          <w:sz w:val="19"/>
          <w:szCs w:val="19"/>
        </w:rPr>
        <w:t>registering</w:t>
      </w:r>
      <w:r>
        <w:rPr>
          <w:rFonts w:ascii="Georgia" w:eastAsia="Georgia" w:hAnsi="Georgia" w:cs="Georgia"/>
          <w:spacing w:val="18"/>
          <w:sz w:val="19"/>
          <w:szCs w:val="19"/>
        </w:rPr>
        <w:t xml:space="preserve"> </w:t>
      </w:r>
      <w:r>
        <w:rPr>
          <w:rFonts w:ascii="Georgia" w:eastAsia="Georgia" w:hAnsi="Georgia" w:cs="Georgia"/>
          <w:sz w:val="19"/>
          <w:szCs w:val="19"/>
        </w:rPr>
        <w:t>each</w:t>
      </w:r>
      <w:r>
        <w:rPr>
          <w:rFonts w:ascii="Georgia" w:eastAsia="Georgia" w:hAnsi="Georgia" w:cs="Georgia"/>
          <w:spacing w:val="8"/>
          <w:sz w:val="19"/>
          <w:szCs w:val="19"/>
        </w:rPr>
        <w:t xml:space="preserve"> </w:t>
      </w:r>
      <w:r>
        <w:rPr>
          <w:rFonts w:ascii="Georgia" w:eastAsia="Georgia" w:hAnsi="Georgia" w:cs="Georgia"/>
          <w:sz w:val="19"/>
          <w:szCs w:val="19"/>
        </w:rPr>
        <w:t>image</w:t>
      </w:r>
      <w:r>
        <w:rPr>
          <w:rFonts w:ascii="Georgia" w:eastAsia="Georgia" w:hAnsi="Georgia" w:cs="Georgia"/>
          <w:spacing w:val="10"/>
          <w:sz w:val="19"/>
          <w:szCs w:val="19"/>
        </w:rPr>
        <w:t xml:space="preserve"> </w:t>
      </w:r>
      <w:r>
        <w:rPr>
          <w:rFonts w:ascii="Georgia" w:eastAsia="Georgia" w:hAnsi="Georgia" w:cs="Georgia"/>
          <w:sz w:val="19"/>
          <w:szCs w:val="19"/>
        </w:rPr>
        <w:t>to</w:t>
      </w:r>
      <w:r>
        <w:rPr>
          <w:rFonts w:ascii="Georgia" w:eastAsia="Georgia" w:hAnsi="Georgia" w:cs="Georgia"/>
          <w:spacing w:val="3"/>
          <w:sz w:val="19"/>
          <w:szCs w:val="19"/>
        </w:rPr>
        <w:t xml:space="preserve"> </w:t>
      </w:r>
      <w:r>
        <w:rPr>
          <w:rFonts w:ascii="Georgia" w:eastAsia="Georgia" w:hAnsi="Georgia" w:cs="Georgia"/>
          <w:sz w:val="19"/>
          <w:szCs w:val="19"/>
        </w:rPr>
        <w:t>the</w:t>
      </w:r>
      <w:r>
        <w:rPr>
          <w:rFonts w:ascii="Georgia" w:eastAsia="Georgia" w:hAnsi="Georgia" w:cs="Georgia"/>
          <w:spacing w:val="5"/>
          <w:sz w:val="19"/>
          <w:szCs w:val="19"/>
        </w:rPr>
        <w:t xml:space="preserve"> </w:t>
      </w:r>
      <w:r>
        <w:rPr>
          <w:rFonts w:ascii="Georgia" w:eastAsia="Georgia" w:hAnsi="Georgia" w:cs="Georgia"/>
          <w:sz w:val="19"/>
          <w:szCs w:val="19"/>
        </w:rPr>
        <w:t>current</w:t>
      </w:r>
      <w:r>
        <w:rPr>
          <w:rFonts w:ascii="Georgia" w:eastAsia="Georgia" w:hAnsi="Georgia" w:cs="Georgia"/>
          <w:spacing w:val="12"/>
          <w:sz w:val="19"/>
          <w:szCs w:val="19"/>
        </w:rPr>
        <w:t xml:space="preserve"> </w:t>
      </w:r>
      <w:r>
        <w:rPr>
          <w:rFonts w:ascii="Georgia" w:eastAsia="Georgia" w:hAnsi="Georgia" w:cs="Georgia"/>
          <w:sz w:val="19"/>
          <w:szCs w:val="19"/>
        </w:rPr>
        <w:t>template,</w:t>
      </w:r>
      <w:r>
        <w:rPr>
          <w:rFonts w:ascii="Georgia" w:eastAsia="Georgia" w:hAnsi="Georgia" w:cs="Georgia"/>
          <w:spacing w:val="16"/>
          <w:sz w:val="19"/>
          <w:szCs w:val="19"/>
        </w:rPr>
        <w:t xml:space="preserve"> </w:t>
      </w:r>
      <w:r>
        <w:rPr>
          <w:rFonts w:ascii="Georgia" w:eastAsia="Georgia" w:hAnsi="Georgia" w:cs="Georgia"/>
          <w:sz w:val="19"/>
          <w:szCs w:val="19"/>
        </w:rPr>
        <w:t>performing</w:t>
      </w:r>
      <w:r>
        <w:rPr>
          <w:rFonts w:ascii="Georgia" w:eastAsia="Georgia" w:hAnsi="Georgia" w:cs="Georgia"/>
          <w:spacing w:val="19"/>
          <w:sz w:val="19"/>
          <w:szCs w:val="19"/>
        </w:rPr>
        <w:t xml:space="preserve"> </w:t>
      </w:r>
      <w:r>
        <w:rPr>
          <w:rFonts w:ascii="Georgia" w:eastAsia="Georgia" w:hAnsi="Georgia" w:cs="Georgia"/>
          <w:sz w:val="19"/>
          <w:szCs w:val="19"/>
        </w:rPr>
        <w:t>a</w:t>
      </w:r>
      <w:r>
        <w:rPr>
          <w:rFonts w:ascii="Georgia" w:eastAsia="Georgia" w:hAnsi="Georgia" w:cs="Georgia"/>
          <w:spacing w:val="3"/>
          <w:sz w:val="19"/>
          <w:szCs w:val="19"/>
        </w:rPr>
        <w:t xml:space="preserve"> </w:t>
      </w:r>
      <w:proofErr w:type="spellStart"/>
      <w:r>
        <w:rPr>
          <w:rFonts w:ascii="Georgia" w:eastAsia="Georgia" w:hAnsi="Georgia" w:cs="Georgia"/>
          <w:sz w:val="19"/>
          <w:szCs w:val="19"/>
        </w:rPr>
        <w:t>voxelwise</w:t>
      </w:r>
      <w:proofErr w:type="spellEnd"/>
      <w:r>
        <w:rPr>
          <w:rFonts w:ascii="Georgia" w:eastAsia="Georgia" w:hAnsi="Georgia" w:cs="Georgia"/>
          <w:spacing w:val="16"/>
          <w:sz w:val="19"/>
          <w:szCs w:val="19"/>
        </w:rPr>
        <w:t xml:space="preserve"> </w:t>
      </w:r>
      <w:r>
        <w:rPr>
          <w:rFonts w:ascii="Georgia" w:eastAsia="Georgia" w:hAnsi="Georgia" w:cs="Georgia"/>
          <w:w w:val="102"/>
          <w:sz w:val="19"/>
          <w:szCs w:val="19"/>
        </w:rPr>
        <w:t>average</w:t>
      </w:r>
    </w:p>
    <w:p w14:paraId="5D2B2F3B" w14:textId="77777777" w:rsidR="00E61F9D" w:rsidRDefault="00E61F9D">
      <w:pPr>
        <w:spacing w:after="0"/>
        <w:jc w:val="both"/>
        <w:sectPr w:rsidR="00E61F9D">
          <w:pgSz w:w="12240" w:h="15840"/>
          <w:pgMar w:top="700" w:right="580" w:bottom="280" w:left="600" w:header="720" w:footer="720" w:gutter="0"/>
          <w:cols w:space="720"/>
        </w:sectPr>
      </w:pPr>
    </w:p>
    <w:p w14:paraId="5CBFC120" w14:textId="3E1DC78C" w:rsidR="00E61F9D" w:rsidRDefault="005C64D6">
      <w:pPr>
        <w:spacing w:before="85" w:after="0" w:line="277" w:lineRule="auto"/>
        <w:ind w:left="120" w:right="83"/>
        <w:jc w:val="both"/>
        <w:rPr>
          <w:rFonts w:ascii="Georgia" w:eastAsia="Georgia" w:hAnsi="Georgia" w:cs="Georgia"/>
          <w:sz w:val="19"/>
          <w:szCs w:val="19"/>
        </w:rPr>
      </w:pPr>
      <w:proofErr w:type="gramStart"/>
      <w:r>
        <w:rPr>
          <w:rFonts w:ascii="Georgia" w:eastAsia="Georgia" w:hAnsi="Georgia" w:cs="Georgia"/>
          <w:sz w:val="19"/>
          <w:szCs w:val="19"/>
        </w:rPr>
        <w:lastRenderedPageBreak/>
        <w:t>to</w:t>
      </w:r>
      <w:proofErr w:type="gramEnd"/>
      <w:r>
        <w:rPr>
          <w:rFonts w:ascii="Georgia" w:eastAsia="Georgia" w:hAnsi="Georgia" w:cs="Georgia"/>
          <w:spacing w:val="10"/>
          <w:sz w:val="19"/>
          <w:szCs w:val="19"/>
        </w:rPr>
        <w:t xml:space="preserve"> </w:t>
      </w:r>
      <w:r>
        <w:rPr>
          <w:rFonts w:ascii="Georgia" w:eastAsia="Georgia" w:hAnsi="Georgia" w:cs="Georgia"/>
          <w:sz w:val="19"/>
          <w:szCs w:val="19"/>
        </w:rPr>
        <w:t>create</w:t>
      </w:r>
      <w:r>
        <w:rPr>
          <w:rFonts w:ascii="Georgia" w:eastAsia="Georgia" w:hAnsi="Georgia" w:cs="Georgia"/>
          <w:spacing w:val="17"/>
          <w:sz w:val="19"/>
          <w:szCs w:val="19"/>
        </w:rPr>
        <w:t xml:space="preserve"> </w:t>
      </w:r>
      <w:r>
        <w:rPr>
          <w:rFonts w:ascii="Georgia" w:eastAsia="Georgia" w:hAnsi="Georgia" w:cs="Georgia"/>
          <w:sz w:val="19"/>
          <w:szCs w:val="19"/>
        </w:rPr>
        <w:t>a</w:t>
      </w:r>
      <w:r>
        <w:rPr>
          <w:rFonts w:ascii="Georgia" w:eastAsia="Georgia" w:hAnsi="Georgia" w:cs="Georgia"/>
          <w:spacing w:val="10"/>
          <w:sz w:val="19"/>
          <w:szCs w:val="19"/>
        </w:rPr>
        <w:t xml:space="preserve"> </w:t>
      </w:r>
      <w:r>
        <w:rPr>
          <w:rFonts w:ascii="Georgia" w:eastAsia="Georgia" w:hAnsi="Georgia" w:cs="Georgia"/>
          <w:sz w:val="19"/>
          <w:szCs w:val="19"/>
        </w:rPr>
        <w:t>new</w:t>
      </w:r>
      <w:r>
        <w:rPr>
          <w:rFonts w:ascii="Georgia" w:eastAsia="Georgia" w:hAnsi="Georgia" w:cs="Georgia"/>
          <w:spacing w:val="14"/>
          <w:sz w:val="19"/>
          <w:szCs w:val="19"/>
        </w:rPr>
        <w:t xml:space="preserve"> </w:t>
      </w:r>
      <w:r>
        <w:rPr>
          <w:rFonts w:ascii="Georgia" w:eastAsia="Georgia" w:hAnsi="Georgia" w:cs="Georgia"/>
          <w:sz w:val="19"/>
          <w:szCs w:val="19"/>
        </w:rPr>
        <w:t>estimate,</w:t>
      </w:r>
      <w:r>
        <w:rPr>
          <w:rFonts w:ascii="Georgia" w:eastAsia="Georgia" w:hAnsi="Georgia" w:cs="Georgia"/>
          <w:spacing w:val="24"/>
          <w:sz w:val="19"/>
          <w:szCs w:val="19"/>
        </w:rPr>
        <w:t xml:space="preserve"> </w:t>
      </w:r>
      <w:r>
        <w:rPr>
          <w:rFonts w:ascii="Georgia" w:eastAsia="Georgia" w:hAnsi="Georgia" w:cs="Georgia"/>
          <w:sz w:val="19"/>
          <w:szCs w:val="19"/>
        </w:rPr>
        <w:t>and</w:t>
      </w:r>
      <w:r>
        <w:rPr>
          <w:rFonts w:ascii="Georgia" w:eastAsia="Georgia" w:hAnsi="Georgia" w:cs="Georgia"/>
          <w:spacing w:val="13"/>
          <w:sz w:val="19"/>
          <w:szCs w:val="19"/>
        </w:rPr>
        <w:t xml:space="preserve"> </w:t>
      </w:r>
      <w:r>
        <w:rPr>
          <w:rFonts w:ascii="Georgia" w:eastAsia="Georgia" w:hAnsi="Georgia" w:cs="Georgia"/>
          <w:sz w:val="19"/>
          <w:szCs w:val="19"/>
        </w:rPr>
        <w:t>then</w:t>
      </w:r>
      <w:r>
        <w:rPr>
          <w:rFonts w:ascii="Georgia" w:eastAsia="Georgia" w:hAnsi="Georgia" w:cs="Georgia"/>
          <w:spacing w:val="15"/>
          <w:sz w:val="19"/>
          <w:szCs w:val="19"/>
        </w:rPr>
        <w:t xml:space="preserve"> </w:t>
      </w:r>
      <w:r>
        <w:rPr>
          <w:rFonts w:ascii="Georgia" w:eastAsia="Georgia" w:hAnsi="Georgia" w:cs="Georgia"/>
          <w:sz w:val="19"/>
          <w:szCs w:val="19"/>
        </w:rPr>
        <w:t>“reshaping”</w:t>
      </w:r>
      <w:r>
        <w:rPr>
          <w:rFonts w:ascii="Georgia" w:eastAsia="Georgia" w:hAnsi="Georgia" w:cs="Georgia"/>
          <w:spacing w:val="27"/>
          <w:sz w:val="19"/>
          <w:szCs w:val="19"/>
        </w:rPr>
        <w:t xml:space="preserve"> </w:t>
      </w:r>
      <w:r>
        <w:rPr>
          <w:rFonts w:ascii="Georgia" w:eastAsia="Georgia" w:hAnsi="Georgia" w:cs="Georgia"/>
          <w:sz w:val="19"/>
          <w:szCs w:val="19"/>
        </w:rPr>
        <w:t>this</w:t>
      </w:r>
      <w:r>
        <w:rPr>
          <w:rFonts w:ascii="Georgia" w:eastAsia="Georgia" w:hAnsi="Georgia" w:cs="Georgia"/>
          <w:spacing w:val="13"/>
          <w:sz w:val="19"/>
          <w:szCs w:val="19"/>
        </w:rPr>
        <w:t xml:space="preserve"> </w:t>
      </w:r>
      <w:r>
        <w:rPr>
          <w:rFonts w:ascii="Georgia" w:eastAsia="Georgia" w:hAnsi="Georgia" w:cs="Georgia"/>
          <w:sz w:val="19"/>
          <w:szCs w:val="19"/>
        </w:rPr>
        <w:t>template</w:t>
      </w:r>
      <w:r>
        <w:rPr>
          <w:rFonts w:ascii="Georgia" w:eastAsia="Georgia" w:hAnsi="Georgia" w:cs="Georgia"/>
          <w:spacing w:val="22"/>
          <w:sz w:val="19"/>
          <w:szCs w:val="19"/>
        </w:rPr>
        <w:t xml:space="preserve"> </w:t>
      </w:r>
      <w:r>
        <w:rPr>
          <w:rFonts w:ascii="Georgia" w:eastAsia="Georgia" w:hAnsi="Georgia" w:cs="Georgia"/>
          <w:sz w:val="19"/>
          <w:szCs w:val="19"/>
        </w:rPr>
        <w:t>based</w:t>
      </w:r>
      <w:r>
        <w:rPr>
          <w:rFonts w:ascii="Georgia" w:eastAsia="Georgia" w:hAnsi="Georgia" w:cs="Georgia"/>
          <w:spacing w:val="17"/>
          <w:sz w:val="19"/>
          <w:szCs w:val="19"/>
        </w:rPr>
        <w:t xml:space="preserve"> </w:t>
      </w:r>
      <w:r>
        <w:rPr>
          <w:rFonts w:ascii="Georgia" w:eastAsia="Georgia" w:hAnsi="Georgia" w:cs="Georgia"/>
          <w:sz w:val="19"/>
          <w:szCs w:val="19"/>
        </w:rPr>
        <w:t>on</w:t>
      </w:r>
      <w:r>
        <w:rPr>
          <w:rFonts w:ascii="Georgia" w:eastAsia="Georgia" w:hAnsi="Georgia" w:cs="Georgia"/>
          <w:spacing w:val="11"/>
          <w:sz w:val="19"/>
          <w:szCs w:val="19"/>
        </w:rPr>
        <w:t xml:space="preserve"> </w:t>
      </w:r>
      <w:r>
        <w:rPr>
          <w:rFonts w:ascii="Georgia" w:eastAsia="Georgia" w:hAnsi="Georgia" w:cs="Georgia"/>
          <w:sz w:val="19"/>
          <w:szCs w:val="19"/>
        </w:rPr>
        <w:t>the</w:t>
      </w:r>
      <w:r>
        <w:rPr>
          <w:rFonts w:ascii="Georgia" w:eastAsia="Georgia" w:hAnsi="Georgia" w:cs="Georgia"/>
          <w:spacing w:val="12"/>
          <w:sz w:val="19"/>
          <w:szCs w:val="19"/>
        </w:rPr>
        <w:t xml:space="preserve"> </w:t>
      </w:r>
      <w:r>
        <w:rPr>
          <w:rFonts w:ascii="Georgia" w:eastAsia="Georgia" w:hAnsi="Georgia" w:cs="Georgia"/>
          <w:sz w:val="19"/>
          <w:szCs w:val="19"/>
        </w:rPr>
        <w:t>average</w:t>
      </w:r>
      <w:r>
        <w:rPr>
          <w:rFonts w:ascii="Georgia" w:eastAsia="Georgia" w:hAnsi="Georgia" w:cs="Georgia"/>
          <w:spacing w:val="20"/>
          <w:sz w:val="19"/>
          <w:szCs w:val="19"/>
        </w:rPr>
        <w:t xml:space="preserve"> </w:t>
      </w:r>
      <w:r>
        <w:rPr>
          <w:rFonts w:ascii="Georgia" w:eastAsia="Georgia" w:hAnsi="Georgia" w:cs="Georgia"/>
          <w:sz w:val="19"/>
          <w:szCs w:val="19"/>
        </w:rPr>
        <w:t>inverse</w:t>
      </w:r>
      <w:r>
        <w:rPr>
          <w:rFonts w:ascii="Georgia" w:eastAsia="Georgia" w:hAnsi="Georgia" w:cs="Georgia"/>
          <w:spacing w:val="19"/>
          <w:sz w:val="19"/>
          <w:szCs w:val="19"/>
        </w:rPr>
        <w:t xml:space="preserve"> </w:t>
      </w:r>
      <w:r>
        <w:rPr>
          <w:rFonts w:ascii="Georgia" w:eastAsia="Georgia" w:hAnsi="Georgia" w:cs="Georgia"/>
          <w:sz w:val="19"/>
          <w:szCs w:val="19"/>
        </w:rPr>
        <w:t>transformation</w:t>
      </w:r>
      <w:r>
        <w:rPr>
          <w:rFonts w:ascii="Georgia" w:eastAsia="Georgia" w:hAnsi="Georgia" w:cs="Georgia"/>
          <w:spacing w:val="32"/>
          <w:sz w:val="19"/>
          <w:szCs w:val="19"/>
        </w:rPr>
        <w:t xml:space="preserve"> </w:t>
      </w:r>
      <w:r>
        <w:rPr>
          <w:rFonts w:ascii="Georgia" w:eastAsia="Georgia" w:hAnsi="Georgia" w:cs="Georgia"/>
          <w:sz w:val="19"/>
          <w:szCs w:val="19"/>
        </w:rPr>
        <w:t>which</w:t>
      </w:r>
      <w:r>
        <w:rPr>
          <w:rFonts w:ascii="Georgia" w:eastAsia="Georgia" w:hAnsi="Georgia" w:cs="Georgia"/>
          <w:spacing w:val="17"/>
          <w:sz w:val="19"/>
          <w:szCs w:val="19"/>
        </w:rPr>
        <w:t xml:space="preserve"> </w:t>
      </w:r>
      <w:r>
        <w:rPr>
          <w:rFonts w:ascii="Georgia" w:eastAsia="Georgia" w:hAnsi="Georgia" w:cs="Georgia"/>
          <w:sz w:val="19"/>
          <w:szCs w:val="19"/>
        </w:rPr>
        <w:t>“moves”</w:t>
      </w:r>
      <w:r>
        <w:rPr>
          <w:rFonts w:ascii="Georgia" w:eastAsia="Georgia" w:hAnsi="Georgia" w:cs="Georgia"/>
          <w:spacing w:val="21"/>
          <w:sz w:val="19"/>
          <w:szCs w:val="19"/>
        </w:rPr>
        <w:t xml:space="preserve"> </w:t>
      </w:r>
      <w:r>
        <w:rPr>
          <w:rFonts w:ascii="Georgia" w:eastAsia="Georgia" w:hAnsi="Georgia" w:cs="Georgia"/>
          <w:w w:val="102"/>
          <w:sz w:val="19"/>
          <w:szCs w:val="19"/>
        </w:rPr>
        <w:t xml:space="preserve">the </w:t>
      </w:r>
      <w:r>
        <w:rPr>
          <w:rFonts w:ascii="Georgia" w:eastAsia="Georgia" w:hAnsi="Georgia" w:cs="Georgia"/>
          <w:sz w:val="19"/>
          <w:szCs w:val="19"/>
        </w:rPr>
        <w:t>template</w:t>
      </w:r>
      <w:r>
        <w:rPr>
          <w:rFonts w:ascii="Georgia" w:eastAsia="Georgia" w:hAnsi="Georgia" w:cs="Georgia"/>
          <w:spacing w:val="30"/>
          <w:sz w:val="19"/>
          <w:szCs w:val="19"/>
        </w:rPr>
        <w:t xml:space="preserve"> </w:t>
      </w:r>
      <w:r>
        <w:rPr>
          <w:rFonts w:ascii="Georgia" w:eastAsia="Georgia" w:hAnsi="Georgia" w:cs="Georgia"/>
          <w:sz w:val="19"/>
          <w:szCs w:val="19"/>
        </w:rPr>
        <w:t>estimate</w:t>
      </w:r>
      <w:r>
        <w:rPr>
          <w:rFonts w:ascii="Georgia" w:eastAsia="Georgia" w:hAnsi="Georgia" w:cs="Georgia"/>
          <w:spacing w:val="29"/>
          <w:sz w:val="19"/>
          <w:szCs w:val="19"/>
        </w:rPr>
        <w:t xml:space="preserve"> </w:t>
      </w:r>
      <w:r>
        <w:rPr>
          <w:rFonts w:ascii="Georgia" w:eastAsia="Georgia" w:hAnsi="Georgia" w:cs="Georgia"/>
          <w:sz w:val="19"/>
          <w:szCs w:val="19"/>
        </w:rPr>
        <w:t>closer</w:t>
      </w:r>
      <w:r>
        <w:rPr>
          <w:rFonts w:ascii="Georgia" w:eastAsia="Georgia" w:hAnsi="Georgia" w:cs="Georgia"/>
          <w:spacing w:val="25"/>
          <w:sz w:val="19"/>
          <w:szCs w:val="19"/>
        </w:rPr>
        <w:t xml:space="preserve"> </w:t>
      </w:r>
      <w:r>
        <w:rPr>
          <w:rFonts w:ascii="Georgia" w:eastAsia="Georgia" w:hAnsi="Georgia" w:cs="Georgia"/>
          <w:sz w:val="19"/>
          <w:szCs w:val="19"/>
        </w:rPr>
        <w:t>to</w:t>
      </w:r>
      <w:r>
        <w:rPr>
          <w:rFonts w:ascii="Georgia" w:eastAsia="Georgia" w:hAnsi="Georgia" w:cs="Georgia"/>
          <w:spacing w:val="18"/>
          <w:sz w:val="19"/>
          <w:szCs w:val="19"/>
        </w:rPr>
        <w:t xml:space="preserve"> </w:t>
      </w:r>
      <w:r>
        <w:rPr>
          <w:rFonts w:ascii="Georgia" w:eastAsia="Georgia" w:hAnsi="Georgia" w:cs="Georgia"/>
          <w:sz w:val="19"/>
          <w:szCs w:val="19"/>
        </w:rPr>
        <w:t>the</w:t>
      </w:r>
      <w:r>
        <w:rPr>
          <w:rFonts w:ascii="Georgia" w:eastAsia="Georgia" w:hAnsi="Georgia" w:cs="Georgia"/>
          <w:spacing w:val="20"/>
          <w:sz w:val="19"/>
          <w:szCs w:val="19"/>
        </w:rPr>
        <w:t xml:space="preserve"> </w:t>
      </w:r>
      <w:r>
        <w:rPr>
          <w:rFonts w:ascii="Georgia" w:eastAsia="Georgia" w:hAnsi="Georgia" w:cs="Georgia"/>
          <w:sz w:val="19"/>
          <w:szCs w:val="19"/>
        </w:rPr>
        <w:t>group</w:t>
      </w:r>
      <w:r>
        <w:rPr>
          <w:rFonts w:ascii="Georgia" w:eastAsia="Georgia" w:hAnsi="Georgia" w:cs="Georgia"/>
          <w:spacing w:val="25"/>
          <w:sz w:val="19"/>
          <w:szCs w:val="19"/>
        </w:rPr>
        <w:t xml:space="preserve"> </w:t>
      </w:r>
      <w:r>
        <w:rPr>
          <w:rFonts w:ascii="Georgia" w:eastAsia="Georgia" w:hAnsi="Georgia" w:cs="Georgia"/>
          <w:sz w:val="19"/>
          <w:szCs w:val="19"/>
        </w:rPr>
        <w:t>mean—see</w:t>
      </w:r>
      <w:r>
        <w:rPr>
          <w:rFonts w:ascii="Georgia" w:eastAsia="Georgia" w:hAnsi="Georgia" w:cs="Georgia"/>
          <w:spacing w:val="33"/>
          <w:sz w:val="19"/>
          <w:szCs w:val="19"/>
        </w:rPr>
        <w:t xml:space="preserve"> </w:t>
      </w:r>
      <w:r>
        <w:rPr>
          <w:rFonts w:ascii="Georgia" w:eastAsia="Georgia" w:hAnsi="Georgia" w:cs="Georgia"/>
          <w:sz w:val="19"/>
          <w:szCs w:val="19"/>
        </w:rPr>
        <w:t>Figure</w:t>
      </w:r>
      <w:r>
        <w:rPr>
          <w:rFonts w:ascii="Georgia" w:eastAsia="Georgia" w:hAnsi="Georgia" w:cs="Georgia"/>
          <w:spacing w:val="26"/>
          <w:sz w:val="19"/>
          <w:szCs w:val="19"/>
        </w:rPr>
        <w:t xml:space="preserve"> </w:t>
      </w:r>
      <w:r>
        <w:rPr>
          <w:rFonts w:ascii="Georgia" w:eastAsia="Georgia" w:hAnsi="Georgia" w:cs="Georgia"/>
          <w:sz w:val="19"/>
          <w:szCs w:val="19"/>
        </w:rPr>
        <w:t>1</w:t>
      </w:r>
      <w:r>
        <w:rPr>
          <w:rFonts w:ascii="Georgia" w:eastAsia="Georgia" w:hAnsi="Georgia" w:cs="Georgia"/>
          <w:spacing w:val="17"/>
          <w:sz w:val="19"/>
          <w:szCs w:val="19"/>
        </w:rPr>
        <w:t xml:space="preserve"> </w:t>
      </w:r>
      <w:r>
        <w:rPr>
          <w:rFonts w:ascii="Georgia" w:eastAsia="Georgia" w:hAnsi="Georgia" w:cs="Georgia"/>
          <w:sz w:val="19"/>
          <w:szCs w:val="19"/>
        </w:rPr>
        <w:t>for</w:t>
      </w:r>
      <w:r>
        <w:rPr>
          <w:rFonts w:ascii="Georgia" w:eastAsia="Georgia" w:hAnsi="Georgia" w:cs="Georgia"/>
          <w:spacing w:val="20"/>
          <w:sz w:val="19"/>
          <w:szCs w:val="19"/>
        </w:rPr>
        <w:t xml:space="preserve"> </w:t>
      </w:r>
      <w:r>
        <w:rPr>
          <w:rFonts w:ascii="Georgia" w:eastAsia="Georgia" w:hAnsi="Georgia" w:cs="Georgia"/>
          <w:sz w:val="19"/>
          <w:szCs w:val="19"/>
        </w:rPr>
        <w:t>a</w:t>
      </w:r>
      <w:r>
        <w:rPr>
          <w:rFonts w:ascii="Georgia" w:eastAsia="Georgia" w:hAnsi="Georgia" w:cs="Georgia"/>
          <w:spacing w:val="18"/>
          <w:sz w:val="19"/>
          <w:szCs w:val="19"/>
        </w:rPr>
        <w:t xml:space="preserve"> </w:t>
      </w:r>
      <w:r>
        <w:rPr>
          <w:rFonts w:ascii="Georgia" w:eastAsia="Georgia" w:hAnsi="Georgia" w:cs="Georgia"/>
          <w:sz w:val="19"/>
          <w:szCs w:val="19"/>
        </w:rPr>
        <w:t>cohort-specific</w:t>
      </w:r>
      <w:r>
        <w:rPr>
          <w:rFonts w:ascii="Georgia" w:eastAsia="Georgia" w:hAnsi="Georgia" w:cs="Georgia"/>
          <w:spacing w:val="40"/>
          <w:sz w:val="19"/>
          <w:szCs w:val="19"/>
        </w:rPr>
        <w:t xml:space="preserve"> </w:t>
      </w:r>
      <w:r>
        <w:rPr>
          <w:rFonts w:ascii="Georgia" w:eastAsia="Georgia" w:hAnsi="Georgia" w:cs="Georgia"/>
          <w:sz w:val="19"/>
          <w:szCs w:val="19"/>
        </w:rPr>
        <w:t>multi-modality</w:t>
      </w:r>
      <w:r>
        <w:rPr>
          <w:rFonts w:ascii="Georgia" w:eastAsia="Georgia" w:hAnsi="Georgia" w:cs="Georgia"/>
          <w:spacing w:val="40"/>
          <w:sz w:val="19"/>
          <w:szCs w:val="19"/>
        </w:rPr>
        <w:t xml:space="preserve"> </w:t>
      </w:r>
      <w:r>
        <w:rPr>
          <w:rFonts w:ascii="Georgia" w:eastAsia="Georgia" w:hAnsi="Georgia" w:cs="Georgia"/>
          <w:sz w:val="19"/>
          <w:szCs w:val="19"/>
        </w:rPr>
        <w:t>brain</w:t>
      </w:r>
      <w:r>
        <w:rPr>
          <w:rFonts w:ascii="Georgia" w:eastAsia="Georgia" w:hAnsi="Georgia" w:cs="Georgia"/>
          <w:spacing w:val="24"/>
          <w:sz w:val="19"/>
          <w:szCs w:val="19"/>
        </w:rPr>
        <w:t xml:space="preserve"> </w:t>
      </w:r>
      <w:r>
        <w:rPr>
          <w:rFonts w:ascii="Georgia" w:eastAsia="Georgia" w:hAnsi="Georgia" w:cs="Georgia"/>
          <w:sz w:val="19"/>
          <w:szCs w:val="19"/>
        </w:rPr>
        <w:t>template</w:t>
      </w:r>
      <w:r>
        <w:rPr>
          <w:rFonts w:ascii="Georgia" w:eastAsia="Georgia" w:hAnsi="Georgia" w:cs="Georgia"/>
          <w:spacing w:val="30"/>
          <w:sz w:val="19"/>
          <w:szCs w:val="19"/>
        </w:rPr>
        <w:t xml:space="preserve"> </w:t>
      </w:r>
      <w:r>
        <w:rPr>
          <w:rFonts w:ascii="Georgia" w:eastAsia="Georgia" w:hAnsi="Georgia" w:cs="Georgia"/>
          <w:sz w:val="19"/>
          <w:szCs w:val="19"/>
        </w:rPr>
        <w:t>for</w:t>
      </w:r>
      <w:r>
        <w:rPr>
          <w:rFonts w:ascii="Georgia" w:eastAsia="Georgia" w:hAnsi="Georgia" w:cs="Georgia"/>
          <w:spacing w:val="20"/>
          <w:sz w:val="19"/>
          <w:szCs w:val="19"/>
        </w:rPr>
        <w:t xml:space="preserve"> </w:t>
      </w:r>
      <w:r>
        <w:rPr>
          <w:rFonts w:ascii="Georgia" w:eastAsia="Georgia" w:hAnsi="Georgia" w:cs="Georgia"/>
          <w:sz w:val="19"/>
          <w:szCs w:val="19"/>
        </w:rPr>
        <w:t>females</w:t>
      </w:r>
      <w:r>
        <w:rPr>
          <w:rFonts w:ascii="Georgia" w:eastAsia="Georgia" w:hAnsi="Georgia" w:cs="Georgia"/>
          <w:spacing w:val="28"/>
          <w:sz w:val="19"/>
          <w:szCs w:val="19"/>
        </w:rPr>
        <w:t xml:space="preserve"> </w:t>
      </w:r>
      <w:r>
        <w:rPr>
          <w:rFonts w:ascii="Georgia" w:eastAsia="Georgia" w:hAnsi="Georgia" w:cs="Georgia"/>
          <w:w w:val="103"/>
          <w:sz w:val="19"/>
          <w:szCs w:val="19"/>
        </w:rPr>
        <w:t xml:space="preserve">in </w:t>
      </w:r>
      <w:r>
        <w:rPr>
          <w:rFonts w:ascii="Georgia" w:eastAsia="Georgia" w:hAnsi="Georgia" w:cs="Georgia"/>
          <w:sz w:val="19"/>
          <w:szCs w:val="19"/>
        </w:rPr>
        <w:t>the</w:t>
      </w:r>
      <w:r>
        <w:rPr>
          <w:rFonts w:ascii="Georgia" w:eastAsia="Georgia" w:hAnsi="Georgia" w:cs="Georgia"/>
          <w:spacing w:val="15"/>
          <w:sz w:val="19"/>
          <w:szCs w:val="19"/>
        </w:rPr>
        <w:t xml:space="preserve"> </w:t>
      </w:r>
      <w:r>
        <w:rPr>
          <w:rFonts w:ascii="Georgia" w:eastAsia="Georgia" w:hAnsi="Georgia" w:cs="Georgia"/>
          <w:sz w:val="19"/>
          <w:szCs w:val="19"/>
        </w:rPr>
        <w:t>age</w:t>
      </w:r>
      <w:r>
        <w:rPr>
          <w:rFonts w:ascii="Georgia" w:eastAsia="Georgia" w:hAnsi="Georgia" w:cs="Georgia"/>
          <w:spacing w:val="16"/>
          <w:sz w:val="19"/>
          <w:szCs w:val="19"/>
        </w:rPr>
        <w:t xml:space="preserve"> </w:t>
      </w:r>
      <w:r>
        <w:rPr>
          <w:rFonts w:ascii="Georgia" w:eastAsia="Georgia" w:hAnsi="Georgia" w:cs="Georgia"/>
          <w:sz w:val="19"/>
          <w:szCs w:val="19"/>
        </w:rPr>
        <w:t>range</w:t>
      </w:r>
      <w:r>
        <w:rPr>
          <w:rFonts w:ascii="Georgia" w:eastAsia="Georgia" w:hAnsi="Georgia" w:cs="Georgia"/>
          <w:spacing w:val="19"/>
          <w:sz w:val="19"/>
          <w:szCs w:val="19"/>
        </w:rPr>
        <w:t xml:space="preserve"> </w:t>
      </w:r>
      <w:r>
        <w:rPr>
          <w:rFonts w:ascii="Georgia" w:eastAsia="Georgia" w:hAnsi="Georgia" w:cs="Georgia"/>
          <w:sz w:val="19"/>
          <w:szCs w:val="19"/>
        </w:rPr>
        <w:t xml:space="preserve">50–60. </w:t>
      </w:r>
      <w:r>
        <w:rPr>
          <w:rFonts w:ascii="Georgia" w:eastAsia="Georgia" w:hAnsi="Georgia" w:cs="Georgia"/>
          <w:spacing w:val="9"/>
          <w:sz w:val="19"/>
          <w:szCs w:val="19"/>
        </w:rPr>
        <w:t xml:space="preserve"> </w:t>
      </w:r>
      <w:r>
        <w:rPr>
          <w:rFonts w:ascii="Georgia" w:eastAsia="Georgia" w:hAnsi="Georgia" w:cs="Georgia"/>
          <w:sz w:val="19"/>
          <w:szCs w:val="19"/>
        </w:rPr>
        <w:t>This</w:t>
      </w:r>
      <w:r>
        <w:rPr>
          <w:rFonts w:ascii="Georgia" w:eastAsia="Georgia" w:hAnsi="Georgia" w:cs="Georgia"/>
          <w:spacing w:val="17"/>
          <w:sz w:val="19"/>
          <w:szCs w:val="19"/>
        </w:rPr>
        <w:t xml:space="preserve"> </w:t>
      </w:r>
      <w:r>
        <w:rPr>
          <w:rFonts w:ascii="Georgia" w:eastAsia="Georgia" w:hAnsi="Georgia" w:cs="Georgia"/>
          <w:sz w:val="19"/>
          <w:szCs w:val="19"/>
        </w:rPr>
        <w:t>functionality</w:t>
      </w:r>
      <w:r>
        <w:rPr>
          <w:rFonts w:ascii="Georgia" w:eastAsia="Georgia" w:hAnsi="Georgia" w:cs="Georgia"/>
          <w:spacing w:val="31"/>
          <w:sz w:val="19"/>
          <w:szCs w:val="19"/>
        </w:rPr>
        <w:t xml:space="preserve"> </w:t>
      </w:r>
      <w:r>
        <w:rPr>
          <w:rFonts w:ascii="Georgia" w:eastAsia="Georgia" w:hAnsi="Georgia" w:cs="Georgia"/>
          <w:sz w:val="19"/>
          <w:szCs w:val="19"/>
        </w:rPr>
        <w:t>has</w:t>
      </w:r>
      <w:r>
        <w:rPr>
          <w:rFonts w:ascii="Georgia" w:eastAsia="Georgia" w:hAnsi="Georgia" w:cs="Georgia"/>
          <w:spacing w:val="16"/>
          <w:sz w:val="19"/>
          <w:szCs w:val="19"/>
        </w:rPr>
        <w:t xml:space="preserve"> </w:t>
      </w:r>
      <w:r>
        <w:rPr>
          <w:rFonts w:ascii="Georgia" w:eastAsia="Georgia" w:hAnsi="Georgia" w:cs="Georgia"/>
          <w:sz w:val="19"/>
          <w:szCs w:val="19"/>
        </w:rPr>
        <w:t>proven</w:t>
      </w:r>
      <w:r>
        <w:rPr>
          <w:rFonts w:ascii="Georgia" w:eastAsia="Georgia" w:hAnsi="Georgia" w:cs="Georgia"/>
          <w:spacing w:val="22"/>
          <w:sz w:val="19"/>
          <w:szCs w:val="19"/>
        </w:rPr>
        <w:t xml:space="preserve"> </w:t>
      </w:r>
      <w:r>
        <w:rPr>
          <w:rFonts w:ascii="Georgia" w:eastAsia="Georgia" w:hAnsi="Georgia" w:cs="Georgia"/>
          <w:sz w:val="19"/>
          <w:szCs w:val="19"/>
        </w:rPr>
        <w:t>to</w:t>
      </w:r>
      <w:r>
        <w:rPr>
          <w:rFonts w:ascii="Georgia" w:eastAsia="Georgia" w:hAnsi="Georgia" w:cs="Georgia"/>
          <w:spacing w:val="13"/>
          <w:sz w:val="19"/>
          <w:szCs w:val="19"/>
        </w:rPr>
        <w:t xml:space="preserve"> </w:t>
      </w:r>
      <w:r>
        <w:rPr>
          <w:rFonts w:ascii="Georgia" w:eastAsia="Georgia" w:hAnsi="Georgia" w:cs="Georgia"/>
          <w:sz w:val="19"/>
          <w:szCs w:val="19"/>
        </w:rPr>
        <w:t>be</w:t>
      </w:r>
      <w:r>
        <w:rPr>
          <w:rFonts w:ascii="Georgia" w:eastAsia="Georgia" w:hAnsi="Georgia" w:cs="Georgia"/>
          <w:spacing w:val="14"/>
          <w:sz w:val="19"/>
          <w:szCs w:val="19"/>
        </w:rPr>
        <w:t xml:space="preserve"> </w:t>
      </w:r>
      <w:r>
        <w:rPr>
          <w:rFonts w:ascii="Georgia" w:eastAsia="Georgia" w:hAnsi="Georgia" w:cs="Georgia"/>
          <w:sz w:val="19"/>
          <w:szCs w:val="19"/>
        </w:rPr>
        <w:t>a</w:t>
      </w:r>
      <w:r>
        <w:rPr>
          <w:rFonts w:ascii="Georgia" w:eastAsia="Georgia" w:hAnsi="Georgia" w:cs="Georgia"/>
          <w:spacing w:val="13"/>
          <w:sz w:val="19"/>
          <w:szCs w:val="19"/>
        </w:rPr>
        <w:t xml:space="preserve"> </w:t>
      </w:r>
      <w:del w:id="91" w:author="James Gee" w:date="2016-07-20T10:24:00Z">
        <w:r w:rsidDel="00DD442B">
          <w:rPr>
            <w:rFonts w:ascii="Georgia" w:eastAsia="Georgia" w:hAnsi="Georgia" w:cs="Georgia"/>
            <w:sz w:val="19"/>
            <w:szCs w:val="19"/>
          </w:rPr>
          <w:delText>vital</w:delText>
        </w:r>
        <w:r w:rsidDel="00DD442B">
          <w:rPr>
            <w:rFonts w:ascii="Georgia" w:eastAsia="Georgia" w:hAnsi="Georgia" w:cs="Georgia"/>
            <w:spacing w:val="17"/>
            <w:sz w:val="19"/>
            <w:szCs w:val="19"/>
          </w:rPr>
          <w:delText xml:space="preserve"> </w:delText>
        </w:r>
      </w:del>
      <w:ins w:id="92" w:author="James Gee" w:date="2016-07-20T10:24:00Z">
        <w:r w:rsidR="00DD442B">
          <w:rPr>
            <w:rFonts w:ascii="Georgia" w:eastAsia="Georgia" w:hAnsi="Georgia" w:cs="Georgia"/>
            <w:sz w:val="19"/>
            <w:szCs w:val="19"/>
          </w:rPr>
          <w:t>highly valued</w:t>
        </w:r>
        <w:r w:rsidR="00DD442B">
          <w:rPr>
            <w:rFonts w:ascii="Georgia" w:eastAsia="Georgia" w:hAnsi="Georgia" w:cs="Georgia"/>
            <w:spacing w:val="17"/>
            <w:sz w:val="19"/>
            <w:szCs w:val="19"/>
          </w:rPr>
          <w:t xml:space="preserve"> </w:t>
        </w:r>
      </w:ins>
      <w:r>
        <w:rPr>
          <w:rFonts w:ascii="Georgia" w:eastAsia="Georgia" w:hAnsi="Georgia" w:cs="Georgia"/>
          <w:sz w:val="19"/>
          <w:szCs w:val="19"/>
        </w:rPr>
        <w:t>component</w:t>
      </w:r>
      <w:r>
        <w:rPr>
          <w:rFonts w:ascii="Georgia" w:eastAsia="Georgia" w:hAnsi="Georgia" w:cs="Georgia"/>
          <w:spacing w:val="29"/>
          <w:sz w:val="19"/>
          <w:szCs w:val="19"/>
        </w:rPr>
        <w:t xml:space="preserve"> </w:t>
      </w:r>
      <w:r>
        <w:rPr>
          <w:rFonts w:ascii="Georgia" w:eastAsia="Georgia" w:hAnsi="Georgia" w:cs="Georgia"/>
          <w:sz w:val="19"/>
          <w:szCs w:val="19"/>
        </w:rPr>
        <w:t>of</w:t>
      </w:r>
      <w:r>
        <w:rPr>
          <w:rFonts w:ascii="Georgia" w:eastAsia="Georgia" w:hAnsi="Georgia" w:cs="Georgia"/>
          <w:spacing w:val="13"/>
          <w:sz w:val="19"/>
          <w:szCs w:val="19"/>
        </w:rPr>
        <w:t xml:space="preserve"> </w:t>
      </w:r>
      <w:r>
        <w:rPr>
          <w:rFonts w:ascii="Georgia" w:eastAsia="Georgia" w:hAnsi="Georgia" w:cs="Georgia"/>
          <w:sz w:val="19"/>
          <w:szCs w:val="19"/>
        </w:rPr>
        <w:t>the</w:t>
      </w:r>
      <w:r>
        <w:rPr>
          <w:rFonts w:ascii="Georgia" w:eastAsia="Georgia" w:hAnsi="Georgia" w:cs="Georgia"/>
          <w:spacing w:val="15"/>
          <w:sz w:val="19"/>
          <w:szCs w:val="19"/>
        </w:rPr>
        <w:t xml:space="preserve"> </w:t>
      </w:r>
      <w:r>
        <w:rPr>
          <w:rFonts w:ascii="Georgia" w:eastAsia="Georgia" w:hAnsi="Georgia" w:cs="Georgia"/>
          <w:sz w:val="19"/>
          <w:szCs w:val="19"/>
        </w:rPr>
        <w:t>ANTs</w:t>
      </w:r>
      <w:r>
        <w:rPr>
          <w:rFonts w:ascii="Georgia" w:eastAsia="Georgia" w:hAnsi="Georgia" w:cs="Georgia"/>
          <w:spacing w:val="19"/>
          <w:sz w:val="19"/>
          <w:szCs w:val="19"/>
        </w:rPr>
        <w:t xml:space="preserve"> </w:t>
      </w:r>
      <w:r>
        <w:rPr>
          <w:rFonts w:ascii="Georgia" w:eastAsia="Georgia" w:hAnsi="Georgia" w:cs="Georgia"/>
          <w:sz w:val="19"/>
          <w:szCs w:val="19"/>
        </w:rPr>
        <w:t>toolkit,</w:t>
      </w:r>
      <w:r>
        <w:rPr>
          <w:rFonts w:ascii="Georgia" w:eastAsia="Georgia" w:hAnsi="Georgia" w:cs="Georgia"/>
          <w:spacing w:val="24"/>
          <w:sz w:val="19"/>
          <w:szCs w:val="19"/>
        </w:rPr>
        <w:t xml:space="preserve"> </w:t>
      </w:r>
      <w:r>
        <w:rPr>
          <w:rFonts w:ascii="Georgia" w:eastAsia="Georgia" w:hAnsi="Georgia" w:cs="Georgia"/>
          <w:sz w:val="19"/>
          <w:szCs w:val="19"/>
        </w:rPr>
        <w:t>with</w:t>
      </w:r>
      <w:r>
        <w:rPr>
          <w:rFonts w:ascii="Georgia" w:eastAsia="Georgia" w:hAnsi="Georgia" w:cs="Georgia"/>
          <w:spacing w:val="17"/>
          <w:sz w:val="19"/>
          <w:szCs w:val="19"/>
        </w:rPr>
        <w:t xml:space="preserve"> </w:t>
      </w:r>
      <w:r>
        <w:rPr>
          <w:rFonts w:ascii="Georgia" w:eastAsia="Georgia" w:hAnsi="Georgia" w:cs="Georgia"/>
          <w:sz w:val="19"/>
          <w:szCs w:val="19"/>
        </w:rPr>
        <w:t>significant</w:t>
      </w:r>
      <w:r>
        <w:rPr>
          <w:rFonts w:ascii="Georgia" w:eastAsia="Georgia" w:hAnsi="Georgia" w:cs="Georgia"/>
          <w:spacing w:val="28"/>
          <w:sz w:val="19"/>
          <w:szCs w:val="19"/>
        </w:rPr>
        <w:t xml:space="preserve"> </w:t>
      </w:r>
      <w:r>
        <w:rPr>
          <w:rFonts w:ascii="Georgia" w:eastAsia="Georgia" w:hAnsi="Georgia" w:cs="Georgia"/>
          <w:w w:val="102"/>
          <w:sz w:val="19"/>
          <w:szCs w:val="19"/>
        </w:rPr>
        <w:t xml:space="preserve">community </w:t>
      </w:r>
      <w:r>
        <w:rPr>
          <w:rFonts w:ascii="Georgia" w:eastAsia="Georgia" w:hAnsi="Georgia" w:cs="Georgia"/>
          <w:sz w:val="19"/>
          <w:szCs w:val="19"/>
        </w:rPr>
        <w:t>adoption,</w:t>
      </w:r>
      <w:r>
        <w:rPr>
          <w:rFonts w:ascii="Georgia" w:eastAsia="Georgia" w:hAnsi="Georgia" w:cs="Georgia"/>
          <w:spacing w:val="44"/>
          <w:sz w:val="19"/>
          <w:szCs w:val="19"/>
        </w:rPr>
        <w:t xml:space="preserve"> </w:t>
      </w:r>
      <w:r>
        <w:rPr>
          <w:rFonts w:ascii="Georgia" w:eastAsia="Georgia" w:hAnsi="Georgia" w:cs="Georgia"/>
          <w:sz w:val="19"/>
          <w:szCs w:val="19"/>
        </w:rPr>
        <w:t>for</w:t>
      </w:r>
      <w:r>
        <w:rPr>
          <w:rFonts w:ascii="Georgia" w:eastAsia="Georgia" w:hAnsi="Georgia" w:cs="Georgia"/>
          <w:spacing w:val="27"/>
          <w:sz w:val="19"/>
          <w:szCs w:val="19"/>
        </w:rPr>
        <w:t xml:space="preserve"> </w:t>
      </w:r>
      <w:r>
        <w:rPr>
          <w:rFonts w:ascii="Georgia" w:eastAsia="Georgia" w:hAnsi="Georgia" w:cs="Georgia"/>
          <w:sz w:val="19"/>
          <w:szCs w:val="19"/>
        </w:rPr>
        <w:t>performing</w:t>
      </w:r>
      <w:r>
        <w:rPr>
          <w:rFonts w:ascii="Georgia" w:eastAsia="Georgia" w:hAnsi="Georgia" w:cs="Georgia"/>
          <w:spacing w:val="42"/>
          <w:sz w:val="19"/>
          <w:szCs w:val="19"/>
        </w:rPr>
        <w:t xml:space="preserve"> </w:t>
      </w:r>
      <w:proofErr w:type="gramStart"/>
      <w:r>
        <w:rPr>
          <w:rFonts w:ascii="Georgia" w:eastAsia="Georgia" w:hAnsi="Georgia" w:cs="Georgia"/>
          <w:sz w:val="19"/>
          <w:szCs w:val="19"/>
        </w:rPr>
        <w:t xml:space="preserve">neuroimaging </w:t>
      </w:r>
      <w:r>
        <w:rPr>
          <w:rFonts w:ascii="Georgia" w:eastAsia="Georgia" w:hAnsi="Georgia" w:cs="Georgia"/>
          <w:spacing w:val="1"/>
          <w:sz w:val="19"/>
          <w:szCs w:val="19"/>
        </w:rPr>
        <w:t xml:space="preserve"> </w:t>
      </w:r>
      <w:r>
        <w:rPr>
          <w:rFonts w:ascii="Georgia" w:eastAsia="Georgia" w:hAnsi="Georgia" w:cs="Georgia"/>
          <w:sz w:val="19"/>
          <w:szCs w:val="19"/>
        </w:rPr>
        <w:t>research</w:t>
      </w:r>
      <w:proofErr w:type="gramEnd"/>
      <w:r>
        <w:rPr>
          <w:rFonts w:ascii="Georgia" w:eastAsia="Georgia" w:hAnsi="Georgia" w:cs="Georgia"/>
          <w:spacing w:val="37"/>
          <w:sz w:val="19"/>
          <w:szCs w:val="19"/>
        </w:rPr>
        <w:t xml:space="preserve"> </w:t>
      </w:r>
      <w:r>
        <w:rPr>
          <w:rFonts w:ascii="Georgia" w:eastAsia="Georgia" w:hAnsi="Georgia" w:cs="Georgia"/>
          <w:sz w:val="19"/>
          <w:szCs w:val="19"/>
        </w:rPr>
        <w:t>(e.g.,</w:t>
      </w:r>
      <w:r>
        <w:rPr>
          <w:rFonts w:ascii="Georgia" w:eastAsia="Georgia" w:hAnsi="Georgia" w:cs="Georgia"/>
          <w:spacing w:val="36"/>
          <w:sz w:val="19"/>
          <w:szCs w:val="19"/>
        </w:rPr>
        <w:t xml:space="preserve"> </w:t>
      </w:r>
      <w:r>
        <w:rPr>
          <w:rFonts w:ascii="Georgia" w:eastAsia="Georgia" w:hAnsi="Georgia" w:cs="Georgia"/>
          <w:sz w:val="19"/>
          <w:szCs w:val="19"/>
        </w:rPr>
        <w:t>[13,</w:t>
      </w:r>
      <w:r>
        <w:rPr>
          <w:rFonts w:ascii="Georgia" w:eastAsia="Georgia" w:hAnsi="Georgia" w:cs="Georgia"/>
          <w:spacing w:val="34"/>
          <w:sz w:val="19"/>
          <w:szCs w:val="19"/>
        </w:rPr>
        <w:t xml:space="preserve"> </w:t>
      </w:r>
      <w:r>
        <w:rPr>
          <w:rFonts w:ascii="Georgia" w:eastAsia="Georgia" w:hAnsi="Georgia" w:cs="Georgia"/>
          <w:sz w:val="19"/>
          <w:szCs w:val="19"/>
        </w:rPr>
        <w:t xml:space="preserve">24–28]).  </w:t>
      </w:r>
      <w:r>
        <w:rPr>
          <w:rFonts w:ascii="Georgia" w:eastAsia="Georgia" w:hAnsi="Georgia" w:cs="Georgia"/>
          <w:spacing w:val="4"/>
          <w:sz w:val="19"/>
          <w:szCs w:val="19"/>
        </w:rPr>
        <w:t xml:space="preserve"> </w:t>
      </w:r>
      <w:ins w:id="93" w:author="James Gee" w:date="2016-07-20T10:25:00Z">
        <w:r w:rsidR="00DD442B" w:rsidRPr="00DD442B">
          <w:rPr>
            <w:rFonts w:ascii="Georgia" w:eastAsia="Georgia" w:hAnsi="Georgia" w:cs="Georgia"/>
            <w:i/>
            <w:color w:val="FF0000"/>
            <w:sz w:val="19"/>
            <w:szCs w:val="19"/>
          </w:rPr>
          <w:t xml:space="preserve">The same technology specialized to lung imaging will accelerate the translation to the pulmonary domain of </w:t>
        </w:r>
        <w:proofErr w:type="spellStart"/>
        <w:r w:rsidR="00DD442B" w:rsidRPr="00DD442B">
          <w:rPr>
            <w:rFonts w:ascii="Georgia" w:eastAsia="Georgia" w:hAnsi="Georgia" w:cs="Georgia"/>
            <w:i/>
            <w:color w:val="FF0000"/>
            <w:sz w:val="19"/>
            <w:szCs w:val="19"/>
          </w:rPr>
          <w:t>voxelwise</w:t>
        </w:r>
        <w:proofErr w:type="spellEnd"/>
        <w:r w:rsidR="00DD442B" w:rsidRPr="00DD442B">
          <w:rPr>
            <w:rFonts w:ascii="Georgia" w:eastAsia="Georgia" w:hAnsi="Georgia" w:cs="Georgia"/>
            <w:i/>
            <w:color w:val="FF0000"/>
            <w:sz w:val="19"/>
            <w:szCs w:val="19"/>
          </w:rPr>
          <w:t xml:space="preserve"> studies that have transformed the neuroimaging field, and may prove equally valuable and impactful to the pulmonary research community [29].</w:t>
        </w:r>
      </w:ins>
      <w:del w:id="94" w:author="James Gee" w:date="2016-07-20T10:25:00Z">
        <w:r w:rsidDel="00DD442B">
          <w:rPr>
            <w:rFonts w:ascii="Georgia" w:eastAsia="Georgia" w:hAnsi="Georgia" w:cs="Georgia"/>
            <w:i/>
            <w:color w:val="FF0000"/>
            <w:sz w:val="19"/>
            <w:szCs w:val="19"/>
          </w:rPr>
          <w:delText>Based</w:delText>
        </w:r>
        <w:r w:rsidDel="00DD442B">
          <w:rPr>
            <w:rFonts w:ascii="Georgia" w:eastAsia="Georgia" w:hAnsi="Georgia" w:cs="Georgia"/>
            <w:i/>
            <w:color w:val="FF0000"/>
            <w:spacing w:val="21"/>
            <w:sz w:val="19"/>
            <w:szCs w:val="19"/>
          </w:rPr>
          <w:delText xml:space="preserve"> </w:delText>
        </w:r>
        <w:r w:rsidDel="00DD442B">
          <w:rPr>
            <w:rFonts w:ascii="Georgia" w:eastAsia="Georgia" w:hAnsi="Georgia" w:cs="Georgia"/>
            <w:i/>
            <w:color w:val="FF0000"/>
            <w:sz w:val="19"/>
            <w:szCs w:val="19"/>
          </w:rPr>
          <w:delText>on</w:delText>
        </w:r>
        <w:r w:rsidDel="00DD442B">
          <w:rPr>
            <w:rFonts w:ascii="Georgia" w:eastAsia="Georgia" w:hAnsi="Georgia" w:cs="Georgia"/>
            <w:i/>
            <w:color w:val="FF0000"/>
            <w:spacing w:val="21"/>
            <w:sz w:val="19"/>
            <w:szCs w:val="19"/>
          </w:rPr>
          <w:delText xml:space="preserve"> </w:delText>
        </w:r>
        <w:r w:rsidDel="00DD442B">
          <w:rPr>
            <w:rFonts w:ascii="Georgia" w:eastAsia="Georgia" w:hAnsi="Georgia" w:cs="Georgia"/>
            <w:i/>
            <w:color w:val="FF0000"/>
            <w:sz w:val="19"/>
            <w:szCs w:val="19"/>
          </w:rPr>
          <w:delText>our</w:delText>
        </w:r>
        <w:r w:rsidDel="00DD442B">
          <w:rPr>
            <w:rFonts w:ascii="Georgia" w:eastAsia="Georgia" w:hAnsi="Georgia" w:cs="Georgia"/>
            <w:i/>
            <w:color w:val="FF0000"/>
            <w:spacing w:val="21"/>
            <w:sz w:val="19"/>
            <w:szCs w:val="19"/>
          </w:rPr>
          <w:delText xml:space="preserve"> </w:delText>
        </w:r>
        <w:r w:rsidDel="00DD442B">
          <w:rPr>
            <w:rFonts w:ascii="Georgia" w:eastAsia="Georgia" w:hAnsi="Georgia" w:cs="Georgia"/>
            <w:i/>
            <w:color w:val="FF0000"/>
            <w:sz w:val="19"/>
            <w:szCs w:val="19"/>
          </w:rPr>
          <w:delText>pulmonary</w:delText>
        </w:r>
        <w:r w:rsidDel="00DD442B">
          <w:rPr>
            <w:rFonts w:ascii="Georgia" w:eastAsia="Georgia" w:hAnsi="Georgia" w:cs="Georgia"/>
            <w:i/>
            <w:color w:val="FF0000"/>
            <w:spacing w:val="21"/>
            <w:sz w:val="19"/>
            <w:szCs w:val="19"/>
          </w:rPr>
          <w:delText xml:space="preserve"> </w:delText>
        </w:r>
        <w:r w:rsidDel="00DD442B">
          <w:rPr>
            <w:rFonts w:ascii="Georgia" w:eastAsia="Georgia" w:hAnsi="Georgia" w:cs="Georgia"/>
            <w:i/>
            <w:color w:val="FF0000"/>
            <w:sz w:val="19"/>
            <w:szCs w:val="19"/>
          </w:rPr>
          <w:delText>research</w:delText>
        </w:r>
        <w:r w:rsidDel="00DD442B">
          <w:rPr>
            <w:rFonts w:ascii="Georgia" w:eastAsia="Georgia" w:hAnsi="Georgia" w:cs="Georgia"/>
            <w:i/>
            <w:color w:val="FF0000"/>
            <w:spacing w:val="21"/>
            <w:sz w:val="19"/>
            <w:szCs w:val="19"/>
          </w:rPr>
          <w:delText xml:space="preserve"> </w:delText>
        </w:r>
        <w:r w:rsidDel="00DD442B">
          <w:rPr>
            <w:rFonts w:ascii="Georgia" w:eastAsia="Georgia" w:hAnsi="Georgia" w:cs="Georgia"/>
            <w:i/>
            <w:color w:val="FF0000"/>
            <w:sz w:val="19"/>
            <w:szCs w:val="19"/>
          </w:rPr>
          <w:delText>collaborations,</w:delText>
        </w:r>
        <w:r w:rsidDel="00DD442B">
          <w:rPr>
            <w:rFonts w:ascii="Georgia" w:eastAsia="Georgia" w:hAnsi="Georgia" w:cs="Georgia"/>
            <w:i/>
            <w:color w:val="FF0000"/>
            <w:spacing w:val="26"/>
            <w:sz w:val="19"/>
            <w:szCs w:val="19"/>
          </w:rPr>
          <w:delText xml:space="preserve"> </w:delText>
        </w:r>
        <w:r w:rsidDel="00DD442B">
          <w:rPr>
            <w:rFonts w:ascii="Georgia" w:eastAsia="Georgia" w:hAnsi="Georgia" w:cs="Georgia"/>
            <w:i/>
            <w:color w:val="FF0000"/>
            <w:sz w:val="19"/>
            <w:szCs w:val="19"/>
          </w:rPr>
          <w:delText>we believe that this functionality would be equally valuable and impactful to the pulmonary research field.</w:delText>
        </w:r>
        <w:r w:rsidDel="00DD442B">
          <w:rPr>
            <w:rFonts w:ascii="Georgia" w:eastAsia="Georgia" w:hAnsi="Georgia" w:cs="Georgia"/>
            <w:i/>
            <w:color w:val="FF0000"/>
            <w:spacing w:val="16"/>
            <w:sz w:val="19"/>
            <w:szCs w:val="19"/>
          </w:rPr>
          <w:delText xml:space="preserve"> </w:delText>
        </w:r>
        <w:r w:rsidDel="00DD442B">
          <w:rPr>
            <w:rFonts w:ascii="Georgia" w:eastAsia="Georgia" w:hAnsi="Georgia" w:cs="Georgia"/>
            <w:i/>
            <w:color w:val="000000"/>
            <w:sz w:val="19"/>
            <w:szCs w:val="19"/>
          </w:rPr>
          <w:delText>[29].</w:delText>
        </w:r>
      </w:del>
    </w:p>
    <w:p w14:paraId="4360C889" w14:textId="77777777" w:rsidR="00E61F9D" w:rsidRDefault="005C64D6">
      <w:pPr>
        <w:spacing w:before="34" w:after="0" w:line="250" w:lineRule="exact"/>
        <w:ind w:left="113" w:right="46" w:firstLine="7"/>
        <w:jc w:val="both"/>
        <w:rPr>
          <w:rFonts w:ascii="Georgia" w:eastAsia="Georgia" w:hAnsi="Georgia" w:cs="Georgia"/>
          <w:sz w:val="19"/>
          <w:szCs w:val="19"/>
        </w:rPr>
      </w:pPr>
      <w:proofErr w:type="gramStart"/>
      <w:r>
        <w:rPr>
          <w:rFonts w:ascii="Georgia" w:eastAsia="Georgia" w:hAnsi="Georgia" w:cs="Georgia"/>
          <w:b/>
          <w:bCs/>
          <w:sz w:val="19"/>
          <w:szCs w:val="19"/>
        </w:rPr>
        <w:t>Bayesian</w:t>
      </w:r>
      <w:r>
        <w:rPr>
          <w:rFonts w:ascii="Georgia" w:eastAsia="Georgia" w:hAnsi="Georgia" w:cs="Georgia"/>
          <w:b/>
          <w:bCs/>
          <w:spacing w:val="21"/>
          <w:sz w:val="19"/>
          <w:szCs w:val="19"/>
        </w:rPr>
        <w:t xml:space="preserve"> </w:t>
      </w:r>
      <w:r>
        <w:rPr>
          <w:rFonts w:ascii="Georgia" w:eastAsia="Georgia" w:hAnsi="Georgia" w:cs="Georgia"/>
          <w:b/>
          <w:bCs/>
          <w:sz w:val="19"/>
          <w:szCs w:val="19"/>
        </w:rPr>
        <w:t>segmentation</w:t>
      </w:r>
      <w:r>
        <w:rPr>
          <w:rFonts w:ascii="Georgia" w:eastAsia="Georgia" w:hAnsi="Georgia" w:cs="Georgia"/>
          <w:b/>
          <w:bCs/>
          <w:spacing w:val="30"/>
          <w:sz w:val="19"/>
          <w:szCs w:val="19"/>
        </w:rPr>
        <w:t xml:space="preserve"> </w:t>
      </w:r>
      <w:r>
        <w:rPr>
          <w:rFonts w:ascii="Georgia" w:eastAsia="Georgia" w:hAnsi="Georgia" w:cs="Georgia"/>
          <w:b/>
          <w:bCs/>
          <w:sz w:val="19"/>
          <w:szCs w:val="19"/>
        </w:rPr>
        <w:t>with</w:t>
      </w:r>
      <w:r>
        <w:rPr>
          <w:rFonts w:ascii="Georgia" w:eastAsia="Georgia" w:hAnsi="Georgia" w:cs="Georgia"/>
          <w:b/>
          <w:bCs/>
          <w:spacing w:val="12"/>
          <w:sz w:val="19"/>
          <w:szCs w:val="19"/>
        </w:rPr>
        <w:t xml:space="preserve"> </w:t>
      </w:r>
      <w:r>
        <w:rPr>
          <w:rFonts w:ascii="Georgia" w:eastAsia="Georgia" w:hAnsi="Georgia" w:cs="Georgia"/>
          <w:b/>
          <w:bCs/>
          <w:sz w:val="19"/>
          <w:szCs w:val="19"/>
        </w:rPr>
        <w:t>spatial</w:t>
      </w:r>
      <w:r>
        <w:rPr>
          <w:rFonts w:ascii="Georgia" w:eastAsia="Georgia" w:hAnsi="Georgia" w:cs="Georgia"/>
          <w:b/>
          <w:bCs/>
          <w:spacing w:val="16"/>
          <w:sz w:val="19"/>
          <w:szCs w:val="19"/>
        </w:rPr>
        <w:t xml:space="preserve"> </w:t>
      </w:r>
      <w:r>
        <w:rPr>
          <w:rFonts w:ascii="Georgia" w:eastAsia="Georgia" w:hAnsi="Georgia" w:cs="Georgia"/>
          <w:b/>
          <w:bCs/>
          <w:sz w:val="19"/>
          <w:szCs w:val="19"/>
        </w:rPr>
        <w:t>and</w:t>
      </w:r>
      <w:r>
        <w:rPr>
          <w:rFonts w:ascii="Georgia" w:eastAsia="Georgia" w:hAnsi="Georgia" w:cs="Georgia"/>
          <w:b/>
          <w:bCs/>
          <w:spacing w:val="10"/>
          <w:sz w:val="19"/>
          <w:szCs w:val="19"/>
        </w:rPr>
        <w:t xml:space="preserve"> </w:t>
      </w:r>
      <w:r>
        <w:rPr>
          <w:rFonts w:ascii="Georgia" w:eastAsia="Georgia" w:hAnsi="Georgia" w:cs="Georgia"/>
          <w:b/>
          <w:bCs/>
          <w:sz w:val="19"/>
          <w:szCs w:val="19"/>
        </w:rPr>
        <w:t>Markov</w:t>
      </w:r>
      <w:r>
        <w:rPr>
          <w:rFonts w:ascii="Georgia" w:eastAsia="Georgia" w:hAnsi="Georgia" w:cs="Georgia"/>
          <w:b/>
          <w:bCs/>
          <w:spacing w:val="18"/>
          <w:sz w:val="19"/>
          <w:szCs w:val="19"/>
        </w:rPr>
        <w:t xml:space="preserve"> </w:t>
      </w:r>
      <w:r>
        <w:rPr>
          <w:rFonts w:ascii="Georgia" w:eastAsia="Georgia" w:hAnsi="Georgia" w:cs="Georgia"/>
          <w:b/>
          <w:bCs/>
          <w:sz w:val="19"/>
          <w:szCs w:val="19"/>
        </w:rPr>
        <w:t>Random</w:t>
      </w:r>
      <w:r>
        <w:rPr>
          <w:rFonts w:ascii="Georgia" w:eastAsia="Georgia" w:hAnsi="Georgia" w:cs="Georgia"/>
          <w:b/>
          <w:bCs/>
          <w:spacing w:val="20"/>
          <w:sz w:val="19"/>
          <w:szCs w:val="19"/>
        </w:rPr>
        <w:t xml:space="preserve"> </w:t>
      </w:r>
      <w:r>
        <w:rPr>
          <w:rFonts w:ascii="Georgia" w:eastAsia="Georgia" w:hAnsi="Georgia" w:cs="Georgia"/>
          <w:b/>
          <w:bCs/>
          <w:sz w:val="19"/>
          <w:szCs w:val="19"/>
        </w:rPr>
        <w:t>Field</w:t>
      </w:r>
      <w:r>
        <w:rPr>
          <w:rFonts w:ascii="Georgia" w:eastAsia="Georgia" w:hAnsi="Georgia" w:cs="Georgia"/>
          <w:b/>
          <w:bCs/>
          <w:spacing w:val="13"/>
          <w:sz w:val="19"/>
          <w:szCs w:val="19"/>
        </w:rPr>
        <w:t xml:space="preserve"> </w:t>
      </w:r>
      <w:r>
        <w:rPr>
          <w:rFonts w:ascii="Georgia" w:eastAsia="Georgia" w:hAnsi="Georgia" w:cs="Georgia"/>
          <w:b/>
          <w:bCs/>
          <w:sz w:val="19"/>
          <w:szCs w:val="19"/>
        </w:rPr>
        <w:t>priors.</w:t>
      </w:r>
      <w:proofErr w:type="gramEnd"/>
      <w:r>
        <w:rPr>
          <w:rFonts w:ascii="Georgia" w:eastAsia="Georgia" w:hAnsi="Georgia" w:cs="Georgia"/>
          <w:b/>
          <w:bCs/>
          <w:spacing w:val="31"/>
          <w:sz w:val="19"/>
          <w:szCs w:val="19"/>
        </w:rPr>
        <w:t xml:space="preserve"> </w:t>
      </w:r>
      <w:r>
        <w:rPr>
          <w:rFonts w:ascii="Georgia" w:eastAsia="Georgia" w:hAnsi="Georgia" w:cs="Georgia"/>
          <w:sz w:val="19"/>
          <w:szCs w:val="19"/>
        </w:rPr>
        <w:t>Early</w:t>
      </w:r>
      <w:r>
        <w:rPr>
          <w:rFonts w:ascii="Georgia" w:eastAsia="Georgia" w:hAnsi="Georgia" w:cs="Georgia"/>
          <w:spacing w:val="12"/>
          <w:sz w:val="19"/>
          <w:szCs w:val="19"/>
        </w:rPr>
        <w:t xml:space="preserve"> </w:t>
      </w:r>
      <w:r>
        <w:rPr>
          <w:rFonts w:ascii="Georgia" w:eastAsia="Georgia" w:hAnsi="Georgia" w:cs="Georgia"/>
          <w:sz w:val="19"/>
          <w:szCs w:val="19"/>
        </w:rPr>
        <w:t>statistically-based</w:t>
      </w:r>
      <w:r>
        <w:rPr>
          <w:rFonts w:ascii="Georgia" w:eastAsia="Georgia" w:hAnsi="Georgia" w:cs="Georgia"/>
          <w:spacing w:val="33"/>
          <w:sz w:val="19"/>
          <w:szCs w:val="19"/>
        </w:rPr>
        <w:t xml:space="preserve"> </w:t>
      </w:r>
      <w:r>
        <w:rPr>
          <w:rFonts w:ascii="Georgia" w:eastAsia="Georgia" w:hAnsi="Georgia" w:cs="Georgia"/>
          <w:sz w:val="19"/>
          <w:szCs w:val="19"/>
        </w:rPr>
        <w:t>segmentation</w:t>
      </w:r>
      <w:r>
        <w:rPr>
          <w:rFonts w:ascii="Georgia" w:eastAsia="Georgia" w:hAnsi="Georgia" w:cs="Georgia"/>
          <w:spacing w:val="26"/>
          <w:sz w:val="19"/>
          <w:szCs w:val="19"/>
        </w:rPr>
        <w:t xml:space="preserve"> </w:t>
      </w:r>
      <w:r>
        <w:rPr>
          <w:rFonts w:ascii="Georgia" w:eastAsia="Georgia" w:hAnsi="Georgia" w:cs="Georgia"/>
          <w:w w:val="102"/>
          <w:sz w:val="19"/>
          <w:szCs w:val="19"/>
        </w:rPr>
        <w:t xml:space="preserve">work </w:t>
      </w:r>
      <w:proofErr w:type="gramStart"/>
      <w:r>
        <w:rPr>
          <w:rFonts w:ascii="Georgia" w:eastAsia="Georgia" w:hAnsi="Georgia" w:cs="Georgia"/>
          <w:sz w:val="19"/>
          <w:szCs w:val="19"/>
        </w:rPr>
        <w:t xml:space="preserve">appropriated </w:t>
      </w:r>
      <w:r>
        <w:rPr>
          <w:rFonts w:ascii="Georgia" w:eastAsia="Georgia" w:hAnsi="Georgia" w:cs="Georgia"/>
          <w:spacing w:val="6"/>
          <w:sz w:val="19"/>
          <w:szCs w:val="19"/>
        </w:rPr>
        <w:t xml:space="preserve"> </w:t>
      </w:r>
      <w:r>
        <w:rPr>
          <w:rFonts w:ascii="Georgia" w:eastAsia="Georgia" w:hAnsi="Georgia" w:cs="Georgia"/>
          <w:sz w:val="19"/>
          <w:szCs w:val="19"/>
        </w:rPr>
        <w:t>NASA</w:t>
      </w:r>
      <w:proofErr w:type="gramEnd"/>
      <w:r>
        <w:rPr>
          <w:rFonts w:ascii="Georgia" w:eastAsia="Georgia" w:hAnsi="Georgia" w:cs="Georgia"/>
          <w:spacing w:val="40"/>
          <w:sz w:val="19"/>
          <w:szCs w:val="19"/>
        </w:rPr>
        <w:t xml:space="preserve"> </w:t>
      </w:r>
      <w:r>
        <w:rPr>
          <w:rFonts w:ascii="Georgia" w:eastAsia="Georgia" w:hAnsi="Georgia" w:cs="Georgia"/>
          <w:sz w:val="19"/>
          <w:szCs w:val="19"/>
        </w:rPr>
        <w:t>satellite</w:t>
      </w:r>
      <w:r>
        <w:rPr>
          <w:rFonts w:ascii="Georgia" w:eastAsia="Georgia" w:hAnsi="Georgia" w:cs="Georgia"/>
          <w:spacing w:val="43"/>
          <w:sz w:val="19"/>
          <w:szCs w:val="19"/>
        </w:rPr>
        <w:t xml:space="preserve"> </w:t>
      </w:r>
      <w:r>
        <w:rPr>
          <w:rFonts w:ascii="Georgia" w:eastAsia="Georgia" w:hAnsi="Georgia" w:cs="Georgia"/>
          <w:sz w:val="19"/>
          <w:szCs w:val="19"/>
        </w:rPr>
        <w:t>image</w:t>
      </w:r>
      <w:r>
        <w:rPr>
          <w:rFonts w:ascii="Georgia" w:eastAsia="Georgia" w:hAnsi="Georgia" w:cs="Georgia"/>
          <w:spacing w:val="40"/>
          <w:sz w:val="19"/>
          <w:szCs w:val="19"/>
        </w:rPr>
        <w:t xml:space="preserve"> </w:t>
      </w:r>
      <w:r>
        <w:rPr>
          <w:rFonts w:ascii="Georgia" w:eastAsia="Georgia" w:hAnsi="Georgia" w:cs="Georgia"/>
          <w:sz w:val="19"/>
          <w:szCs w:val="19"/>
        </w:rPr>
        <w:t xml:space="preserve">processing </w:t>
      </w:r>
      <w:r>
        <w:rPr>
          <w:rFonts w:ascii="Georgia" w:eastAsia="Georgia" w:hAnsi="Georgia" w:cs="Georgia"/>
          <w:spacing w:val="2"/>
          <w:sz w:val="19"/>
          <w:szCs w:val="19"/>
        </w:rPr>
        <w:t xml:space="preserve"> </w:t>
      </w:r>
      <w:r>
        <w:rPr>
          <w:rFonts w:ascii="Georgia" w:eastAsia="Georgia" w:hAnsi="Georgia" w:cs="Georgia"/>
          <w:sz w:val="19"/>
          <w:szCs w:val="19"/>
        </w:rPr>
        <w:t>software</w:t>
      </w:r>
      <w:r>
        <w:rPr>
          <w:rFonts w:ascii="Georgia" w:eastAsia="Georgia" w:hAnsi="Georgia" w:cs="Georgia"/>
          <w:spacing w:val="44"/>
          <w:sz w:val="19"/>
          <w:szCs w:val="19"/>
        </w:rPr>
        <w:t xml:space="preserve"> </w:t>
      </w:r>
      <w:r>
        <w:rPr>
          <w:rFonts w:ascii="Georgia" w:eastAsia="Georgia" w:hAnsi="Georgia" w:cs="Georgia"/>
          <w:sz w:val="19"/>
          <w:szCs w:val="19"/>
        </w:rPr>
        <w:t>for</w:t>
      </w:r>
      <w:r>
        <w:rPr>
          <w:rFonts w:ascii="Georgia" w:eastAsia="Georgia" w:hAnsi="Georgia" w:cs="Georgia"/>
          <w:spacing w:val="35"/>
          <w:sz w:val="19"/>
          <w:szCs w:val="19"/>
        </w:rPr>
        <w:t xml:space="preserve"> </w:t>
      </w:r>
      <w:r>
        <w:rPr>
          <w:rFonts w:ascii="Georgia" w:eastAsia="Georgia" w:hAnsi="Georgia" w:cs="Georgia"/>
          <w:sz w:val="19"/>
          <w:szCs w:val="19"/>
        </w:rPr>
        <w:t xml:space="preserve">classification </w:t>
      </w:r>
      <w:r>
        <w:rPr>
          <w:rFonts w:ascii="Georgia" w:eastAsia="Georgia" w:hAnsi="Georgia" w:cs="Georgia"/>
          <w:spacing w:val="6"/>
          <w:sz w:val="19"/>
          <w:szCs w:val="19"/>
        </w:rPr>
        <w:t xml:space="preserve"> </w:t>
      </w:r>
      <w:r>
        <w:rPr>
          <w:rFonts w:ascii="Georgia" w:eastAsia="Georgia" w:hAnsi="Georgia" w:cs="Georgia"/>
          <w:sz w:val="19"/>
          <w:szCs w:val="19"/>
        </w:rPr>
        <w:t>of</w:t>
      </w:r>
      <w:r>
        <w:rPr>
          <w:rFonts w:ascii="Georgia" w:eastAsia="Georgia" w:hAnsi="Georgia" w:cs="Georgia"/>
          <w:spacing w:val="33"/>
          <w:sz w:val="19"/>
          <w:szCs w:val="19"/>
        </w:rPr>
        <w:t xml:space="preserve"> </w:t>
      </w:r>
      <w:r>
        <w:rPr>
          <w:rFonts w:ascii="Georgia" w:eastAsia="Georgia" w:hAnsi="Georgia" w:cs="Georgia"/>
          <w:sz w:val="19"/>
          <w:szCs w:val="19"/>
        </w:rPr>
        <w:t>head</w:t>
      </w:r>
      <w:r>
        <w:rPr>
          <w:rFonts w:ascii="Georgia" w:eastAsia="Georgia" w:hAnsi="Georgia" w:cs="Georgia"/>
          <w:spacing w:val="38"/>
          <w:sz w:val="19"/>
          <w:szCs w:val="19"/>
        </w:rPr>
        <w:t xml:space="preserve"> </w:t>
      </w:r>
      <w:r>
        <w:rPr>
          <w:rFonts w:ascii="Georgia" w:eastAsia="Georgia" w:hAnsi="Georgia" w:cs="Georgia"/>
          <w:sz w:val="19"/>
          <w:szCs w:val="19"/>
        </w:rPr>
        <w:t>tissues</w:t>
      </w:r>
      <w:r>
        <w:rPr>
          <w:rFonts w:ascii="Georgia" w:eastAsia="Georgia" w:hAnsi="Georgia" w:cs="Georgia"/>
          <w:spacing w:val="41"/>
          <w:sz w:val="19"/>
          <w:szCs w:val="19"/>
        </w:rPr>
        <w:t xml:space="preserve"> </w:t>
      </w:r>
      <w:r>
        <w:rPr>
          <w:rFonts w:ascii="Georgia" w:eastAsia="Georgia" w:hAnsi="Georgia" w:cs="Georgia"/>
          <w:sz w:val="19"/>
          <w:szCs w:val="19"/>
        </w:rPr>
        <w:t>in</w:t>
      </w:r>
      <w:r>
        <w:rPr>
          <w:rFonts w:ascii="Georgia" w:eastAsia="Georgia" w:hAnsi="Georgia" w:cs="Georgia"/>
          <w:spacing w:val="35"/>
          <w:sz w:val="19"/>
          <w:szCs w:val="19"/>
        </w:rPr>
        <w:t xml:space="preserve"> </w:t>
      </w:r>
      <w:r>
        <w:rPr>
          <w:rFonts w:ascii="Georgia" w:eastAsia="Georgia" w:hAnsi="Georgia" w:cs="Georgia"/>
          <w:sz w:val="19"/>
          <w:szCs w:val="19"/>
        </w:rPr>
        <w:t>2-D</w:t>
      </w:r>
      <w:r>
        <w:rPr>
          <w:rFonts w:ascii="Georgia" w:eastAsia="Georgia" w:hAnsi="Georgia" w:cs="Georgia"/>
          <w:spacing w:val="36"/>
          <w:sz w:val="19"/>
          <w:szCs w:val="19"/>
        </w:rPr>
        <w:t xml:space="preserve"> </w:t>
      </w:r>
      <w:r>
        <w:rPr>
          <w:rFonts w:ascii="Georgia" w:eastAsia="Georgia" w:hAnsi="Georgia" w:cs="Georgia"/>
          <w:sz w:val="19"/>
          <w:szCs w:val="19"/>
        </w:rPr>
        <w:t>MR</w:t>
      </w:r>
      <w:r>
        <w:rPr>
          <w:rFonts w:ascii="Georgia" w:eastAsia="Georgia" w:hAnsi="Georgia" w:cs="Georgia"/>
          <w:spacing w:val="36"/>
          <w:sz w:val="19"/>
          <w:szCs w:val="19"/>
        </w:rPr>
        <w:t xml:space="preserve"> </w:t>
      </w:r>
      <w:r>
        <w:rPr>
          <w:rFonts w:ascii="Georgia" w:eastAsia="Georgia" w:hAnsi="Georgia" w:cs="Georgia"/>
          <w:sz w:val="19"/>
          <w:szCs w:val="19"/>
        </w:rPr>
        <w:t>images</w:t>
      </w:r>
      <w:r>
        <w:rPr>
          <w:rFonts w:ascii="Georgia" w:eastAsia="Georgia" w:hAnsi="Georgia" w:cs="Georgia"/>
          <w:spacing w:val="42"/>
          <w:sz w:val="19"/>
          <w:szCs w:val="19"/>
        </w:rPr>
        <w:t xml:space="preserve"> </w:t>
      </w:r>
      <w:r>
        <w:rPr>
          <w:rFonts w:ascii="Georgia" w:eastAsia="Georgia" w:hAnsi="Georgia" w:cs="Georgia"/>
          <w:sz w:val="19"/>
          <w:szCs w:val="19"/>
        </w:rPr>
        <w:t xml:space="preserve">[30].  </w:t>
      </w:r>
      <w:r>
        <w:rPr>
          <w:rFonts w:ascii="Georgia" w:eastAsia="Georgia" w:hAnsi="Georgia" w:cs="Georgia"/>
          <w:spacing w:val="18"/>
          <w:sz w:val="19"/>
          <w:szCs w:val="19"/>
        </w:rPr>
        <w:t xml:space="preserve"> </w:t>
      </w:r>
      <w:r>
        <w:rPr>
          <w:rFonts w:ascii="Georgia" w:eastAsia="Georgia" w:hAnsi="Georgia" w:cs="Georgia"/>
          <w:w w:val="102"/>
          <w:sz w:val="19"/>
          <w:szCs w:val="19"/>
        </w:rPr>
        <w:t xml:space="preserve">Follow- </w:t>
      </w:r>
      <w:proofErr w:type="spellStart"/>
      <w:r>
        <w:rPr>
          <w:rFonts w:ascii="Georgia" w:eastAsia="Georgia" w:hAnsi="Georgia" w:cs="Georgia"/>
          <w:sz w:val="19"/>
          <w:szCs w:val="19"/>
        </w:rPr>
        <w:t>ing</w:t>
      </w:r>
      <w:proofErr w:type="spellEnd"/>
      <w:r>
        <w:rPr>
          <w:rFonts w:ascii="Georgia" w:eastAsia="Georgia" w:hAnsi="Georgia" w:cs="Georgia"/>
          <w:sz w:val="19"/>
          <w:szCs w:val="19"/>
        </w:rPr>
        <w:t xml:space="preserve"> this</w:t>
      </w:r>
      <w:r>
        <w:rPr>
          <w:rFonts w:ascii="Georgia" w:eastAsia="Georgia" w:hAnsi="Georgia" w:cs="Georgia"/>
          <w:spacing w:val="1"/>
          <w:sz w:val="19"/>
          <w:szCs w:val="19"/>
        </w:rPr>
        <w:t xml:space="preserve"> </w:t>
      </w:r>
      <w:r>
        <w:rPr>
          <w:rFonts w:ascii="Georgia" w:eastAsia="Georgia" w:hAnsi="Georgia" w:cs="Georgia"/>
          <w:sz w:val="19"/>
          <w:szCs w:val="19"/>
        </w:rPr>
        <w:t>work,</w:t>
      </w:r>
      <w:r>
        <w:rPr>
          <w:rFonts w:ascii="Georgia" w:eastAsia="Georgia" w:hAnsi="Georgia" w:cs="Georgia"/>
          <w:spacing w:val="9"/>
          <w:sz w:val="19"/>
          <w:szCs w:val="19"/>
        </w:rPr>
        <w:t xml:space="preserve"> </w:t>
      </w:r>
      <w:r>
        <w:rPr>
          <w:rFonts w:ascii="Georgia" w:eastAsia="Georgia" w:hAnsi="Georgia" w:cs="Georgia"/>
          <w:sz w:val="19"/>
          <w:szCs w:val="19"/>
        </w:rPr>
        <w:t>many</w:t>
      </w:r>
      <w:r>
        <w:rPr>
          <w:rFonts w:ascii="Georgia" w:eastAsia="Georgia" w:hAnsi="Georgia" w:cs="Georgia"/>
          <w:spacing w:val="5"/>
          <w:sz w:val="19"/>
          <w:szCs w:val="19"/>
        </w:rPr>
        <w:t xml:space="preserve"> </w:t>
      </w:r>
      <w:r>
        <w:rPr>
          <w:rFonts w:ascii="Georgia" w:eastAsia="Georgia" w:hAnsi="Georgia" w:cs="Georgia"/>
          <w:sz w:val="19"/>
          <w:szCs w:val="19"/>
        </w:rPr>
        <w:t>researchers</w:t>
      </w:r>
      <w:r>
        <w:rPr>
          <w:rFonts w:ascii="Georgia" w:eastAsia="Georgia" w:hAnsi="Georgia" w:cs="Georgia"/>
          <w:spacing w:val="14"/>
          <w:sz w:val="19"/>
          <w:szCs w:val="19"/>
        </w:rPr>
        <w:t xml:space="preserve"> </w:t>
      </w:r>
      <w:r>
        <w:rPr>
          <w:rFonts w:ascii="Georgia" w:eastAsia="Georgia" w:hAnsi="Georgia" w:cs="Georgia"/>
          <w:sz w:val="19"/>
          <w:szCs w:val="19"/>
        </w:rPr>
        <w:t>adopted</w:t>
      </w:r>
      <w:r>
        <w:rPr>
          <w:rFonts w:ascii="Georgia" w:eastAsia="Georgia" w:hAnsi="Georgia" w:cs="Georgia"/>
          <w:spacing w:val="9"/>
          <w:sz w:val="19"/>
          <w:szCs w:val="19"/>
        </w:rPr>
        <w:t xml:space="preserve"> </w:t>
      </w:r>
      <w:r>
        <w:rPr>
          <w:rFonts w:ascii="Georgia" w:eastAsia="Georgia" w:hAnsi="Georgia" w:cs="Georgia"/>
          <w:sz w:val="19"/>
          <w:szCs w:val="19"/>
        </w:rPr>
        <w:t>statistical</w:t>
      </w:r>
      <w:r>
        <w:rPr>
          <w:rFonts w:ascii="Georgia" w:eastAsia="Georgia" w:hAnsi="Georgia" w:cs="Georgia"/>
          <w:spacing w:val="11"/>
          <w:sz w:val="19"/>
          <w:szCs w:val="19"/>
        </w:rPr>
        <w:t xml:space="preserve"> </w:t>
      </w:r>
      <w:r>
        <w:rPr>
          <w:rFonts w:ascii="Georgia" w:eastAsia="Georgia" w:hAnsi="Georgia" w:cs="Georgia"/>
          <w:sz w:val="19"/>
          <w:szCs w:val="19"/>
        </w:rPr>
        <w:t>methods</w:t>
      </w:r>
      <w:r>
        <w:rPr>
          <w:rFonts w:ascii="Georgia" w:eastAsia="Georgia" w:hAnsi="Georgia" w:cs="Georgia"/>
          <w:spacing w:val="10"/>
          <w:sz w:val="19"/>
          <w:szCs w:val="19"/>
        </w:rPr>
        <w:t xml:space="preserve"> </w:t>
      </w:r>
      <w:r>
        <w:rPr>
          <w:rFonts w:ascii="Georgia" w:eastAsia="Georgia" w:hAnsi="Georgia" w:cs="Georgia"/>
          <w:sz w:val="19"/>
          <w:szCs w:val="19"/>
        </w:rPr>
        <w:t xml:space="preserve">for </w:t>
      </w:r>
      <w:r>
        <w:rPr>
          <w:rFonts w:ascii="Times New Roman" w:eastAsia="Times New Roman" w:hAnsi="Times New Roman" w:cs="Times New Roman"/>
          <w:i/>
        </w:rPr>
        <w:t>n</w:t>
      </w:r>
      <w:r>
        <w:rPr>
          <w:rFonts w:ascii="Georgia" w:eastAsia="Georgia" w:hAnsi="Georgia" w:cs="Georgia"/>
          <w:sz w:val="19"/>
          <w:szCs w:val="19"/>
        </w:rPr>
        <w:t>-tissue</w:t>
      </w:r>
      <w:r>
        <w:rPr>
          <w:rFonts w:ascii="Georgia" w:eastAsia="Georgia" w:hAnsi="Georgia" w:cs="Georgia"/>
          <w:spacing w:val="26"/>
          <w:sz w:val="19"/>
          <w:szCs w:val="19"/>
        </w:rPr>
        <w:t xml:space="preserve"> </w:t>
      </w:r>
      <w:r>
        <w:rPr>
          <w:rFonts w:ascii="Georgia" w:eastAsia="Georgia" w:hAnsi="Georgia" w:cs="Georgia"/>
          <w:sz w:val="19"/>
          <w:szCs w:val="19"/>
        </w:rPr>
        <w:t>anatomical</w:t>
      </w:r>
      <w:r>
        <w:rPr>
          <w:rFonts w:ascii="Georgia" w:eastAsia="Georgia" w:hAnsi="Georgia" w:cs="Georgia"/>
          <w:spacing w:val="14"/>
          <w:sz w:val="19"/>
          <w:szCs w:val="19"/>
        </w:rPr>
        <w:t xml:space="preserve"> </w:t>
      </w:r>
      <w:r>
        <w:rPr>
          <w:rFonts w:ascii="Georgia" w:eastAsia="Georgia" w:hAnsi="Georgia" w:cs="Georgia"/>
          <w:sz w:val="19"/>
          <w:szCs w:val="19"/>
        </w:rPr>
        <w:t>brain</w:t>
      </w:r>
      <w:r>
        <w:rPr>
          <w:rFonts w:ascii="Georgia" w:eastAsia="Georgia" w:hAnsi="Georgia" w:cs="Georgia"/>
          <w:spacing w:val="4"/>
          <w:sz w:val="19"/>
          <w:szCs w:val="19"/>
        </w:rPr>
        <w:t xml:space="preserve"> </w:t>
      </w:r>
      <w:r>
        <w:rPr>
          <w:rFonts w:ascii="Georgia" w:eastAsia="Georgia" w:hAnsi="Georgia" w:cs="Georgia"/>
          <w:sz w:val="19"/>
          <w:szCs w:val="19"/>
        </w:rPr>
        <w:t xml:space="preserve">segmentation. </w:t>
      </w:r>
      <w:r>
        <w:rPr>
          <w:rFonts w:ascii="Georgia" w:eastAsia="Georgia" w:hAnsi="Georgia" w:cs="Georgia"/>
          <w:spacing w:val="25"/>
          <w:sz w:val="19"/>
          <w:szCs w:val="19"/>
        </w:rPr>
        <w:t xml:space="preserve"> </w:t>
      </w:r>
      <w:r>
        <w:rPr>
          <w:rFonts w:ascii="Georgia" w:eastAsia="Georgia" w:hAnsi="Georgia" w:cs="Georgia"/>
          <w:sz w:val="19"/>
          <w:szCs w:val="19"/>
        </w:rPr>
        <w:t>The</w:t>
      </w:r>
      <w:r>
        <w:rPr>
          <w:rFonts w:ascii="Georgia" w:eastAsia="Georgia" w:hAnsi="Georgia" w:cs="Georgia"/>
          <w:spacing w:val="2"/>
          <w:sz w:val="19"/>
          <w:szCs w:val="19"/>
        </w:rPr>
        <w:t xml:space="preserve"> </w:t>
      </w:r>
      <w:r>
        <w:rPr>
          <w:rFonts w:ascii="Georgia" w:eastAsia="Georgia" w:hAnsi="Georgia" w:cs="Georgia"/>
          <w:w w:val="102"/>
          <w:sz w:val="19"/>
          <w:szCs w:val="19"/>
        </w:rPr>
        <w:t xml:space="preserve">Expectation- </w:t>
      </w:r>
      <w:r>
        <w:rPr>
          <w:rFonts w:ascii="Georgia" w:eastAsia="Georgia" w:hAnsi="Georgia" w:cs="Georgia"/>
          <w:sz w:val="19"/>
          <w:szCs w:val="19"/>
        </w:rPr>
        <w:t>Maximization</w:t>
      </w:r>
      <w:r>
        <w:rPr>
          <w:rFonts w:ascii="Georgia" w:eastAsia="Georgia" w:hAnsi="Georgia" w:cs="Georgia"/>
          <w:spacing w:val="32"/>
          <w:sz w:val="19"/>
          <w:szCs w:val="19"/>
        </w:rPr>
        <w:t xml:space="preserve"> </w:t>
      </w:r>
      <w:r>
        <w:rPr>
          <w:rFonts w:ascii="Georgia" w:eastAsia="Georgia" w:hAnsi="Georgia" w:cs="Georgia"/>
          <w:sz w:val="19"/>
          <w:szCs w:val="19"/>
        </w:rPr>
        <w:t>(EM)</w:t>
      </w:r>
      <w:r>
        <w:rPr>
          <w:rFonts w:ascii="Georgia" w:eastAsia="Georgia" w:hAnsi="Georgia" w:cs="Georgia"/>
          <w:spacing w:val="18"/>
          <w:sz w:val="19"/>
          <w:szCs w:val="19"/>
        </w:rPr>
        <w:t xml:space="preserve"> </w:t>
      </w:r>
      <w:r>
        <w:rPr>
          <w:rFonts w:ascii="Georgia" w:eastAsia="Georgia" w:hAnsi="Georgia" w:cs="Georgia"/>
          <w:sz w:val="19"/>
          <w:szCs w:val="19"/>
        </w:rPr>
        <w:t>framework</w:t>
      </w:r>
      <w:r>
        <w:rPr>
          <w:rFonts w:ascii="Georgia" w:eastAsia="Georgia" w:hAnsi="Georgia" w:cs="Georgia"/>
          <w:spacing w:val="27"/>
          <w:sz w:val="19"/>
          <w:szCs w:val="19"/>
        </w:rPr>
        <w:t xml:space="preserve"> </w:t>
      </w:r>
      <w:r>
        <w:rPr>
          <w:rFonts w:ascii="Georgia" w:eastAsia="Georgia" w:hAnsi="Georgia" w:cs="Georgia"/>
          <w:sz w:val="19"/>
          <w:szCs w:val="19"/>
        </w:rPr>
        <w:t>is</w:t>
      </w:r>
      <w:r>
        <w:rPr>
          <w:rFonts w:ascii="Georgia" w:eastAsia="Georgia" w:hAnsi="Georgia" w:cs="Georgia"/>
          <w:spacing w:val="12"/>
          <w:sz w:val="19"/>
          <w:szCs w:val="19"/>
        </w:rPr>
        <w:t xml:space="preserve"> </w:t>
      </w:r>
      <w:r>
        <w:rPr>
          <w:rFonts w:ascii="Georgia" w:eastAsia="Georgia" w:hAnsi="Georgia" w:cs="Georgia"/>
          <w:sz w:val="19"/>
          <w:szCs w:val="19"/>
        </w:rPr>
        <w:t>natural</w:t>
      </w:r>
      <w:r>
        <w:rPr>
          <w:rFonts w:ascii="Georgia" w:eastAsia="Georgia" w:hAnsi="Georgia" w:cs="Georgia"/>
          <w:spacing w:val="21"/>
          <w:sz w:val="19"/>
          <w:szCs w:val="19"/>
        </w:rPr>
        <w:t xml:space="preserve"> </w:t>
      </w:r>
      <w:r>
        <w:rPr>
          <w:rFonts w:ascii="Georgia" w:eastAsia="Georgia" w:hAnsi="Georgia" w:cs="Georgia"/>
          <w:sz w:val="19"/>
          <w:szCs w:val="19"/>
        </w:rPr>
        <w:t>[31]</w:t>
      </w:r>
      <w:r>
        <w:rPr>
          <w:rFonts w:ascii="Georgia" w:eastAsia="Georgia" w:hAnsi="Georgia" w:cs="Georgia"/>
          <w:spacing w:val="16"/>
          <w:sz w:val="19"/>
          <w:szCs w:val="19"/>
        </w:rPr>
        <w:t xml:space="preserve"> </w:t>
      </w:r>
      <w:r>
        <w:rPr>
          <w:rFonts w:ascii="Georgia" w:eastAsia="Georgia" w:hAnsi="Georgia" w:cs="Georgia"/>
          <w:sz w:val="19"/>
          <w:szCs w:val="19"/>
        </w:rPr>
        <w:t>given</w:t>
      </w:r>
      <w:r>
        <w:rPr>
          <w:rFonts w:ascii="Georgia" w:eastAsia="Georgia" w:hAnsi="Georgia" w:cs="Georgia"/>
          <w:spacing w:val="18"/>
          <w:sz w:val="19"/>
          <w:szCs w:val="19"/>
        </w:rPr>
        <w:t xml:space="preserve"> </w:t>
      </w:r>
      <w:r>
        <w:rPr>
          <w:rFonts w:ascii="Georgia" w:eastAsia="Georgia" w:hAnsi="Georgia" w:cs="Georgia"/>
          <w:sz w:val="19"/>
          <w:szCs w:val="19"/>
        </w:rPr>
        <w:t>the</w:t>
      </w:r>
      <w:r>
        <w:rPr>
          <w:rFonts w:ascii="Georgia" w:eastAsia="Georgia" w:hAnsi="Georgia" w:cs="Georgia"/>
          <w:spacing w:val="14"/>
          <w:sz w:val="19"/>
          <w:szCs w:val="19"/>
        </w:rPr>
        <w:t xml:space="preserve"> </w:t>
      </w:r>
      <w:r>
        <w:rPr>
          <w:rFonts w:ascii="Georgia" w:eastAsia="Georgia" w:hAnsi="Georgia" w:cs="Georgia"/>
          <w:sz w:val="19"/>
          <w:szCs w:val="19"/>
        </w:rPr>
        <w:t>“missing</w:t>
      </w:r>
      <w:r>
        <w:rPr>
          <w:rFonts w:ascii="Georgia" w:eastAsia="Georgia" w:hAnsi="Georgia" w:cs="Georgia"/>
          <w:spacing w:val="24"/>
          <w:sz w:val="19"/>
          <w:szCs w:val="19"/>
        </w:rPr>
        <w:t xml:space="preserve"> </w:t>
      </w:r>
      <w:r>
        <w:rPr>
          <w:rFonts w:ascii="Georgia" w:eastAsia="Georgia" w:hAnsi="Georgia" w:cs="Georgia"/>
          <w:sz w:val="19"/>
          <w:szCs w:val="19"/>
        </w:rPr>
        <w:t>data”</w:t>
      </w:r>
      <w:r>
        <w:rPr>
          <w:rFonts w:ascii="Georgia" w:eastAsia="Georgia" w:hAnsi="Georgia" w:cs="Georgia"/>
          <w:spacing w:val="18"/>
          <w:sz w:val="19"/>
          <w:szCs w:val="19"/>
        </w:rPr>
        <w:t xml:space="preserve"> </w:t>
      </w:r>
      <w:r>
        <w:rPr>
          <w:rFonts w:ascii="Georgia" w:eastAsia="Georgia" w:hAnsi="Georgia" w:cs="Georgia"/>
          <w:sz w:val="19"/>
          <w:szCs w:val="19"/>
        </w:rPr>
        <w:t>aspect</w:t>
      </w:r>
      <w:r>
        <w:rPr>
          <w:rFonts w:ascii="Georgia" w:eastAsia="Georgia" w:hAnsi="Georgia" w:cs="Georgia"/>
          <w:spacing w:val="20"/>
          <w:sz w:val="19"/>
          <w:szCs w:val="19"/>
        </w:rPr>
        <w:t xml:space="preserve"> </w:t>
      </w:r>
      <w:r>
        <w:rPr>
          <w:rFonts w:ascii="Georgia" w:eastAsia="Georgia" w:hAnsi="Georgia" w:cs="Georgia"/>
          <w:sz w:val="19"/>
          <w:szCs w:val="19"/>
        </w:rPr>
        <w:t>of</w:t>
      </w:r>
      <w:r>
        <w:rPr>
          <w:rFonts w:ascii="Georgia" w:eastAsia="Georgia" w:hAnsi="Georgia" w:cs="Georgia"/>
          <w:spacing w:val="12"/>
          <w:sz w:val="19"/>
          <w:szCs w:val="19"/>
        </w:rPr>
        <w:t xml:space="preserve"> </w:t>
      </w:r>
      <w:r>
        <w:rPr>
          <w:rFonts w:ascii="Georgia" w:eastAsia="Georgia" w:hAnsi="Georgia" w:cs="Georgia"/>
          <w:sz w:val="19"/>
          <w:szCs w:val="19"/>
        </w:rPr>
        <w:t>this</w:t>
      </w:r>
      <w:r>
        <w:rPr>
          <w:rFonts w:ascii="Georgia" w:eastAsia="Georgia" w:hAnsi="Georgia" w:cs="Georgia"/>
          <w:spacing w:val="15"/>
          <w:sz w:val="19"/>
          <w:szCs w:val="19"/>
        </w:rPr>
        <w:t xml:space="preserve"> </w:t>
      </w:r>
      <w:r>
        <w:rPr>
          <w:rFonts w:ascii="Georgia" w:eastAsia="Georgia" w:hAnsi="Georgia" w:cs="Georgia"/>
          <w:sz w:val="19"/>
          <w:szCs w:val="19"/>
        </w:rPr>
        <w:t xml:space="preserve">problem. </w:t>
      </w:r>
      <w:r>
        <w:rPr>
          <w:rFonts w:ascii="Georgia" w:eastAsia="Georgia" w:hAnsi="Georgia" w:cs="Georgia"/>
          <w:spacing w:val="8"/>
          <w:sz w:val="19"/>
          <w:szCs w:val="19"/>
        </w:rPr>
        <w:t xml:space="preserve"> </w:t>
      </w:r>
      <w:r>
        <w:rPr>
          <w:rFonts w:ascii="Georgia" w:eastAsia="Georgia" w:hAnsi="Georgia" w:cs="Georgia"/>
          <w:sz w:val="19"/>
          <w:szCs w:val="19"/>
        </w:rPr>
        <w:t>Core</w:t>
      </w:r>
      <w:r>
        <w:rPr>
          <w:rFonts w:ascii="Georgia" w:eastAsia="Georgia" w:hAnsi="Georgia" w:cs="Georgia"/>
          <w:spacing w:val="17"/>
          <w:sz w:val="19"/>
          <w:szCs w:val="19"/>
        </w:rPr>
        <w:t xml:space="preserve"> </w:t>
      </w:r>
      <w:r>
        <w:rPr>
          <w:rFonts w:ascii="Georgia" w:eastAsia="Georgia" w:hAnsi="Georgia" w:cs="Georgia"/>
          <w:sz w:val="19"/>
          <w:szCs w:val="19"/>
        </w:rPr>
        <w:t>components</w:t>
      </w:r>
      <w:r>
        <w:rPr>
          <w:rFonts w:ascii="Georgia" w:eastAsia="Georgia" w:hAnsi="Georgia" w:cs="Georgia"/>
          <w:spacing w:val="30"/>
          <w:sz w:val="19"/>
          <w:szCs w:val="19"/>
        </w:rPr>
        <w:t xml:space="preserve"> </w:t>
      </w:r>
      <w:r>
        <w:rPr>
          <w:rFonts w:ascii="Georgia" w:eastAsia="Georgia" w:hAnsi="Georgia" w:cs="Georgia"/>
          <w:sz w:val="19"/>
          <w:szCs w:val="19"/>
        </w:rPr>
        <w:t>of</w:t>
      </w:r>
      <w:r>
        <w:rPr>
          <w:rFonts w:ascii="Georgia" w:eastAsia="Georgia" w:hAnsi="Georgia" w:cs="Georgia"/>
          <w:spacing w:val="12"/>
          <w:sz w:val="19"/>
          <w:szCs w:val="19"/>
        </w:rPr>
        <w:t xml:space="preserve"> </w:t>
      </w:r>
      <w:r>
        <w:rPr>
          <w:rFonts w:ascii="Georgia" w:eastAsia="Georgia" w:hAnsi="Georgia" w:cs="Georgia"/>
          <w:sz w:val="19"/>
          <w:szCs w:val="19"/>
        </w:rPr>
        <w:t>this</w:t>
      </w:r>
      <w:r>
        <w:rPr>
          <w:rFonts w:ascii="Georgia" w:eastAsia="Georgia" w:hAnsi="Georgia" w:cs="Georgia"/>
          <w:spacing w:val="15"/>
          <w:sz w:val="19"/>
          <w:szCs w:val="19"/>
        </w:rPr>
        <w:t xml:space="preserve"> </w:t>
      </w:r>
      <w:r>
        <w:rPr>
          <w:rFonts w:ascii="Georgia" w:eastAsia="Georgia" w:hAnsi="Georgia" w:cs="Georgia"/>
          <w:w w:val="102"/>
          <w:sz w:val="19"/>
          <w:szCs w:val="19"/>
        </w:rPr>
        <w:t xml:space="preserve">type </w:t>
      </w:r>
      <w:r>
        <w:rPr>
          <w:rFonts w:ascii="Georgia" w:eastAsia="Georgia" w:hAnsi="Georgia" w:cs="Georgia"/>
          <w:sz w:val="19"/>
          <w:szCs w:val="19"/>
        </w:rPr>
        <w:t>of</w:t>
      </w:r>
      <w:r>
        <w:rPr>
          <w:rFonts w:ascii="Georgia" w:eastAsia="Georgia" w:hAnsi="Georgia" w:cs="Georgia"/>
          <w:spacing w:val="13"/>
          <w:sz w:val="19"/>
          <w:szCs w:val="19"/>
        </w:rPr>
        <w:t xml:space="preserve"> </w:t>
      </w:r>
      <w:r>
        <w:rPr>
          <w:rFonts w:ascii="Georgia" w:eastAsia="Georgia" w:hAnsi="Georgia" w:cs="Georgia"/>
          <w:sz w:val="19"/>
          <w:szCs w:val="19"/>
        </w:rPr>
        <w:t>work</w:t>
      </w:r>
      <w:r>
        <w:rPr>
          <w:rFonts w:ascii="Georgia" w:eastAsia="Georgia" w:hAnsi="Georgia" w:cs="Georgia"/>
          <w:spacing w:val="18"/>
          <w:sz w:val="19"/>
          <w:szCs w:val="19"/>
        </w:rPr>
        <w:t xml:space="preserve"> </w:t>
      </w:r>
      <w:r>
        <w:rPr>
          <w:rFonts w:ascii="Georgia" w:eastAsia="Georgia" w:hAnsi="Georgia" w:cs="Georgia"/>
          <w:sz w:val="19"/>
          <w:szCs w:val="19"/>
        </w:rPr>
        <w:t>include</w:t>
      </w:r>
      <w:r>
        <w:rPr>
          <w:rFonts w:ascii="Georgia" w:eastAsia="Georgia" w:hAnsi="Georgia" w:cs="Georgia"/>
          <w:spacing w:val="22"/>
          <w:sz w:val="19"/>
          <w:szCs w:val="19"/>
        </w:rPr>
        <w:t xml:space="preserve"> </w:t>
      </w:r>
      <w:r>
        <w:rPr>
          <w:rFonts w:ascii="Georgia" w:eastAsia="Georgia" w:hAnsi="Georgia" w:cs="Georgia"/>
          <w:sz w:val="19"/>
          <w:szCs w:val="19"/>
        </w:rPr>
        <w:t>the</w:t>
      </w:r>
      <w:r>
        <w:rPr>
          <w:rFonts w:ascii="Georgia" w:eastAsia="Georgia" w:hAnsi="Georgia" w:cs="Georgia"/>
          <w:spacing w:val="15"/>
          <w:sz w:val="19"/>
          <w:szCs w:val="19"/>
        </w:rPr>
        <w:t xml:space="preserve"> </w:t>
      </w:r>
      <w:r>
        <w:rPr>
          <w:rFonts w:ascii="Georgia" w:eastAsia="Georgia" w:hAnsi="Georgia" w:cs="Georgia"/>
          <w:sz w:val="19"/>
          <w:szCs w:val="19"/>
        </w:rPr>
        <w:t>explicit</w:t>
      </w:r>
      <w:r>
        <w:rPr>
          <w:rFonts w:ascii="Georgia" w:eastAsia="Georgia" w:hAnsi="Georgia" w:cs="Georgia"/>
          <w:spacing w:val="22"/>
          <w:sz w:val="19"/>
          <w:szCs w:val="19"/>
        </w:rPr>
        <w:t xml:space="preserve"> </w:t>
      </w:r>
      <w:r>
        <w:rPr>
          <w:rFonts w:ascii="Georgia" w:eastAsia="Georgia" w:hAnsi="Georgia" w:cs="Georgia"/>
          <w:sz w:val="19"/>
          <w:szCs w:val="19"/>
        </w:rPr>
        <w:t>modeling</w:t>
      </w:r>
      <w:r>
        <w:rPr>
          <w:rFonts w:ascii="Georgia" w:eastAsia="Georgia" w:hAnsi="Georgia" w:cs="Georgia"/>
          <w:spacing w:val="26"/>
          <w:sz w:val="19"/>
          <w:szCs w:val="19"/>
        </w:rPr>
        <w:t xml:space="preserve"> </w:t>
      </w:r>
      <w:r>
        <w:rPr>
          <w:rFonts w:ascii="Georgia" w:eastAsia="Georgia" w:hAnsi="Georgia" w:cs="Georgia"/>
          <w:sz w:val="19"/>
          <w:szCs w:val="19"/>
        </w:rPr>
        <w:t>of</w:t>
      </w:r>
      <w:r>
        <w:rPr>
          <w:rFonts w:ascii="Georgia" w:eastAsia="Georgia" w:hAnsi="Georgia" w:cs="Georgia"/>
          <w:spacing w:val="13"/>
          <w:sz w:val="19"/>
          <w:szCs w:val="19"/>
        </w:rPr>
        <w:t xml:space="preserve"> </w:t>
      </w:r>
      <w:r>
        <w:rPr>
          <w:rFonts w:ascii="Georgia" w:eastAsia="Georgia" w:hAnsi="Georgia" w:cs="Georgia"/>
          <w:sz w:val="19"/>
          <w:szCs w:val="19"/>
        </w:rPr>
        <w:t>the</w:t>
      </w:r>
      <w:r>
        <w:rPr>
          <w:rFonts w:ascii="Georgia" w:eastAsia="Georgia" w:hAnsi="Georgia" w:cs="Georgia"/>
          <w:spacing w:val="15"/>
          <w:sz w:val="19"/>
          <w:szCs w:val="19"/>
        </w:rPr>
        <w:t xml:space="preserve"> </w:t>
      </w:r>
      <w:r>
        <w:rPr>
          <w:rFonts w:ascii="Georgia" w:eastAsia="Georgia" w:hAnsi="Georgia" w:cs="Georgia"/>
          <w:sz w:val="19"/>
          <w:szCs w:val="19"/>
        </w:rPr>
        <w:t>tissue</w:t>
      </w:r>
      <w:r>
        <w:rPr>
          <w:rFonts w:ascii="Georgia" w:eastAsia="Georgia" w:hAnsi="Georgia" w:cs="Georgia"/>
          <w:spacing w:val="20"/>
          <w:sz w:val="19"/>
          <w:szCs w:val="19"/>
        </w:rPr>
        <w:t xml:space="preserve"> </w:t>
      </w:r>
      <w:r>
        <w:rPr>
          <w:rFonts w:ascii="Georgia" w:eastAsia="Georgia" w:hAnsi="Georgia" w:cs="Georgia"/>
          <w:sz w:val="19"/>
          <w:szCs w:val="19"/>
        </w:rPr>
        <w:t>intensity</w:t>
      </w:r>
      <w:r>
        <w:rPr>
          <w:rFonts w:ascii="Georgia" w:eastAsia="Georgia" w:hAnsi="Georgia" w:cs="Georgia"/>
          <w:spacing w:val="25"/>
          <w:sz w:val="19"/>
          <w:szCs w:val="19"/>
        </w:rPr>
        <w:t xml:space="preserve"> </w:t>
      </w:r>
      <w:r>
        <w:rPr>
          <w:rFonts w:ascii="Georgia" w:eastAsia="Georgia" w:hAnsi="Georgia" w:cs="Georgia"/>
          <w:sz w:val="19"/>
          <w:szCs w:val="19"/>
        </w:rPr>
        <w:t>values</w:t>
      </w:r>
      <w:r>
        <w:rPr>
          <w:rFonts w:ascii="Georgia" w:eastAsia="Georgia" w:hAnsi="Georgia" w:cs="Georgia"/>
          <w:spacing w:val="21"/>
          <w:sz w:val="19"/>
          <w:szCs w:val="19"/>
        </w:rPr>
        <w:t xml:space="preserve"> </w:t>
      </w:r>
      <w:r>
        <w:rPr>
          <w:rFonts w:ascii="Georgia" w:eastAsia="Georgia" w:hAnsi="Georgia" w:cs="Georgia"/>
          <w:sz w:val="19"/>
          <w:szCs w:val="19"/>
        </w:rPr>
        <w:t>as</w:t>
      </w:r>
      <w:r>
        <w:rPr>
          <w:rFonts w:ascii="Georgia" w:eastAsia="Georgia" w:hAnsi="Georgia" w:cs="Georgia"/>
          <w:spacing w:val="14"/>
          <w:sz w:val="19"/>
          <w:szCs w:val="19"/>
        </w:rPr>
        <w:t xml:space="preserve"> </w:t>
      </w:r>
      <w:r>
        <w:rPr>
          <w:rFonts w:ascii="Georgia" w:eastAsia="Georgia" w:hAnsi="Georgia" w:cs="Georgia"/>
          <w:sz w:val="19"/>
          <w:szCs w:val="19"/>
        </w:rPr>
        <w:t>statistical</w:t>
      </w:r>
      <w:r>
        <w:rPr>
          <w:rFonts w:ascii="Georgia" w:eastAsia="Georgia" w:hAnsi="Georgia" w:cs="Georgia"/>
          <w:spacing w:val="26"/>
          <w:sz w:val="19"/>
          <w:szCs w:val="19"/>
        </w:rPr>
        <w:t xml:space="preserve"> </w:t>
      </w:r>
      <w:r>
        <w:rPr>
          <w:rFonts w:ascii="Georgia" w:eastAsia="Georgia" w:hAnsi="Georgia" w:cs="Georgia"/>
          <w:sz w:val="19"/>
          <w:szCs w:val="19"/>
        </w:rPr>
        <w:t>distributions</w:t>
      </w:r>
      <w:r>
        <w:rPr>
          <w:rFonts w:ascii="Georgia" w:eastAsia="Georgia" w:hAnsi="Georgia" w:cs="Georgia"/>
          <w:spacing w:val="32"/>
          <w:sz w:val="19"/>
          <w:szCs w:val="19"/>
        </w:rPr>
        <w:t xml:space="preserve"> </w:t>
      </w:r>
      <w:r>
        <w:rPr>
          <w:rFonts w:ascii="Georgia" w:eastAsia="Georgia" w:hAnsi="Georgia" w:cs="Georgia"/>
          <w:sz w:val="19"/>
          <w:szCs w:val="19"/>
        </w:rPr>
        <w:t>[32,</w:t>
      </w:r>
      <w:r>
        <w:rPr>
          <w:rFonts w:ascii="Georgia" w:eastAsia="Georgia" w:hAnsi="Georgia" w:cs="Georgia"/>
          <w:spacing w:val="20"/>
          <w:sz w:val="19"/>
          <w:szCs w:val="19"/>
        </w:rPr>
        <w:t xml:space="preserve"> </w:t>
      </w:r>
      <w:r>
        <w:rPr>
          <w:rFonts w:ascii="Georgia" w:eastAsia="Georgia" w:hAnsi="Georgia" w:cs="Georgia"/>
          <w:sz w:val="19"/>
          <w:szCs w:val="19"/>
        </w:rPr>
        <w:t>33]</w:t>
      </w:r>
      <w:r>
        <w:rPr>
          <w:rFonts w:ascii="Georgia" w:eastAsia="Georgia" w:hAnsi="Georgia" w:cs="Georgia"/>
          <w:spacing w:val="16"/>
          <w:sz w:val="19"/>
          <w:szCs w:val="19"/>
        </w:rPr>
        <w:t xml:space="preserve"> </w:t>
      </w:r>
      <w:r>
        <w:rPr>
          <w:rFonts w:ascii="Georgia" w:eastAsia="Georgia" w:hAnsi="Georgia" w:cs="Georgia"/>
          <w:sz w:val="19"/>
          <w:szCs w:val="19"/>
        </w:rPr>
        <w:t>and</w:t>
      </w:r>
      <w:r>
        <w:rPr>
          <w:rFonts w:ascii="Georgia" w:eastAsia="Georgia" w:hAnsi="Georgia" w:cs="Georgia"/>
          <w:spacing w:val="16"/>
          <w:sz w:val="19"/>
          <w:szCs w:val="19"/>
        </w:rPr>
        <w:t xml:space="preserve"> </w:t>
      </w:r>
      <w:r>
        <w:rPr>
          <w:rFonts w:ascii="Georgia" w:eastAsia="Georgia" w:hAnsi="Georgia" w:cs="Georgia"/>
          <w:sz w:val="19"/>
          <w:szCs w:val="19"/>
        </w:rPr>
        <w:t>the</w:t>
      </w:r>
      <w:r>
        <w:rPr>
          <w:rFonts w:ascii="Georgia" w:eastAsia="Georgia" w:hAnsi="Georgia" w:cs="Georgia"/>
          <w:spacing w:val="15"/>
          <w:sz w:val="19"/>
          <w:szCs w:val="19"/>
        </w:rPr>
        <w:t xml:space="preserve"> </w:t>
      </w:r>
      <w:r>
        <w:rPr>
          <w:rFonts w:ascii="Georgia" w:eastAsia="Georgia" w:hAnsi="Georgia" w:cs="Georgia"/>
          <w:sz w:val="19"/>
          <w:szCs w:val="19"/>
        </w:rPr>
        <w:t>use</w:t>
      </w:r>
      <w:r>
        <w:rPr>
          <w:rFonts w:ascii="Georgia" w:eastAsia="Georgia" w:hAnsi="Georgia" w:cs="Georgia"/>
          <w:spacing w:val="16"/>
          <w:sz w:val="19"/>
          <w:szCs w:val="19"/>
        </w:rPr>
        <w:t xml:space="preserve"> </w:t>
      </w:r>
      <w:r>
        <w:rPr>
          <w:rFonts w:ascii="Georgia" w:eastAsia="Georgia" w:hAnsi="Georgia" w:cs="Georgia"/>
          <w:sz w:val="19"/>
          <w:szCs w:val="19"/>
        </w:rPr>
        <w:t>of</w:t>
      </w:r>
      <w:r>
        <w:rPr>
          <w:rFonts w:ascii="Georgia" w:eastAsia="Georgia" w:hAnsi="Georgia" w:cs="Georgia"/>
          <w:spacing w:val="13"/>
          <w:sz w:val="19"/>
          <w:szCs w:val="19"/>
        </w:rPr>
        <w:t xml:space="preserve"> </w:t>
      </w:r>
      <w:r>
        <w:rPr>
          <w:rFonts w:ascii="Georgia" w:eastAsia="Georgia" w:hAnsi="Georgia" w:cs="Georgia"/>
          <w:w w:val="102"/>
          <w:sz w:val="19"/>
          <w:szCs w:val="19"/>
        </w:rPr>
        <w:t xml:space="preserve">Markov </w:t>
      </w:r>
      <w:r>
        <w:rPr>
          <w:rFonts w:ascii="Georgia" w:eastAsia="Georgia" w:hAnsi="Georgia" w:cs="Georgia"/>
          <w:sz w:val="19"/>
          <w:szCs w:val="19"/>
        </w:rPr>
        <w:t>Random</w:t>
      </w:r>
      <w:r>
        <w:rPr>
          <w:rFonts w:ascii="Georgia" w:eastAsia="Georgia" w:hAnsi="Georgia" w:cs="Georgia"/>
          <w:spacing w:val="6"/>
          <w:sz w:val="19"/>
          <w:szCs w:val="19"/>
        </w:rPr>
        <w:t xml:space="preserve"> </w:t>
      </w:r>
      <w:r>
        <w:rPr>
          <w:rFonts w:ascii="Georgia" w:eastAsia="Georgia" w:hAnsi="Georgia" w:cs="Georgia"/>
          <w:sz w:val="19"/>
          <w:szCs w:val="19"/>
        </w:rPr>
        <w:t>Field (MRF)</w:t>
      </w:r>
      <w:r>
        <w:rPr>
          <w:rFonts w:ascii="Georgia" w:eastAsia="Georgia" w:hAnsi="Georgia" w:cs="Georgia"/>
          <w:spacing w:val="3"/>
          <w:sz w:val="19"/>
          <w:szCs w:val="19"/>
        </w:rPr>
        <w:t xml:space="preserve"> </w:t>
      </w:r>
      <w:r>
        <w:rPr>
          <w:rFonts w:ascii="Georgia" w:eastAsia="Georgia" w:hAnsi="Georgia" w:cs="Georgia"/>
          <w:sz w:val="19"/>
          <w:szCs w:val="19"/>
        </w:rPr>
        <w:t>modeling</w:t>
      </w:r>
      <w:r>
        <w:rPr>
          <w:rFonts w:ascii="Georgia" w:eastAsia="Georgia" w:hAnsi="Georgia" w:cs="Georgia"/>
          <w:spacing w:val="8"/>
          <w:sz w:val="19"/>
          <w:szCs w:val="19"/>
        </w:rPr>
        <w:t xml:space="preserve"> </w:t>
      </w:r>
      <w:r>
        <w:rPr>
          <w:rFonts w:ascii="Georgia" w:eastAsia="Georgia" w:hAnsi="Georgia" w:cs="Georgia"/>
          <w:sz w:val="19"/>
          <w:szCs w:val="19"/>
        </w:rPr>
        <w:t>[34]</w:t>
      </w:r>
      <w:r>
        <w:rPr>
          <w:rFonts w:ascii="Georgia" w:eastAsia="Georgia" w:hAnsi="Georgia" w:cs="Georgia"/>
          <w:spacing w:val="-1"/>
          <w:sz w:val="19"/>
          <w:szCs w:val="19"/>
        </w:rPr>
        <w:t xml:space="preserve"> </w:t>
      </w:r>
      <w:r>
        <w:rPr>
          <w:rFonts w:ascii="Georgia" w:eastAsia="Georgia" w:hAnsi="Georgia" w:cs="Georgia"/>
          <w:sz w:val="19"/>
          <w:szCs w:val="19"/>
        </w:rPr>
        <w:t>for</w:t>
      </w:r>
      <w:r>
        <w:rPr>
          <w:rFonts w:ascii="Georgia" w:eastAsia="Georgia" w:hAnsi="Georgia" w:cs="Georgia"/>
          <w:spacing w:val="-3"/>
          <w:sz w:val="19"/>
          <w:szCs w:val="19"/>
        </w:rPr>
        <w:t xml:space="preserve"> </w:t>
      </w:r>
      <w:r>
        <w:rPr>
          <w:rFonts w:ascii="Georgia" w:eastAsia="Georgia" w:hAnsi="Georgia" w:cs="Georgia"/>
          <w:sz w:val="19"/>
          <w:szCs w:val="19"/>
        </w:rPr>
        <w:t>regularizing</w:t>
      </w:r>
      <w:r>
        <w:rPr>
          <w:rFonts w:ascii="Georgia" w:eastAsia="Georgia" w:hAnsi="Georgia" w:cs="Georgia"/>
          <w:spacing w:val="12"/>
          <w:sz w:val="19"/>
          <w:szCs w:val="19"/>
        </w:rPr>
        <w:t xml:space="preserve"> </w:t>
      </w:r>
      <w:r>
        <w:rPr>
          <w:rFonts w:ascii="Georgia" w:eastAsia="Georgia" w:hAnsi="Georgia" w:cs="Georgia"/>
          <w:sz w:val="19"/>
          <w:szCs w:val="19"/>
        </w:rPr>
        <w:t>the</w:t>
      </w:r>
      <w:r>
        <w:rPr>
          <w:rFonts w:ascii="Georgia" w:eastAsia="Georgia" w:hAnsi="Georgia" w:cs="Georgia"/>
          <w:spacing w:val="-3"/>
          <w:sz w:val="19"/>
          <w:szCs w:val="19"/>
        </w:rPr>
        <w:t xml:space="preserve"> </w:t>
      </w:r>
      <w:r>
        <w:rPr>
          <w:rFonts w:ascii="Georgia" w:eastAsia="Georgia" w:hAnsi="Georgia" w:cs="Georgia"/>
          <w:sz w:val="19"/>
          <w:szCs w:val="19"/>
        </w:rPr>
        <w:t>classification</w:t>
      </w:r>
      <w:r>
        <w:rPr>
          <w:rFonts w:ascii="Georgia" w:eastAsia="Georgia" w:hAnsi="Georgia" w:cs="Georgia"/>
          <w:spacing w:val="14"/>
          <w:sz w:val="19"/>
          <w:szCs w:val="19"/>
        </w:rPr>
        <w:t xml:space="preserve"> </w:t>
      </w:r>
      <w:r>
        <w:rPr>
          <w:rFonts w:ascii="Georgia" w:eastAsia="Georgia" w:hAnsi="Georgia" w:cs="Georgia"/>
          <w:sz w:val="19"/>
          <w:szCs w:val="19"/>
        </w:rPr>
        <w:t>results</w:t>
      </w:r>
      <w:r>
        <w:rPr>
          <w:rFonts w:ascii="Georgia" w:eastAsia="Georgia" w:hAnsi="Georgia" w:cs="Georgia"/>
          <w:spacing w:val="3"/>
          <w:sz w:val="19"/>
          <w:szCs w:val="19"/>
        </w:rPr>
        <w:t xml:space="preserve"> </w:t>
      </w:r>
      <w:r>
        <w:rPr>
          <w:rFonts w:ascii="Georgia" w:eastAsia="Georgia" w:hAnsi="Georgia" w:cs="Georgia"/>
          <w:sz w:val="19"/>
          <w:szCs w:val="19"/>
        </w:rPr>
        <w:t>[35].</w:t>
      </w:r>
      <w:r>
        <w:rPr>
          <w:rFonts w:ascii="Georgia" w:eastAsia="Georgia" w:hAnsi="Georgia" w:cs="Georgia"/>
          <w:spacing w:val="22"/>
          <w:sz w:val="19"/>
          <w:szCs w:val="19"/>
        </w:rPr>
        <w:t xml:space="preserve"> </w:t>
      </w:r>
      <w:r>
        <w:rPr>
          <w:rFonts w:ascii="Georgia" w:eastAsia="Georgia" w:hAnsi="Georgia" w:cs="Georgia"/>
          <w:sz w:val="19"/>
          <w:szCs w:val="19"/>
        </w:rPr>
        <w:t>Spatial</w:t>
      </w:r>
      <w:r>
        <w:rPr>
          <w:rFonts w:ascii="Georgia" w:eastAsia="Georgia" w:hAnsi="Georgia" w:cs="Georgia"/>
          <w:spacing w:val="4"/>
          <w:sz w:val="19"/>
          <w:szCs w:val="19"/>
        </w:rPr>
        <w:t xml:space="preserve"> </w:t>
      </w:r>
      <w:r>
        <w:rPr>
          <w:rFonts w:ascii="Georgia" w:eastAsia="Georgia" w:hAnsi="Georgia" w:cs="Georgia"/>
          <w:sz w:val="19"/>
          <w:szCs w:val="19"/>
        </w:rPr>
        <w:t>prior probability</w:t>
      </w:r>
      <w:r>
        <w:rPr>
          <w:rFonts w:ascii="Georgia" w:eastAsia="Georgia" w:hAnsi="Georgia" w:cs="Georgia"/>
          <w:spacing w:val="10"/>
          <w:sz w:val="19"/>
          <w:szCs w:val="19"/>
        </w:rPr>
        <w:t xml:space="preserve"> </w:t>
      </w:r>
      <w:r>
        <w:rPr>
          <w:rFonts w:ascii="Georgia" w:eastAsia="Georgia" w:hAnsi="Georgia" w:cs="Georgia"/>
          <w:sz w:val="19"/>
          <w:szCs w:val="19"/>
        </w:rPr>
        <w:t>maps</w:t>
      </w:r>
      <w:r>
        <w:rPr>
          <w:rFonts w:ascii="Georgia" w:eastAsia="Georgia" w:hAnsi="Georgia" w:cs="Georgia"/>
          <w:spacing w:val="1"/>
          <w:sz w:val="19"/>
          <w:szCs w:val="19"/>
        </w:rPr>
        <w:t xml:space="preserve"> </w:t>
      </w:r>
      <w:r>
        <w:rPr>
          <w:rFonts w:ascii="Georgia" w:eastAsia="Georgia" w:hAnsi="Georgia" w:cs="Georgia"/>
          <w:sz w:val="19"/>
          <w:szCs w:val="19"/>
        </w:rPr>
        <w:t>of</w:t>
      </w:r>
      <w:r>
        <w:rPr>
          <w:rFonts w:ascii="Georgia" w:eastAsia="Georgia" w:hAnsi="Georgia" w:cs="Georgia"/>
          <w:spacing w:val="-5"/>
          <w:sz w:val="19"/>
          <w:szCs w:val="19"/>
        </w:rPr>
        <w:t xml:space="preserve"> </w:t>
      </w:r>
      <w:r>
        <w:rPr>
          <w:rFonts w:ascii="Georgia" w:eastAsia="Georgia" w:hAnsi="Georgia" w:cs="Georgia"/>
          <w:w w:val="102"/>
          <w:sz w:val="19"/>
          <w:szCs w:val="19"/>
        </w:rPr>
        <w:t xml:space="preserve">anatomical </w:t>
      </w:r>
      <w:r>
        <w:rPr>
          <w:rFonts w:ascii="Georgia" w:eastAsia="Georgia" w:hAnsi="Georgia" w:cs="Georgia"/>
          <w:sz w:val="19"/>
          <w:szCs w:val="19"/>
        </w:rPr>
        <w:t>structures</w:t>
      </w:r>
      <w:r>
        <w:rPr>
          <w:rFonts w:ascii="Georgia" w:eastAsia="Georgia" w:hAnsi="Georgia" w:cs="Georgia"/>
          <w:spacing w:val="18"/>
          <w:sz w:val="19"/>
          <w:szCs w:val="19"/>
        </w:rPr>
        <w:t xml:space="preserve"> </w:t>
      </w:r>
      <w:r>
        <w:rPr>
          <w:rFonts w:ascii="Georgia" w:eastAsia="Georgia" w:hAnsi="Georgia" w:cs="Georgia"/>
          <w:sz w:val="19"/>
          <w:szCs w:val="19"/>
        </w:rPr>
        <w:t>of</w:t>
      </w:r>
      <w:r>
        <w:rPr>
          <w:rFonts w:ascii="Georgia" w:eastAsia="Georgia" w:hAnsi="Georgia" w:cs="Georgia"/>
          <w:spacing w:val="4"/>
          <w:sz w:val="19"/>
          <w:szCs w:val="19"/>
        </w:rPr>
        <w:t xml:space="preserve"> </w:t>
      </w:r>
      <w:r>
        <w:rPr>
          <w:rFonts w:ascii="Georgia" w:eastAsia="Georgia" w:hAnsi="Georgia" w:cs="Georgia"/>
          <w:sz w:val="19"/>
          <w:szCs w:val="19"/>
        </w:rPr>
        <w:t>interest</w:t>
      </w:r>
      <w:r>
        <w:rPr>
          <w:rFonts w:ascii="Georgia" w:eastAsia="Georgia" w:hAnsi="Georgia" w:cs="Georgia"/>
          <w:spacing w:val="14"/>
          <w:sz w:val="19"/>
          <w:szCs w:val="19"/>
        </w:rPr>
        <w:t xml:space="preserve"> </w:t>
      </w:r>
      <w:r>
        <w:rPr>
          <w:rFonts w:ascii="Georgia" w:eastAsia="Georgia" w:hAnsi="Georgia" w:cs="Georgia"/>
          <w:sz w:val="19"/>
          <w:szCs w:val="19"/>
        </w:rPr>
        <w:t>are</w:t>
      </w:r>
      <w:r>
        <w:rPr>
          <w:rFonts w:ascii="Georgia" w:eastAsia="Georgia" w:hAnsi="Georgia" w:cs="Georgia"/>
          <w:spacing w:val="6"/>
          <w:sz w:val="19"/>
          <w:szCs w:val="19"/>
        </w:rPr>
        <w:t xml:space="preserve"> </w:t>
      </w:r>
      <w:r>
        <w:rPr>
          <w:rFonts w:ascii="Georgia" w:eastAsia="Georgia" w:hAnsi="Georgia" w:cs="Georgia"/>
          <w:sz w:val="19"/>
          <w:szCs w:val="19"/>
        </w:rPr>
        <w:t>also</w:t>
      </w:r>
      <w:r>
        <w:rPr>
          <w:rFonts w:ascii="Georgia" w:eastAsia="Georgia" w:hAnsi="Georgia" w:cs="Georgia"/>
          <w:spacing w:val="8"/>
          <w:sz w:val="19"/>
          <w:szCs w:val="19"/>
        </w:rPr>
        <w:t xml:space="preserve"> </w:t>
      </w:r>
      <w:r>
        <w:rPr>
          <w:rFonts w:ascii="Georgia" w:eastAsia="Georgia" w:hAnsi="Georgia" w:cs="Georgia"/>
          <w:sz w:val="19"/>
          <w:szCs w:val="19"/>
        </w:rPr>
        <w:t>employed</w:t>
      </w:r>
      <w:r>
        <w:rPr>
          <w:rFonts w:ascii="Georgia" w:eastAsia="Georgia" w:hAnsi="Georgia" w:cs="Georgia"/>
          <w:spacing w:val="17"/>
          <w:sz w:val="19"/>
          <w:szCs w:val="19"/>
        </w:rPr>
        <w:t xml:space="preserve"> </w:t>
      </w:r>
      <w:r>
        <w:rPr>
          <w:rFonts w:ascii="Georgia" w:eastAsia="Georgia" w:hAnsi="Georgia" w:cs="Georgia"/>
          <w:sz w:val="19"/>
          <w:szCs w:val="19"/>
        </w:rPr>
        <w:t>within</w:t>
      </w:r>
      <w:r>
        <w:rPr>
          <w:rFonts w:ascii="Georgia" w:eastAsia="Georgia" w:hAnsi="Georgia" w:cs="Georgia"/>
          <w:spacing w:val="12"/>
          <w:sz w:val="19"/>
          <w:szCs w:val="19"/>
        </w:rPr>
        <w:t xml:space="preserve"> </w:t>
      </w:r>
      <w:r>
        <w:rPr>
          <w:rFonts w:ascii="Georgia" w:eastAsia="Georgia" w:hAnsi="Georgia" w:cs="Georgia"/>
          <w:sz w:val="19"/>
          <w:szCs w:val="19"/>
        </w:rPr>
        <w:t>this</w:t>
      </w:r>
      <w:r>
        <w:rPr>
          <w:rFonts w:ascii="Georgia" w:eastAsia="Georgia" w:hAnsi="Georgia" w:cs="Georgia"/>
          <w:spacing w:val="7"/>
          <w:sz w:val="19"/>
          <w:szCs w:val="19"/>
        </w:rPr>
        <w:t xml:space="preserve"> </w:t>
      </w:r>
      <w:r>
        <w:rPr>
          <w:rFonts w:ascii="Georgia" w:eastAsia="Georgia" w:hAnsi="Georgia" w:cs="Georgia"/>
          <w:sz w:val="19"/>
          <w:szCs w:val="19"/>
        </w:rPr>
        <w:t>framework</w:t>
      </w:r>
      <w:r>
        <w:rPr>
          <w:rFonts w:ascii="Georgia" w:eastAsia="Georgia" w:hAnsi="Georgia" w:cs="Georgia"/>
          <w:spacing w:val="19"/>
          <w:sz w:val="19"/>
          <w:szCs w:val="19"/>
        </w:rPr>
        <w:t xml:space="preserve"> </w:t>
      </w:r>
      <w:r>
        <w:rPr>
          <w:rFonts w:ascii="Georgia" w:eastAsia="Georgia" w:hAnsi="Georgia" w:cs="Georgia"/>
          <w:sz w:val="19"/>
          <w:szCs w:val="19"/>
        </w:rPr>
        <w:t>[36,</w:t>
      </w:r>
      <w:r>
        <w:rPr>
          <w:rFonts w:ascii="Georgia" w:eastAsia="Georgia" w:hAnsi="Georgia" w:cs="Georgia"/>
          <w:spacing w:val="8"/>
          <w:sz w:val="19"/>
          <w:szCs w:val="19"/>
        </w:rPr>
        <w:t xml:space="preserve"> </w:t>
      </w:r>
      <w:r>
        <w:rPr>
          <w:rFonts w:ascii="Georgia" w:eastAsia="Georgia" w:hAnsi="Georgia" w:cs="Georgia"/>
          <w:sz w:val="19"/>
          <w:szCs w:val="19"/>
        </w:rPr>
        <w:t>37].</w:t>
      </w:r>
      <w:r>
        <w:rPr>
          <w:rFonts w:ascii="Georgia" w:eastAsia="Georgia" w:hAnsi="Georgia" w:cs="Georgia"/>
          <w:spacing w:val="23"/>
          <w:sz w:val="19"/>
          <w:szCs w:val="19"/>
        </w:rPr>
        <w:t xml:space="preserve"> </w:t>
      </w:r>
      <w:r>
        <w:rPr>
          <w:rFonts w:ascii="Georgia" w:eastAsia="Georgia" w:hAnsi="Georgia" w:cs="Georgia"/>
          <w:sz w:val="19"/>
          <w:szCs w:val="19"/>
        </w:rPr>
        <w:t>Although</w:t>
      </w:r>
      <w:r>
        <w:rPr>
          <w:rFonts w:ascii="Georgia" w:eastAsia="Georgia" w:hAnsi="Georgia" w:cs="Georgia"/>
          <w:spacing w:val="17"/>
          <w:sz w:val="19"/>
          <w:szCs w:val="19"/>
        </w:rPr>
        <w:t xml:space="preserve"> </w:t>
      </w:r>
      <w:r>
        <w:rPr>
          <w:rFonts w:ascii="Georgia" w:eastAsia="Georgia" w:hAnsi="Georgia" w:cs="Georgia"/>
          <w:sz w:val="19"/>
          <w:szCs w:val="19"/>
        </w:rPr>
        <w:t>this</w:t>
      </w:r>
      <w:r>
        <w:rPr>
          <w:rFonts w:ascii="Georgia" w:eastAsia="Georgia" w:hAnsi="Georgia" w:cs="Georgia"/>
          <w:spacing w:val="7"/>
          <w:sz w:val="19"/>
          <w:szCs w:val="19"/>
        </w:rPr>
        <w:t xml:space="preserve"> </w:t>
      </w:r>
      <w:r>
        <w:rPr>
          <w:rFonts w:ascii="Georgia" w:eastAsia="Georgia" w:hAnsi="Georgia" w:cs="Georgia"/>
          <w:sz w:val="19"/>
          <w:szCs w:val="19"/>
        </w:rPr>
        <w:t>particular</w:t>
      </w:r>
      <w:r>
        <w:rPr>
          <w:rFonts w:ascii="Georgia" w:eastAsia="Georgia" w:hAnsi="Georgia" w:cs="Georgia"/>
          <w:spacing w:val="18"/>
          <w:sz w:val="19"/>
          <w:szCs w:val="19"/>
        </w:rPr>
        <w:t xml:space="preserve"> </w:t>
      </w:r>
      <w:r>
        <w:rPr>
          <w:rFonts w:ascii="Georgia" w:eastAsia="Georgia" w:hAnsi="Georgia" w:cs="Georgia"/>
          <w:sz w:val="19"/>
          <w:szCs w:val="19"/>
        </w:rPr>
        <w:t>segmentation</w:t>
      </w:r>
      <w:r>
        <w:rPr>
          <w:rFonts w:ascii="Georgia" w:eastAsia="Georgia" w:hAnsi="Georgia" w:cs="Georgia"/>
          <w:spacing w:val="24"/>
          <w:sz w:val="19"/>
          <w:szCs w:val="19"/>
        </w:rPr>
        <w:t xml:space="preserve"> </w:t>
      </w:r>
      <w:r>
        <w:rPr>
          <w:rFonts w:ascii="Georgia" w:eastAsia="Georgia" w:hAnsi="Georgia" w:cs="Georgia"/>
          <w:sz w:val="19"/>
          <w:szCs w:val="19"/>
        </w:rPr>
        <w:t>framework</w:t>
      </w:r>
      <w:r>
        <w:rPr>
          <w:rFonts w:ascii="Georgia" w:eastAsia="Georgia" w:hAnsi="Georgia" w:cs="Georgia"/>
          <w:spacing w:val="19"/>
          <w:sz w:val="19"/>
          <w:szCs w:val="19"/>
        </w:rPr>
        <w:t xml:space="preserve"> </w:t>
      </w:r>
      <w:r>
        <w:rPr>
          <w:rFonts w:ascii="Georgia" w:eastAsia="Georgia" w:hAnsi="Georgia" w:cs="Georgia"/>
          <w:w w:val="102"/>
          <w:sz w:val="19"/>
          <w:szCs w:val="19"/>
        </w:rPr>
        <w:t xml:space="preserve">has </w:t>
      </w:r>
      <w:r>
        <w:rPr>
          <w:rFonts w:ascii="Georgia" w:eastAsia="Georgia" w:hAnsi="Georgia" w:cs="Georgia"/>
          <w:sz w:val="19"/>
          <w:szCs w:val="19"/>
        </w:rPr>
        <w:t>significant</w:t>
      </w:r>
      <w:r>
        <w:rPr>
          <w:rFonts w:ascii="Georgia" w:eastAsia="Georgia" w:hAnsi="Georgia" w:cs="Georgia"/>
          <w:spacing w:val="19"/>
          <w:sz w:val="19"/>
          <w:szCs w:val="19"/>
        </w:rPr>
        <w:t xml:space="preserve"> </w:t>
      </w:r>
      <w:r>
        <w:rPr>
          <w:rFonts w:ascii="Georgia" w:eastAsia="Georgia" w:hAnsi="Georgia" w:cs="Georgia"/>
          <w:sz w:val="19"/>
          <w:szCs w:val="19"/>
        </w:rPr>
        <w:t>application</w:t>
      </w:r>
      <w:r>
        <w:rPr>
          <w:rFonts w:ascii="Georgia" w:eastAsia="Georgia" w:hAnsi="Georgia" w:cs="Georgia"/>
          <w:spacing w:val="20"/>
          <w:sz w:val="19"/>
          <w:szCs w:val="19"/>
        </w:rPr>
        <w:t xml:space="preserve"> </w:t>
      </w:r>
      <w:r>
        <w:rPr>
          <w:rFonts w:ascii="Georgia" w:eastAsia="Georgia" w:hAnsi="Georgia" w:cs="Georgia"/>
          <w:sz w:val="19"/>
          <w:szCs w:val="19"/>
        </w:rPr>
        <w:t>in</w:t>
      </w:r>
      <w:r>
        <w:rPr>
          <w:rFonts w:ascii="Georgia" w:eastAsia="Georgia" w:hAnsi="Georgia" w:cs="Georgia"/>
          <w:spacing w:val="6"/>
          <w:sz w:val="19"/>
          <w:szCs w:val="19"/>
        </w:rPr>
        <w:t xml:space="preserve"> </w:t>
      </w:r>
      <w:r>
        <w:rPr>
          <w:rFonts w:ascii="Georgia" w:eastAsia="Georgia" w:hAnsi="Georgia" w:cs="Georgia"/>
          <w:sz w:val="19"/>
          <w:szCs w:val="19"/>
        </w:rPr>
        <w:t>the</w:t>
      </w:r>
      <w:r>
        <w:rPr>
          <w:rFonts w:ascii="Georgia" w:eastAsia="Georgia" w:hAnsi="Georgia" w:cs="Georgia"/>
          <w:spacing w:val="6"/>
          <w:sz w:val="19"/>
          <w:szCs w:val="19"/>
        </w:rPr>
        <w:t xml:space="preserve"> </w:t>
      </w:r>
      <w:r>
        <w:rPr>
          <w:rFonts w:ascii="Georgia" w:eastAsia="Georgia" w:hAnsi="Georgia" w:cs="Georgia"/>
          <w:sz w:val="19"/>
          <w:szCs w:val="19"/>
        </w:rPr>
        <w:t>neuroimaging</w:t>
      </w:r>
      <w:r>
        <w:rPr>
          <w:rFonts w:ascii="Georgia" w:eastAsia="Georgia" w:hAnsi="Georgia" w:cs="Georgia"/>
          <w:spacing w:val="24"/>
          <w:sz w:val="19"/>
          <w:szCs w:val="19"/>
        </w:rPr>
        <w:t xml:space="preserve"> </w:t>
      </w:r>
      <w:r>
        <w:rPr>
          <w:rFonts w:ascii="Georgia" w:eastAsia="Georgia" w:hAnsi="Georgia" w:cs="Georgia"/>
          <w:sz w:val="19"/>
          <w:szCs w:val="19"/>
        </w:rPr>
        <w:t>domain,</w:t>
      </w:r>
      <w:r>
        <w:rPr>
          <w:rFonts w:ascii="Georgia" w:eastAsia="Georgia" w:hAnsi="Georgia" w:cs="Georgia"/>
          <w:spacing w:val="15"/>
          <w:sz w:val="19"/>
          <w:szCs w:val="19"/>
        </w:rPr>
        <w:t xml:space="preserve"> </w:t>
      </w:r>
      <w:r>
        <w:rPr>
          <w:rFonts w:ascii="Georgia" w:eastAsia="Georgia" w:hAnsi="Georgia" w:cs="Georgia"/>
          <w:sz w:val="19"/>
          <w:szCs w:val="19"/>
        </w:rPr>
        <w:t>it</w:t>
      </w:r>
      <w:r>
        <w:rPr>
          <w:rFonts w:ascii="Georgia" w:eastAsia="Georgia" w:hAnsi="Georgia" w:cs="Georgia"/>
          <w:spacing w:val="3"/>
          <w:sz w:val="19"/>
          <w:szCs w:val="19"/>
        </w:rPr>
        <w:t xml:space="preserve"> </w:t>
      </w:r>
      <w:r>
        <w:rPr>
          <w:rFonts w:ascii="Georgia" w:eastAsia="Georgia" w:hAnsi="Georgia" w:cs="Georgia"/>
          <w:sz w:val="19"/>
          <w:szCs w:val="19"/>
        </w:rPr>
        <w:t>is</w:t>
      </w:r>
      <w:r>
        <w:rPr>
          <w:rFonts w:ascii="Georgia" w:eastAsia="Georgia" w:hAnsi="Georgia" w:cs="Georgia"/>
          <w:spacing w:val="4"/>
          <w:sz w:val="19"/>
          <w:szCs w:val="19"/>
        </w:rPr>
        <w:t xml:space="preserve"> </w:t>
      </w:r>
      <w:r>
        <w:rPr>
          <w:rFonts w:ascii="Georgia" w:eastAsia="Georgia" w:hAnsi="Georgia" w:cs="Georgia"/>
          <w:sz w:val="19"/>
          <w:szCs w:val="19"/>
        </w:rPr>
        <w:t>also</w:t>
      </w:r>
      <w:r>
        <w:rPr>
          <w:rFonts w:ascii="Georgia" w:eastAsia="Georgia" w:hAnsi="Georgia" w:cs="Georgia"/>
          <w:spacing w:val="8"/>
          <w:sz w:val="19"/>
          <w:szCs w:val="19"/>
        </w:rPr>
        <w:t xml:space="preserve"> </w:t>
      </w:r>
      <w:r>
        <w:rPr>
          <w:rFonts w:ascii="Georgia" w:eastAsia="Georgia" w:hAnsi="Georgia" w:cs="Georgia"/>
          <w:sz w:val="19"/>
          <w:szCs w:val="19"/>
        </w:rPr>
        <w:t>relevant</w:t>
      </w:r>
      <w:r>
        <w:rPr>
          <w:rFonts w:ascii="Georgia" w:eastAsia="Georgia" w:hAnsi="Georgia" w:cs="Georgia"/>
          <w:spacing w:val="15"/>
          <w:sz w:val="19"/>
          <w:szCs w:val="19"/>
        </w:rPr>
        <w:t xml:space="preserve"> </w:t>
      </w:r>
      <w:r>
        <w:rPr>
          <w:rFonts w:ascii="Georgia" w:eastAsia="Georgia" w:hAnsi="Georgia" w:cs="Georgia"/>
          <w:sz w:val="19"/>
          <w:szCs w:val="19"/>
        </w:rPr>
        <w:t>to</w:t>
      </w:r>
      <w:r>
        <w:rPr>
          <w:rFonts w:ascii="Georgia" w:eastAsia="Georgia" w:hAnsi="Georgia" w:cs="Georgia"/>
          <w:spacing w:val="4"/>
          <w:sz w:val="19"/>
          <w:szCs w:val="19"/>
        </w:rPr>
        <w:t xml:space="preserve"> </w:t>
      </w:r>
      <w:r>
        <w:rPr>
          <w:rFonts w:ascii="Georgia" w:eastAsia="Georgia" w:hAnsi="Georgia" w:cs="Georgia"/>
          <w:sz w:val="19"/>
          <w:szCs w:val="19"/>
        </w:rPr>
        <w:t>other</w:t>
      </w:r>
      <w:r>
        <w:rPr>
          <w:rFonts w:ascii="Georgia" w:eastAsia="Georgia" w:hAnsi="Georgia" w:cs="Georgia"/>
          <w:spacing w:val="10"/>
          <w:sz w:val="19"/>
          <w:szCs w:val="19"/>
        </w:rPr>
        <w:t xml:space="preserve"> </w:t>
      </w:r>
      <w:r>
        <w:rPr>
          <w:rFonts w:ascii="Georgia" w:eastAsia="Georgia" w:hAnsi="Georgia" w:cs="Georgia"/>
          <w:sz w:val="19"/>
          <w:szCs w:val="19"/>
        </w:rPr>
        <w:t>domains</w:t>
      </w:r>
      <w:r>
        <w:rPr>
          <w:rFonts w:ascii="Georgia" w:eastAsia="Georgia" w:hAnsi="Georgia" w:cs="Georgia"/>
          <w:spacing w:val="15"/>
          <w:sz w:val="19"/>
          <w:szCs w:val="19"/>
        </w:rPr>
        <w:t xml:space="preserve"> </w:t>
      </w:r>
      <w:r>
        <w:rPr>
          <w:rFonts w:ascii="Georgia" w:eastAsia="Georgia" w:hAnsi="Georgia" w:cs="Georgia"/>
          <w:sz w:val="19"/>
          <w:szCs w:val="19"/>
        </w:rPr>
        <w:t>including</w:t>
      </w:r>
      <w:r>
        <w:rPr>
          <w:rFonts w:ascii="Georgia" w:eastAsia="Georgia" w:hAnsi="Georgia" w:cs="Georgia"/>
          <w:spacing w:val="17"/>
          <w:sz w:val="19"/>
          <w:szCs w:val="19"/>
        </w:rPr>
        <w:t xml:space="preserve"> </w:t>
      </w:r>
      <w:r>
        <w:rPr>
          <w:rFonts w:ascii="Georgia" w:eastAsia="Georgia" w:hAnsi="Georgia" w:cs="Georgia"/>
          <w:sz w:val="19"/>
          <w:szCs w:val="19"/>
        </w:rPr>
        <w:t>functional</w:t>
      </w:r>
      <w:r>
        <w:rPr>
          <w:rFonts w:ascii="Georgia" w:eastAsia="Georgia" w:hAnsi="Georgia" w:cs="Georgia"/>
          <w:spacing w:val="18"/>
          <w:sz w:val="19"/>
          <w:szCs w:val="19"/>
        </w:rPr>
        <w:t xml:space="preserve"> </w:t>
      </w:r>
      <w:r>
        <w:rPr>
          <w:rFonts w:ascii="Georgia" w:eastAsia="Georgia" w:hAnsi="Georgia" w:cs="Georgia"/>
          <w:sz w:val="19"/>
          <w:szCs w:val="19"/>
        </w:rPr>
        <w:t>ventilation</w:t>
      </w:r>
      <w:r>
        <w:rPr>
          <w:rFonts w:ascii="Georgia" w:eastAsia="Georgia" w:hAnsi="Georgia" w:cs="Georgia"/>
          <w:spacing w:val="19"/>
          <w:sz w:val="19"/>
          <w:szCs w:val="19"/>
        </w:rPr>
        <w:t xml:space="preserve"> </w:t>
      </w:r>
      <w:r>
        <w:rPr>
          <w:rFonts w:ascii="Georgia" w:eastAsia="Georgia" w:hAnsi="Georgia" w:cs="Georgia"/>
          <w:sz w:val="19"/>
          <w:szCs w:val="19"/>
        </w:rPr>
        <w:t>of</w:t>
      </w:r>
      <w:r>
        <w:rPr>
          <w:rFonts w:ascii="Georgia" w:eastAsia="Georgia" w:hAnsi="Georgia" w:cs="Georgia"/>
          <w:spacing w:val="4"/>
          <w:sz w:val="19"/>
          <w:szCs w:val="19"/>
        </w:rPr>
        <w:t xml:space="preserve"> </w:t>
      </w:r>
      <w:r>
        <w:rPr>
          <w:rFonts w:ascii="Georgia" w:eastAsia="Georgia" w:hAnsi="Georgia" w:cs="Georgia"/>
          <w:w w:val="102"/>
          <w:sz w:val="19"/>
          <w:szCs w:val="19"/>
        </w:rPr>
        <w:t xml:space="preserve">the </w:t>
      </w:r>
      <w:r>
        <w:rPr>
          <w:rFonts w:ascii="Georgia" w:eastAsia="Georgia" w:hAnsi="Georgia" w:cs="Georgia"/>
          <w:sz w:val="19"/>
          <w:szCs w:val="19"/>
        </w:rPr>
        <w:t>lung</w:t>
      </w:r>
      <w:r>
        <w:rPr>
          <w:rFonts w:ascii="Georgia" w:eastAsia="Georgia" w:hAnsi="Georgia" w:cs="Georgia"/>
          <w:spacing w:val="14"/>
          <w:sz w:val="19"/>
          <w:szCs w:val="19"/>
        </w:rPr>
        <w:t xml:space="preserve"> </w:t>
      </w:r>
      <w:r>
        <w:rPr>
          <w:rFonts w:ascii="Georgia" w:eastAsia="Georgia" w:hAnsi="Georgia" w:cs="Georgia"/>
          <w:sz w:val="19"/>
          <w:szCs w:val="19"/>
        </w:rPr>
        <w:t>[38].</w:t>
      </w:r>
      <w:r>
        <w:rPr>
          <w:rFonts w:ascii="Georgia" w:eastAsia="Georgia" w:hAnsi="Georgia" w:cs="Georgia"/>
          <w:spacing w:val="42"/>
          <w:sz w:val="19"/>
          <w:szCs w:val="19"/>
        </w:rPr>
        <w:t xml:space="preserve"> </w:t>
      </w:r>
      <w:r>
        <w:rPr>
          <w:rFonts w:ascii="Georgia" w:eastAsia="Georgia" w:hAnsi="Georgia" w:cs="Georgia"/>
          <w:i/>
          <w:sz w:val="19"/>
          <w:szCs w:val="19"/>
        </w:rPr>
        <w:t>However,</w:t>
      </w:r>
      <w:r>
        <w:rPr>
          <w:rFonts w:ascii="Georgia" w:eastAsia="Georgia" w:hAnsi="Georgia" w:cs="Georgia"/>
          <w:i/>
          <w:spacing w:val="7"/>
          <w:sz w:val="19"/>
          <w:szCs w:val="19"/>
        </w:rPr>
        <w:t xml:space="preserve"> </w:t>
      </w:r>
      <w:r>
        <w:rPr>
          <w:rFonts w:ascii="Georgia" w:eastAsia="Georgia" w:hAnsi="Georgia" w:cs="Georgia"/>
          <w:i/>
          <w:sz w:val="19"/>
          <w:szCs w:val="19"/>
        </w:rPr>
        <w:t>despite</w:t>
      </w:r>
      <w:r>
        <w:rPr>
          <w:rFonts w:ascii="Georgia" w:eastAsia="Georgia" w:hAnsi="Georgia" w:cs="Georgia"/>
          <w:i/>
          <w:spacing w:val="6"/>
          <w:sz w:val="19"/>
          <w:szCs w:val="19"/>
        </w:rPr>
        <w:t xml:space="preserve"> </w:t>
      </w:r>
      <w:r>
        <w:rPr>
          <w:rFonts w:ascii="Georgia" w:eastAsia="Georgia" w:hAnsi="Georgia" w:cs="Georgia"/>
          <w:i/>
          <w:sz w:val="19"/>
          <w:szCs w:val="19"/>
        </w:rPr>
        <w:t>the</w:t>
      </w:r>
      <w:r>
        <w:rPr>
          <w:rFonts w:ascii="Georgia" w:eastAsia="Georgia" w:hAnsi="Georgia" w:cs="Georgia"/>
          <w:i/>
          <w:spacing w:val="6"/>
          <w:sz w:val="19"/>
          <w:szCs w:val="19"/>
        </w:rPr>
        <w:t xml:space="preserve"> </w:t>
      </w:r>
      <w:r>
        <w:rPr>
          <w:rFonts w:ascii="Georgia" w:eastAsia="Georgia" w:hAnsi="Georgia" w:cs="Georgia"/>
          <w:i/>
          <w:sz w:val="19"/>
          <w:szCs w:val="19"/>
        </w:rPr>
        <w:t>numerous</w:t>
      </w:r>
      <w:r>
        <w:rPr>
          <w:rFonts w:ascii="Georgia" w:eastAsia="Georgia" w:hAnsi="Georgia" w:cs="Georgia"/>
          <w:i/>
          <w:spacing w:val="6"/>
          <w:sz w:val="19"/>
          <w:szCs w:val="19"/>
        </w:rPr>
        <w:t xml:space="preserve"> </w:t>
      </w:r>
      <w:proofErr w:type="gramStart"/>
      <w:r>
        <w:rPr>
          <w:rFonts w:ascii="Georgia" w:eastAsia="Georgia" w:hAnsi="Georgia" w:cs="Georgia"/>
          <w:i/>
          <w:sz w:val="19"/>
          <w:szCs w:val="19"/>
        </w:rPr>
        <w:t>developments</w:t>
      </w:r>
      <w:r>
        <w:rPr>
          <w:rFonts w:ascii="Georgia" w:eastAsia="Georgia" w:hAnsi="Georgia" w:cs="Georgia"/>
          <w:i/>
          <w:spacing w:val="6"/>
          <w:sz w:val="19"/>
          <w:szCs w:val="19"/>
        </w:rPr>
        <w:t xml:space="preserve"> </w:t>
      </w:r>
      <w:r>
        <w:rPr>
          <w:rFonts w:ascii="Georgia" w:eastAsia="Georgia" w:hAnsi="Georgia" w:cs="Georgia"/>
          <w:i/>
          <w:sz w:val="19"/>
          <w:szCs w:val="19"/>
        </w:rPr>
        <w:t>which</w:t>
      </w:r>
      <w:proofErr w:type="gramEnd"/>
      <w:r>
        <w:rPr>
          <w:rFonts w:ascii="Georgia" w:eastAsia="Georgia" w:hAnsi="Georgia" w:cs="Georgia"/>
          <w:i/>
          <w:spacing w:val="6"/>
          <w:sz w:val="19"/>
          <w:szCs w:val="19"/>
        </w:rPr>
        <w:t xml:space="preserve"> </w:t>
      </w:r>
      <w:r>
        <w:rPr>
          <w:rFonts w:ascii="Georgia" w:eastAsia="Georgia" w:hAnsi="Georgia" w:cs="Georgia"/>
          <w:i/>
          <w:sz w:val="19"/>
          <w:szCs w:val="19"/>
        </w:rPr>
        <w:t>have</w:t>
      </w:r>
      <w:r>
        <w:rPr>
          <w:rFonts w:ascii="Georgia" w:eastAsia="Georgia" w:hAnsi="Georgia" w:cs="Georgia"/>
          <w:i/>
          <w:spacing w:val="6"/>
          <w:sz w:val="19"/>
          <w:szCs w:val="19"/>
        </w:rPr>
        <w:t xml:space="preserve"> </w:t>
      </w:r>
      <w:r>
        <w:rPr>
          <w:rFonts w:ascii="Georgia" w:eastAsia="Georgia" w:hAnsi="Georgia" w:cs="Georgia"/>
          <w:i/>
          <w:sz w:val="19"/>
          <w:szCs w:val="19"/>
        </w:rPr>
        <w:t>been</w:t>
      </w:r>
      <w:r>
        <w:rPr>
          <w:rFonts w:ascii="Georgia" w:eastAsia="Georgia" w:hAnsi="Georgia" w:cs="Georgia"/>
          <w:i/>
          <w:spacing w:val="6"/>
          <w:sz w:val="19"/>
          <w:szCs w:val="19"/>
        </w:rPr>
        <w:t xml:space="preserve"> </w:t>
      </w:r>
      <w:r>
        <w:rPr>
          <w:rFonts w:ascii="Georgia" w:eastAsia="Georgia" w:hAnsi="Georgia" w:cs="Georgia"/>
          <w:i/>
          <w:sz w:val="19"/>
          <w:szCs w:val="19"/>
        </w:rPr>
        <w:t>proposed</w:t>
      </w:r>
      <w:r>
        <w:rPr>
          <w:rFonts w:ascii="Georgia" w:eastAsia="Georgia" w:hAnsi="Georgia" w:cs="Georgia"/>
          <w:i/>
          <w:spacing w:val="6"/>
          <w:sz w:val="19"/>
          <w:szCs w:val="19"/>
        </w:rPr>
        <w:t xml:space="preserve"> </w:t>
      </w:r>
      <w:r>
        <w:rPr>
          <w:rFonts w:ascii="Georgia" w:eastAsia="Georgia" w:hAnsi="Georgia" w:cs="Georgia"/>
          <w:i/>
          <w:sz w:val="19"/>
          <w:szCs w:val="19"/>
        </w:rPr>
        <w:t>over</w:t>
      </w:r>
      <w:r>
        <w:rPr>
          <w:rFonts w:ascii="Georgia" w:eastAsia="Georgia" w:hAnsi="Georgia" w:cs="Georgia"/>
          <w:i/>
          <w:spacing w:val="6"/>
          <w:sz w:val="19"/>
          <w:szCs w:val="19"/>
        </w:rPr>
        <w:t xml:space="preserve"> </w:t>
      </w:r>
      <w:r>
        <w:rPr>
          <w:rFonts w:ascii="Georgia" w:eastAsia="Georgia" w:hAnsi="Georgia" w:cs="Georgia"/>
          <w:i/>
          <w:sz w:val="19"/>
          <w:szCs w:val="19"/>
        </w:rPr>
        <w:t>the</w:t>
      </w:r>
      <w:r>
        <w:rPr>
          <w:rFonts w:ascii="Georgia" w:eastAsia="Georgia" w:hAnsi="Georgia" w:cs="Georgia"/>
          <w:i/>
          <w:spacing w:val="6"/>
          <w:sz w:val="19"/>
          <w:szCs w:val="19"/>
        </w:rPr>
        <w:t xml:space="preserve"> </w:t>
      </w:r>
      <w:r>
        <w:rPr>
          <w:rFonts w:ascii="Georgia" w:eastAsia="Georgia" w:hAnsi="Georgia" w:cs="Georgia"/>
          <w:i/>
          <w:sz w:val="19"/>
          <w:szCs w:val="19"/>
        </w:rPr>
        <w:t>years</w:t>
      </w:r>
      <w:r>
        <w:rPr>
          <w:rFonts w:ascii="Georgia" w:eastAsia="Georgia" w:hAnsi="Georgia" w:cs="Georgia"/>
          <w:i/>
          <w:spacing w:val="6"/>
          <w:sz w:val="19"/>
          <w:szCs w:val="19"/>
        </w:rPr>
        <w:t xml:space="preserve"> </w:t>
      </w:r>
      <w:r>
        <w:rPr>
          <w:rFonts w:ascii="Georgia" w:eastAsia="Georgia" w:hAnsi="Georgia" w:cs="Georgia"/>
          <w:i/>
          <w:sz w:val="19"/>
          <w:szCs w:val="19"/>
        </w:rPr>
        <w:t>within</w:t>
      </w:r>
      <w:r>
        <w:rPr>
          <w:rFonts w:ascii="Georgia" w:eastAsia="Georgia" w:hAnsi="Georgia" w:cs="Georgia"/>
          <w:i/>
          <w:spacing w:val="6"/>
          <w:sz w:val="19"/>
          <w:szCs w:val="19"/>
        </w:rPr>
        <w:t xml:space="preserve"> </w:t>
      </w:r>
      <w:r>
        <w:rPr>
          <w:rFonts w:ascii="Georgia" w:eastAsia="Georgia" w:hAnsi="Georgia" w:cs="Georgia"/>
          <w:i/>
          <w:sz w:val="19"/>
          <w:szCs w:val="19"/>
        </w:rPr>
        <w:t>this</w:t>
      </w:r>
      <w:r>
        <w:rPr>
          <w:rFonts w:ascii="Georgia" w:eastAsia="Georgia" w:hAnsi="Georgia" w:cs="Georgia"/>
          <w:i/>
          <w:spacing w:val="6"/>
          <w:sz w:val="19"/>
          <w:szCs w:val="19"/>
        </w:rPr>
        <w:t xml:space="preserve"> </w:t>
      </w:r>
      <w:r>
        <w:rPr>
          <w:rFonts w:ascii="Georgia" w:eastAsia="Georgia" w:hAnsi="Georgia" w:cs="Georgia"/>
          <w:i/>
          <w:sz w:val="19"/>
          <w:szCs w:val="19"/>
        </w:rPr>
        <w:t>area,</w:t>
      </w:r>
      <w:r>
        <w:rPr>
          <w:rFonts w:ascii="Georgia" w:eastAsia="Georgia" w:hAnsi="Georgia" w:cs="Georgia"/>
          <w:i/>
          <w:spacing w:val="7"/>
          <w:sz w:val="19"/>
          <w:szCs w:val="19"/>
        </w:rPr>
        <w:t xml:space="preserve"> </w:t>
      </w:r>
      <w:r>
        <w:rPr>
          <w:rFonts w:ascii="Georgia" w:eastAsia="Georgia" w:hAnsi="Georgia" w:cs="Georgia"/>
          <w:i/>
          <w:sz w:val="19"/>
          <w:szCs w:val="19"/>
        </w:rPr>
        <w:t>there</w:t>
      </w:r>
      <w:r>
        <w:rPr>
          <w:rFonts w:ascii="Georgia" w:eastAsia="Georgia" w:hAnsi="Georgia" w:cs="Georgia"/>
          <w:i/>
          <w:spacing w:val="6"/>
          <w:sz w:val="19"/>
          <w:szCs w:val="19"/>
        </w:rPr>
        <w:t xml:space="preserve"> </w:t>
      </w:r>
      <w:r>
        <w:rPr>
          <w:rFonts w:ascii="Georgia" w:eastAsia="Georgia" w:hAnsi="Georgia" w:cs="Georgia"/>
          <w:i/>
          <w:sz w:val="19"/>
          <w:szCs w:val="19"/>
        </w:rPr>
        <w:t>are only</w:t>
      </w:r>
      <w:r>
        <w:rPr>
          <w:rFonts w:ascii="Georgia" w:eastAsia="Georgia" w:hAnsi="Georgia" w:cs="Georgia"/>
          <w:i/>
          <w:spacing w:val="-2"/>
          <w:sz w:val="19"/>
          <w:szCs w:val="19"/>
        </w:rPr>
        <w:t xml:space="preserve"> </w:t>
      </w:r>
      <w:r>
        <w:rPr>
          <w:rFonts w:ascii="Georgia" w:eastAsia="Georgia" w:hAnsi="Georgia" w:cs="Georgia"/>
          <w:i/>
          <w:sz w:val="19"/>
          <w:szCs w:val="19"/>
        </w:rPr>
        <w:t>a</w:t>
      </w:r>
      <w:r>
        <w:rPr>
          <w:rFonts w:ascii="Georgia" w:eastAsia="Georgia" w:hAnsi="Georgia" w:cs="Georgia"/>
          <w:i/>
          <w:spacing w:val="-2"/>
          <w:sz w:val="19"/>
          <w:szCs w:val="19"/>
        </w:rPr>
        <w:t xml:space="preserve"> </w:t>
      </w:r>
      <w:r>
        <w:rPr>
          <w:rFonts w:ascii="Georgia" w:eastAsia="Georgia" w:hAnsi="Georgia" w:cs="Georgia"/>
          <w:i/>
          <w:sz w:val="19"/>
          <w:szCs w:val="19"/>
        </w:rPr>
        <w:t>few</w:t>
      </w:r>
      <w:r>
        <w:rPr>
          <w:rFonts w:ascii="Georgia" w:eastAsia="Georgia" w:hAnsi="Georgia" w:cs="Georgia"/>
          <w:i/>
          <w:spacing w:val="-2"/>
          <w:sz w:val="19"/>
          <w:szCs w:val="19"/>
        </w:rPr>
        <w:t xml:space="preserve"> </w:t>
      </w:r>
      <w:r>
        <w:rPr>
          <w:rFonts w:ascii="Georgia" w:eastAsia="Georgia" w:hAnsi="Georgia" w:cs="Georgia"/>
          <w:i/>
          <w:sz w:val="19"/>
          <w:szCs w:val="19"/>
        </w:rPr>
        <w:t>actual</w:t>
      </w:r>
      <w:r>
        <w:rPr>
          <w:rFonts w:ascii="Georgia" w:eastAsia="Georgia" w:hAnsi="Georgia" w:cs="Georgia"/>
          <w:i/>
          <w:spacing w:val="-2"/>
          <w:sz w:val="19"/>
          <w:szCs w:val="19"/>
        </w:rPr>
        <w:t xml:space="preserve"> </w:t>
      </w:r>
      <w:r>
        <w:rPr>
          <w:rFonts w:ascii="Georgia" w:eastAsia="Georgia" w:hAnsi="Georgia" w:cs="Georgia"/>
          <w:i/>
          <w:sz w:val="19"/>
          <w:szCs w:val="19"/>
        </w:rPr>
        <w:t>software</w:t>
      </w:r>
      <w:r>
        <w:rPr>
          <w:rFonts w:ascii="Georgia" w:eastAsia="Georgia" w:hAnsi="Georgia" w:cs="Georgia"/>
          <w:i/>
          <w:spacing w:val="-2"/>
          <w:sz w:val="19"/>
          <w:szCs w:val="19"/>
        </w:rPr>
        <w:t xml:space="preserve"> </w:t>
      </w:r>
      <w:r>
        <w:rPr>
          <w:rFonts w:ascii="Georgia" w:eastAsia="Georgia" w:hAnsi="Georgia" w:cs="Georgia"/>
          <w:i/>
          <w:sz w:val="19"/>
          <w:szCs w:val="19"/>
        </w:rPr>
        <w:t>implementations.</w:t>
      </w:r>
      <w:r>
        <w:rPr>
          <w:rFonts w:ascii="Georgia" w:eastAsia="Georgia" w:hAnsi="Georgia" w:cs="Georgia"/>
          <w:i/>
          <w:spacing w:val="15"/>
          <w:sz w:val="19"/>
          <w:szCs w:val="19"/>
        </w:rPr>
        <w:t xml:space="preserve"> </w:t>
      </w:r>
      <w:r>
        <w:rPr>
          <w:rFonts w:ascii="Georgia" w:eastAsia="Georgia" w:hAnsi="Georgia" w:cs="Georgia"/>
          <w:i/>
          <w:sz w:val="19"/>
          <w:szCs w:val="19"/>
        </w:rPr>
        <w:t>This</w:t>
      </w:r>
      <w:r>
        <w:rPr>
          <w:rFonts w:ascii="Georgia" w:eastAsia="Georgia" w:hAnsi="Georgia" w:cs="Georgia"/>
          <w:i/>
          <w:spacing w:val="-2"/>
          <w:sz w:val="19"/>
          <w:szCs w:val="19"/>
        </w:rPr>
        <w:t xml:space="preserve"> </w:t>
      </w:r>
      <w:r>
        <w:rPr>
          <w:rFonts w:ascii="Georgia" w:eastAsia="Georgia" w:hAnsi="Georgia" w:cs="Georgia"/>
          <w:i/>
          <w:sz w:val="19"/>
          <w:szCs w:val="19"/>
        </w:rPr>
        <w:t>deficit</w:t>
      </w:r>
      <w:r>
        <w:rPr>
          <w:rFonts w:ascii="Georgia" w:eastAsia="Georgia" w:hAnsi="Georgia" w:cs="Georgia"/>
          <w:i/>
          <w:spacing w:val="-2"/>
          <w:sz w:val="19"/>
          <w:szCs w:val="19"/>
        </w:rPr>
        <w:t xml:space="preserve"> </w:t>
      </w:r>
      <w:r>
        <w:rPr>
          <w:rFonts w:ascii="Georgia" w:eastAsia="Georgia" w:hAnsi="Georgia" w:cs="Georgia"/>
          <w:i/>
          <w:sz w:val="19"/>
          <w:szCs w:val="19"/>
        </w:rPr>
        <w:t>inspired</w:t>
      </w:r>
      <w:r>
        <w:rPr>
          <w:rFonts w:ascii="Georgia" w:eastAsia="Georgia" w:hAnsi="Georgia" w:cs="Georgia"/>
          <w:i/>
          <w:spacing w:val="-2"/>
          <w:sz w:val="19"/>
          <w:szCs w:val="19"/>
        </w:rPr>
        <w:t xml:space="preserve"> </w:t>
      </w:r>
      <w:r>
        <w:rPr>
          <w:rFonts w:ascii="Georgia" w:eastAsia="Georgia" w:hAnsi="Georgia" w:cs="Georgia"/>
          <w:i/>
          <w:sz w:val="19"/>
          <w:szCs w:val="19"/>
        </w:rPr>
        <w:t>us</w:t>
      </w:r>
      <w:r>
        <w:rPr>
          <w:rFonts w:ascii="Georgia" w:eastAsia="Georgia" w:hAnsi="Georgia" w:cs="Georgia"/>
          <w:i/>
          <w:spacing w:val="-2"/>
          <w:sz w:val="19"/>
          <w:szCs w:val="19"/>
        </w:rPr>
        <w:t xml:space="preserve"> </w:t>
      </w:r>
      <w:r>
        <w:rPr>
          <w:rFonts w:ascii="Georgia" w:eastAsia="Georgia" w:hAnsi="Georgia" w:cs="Georgia"/>
          <w:i/>
          <w:sz w:val="19"/>
          <w:szCs w:val="19"/>
        </w:rPr>
        <w:t>to</w:t>
      </w:r>
      <w:r>
        <w:rPr>
          <w:rFonts w:ascii="Georgia" w:eastAsia="Georgia" w:hAnsi="Georgia" w:cs="Georgia"/>
          <w:i/>
          <w:spacing w:val="-2"/>
          <w:sz w:val="19"/>
          <w:szCs w:val="19"/>
        </w:rPr>
        <w:t xml:space="preserve"> </w:t>
      </w:r>
      <w:r>
        <w:rPr>
          <w:rFonts w:ascii="Georgia" w:eastAsia="Georgia" w:hAnsi="Georgia" w:cs="Georgia"/>
          <w:i/>
          <w:sz w:val="19"/>
          <w:szCs w:val="19"/>
        </w:rPr>
        <w:t>create</w:t>
      </w:r>
      <w:r>
        <w:rPr>
          <w:rFonts w:ascii="Georgia" w:eastAsia="Georgia" w:hAnsi="Georgia" w:cs="Georgia"/>
          <w:i/>
          <w:spacing w:val="-2"/>
          <w:sz w:val="19"/>
          <w:szCs w:val="19"/>
        </w:rPr>
        <w:t xml:space="preserve"> </w:t>
      </w:r>
      <w:r>
        <w:rPr>
          <w:rFonts w:ascii="Georgia" w:eastAsia="Georgia" w:hAnsi="Georgia" w:cs="Georgia"/>
          <w:i/>
          <w:sz w:val="19"/>
          <w:szCs w:val="19"/>
        </w:rPr>
        <w:t>our</w:t>
      </w:r>
      <w:r>
        <w:rPr>
          <w:rFonts w:ascii="Georgia" w:eastAsia="Georgia" w:hAnsi="Georgia" w:cs="Georgia"/>
          <w:i/>
          <w:spacing w:val="-2"/>
          <w:sz w:val="19"/>
          <w:szCs w:val="19"/>
        </w:rPr>
        <w:t xml:space="preserve"> </w:t>
      </w:r>
      <w:r>
        <w:rPr>
          <w:rFonts w:ascii="Georgia" w:eastAsia="Georgia" w:hAnsi="Georgia" w:cs="Georgia"/>
          <w:i/>
          <w:sz w:val="19"/>
          <w:szCs w:val="19"/>
        </w:rPr>
        <w:t>own</w:t>
      </w:r>
      <w:r>
        <w:rPr>
          <w:rFonts w:ascii="Georgia" w:eastAsia="Georgia" w:hAnsi="Georgia" w:cs="Georgia"/>
          <w:i/>
          <w:spacing w:val="-1"/>
          <w:sz w:val="19"/>
          <w:szCs w:val="19"/>
        </w:rPr>
        <w:t xml:space="preserve"> </w:t>
      </w:r>
      <w:r>
        <w:rPr>
          <w:rFonts w:ascii="Georgia" w:eastAsia="Georgia" w:hAnsi="Georgia" w:cs="Georgia"/>
          <w:i/>
          <w:sz w:val="19"/>
          <w:szCs w:val="19"/>
        </w:rPr>
        <w:t>Bayesian</w:t>
      </w:r>
      <w:r>
        <w:rPr>
          <w:rFonts w:ascii="Georgia" w:eastAsia="Georgia" w:hAnsi="Georgia" w:cs="Georgia"/>
          <w:i/>
          <w:spacing w:val="-2"/>
          <w:sz w:val="19"/>
          <w:szCs w:val="19"/>
        </w:rPr>
        <w:t xml:space="preserve"> </w:t>
      </w:r>
      <w:r>
        <w:rPr>
          <w:rFonts w:ascii="Georgia" w:eastAsia="Georgia" w:hAnsi="Georgia" w:cs="Georgia"/>
          <w:i/>
          <w:sz w:val="19"/>
          <w:szCs w:val="19"/>
        </w:rPr>
        <w:t>segmentation</w:t>
      </w:r>
      <w:r>
        <w:rPr>
          <w:rFonts w:ascii="Georgia" w:eastAsia="Georgia" w:hAnsi="Georgia" w:cs="Georgia"/>
          <w:i/>
          <w:spacing w:val="-2"/>
          <w:sz w:val="19"/>
          <w:szCs w:val="19"/>
        </w:rPr>
        <w:t xml:space="preserve"> </w:t>
      </w:r>
      <w:r>
        <w:rPr>
          <w:rFonts w:ascii="Georgia" w:eastAsia="Georgia" w:hAnsi="Georgia" w:cs="Georgia"/>
          <w:i/>
          <w:sz w:val="19"/>
          <w:szCs w:val="19"/>
        </w:rPr>
        <w:t>framework</w:t>
      </w:r>
      <w:r>
        <w:rPr>
          <w:rFonts w:ascii="Georgia" w:eastAsia="Georgia" w:hAnsi="Georgia" w:cs="Georgia"/>
          <w:i/>
          <w:spacing w:val="-2"/>
          <w:sz w:val="19"/>
          <w:szCs w:val="19"/>
        </w:rPr>
        <w:t xml:space="preserve"> </w:t>
      </w:r>
      <w:r>
        <w:rPr>
          <w:rFonts w:ascii="Georgia" w:eastAsia="Georgia" w:hAnsi="Georgia" w:cs="Georgia"/>
          <w:i/>
          <w:sz w:val="19"/>
          <w:szCs w:val="19"/>
        </w:rPr>
        <w:t xml:space="preserve">[39] (denoted as </w:t>
      </w:r>
      <w:proofErr w:type="spellStart"/>
      <w:r>
        <w:rPr>
          <w:rFonts w:ascii="Georgia" w:eastAsia="Georgia" w:hAnsi="Georgia" w:cs="Georgia"/>
          <w:i/>
          <w:sz w:val="19"/>
          <w:szCs w:val="19"/>
        </w:rPr>
        <w:t>Atropos</w:t>
      </w:r>
      <w:proofErr w:type="spellEnd"/>
      <w:r>
        <w:rPr>
          <w:rFonts w:ascii="Georgia" w:eastAsia="Georgia" w:hAnsi="Georgia" w:cs="Georgia"/>
          <w:i/>
          <w:sz w:val="19"/>
          <w:szCs w:val="19"/>
        </w:rPr>
        <w:t>),</w:t>
      </w:r>
      <w:r>
        <w:rPr>
          <w:rFonts w:ascii="Georgia" w:eastAsia="Georgia" w:hAnsi="Georgia" w:cs="Georgia"/>
          <w:i/>
          <w:spacing w:val="1"/>
          <w:sz w:val="19"/>
          <w:szCs w:val="19"/>
        </w:rPr>
        <w:t xml:space="preserve"> </w:t>
      </w:r>
      <w:r>
        <w:rPr>
          <w:rFonts w:ascii="Georgia" w:eastAsia="Georgia" w:hAnsi="Georgia" w:cs="Georgia"/>
          <w:i/>
          <w:sz w:val="19"/>
          <w:szCs w:val="19"/>
        </w:rPr>
        <w:t>which we have made publicly available within ANTs and has proven highly effective in quantification of functional lung imaging data [38, 40–42].</w:t>
      </w:r>
    </w:p>
    <w:p w14:paraId="72F9F66D" w14:textId="419AC286" w:rsidR="00E61F9D" w:rsidRDefault="005C64D6">
      <w:pPr>
        <w:spacing w:before="85" w:after="0" w:line="277" w:lineRule="auto"/>
        <w:ind w:left="113" w:right="52" w:firstLine="7"/>
        <w:jc w:val="both"/>
        <w:rPr>
          <w:rFonts w:ascii="Georgia" w:eastAsia="Georgia" w:hAnsi="Georgia" w:cs="Georgia"/>
          <w:sz w:val="19"/>
          <w:szCs w:val="19"/>
        </w:rPr>
      </w:pPr>
      <w:proofErr w:type="gramStart"/>
      <w:r>
        <w:rPr>
          <w:rFonts w:ascii="Georgia" w:eastAsia="Georgia" w:hAnsi="Georgia" w:cs="Georgia"/>
          <w:b/>
          <w:bCs/>
          <w:sz w:val="19"/>
          <w:szCs w:val="19"/>
        </w:rPr>
        <w:t>N4</w:t>
      </w:r>
      <w:r>
        <w:rPr>
          <w:rFonts w:ascii="Georgia" w:eastAsia="Georgia" w:hAnsi="Georgia" w:cs="Georgia"/>
          <w:b/>
          <w:bCs/>
          <w:spacing w:val="8"/>
          <w:sz w:val="19"/>
          <w:szCs w:val="19"/>
        </w:rPr>
        <w:t xml:space="preserve"> </w:t>
      </w:r>
      <w:r>
        <w:rPr>
          <w:rFonts w:ascii="Georgia" w:eastAsia="Georgia" w:hAnsi="Georgia" w:cs="Georgia"/>
          <w:b/>
          <w:bCs/>
          <w:sz w:val="19"/>
          <w:szCs w:val="19"/>
        </w:rPr>
        <w:t>bias</w:t>
      </w:r>
      <w:r>
        <w:rPr>
          <w:rFonts w:ascii="Georgia" w:eastAsia="Georgia" w:hAnsi="Georgia" w:cs="Georgia"/>
          <w:b/>
          <w:bCs/>
          <w:spacing w:val="10"/>
          <w:sz w:val="19"/>
          <w:szCs w:val="19"/>
        </w:rPr>
        <w:t xml:space="preserve"> </w:t>
      </w:r>
      <w:r>
        <w:rPr>
          <w:rFonts w:ascii="Georgia" w:eastAsia="Georgia" w:hAnsi="Georgia" w:cs="Georgia"/>
          <w:b/>
          <w:bCs/>
          <w:sz w:val="19"/>
          <w:szCs w:val="19"/>
        </w:rPr>
        <w:t>correction.</w:t>
      </w:r>
      <w:proofErr w:type="gramEnd"/>
      <w:r>
        <w:rPr>
          <w:rFonts w:ascii="Georgia" w:eastAsia="Georgia" w:hAnsi="Georgia" w:cs="Georgia"/>
          <w:b/>
          <w:bCs/>
          <w:spacing w:val="38"/>
          <w:sz w:val="19"/>
          <w:szCs w:val="19"/>
        </w:rPr>
        <w:t xml:space="preserve"> </w:t>
      </w:r>
      <w:r>
        <w:rPr>
          <w:rFonts w:ascii="Georgia" w:eastAsia="Georgia" w:hAnsi="Georgia" w:cs="Georgia"/>
          <w:sz w:val="19"/>
          <w:szCs w:val="19"/>
        </w:rPr>
        <w:t>Critical</w:t>
      </w:r>
      <w:r>
        <w:rPr>
          <w:rFonts w:ascii="Georgia" w:eastAsia="Georgia" w:hAnsi="Georgia" w:cs="Georgia"/>
          <w:spacing w:val="14"/>
          <w:sz w:val="19"/>
          <w:szCs w:val="19"/>
        </w:rPr>
        <w:t xml:space="preserve"> </w:t>
      </w:r>
      <w:r>
        <w:rPr>
          <w:rFonts w:ascii="Georgia" w:eastAsia="Georgia" w:hAnsi="Georgia" w:cs="Georgia"/>
          <w:sz w:val="19"/>
          <w:szCs w:val="19"/>
        </w:rPr>
        <w:t>to</w:t>
      </w:r>
      <w:r>
        <w:rPr>
          <w:rFonts w:ascii="Georgia" w:eastAsia="Georgia" w:hAnsi="Georgia" w:cs="Georgia"/>
          <w:spacing w:val="5"/>
          <w:sz w:val="19"/>
          <w:szCs w:val="19"/>
        </w:rPr>
        <w:t xml:space="preserve"> </w:t>
      </w:r>
      <w:r>
        <w:rPr>
          <w:rFonts w:ascii="Georgia" w:eastAsia="Georgia" w:hAnsi="Georgia" w:cs="Georgia"/>
          <w:sz w:val="19"/>
          <w:szCs w:val="19"/>
        </w:rPr>
        <w:t>quantitative</w:t>
      </w:r>
      <w:r>
        <w:rPr>
          <w:rFonts w:ascii="Georgia" w:eastAsia="Georgia" w:hAnsi="Georgia" w:cs="Georgia"/>
          <w:spacing w:val="22"/>
          <w:sz w:val="19"/>
          <w:szCs w:val="19"/>
        </w:rPr>
        <w:t xml:space="preserve"> </w:t>
      </w:r>
      <w:r>
        <w:rPr>
          <w:rFonts w:ascii="Georgia" w:eastAsia="Georgia" w:hAnsi="Georgia" w:cs="Georgia"/>
          <w:sz w:val="19"/>
          <w:szCs w:val="19"/>
        </w:rPr>
        <w:t>processing</w:t>
      </w:r>
      <w:r>
        <w:rPr>
          <w:rFonts w:ascii="Georgia" w:eastAsia="Georgia" w:hAnsi="Georgia" w:cs="Georgia"/>
          <w:spacing w:val="20"/>
          <w:sz w:val="19"/>
          <w:szCs w:val="19"/>
        </w:rPr>
        <w:t xml:space="preserve"> </w:t>
      </w:r>
      <w:r>
        <w:rPr>
          <w:rFonts w:ascii="Georgia" w:eastAsia="Georgia" w:hAnsi="Georgia" w:cs="Georgia"/>
          <w:sz w:val="19"/>
          <w:szCs w:val="19"/>
        </w:rPr>
        <w:t>of</w:t>
      </w:r>
      <w:r>
        <w:rPr>
          <w:rFonts w:ascii="Georgia" w:eastAsia="Georgia" w:hAnsi="Georgia" w:cs="Georgia"/>
          <w:spacing w:val="5"/>
          <w:sz w:val="19"/>
          <w:szCs w:val="19"/>
        </w:rPr>
        <w:t xml:space="preserve"> </w:t>
      </w:r>
      <w:r>
        <w:rPr>
          <w:rFonts w:ascii="Georgia" w:eastAsia="Georgia" w:hAnsi="Georgia" w:cs="Georgia"/>
          <w:sz w:val="19"/>
          <w:szCs w:val="19"/>
        </w:rPr>
        <w:t>MRI</w:t>
      </w:r>
      <w:r>
        <w:rPr>
          <w:rFonts w:ascii="Georgia" w:eastAsia="Georgia" w:hAnsi="Georgia" w:cs="Georgia"/>
          <w:spacing w:val="10"/>
          <w:sz w:val="19"/>
          <w:szCs w:val="19"/>
        </w:rPr>
        <w:t xml:space="preserve"> </w:t>
      </w:r>
      <w:r>
        <w:rPr>
          <w:rFonts w:ascii="Georgia" w:eastAsia="Georgia" w:hAnsi="Georgia" w:cs="Georgia"/>
          <w:sz w:val="19"/>
          <w:szCs w:val="19"/>
        </w:rPr>
        <w:t>is</w:t>
      </w:r>
      <w:r>
        <w:rPr>
          <w:rFonts w:ascii="Georgia" w:eastAsia="Georgia" w:hAnsi="Georgia" w:cs="Georgia"/>
          <w:spacing w:val="5"/>
          <w:sz w:val="19"/>
          <w:szCs w:val="19"/>
        </w:rPr>
        <w:t xml:space="preserve"> </w:t>
      </w:r>
      <w:r>
        <w:rPr>
          <w:rFonts w:ascii="Georgia" w:eastAsia="Georgia" w:hAnsi="Georgia" w:cs="Georgia"/>
          <w:sz w:val="19"/>
          <w:szCs w:val="19"/>
        </w:rPr>
        <w:t>the</w:t>
      </w:r>
      <w:r>
        <w:rPr>
          <w:rFonts w:ascii="Georgia" w:eastAsia="Georgia" w:hAnsi="Georgia" w:cs="Georgia"/>
          <w:spacing w:val="7"/>
          <w:sz w:val="19"/>
          <w:szCs w:val="19"/>
        </w:rPr>
        <w:t xml:space="preserve"> </w:t>
      </w:r>
      <w:r>
        <w:rPr>
          <w:rFonts w:ascii="Georgia" w:eastAsia="Georgia" w:hAnsi="Georgia" w:cs="Georgia"/>
          <w:sz w:val="19"/>
          <w:szCs w:val="19"/>
        </w:rPr>
        <w:t>minimization</w:t>
      </w:r>
      <w:r>
        <w:rPr>
          <w:rFonts w:ascii="Georgia" w:eastAsia="Georgia" w:hAnsi="Georgia" w:cs="Georgia"/>
          <w:spacing w:val="25"/>
          <w:sz w:val="19"/>
          <w:szCs w:val="19"/>
        </w:rPr>
        <w:t xml:space="preserve"> </w:t>
      </w:r>
      <w:r>
        <w:rPr>
          <w:rFonts w:ascii="Georgia" w:eastAsia="Georgia" w:hAnsi="Georgia" w:cs="Georgia"/>
          <w:sz w:val="19"/>
          <w:szCs w:val="19"/>
        </w:rPr>
        <w:t>of</w:t>
      </w:r>
      <w:r>
        <w:rPr>
          <w:rFonts w:ascii="Georgia" w:eastAsia="Georgia" w:hAnsi="Georgia" w:cs="Georgia"/>
          <w:spacing w:val="5"/>
          <w:sz w:val="19"/>
          <w:szCs w:val="19"/>
        </w:rPr>
        <w:t xml:space="preserve"> </w:t>
      </w:r>
      <w:r>
        <w:rPr>
          <w:rFonts w:ascii="Georgia" w:eastAsia="Georgia" w:hAnsi="Georgia" w:cs="Georgia"/>
          <w:sz w:val="19"/>
          <w:szCs w:val="19"/>
        </w:rPr>
        <w:t>field</w:t>
      </w:r>
      <w:r>
        <w:rPr>
          <w:rFonts w:ascii="Georgia" w:eastAsia="Georgia" w:hAnsi="Georgia" w:cs="Georgia"/>
          <w:spacing w:val="9"/>
          <w:sz w:val="19"/>
          <w:szCs w:val="19"/>
        </w:rPr>
        <w:t xml:space="preserve"> </w:t>
      </w:r>
      <w:r>
        <w:rPr>
          <w:rFonts w:ascii="Georgia" w:eastAsia="Georgia" w:hAnsi="Georgia" w:cs="Georgia"/>
          <w:sz w:val="19"/>
          <w:szCs w:val="19"/>
        </w:rPr>
        <w:t>inhomogeneity</w:t>
      </w:r>
      <w:r>
        <w:rPr>
          <w:rFonts w:ascii="Georgia" w:eastAsia="Georgia" w:hAnsi="Georgia" w:cs="Georgia"/>
          <w:spacing w:val="27"/>
          <w:sz w:val="19"/>
          <w:szCs w:val="19"/>
        </w:rPr>
        <w:t xml:space="preserve"> </w:t>
      </w:r>
      <w:r>
        <w:rPr>
          <w:rFonts w:ascii="Georgia" w:eastAsia="Georgia" w:hAnsi="Georgia" w:cs="Georgia"/>
          <w:sz w:val="19"/>
          <w:szCs w:val="19"/>
        </w:rPr>
        <w:t>effects</w:t>
      </w:r>
      <w:r>
        <w:rPr>
          <w:rFonts w:ascii="Georgia" w:eastAsia="Georgia" w:hAnsi="Georgia" w:cs="Georgia"/>
          <w:spacing w:val="13"/>
          <w:sz w:val="19"/>
          <w:szCs w:val="19"/>
        </w:rPr>
        <w:t xml:space="preserve"> </w:t>
      </w:r>
      <w:r>
        <w:rPr>
          <w:rFonts w:ascii="Georgia" w:eastAsia="Georgia" w:hAnsi="Georgia" w:cs="Georgia"/>
          <w:sz w:val="19"/>
          <w:szCs w:val="19"/>
        </w:rPr>
        <w:t>which</w:t>
      </w:r>
      <w:r>
        <w:rPr>
          <w:rFonts w:ascii="Georgia" w:eastAsia="Georgia" w:hAnsi="Georgia" w:cs="Georgia"/>
          <w:spacing w:val="12"/>
          <w:sz w:val="19"/>
          <w:szCs w:val="19"/>
        </w:rPr>
        <w:t xml:space="preserve"> </w:t>
      </w:r>
      <w:r>
        <w:rPr>
          <w:rFonts w:ascii="Georgia" w:eastAsia="Georgia" w:hAnsi="Georgia" w:cs="Georgia"/>
          <w:w w:val="102"/>
          <w:sz w:val="19"/>
          <w:szCs w:val="19"/>
        </w:rPr>
        <w:t xml:space="preserve">pro- </w:t>
      </w:r>
      <w:r>
        <w:rPr>
          <w:rFonts w:ascii="Georgia" w:eastAsia="Georgia" w:hAnsi="Georgia" w:cs="Georgia"/>
          <w:sz w:val="19"/>
          <w:szCs w:val="19"/>
        </w:rPr>
        <w:t>duce</w:t>
      </w:r>
      <w:r>
        <w:rPr>
          <w:rFonts w:ascii="Georgia" w:eastAsia="Georgia" w:hAnsi="Georgia" w:cs="Georgia"/>
          <w:spacing w:val="6"/>
          <w:sz w:val="19"/>
          <w:szCs w:val="19"/>
        </w:rPr>
        <w:t xml:space="preserve"> </w:t>
      </w:r>
      <w:r>
        <w:rPr>
          <w:rFonts w:ascii="Georgia" w:eastAsia="Georgia" w:hAnsi="Georgia" w:cs="Georgia"/>
          <w:sz w:val="19"/>
          <w:szCs w:val="19"/>
        </w:rPr>
        <w:t>artificial</w:t>
      </w:r>
      <w:r>
        <w:rPr>
          <w:rFonts w:ascii="Georgia" w:eastAsia="Georgia" w:hAnsi="Georgia" w:cs="Georgia"/>
          <w:spacing w:val="12"/>
          <w:sz w:val="19"/>
          <w:szCs w:val="19"/>
        </w:rPr>
        <w:t xml:space="preserve"> </w:t>
      </w:r>
      <w:r>
        <w:rPr>
          <w:rFonts w:ascii="Georgia" w:eastAsia="Georgia" w:hAnsi="Georgia" w:cs="Georgia"/>
          <w:sz w:val="19"/>
          <w:szCs w:val="19"/>
        </w:rPr>
        <w:t>low</w:t>
      </w:r>
      <w:r>
        <w:rPr>
          <w:rFonts w:ascii="Georgia" w:eastAsia="Georgia" w:hAnsi="Georgia" w:cs="Georgia"/>
          <w:spacing w:val="4"/>
          <w:sz w:val="19"/>
          <w:szCs w:val="19"/>
        </w:rPr>
        <w:t xml:space="preserve"> </w:t>
      </w:r>
      <w:r>
        <w:rPr>
          <w:rFonts w:ascii="Georgia" w:eastAsia="Georgia" w:hAnsi="Georgia" w:cs="Georgia"/>
          <w:sz w:val="19"/>
          <w:szCs w:val="19"/>
        </w:rPr>
        <w:t>frequency</w:t>
      </w:r>
      <w:r>
        <w:rPr>
          <w:rFonts w:ascii="Georgia" w:eastAsia="Georgia" w:hAnsi="Georgia" w:cs="Georgia"/>
          <w:spacing w:val="15"/>
          <w:sz w:val="19"/>
          <w:szCs w:val="19"/>
        </w:rPr>
        <w:t xml:space="preserve"> </w:t>
      </w:r>
      <w:r>
        <w:rPr>
          <w:rFonts w:ascii="Georgia" w:eastAsia="Georgia" w:hAnsi="Georgia" w:cs="Georgia"/>
          <w:sz w:val="19"/>
          <w:szCs w:val="19"/>
        </w:rPr>
        <w:t>intensity</w:t>
      </w:r>
      <w:r>
        <w:rPr>
          <w:rFonts w:ascii="Georgia" w:eastAsia="Georgia" w:hAnsi="Georgia" w:cs="Georgia"/>
          <w:spacing w:val="13"/>
          <w:sz w:val="19"/>
          <w:szCs w:val="19"/>
        </w:rPr>
        <w:t xml:space="preserve"> </w:t>
      </w:r>
      <w:r>
        <w:rPr>
          <w:rFonts w:ascii="Georgia" w:eastAsia="Georgia" w:hAnsi="Georgia" w:cs="Georgia"/>
          <w:sz w:val="19"/>
          <w:szCs w:val="19"/>
        </w:rPr>
        <w:t>variation</w:t>
      </w:r>
      <w:r>
        <w:rPr>
          <w:rFonts w:ascii="Georgia" w:eastAsia="Georgia" w:hAnsi="Georgia" w:cs="Georgia"/>
          <w:spacing w:val="13"/>
          <w:sz w:val="19"/>
          <w:szCs w:val="19"/>
        </w:rPr>
        <w:t xml:space="preserve"> </w:t>
      </w:r>
      <w:r>
        <w:rPr>
          <w:rFonts w:ascii="Georgia" w:eastAsia="Georgia" w:hAnsi="Georgia" w:cs="Georgia"/>
          <w:sz w:val="19"/>
          <w:szCs w:val="19"/>
        </w:rPr>
        <w:t>across</w:t>
      </w:r>
      <w:r>
        <w:rPr>
          <w:rFonts w:ascii="Georgia" w:eastAsia="Georgia" w:hAnsi="Georgia" w:cs="Georgia"/>
          <w:spacing w:val="9"/>
          <w:sz w:val="19"/>
          <w:szCs w:val="19"/>
        </w:rPr>
        <w:t xml:space="preserve"> </w:t>
      </w:r>
      <w:r>
        <w:rPr>
          <w:rFonts w:ascii="Georgia" w:eastAsia="Georgia" w:hAnsi="Georgia" w:cs="Georgia"/>
          <w:sz w:val="19"/>
          <w:szCs w:val="19"/>
        </w:rPr>
        <w:t>the</w:t>
      </w:r>
      <w:r>
        <w:rPr>
          <w:rFonts w:ascii="Georgia" w:eastAsia="Georgia" w:hAnsi="Georgia" w:cs="Georgia"/>
          <w:spacing w:val="3"/>
          <w:sz w:val="19"/>
          <w:szCs w:val="19"/>
        </w:rPr>
        <w:t xml:space="preserve"> </w:t>
      </w:r>
      <w:r>
        <w:rPr>
          <w:rFonts w:ascii="Georgia" w:eastAsia="Georgia" w:hAnsi="Georgia" w:cs="Georgia"/>
          <w:sz w:val="19"/>
          <w:szCs w:val="19"/>
        </w:rPr>
        <w:t>image.</w:t>
      </w:r>
      <w:r>
        <w:rPr>
          <w:rFonts w:ascii="Georgia" w:eastAsia="Georgia" w:hAnsi="Georgia" w:cs="Georgia"/>
          <w:spacing w:val="27"/>
          <w:sz w:val="19"/>
          <w:szCs w:val="19"/>
        </w:rPr>
        <w:t xml:space="preserve"> </w:t>
      </w:r>
      <w:r>
        <w:rPr>
          <w:rFonts w:ascii="Georgia" w:eastAsia="Georgia" w:hAnsi="Georgia" w:cs="Georgia"/>
          <w:sz w:val="19"/>
          <w:szCs w:val="19"/>
        </w:rPr>
        <w:t>Large-scale</w:t>
      </w:r>
      <w:r>
        <w:rPr>
          <w:rFonts w:ascii="Georgia" w:eastAsia="Georgia" w:hAnsi="Georgia" w:cs="Georgia"/>
          <w:spacing w:val="17"/>
          <w:sz w:val="19"/>
          <w:szCs w:val="19"/>
        </w:rPr>
        <w:t xml:space="preserve"> </w:t>
      </w:r>
      <w:r>
        <w:rPr>
          <w:rFonts w:ascii="Georgia" w:eastAsia="Georgia" w:hAnsi="Georgia" w:cs="Georgia"/>
          <w:sz w:val="19"/>
          <w:szCs w:val="19"/>
        </w:rPr>
        <w:t>studies,</w:t>
      </w:r>
      <w:r>
        <w:rPr>
          <w:rFonts w:ascii="Georgia" w:eastAsia="Georgia" w:hAnsi="Georgia" w:cs="Georgia"/>
          <w:spacing w:val="12"/>
          <w:sz w:val="19"/>
          <w:szCs w:val="19"/>
        </w:rPr>
        <w:t xml:space="preserve"> </w:t>
      </w:r>
      <w:r>
        <w:rPr>
          <w:rFonts w:ascii="Georgia" w:eastAsia="Georgia" w:hAnsi="Georgia" w:cs="Georgia"/>
          <w:sz w:val="19"/>
          <w:szCs w:val="19"/>
        </w:rPr>
        <w:t>such</w:t>
      </w:r>
      <w:r>
        <w:rPr>
          <w:rFonts w:ascii="Georgia" w:eastAsia="Georgia" w:hAnsi="Georgia" w:cs="Georgia"/>
          <w:spacing w:val="6"/>
          <w:sz w:val="19"/>
          <w:szCs w:val="19"/>
        </w:rPr>
        <w:t xml:space="preserve"> </w:t>
      </w:r>
      <w:r>
        <w:rPr>
          <w:rFonts w:ascii="Georgia" w:eastAsia="Georgia" w:hAnsi="Georgia" w:cs="Georgia"/>
          <w:sz w:val="19"/>
          <w:szCs w:val="19"/>
        </w:rPr>
        <w:t>as</w:t>
      </w:r>
      <w:r>
        <w:rPr>
          <w:rFonts w:ascii="Georgia" w:eastAsia="Georgia" w:hAnsi="Georgia" w:cs="Georgia"/>
          <w:spacing w:val="2"/>
          <w:sz w:val="19"/>
          <w:szCs w:val="19"/>
        </w:rPr>
        <w:t xml:space="preserve"> </w:t>
      </w:r>
      <w:r>
        <w:rPr>
          <w:rFonts w:ascii="Georgia" w:eastAsia="Georgia" w:hAnsi="Georgia" w:cs="Georgia"/>
          <w:sz w:val="19"/>
          <w:szCs w:val="19"/>
        </w:rPr>
        <w:t>ADNI,</w:t>
      </w:r>
      <w:r>
        <w:rPr>
          <w:rFonts w:ascii="Georgia" w:eastAsia="Georgia" w:hAnsi="Georgia" w:cs="Georgia"/>
          <w:spacing w:val="9"/>
          <w:sz w:val="19"/>
          <w:szCs w:val="19"/>
        </w:rPr>
        <w:t xml:space="preserve"> </w:t>
      </w:r>
      <w:r>
        <w:rPr>
          <w:rFonts w:ascii="Georgia" w:eastAsia="Georgia" w:hAnsi="Georgia" w:cs="Georgia"/>
          <w:sz w:val="19"/>
          <w:szCs w:val="19"/>
        </w:rPr>
        <w:t>employ</w:t>
      </w:r>
      <w:r>
        <w:rPr>
          <w:rFonts w:ascii="Georgia" w:eastAsia="Georgia" w:hAnsi="Georgia" w:cs="Georgia"/>
          <w:spacing w:val="10"/>
          <w:sz w:val="19"/>
          <w:szCs w:val="19"/>
        </w:rPr>
        <w:t xml:space="preserve"> </w:t>
      </w:r>
      <w:r>
        <w:rPr>
          <w:rFonts w:ascii="Georgia" w:eastAsia="Georgia" w:hAnsi="Georgia" w:cs="Georgia"/>
          <w:sz w:val="19"/>
          <w:szCs w:val="19"/>
        </w:rPr>
        <w:t>perhaps</w:t>
      </w:r>
      <w:r>
        <w:rPr>
          <w:rFonts w:ascii="Georgia" w:eastAsia="Georgia" w:hAnsi="Georgia" w:cs="Georgia"/>
          <w:spacing w:val="11"/>
          <w:sz w:val="19"/>
          <w:szCs w:val="19"/>
        </w:rPr>
        <w:t xml:space="preserve"> </w:t>
      </w:r>
      <w:r>
        <w:rPr>
          <w:rFonts w:ascii="Georgia" w:eastAsia="Georgia" w:hAnsi="Georgia" w:cs="Georgia"/>
          <w:sz w:val="19"/>
          <w:szCs w:val="19"/>
        </w:rPr>
        <w:t>the</w:t>
      </w:r>
      <w:r>
        <w:rPr>
          <w:rFonts w:ascii="Georgia" w:eastAsia="Georgia" w:hAnsi="Georgia" w:cs="Georgia"/>
          <w:spacing w:val="3"/>
          <w:sz w:val="19"/>
          <w:szCs w:val="19"/>
        </w:rPr>
        <w:t xml:space="preserve"> </w:t>
      </w:r>
      <w:r>
        <w:rPr>
          <w:rFonts w:ascii="Georgia" w:eastAsia="Georgia" w:hAnsi="Georgia" w:cs="Georgia"/>
          <w:w w:val="102"/>
          <w:sz w:val="19"/>
          <w:szCs w:val="19"/>
        </w:rPr>
        <w:t xml:space="preserve">most </w:t>
      </w:r>
      <w:r>
        <w:rPr>
          <w:rFonts w:ascii="Georgia" w:eastAsia="Georgia" w:hAnsi="Georgia" w:cs="Georgia"/>
          <w:sz w:val="19"/>
          <w:szCs w:val="19"/>
        </w:rPr>
        <w:t>widely</w:t>
      </w:r>
      <w:r>
        <w:rPr>
          <w:rFonts w:ascii="Georgia" w:eastAsia="Georgia" w:hAnsi="Georgia" w:cs="Georgia"/>
          <w:spacing w:val="11"/>
          <w:sz w:val="19"/>
          <w:szCs w:val="19"/>
        </w:rPr>
        <w:t xml:space="preserve"> </w:t>
      </w:r>
      <w:r>
        <w:rPr>
          <w:rFonts w:ascii="Georgia" w:eastAsia="Georgia" w:hAnsi="Georgia" w:cs="Georgia"/>
          <w:sz w:val="19"/>
          <w:szCs w:val="19"/>
        </w:rPr>
        <w:t>used</w:t>
      </w:r>
      <w:r>
        <w:rPr>
          <w:rFonts w:ascii="Georgia" w:eastAsia="Georgia" w:hAnsi="Georgia" w:cs="Georgia"/>
          <w:spacing w:val="8"/>
          <w:sz w:val="19"/>
          <w:szCs w:val="19"/>
        </w:rPr>
        <w:t xml:space="preserve"> </w:t>
      </w:r>
      <w:r>
        <w:rPr>
          <w:rFonts w:ascii="Georgia" w:eastAsia="Georgia" w:hAnsi="Georgia" w:cs="Georgia"/>
          <w:sz w:val="19"/>
          <w:szCs w:val="19"/>
        </w:rPr>
        <w:t>bias</w:t>
      </w:r>
      <w:r>
        <w:rPr>
          <w:rFonts w:ascii="Georgia" w:eastAsia="Georgia" w:hAnsi="Georgia" w:cs="Georgia"/>
          <w:spacing w:val="7"/>
          <w:sz w:val="19"/>
          <w:szCs w:val="19"/>
        </w:rPr>
        <w:t xml:space="preserve"> </w:t>
      </w:r>
      <w:r>
        <w:rPr>
          <w:rFonts w:ascii="Georgia" w:eastAsia="Georgia" w:hAnsi="Georgia" w:cs="Georgia"/>
          <w:sz w:val="19"/>
          <w:szCs w:val="19"/>
        </w:rPr>
        <w:t>correction</w:t>
      </w:r>
      <w:r>
        <w:rPr>
          <w:rFonts w:ascii="Georgia" w:eastAsia="Georgia" w:hAnsi="Georgia" w:cs="Georgia"/>
          <w:spacing w:val="17"/>
          <w:sz w:val="19"/>
          <w:szCs w:val="19"/>
        </w:rPr>
        <w:t xml:space="preserve"> </w:t>
      </w:r>
      <w:r>
        <w:rPr>
          <w:rFonts w:ascii="Georgia" w:eastAsia="Georgia" w:hAnsi="Georgia" w:cs="Georgia"/>
          <w:sz w:val="19"/>
          <w:szCs w:val="19"/>
        </w:rPr>
        <w:t>algorithm,</w:t>
      </w:r>
      <w:r>
        <w:rPr>
          <w:rFonts w:ascii="Georgia" w:eastAsia="Georgia" w:hAnsi="Georgia" w:cs="Georgia"/>
          <w:spacing w:val="19"/>
          <w:sz w:val="19"/>
          <w:szCs w:val="19"/>
        </w:rPr>
        <w:t xml:space="preserve"> </w:t>
      </w:r>
      <w:r>
        <w:rPr>
          <w:rFonts w:ascii="Georgia" w:eastAsia="Georgia" w:hAnsi="Georgia" w:cs="Georgia"/>
          <w:sz w:val="19"/>
          <w:szCs w:val="19"/>
        </w:rPr>
        <w:t>N3</w:t>
      </w:r>
      <w:r>
        <w:rPr>
          <w:rFonts w:ascii="Georgia" w:eastAsia="Georgia" w:hAnsi="Georgia" w:cs="Georgia"/>
          <w:spacing w:val="5"/>
          <w:sz w:val="19"/>
          <w:szCs w:val="19"/>
        </w:rPr>
        <w:t xml:space="preserve"> </w:t>
      </w:r>
      <w:r>
        <w:rPr>
          <w:rFonts w:ascii="Georgia" w:eastAsia="Georgia" w:hAnsi="Georgia" w:cs="Georgia"/>
          <w:sz w:val="19"/>
          <w:szCs w:val="19"/>
        </w:rPr>
        <w:t>[43],</w:t>
      </w:r>
      <w:r>
        <w:rPr>
          <w:rFonts w:ascii="Georgia" w:eastAsia="Georgia" w:hAnsi="Georgia" w:cs="Georgia"/>
          <w:spacing w:val="8"/>
          <w:sz w:val="19"/>
          <w:szCs w:val="19"/>
        </w:rPr>
        <w:t xml:space="preserve"> </w:t>
      </w:r>
      <w:r>
        <w:rPr>
          <w:rFonts w:ascii="Georgia" w:eastAsia="Georgia" w:hAnsi="Georgia" w:cs="Georgia"/>
          <w:sz w:val="19"/>
          <w:szCs w:val="19"/>
        </w:rPr>
        <w:t>as</w:t>
      </w:r>
      <w:r>
        <w:rPr>
          <w:rFonts w:ascii="Georgia" w:eastAsia="Georgia" w:hAnsi="Georgia" w:cs="Georgia"/>
          <w:spacing w:val="4"/>
          <w:sz w:val="19"/>
          <w:szCs w:val="19"/>
        </w:rPr>
        <w:t xml:space="preserve"> </w:t>
      </w:r>
      <w:r>
        <w:rPr>
          <w:rFonts w:ascii="Georgia" w:eastAsia="Georgia" w:hAnsi="Georgia" w:cs="Georgia"/>
          <w:sz w:val="19"/>
          <w:szCs w:val="19"/>
        </w:rPr>
        <w:t>part</w:t>
      </w:r>
      <w:r>
        <w:rPr>
          <w:rFonts w:ascii="Georgia" w:eastAsia="Georgia" w:hAnsi="Georgia" w:cs="Georgia"/>
          <w:spacing w:val="7"/>
          <w:sz w:val="19"/>
          <w:szCs w:val="19"/>
        </w:rPr>
        <w:t xml:space="preserve"> </w:t>
      </w:r>
      <w:r>
        <w:rPr>
          <w:rFonts w:ascii="Georgia" w:eastAsia="Georgia" w:hAnsi="Georgia" w:cs="Georgia"/>
          <w:sz w:val="19"/>
          <w:szCs w:val="19"/>
        </w:rPr>
        <w:t>of</w:t>
      </w:r>
      <w:r>
        <w:rPr>
          <w:rFonts w:ascii="Georgia" w:eastAsia="Georgia" w:hAnsi="Georgia" w:cs="Georgia"/>
          <w:spacing w:val="3"/>
          <w:sz w:val="19"/>
          <w:szCs w:val="19"/>
        </w:rPr>
        <w:t xml:space="preserve"> </w:t>
      </w:r>
      <w:r>
        <w:rPr>
          <w:rFonts w:ascii="Georgia" w:eastAsia="Georgia" w:hAnsi="Georgia" w:cs="Georgia"/>
          <w:sz w:val="19"/>
          <w:szCs w:val="19"/>
        </w:rPr>
        <w:t>their</w:t>
      </w:r>
      <w:r>
        <w:rPr>
          <w:rFonts w:ascii="Georgia" w:eastAsia="Georgia" w:hAnsi="Georgia" w:cs="Georgia"/>
          <w:spacing w:val="8"/>
          <w:sz w:val="19"/>
          <w:szCs w:val="19"/>
        </w:rPr>
        <w:t xml:space="preserve"> </w:t>
      </w:r>
      <w:r>
        <w:rPr>
          <w:rFonts w:ascii="Georgia" w:eastAsia="Georgia" w:hAnsi="Georgia" w:cs="Georgia"/>
          <w:sz w:val="19"/>
          <w:szCs w:val="19"/>
        </w:rPr>
        <w:t>standard</w:t>
      </w:r>
      <w:r>
        <w:rPr>
          <w:rFonts w:ascii="Georgia" w:eastAsia="Georgia" w:hAnsi="Georgia" w:cs="Georgia"/>
          <w:spacing w:val="15"/>
          <w:sz w:val="19"/>
          <w:szCs w:val="19"/>
        </w:rPr>
        <w:t xml:space="preserve"> </w:t>
      </w:r>
      <w:ins w:id="95" w:author="James Gee" w:date="2016-07-20T10:25:00Z">
        <w:r w:rsidR="001A01AE">
          <w:rPr>
            <w:rFonts w:ascii="Georgia" w:eastAsia="Georgia" w:hAnsi="Georgia" w:cs="Georgia"/>
            <w:spacing w:val="15"/>
            <w:sz w:val="19"/>
            <w:szCs w:val="19"/>
          </w:rPr>
          <w:t xml:space="preserve">processing </w:t>
        </w:r>
      </w:ins>
      <w:r>
        <w:rPr>
          <w:rFonts w:ascii="Georgia" w:eastAsia="Georgia" w:hAnsi="Georgia" w:cs="Georgia"/>
          <w:sz w:val="19"/>
          <w:szCs w:val="19"/>
        </w:rPr>
        <w:t>protocol</w:t>
      </w:r>
      <w:r>
        <w:rPr>
          <w:rFonts w:ascii="Georgia" w:eastAsia="Georgia" w:hAnsi="Georgia" w:cs="Georgia"/>
          <w:spacing w:val="14"/>
          <w:sz w:val="19"/>
          <w:szCs w:val="19"/>
        </w:rPr>
        <w:t xml:space="preserve"> </w:t>
      </w:r>
      <w:r>
        <w:rPr>
          <w:rFonts w:ascii="Georgia" w:eastAsia="Georgia" w:hAnsi="Georgia" w:cs="Georgia"/>
          <w:sz w:val="19"/>
          <w:szCs w:val="19"/>
        </w:rPr>
        <w:t>[44].</w:t>
      </w:r>
      <w:r>
        <w:rPr>
          <w:rFonts w:ascii="Georgia" w:eastAsia="Georgia" w:hAnsi="Georgia" w:cs="Georgia"/>
          <w:spacing w:val="25"/>
          <w:sz w:val="19"/>
          <w:szCs w:val="19"/>
        </w:rPr>
        <w:t xml:space="preserve"> </w:t>
      </w:r>
      <w:ins w:id="96" w:author="James Gee" w:date="2016-07-20T10:26:00Z">
        <w:r w:rsidR="001A01AE" w:rsidRPr="001A01AE">
          <w:rPr>
            <w:rFonts w:ascii="Georgia" w:eastAsia="Georgia" w:hAnsi="Georgia" w:cs="Georgia"/>
            <w:sz w:val="19"/>
            <w:szCs w:val="19"/>
          </w:rPr>
          <w:t>In [45], we introduced “N4,” which incorporates both an enhanced fitting routi</w:t>
        </w:r>
        <w:r w:rsidR="001A01AE">
          <w:rPr>
            <w:rFonts w:ascii="Georgia" w:eastAsia="Georgia" w:hAnsi="Georgia" w:cs="Georgia"/>
            <w:sz w:val="19"/>
            <w:szCs w:val="19"/>
          </w:rPr>
          <w:t>ne (including multi-resolution capabilities) and a modified optimization</w:t>
        </w:r>
        <w:r w:rsidR="001A01AE" w:rsidRPr="001A01AE">
          <w:rPr>
            <w:rFonts w:ascii="Georgia" w:eastAsia="Georgia" w:hAnsi="Georgia" w:cs="Georgia"/>
            <w:sz w:val="19"/>
            <w:szCs w:val="19"/>
          </w:rPr>
          <w:t xml:space="preserve"> formulation that produces a significant improvement over N3 in performance and convergence behavior on a variety of data.  N4 has since become the new standard in the field.</w:t>
        </w:r>
      </w:ins>
      <w:del w:id="97" w:author="James Gee" w:date="2016-07-20T10:26:00Z">
        <w:r w:rsidDel="001A01AE">
          <w:rPr>
            <w:rFonts w:ascii="Georgia" w:eastAsia="Georgia" w:hAnsi="Georgia" w:cs="Georgia"/>
            <w:sz w:val="19"/>
            <w:szCs w:val="19"/>
          </w:rPr>
          <w:delText>In</w:delText>
        </w:r>
        <w:r w:rsidDel="001A01AE">
          <w:rPr>
            <w:rFonts w:ascii="Georgia" w:eastAsia="Georgia" w:hAnsi="Georgia" w:cs="Georgia"/>
            <w:spacing w:val="6"/>
            <w:sz w:val="19"/>
            <w:szCs w:val="19"/>
          </w:rPr>
          <w:delText xml:space="preserve"> </w:delText>
        </w:r>
        <w:r w:rsidDel="001A01AE">
          <w:rPr>
            <w:rFonts w:ascii="Georgia" w:eastAsia="Georgia" w:hAnsi="Georgia" w:cs="Georgia"/>
            <w:sz w:val="19"/>
            <w:szCs w:val="19"/>
          </w:rPr>
          <w:delText>[45]</w:delText>
        </w:r>
        <w:r w:rsidDel="001A01AE">
          <w:rPr>
            <w:rFonts w:ascii="Georgia" w:eastAsia="Georgia" w:hAnsi="Georgia" w:cs="Georgia"/>
            <w:spacing w:val="7"/>
            <w:sz w:val="19"/>
            <w:szCs w:val="19"/>
          </w:rPr>
          <w:delText xml:space="preserve"> </w:delText>
        </w:r>
        <w:r w:rsidDel="001A01AE">
          <w:rPr>
            <w:rFonts w:ascii="Georgia" w:eastAsia="Georgia" w:hAnsi="Georgia" w:cs="Georgia"/>
            <w:sz w:val="19"/>
            <w:szCs w:val="19"/>
          </w:rPr>
          <w:delText>we</w:delText>
        </w:r>
        <w:r w:rsidDel="001A01AE">
          <w:rPr>
            <w:rFonts w:ascii="Georgia" w:eastAsia="Georgia" w:hAnsi="Georgia" w:cs="Georgia"/>
            <w:spacing w:val="5"/>
            <w:sz w:val="19"/>
            <w:szCs w:val="19"/>
          </w:rPr>
          <w:delText xml:space="preserve"> </w:delText>
        </w:r>
        <w:r w:rsidDel="001A01AE">
          <w:rPr>
            <w:rFonts w:ascii="Georgia" w:eastAsia="Georgia" w:hAnsi="Georgia" w:cs="Georgia"/>
            <w:sz w:val="19"/>
            <w:szCs w:val="19"/>
          </w:rPr>
          <w:delText>introduced</w:delText>
        </w:r>
        <w:r w:rsidDel="001A01AE">
          <w:rPr>
            <w:rFonts w:ascii="Georgia" w:eastAsia="Georgia" w:hAnsi="Georgia" w:cs="Georgia"/>
            <w:spacing w:val="18"/>
            <w:sz w:val="19"/>
            <w:szCs w:val="19"/>
          </w:rPr>
          <w:delText xml:space="preserve"> </w:delText>
        </w:r>
        <w:r w:rsidDel="001A01AE">
          <w:rPr>
            <w:rFonts w:ascii="Georgia" w:eastAsia="Georgia" w:hAnsi="Georgia" w:cs="Georgia"/>
            <w:sz w:val="19"/>
            <w:szCs w:val="19"/>
          </w:rPr>
          <w:delText>an</w:delText>
        </w:r>
        <w:r w:rsidDel="001A01AE">
          <w:rPr>
            <w:rFonts w:ascii="Georgia" w:eastAsia="Georgia" w:hAnsi="Georgia" w:cs="Georgia"/>
            <w:spacing w:val="4"/>
            <w:sz w:val="19"/>
            <w:szCs w:val="19"/>
          </w:rPr>
          <w:delText xml:space="preserve"> </w:delText>
        </w:r>
        <w:r w:rsidDel="001A01AE">
          <w:rPr>
            <w:rFonts w:ascii="Georgia" w:eastAsia="Georgia" w:hAnsi="Georgia" w:cs="Georgia"/>
            <w:w w:val="102"/>
            <w:sz w:val="19"/>
            <w:szCs w:val="19"/>
          </w:rPr>
          <w:delText xml:space="preserve">improvement </w:delText>
        </w:r>
        <w:r w:rsidDel="001A01AE">
          <w:rPr>
            <w:rFonts w:ascii="Georgia" w:eastAsia="Georgia" w:hAnsi="Georgia" w:cs="Georgia"/>
            <w:sz w:val="19"/>
            <w:szCs w:val="19"/>
          </w:rPr>
          <w:delText>of</w:delText>
        </w:r>
        <w:r w:rsidDel="001A01AE">
          <w:rPr>
            <w:rFonts w:ascii="Georgia" w:eastAsia="Georgia" w:hAnsi="Georgia" w:cs="Georgia"/>
            <w:spacing w:val="15"/>
            <w:sz w:val="19"/>
            <w:szCs w:val="19"/>
          </w:rPr>
          <w:delText xml:space="preserve"> </w:delText>
        </w:r>
        <w:r w:rsidDel="001A01AE">
          <w:rPr>
            <w:rFonts w:ascii="Georgia" w:eastAsia="Georgia" w:hAnsi="Georgia" w:cs="Georgia"/>
            <w:sz w:val="19"/>
            <w:szCs w:val="19"/>
          </w:rPr>
          <w:delText>N3,</w:delText>
        </w:r>
        <w:r w:rsidDel="001A01AE">
          <w:rPr>
            <w:rFonts w:ascii="Georgia" w:eastAsia="Georgia" w:hAnsi="Georgia" w:cs="Georgia"/>
            <w:spacing w:val="21"/>
            <w:sz w:val="19"/>
            <w:szCs w:val="19"/>
          </w:rPr>
          <w:delText xml:space="preserve"> </w:delText>
        </w:r>
        <w:r w:rsidDel="001A01AE">
          <w:rPr>
            <w:rFonts w:ascii="Georgia" w:eastAsia="Georgia" w:hAnsi="Georgia" w:cs="Georgia"/>
            <w:sz w:val="19"/>
            <w:szCs w:val="19"/>
          </w:rPr>
          <w:delText>denoted</w:delText>
        </w:r>
        <w:r w:rsidDel="001A01AE">
          <w:rPr>
            <w:rFonts w:ascii="Georgia" w:eastAsia="Georgia" w:hAnsi="Georgia" w:cs="Georgia"/>
            <w:spacing w:val="26"/>
            <w:sz w:val="19"/>
            <w:szCs w:val="19"/>
          </w:rPr>
          <w:delText xml:space="preserve"> </w:delText>
        </w:r>
        <w:r w:rsidDel="001A01AE">
          <w:rPr>
            <w:rFonts w:ascii="Georgia" w:eastAsia="Georgia" w:hAnsi="Georgia" w:cs="Georgia"/>
            <w:sz w:val="19"/>
            <w:szCs w:val="19"/>
          </w:rPr>
          <w:delText>as</w:delText>
        </w:r>
        <w:r w:rsidDel="001A01AE">
          <w:rPr>
            <w:rFonts w:ascii="Georgia" w:eastAsia="Georgia" w:hAnsi="Georgia" w:cs="Georgia"/>
            <w:spacing w:val="16"/>
            <w:sz w:val="19"/>
            <w:szCs w:val="19"/>
          </w:rPr>
          <w:delText xml:space="preserve"> </w:delText>
        </w:r>
        <w:r w:rsidDel="001A01AE">
          <w:rPr>
            <w:rFonts w:ascii="Georgia" w:eastAsia="Georgia" w:hAnsi="Georgia" w:cs="Georgia"/>
            <w:sz w:val="19"/>
            <w:szCs w:val="19"/>
          </w:rPr>
          <w:delText>“N4,”</w:delText>
        </w:r>
        <w:r w:rsidDel="001A01AE">
          <w:rPr>
            <w:rFonts w:ascii="Georgia" w:eastAsia="Georgia" w:hAnsi="Georgia" w:cs="Georgia"/>
            <w:spacing w:val="24"/>
            <w:sz w:val="19"/>
            <w:szCs w:val="19"/>
          </w:rPr>
          <w:delText xml:space="preserve"> </w:delText>
        </w:r>
        <w:r w:rsidDel="001A01AE">
          <w:rPr>
            <w:rFonts w:ascii="Georgia" w:eastAsia="Georgia" w:hAnsi="Georgia" w:cs="Georgia"/>
            <w:sz w:val="19"/>
            <w:szCs w:val="19"/>
          </w:rPr>
          <w:delText>which</w:delText>
        </w:r>
        <w:r w:rsidDel="001A01AE">
          <w:rPr>
            <w:rFonts w:ascii="Georgia" w:eastAsia="Georgia" w:hAnsi="Georgia" w:cs="Georgia"/>
            <w:spacing w:val="22"/>
            <w:sz w:val="19"/>
            <w:szCs w:val="19"/>
          </w:rPr>
          <w:delText xml:space="preserve"> </w:delText>
        </w:r>
        <w:r w:rsidDel="001A01AE">
          <w:rPr>
            <w:rFonts w:ascii="Georgia" w:eastAsia="Georgia" w:hAnsi="Georgia" w:cs="Georgia"/>
            <w:sz w:val="19"/>
            <w:szCs w:val="19"/>
          </w:rPr>
          <w:delText>demonstrates</w:delText>
        </w:r>
        <w:r w:rsidDel="001A01AE">
          <w:rPr>
            <w:rFonts w:ascii="Georgia" w:eastAsia="Georgia" w:hAnsi="Georgia" w:cs="Georgia"/>
            <w:spacing w:val="35"/>
            <w:sz w:val="19"/>
            <w:szCs w:val="19"/>
          </w:rPr>
          <w:delText xml:space="preserve"> </w:delText>
        </w:r>
        <w:r w:rsidDel="001A01AE">
          <w:rPr>
            <w:rFonts w:ascii="Georgia" w:eastAsia="Georgia" w:hAnsi="Georgia" w:cs="Georgia"/>
            <w:sz w:val="19"/>
            <w:szCs w:val="19"/>
          </w:rPr>
          <w:delText>a</w:delText>
        </w:r>
        <w:r w:rsidDel="001A01AE">
          <w:rPr>
            <w:rFonts w:ascii="Georgia" w:eastAsia="Georgia" w:hAnsi="Georgia" w:cs="Georgia"/>
            <w:spacing w:val="15"/>
            <w:sz w:val="19"/>
            <w:szCs w:val="19"/>
          </w:rPr>
          <w:delText xml:space="preserve"> </w:delText>
        </w:r>
        <w:r w:rsidDel="001A01AE">
          <w:rPr>
            <w:rFonts w:ascii="Georgia" w:eastAsia="Georgia" w:hAnsi="Georgia" w:cs="Georgia"/>
            <w:sz w:val="19"/>
            <w:szCs w:val="19"/>
          </w:rPr>
          <w:delText>significant</w:delText>
        </w:r>
        <w:r w:rsidDel="001A01AE">
          <w:rPr>
            <w:rFonts w:ascii="Georgia" w:eastAsia="Georgia" w:hAnsi="Georgia" w:cs="Georgia"/>
            <w:spacing w:val="30"/>
            <w:sz w:val="19"/>
            <w:szCs w:val="19"/>
          </w:rPr>
          <w:delText xml:space="preserve"> </w:delText>
        </w:r>
        <w:r w:rsidDel="001A01AE">
          <w:rPr>
            <w:rFonts w:ascii="Georgia" w:eastAsia="Georgia" w:hAnsi="Georgia" w:cs="Georgia"/>
            <w:sz w:val="19"/>
            <w:szCs w:val="19"/>
          </w:rPr>
          <w:delText>increase</w:delText>
        </w:r>
        <w:r w:rsidDel="001A01AE">
          <w:rPr>
            <w:rFonts w:ascii="Georgia" w:eastAsia="Georgia" w:hAnsi="Georgia" w:cs="Georgia"/>
            <w:spacing w:val="26"/>
            <w:sz w:val="19"/>
            <w:szCs w:val="19"/>
          </w:rPr>
          <w:delText xml:space="preserve"> </w:delText>
        </w:r>
        <w:r w:rsidDel="001A01AE">
          <w:rPr>
            <w:rFonts w:ascii="Georgia" w:eastAsia="Georgia" w:hAnsi="Georgia" w:cs="Georgia"/>
            <w:sz w:val="19"/>
            <w:szCs w:val="19"/>
          </w:rPr>
          <w:delText>in</w:delText>
        </w:r>
        <w:r w:rsidDel="001A01AE">
          <w:rPr>
            <w:rFonts w:ascii="Georgia" w:eastAsia="Georgia" w:hAnsi="Georgia" w:cs="Georgia"/>
            <w:spacing w:val="17"/>
            <w:sz w:val="19"/>
            <w:szCs w:val="19"/>
          </w:rPr>
          <w:delText xml:space="preserve"> </w:delText>
        </w:r>
        <w:r w:rsidDel="001A01AE">
          <w:rPr>
            <w:rFonts w:ascii="Georgia" w:eastAsia="Georgia" w:hAnsi="Georgia" w:cs="Georgia"/>
            <w:sz w:val="19"/>
            <w:szCs w:val="19"/>
          </w:rPr>
          <w:delText>performance</w:delText>
        </w:r>
        <w:r w:rsidDel="001A01AE">
          <w:rPr>
            <w:rFonts w:ascii="Georgia" w:eastAsia="Georgia" w:hAnsi="Georgia" w:cs="Georgia"/>
            <w:spacing w:val="33"/>
            <w:sz w:val="19"/>
            <w:szCs w:val="19"/>
          </w:rPr>
          <w:delText xml:space="preserve"> </w:delText>
        </w:r>
        <w:r w:rsidDel="001A01AE">
          <w:rPr>
            <w:rFonts w:ascii="Georgia" w:eastAsia="Georgia" w:hAnsi="Georgia" w:cs="Georgia"/>
            <w:sz w:val="19"/>
            <w:szCs w:val="19"/>
          </w:rPr>
          <w:delText>and</w:delText>
        </w:r>
        <w:r w:rsidDel="001A01AE">
          <w:rPr>
            <w:rFonts w:ascii="Georgia" w:eastAsia="Georgia" w:hAnsi="Georgia" w:cs="Georgia"/>
            <w:spacing w:val="18"/>
            <w:sz w:val="19"/>
            <w:szCs w:val="19"/>
          </w:rPr>
          <w:delText xml:space="preserve"> </w:delText>
        </w:r>
        <w:r w:rsidDel="001A01AE">
          <w:rPr>
            <w:rFonts w:ascii="Georgia" w:eastAsia="Georgia" w:hAnsi="Georgia" w:cs="Georgia"/>
            <w:sz w:val="19"/>
            <w:szCs w:val="19"/>
          </w:rPr>
          <w:delText>convergence</w:delText>
        </w:r>
        <w:r w:rsidDel="001A01AE">
          <w:rPr>
            <w:rFonts w:ascii="Georgia" w:eastAsia="Georgia" w:hAnsi="Georgia" w:cs="Georgia"/>
            <w:spacing w:val="33"/>
            <w:sz w:val="19"/>
            <w:szCs w:val="19"/>
          </w:rPr>
          <w:delText xml:space="preserve"> </w:delText>
        </w:r>
        <w:r w:rsidDel="001A01AE">
          <w:rPr>
            <w:rFonts w:ascii="Georgia" w:eastAsia="Georgia" w:hAnsi="Georgia" w:cs="Georgia"/>
            <w:sz w:val="19"/>
            <w:szCs w:val="19"/>
          </w:rPr>
          <w:delText>behavior</w:delText>
        </w:r>
        <w:r w:rsidDel="001A01AE">
          <w:rPr>
            <w:rFonts w:ascii="Georgia" w:eastAsia="Georgia" w:hAnsi="Georgia" w:cs="Georgia"/>
            <w:spacing w:val="27"/>
            <w:sz w:val="19"/>
            <w:szCs w:val="19"/>
          </w:rPr>
          <w:delText xml:space="preserve"> </w:delText>
        </w:r>
        <w:r w:rsidDel="001A01AE">
          <w:rPr>
            <w:rFonts w:ascii="Georgia" w:eastAsia="Georgia" w:hAnsi="Georgia" w:cs="Georgia"/>
            <w:sz w:val="19"/>
            <w:szCs w:val="19"/>
          </w:rPr>
          <w:delText>on</w:delText>
        </w:r>
        <w:r w:rsidDel="001A01AE">
          <w:rPr>
            <w:rFonts w:ascii="Georgia" w:eastAsia="Georgia" w:hAnsi="Georgia" w:cs="Georgia"/>
            <w:spacing w:val="16"/>
            <w:sz w:val="19"/>
            <w:szCs w:val="19"/>
          </w:rPr>
          <w:delText xml:space="preserve"> </w:delText>
        </w:r>
        <w:r w:rsidDel="001A01AE">
          <w:rPr>
            <w:rFonts w:ascii="Georgia" w:eastAsia="Georgia" w:hAnsi="Georgia" w:cs="Georgia"/>
            <w:sz w:val="19"/>
            <w:szCs w:val="19"/>
          </w:rPr>
          <w:delText>a</w:delText>
        </w:r>
        <w:r w:rsidDel="001A01AE">
          <w:rPr>
            <w:rFonts w:ascii="Georgia" w:eastAsia="Georgia" w:hAnsi="Georgia" w:cs="Georgia"/>
            <w:spacing w:val="15"/>
            <w:sz w:val="19"/>
            <w:szCs w:val="19"/>
          </w:rPr>
          <w:delText xml:space="preserve"> </w:delText>
        </w:r>
        <w:r w:rsidDel="001A01AE">
          <w:rPr>
            <w:rFonts w:ascii="Georgia" w:eastAsia="Georgia" w:hAnsi="Georgia" w:cs="Georgia"/>
            <w:sz w:val="19"/>
            <w:szCs w:val="19"/>
          </w:rPr>
          <w:delText>variety</w:delText>
        </w:r>
        <w:r w:rsidDel="001A01AE">
          <w:rPr>
            <w:rFonts w:ascii="Georgia" w:eastAsia="Georgia" w:hAnsi="Georgia" w:cs="Georgia"/>
            <w:spacing w:val="23"/>
            <w:sz w:val="19"/>
            <w:szCs w:val="19"/>
          </w:rPr>
          <w:delText xml:space="preserve"> </w:delText>
        </w:r>
        <w:r w:rsidDel="001A01AE">
          <w:rPr>
            <w:rFonts w:ascii="Georgia" w:eastAsia="Georgia" w:hAnsi="Georgia" w:cs="Georgia"/>
            <w:w w:val="102"/>
            <w:sz w:val="19"/>
            <w:szCs w:val="19"/>
          </w:rPr>
          <w:delText xml:space="preserve">of </w:delText>
        </w:r>
        <w:r w:rsidDel="001A01AE">
          <w:rPr>
            <w:rFonts w:ascii="Georgia" w:eastAsia="Georgia" w:hAnsi="Georgia" w:cs="Georgia"/>
            <w:sz w:val="19"/>
            <w:szCs w:val="19"/>
          </w:rPr>
          <w:delText>data.</w:delText>
        </w:r>
        <w:r w:rsidDel="001A01AE">
          <w:rPr>
            <w:rFonts w:ascii="Georgia" w:eastAsia="Georgia" w:hAnsi="Georgia" w:cs="Georgia"/>
            <w:spacing w:val="23"/>
            <w:sz w:val="19"/>
            <w:szCs w:val="19"/>
          </w:rPr>
          <w:delText xml:space="preserve"> </w:delText>
        </w:r>
        <w:r w:rsidDel="001A01AE">
          <w:rPr>
            <w:rFonts w:ascii="Georgia" w:eastAsia="Georgia" w:hAnsi="Georgia" w:cs="Georgia"/>
            <w:sz w:val="19"/>
            <w:szCs w:val="19"/>
          </w:rPr>
          <w:delText>This</w:delText>
        </w:r>
        <w:r w:rsidDel="001A01AE">
          <w:rPr>
            <w:rFonts w:ascii="Georgia" w:eastAsia="Georgia" w:hAnsi="Georgia" w:cs="Georgia"/>
            <w:spacing w:val="4"/>
            <w:sz w:val="19"/>
            <w:szCs w:val="19"/>
          </w:rPr>
          <w:delText xml:space="preserve"> </w:delText>
        </w:r>
        <w:r w:rsidDel="001A01AE">
          <w:rPr>
            <w:rFonts w:ascii="Georgia" w:eastAsia="Georgia" w:hAnsi="Georgia" w:cs="Georgia"/>
            <w:sz w:val="19"/>
            <w:szCs w:val="19"/>
          </w:rPr>
          <w:delText>improvement</w:delText>
        </w:r>
        <w:r w:rsidDel="001A01AE">
          <w:rPr>
            <w:rFonts w:ascii="Georgia" w:eastAsia="Georgia" w:hAnsi="Georgia" w:cs="Georgia"/>
            <w:spacing w:val="20"/>
            <w:sz w:val="19"/>
            <w:szCs w:val="19"/>
          </w:rPr>
          <w:delText xml:space="preserve"> </w:delText>
        </w:r>
        <w:r w:rsidDel="001A01AE">
          <w:rPr>
            <w:rFonts w:ascii="Georgia" w:eastAsia="Georgia" w:hAnsi="Georgia" w:cs="Georgia"/>
            <w:sz w:val="19"/>
            <w:szCs w:val="19"/>
          </w:rPr>
          <w:delText>is a result</w:delText>
        </w:r>
        <w:r w:rsidDel="001A01AE">
          <w:rPr>
            <w:rFonts w:ascii="Georgia" w:eastAsia="Georgia" w:hAnsi="Georgia" w:cs="Georgia"/>
            <w:spacing w:val="7"/>
            <w:sz w:val="19"/>
            <w:szCs w:val="19"/>
          </w:rPr>
          <w:delText xml:space="preserve"> </w:delText>
        </w:r>
        <w:r w:rsidDel="001A01AE">
          <w:rPr>
            <w:rFonts w:ascii="Georgia" w:eastAsia="Georgia" w:hAnsi="Georgia" w:cs="Georgia"/>
            <w:sz w:val="19"/>
            <w:szCs w:val="19"/>
          </w:rPr>
          <w:delText>of an</w:delText>
        </w:r>
        <w:r w:rsidDel="001A01AE">
          <w:rPr>
            <w:rFonts w:ascii="Georgia" w:eastAsia="Georgia" w:hAnsi="Georgia" w:cs="Georgia"/>
            <w:spacing w:val="1"/>
            <w:sz w:val="19"/>
            <w:szCs w:val="19"/>
          </w:rPr>
          <w:delText xml:space="preserve"> </w:delText>
        </w:r>
        <w:r w:rsidDel="001A01AE">
          <w:rPr>
            <w:rFonts w:ascii="Georgia" w:eastAsia="Georgia" w:hAnsi="Georgia" w:cs="Georgia"/>
            <w:sz w:val="19"/>
            <w:szCs w:val="19"/>
          </w:rPr>
          <w:delText>enhanced</w:delText>
        </w:r>
        <w:r w:rsidDel="001A01AE">
          <w:rPr>
            <w:rFonts w:ascii="Georgia" w:eastAsia="Georgia" w:hAnsi="Georgia" w:cs="Georgia"/>
            <w:spacing w:val="13"/>
            <w:sz w:val="19"/>
            <w:szCs w:val="19"/>
          </w:rPr>
          <w:delText xml:space="preserve"> </w:delText>
        </w:r>
        <w:r w:rsidDel="001A01AE">
          <w:rPr>
            <w:rFonts w:ascii="Georgia" w:eastAsia="Georgia" w:hAnsi="Georgia" w:cs="Georgia"/>
            <w:sz w:val="19"/>
            <w:szCs w:val="19"/>
          </w:rPr>
          <w:delText>fitting</w:delText>
        </w:r>
        <w:r w:rsidDel="001A01AE">
          <w:rPr>
            <w:rFonts w:ascii="Georgia" w:eastAsia="Georgia" w:hAnsi="Georgia" w:cs="Georgia"/>
            <w:spacing w:val="7"/>
            <w:sz w:val="19"/>
            <w:szCs w:val="19"/>
          </w:rPr>
          <w:delText xml:space="preserve"> </w:delText>
        </w:r>
        <w:r w:rsidDel="001A01AE">
          <w:rPr>
            <w:rFonts w:ascii="Georgia" w:eastAsia="Georgia" w:hAnsi="Georgia" w:cs="Georgia"/>
            <w:sz w:val="19"/>
            <w:szCs w:val="19"/>
          </w:rPr>
          <w:delText>routine</w:delText>
        </w:r>
        <w:r w:rsidDel="001A01AE">
          <w:rPr>
            <w:rFonts w:ascii="Georgia" w:eastAsia="Georgia" w:hAnsi="Georgia" w:cs="Georgia"/>
            <w:spacing w:val="9"/>
            <w:sz w:val="19"/>
            <w:szCs w:val="19"/>
          </w:rPr>
          <w:delText xml:space="preserve"> </w:delText>
        </w:r>
        <w:r w:rsidDel="001A01AE">
          <w:rPr>
            <w:rFonts w:ascii="Georgia" w:eastAsia="Georgia" w:hAnsi="Georgia" w:cs="Georgia"/>
            <w:sz w:val="19"/>
            <w:szCs w:val="19"/>
          </w:rPr>
          <w:delText>(which</w:delText>
        </w:r>
        <w:r w:rsidDel="001A01AE">
          <w:rPr>
            <w:rFonts w:ascii="Georgia" w:eastAsia="Georgia" w:hAnsi="Georgia" w:cs="Georgia"/>
            <w:spacing w:val="8"/>
            <w:sz w:val="19"/>
            <w:szCs w:val="19"/>
          </w:rPr>
          <w:delText xml:space="preserve"> </w:delText>
        </w:r>
        <w:r w:rsidDel="001A01AE">
          <w:rPr>
            <w:rFonts w:ascii="Georgia" w:eastAsia="Georgia" w:hAnsi="Georgia" w:cs="Georgia"/>
            <w:sz w:val="19"/>
            <w:szCs w:val="19"/>
          </w:rPr>
          <w:delText>includes</w:delText>
        </w:r>
        <w:r w:rsidDel="001A01AE">
          <w:rPr>
            <w:rFonts w:ascii="Georgia" w:eastAsia="Georgia" w:hAnsi="Georgia" w:cs="Georgia"/>
            <w:spacing w:val="11"/>
            <w:sz w:val="19"/>
            <w:szCs w:val="19"/>
          </w:rPr>
          <w:delText xml:space="preserve"> </w:delText>
        </w:r>
        <w:r w:rsidDel="001A01AE">
          <w:rPr>
            <w:rFonts w:ascii="Georgia" w:eastAsia="Georgia" w:hAnsi="Georgia" w:cs="Georgia"/>
            <w:sz w:val="19"/>
            <w:szCs w:val="19"/>
          </w:rPr>
          <w:delText>multi-resolution</w:delText>
        </w:r>
        <w:r w:rsidDel="001A01AE">
          <w:rPr>
            <w:rFonts w:ascii="Georgia" w:eastAsia="Georgia" w:hAnsi="Georgia" w:cs="Georgia"/>
            <w:spacing w:val="25"/>
            <w:sz w:val="19"/>
            <w:szCs w:val="19"/>
          </w:rPr>
          <w:delText xml:space="preserve"> </w:delText>
        </w:r>
        <w:r w:rsidDel="001A01AE">
          <w:rPr>
            <w:rFonts w:ascii="Georgia" w:eastAsia="Georgia" w:hAnsi="Georgia" w:cs="Georgia"/>
            <w:sz w:val="19"/>
            <w:szCs w:val="19"/>
          </w:rPr>
          <w:delText>capabilities)</w:delText>
        </w:r>
        <w:r w:rsidDel="001A01AE">
          <w:rPr>
            <w:rFonts w:ascii="Georgia" w:eastAsia="Georgia" w:hAnsi="Georgia" w:cs="Georgia"/>
            <w:spacing w:val="17"/>
            <w:sz w:val="19"/>
            <w:szCs w:val="19"/>
          </w:rPr>
          <w:delText xml:space="preserve"> </w:delText>
        </w:r>
        <w:r w:rsidDel="001A01AE">
          <w:rPr>
            <w:rFonts w:ascii="Georgia" w:eastAsia="Georgia" w:hAnsi="Georgia" w:cs="Georgia"/>
            <w:sz w:val="19"/>
            <w:szCs w:val="19"/>
          </w:rPr>
          <w:delText>and</w:delText>
        </w:r>
        <w:r w:rsidDel="001A01AE">
          <w:rPr>
            <w:rFonts w:ascii="Georgia" w:eastAsia="Georgia" w:hAnsi="Georgia" w:cs="Georgia"/>
            <w:spacing w:val="3"/>
            <w:sz w:val="19"/>
            <w:szCs w:val="19"/>
          </w:rPr>
          <w:delText xml:space="preserve"> </w:delText>
        </w:r>
        <w:r w:rsidDel="001A01AE">
          <w:rPr>
            <w:rFonts w:ascii="Georgia" w:eastAsia="Georgia" w:hAnsi="Georgia" w:cs="Georgia"/>
            <w:sz w:val="19"/>
            <w:szCs w:val="19"/>
          </w:rPr>
          <w:delText xml:space="preserve">a </w:delText>
        </w:r>
        <w:r w:rsidDel="001A01AE">
          <w:rPr>
            <w:rFonts w:ascii="Georgia" w:eastAsia="Georgia" w:hAnsi="Georgia" w:cs="Georgia"/>
            <w:w w:val="102"/>
            <w:sz w:val="19"/>
            <w:szCs w:val="19"/>
          </w:rPr>
          <w:delText xml:space="preserve">modified </w:delText>
        </w:r>
        <w:r w:rsidDel="001A01AE">
          <w:rPr>
            <w:rFonts w:ascii="Georgia" w:eastAsia="Georgia" w:hAnsi="Georgia" w:cs="Georgia"/>
            <w:sz w:val="19"/>
            <w:szCs w:val="19"/>
          </w:rPr>
          <w:delText>optimization</w:delText>
        </w:r>
        <w:r w:rsidDel="001A01AE">
          <w:rPr>
            <w:rFonts w:ascii="Georgia" w:eastAsia="Georgia" w:hAnsi="Georgia" w:cs="Georgia"/>
            <w:spacing w:val="22"/>
            <w:sz w:val="19"/>
            <w:szCs w:val="19"/>
          </w:rPr>
          <w:delText xml:space="preserve"> </w:delText>
        </w:r>
        <w:r w:rsidDel="001A01AE">
          <w:rPr>
            <w:rFonts w:ascii="Georgia" w:eastAsia="Georgia" w:hAnsi="Georgia" w:cs="Georgia"/>
            <w:sz w:val="19"/>
            <w:szCs w:val="19"/>
          </w:rPr>
          <w:delText>formulation.</w:delText>
        </w:r>
        <w:r w:rsidDel="001A01AE">
          <w:rPr>
            <w:rFonts w:ascii="Georgia" w:eastAsia="Georgia" w:hAnsi="Georgia" w:cs="Georgia"/>
            <w:spacing w:val="38"/>
            <w:sz w:val="19"/>
            <w:szCs w:val="19"/>
          </w:rPr>
          <w:delText xml:space="preserve"> </w:delText>
        </w:r>
        <w:r w:rsidDel="001A01AE">
          <w:rPr>
            <w:rFonts w:ascii="Georgia" w:eastAsia="Georgia" w:hAnsi="Georgia" w:cs="Georgia"/>
            <w:color w:val="FF0000"/>
            <w:sz w:val="19"/>
            <w:szCs w:val="19"/>
          </w:rPr>
          <w:delText>It</w:delText>
        </w:r>
        <w:r w:rsidDel="001A01AE">
          <w:rPr>
            <w:rFonts w:ascii="Georgia" w:eastAsia="Georgia" w:hAnsi="Georgia" w:cs="Georgia"/>
            <w:color w:val="FF0000"/>
            <w:spacing w:val="4"/>
            <w:sz w:val="19"/>
            <w:szCs w:val="19"/>
          </w:rPr>
          <w:delText xml:space="preserve"> </w:delText>
        </w:r>
        <w:r w:rsidDel="001A01AE">
          <w:rPr>
            <w:rFonts w:ascii="Georgia" w:eastAsia="Georgia" w:hAnsi="Georgia" w:cs="Georgia"/>
            <w:color w:val="FF0000"/>
            <w:sz w:val="19"/>
            <w:szCs w:val="19"/>
          </w:rPr>
          <w:delText>has</w:delText>
        </w:r>
        <w:r w:rsidDel="001A01AE">
          <w:rPr>
            <w:rFonts w:ascii="Georgia" w:eastAsia="Georgia" w:hAnsi="Georgia" w:cs="Georgia"/>
            <w:color w:val="FF0000"/>
            <w:spacing w:val="7"/>
            <w:sz w:val="19"/>
            <w:szCs w:val="19"/>
          </w:rPr>
          <w:delText xml:space="preserve"> </w:delText>
        </w:r>
        <w:r w:rsidDel="001A01AE">
          <w:rPr>
            <w:rFonts w:ascii="Georgia" w:eastAsia="Georgia" w:hAnsi="Georgia" w:cs="Georgia"/>
            <w:color w:val="FF0000"/>
            <w:sz w:val="19"/>
            <w:szCs w:val="19"/>
          </w:rPr>
          <w:delText>since</w:delText>
        </w:r>
        <w:r w:rsidDel="001A01AE">
          <w:rPr>
            <w:rFonts w:ascii="Georgia" w:eastAsia="Georgia" w:hAnsi="Georgia" w:cs="Georgia"/>
            <w:color w:val="FF0000"/>
            <w:spacing w:val="10"/>
            <w:sz w:val="19"/>
            <w:szCs w:val="19"/>
          </w:rPr>
          <w:delText xml:space="preserve"> </w:delText>
        </w:r>
        <w:r w:rsidDel="001A01AE">
          <w:rPr>
            <w:rFonts w:ascii="Georgia" w:eastAsia="Georgia" w:hAnsi="Georgia" w:cs="Georgia"/>
            <w:color w:val="FF0000"/>
            <w:sz w:val="19"/>
            <w:szCs w:val="19"/>
          </w:rPr>
          <w:delText>become</w:delText>
        </w:r>
        <w:r w:rsidDel="001A01AE">
          <w:rPr>
            <w:rFonts w:ascii="Georgia" w:eastAsia="Georgia" w:hAnsi="Georgia" w:cs="Georgia"/>
            <w:color w:val="FF0000"/>
            <w:spacing w:val="14"/>
            <w:sz w:val="19"/>
            <w:szCs w:val="19"/>
          </w:rPr>
          <w:delText xml:space="preserve"> </w:delText>
        </w:r>
        <w:r w:rsidDel="001A01AE">
          <w:rPr>
            <w:rFonts w:ascii="Georgia" w:eastAsia="Georgia" w:hAnsi="Georgia" w:cs="Georgia"/>
            <w:color w:val="FF0000"/>
            <w:sz w:val="19"/>
            <w:szCs w:val="19"/>
          </w:rPr>
          <w:delText>the</w:delText>
        </w:r>
        <w:r w:rsidDel="001A01AE">
          <w:rPr>
            <w:rFonts w:ascii="Georgia" w:eastAsia="Georgia" w:hAnsi="Georgia" w:cs="Georgia"/>
            <w:color w:val="FF0000"/>
            <w:spacing w:val="6"/>
            <w:sz w:val="19"/>
            <w:szCs w:val="19"/>
          </w:rPr>
          <w:delText xml:space="preserve"> </w:delText>
        </w:r>
        <w:r w:rsidDel="001A01AE">
          <w:rPr>
            <w:rFonts w:ascii="Georgia" w:eastAsia="Georgia" w:hAnsi="Georgia" w:cs="Georgia"/>
            <w:color w:val="FF0000"/>
            <w:sz w:val="19"/>
            <w:szCs w:val="19"/>
          </w:rPr>
          <w:delText>new</w:delText>
        </w:r>
        <w:r w:rsidDel="001A01AE">
          <w:rPr>
            <w:rFonts w:ascii="Georgia" w:eastAsia="Georgia" w:hAnsi="Georgia" w:cs="Georgia"/>
            <w:color w:val="FF0000"/>
            <w:spacing w:val="8"/>
            <w:sz w:val="19"/>
            <w:szCs w:val="19"/>
          </w:rPr>
          <w:delText xml:space="preserve"> </w:delText>
        </w:r>
        <w:r w:rsidDel="001A01AE">
          <w:rPr>
            <w:rFonts w:ascii="Georgia" w:eastAsia="Georgia" w:hAnsi="Georgia" w:cs="Georgia"/>
            <w:color w:val="FF0000"/>
            <w:sz w:val="19"/>
            <w:szCs w:val="19"/>
          </w:rPr>
          <w:delText>standard</w:delText>
        </w:r>
        <w:r w:rsidDel="001A01AE">
          <w:rPr>
            <w:rFonts w:ascii="Georgia" w:eastAsia="Georgia" w:hAnsi="Georgia" w:cs="Georgia"/>
            <w:color w:val="FF0000"/>
            <w:spacing w:val="16"/>
            <w:sz w:val="19"/>
            <w:szCs w:val="19"/>
          </w:rPr>
          <w:delText xml:space="preserve"> </w:delText>
        </w:r>
        <w:r w:rsidDel="001A01AE">
          <w:rPr>
            <w:rFonts w:ascii="Georgia" w:eastAsia="Georgia" w:hAnsi="Georgia" w:cs="Georgia"/>
            <w:color w:val="FF0000"/>
            <w:sz w:val="19"/>
            <w:szCs w:val="19"/>
          </w:rPr>
          <w:delText>in</w:delText>
        </w:r>
        <w:r w:rsidDel="001A01AE">
          <w:rPr>
            <w:rFonts w:ascii="Georgia" w:eastAsia="Georgia" w:hAnsi="Georgia" w:cs="Georgia"/>
            <w:color w:val="FF0000"/>
            <w:spacing w:val="6"/>
            <w:sz w:val="19"/>
            <w:szCs w:val="19"/>
          </w:rPr>
          <w:delText xml:space="preserve"> </w:delText>
        </w:r>
        <w:r w:rsidDel="001A01AE">
          <w:rPr>
            <w:rFonts w:ascii="Georgia" w:eastAsia="Georgia" w:hAnsi="Georgia" w:cs="Georgia"/>
            <w:color w:val="FF0000"/>
            <w:sz w:val="19"/>
            <w:szCs w:val="19"/>
          </w:rPr>
          <w:delText>the</w:delText>
        </w:r>
        <w:r w:rsidDel="001A01AE">
          <w:rPr>
            <w:rFonts w:ascii="Georgia" w:eastAsia="Georgia" w:hAnsi="Georgia" w:cs="Georgia"/>
            <w:color w:val="FF0000"/>
            <w:spacing w:val="6"/>
            <w:sz w:val="19"/>
            <w:szCs w:val="19"/>
          </w:rPr>
          <w:delText xml:space="preserve"> </w:delText>
        </w:r>
        <w:r w:rsidDel="001A01AE">
          <w:rPr>
            <w:rFonts w:ascii="Georgia" w:eastAsia="Georgia" w:hAnsi="Georgia" w:cs="Georgia"/>
            <w:color w:val="FF0000"/>
            <w:w w:val="102"/>
            <w:sz w:val="19"/>
            <w:szCs w:val="19"/>
          </w:rPr>
          <w:delText>field.</w:delText>
        </w:r>
      </w:del>
    </w:p>
    <w:p w14:paraId="7A6F9873" w14:textId="621DC9B5" w:rsidR="00E61F9D" w:rsidRDefault="005C64D6">
      <w:pPr>
        <w:spacing w:before="60" w:after="0" w:line="277" w:lineRule="auto"/>
        <w:ind w:left="120" w:right="88"/>
        <w:jc w:val="both"/>
        <w:rPr>
          <w:rFonts w:ascii="Georgia" w:eastAsia="Georgia" w:hAnsi="Georgia" w:cs="Georgia"/>
          <w:sz w:val="19"/>
          <w:szCs w:val="19"/>
        </w:rPr>
      </w:pPr>
      <w:proofErr w:type="gramStart"/>
      <w:r>
        <w:rPr>
          <w:rFonts w:ascii="Georgia" w:eastAsia="Georgia" w:hAnsi="Georgia" w:cs="Georgia"/>
          <w:b/>
          <w:bCs/>
          <w:sz w:val="19"/>
          <w:szCs w:val="19"/>
        </w:rPr>
        <w:t>Joint</w:t>
      </w:r>
      <w:r>
        <w:rPr>
          <w:rFonts w:ascii="Georgia" w:eastAsia="Georgia" w:hAnsi="Georgia" w:cs="Georgia"/>
          <w:b/>
          <w:bCs/>
          <w:spacing w:val="9"/>
          <w:sz w:val="19"/>
          <w:szCs w:val="19"/>
        </w:rPr>
        <w:t xml:space="preserve"> </w:t>
      </w:r>
      <w:r>
        <w:rPr>
          <w:rFonts w:ascii="Georgia" w:eastAsia="Georgia" w:hAnsi="Georgia" w:cs="Georgia"/>
          <w:b/>
          <w:bCs/>
          <w:sz w:val="19"/>
          <w:szCs w:val="19"/>
        </w:rPr>
        <w:t>label</w:t>
      </w:r>
      <w:r>
        <w:rPr>
          <w:rFonts w:ascii="Georgia" w:eastAsia="Georgia" w:hAnsi="Georgia" w:cs="Georgia"/>
          <w:b/>
          <w:bCs/>
          <w:spacing w:val="9"/>
          <w:sz w:val="19"/>
          <w:szCs w:val="19"/>
        </w:rPr>
        <w:t xml:space="preserve"> </w:t>
      </w:r>
      <w:r>
        <w:rPr>
          <w:rFonts w:ascii="Georgia" w:eastAsia="Georgia" w:hAnsi="Georgia" w:cs="Georgia"/>
          <w:b/>
          <w:bCs/>
          <w:sz w:val="19"/>
          <w:szCs w:val="19"/>
        </w:rPr>
        <w:t>fusion</w:t>
      </w:r>
      <w:r>
        <w:rPr>
          <w:rFonts w:ascii="Georgia" w:eastAsia="Georgia" w:hAnsi="Georgia" w:cs="Georgia"/>
          <w:b/>
          <w:bCs/>
          <w:spacing w:val="11"/>
          <w:sz w:val="19"/>
          <w:szCs w:val="19"/>
        </w:rPr>
        <w:t xml:space="preserve"> </w:t>
      </w:r>
      <w:r>
        <w:rPr>
          <w:rFonts w:ascii="Georgia" w:eastAsia="Georgia" w:hAnsi="Georgia" w:cs="Georgia"/>
          <w:b/>
          <w:bCs/>
          <w:sz w:val="19"/>
          <w:szCs w:val="19"/>
        </w:rPr>
        <w:t>for</w:t>
      </w:r>
      <w:r>
        <w:rPr>
          <w:rFonts w:ascii="Georgia" w:eastAsia="Georgia" w:hAnsi="Georgia" w:cs="Georgia"/>
          <w:b/>
          <w:bCs/>
          <w:spacing w:val="6"/>
          <w:sz w:val="19"/>
          <w:szCs w:val="19"/>
        </w:rPr>
        <w:t xml:space="preserve"> </w:t>
      </w:r>
      <w:del w:id="98" w:author="James Gee" w:date="2016-07-19T20:12:00Z">
        <w:r w:rsidDel="009876E8">
          <w:rPr>
            <w:rFonts w:ascii="Georgia" w:eastAsia="Georgia" w:hAnsi="Georgia" w:cs="Georgia"/>
            <w:b/>
            <w:bCs/>
            <w:sz w:val="19"/>
            <w:szCs w:val="19"/>
          </w:rPr>
          <w:delText>prior-based</w:delText>
        </w:r>
      </w:del>
      <w:ins w:id="99" w:author="James Gee" w:date="2016-07-19T20:12:00Z">
        <w:r w:rsidR="009876E8">
          <w:rPr>
            <w:rFonts w:ascii="Georgia" w:eastAsia="Georgia" w:hAnsi="Georgia" w:cs="Georgia"/>
            <w:b/>
            <w:bCs/>
            <w:sz w:val="19"/>
            <w:szCs w:val="19"/>
          </w:rPr>
          <w:t>multi-atlas</w:t>
        </w:r>
      </w:ins>
      <w:r>
        <w:rPr>
          <w:rFonts w:ascii="Georgia" w:eastAsia="Georgia" w:hAnsi="Georgia" w:cs="Georgia"/>
          <w:b/>
          <w:bCs/>
          <w:spacing w:val="23"/>
          <w:sz w:val="19"/>
          <w:szCs w:val="19"/>
        </w:rPr>
        <w:t xml:space="preserve"> </w:t>
      </w:r>
      <w:r>
        <w:rPr>
          <w:rFonts w:ascii="Georgia" w:eastAsia="Georgia" w:hAnsi="Georgia" w:cs="Georgia"/>
          <w:b/>
          <w:bCs/>
          <w:sz w:val="19"/>
          <w:szCs w:val="19"/>
        </w:rPr>
        <w:t>segmentation.</w:t>
      </w:r>
      <w:proofErr w:type="gramEnd"/>
      <w:r>
        <w:rPr>
          <w:rFonts w:ascii="Georgia" w:eastAsia="Georgia" w:hAnsi="Georgia" w:cs="Georgia"/>
          <w:b/>
          <w:bCs/>
          <w:spacing w:val="41"/>
          <w:sz w:val="19"/>
          <w:szCs w:val="19"/>
        </w:rPr>
        <w:t xml:space="preserve"> </w:t>
      </w:r>
      <w:r>
        <w:rPr>
          <w:rFonts w:ascii="Georgia" w:eastAsia="Georgia" w:hAnsi="Georgia" w:cs="Georgia"/>
          <w:sz w:val="19"/>
          <w:szCs w:val="19"/>
        </w:rPr>
        <w:t>Joint</w:t>
      </w:r>
      <w:r>
        <w:rPr>
          <w:rFonts w:ascii="Georgia" w:eastAsia="Georgia" w:hAnsi="Georgia" w:cs="Georgia"/>
          <w:spacing w:val="9"/>
          <w:sz w:val="19"/>
          <w:szCs w:val="19"/>
        </w:rPr>
        <w:t xml:space="preserve"> </w:t>
      </w:r>
      <w:r>
        <w:rPr>
          <w:rFonts w:ascii="Georgia" w:eastAsia="Georgia" w:hAnsi="Georgia" w:cs="Georgia"/>
          <w:sz w:val="19"/>
          <w:szCs w:val="19"/>
        </w:rPr>
        <w:t>label</w:t>
      </w:r>
      <w:r>
        <w:rPr>
          <w:rFonts w:ascii="Georgia" w:eastAsia="Georgia" w:hAnsi="Georgia" w:cs="Georgia"/>
          <w:spacing w:val="8"/>
          <w:sz w:val="19"/>
          <w:szCs w:val="19"/>
        </w:rPr>
        <w:t xml:space="preserve"> </w:t>
      </w:r>
      <w:r>
        <w:rPr>
          <w:rFonts w:ascii="Georgia" w:eastAsia="Georgia" w:hAnsi="Georgia" w:cs="Georgia"/>
          <w:sz w:val="19"/>
          <w:szCs w:val="19"/>
        </w:rPr>
        <w:t>fusion</w:t>
      </w:r>
      <w:r>
        <w:rPr>
          <w:rFonts w:ascii="Georgia" w:eastAsia="Georgia" w:hAnsi="Georgia" w:cs="Georgia"/>
          <w:spacing w:val="10"/>
          <w:sz w:val="19"/>
          <w:szCs w:val="19"/>
        </w:rPr>
        <w:t xml:space="preserve"> </w:t>
      </w:r>
      <w:r>
        <w:rPr>
          <w:rFonts w:ascii="Georgia" w:eastAsia="Georgia" w:hAnsi="Georgia" w:cs="Georgia"/>
          <w:sz w:val="19"/>
          <w:szCs w:val="19"/>
        </w:rPr>
        <w:t>(JLF)</w:t>
      </w:r>
      <w:r>
        <w:rPr>
          <w:rFonts w:ascii="Georgia" w:eastAsia="Georgia" w:hAnsi="Georgia" w:cs="Georgia"/>
          <w:spacing w:val="9"/>
          <w:sz w:val="19"/>
          <w:szCs w:val="19"/>
        </w:rPr>
        <w:t xml:space="preserve"> </w:t>
      </w:r>
      <w:r>
        <w:rPr>
          <w:rFonts w:ascii="Georgia" w:eastAsia="Georgia" w:hAnsi="Georgia" w:cs="Georgia"/>
          <w:sz w:val="19"/>
          <w:szCs w:val="19"/>
        </w:rPr>
        <w:t>is</w:t>
      </w:r>
      <w:r>
        <w:rPr>
          <w:rFonts w:ascii="Georgia" w:eastAsia="Georgia" w:hAnsi="Georgia" w:cs="Georgia"/>
          <w:spacing w:val="3"/>
          <w:sz w:val="19"/>
          <w:szCs w:val="19"/>
        </w:rPr>
        <w:t xml:space="preserve"> </w:t>
      </w:r>
      <w:r>
        <w:rPr>
          <w:rFonts w:ascii="Georgia" w:eastAsia="Georgia" w:hAnsi="Georgia" w:cs="Georgia"/>
          <w:sz w:val="19"/>
          <w:szCs w:val="19"/>
        </w:rPr>
        <w:t>the</w:t>
      </w:r>
      <w:r>
        <w:rPr>
          <w:rFonts w:ascii="Georgia" w:eastAsia="Georgia" w:hAnsi="Georgia" w:cs="Georgia"/>
          <w:spacing w:val="5"/>
          <w:sz w:val="19"/>
          <w:szCs w:val="19"/>
        </w:rPr>
        <w:t xml:space="preserve"> </w:t>
      </w:r>
      <w:r>
        <w:rPr>
          <w:rFonts w:ascii="Georgia" w:eastAsia="Georgia" w:hAnsi="Georgia" w:cs="Georgia"/>
          <w:sz w:val="19"/>
          <w:szCs w:val="19"/>
        </w:rPr>
        <w:t>current</w:t>
      </w:r>
      <w:r>
        <w:rPr>
          <w:rFonts w:ascii="Georgia" w:eastAsia="Georgia" w:hAnsi="Georgia" w:cs="Georgia"/>
          <w:spacing w:val="12"/>
          <w:sz w:val="19"/>
          <w:szCs w:val="19"/>
        </w:rPr>
        <w:t xml:space="preserve"> </w:t>
      </w:r>
      <w:r>
        <w:rPr>
          <w:rFonts w:ascii="Georgia" w:eastAsia="Georgia" w:hAnsi="Georgia" w:cs="Georgia"/>
          <w:sz w:val="19"/>
          <w:szCs w:val="19"/>
        </w:rPr>
        <w:t>state-of-the-art</w:t>
      </w:r>
      <w:r>
        <w:rPr>
          <w:rFonts w:ascii="Georgia" w:eastAsia="Georgia" w:hAnsi="Georgia" w:cs="Georgia"/>
          <w:spacing w:val="26"/>
          <w:sz w:val="19"/>
          <w:szCs w:val="19"/>
        </w:rPr>
        <w:t xml:space="preserve"> </w:t>
      </w:r>
      <w:r>
        <w:rPr>
          <w:rFonts w:ascii="Georgia" w:eastAsia="Georgia" w:hAnsi="Georgia" w:cs="Georgia"/>
          <w:sz w:val="19"/>
          <w:szCs w:val="19"/>
        </w:rPr>
        <w:t>for</w:t>
      </w:r>
      <w:r>
        <w:rPr>
          <w:rFonts w:ascii="Georgia" w:eastAsia="Georgia" w:hAnsi="Georgia" w:cs="Georgia"/>
          <w:spacing w:val="5"/>
          <w:sz w:val="19"/>
          <w:szCs w:val="19"/>
        </w:rPr>
        <w:t xml:space="preserve"> </w:t>
      </w:r>
      <w:r>
        <w:rPr>
          <w:rFonts w:ascii="Georgia" w:eastAsia="Georgia" w:hAnsi="Georgia" w:cs="Georgia"/>
          <w:w w:val="102"/>
          <w:sz w:val="19"/>
          <w:szCs w:val="19"/>
        </w:rPr>
        <w:t xml:space="preserve">propagating </w:t>
      </w:r>
      <w:r>
        <w:rPr>
          <w:rFonts w:ascii="Georgia" w:eastAsia="Georgia" w:hAnsi="Georgia" w:cs="Georgia"/>
          <w:sz w:val="19"/>
          <w:szCs w:val="19"/>
        </w:rPr>
        <w:t>expert</w:t>
      </w:r>
      <w:r>
        <w:rPr>
          <w:rFonts w:ascii="Georgia" w:eastAsia="Georgia" w:hAnsi="Georgia" w:cs="Georgia"/>
          <w:spacing w:val="27"/>
          <w:sz w:val="19"/>
          <w:szCs w:val="19"/>
        </w:rPr>
        <w:t xml:space="preserve"> </w:t>
      </w:r>
      <w:proofErr w:type="spellStart"/>
      <w:r>
        <w:rPr>
          <w:rFonts w:ascii="Georgia" w:eastAsia="Georgia" w:hAnsi="Georgia" w:cs="Georgia"/>
          <w:sz w:val="19"/>
          <w:szCs w:val="19"/>
        </w:rPr>
        <w:t>labelings</w:t>
      </w:r>
      <w:proofErr w:type="spellEnd"/>
      <w:r>
        <w:rPr>
          <w:rFonts w:ascii="Georgia" w:eastAsia="Georgia" w:hAnsi="Georgia" w:cs="Georgia"/>
          <w:spacing w:val="31"/>
          <w:sz w:val="19"/>
          <w:szCs w:val="19"/>
        </w:rPr>
        <w:t xml:space="preserve"> </w:t>
      </w:r>
      <w:r>
        <w:rPr>
          <w:rFonts w:ascii="Georgia" w:eastAsia="Georgia" w:hAnsi="Georgia" w:cs="Georgia"/>
          <w:sz w:val="19"/>
          <w:szCs w:val="19"/>
        </w:rPr>
        <w:t>from</w:t>
      </w:r>
      <w:r>
        <w:rPr>
          <w:rFonts w:ascii="Georgia" w:eastAsia="Georgia" w:hAnsi="Georgia" w:cs="Georgia"/>
          <w:spacing w:val="24"/>
          <w:sz w:val="19"/>
          <w:szCs w:val="19"/>
        </w:rPr>
        <w:t xml:space="preserve"> </w:t>
      </w:r>
      <w:r>
        <w:rPr>
          <w:rFonts w:ascii="Georgia" w:eastAsia="Georgia" w:hAnsi="Georgia" w:cs="Georgia"/>
          <w:sz w:val="19"/>
          <w:szCs w:val="19"/>
        </w:rPr>
        <w:t>a</w:t>
      </w:r>
      <w:r>
        <w:rPr>
          <w:rFonts w:ascii="Georgia" w:eastAsia="Georgia" w:hAnsi="Georgia" w:cs="Georgia"/>
          <w:spacing w:val="19"/>
          <w:sz w:val="19"/>
          <w:szCs w:val="19"/>
        </w:rPr>
        <w:t xml:space="preserve"> </w:t>
      </w:r>
      <w:r>
        <w:rPr>
          <w:rFonts w:ascii="Georgia" w:eastAsia="Georgia" w:hAnsi="Georgia" w:cs="Georgia"/>
          <w:sz w:val="19"/>
          <w:szCs w:val="19"/>
        </w:rPr>
        <w:t>reference</w:t>
      </w:r>
      <w:r>
        <w:rPr>
          <w:rFonts w:ascii="Georgia" w:eastAsia="Georgia" w:hAnsi="Georgia" w:cs="Georgia"/>
          <w:spacing w:val="32"/>
          <w:sz w:val="19"/>
          <w:szCs w:val="19"/>
        </w:rPr>
        <w:t xml:space="preserve"> </w:t>
      </w:r>
      <w:r>
        <w:rPr>
          <w:rFonts w:ascii="Georgia" w:eastAsia="Georgia" w:hAnsi="Georgia" w:cs="Georgia"/>
          <w:sz w:val="19"/>
          <w:szCs w:val="19"/>
        </w:rPr>
        <w:t>atlas</w:t>
      </w:r>
      <w:r>
        <w:rPr>
          <w:rFonts w:ascii="Georgia" w:eastAsia="Georgia" w:hAnsi="Georgia" w:cs="Georgia"/>
          <w:spacing w:val="24"/>
          <w:sz w:val="19"/>
          <w:szCs w:val="19"/>
        </w:rPr>
        <w:t xml:space="preserve"> </w:t>
      </w:r>
      <w:r>
        <w:rPr>
          <w:rFonts w:ascii="Georgia" w:eastAsia="Georgia" w:hAnsi="Georgia" w:cs="Georgia"/>
          <w:sz w:val="19"/>
          <w:szCs w:val="19"/>
        </w:rPr>
        <w:t>library</w:t>
      </w:r>
      <w:r>
        <w:rPr>
          <w:rFonts w:ascii="Georgia" w:eastAsia="Georgia" w:hAnsi="Georgia" w:cs="Georgia"/>
          <w:spacing w:val="27"/>
          <w:sz w:val="19"/>
          <w:szCs w:val="19"/>
        </w:rPr>
        <w:t xml:space="preserve"> </w:t>
      </w:r>
      <w:r>
        <w:rPr>
          <w:rFonts w:ascii="Georgia" w:eastAsia="Georgia" w:hAnsi="Georgia" w:cs="Georgia"/>
          <w:sz w:val="19"/>
          <w:szCs w:val="19"/>
        </w:rPr>
        <w:t>onto</w:t>
      </w:r>
      <w:r>
        <w:rPr>
          <w:rFonts w:ascii="Georgia" w:eastAsia="Georgia" w:hAnsi="Georgia" w:cs="Georgia"/>
          <w:spacing w:val="24"/>
          <w:sz w:val="19"/>
          <w:szCs w:val="19"/>
        </w:rPr>
        <w:t xml:space="preserve"> </w:t>
      </w:r>
      <w:r>
        <w:rPr>
          <w:rFonts w:ascii="Georgia" w:eastAsia="Georgia" w:hAnsi="Georgia" w:cs="Georgia"/>
          <w:sz w:val="19"/>
          <w:szCs w:val="19"/>
        </w:rPr>
        <w:t>new</w:t>
      </w:r>
      <w:r>
        <w:rPr>
          <w:rFonts w:ascii="Georgia" w:eastAsia="Georgia" w:hAnsi="Georgia" w:cs="Georgia"/>
          <w:spacing w:val="23"/>
          <w:sz w:val="19"/>
          <w:szCs w:val="19"/>
        </w:rPr>
        <w:t xml:space="preserve"> </w:t>
      </w:r>
      <w:r>
        <w:rPr>
          <w:rFonts w:ascii="Georgia" w:eastAsia="Georgia" w:hAnsi="Georgia" w:cs="Georgia"/>
          <w:sz w:val="19"/>
          <w:szCs w:val="19"/>
        </w:rPr>
        <w:t>instances</w:t>
      </w:r>
      <w:r>
        <w:rPr>
          <w:rFonts w:ascii="Georgia" w:eastAsia="Georgia" w:hAnsi="Georgia" w:cs="Georgia"/>
          <w:spacing w:val="32"/>
          <w:sz w:val="19"/>
          <w:szCs w:val="19"/>
        </w:rPr>
        <w:t xml:space="preserve"> </w:t>
      </w:r>
      <w:r>
        <w:rPr>
          <w:rFonts w:ascii="Georgia" w:eastAsia="Georgia" w:hAnsi="Georgia" w:cs="Georgia"/>
          <w:sz w:val="19"/>
          <w:szCs w:val="19"/>
        </w:rPr>
        <w:t>of</w:t>
      </w:r>
      <w:r>
        <w:rPr>
          <w:rFonts w:ascii="Georgia" w:eastAsia="Georgia" w:hAnsi="Georgia" w:cs="Georgia"/>
          <w:spacing w:val="19"/>
          <w:sz w:val="19"/>
          <w:szCs w:val="19"/>
        </w:rPr>
        <w:t xml:space="preserve"> </w:t>
      </w:r>
      <w:r>
        <w:rPr>
          <w:rFonts w:ascii="Georgia" w:eastAsia="Georgia" w:hAnsi="Georgia" w:cs="Georgia"/>
          <w:sz w:val="19"/>
          <w:szCs w:val="19"/>
        </w:rPr>
        <w:t>unlabeled</w:t>
      </w:r>
      <w:r>
        <w:rPr>
          <w:rFonts w:ascii="Georgia" w:eastAsia="Georgia" w:hAnsi="Georgia" w:cs="Georgia"/>
          <w:spacing w:val="32"/>
          <w:sz w:val="19"/>
          <w:szCs w:val="19"/>
        </w:rPr>
        <w:t xml:space="preserve"> </w:t>
      </w:r>
      <w:r>
        <w:rPr>
          <w:rFonts w:ascii="Georgia" w:eastAsia="Georgia" w:hAnsi="Georgia" w:cs="Georgia"/>
          <w:sz w:val="19"/>
          <w:szCs w:val="19"/>
        </w:rPr>
        <w:t xml:space="preserve">data. </w:t>
      </w:r>
      <w:r>
        <w:rPr>
          <w:rFonts w:ascii="Georgia" w:eastAsia="Georgia" w:hAnsi="Georgia" w:cs="Georgia"/>
          <w:spacing w:val="22"/>
          <w:sz w:val="19"/>
          <w:szCs w:val="19"/>
        </w:rPr>
        <w:t xml:space="preserve"> </w:t>
      </w:r>
      <w:r>
        <w:rPr>
          <w:rFonts w:ascii="Georgia" w:eastAsia="Georgia" w:hAnsi="Georgia" w:cs="Georgia"/>
          <w:sz w:val="19"/>
          <w:szCs w:val="19"/>
        </w:rPr>
        <w:t>Image</w:t>
      </w:r>
      <w:r>
        <w:rPr>
          <w:rFonts w:ascii="Georgia" w:eastAsia="Georgia" w:hAnsi="Georgia" w:cs="Georgia"/>
          <w:spacing w:val="26"/>
          <w:sz w:val="19"/>
          <w:szCs w:val="19"/>
        </w:rPr>
        <w:t xml:space="preserve"> </w:t>
      </w:r>
      <w:r>
        <w:rPr>
          <w:rFonts w:ascii="Georgia" w:eastAsia="Georgia" w:hAnsi="Georgia" w:cs="Georgia"/>
          <w:sz w:val="19"/>
          <w:szCs w:val="19"/>
        </w:rPr>
        <w:t>registration</w:t>
      </w:r>
      <w:r>
        <w:rPr>
          <w:rFonts w:ascii="Georgia" w:eastAsia="Georgia" w:hAnsi="Georgia" w:cs="Georgia"/>
          <w:spacing w:val="36"/>
          <w:sz w:val="19"/>
          <w:szCs w:val="19"/>
        </w:rPr>
        <w:t xml:space="preserve"> </w:t>
      </w:r>
      <w:r>
        <w:rPr>
          <w:rFonts w:ascii="Georgia" w:eastAsia="Georgia" w:hAnsi="Georgia" w:cs="Georgia"/>
          <w:sz w:val="19"/>
          <w:szCs w:val="19"/>
        </w:rPr>
        <w:t>is</w:t>
      </w:r>
      <w:r>
        <w:rPr>
          <w:rFonts w:ascii="Georgia" w:eastAsia="Georgia" w:hAnsi="Georgia" w:cs="Georgia"/>
          <w:spacing w:val="19"/>
          <w:sz w:val="19"/>
          <w:szCs w:val="19"/>
        </w:rPr>
        <w:t xml:space="preserve"> </w:t>
      </w:r>
      <w:r>
        <w:rPr>
          <w:rFonts w:ascii="Georgia" w:eastAsia="Georgia" w:hAnsi="Georgia" w:cs="Georgia"/>
          <w:sz w:val="19"/>
          <w:szCs w:val="19"/>
        </w:rPr>
        <w:t>used</w:t>
      </w:r>
      <w:r>
        <w:rPr>
          <w:rFonts w:ascii="Georgia" w:eastAsia="Georgia" w:hAnsi="Georgia" w:cs="Georgia"/>
          <w:spacing w:val="24"/>
          <w:sz w:val="19"/>
          <w:szCs w:val="19"/>
        </w:rPr>
        <w:t xml:space="preserve"> </w:t>
      </w:r>
      <w:r>
        <w:rPr>
          <w:rFonts w:ascii="Georgia" w:eastAsia="Georgia" w:hAnsi="Georgia" w:cs="Georgia"/>
          <w:sz w:val="19"/>
          <w:szCs w:val="19"/>
        </w:rPr>
        <w:t>to</w:t>
      </w:r>
      <w:r>
        <w:rPr>
          <w:rFonts w:ascii="Georgia" w:eastAsia="Georgia" w:hAnsi="Georgia" w:cs="Georgia"/>
          <w:spacing w:val="19"/>
          <w:sz w:val="19"/>
          <w:szCs w:val="19"/>
        </w:rPr>
        <w:t xml:space="preserve"> </w:t>
      </w:r>
      <w:r>
        <w:rPr>
          <w:rFonts w:ascii="Georgia" w:eastAsia="Georgia" w:hAnsi="Georgia" w:cs="Georgia"/>
          <w:sz w:val="19"/>
          <w:szCs w:val="19"/>
        </w:rPr>
        <w:t>align</w:t>
      </w:r>
      <w:r>
        <w:rPr>
          <w:rFonts w:ascii="Georgia" w:eastAsia="Georgia" w:hAnsi="Georgia" w:cs="Georgia"/>
          <w:spacing w:val="24"/>
          <w:sz w:val="19"/>
          <w:szCs w:val="19"/>
        </w:rPr>
        <w:t xml:space="preserve"> </w:t>
      </w:r>
      <w:r>
        <w:rPr>
          <w:rFonts w:ascii="Georgia" w:eastAsia="Georgia" w:hAnsi="Georgia" w:cs="Georgia"/>
          <w:w w:val="102"/>
          <w:sz w:val="19"/>
          <w:szCs w:val="19"/>
        </w:rPr>
        <w:t xml:space="preserve">the </w:t>
      </w:r>
      <w:r>
        <w:rPr>
          <w:rFonts w:ascii="Georgia" w:eastAsia="Georgia" w:hAnsi="Georgia" w:cs="Georgia"/>
          <w:sz w:val="19"/>
          <w:szCs w:val="19"/>
        </w:rPr>
        <w:t>atlas</w:t>
      </w:r>
      <w:r>
        <w:rPr>
          <w:rFonts w:ascii="Georgia" w:eastAsia="Georgia" w:hAnsi="Georgia" w:cs="Georgia"/>
          <w:spacing w:val="15"/>
          <w:sz w:val="19"/>
          <w:szCs w:val="19"/>
        </w:rPr>
        <w:t xml:space="preserve"> </w:t>
      </w:r>
      <w:r>
        <w:rPr>
          <w:rFonts w:ascii="Georgia" w:eastAsia="Georgia" w:hAnsi="Georgia" w:cs="Georgia"/>
          <w:sz w:val="19"/>
          <w:szCs w:val="19"/>
        </w:rPr>
        <w:t>library</w:t>
      </w:r>
      <w:r>
        <w:rPr>
          <w:rFonts w:ascii="Georgia" w:eastAsia="Georgia" w:hAnsi="Georgia" w:cs="Georgia"/>
          <w:spacing w:val="18"/>
          <w:sz w:val="19"/>
          <w:szCs w:val="19"/>
        </w:rPr>
        <w:t xml:space="preserve"> </w:t>
      </w:r>
      <w:r>
        <w:rPr>
          <w:rFonts w:ascii="Georgia" w:eastAsia="Georgia" w:hAnsi="Georgia" w:cs="Georgia"/>
          <w:sz w:val="19"/>
          <w:szCs w:val="19"/>
        </w:rPr>
        <w:t>(images</w:t>
      </w:r>
      <w:r>
        <w:rPr>
          <w:rFonts w:ascii="Georgia" w:eastAsia="Georgia" w:hAnsi="Georgia" w:cs="Georgia"/>
          <w:spacing w:val="20"/>
          <w:sz w:val="19"/>
          <w:szCs w:val="19"/>
        </w:rPr>
        <w:t xml:space="preserve"> </w:t>
      </w:r>
      <w:r>
        <w:rPr>
          <w:rFonts w:ascii="Georgia" w:eastAsia="Georgia" w:hAnsi="Georgia" w:cs="Georgia"/>
          <w:sz w:val="19"/>
          <w:szCs w:val="19"/>
        </w:rPr>
        <w:t>plus</w:t>
      </w:r>
      <w:r>
        <w:rPr>
          <w:rFonts w:ascii="Georgia" w:eastAsia="Georgia" w:hAnsi="Georgia" w:cs="Georgia"/>
          <w:spacing w:val="14"/>
          <w:sz w:val="19"/>
          <w:szCs w:val="19"/>
        </w:rPr>
        <w:t xml:space="preserve"> </w:t>
      </w:r>
      <w:r>
        <w:rPr>
          <w:rFonts w:ascii="Georgia" w:eastAsia="Georgia" w:hAnsi="Georgia" w:cs="Georgia"/>
          <w:sz w:val="19"/>
          <w:szCs w:val="19"/>
        </w:rPr>
        <w:t>segmentations)</w:t>
      </w:r>
      <w:r>
        <w:rPr>
          <w:rFonts w:ascii="Georgia" w:eastAsia="Georgia" w:hAnsi="Georgia" w:cs="Georgia"/>
          <w:spacing w:val="33"/>
          <w:sz w:val="19"/>
          <w:szCs w:val="19"/>
        </w:rPr>
        <w:t xml:space="preserve"> </w:t>
      </w:r>
      <w:r>
        <w:rPr>
          <w:rFonts w:ascii="Georgia" w:eastAsia="Georgia" w:hAnsi="Georgia" w:cs="Georgia"/>
          <w:sz w:val="19"/>
          <w:szCs w:val="19"/>
        </w:rPr>
        <w:t>to</w:t>
      </w:r>
      <w:r>
        <w:rPr>
          <w:rFonts w:ascii="Georgia" w:eastAsia="Georgia" w:hAnsi="Georgia" w:cs="Georgia"/>
          <w:spacing w:val="10"/>
          <w:sz w:val="19"/>
          <w:szCs w:val="19"/>
        </w:rPr>
        <w:t xml:space="preserve"> </w:t>
      </w:r>
      <w:r>
        <w:rPr>
          <w:rFonts w:ascii="Georgia" w:eastAsia="Georgia" w:hAnsi="Georgia" w:cs="Georgia"/>
          <w:sz w:val="19"/>
          <w:szCs w:val="19"/>
        </w:rPr>
        <w:t>a</w:t>
      </w:r>
      <w:r>
        <w:rPr>
          <w:rFonts w:ascii="Georgia" w:eastAsia="Georgia" w:hAnsi="Georgia" w:cs="Georgia"/>
          <w:spacing w:val="10"/>
          <w:sz w:val="19"/>
          <w:szCs w:val="19"/>
        </w:rPr>
        <w:t xml:space="preserve"> </w:t>
      </w:r>
      <w:r>
        <w:rPr>
          <w:rFonts w:ascii="Georgia" w:eastAsia="Georgia" w:hAnsi="Georgia" w:cs="Georgia"/>
          <w:sz w:val="19"/>
          <w:szCs w:val="19"/>
        </w:rPr>
        <w:t>common</w:t>
      </w:r>
      <w:r>
        <w:rPr>
          <w:rFonts w:ascii="Georgia" w:eastAsia="Georgia" w:hAnsi="Georgia" w:cs="Georgia"/>
          <w:spacing w:val="22"/>
          <w:sz w:val="19"/>
          <w:szCs w:val="19"/>
        </w:rPr>
        <w:t xml:space="preserve"> </w:t>
      </w:r>
      <w:r>
        <w:rPr>
          <w:rFonts w:ascii="Georgia" w:eastAsia="Georgia" w:hAnsi="Georgia" w:cs="Georgia"/>
          <w:sz w:val="19"/>
          <w:szCs w:val="19"/>
        </w:rPr>
        <w:t>space.</w:t>
      </w:r>
      <w:r>
        <w:rPr>
          <w:rFonts w:ascii="Georgia" w:eastAsia="Georgia" w:hAnsi="Georgia" w:cs="Georgia"/>
          <w:spacing w:val="44"/>
          <w:sz w:val="19"/>
          <w:szCs w:val="19"/>
        </w:rPr>
        <w:t xml:space="preserve"> </w:t>
      </w:r>
      <w:r>
        <w:rPr>
          <w:rFonts w:ascii="Georgia" w:eastAsia="Georgia" w:hAnsi="Georgia" w:cs="Georgia"/>
          <w:sz w:val="19"/>
          <w:szCs w:val="19"/>
        </w:rPr>
        <w:t>A</w:t>
      </w:r>
      <w:r>
        <w:rPr>
          <w:rFonts w:ascii="Georgia" w:eastAsia="Georgia" w:hAnsi="Georgia" w:cs="Georgia"/>
          <w:spacing w:val="10"/>
          <w:sz w:val="19"/>
          <w:szCs w:val="19"/>
        </w:rPr>
        <w:t xml:space="preserve"> </w:t>
      </w:r>
      <w:r>
        <w:rPr>
          <w:rFonts w:ascii="Georgia" w:eastAsia="Georgia" w:hAnsi="Georgia" w:cs="Georgia"/>
          <w:sz w:val="19"/>
          <w:szCs w:val="19"/>
        </w:rPr>
        <w:t>statistical</w:t>
      </w:r>
      <w:r>
        <w:rPr>
          <w:rFonts w:ascii="Georgia" w:eastAsia="Georgia" w:hAnsi="Georgia" w:cs="Georgia"/>
          <w:spacing w:val="23"/>
          <w:sz w:val="19"/>
          <w:szCs w:val="19"/>
        </w:rPr>
        <w:t xml:space="preserve"> </w:t>
      </w:r>
      <w:r>
        <w:rPr>
          <w:rFonts w:ascii="Georgia" w:eastAsia="Georgia" w:hAnsi="Georgia" w:cs="Georgia"/>
          <w:sz w:val="19"/>
          <w:szCs w:val="19"/>
        </w:rPr>
        <w:t>model</w:t>
      </w:r>
      <w:r>
        <w:rPr>
          <w:rFonts w:ascii="Georgia" w:eastAsia="Georgia" w:hAnsi="Georgia" w:cs="Georgia"/>
          <w:spacing w:val="17"/>
          <w:sz w:val="19"/>
          <w:szCs w:val="19"/>
        </w:rPr>
        <w:t xml:space="preserve"> </w:t>
      </w:r>
      <w:r>
        <w:rPr>
          <w:rFonts w:ascii="Georgia" w:eastAsia="Georgia" w:hAnsi="Georgia" w:cs="Georgia"/>
          <w:sz w:val="19"/>
          <w:szCs w:val="19"/>
        </w:rPr>
        <w:t>is</w:t>
      </w:r>
      <w:r>
        <w:rPr>
          <w:rFonts w:ascii="Georgia" w:eastAsia="Georgia" w:hAnsi="Georgia" w:cs="Georgia"/>
          <w:spacing w:val="10"/>
          <w:sz w:val="19"/>
          <w:szCs w:val="19"/>
        </w:rPr>
        <w:t xml:space="preserve"> </w:t>
      </w:r>
      <w:r>
        <w:rPr>
          <w:rFonts w:ascii="Georgia" w:eastAsia="Georgia" w:hAnsi="Georgia" w:cs="Georgia"/>
          <w:sz w:val="19"/>
          <w:szCs w:val="19"/>
        </w:rPr>
        <w:t>then</w:t>
      </w:r>
      <w:r>
        <w:rPr>
          <w:rFonts w:ascii="Georgia" w:eastAsia="Georgia" w:hAnsi="Georgia" w:cs="Georgia"/>
          <w:spacing w:val="15"/>
          <w:sz w:val="19"/>
          <w:szCs w:val="19"/>
        </w:rPr>
        <w:t xml:space="preserve"> </w:t>
      </w:r>
      <w:r>
        <w:rPr>
          <w:rFonts w:ascii="Georgia" w:eastAsia="Georgia" w:hAnsi="Georgia" w:cs="Georgia"/>
          <w:sz w:val="19"/>
          <w:szCs w:val="19"/>
        </w:rPr>
        <w:t>used</w:t>
      </w:r>
      <w:r>
        <w:rPr>
          <w:rFonts w:ascii="Georgia" w:eastAsia="Georgia" w:hAnsi="Georgia" w:cs="Georgia"/>
          <w:spacing w:val="15"/>
          <w:sz w:val="19"/>
          <w:szCs w:val="19"/>
        </w:rPr>
        <w:t xml:space="preserve"> </w:t>
      </w:r>
      <w:r>
        <w:rPr>
          <w:rFonts w:ascii="Georgia" w:eastAsia="Georgia" w:hAnsi="Georgia" w:cs="Georgia"/>
          <w:sz w:val="19"/>
          <w:szCs w:val="19"/>
        </w:rPr>
        <w:t>to</w:t>
      </w:r>
      <w:r>
        <w:rPr>
          <w:rFonts w:ascii="Georgia" w:eastAsia="Georgia" w:hAnsi="Georgia" w:cs="Georgia"/>
          <w:spacing w:val="10"/>
          <w:sz w:val="19"/>
          <w:szCs w:val="19"/>
        </w:rPr>
        <w:t xml:space="preserve"> </w:t>
      </w:r>
      <w:r>
        <w:rPr>
          <w:rFonts w:ascii="Georgia" w:eastAsia="Georgia" w:hAnsi="Georgia" w:cs="Georgia"/>
          <w:sz w:val="19"/>
          <w:szCs w:val="19"/>
        </w:rPr>
        <w:t>combine</w:t>
      </w:r>
      <w:r>
        <w:rPr>
          <w:rFonts w:ascii="Georgia" w:eastAsia="Georgia" w:hAnsi="Georgia" w:cs="Georgia"/>
          <w:spacing w:val="21"/>
          <w:sz w:val="19"/>
          <w:szCs w:val="19"/>
        </w:rPr>
        <w:t xml:space="preserve"> </w:t>
      </w:r>
      <w:r>
        <w:rPr>
          <w:rFonts w:ascii="Georgia" w:eastAsia="Georgia" w:hAnsi="Georgia" w:cs="Georgia"/>
          <w:sz w:val="19"/>
          <w:szCs w:val="19"/>
        </w:rPr>
        <w:t>the</w:t>
      </w:r>
      <w:r>
        <w:rPr>
          <w:rFonts w:ascii="Georgia" w:eastAsia="Georgia" w:hAnsi="Georgia" w:cs="Georgia"/>
          <w:spacing w:val="12"/>
          <w:sz w:val="19"/>
          <w:szCs w:val="19"/>
        </w:rPr>
        <w:t xml:space="preserve"> </w:t>
      </w:r>
      <w:r>
        <w:rPr>
          <w:rFonts w:ascii="Georgia" w:eastAsia="Georgia" w:hAnsi="Georgia" w:cs="Georgia"/>
          <w:sz w:val="19"/>
          <w:szCs w:val="19"/>
        </w:rPr>
        <w:t>“guesses”</w:t>
      </w:r>
      <w:r>
        <w:rPr>
          <w:rFonts w:ascii="Georgia" w:eastAsia="Georgia" w:hAnsi="Georgia" w:cs="Georgia"/>
          <w:spacing w:val="23"/>
          <w:sz w:val="19"/>
          <w:szCs w:val="19"/>
        </w:rPr>
        <w:t xml:space="preserve"> </w:t>
      </w:r>
      <w:r>
        <w:rPr>
          <w:rFonts w:ascii="Georgia" w:eastAsia="Georgia" w:hAnsi="Georgia" w:cs="Georgia"/>
          <w:w w:val="102"/>
          <w:sz w:val="19"/>
          <w:szCs w:val="19"/>
        </w:rPr>
        <w:t xml:space="preserve">from </w:t>
      </w:r>
      <w:r>
        <w:rPr>
          <w:rFonts w:ascii="Georgia" w:eastAsia="Georgia" w:hAnsi="Georgia" w:cs="Georgia"/>
          <w:sz w:val="19"/>
          <w:szCs w:val="19"/>
        </w:rPr>
        <w:t>all</w:t>
      </w:r>
      <w:r>
        <w:rPr>
          <w:rFonts w:ascii="Georgia" w:eastAsia="Georgia" w:hAnsi="Georgia" w:cs="Georgia"/>
          <w:spacing w:val="24"/>
          <w:sz w:val="19"/>
          <w:szCs w:val="19"/>
        </w:rPr>
        <w:t xml:space="preserve"> </w:t>
      </w:r>
      <w:r>
        <w:rPr>
          <w:rFonts w:ascii="Georgia" w:eastAsia="Georgia" w:hAnsi="Georgia" w:cs="Georgia"/>
          <w:sz w:val="19"/>
          <w:szCs w:val="19"/>
        </w:rPr>
        <w:t>the</w:t>
      </w:r>
      <w:r>
        <w:rPr>
          <w:rFonts w:ascii="Georgia" w:eastAsia="Georgia" w:hAnsi="Georgia" w:cs="Georgia"/>
          <w:spacing w:val="25"/>
          <w:sz w:val="19"/>
          <w:szCs w:val="19"/>
        </w:rPr>
        <w:t xml:space="preserve"> </w:t>
      </w:r>
      <w:r>
        <w:rPr>
          <w:rFonts w:ascii="Georgia" w:eastAsia="Georgia" w:hAnsi="Georgia" w:cs="Georgia"/>
          <w:sz w:val="19"/>
          <w:szCs w:val="19"/>
        </w:rPr>
        <w:t>normalized</w:t>
      </w:r>
      <w:r>
        <w:rPr>
          <w:rFonts w:ascii="Georgia" w:eastAsia="Georgia" w:hAnsi="Georgia" w:cs="Georgia"/>
          <w:spacing w:val="39"/>
          <w:sz w:val="19"/>
          <w:szCs w:val="19"/>
        </w:rPr>
        <w:t xml:space="preserve"> </w:t>
      </w:r>
      <w:r>
        <w:rPr>
          <w:rFonts w:ascii="Georgia" w:eastAsia="Georgia" w:hAnsi="Georgia" w:cs="Georgia"/>
          <w:sz w:val="19"/>
          <w:szCs w:val="19"/>
        </w:rPr>
        <w:t>atlas</w:t>
      </w:r>
      <w:r>
        <w:rPr>
          <w:rFonts w:ascii="Georgia" w:eastAsia="Georgia" w:hAnsi="Georgia" w:cs="Georgia"/>
          <w:spacing w:val="28"/>
          <w:sz w:val="19"/>
          <w:szCs w:val="19"/>
        </w:rPr>
        <w:t xml:space="preserve"> </w:t>
      </w:r>
      <w:r>
        <w:rPr>
          <w:rFonts w:ascii="Georgia" w:eastAsia="Georgia" w:hAnsi="Georgia" w:cs="Georgia"/>
          <w:sz w:val="19"/>
          <w:szCs w:val="19"/>
        </w:rPr>
        <w:t>labels</w:t>
      </w:r>
      <w:r>
        <w:rPr>
          <w:rFonts w:ascii="Georgia" w:eastAsia="Georgia" w:hAnsi="Georgia" w:cs="Georgia"/>
          <w:spacing w:val="30"/>
          <w:sz w:val="19"/>
          <w:szCs w:val="19"/>
        </w:rPr>
        <w:t xml:space="preserve"> </w:t>
      </w:r>
      <w:r>
        <w:rPr>
          <w:rFonts w:ascii="Georgia" w:eastAsia="Georgia" w:hAnsi="Georgia" w:cs="Georgia"/>
          <w:sz w:val="19"/>
          <w:szCs w:val="19"/>
        </w:rPr>
        <w:t>to</w:t>
      </w:r>
      <w:r>
        <w:rPr>
          <w:rFonts w:ascii="Georgia" w:eastAsia="Georgia" w:hAnsi="Georgia" w:cs="Georgia"/>
          <w:spacing w:val="23"/>
          <w:sz w:val="19"/>
          <w:szCs w:val="19"/>
        </w:rPr>
        <w:t xml:space="preserve"> </w:t>
      </w:r>
      <w:r>
        <w:rPr>
          <w:rFonts w:ascii="Georgia" w:eastAsia="Georgia" w:hAnsi="Georgia" w:cs="Georgia"/>
          <w:sz w:val="19"/>
          <w:szCs w:val="19"/>
        </w:rPr>
        <w:t>provide</w:t>
      </w:r>
      <w:r>
        <w:rPr>
          <w:rFonts w:ascii="Georgia" w:eastAsia="Georgia" w:hAnsi="Georgia" w:cs="Georgia"/>
          <w:spacing w:val="33"/>
          <w:sz w:val="19"/>
          <w:szCs w:val="19"/>
        </w:rPr>
        <w:t xml:space="preserve"> </w:t>
      </w:r>
      <w:r>
        <w:rPr>
          <w:rFonts w:ascii="Georgia" w:eastAsia="Georgia" w:hAnsi="Georgia" w:cs="Georgia"/>
          <w:sz w:val="19"/>
          <w:szCs w:val="19"/>
        </w:rPr>
        <w:t>a</w:t>
      </w:r>
      <w:r>
        <w:rPr>
          <w:rFonts w:ascii="Georgia" w:eastAsia="Georgia" w:hAnsi="Georgia" w:cs="Georgia"/>
          <w:spacing w:val="23"/>
          <w:sz w:val="19"/>
          <w:szCs w:val="19"/>
        </w:rPr>
        <w:t xml:space="preserve"> </w:t>
      </w:r>
      <w:r>
        <w:rPr>
          <w:rFonts w:ascii="Georgia" w:eastAsia="Georgia" w:hAnsi="Georgia" w:cs="Georgia"/>
          <w:sz w:val="19"/>
          <w:szCs w:val="19"/>
        </w:rPr>
        <w:t>“best</w:t>
      </w:r>
      <w:r>
        <w:rPr>
          <w:rFonts w:ascii="Georgia" w:eastAsia="Georgia" w:hAnsi="Georgia" w:cs="Georgia"/>
          <w:spacing w:val="28"/>
          <w:sz w:val="19"/>
          <w:szCs w:val="19"/>
        </w:rPr>
        <w:t xml:space="preserve"> </w:t>
      </w:r>
      <w:r>
        <w:rPr>
          <w:rFonts w:ascii="Georgia" w:eastAsia="Georgia" w:hAnsi="Georgia" w:cs="Georgia"/>
          <w:sz w:val="19"/>
          <w:szCs w:val="19"/>
        </w:rPr>
        <w:t>guess”</w:t>
      </w:r>
      <w:r>
        <w:rPr>
          <w:rFonts w:ascii="Georgia" w:eastAsia="Georgia" w:hAnsi="Georgia" w:cs="Georgia"/>
          <w:spacing w:val="31"/>
          <w:sz w:val="19"/>
          <w:szCs w:val="19"/>
        </w:rPr>
        <w:t xml:space="preserve"> </w:t>
      </w:r>
      <w:r>
        <w:rPr>
          <w:rFonts w:ascii="Georgia" w:eastAsia="Georgia" w:hAnsi="Georgia" w:cs="Georgia"/>
          <w:sz w:val="19"/>
          <w:szCs w:val="19"/>
        </w:rPr>
        <w:t>estimate</w:t>
      </w:r>
      <w:r>
        <w:rPr>
          <w:rFonts w:ascii="Georgia" w:eastAsia="Georgia" w:hAnsi="Georgia" w:cs="Georgia"/>
          <w:spacing w:val="34"/>
          <w:sz w:val="19"/>
          <w:szCs w:val="19"/>
        </w:rPr>
        <w:t xml:space="preserve"> </w:t>
      </w:r>
      <w:r>
        <w:rPr>
          <w:rFonts w:ascii="Georgia" w:eastAsia="Georgia" w:hAnsi="Georgia" w:cs="Georgia"/>
          <w:sz w:val="19"/>
          <w:szCs w:val="19"/>
        </w:rPr>
        <w:t>of</w:t>
      </w:r>
      <w:r>
        <w:rPr>
          <w:rFonts w:ascii="Georgia" w:eastAsia="Georgia" w:hAnsi="Georgia" w:cs="Georgia"/>
          <w:spacing w:val="23"/>
          <w:sz w:val="19"/>
          <w:szCs w:val="19"/>
        </w:rPr>
        <w:t xml:space="preserve"> </w:t>
      </w:r>
      <w:r>
        <w:rPr>
          <w:rFonts w:ascii="Georgia" w:eastAsia="Georgia" w:hAnsi="Georgia" w:cs="Georgia"/>
          <w:sz w:val="19"/>
          <w:szCs w:val="19"/>
        </w:rPr>
        <w:t>the</w:t>
      </w:r>
      <w:r>
        <w:rPr>
          <w:rFonts w:ascii="Georgia" w:eastAsia="Georgia" w:hAnsi="Georgia" w:cs="Georgia"/>
          <w:spacing w:val="25"/>
          <w:sz w:val="19"/>
          <w:szCs w:val="19"/>
        </w:rPr>
        <w:t xml:space="preserve"> </w:t>
      </w:r>
      <w:r>
        <w:rPr>
          <w:rFonts w:ascii="Georgia" w:eastAsia="Georgia" w:hAnsi="Georgia" w:cs="Georgia"/>
          <w:sz w:val="19"/>
          <w:szCs w:val="19"/>
        </w:rPr>
        <w:t>target</w:t>
      </w:r>
      <w:r>
        <w:rPr>
          <w:rFonts w:ascii="Georgia" w:eastAsia="Georgia" w:hAnsi="Georgia" w:cs="Georgia"/>
          <w:spacing w:val="30"/>
          <w:sz w:val="19"/>
          <w:szCs w:val="19"/>
        </w:rPr>
        <w:t xml:space="preserve"> </w:t>
      </w:r>
      <w:r>
        <w:rPr>
          <w:rFonts w:ascii="Georgia" w:eastAsia="Georgia" w:hAnsi="Georgia" w:cs="Georgia"/>
          <w:sz w:val="19"/>
          <w:szCs w:val="19"/>
        </w:rPr>
        <w:t xml:space="preserve">labeling. </w:t>
      </w:r>
      <w:r>
        <w:rPr>
          <w:rFonts w:ascii="Georgia" w:eastAsia="Georgia" w:hAnsi="Georgia" w:cs="Georgia"/>
          <w:spacing w:val="42"/>
          <w:sz w:val="19"/>
          <w:szCs w:val="19"/>
        </w:rPr>
        <w:t xml:space="preserve"> </w:t>
      </w:r>
      <w:r>
        <w:rPr>
          <w:rFonts w:ascii="Georgia" w:eastAsia="Georgia" w:hAnsi="Georgia" w:cs="Georgia"/>
          <w:sz w:val="19"/>
          <w:szCs w:val="19"/>
        </w:rPr>
        <w:t>Several</w:t>
      </w:r>
      <w:r>
        <w:rPr>
          <w:rFonts w:ascii="Georgia" w:eastAsia="Georgia" w:hAnsi="Georgia" w:cs="Georgia"/>
          <w:spacing w:val="32"/>
          <w:sz w:val="19"/>
          <w:szCs w:val="19"/>
        </w:rPr>
        <w:t xml:space="preserve"> </w:t>
      </w:r>
      <w:r>
        <w:rPr>
          <w:rFonts w:ascii="Georgia" w:eastAsia="Georgia" w:hAnsi="Georgia" w:cs="Georgia"/>
          <w:sz w:val="19"/>
          <w:szCs w:val="19"/>
        </w:rPr>
        <w:t>such</w:t>
      </w:r>
      <w:r>
        <w:rPr>
          <w:rFonts w:ascii="Georgia" w:eastAsia="Georgia" w:hAnsi="Georgia" w:cs="Georgia"/>
          <w:spacing w:val="28"/>
          <w:sz w:val="19"/>
          <w:szCs w:val="19"/>
        </w:rPr>
        <w:t xml:space="preserve"> </w:t>
      </w:r>
      <w:r>
        <w:rPr>
          <w:rFonts w:ascii="Georgia" w:eastAsia="Georgia" w:hAnsi="Georgia" w:cs="Georgia"/>
          <w:sz w:val="19"/>
          <w:szCs w:val="19"/>
        </w:rPr>
        <w:t>algorithms</w:t>
      </w:r>
      <w:r>
        <w:rPr>
          <w:rFonts w:ascii="Georgia" w:eastAsia="Georgia" w:hAnsi="Georgia" w:cs="Georgia"/>
          <w:spacing w:val="38"/>
          <w:sz w:val="19"/>
          <w:szCs w:val="19"/>
        </w:rPr>
        <w:t xml:space="preserve"> </w:t>
      </w:r>
      <w:r>
        <w:rPr>
          <w:rFonts w:ascii="Georgia" w:eastAsia="Georgia" w:hAnsi="Georgia" w:cs="Georgia"/>
          <w:sz w:val="19"/>
          <w:szCs w:val="19"/>
        </w:rPr>
        <w:t>have</w:t>
      </w:r>
      <w:r>
        <w:rPr>
          <w:rFonts w:ascii="Georgia" w:eastAsia="Georgia" w:hAnsi="Georgia" w:cs="Georgia"/>
          <w:spacing w:val="28"/>
          <w:sz w:val="19"/>
          <w:szCs w:val="19"/>
        </w:rPr>
        <w:t xml:space="preserve"> </w:t>
      </w:r>
      <w:r>
        <w:rPr>
          <w:rFonts w:ascii="Georgia" w:eastAsia="Georgia" w:hAnsi="Georgia" w:cs="Georgia"/>
          <w:w w:val="102"/>
          <w:sz w:val="19"/>
          <w:szCs w:val="19"/>
        </w:rPr>
        <w:t xml:space="preserve">been </w:t>
      </w:r>
      <w:r>
        <w:rPr>
          <w:rFonts w:ascii="Georgia" w:eastAsia="Georgia" w:hAnsi="Georgia" w:cs="Georgia"/>
          <w:sz w:val="19"/>
          <w:szCs w:val="19"/>
        </w:rPr>
        <w:t>developed</w:t>
      </w:r>
      <w:r>
        <w:rPr>
          <w:rFonts w:ascii="Georgia" w:eastAsia="Georgia" w:hAnsi="Georgia" w:cs="Georgia"/>
          <w:spacing w:val="16"/>
          <w:sz w:val="19"/>
          <w:szCs w:val="19"/>
        </w:rPr>
        <w:t xml:space="preserve"> </w:t>
      </w:r>
      <w:r>
        <w:rPr>
          <w:rFonts w:ascii="Georgia" w:eastAsia="Georgia" w:hAnsi="Georgia" w:cs="Georgia"/>
          <w:sz w:val="19"/>
          <w:szCs w:val="19"/>
        </w:rPr>
        <w:t>and</w:t>
      </w:r>
      <w:r>
        <w:rPr>
          <w:rFonts w:ascii="Georgia" w:eastAsia="Georgia" w:hAnsi="Georgia" w:cs="Georgia"/>
          <w:spacing w:val="5"/>
          <w:sz w:val="19"/>
          <w:szCs w:val="19"/>
        </w:rPr>
        <w:t xml:space="preserve"> </w:t>
      </w:r>
      <w:r>
        <w:rPr>
          <w:rFonts w:ascii="Georgia" w:eastAsia="Georgia" w:hAnsi="Georgia" w:cs="Georgia"/>
          <w:sz w:val="19"/>
          <w:szCs w:val="19"/>
        </w:rPr>
        <w:t>much</w:t>
      </w:r>
      <w:r>
        <w:rPr>
          <w:rFonts w:ascii="Georgia" w:eastAsia="Georgia" w:hAnsi="Georgia" w:cs="Georgia"/>
          <w:spacing w:val="8"/>
          <w:sz w:val="19"/>
          <w:szCs w:val="19"/>
        </w:rPr>
        <w:t xml:space="preserve"> </w:t>
      </w:r>
      <w:r>
        <w:rPr>
          <w:rFonts w:ascii="Georgia" w:eastAsia="Georgia" w:hAnsi="Georgia" w:cs="Georgia"/>
          <w:sz w:val="19"/>
          <w:szCs w:val="19"/>
        </w:rPr>
        <w:t>effort</w:t>
      </w:r>
      <w:r>
        <w:rPr>
          <w:rFonts w:ascii="Georgia" w:eastAsia="Georgia" w:hAnsi="Georgia" w:cs="Georgia"/>
          <w:spacing w:val="8"/>
          <w:sz w:val="19"/>
          <w:szCs w:val="19"/>
        </w:rPr>
        <w:t xml:space="preserve"> </w:t>
      </w:r>
      <w:r>
        <w:rPr>
          <w:rFonts w:ascii="Georgia" w:eastAsia="Georgia" w:hAnsi="Georgia" w:cs="Georgia"/>
          <w:sz w:val="19"/>
          <w:szCs w:val="19"/>
        </w:rPr>
        <w:t>has</w:t>
      </w:r>
      <w:r>
        <w:rPr>
          <w:rFonts w:ascii="Georgia" w:eastAsia="Georgia" w:hAnsi="Georgia" w:cs="Georgia"/>
          <w:spacing w:val="5"/>
          <w:sz w:val="19"/>
          <w:szCs w:val="19"/>
        </w:rPr>
        <w:t xml:space="preserve"> </w:t>
      </w:r>
      <w:r>
        <w:rPr>
          <w:rFonts w:ascii="Georgia" w:eastAsia="Georgia" w:hAnsi="Georgia" w:cs="Georgia"/>
          <w:sz w:val="19"/>
          <w:szCs w:val="19"/>
        </w:rPr>
        <w:t>been</w:t>
      </w:r>
      <w:r>
        <w:rPr>
          <w:rFonts w:ascii="Georgia" w:eastAsia="Georgia" w:hAnsi="Georgia" w:cs="Georgia"/>
          <w:spacing w:val="7"/>
          <w:sz w:val="19"/>
          <w:szCs w:val="19"/>
        </w:rPr>
        <w:t xml:space="preserve"> </w:t>
      </w:r>
      <w:r>
        <w:rPr>
          <w:rFonts w:ascii="Georgia" w:eastAsia="Georgia" w:hAnsi="Georgia" w:cs="Georgia"/>
          <w:sz w:val="19"/>
          <w:szCs w:val="19"/>
        </w:rPr>
        <w:t>devoted</w:t>
      </w:r>
      <w:r>
        <w:rPr>
          <w:rFonts w:ascii="Georgia" w:eastAsia="Georgia" w:hAnsi="Georgia" w:cs="Georgia"/>
          <w:spacing w:val="12"/>
          <w:sz w:val="19"/>
          <w:szCs w:val="19"/>
        </w:rPr>
        <w:t xml:space="preserve"> </w:t>
      </w:r>
      <w:r>
        <w:rPr>
          <w:rFonts w:ascii="Georgia" w:eastAsia="Georgia" w:hAnsi="Georgia" w:cs="Georgia"/>
          <w:sz w:val="19"/>
          <w:szCs w:val="19"/>
        </w:rPr>
        <w:t>to</w:t>
      </w:r>
      <w:r>
        <w:rPr>
          <w:rFonts w:ascii="Georgia" w:eastAsia="Georgia" w:hAnsi="Georgia" w:cs="Georgia"/>
          <w:spacing w:val="2"/>
          <w:sz w:val="19"/>
          <w:szCs w:val="19"/>
        </w:rPr>
        <w:t xml:space="preserve"> </w:t>
      </w:r>
      <w:r>
        <w:rPr>
          <w:rFonts w:ascii="Georgia" w:eastAsia="Georgia" w:hAnsi="Georgia" w:cs="Georgia"/>
          <w:sz w:val="19"/>
          <w:szCs w:val="19"/>
        </w:rPr>
        <w:t>determining</w:t>
      </w:r>
      <w:r>
        <w:rPr>
          <w:rFonts w:ascii="Georgia" w:eastAsia="Georgia" w:hAnsi="Georgia" w:cs="Georgia"/>
          <w:spacing w:val="20"/>
          <w:sz w:val="19"/>
          <w:szCs w:val="19"/>
        </w:rPr>
        <w:t xml:space="preserve"> </w:t>
      </w:r>
      <w:r>
        <w:rPr>
          <w:rFonts w:ascii="Georgia" w:eastAsia="Georgia" w:hAnsi="Georgia" w:cs="Georgia"/>
          <w:sz w:val="19"/>
          <w:szCs w:val="19"/>
        </w:rPr>
        <w:t>relative</w:t>
      </w:r>
      <w:r>
        <w:rPr>
          <w:rFonts w:ascii="Georgia" w:eastAsia="Georgia" w:hAnsi="Georgia" w:cs="Georgia"/>
          <w:spacing w:val="12"/>
          <w:sz w:val="19"/>
          <w:szCs w:val="19"/>
        </w:rPr>
        <w:t xml:space="preserve"> </w:t>
      </w:r>
      <w:r>
        <w:rPr>
          <w:rFonts w:ascii="Georgia" w:eastAsia="Georgia" w:hAnsi="Georgia" w:cs="Georgia"/>
          <w:sz w:val="19"/>
          <w:szCs w:val="19"/>
        </w:rPr>
        <w:t>performance</w:t>
      </w:r>
      <w:r>
        <w:rPr>
          <w:rFonts w:ascii="Georgia" w:eastAsia="Georgia" w:hAnsi="Georgia" w:cs="Georgia"/>
          <w:spacing w:val="20"/>
          <w:sz w:val="19"/>
          <w:szCs w:val="19"/>
        </w:rPr>
        <w:t xml:space="preserve"> </w:t>
      </w:r>
      <w:r>
        <w:rPr>
          <w:rFonts w:ascii="Georgia" w:eastAsia="Georgia" w:hAnsi="Georgia" w:cs="Georgia"/>
          <w:sz w:val="19"/>
          <w:szCs w:val="19"/>
        </w:rPr>
        <w:t>levels—see,</w:t>
      </w:r>
      <w:r>
        <w:rPr>
          <w:rFonts w:ascii="Georgia" w:eastAsia="Georgia" w:hAnsi="Georgia" w:cs="Georgia"/>
          <w:spacing w:val="19"/>
          <w:sz w:val="19"/>
          <w:szCs w:val="19"/>
        </w:rPr>
        <w:t xml:space="preserve"> </w:t>
      </w:r>
      <w:r>
        <w:rPr>
          <w:rFonts w:ascii="Georgia" w:eastAsia="Georgia" w:hAnsi="Georgia" w:cs="Georgia"/>
          <w:sz w:val="19"/>
          <w:szCs w:val="19"/>
        </w:rPr>
        <w:t>for</w:t>
      </w:r>
      <w:r>
        <w:rPr>
          <w:rFonts w:ascii="Georgia" w:eastAsia="Georgia" w:hAnsi="Georgia" w:cs="Georgia"/>
          <w:spacing w:val="4"/>
          <w:sz w:val="19"/>
          <w:szCs w:val="19"/>
        </w:rPr>
        <w:t xml:space="preserve"> </w:t>
      </w:r>
      <w:r>
        <w:rPr>
          <w:rFonts w:ascii="Georgia" w:eastAsia="Georgia" w:hAnsi="Georgia" w:cs="Georgia"/>
          <w:sz w:val="19"/>
          <w:szCs w:val="19"/>
        </w:rPr>
        <w:t>example,</w:t>
      </w:r>
      <w:r>
        <w:rPr>
          <w:rFonts w:ascii="Georgia" w:eastAsia="Georgia" w:hAnsi="Georgia" w:cs="Georgia"/>
          <w:spacing w:val="15"/>
          <w:sz w:val="19"/>
          <w:szCs w:val="19"/>
        </w:rPr>
        <w:t xml:space="preserve"> </w:t>
      </w:r>
      <w:r>
        <w:rPr>
          <w:rFonts w:ascii="Georgia" w:eastAsia="Georgia" w:hAnsi="Georgia" w:cs="Georgia"/>
          <w:sz w:val="19"/>
          <w:szCs w:val="19"/>
        </w:rPr>
        <w:t>the</w:t>
      </w:r>
      <w:r>
        <w:rPr>
          <w:rFonts w:ascii="Georgia" w:eastAsia="Georgia" w:hAnsi="Georgia" w:cs="Georgia"/>
          <w:spacing w:val="4"/>
          <w:sz w:val="19"/>
          <w:szCs w:val="19"/>
        </w:rPr>
        <w:t xml:space="preserve"> </w:t>
      </w:r>
      <w:r>
        <w:rPr>
          <w:rFonts w:ascii="Georgia" w:eastAsia="Georgia" w:hAnsi="Georgia" w:cs="Georgia"/>
          <w:sz w:val="19"/>
          <w:szCs w:val="19"/>
        </w:rPr>
        <w:t>recent</w:t>
      </w:r>
      <w:r>
        <w:rPr>
          <w:rFonts w:ascii="Georgia" w:eastAsia="Georgia" w:hAnsi="Georgia" w:cs="Georgia"/>
          <w:spacing w:val="9"/>
          <w:sz w:val="19"/>
          <w:szCs w:val="19"/>
        </w:rPr>
        <w:t xml:space="preserve"> </w:t>
      </w:r>
      <w:r>
        <w:rPr>
          <w:rFonts w:ascii="Georgia" w:eastAsia="Georgia" w:hAnsi="Georgia" w:cs="Georgia"/>
          <w:w w:val="102"/>
          <w:sz w:val="19"/>
          <w:szCs w:val="19"/>
        </w:rPr>
        <w:t>MICCAI</w:t>
      </w:r>
    </w:p>
    <w:p w14:paraId="26386080" w14:textId="1C6D0503" w:rsidR="00E61F9D" w:rsidRDefault="005C64D6">
      <w:pPr>
        <w:spacing w:after="0" w:line="277" w:lineRule="auto"/>
        <w:ind w:left="120" w:right="87"/>
        <w:jc w:val="both"/>
        <w:rPr>
          <w:rFonts w:ascii="Georgia" w:eastAsia="Georgia" w:hAnsi="Georgia" w:cs="Georgia"/>
          <w:sz w:val="19"/>
          <w:szCs w:val="19"/>
        </w:rPr>
      </w:pPr>
      <w:r>
        <w:rPr>
          <w:rFonts w:ascii="Georgia" w:eastAsia="Georgia" w:hAnsi="Georgia" w:cs="Georgia"/>
          <w:sz w:val="19"/>
          <w:szCs w:val="19"/>
        </w:rPr>
        <w:t>2012</w:t>
      </w:r>
      <w:r>
        <w:rPr>
          <w:rFonts w:ascii="Georgia" w:eastAsia="Georgia" w:hAnsi="Georgia" w:cs="Georgia"/>
          <w:spacing w:val="-2"/>
          <w:sz w:val="19"/>
          <w:szCs w:val="19"/>
        </w:rPr>
        <w:t xml:space="preserve"> </w:t>
      </w:r>
      <w:r>
        <w:rPr>
          <w:rFonts w:ascii="Georgia" w:eastAsia="Georgia" w:hAnsi="Georgia" w:cs="Georgia"/>
          <w:sz w:val="19"/>
          <w:szCs w:val="19"/>
        </w:rPr>
        <w:t>Grand</w:t>
      </w:r>
      <w:r>
        <w:rPr>
          <w:rFonts w:ascii="Georgia" w:eastAsia="Georgia" w:hAnsi="Georgia" w:cs="Georgia"/>
          <w:spacing w:val="1"/>
          <w:sz w:val="19"/>
          <w:szCs w:val="19"/>
        </w:rPr>
        <w:t xml:space="preserve"> </w:t>
      </w:r>
      <w:r>
        <w:rPr>
          <w:rFonts w:ascii="Georgia" w:eastAsia="Georgia" w:hAnsi="Georgia" w:cs="Georgia"/>
          <w:sz w:val="19"/>
          <w:szCs w:val="19"/>
        </w:rPr>
        <w:t>Challenge</w:t>
      </w:r>
      <w:r>
        <w:rPr>
          <w:rFonts w:ascii="Georgia" w:eastAsia="Georgia" w:hAnsi="Georgia" w:cs="Georgia"/>
          <w:spacing w:val="7"/>
          <w:sz w:val="19"/>
          <w:szCs w:val="19"/>
        </w:rPr>
        <w:t xml:space="preserve"> </w:t>
      </w:r>
      <w:r>
        <w:rPr>
          <w:rFonts w:ascii="Georgia" w:eastAsia="Georgia" w:hAnsi="Georgia" w:cs="Georgia"/>
          <w:sz w:val="19"/>
          <w:szCs w:val="19"/>
        </w:rPr>
        <w:t>and</w:t>
      </w:r>
      <w:r>
        <w:rPr>
          <w:rFonts w:ascii="Georgia" w:eastAsia="Georgia" w:hAnsi="Georgia" w:cs="Georgia"/>
          <w:spacing w:val="-4"/>
          <w:sz w:val="19"/>
          <w:szCs w:val="19"/>
        </w:rPr>
        <w:t xml:space="preserve"> </w:t>
      </w:r>
      <w:r>
        <w:rPr>
          <w:rFonts w:ascii="Georgia" w:eastAsia="Georgia" w:hAnsi="Georgia" w:cs="Georgia"/>
          <w:sz w:val="19"/>
          <w:szCs w:val="19"/>
        </w:rPr>
        <w:t>Workshop</w:t>
      </w:r>
      <w:r>
        <w:rPr>
          <w:rFonts w:ascii="Georgia" w:eastAsia="Georgia" w:hAnsi="Georgia" w:cs="Georgia"/>
          <w:spacing w:val="7"/>
          <w:sz w:val="19"/>
          <w:szCs w:val="19"/>
        </w:rPr>
        <w:t xml:space="preserve"> </w:t>
      </w:r>
      <w:r>
        <w:rPr>
          <w:rFonts w:ascii="Georgia" w:eastAsia="Georgia" w:hAnsi="Georgia" w:cs="Georgia"/>
          <w:sz w:val="19"/>
          <w:szCs w:val="19"/>
        </w:rPr>
        <w:t>on</w:t>
      </w:r>
      <w:r>
        <w:rPr>
          <w:rFonts w:ascii="Georgia" w:eastAsia="Georgia" w:hAnsi="Georgia" w:cs="Georgia"/>
          <w:spacing w:val="-6"/>
          <w:sz w:val="19"/>
          <w:szCs w:val="19"/>
        </w:rPr>
        <w:t xml:space="preserve"> </w:t>
      </w:r>
      <w:r>
        <w:rPr>
          <w:rFonts w:ascii="Georgia" w:eastAsia="Georgia" w:hAnsi="Georgia" w:cs="Georgia"/>
          <w:sz w:val="19"/>
          <w:szCs w:val="19"/>
        </w:rPr>
        <w:t>Multi-Atlas</w:t>
      </w:r>
      <w:r>
        <w:rPr>
          <w:rFonts w:ascii="Georgia" w:eastAsia="Georgia" w:hAnsi="Georgia" w:cs="Georgia"/>
          <w:spacing w:val="9"/>
          <w:sz w:val="19"/>
          <w:szCs w:val="19"/>
        </w:rPr>
        <w:t xml:space="preserve"> </w:t>
      </w:r>
      <w:r>
        <w:rPr>
          <w:rFonts w:ascii="Georgia" w:eastAsia="Georgia" w:hAnsi="Georgia" w:cs="Georgia"/>
          <w:sz w:val="19"/>
          <w:szCs w:val="19"/>
        </w:rPr>
        <w:t>Labeling.</w:t>
      </w:r>
      <w:r>
        <w:rPr>
          <w:rFonts w:ascii="Georgia" w:eastAsia="Georgia" w:hAnsi="Georgia" w:cs="Georgia"/>
          <w:spacing w:val="29"/>
          <w:sz w:val="19"/>
          <w:szCs w:val="19"/>
        </w:rPr>
        <w:t xml:space="preserve"> </w:t>
      </w:r>
      <w:r>
        <w:rPr>
          <w:rFonts w:ascii="Georgia" w:eastAsia="Georgia" w:hAnsi="Georgia" w:cs="Georgia"/>
          <w:sz w:val="19"/>
          <w:szCs w:val="19"/>
        </w:rPr>
        <w:t>The</w:t>
      </w:r>
      <w:r>
        <w:rPr>
          <w:rFonts w:ascii="Georgia" w:eastAsia="Georgia" w:hAnsi="Georgia" w:cs="Georgia"/>
          <w:spacing w:val="-4"/>
          <w:sz w:val="19"/>
          <w:szCs w:val="19"/>
        </w:rPr>
        <w:t xml:space="preserve"> </w:t>
      </w:r>
      <w:r>
        <w:rPr>
          <w:rFonts w:ascii="Georgia" w:eastAsia="Georgia" w:hAnsi="Georgia" w:cs="Georgia"/>
          <w:sz w:val="19"/>
          <w:szCs w:val="19"/>
        </w:rPr>
        <w:t>joint</w:t>
      </w:r>
      <w:r>
        <w:rPr>
          <w:rFonts w:ascii="Georgia" w:eastAsia="Georgia" w:hAnsi="Georgia" w:cs="Georgia"/>
          <w:spacing w:val="-2"/>
          <w:sz w:val="19"/>
          <w:szCs w:val="19"/>
        </w:rPr>
        <w:t xml:space="preserve"> </w:t>
      </w:r>
      <w:r>
        <w:rPr>
          <w:rFonts w:ascii="Georgia" w:eastAsia="Georgia" w:hAnsi="Georgia" w:cs="Georgia"/>
          <w:sz w:val="19"/>
          <w:szCs w:val="19"/>
        </w:rPr>
        <w:t>label</w:t>
      </w:r>
      <w:r>
        <w:rPr>
          <w:rFonts w:ascii="Georgia" w:eastAsia="Georgia" w:hAnsi="Georgia" w:cs="Georgia"/>
          <w:spacing w:val="-2"/>
          <w:sz w:val="19"/>
          <w:szCs w:val="19"/>
        </w:rPr>
        <w:t xml:space="preserve"> </w:t>
      </w:r>
      <w:r>
        <w:rPr>
          <w:rFonts w:ascii="Georgia" w:eastAsia="Georgia" w:hAnsi="Georgia" w:cs="Georgia"/>
          <w:sz w:val="19"/>
          <w:szCs w:val="19"/>
        </w:rPr>
        <w:t>fusion (JLF)</w:t>
      </w:r>
      <w:r>
        <w:rPr>
          <w:rFonts w:ascii="Georgia" w:eastAsia="Georgia" w:hAnsi="Georgia" w:cs="Georgia"/>
          <w:spacing w:val="-1"/>
          <w:sz w:val="19"/>
          <w:szCs w:val="19"/>
        </w:rPr>
        <w:t xml:space="preserve"> </w:t>
      </w:r>
      <w:r>
        <w:rPr>
          <w:rFonts w:ascii="Georgia" w:eastAsia="Georgia" w:hAnsi="Georgia" w:cs="Georgia"/>
          <w:sz w:val="19"/>
          <w:szCs w:val="19"/>
        </w:rPr>
        <w:t>algorithm</w:t>
      </w:r>
      <w:r>
        <w:rPr>
          <w:rFonts w:ascii="Georgia" w:eastAsia="Georgia" w:hAnsi="Georgia" w:cs="Georgia"/>
          <w:spacing w:val="7"/>
          <w:sz w:val="19"/>
          <w:szCs w:val="19"/>
        </w:rPr>
        <w:t xml:space="preserve"> </w:t>
      </w:r>
      <w:r>
        <w:rPr>
          <w:rFonts w:ascii="Georgia" w:eastAsia="Georgia" w:hAnsi="Georgia" w:cs="Georgia"/>
          <w:sz w:val="19"/>
          <w:szCs w:val="19"/>
        </w:rPr>
        <w:t>of</w:t>
      </w:r>
      <w:r>
        <w:rPr>
          <w:rFonts w:ascii="Georgia" w:eastAsia="Georgia" w:hAnsi="Georgia" w:cs="Georgia"/>
          <w:spacing w:val="-7"/>
          <w:sz w:val="19"/>
          <w:szCs w:val="19"/>
        </w:rPr>
        <w:t xml:space="preserve"> </w:t>
      </w:r>
      <w:r>
        <w:rPr>
          <w:rFonts w:ascii="Georgia" w:eastAsia="Georgia" w:hAnsi="Georgia" w:cs="Georgia"/>
          <w:sz w:val="19"/>
          <w:szCs w:val="19"/>
        </w:rPr>
        <w:t>[46,</w:t>
      </w:r>
      <w:r>
        <w:rPr>
          <w:rFonts w:ascii="Georgia" w:eastAsia="Georgia" w:hAnsi="Georgia" w:cs="Georgia"/>
          <w:spacing w:val="-1"/>
          <w:sz w:val="19"/>
          <w:szCs w:val="19"/>
        </w:rPr>
        <w:t xml:space="preserve"> </w:t>
      </w:r>
      <w:r>
        <w:rPr>
          <w:rFonts w:ascii="Georgia" w:eastAsia="Georgia" w:hAnsi="Georgia" w:cs="Georgia"/>
          <w:sz w:val="19"/>
          <w:szCs w:val="19"/>
        </w:rPr>
        <w:t>47]</w:t>
      </w:r>
      <w:r>
        <w:rPr>
          <w:rFonts w:ascii="Georgia" w:eastAsia="Georgia" w:hAnsi="Georgia" w:cs="Georgia"/>
          <w:spacing w:val="-5"/>
          <w:sz w:val="19"/>
          <w:szCs w:val="19"/>
        </w:rPr>
        <w:t xml:space="preserve"> </w:t>
      </w:r>
      <w:r>
        <w:rPr>
          <w:rFonts w:ascii="Georgia" w:eastAsia="Georgia" w:hAnsi="Georgia" w:cs="Georgia"/>
          <w:sz w:val="19"/>
          <w:szCs w:val="19"/>
        </w:rPr>
        <w:t>from</w:t>
      </w:r>
      <w:r>
        <w:rPr>
          <w:rFonts w:ascii="Georgia" w:eastAsia="Georgia" w:hAnsi="Georgia" w:cs="Georgia"/>
          <w:spacing w:val="-2"/>
          <w:sz w:val="19"/>
          <w:szCs w:val="19"/>
        </w:rPr>
        <w:t xml:space="preserve"> </w:t>
      </w:r>
      <w:r>
        <w:rPr>
          <w:rFonts w:ascii="Georgia" w:eastAsia="Georgia" w:hAnsi="Georgia" w:cs="Georgia"/>
          <w:sz w:val="19"/>
          <w:szCs w:val="19"/>
        </w:rPr>
        <w:t>our</w:t>
      </w:r>
      <w:r>
        <w:rPr>
          <w:rFonts w:ascii="Georgia" w:eastAsia="Georgia" w:hAnsi="Georgia" w:cs="Georgia"/>
          <w:spacing w:val="-4"/>
          <w:sz w:val="19"/>
          <w:szCs w:val="19"/>
        </w:rPr>
        <w:t xml:space="preserve"> </w:t>
      </w:r>
      <w:r>
        <w:rPr>
          <w:rFonts w:ascii="Georgia" w:eastAsia="Georgia" w:hAnsi="Georgia" w:cs="Georgia"/>
          <w:w w:val="102"/>
          <w:sz w:val="19"/>
          <w:szCs w:val="19"/>
        </w:rPr>
        <w:t xml:space="preserve">group </w:t>
      </w:r>
      <w:r>
        <w:rPr>
          <w:rFonts w:ascii="Georgia" w:eastAsia="Georgia" w:hAnsi="Georgia" w:cs="Georgia"/>
          <w:sz w:val="19"/>
          <w:szCs w:val="19"/>
        </w:rPr>
        <w:t>is</w:t>
      </w:r>
      <w:r>
        <w:rPr>
          <w:rFonts w:ascii="Georgia" w:eastAsia="Georgia" w:hAnsi="Georgia" w:cs="Georgia"/>
          <w:spacing w:val="15"/>
          <w:sz w:val="19"/>
          <w:szCs w:val="19"/>
        </w:rPr>
        <w:t xml:space="preserve"> </w:t>
      </w:r>
      <w:del w:id="100" w:author="James Gee" w:date="2016-07-19T20:16:00Z">
        <w:r w:rsidDel="009876E8">
          <w:rPr>
            <w:rFonts w:ascii="Georgia" w:eastAsia="Georgia" w:hAnsi="Georgia" w:cs="Georgia"/>
            <w:sz w:val="19"/>
            <w:szCs w:val="19"/>
          </w:rPr>
          <w:delText>one</w:delText>
        </w:r>
        <w:r w:rsidDel="009876E8">
          <w:rPr>
            <w:rFonts w:ascii="Georgia" w:eastAsia="Georgia" w:hAnsi="Georgia" w:cs="Georgia"/>
            <w:spacing w:val="18"/>
            <w:sz w:val="19"/>
            <w:szCs w:val="19"/>
          </w:rPr>
          <w:delText xml:space="preserve"> </w:delText>
        </w:r>
        <w:r w:rsidDel="009876E8">
          <w:rPr>
            <w:rFonts w:ascii="Georgia" w:eastAsia="Georgia" w:hAnsi="Georgia" w:cs="Georgia"/>
            <w:sz w:val="19"/>
            <w:szCs w:val="19"/>
          </w:rPr>
          <w:delText>of</w:delText>
        </w:r>
        <w:r w:rsidDel="009876E8">
          <w:rPr>
            <w:rFonts w:ascii="Georgia" w:eastAsia="Georgia" w:hAnsi="Georgia" w:cs="Georgia"/>
            <w:spacing w:val="15"/>
            <w:sz w:val="19"/>
            <w:szCs w:val="19"/>
          </w:rPr>
          <w:delText xml:space="preserve"> </w:delText>
        </w:r>
        <w:r w:rsidDel="009876E8">
          <w:rPr>
            <w:rFonts w:ascii="Georgia" w:eastAsia="Georgia" w:hAnsi="Georgia" w:cs="Georgia"/>
            <w:sz w:val="19"/>
            <w:szCs w:val="19"/>
          </w:rPr>
          <w:delText>the</w:delText>
        </w:r>
        <w:r w:rsidDel="009876E8">
          <w:rPr>
            <w:rFonts w:ascii="Georgia" w:eastAsia="Georgia" w:hAnsi="Georgia" w:cs="Georgia"/>
            <w:spacing w:val="17"/>
            <w:sz w:val="19"/>
            <w:szCs w:val="19"/>
          </w:rPr>
          <w:delText xml:space="preserve"> </w:delText>
        </w:r>
        <w:r w:rsidDel="009876E8">
          <w:rPr>
            <w:rFonts w:ascii="Georgia" w:eastAsia="Georgia" w:hAnsi="Georgia" w:cs="Georgia"/>
            <w:sz w:val="19"/>
            <w:szCs w:val="19"/>
          </w:rPr>
          <w:delText>top</w:delText>
        </w:r>
        <w:r w:rsidDel="009876E8">
          <w:rPr>
            <w:rFonts w:ascii="Georgia" w:eastAsia="Georgia" w:hAnsi="Georgia" w:cs="Georgia"/>
            <w:spacing w:val="18"/>
            <w:sz w:val="19"/>
            <w:szCs w:val="19"/>
          </w:rPr>
          <w:delText xml:space="preserve"> </w:delText>
        </w:r>
        <w:r w:rsidDel="009876E8">
          <w:rPr>
            <w:rFonts w:ascii="Georgia" w:eastAsia="Georgia" w:hAnsi="Georgia" w:cs="Georgia"/>
            <w:sz w:val="19"/>
            <w:szCs w:val="19"/>
          </w:rPr>
          <w:delText>performing</w:delText>
        </w:r>
        <w:r w:rsidDel="009876E8">
          <w:rPr>
            <w:rFonts w:ascii="Georgia" w:eastAsia="Georgia" w:hAnsi="Georgia" w:cs="Georgia"/>
            <w:spacing w:val="31"/>
            <w:sz w:val="19"/>
            <w:szCs w:val="19"/>
          </w:rPr>
          <w:delText xml:space="preserve"> </w:delText>
        </w:r>
        <w:r w:rsidDel="009876E8">
          <w:rPr>
            <w:rFonts w:ascii="Georgia" w:eastAsia="Georgia" w:hAnsi="Georgia" w:cs="Georgia"/>
            <w:sz w:val="19"/>
            <w:szCs w:val="19"/>
          </w:rPr>
          <w:delText>JLF</w:delText>
        </w:r>
        <w:r w:rsidDel="009876E8">
          <w:rPr>
            <w:rFonts w:ascii="Georgia" w:eastAsia="Georgia" w:hAnsi="Georgia" w:cs="Georgia"/>
            <w:spacing w:val="19"/>
            <w:sz w:val="19"/>
            <w:szCs w:val="19"/>
          </w:rPr>
          <w:delText xml:space="preserve"> </w:delText>
        </w:r>
        <w:r w:rsidDel="009876E8">
          <w:rPr>
            <w:rFonts w:ascii="Georgia" w:eastAsia="Georgia" w:hAnsi="Georgia" w:cs="Georgia"/>
            <w:sz w:val="19"/>
            <w:szCs w:val="19"/>
          </w:rPr>
          <w:delText>algorithms</w:delText>
        </w:r>
        <w:r w:rsidDel="009876E8">
          <w:rPr>
            <w:rFonts w:ascii="Georgia" w:eastAsia="Georgia" w:hAnsi="Georgia" w:cs="Georgia"/>
            <w:spacing w:val="30"/>
            <w:sz w:val="19"/>
            <w:szCs w:val="19"/>
          </w:rPr>
          <w:delText xml:space="preserve"> </w:delText>
        </w:r>
        <w:r w:rsidDel="009876E8">
          <w:rPr>
            <w:rFonts w:ascii="Georgia" w:eastAsia="Georgia" w:hAnsi="Georgia" w:cs="Georgia"/>
            <w:color w:val="FF0000"/>
            <w:sz w:val="19"/>
            <w:szCs w:val="19"/>
          </w:rPr>
          <w:delText>and</w:delText>
        </w:r>
        <w:r w:rsidDel="009876E8">
          <w:rPr>
            <w:rFonts w:ascii="Georgia" w:eastAsia="Georgia" w:hAnsi="Georgia" w:cs="Georgia"/>
            <w:color w:val="FF0000"/>
            <w:spacing w:val="18"/>
            <w:sz w:val="19"/>
            <w:szCs w:val="19"/>
          </w:rPr>
          <w:delText xml:space="preserve"> </w:delText>
        </w:r>
        <w:r w:rsidDel="009876E8">
          <w:rPr>
            <w:rFonts w:ascii="Georgia" w:eastAsia="Georgia" w:hAnsi="Georgia" w:cs="Georgia"/>
            <w:color w:val="FF0000"/>
            <w:sz w:val="19"/>
            <w:szCs w:val="19"/>
          </w:rPr>
          <w:delText>widely</w:delText>
        </w:r>
        <w:r w:rsidDel="009876E8">
          <w:rPr>
            <w:rFonts w:ascii="Georgia" w:eastAsia="Georgia" w:hAnsi="Georgia" w:cs="Georgia"/>
            <w:color w:val="FF0000"/>
            <w:spacing w:val="23"/>
            <w:sz w:val="19"/>
            <w:szCs w:val="19"/>
          </w:rPr>
          <w:delText xml:space="preserve"> </w:delText>
        </w:r>
        <w:r w:rsidDel="009876E8">
          <w:rPr>
            <w:rFonts w:ascii="Georgia" w:eastAsia="Georgia" w:hAnsi="Georgia" w:cs="Georgia"/>
            <w:color w:val="FF0000"/>
            <w:sz w:val="19"/>
            <w:szCs w:val="19"/>
          </w:rPr>
          <w:delText>considered</w:delText>
        </w:r>
        <w:r w:rsidDel="009876E8">
          <w:rPr>
            <w:rFonts w:ascii="Georgia" w:eastAsia="Georgia" w:hAnsi="Georgia" w:cs="Georgia"/>
            <w:color w:val="FF0000"/>
            <w:spacing w:val="30"/>
            <w:sz w:val="19"/>
            <w:szCs w:val="19"/>
          </w:rPr>
          <w:delText xml:space="preserve"> </w:delText>
        </w:r>
        <w:r w:rsidDel="009876E8">
          <w:rPr>
            <w:rFonts w:ascii="Georgia" w:eastAsia="Georgia" w:hAnsi="Georgia" w:cs="Georgia"/>
            <w:color w:val="FF0000"/>
            <w:sz w:val="19"/>
            <w:szCs w:val="19"/>
          </w:rPr>
          <w:delText>state-of-the-ar</w:delText>
        </w:r>
        <w:r w:rsidDel="009876E8">
          <w:rPr>
            <w:rFonts w:ascii="Georgia" w:eastAsia="Georgia" w:hAnsi="Georgia" w:cs="Georgia"/>
            <w:color w:val="FF0000"/>
            <w:spacing w:val="1"/>
            <w:sz w:val="19"/>
            <w:szCs w:val="19"/>
          </w:rPr>
          <w:delText>t</w:delText>
        </w:r>
      </w:del>
      <w:ins w:id="101" w:author="James Gee" w:date="2016-07-19T20:16:00Z">
        <w:r w:rsidR="009876E8">
          <w:rPr>
            <w:rFonts w:ascii="Georgia" w:eastAsia="Georgia" w:hAnsi="Georgia" w:cs="Georgia"/>
            <w:sz w:val="19"/>
            <w:szCs w:val="19"/>
          </w:rPr>
          <w:t xml:space="preserve">widely recognized as among the best performing, </w:t>
        </w:r>
      </w:ins>
      <w:ins w:id="102" w:author="James Gee" w:date="2016-07-20T10:28:00Z">
        <w:r w:rsidR="004A1DDF">
          <w:rPr>
            <w:rFonts w:ascii="Georgia" w:eastAsia="Georgia" w:hAnsi="Georgia" w:cs="Georgia"/>
            <w:sz w:val="19"/>
            <w:szCs w:val="19"/>
          </w:rPr>
          <w:t>having placed</w:t>
        </w:r>
      </w:ins>
      <w:ins w:id="103" w:author="James Gee" w:date="2016-07-19T20:16:00Z">
        <w:r w:rsidR="009876E8">
          <w:rPr>
            <w:rFonts w:ascii="Georgia" w:eastAsia="Georgia" w:hAnsi="Georgia" w:cs="Georgia"/>
            <w:sz w:val="19"/>
            <w:szCs w:val="19"/>
          </w:rPr>
          <w:t xml:space="preserve"> first in the MICCAI Grand Challenge</w:t>
        </w:r>
      </w:ins>
      <w:r>
        <w:rPr>
          <w:rFonts w:ascii="Georgia" w:eastAsia="Georgia" w:hAnsi="Georgia" w:cs="Georgia"/>
          <w:color w:val="000000"/>
          <w:sz w:val="19"/>
          <w:szCs w:val="19"/>
        </w:rPr>
        <w:t xml:space="preserve">. </w:t>
      </w:r>
      <w:r>
        <w:rPr>
          <w:rFonts w:ascii="Georgia" w:eastAsia="Georgia" w:hAnsi="Georgia" w:cs="Georgia"/>
          <w:color w:val="000000"/>
          <w:spacing w:val="30"/>
          <w:sz w:val="19"/>
          <w:szCs w:val="19"/>
        </w:rPr>
        <w:t xml:space="preserve"> </w:t>
      </w:r>
      <w:r>
        <w:rPr>
          <w:rFonts w:ascii="Georgia" w:eastAsia="Georgia" w:hAnsi="Georgia" w:cs="Georgia"/>
          <w:color w:val="000000"/>
          <w:sz w:val="19"/>
          <w:szCs w:val="19"/>
        </w:rPr>
        <w:t>JLF</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is</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capable</w:t>
      </w:r>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predicting</w:t>
      </w:r>
      <w:r>
        <w:rPr>
          <w:rFonts w:ascii="Georgia" w:eastAsia="Georgia" w:hAnsi="Georgia" w:cs="Georgia"/>
          <w:color w:val="000000"/>
          <w:spacing w:val="29"/>
          <w:sz w:val="19"/>
          <w:szCs w:val="19"/>
        </w:rPr>
        <w:t xml:space="preserve"> </w:t>
      </w:r>
      <w:r>
        <w:rPr>
          <w:rFonts w:ascii="Georgia" w:eastAsia="Georgia" w:hAnsi="Georgia" w:cs="Georgia"/>
          <w:color w:val="000000"/>
          <w:w w:val="102"/>
          <w:sz w:val="19"/>
          <w:szCs w:val="19"/>
        </w:rPr>
        <w:t xml:space="preserve">anatomical </w:t>
      </w:r>
      <w:r>
        <w:rPr>
          <w:rFonts w:ascii="Georgia" w:eastAsia="Georgia" w:hAnsi="Georgia" w:cs="Georgia"/>
          <w:color w:val="000000"/>
          <w:sz w:val="19"/>
          <w:szCs w:val="19"/>
        </w:rPr>
        <w:t>labels</w:t>
      </w:r>
      <w:r>
        <w:rPr>
          <w:rFonts w:ascii="Georgia" w:eastAsia="Georgia" w:hAnsi="Georgia" w:cs="Georgia"/>
          <w:color w:val="000000"/>
          <w:spacing w:val="10"/>
          <w:sz w:val="19"/>
          <w:szCs w:val="19"/>
        </w:rPr>
        <w:t xml:space="preserve"> </w:t>
      </w:r>
      <w:r>
        <w:rPr>
          <w:rFonts w:ascii="Georgia" w:eastAsia="Georgia" w:hAnsi="Georgia" w:cs="Georgia"/>
          <w:color w:val="000000"/>
          <w:sz w:val="19"/>
          <w:szCs w:val="19"/>
        </w:rPr>
        <w:t>with</w:t>
      </w:r>
      <w:r>
        <w:rPr>
          <w:rFonts w:ascii="Georgia" w:eastAsia="Georgia" w:hAnsi="Georgia" w:cs="Georgia"/>
          <w:color w:val="000000"/>
          <w:spacing w:val="7"/>
          <w:sz w:val="19"/>
          <w:szCs w:val="19"/>
        </w:rPr>
        <w:t xml:space="preserve"> </w:t>
      </w:r>
      <w:r>
        <w:rPr>
          <w:rFonts w:ascii="Georgia" w:eastAsia="Georgia" w:hAnsi="Georgia" w:cs="Georgia"/>
          <w:color w:val="000000"/>
          <w:sz w:val="19"/>
          <w:szCs w:val="19"/>
        </w:rPr>
        <w:t>accuracy</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that</w:t>
      </w:r>
      <w:r>
        <w:rPr>
          <w:rFonts w:ascii="Georgia" w:eastAsia="Georgia" w:hAnsi="Georgia" w:cs="Georgia"/>
          <w:color w:val="000000"/>
          <w:spacing w:val="7"/>
          <w:sz w:val="19"/>
          <w:szCs w:val="19"/>
        </w:rPr>
        <w:t xml:space="preserve"> </w:t>
      </w:r>
      <w:r>
        <w:rPr>
          <w:rFonts w:ascii="Georgia" w:eastAsia="Georgia" w:hAnsi="Georgia" w:cs="Georgia"/>
          <w:color w:val="000000"/>
          <w:sz w:val="19"/>
          <w:szCs w:val="19"/>
        </w:rPr>
        <w:t>rivals</w:t>
      </w:r>
      <w:r>
        <w:rPr>
          <w:rFonts w:ascii="Georgia" w:eastAsia="Georgia" w:hAnsi="Georgia" w:cs="Georgia"/>
          <w:color w:val="000000"/>
          <w:spacing w:val="9"/>
          <w:sz w:val="19"/>
          <w:szCs w:val="19"/>
        </w:rPr>
        <w:t xml:space="preserve"> </w:t>
      </w:r>
      <w:r>
        <w:rPr>
          <w:rFonts w:ascii="Georgia" w:eastAsia="Georgia" w:hAnsi="Georgia" w:cs="Georgia"/>
          <w:color w:val="000000"/>
          <w:sz w:val="19"/>
          <w:szCs w:val="19"/>
        </w:rPr>
        <w:t>expert</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anatomists</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[48]</w:t>
      </w:r>
      <w:ins w:id="104" w:author="James Gee" w:date="2016-07-19T20:19:00Z">
        <w:r w:rsidR="009876E8">
          <w:rPr>
            <w:rFonts w:ascii="Georgia" w:eastAsia="Georgia" w:hAnsi="Georgia" w:cs="Georgia"/>
            <w:color w:val="000000"/>
            <w:sz w:val="19"/>
            <w:szCs w:val="19"/>
          </w:rPr>
          <w:t>, and</w:t>
        </w:r>
      </w:ins>
      <w:del w:id="105" w:author="James Gee" w:date="2016-07-19T20:19:00Z">
        <w:r w:rsidDel="009876E8">
          <w:rPr>
            <w:rFonts w:ascii="Georgia" w:eastAsia="Georgia" w:hAnsi="Georgia" w:cs="Georgia"/>
            <w:color w:val="000000"/>
            <w:sz w:val="19"/>
            <w:szCs w:val="19"/>
          </w:rPr>
          <w:delText>.</w:delText>
        </w:r>
        <w:r w:rsidDel="009876E8">
          <w:rPr>
            <w:rFonts w:ascii="Georgia" w:eastAsia="Georgia" w:hAnsi="Georgia" w:cs="Georgia"/>
            <w:color w:val="000000"/>
            <w:spacing w:val="25"/>
            <w:sz w:val="19"/>
            <w:szCs w:val="19"/>
          </w:rPr>
          <w:delText xml:space="preserve"> </w:delText>
        </w:r>
        <w:r w:rsidDel="009876E8">
          <w:rPr>
            <w:rFonts w:ascii="Georgia" w:eastAsia="Georgia" w:hAnsi="Georgia" w:cs="Georgia"/>
            <w:color w:val="000000"/>
            <w:sz w:val="19"/>
            <w:szCs w:val="19"/>
          </w:rPr>
          <w:delText>It</w:delText>
        </w:r>
      </w:del>
      <w:r>
        <w:rPr>
          <w:rFonts w:ascii="Georgia" w:eastAsia="Georgia" w:hAnsi="Georgia" w:cs="Georgia"/>
          <w:color w:val="000000"/>
          <w:spacing w:val="3"/>
          <w:sz w:val="19"/>
          <w:szCs w:val="19"/>
        </w:rPr>
        <w:t xml:space="preserve"> </w:t>
      </w:r>
      <w:r>
        <w:rPr>
          <w:rFonts w:ascii="Georgia" w:eastAsia="Georgia" w:hAnsi="Georgia" w:cs="Georgia"/>
          <w:color w:val="000000"/>
          <w:sz w:val="19"/>
          <w:szCs w:val="19"/>
        </w:rPr>
        <w:t>has</w:t>
      </w:r>
      <w:r>
        <w:rPr>
          <w:rFonts w:ascii="Georgia" w:eastAsia="Georgia" w:hAnsi="Georgia" w:cs="Georgia"/>
          <w:color w:val="000000"/>
          <w:spacing w:val="6"/>
          <w:sz w:val="19"/>
          <w:szCs w:val="19"/>
        </w:rPr>
        <w:t xml:space="preserve"> </w:t>
      </w:r>
      <w:r>
        <w:rPr>
          <w:rFonts w:ascii="Georgia" w:eastAsia="Georgia" w:hAnsi="Georgia" w:cs="Georgia"/>
          <w:color w:val="000000"/>
          <w:sz w:val="19"/>
          <w:szCs w:val="19"/>
        </w:rPr>
        <w:t>proven</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its</w:t>
      </w:r>
      <w:r>
        <w:rPr>
          <w:rFonts w:ascii="Georgia" w:eastAsia="Georgia" w:hAnsi="Georgia" w:cs="Georgia"/>
          <w:color w:val="000000"/>
          <w:spacing w:val="4"/>
          <w:sz w:val="19"/>
          <w:szCs w:val="19"/>
        </w:rPr>
        <w:t xml:space="preserve"> </w:t>
      </w:r>
      <w:r>
        <w:rPr>
          <w:rFonts w:ascii="Georgia" w:eastAsia="Georgia" w:hAnsi="Georgia" w:cs="Georgia"/>
          <w:color w:val="000000"/>
          <w:sz w:val="19"/>
          <w:szCs w:val="19"/>
        </w:rPr>
        <w:t>effectiveness</w:t>
      </w:r>
      <w:r>
        <w:rPr>
          <w:rFonts w:ascii="Georgia" w:eastAsia="Georgia" w:hAnsi="Georgia" w:cs="Georgia"/>
          <w:color w:val="000000"/>
          <w:spacing w:val="21"/>
          <w:sz w:val="19"/>
          <w:szCs w:val="19"/>
        </w:rPr>
        <w:t xml:space="preserve"> </w:t>
      </w:r>
      <w:ins w:id="106" w:author="James Gee" w:date="2016-07-19T20:13:00Z">
        <w:r w:rsidR="009876E8">
          <w:rPr>
            <w:rFonts w:ascii="Georgia" w:eastAsia="Georgia" w:hAnsi="Georgia" w:cs="Georgia"/>
            <w:color w:val="000000"/>
            <w:spacing w:val="21"/>
            <w:sz w:val="19"/>
            <w:szCs w:val="19"/>
          </w:rPr>
          <w:t xml:space="preserve">in multiple domains </w:t>
        </w:r>
      </w:ins>
      <w:del w:id="107" w:author="James Gee" w:date="2016-07-19T20:14:00Z">
        <w:r w:rsidDel="009876E8">
          <w:rPr>
            <w:rFonts w:ascii="Georgia" w:eastAsia="Georgia" w:hAnsi="Georgia" w:cs="Georgia"/>
            <w:color w:val="000000"/>
            <w:sz w:val="19"/>
            <w:szCs w:val="19"/>
          </w:rPr>
          <w:delText>not</w:delText>
        </w:r>
        <w:r w:rsidDel="009876E8">
          <w:rPr>
            <w:rFonts w:ascii="Georgia" w:eastAsia="Georgia" w:hAnsi="Georgia" w:cs="Georgia"/>
            <w:color w:val="000000"/>
            <w:spacing w:val="6"/>
            <w:sz w:val="19"/>
            <w:szCs w:val="19"/>
          </w:rPr>
          <w:delText xml:space="preserve"> </w:delText>
        </w:r>
        <w:r w:rsidDel="009876E8">
          <w:rPr>
            <w:rFonts w:ascii="Georgia" w:eastAsia="Georgia" w:hAnsi="Georgia" w:cs="Georgia"/>
            <w:color w:val="000000"/>
            <w:sz w:val="19"/>
            <w:szCs w:val="19"/>
          </w:rPr>
          <w:delText>only</w:delText>
        </w:r>
        <w:r w:rsidDel="009876E8">
          <w:rPr>
            <w:rFonts w:ascii="Georgia" w:eastAsia="Georgia" w:hAnsi="Georgia" w:cs="Georgia"/>
            <w:color w:val="000000"/>
            <w:spacing w:val="7"/>
            <w:sz w:val="19"/>
            <w:szCs w:val="19"/>
          </w:rPr>
          <w:delText xml:space="preserve"> </w:delText>
        </w:r>
        <w:r w:rsidDel="009876E8">
          <w:rPr>
            <w:rFonts w:ascii="Georgia" w:eastAsia="Georgia" w:hAnsi="Georgia" w:cs="Georgia"/>
            <w:color w:val="000000"/>
            <w:sz w:val="19"/>
            <w:szCs w:val="19"/>
          </w:rPr>
          <w:delText>in</w:delText>
        </w:r>
        <w:r w:rsidDel="009876E8">
          <w:rPr>
            <w:rFonts w:ascii="Georgia" w:eastAsia="Georgia" w:hAnsi="Georgia" w:cs="Georgia"/>
            <w:color w:val="000000"/>
            <w:spacing w:val="5"/>
            <w:sz w:val="19"/>
            <w:szCs w:val="19"/>
          </w:rPr>
          <w:delText xml:space="preserve"> </w:delText>
        </w:r>
        <w:r w:rsidDel="009876E8">
          <w:rPr>
            <w:rFonts w:ascii="Georgia" w:eastAsia="Georgia" w:hAnsi="Georgia" w:cs="Georgia"/>
            <w:color w:val="000000"/>
            <w:sz w:val="19"/>
            <w:szCs w:val="19"/>
          </w:rPr>
          <w:delText>cardiac</w:delText>
        </w:r>
        <w:r w:rsidDel="009876E8">
          <w:rPr>
            <w:rFonts w:ascii="Georgia" w:eastAsia="Georgia" w:hAnsi="Georgia" w:cs="Georgia"/>
            <w:color w:val="000000"/>
            <w:spacing w:val="12"/>
            <w:sz w:val="19"/>
            <w:szCs w:val="19"/>
          </w:rPr>
          <w:delText xml:space="preserve"> </w:delText>
        </w:r>
        <w:r w:rsidDel="009876E8">
          <w:rPr>
            <w:rFonts w:ascii="Georgia" w:eastAsia="Georgia" w:hAnsi="Georgia" w:cs="Georgia"/>
            <w:color w:val="000000"/>
            <w:sz w:val="19"/>
            <w:szCs w:val="19"/>
          </w:rPr>
          <w:delText>data</w:delText>
        </w:r>
        <w:r w:rsidDel="009876E8">
          <w:rPr>
            <w:rFonts w:ascii="Georgia" w:eastAsia="Georgia" w:hAnsi="Georgia" w:cs="Georgia"/>
            <w:color w:val="000000"/>
            <w:spacing w:val="7"/>
            <w:sz w:val="19"/>
            <w:szCs w:val="19"/>
          </w:rPr>
          <w:delText xml:space="preserve"> </w:delText>
        </w:r>
      </w:del>
      <w:r>
        <w:rPr>
          <w:rFonts w:ascii="Georgia" w:eastAsia="Georgia" w:hAnsi="Georgia" w:cs="Georgia"/>
          <w:color w:val="000000"/>
          <w:sz w:val="19"/>
          <w:szCs w:val="19"/>
        </w:rPr>
        <w:t>[49],</w:t>
      </w:r>
      <w:r>
        <w:rPr>
          <w:rFonts w:ascii="Georgia" w:eastAsia="Georgia" w:hAnsi="Georgia" w:cs="Georgia"/>
          <w:color w:val="000000"/>
          <w:spacing w:val="8"/>
          <w:sz w:val="19"/>
          <w:szCs w:val="19"/>
        </w:rPr>
        <w:t xml:space="preserve"> </w:t>
      </w:r>
      <w:del w:id="108" w:author="James Gee" w:date="2016-07-19T20:14:00Z">
        <w:r w:rsidDel="009876E8">
          <w:rPr>
            <w:rFonts w:ascii="Georgia" w:eastAsia="Georgia" w:hAnsi="Georgia" w:cs="Georgia"/>
            <w:color w:val="000000"/>
            <w:sz w:val="19"/>
            <w:szCs w:val="19"/>
          </w:rPr>
          <w:delText>the</w:delText>
        </w:r>
        <w:r w:rsidDel="009876E8">
          <w:rPr>
            <w:rFonts w:ascii="Georgia" w:eastAsia="Georgia" w:hAnsi="Georgia" w:cs="Georgia"/>
            <w:color w:val="000000"/>
            <w:spacing w:val="5"/>
            <w:sz w:val="19"/>
            <w:szCs w:val="19"/>
          </w:rPr>
          <w:delText xml:space="preserve"> </w:delText>
        </w:r>
        <w:r w:rsidDel="009876E8">
          <w:rPr>
            <w:rFonts w:ascii="Georgia" w:eastAsia="Georgia" w:hAnsi="Georgia" w:cs="Georgia"/>
            <w:color w:val="000000"/>
            <w:w w:val="102"/>
            <w:sz w:val="19"/>
            <w:szCs w:val="19"/>
          </w:rPr>
          <w:delText xml:space="preserve">human </w:delText>
        </w:r>
        <w:r w:rsidDel="009876E8">
          <w:rPr>
            <w:rFonts w:ascii="Georgia" w:eastAsia="Georgia" w:hAnsi="Georgia" w:cs="Georgia"/>
            <w:color w:val="000000"/>
            <w:sz w:val="19"/>
            <w:szCs w:val="19"/>
          </w:rPr>
          <w:delText>brain</w:delText>
        </w:r>
        <w:r w:rsidDel="009876E8">
          <w:rPr>
            <w:rFonts w:ascii="Georgia" w:eastAsia="Georgia" w:hAnsi="Georgia" w:cs="Georgia"/>
            <w:color w:val="000000"/>
            <w:spacing w:val="24"/>
            <w:sz w:val="19"/>
            <w:szCs w:val="19"/>
          </w:rPr>
          <w:delText xml:space="preserve"> </w:delText>
        </w:r>
      </w:del>
      <w:r>
        <w:rPr>
          <w:rFonts w:ascii="Georgia" w:eastAsia="Georgia" w:hAnsi="Georgia" w:cs="Georgia"/>
          <w:color w:val="000000"/>
          <w:sz w:val="19"/>
          <w:szCs w:val="19"/>
        </w:rPr>
        <w:t>[13],</w:t>
      </w:r>
      <w:del w:id="109" w:author="James Gee" w:date="2016-07-19T20:14:00Z">
        <w:r w:rsidDel="009876E8">
          <w:rPr>
            <w:rFonts w:ascii="Georgia" w:eastAsia="Georgia" w:hAnsi="Georgia" w:cs="Georgia"/>
            <w:color w:val="000000"/>
            <w:spacing w:val="27"/>
            <w:sz w:val="19"/>
            <w:szCs w:val="19"/>
          </w:rPr>
          <w:delText xml:space="preserve"> </w:delText>
        </w:r>
        <w:r w:rsidDel="009876E8">
          <w:rPr>
            <w:rFonts w:ascii="Georgia" w:eastAsia="Georgia" w:hAnsi="Georgia" w:cs="Georgia"/>
            <w:color w:val="000000"/>
            <w:sz w:val="19"/>
            <w:szCs w:val="19"/>
          </w:rPr>
          <w:delText>and</w:delText>
        </w:r>
      </w:del>
      <w:r>
        <w:rPr>
          <w:rFonts w:ascii="Georgia" w:eastAsia="Georgia" w:hAnsi="Georgia" w:cs="Georgia"/>
          <w:color w:val="000000"/>
          <w:spacing w:val="21"/>
          <w:sz w:val="19"/>
          <w:szCs w:val="19"/>
        </w:rPr>
        <w:t xml:space="preserve"> </w:t>
      </w:r>
      <w:del w:id="110" w:author="James Gee" w:date="2016-07-19T20:14:00Z">
        <w:r w:rsidDel="009876E8">
          <w:rPr>
            <w:rFonts w:ascii="Georgia" w:eastAsia="Georgia" w:hAnsi="Georgia" w:cs="Georgia"/>
            <w:color w:val="000000"/>
            <w:sz w:val="19"/>
            <w:szCs w:val="19"/>
          </w:rPr>
          <w:delText>in</w:delText>
        </w:r>
        <w:r w:rsidDel="009876E8">
          <w:rPr>
            <w:rFonts w:ascii="Georgia" w:eastAsia="Georgia" w:hAnsi="Georgia" w:cs="Georgia"/>
            <w:color w:val="000000"/>
            <w:spacing w:val="21"/>
            <w:sz w:val="19"/>
            <w:szCs w:val="19"/>
          </w:rPr>
          <w:delText xml:space="preserve"> </w:delText>
        </w:r>
        <w:r w:rsidDel="009876E8">
          <w:rPr>
            <w:rFonts w:ascii="Georgia" w:eastAsia="Georgia" w:hAnsi="Georgia" w:cs="Georgia"/>
            <w:color w:val="000000"/>
            <w:sz w:val="19"/>
            <w:szCs w:val="19"/>
          </w:rPr>
          <w:delText>multiple</w:delText>
        </w:r>
        <w:r w:rsidDel="009876E8">
          <w:rPr>
            <w:rFonts w:ascii="Georgia" w:eastAsia="Georgia" w:hAnsi="Georgia" w:cs="Georgia"/>
            <w:color w:val="000000"/>
            <w:spacing w:val="29"/>
            <w:sz w:val="19"/>
            <w:szCs w:val="19"/>
          </w:rPr>
          <w:delText xml:space="preserve"> </w:delText>
        </w:r>
        <w:r w:rsidDel="009876E8">
          <w:rPr>
            <w:rFonts w:ascii="Georgia" w:eastAsia="Georgia" w:hAnsi="Georgia" w:cs="Georgia"/>
            <w:color w:val="000000"/>
            <w:sz w:val="19"/>
            <w:szCs w:val="19"/>
          </w:rPr>
          <w:delText>modality</w:delText>
        </w:r>
        <w:r w:rsidDel="009876E8">
          <w:rPr>
            <w:rFonts w:ascii="Georgia" w:eastAsia="Georgia" w:hAnsi="Georgia" w:cs="Georgia"/>
            <w:color w:val="000000"/>
            <w:spacing w:val="30"/>
            <w:sz w:val="19"/>
            <w:szCs w:val="19"/>
          </w:rPr>
          <w:delText xml:space="preserve"> </w:delText>
        </w:r>
        <w:r w:rsidDel="009876E8">
          <w:rPr>
            <w:rFonts w:ascii="Georgia" w:eastAsia="Georgia" w:hAnsi="Georgia" w:cs="Georgia"/>
            <w:color w:val="000000"/>
            <w:sz w:val="19"/>
            <w:szCs w:val="19"/>
          </w:rPr>
          <w:delText>canine</w:delText>
        </w:r>
        <w:r w:rsidDel="009876E8">
          <w:rPr>
            <w:rFonts w:ascii="Georgia" w:eastAsia="Georgia" w:hAnsi="Georgia" w:cs="Georgia"/>
            <w:color w:val="000000"/>
            <w:spacing w:val="27"/>
            <w:sz w:val="19"/>
            <w:szCs w:val="19"/>
          </w:rPr>
          <w:delText xml:space="preserve"> </w:delText>
        </w:r>
        <w:r w:rsidDel="009876E8">
          <w:rPr>
            <w:rFonts w:ascii="Georgia" w:eastAsia="Georgia" w:hAnsi="Georgia" w:cs="Georgia"/>
            <w:color w:val="000000"/>
            <w:sz w:val="19"/>
            <w:szCs w:val="19"/>
          </w:rPr>
          <w:delText>MRI</w:delText>
        </w:r>
        <w:r w:rsidDel="009876E8">
          <w:rPr>
            <w:rFonts w:ascii="Georgia" w:eastAsia="Georgia" w:hAnsi="Georgia" w:cs="Georgia"/>
            <w:color w:val="000000"/>
            <w:spacing w:val="23"/>
            <w:sz w:val="19"/>
            <w:szCs w:val="19"/>
          </w:rPr>
          <w:delText xml:space="preserve"> </w:delText>
        </w:r>
      </w:del>
      <w:r>
        <w:rPr>
          <w:rFonts w:ascii="Georgia" w:eastAsia="Georgia" w:hAnsi="Georgia" w:cs="Georgia"/>
          <w:color w:val="000000"/>
          <w:sz w:val="19"/>
          <w:szCs w:val="19"/>
        </w:rPr>
        <w:t>[49]</w:t>
      </w:r>
      <w:ins w:id="111" w:author="James Gee" w:date="2016-07-19T20:19:00Z">
        <w:r w:rsidR="009876E8">
          <w:rPr>
            <w:rFonts w:ascii="Georgia" w:eastAsia="Georgia" w:hAnsi="Georgia" w:cs="Georgia"/>
            <w:color w:val="000000"/>
            <w:sz w:val="19"/>
            <w:szCs w:val="19"/>
          </w:rPr>
          <w:t>.</w:t>
        </w:r>
      </w:ins>
      <w:del w:id="112" w:author="James Gee" w:date="2016-07-19T20:19:00Z">
        <w:r w:rsidDel="009876E8">
          <w:rPr>
            <w:rFonts w:ascii="Georgia" w:eastAsia="Georgia" w:hAnsi="Georgia" w:cs="Georgia"/>
            <w:color w:val="000000"/>
            <w:sz w:val="19"/>
            <w:szCs w:val="19"/>
          </w:rPr>
          <w:delText>,</w:delText>
        </w:r>
      </w:del>
      <w:r>
        <w:rPr>
          <w:rFonts w:ascii="Georgia" w:eastAsia="Georgia" w:hAnsi="Georgia" w:cs="Georgia"/>
          <w:color w:val="000000"/>
          <w:spacing w:val="27"/>
          <w:sz w:val="19"/>
          <w:szCs w:val="19"/>
        </w:rPr>
        <w:t xml:space="preserve"> </w:t>
      </w:r>
      <w:del w:id="113" w:author="James Gee" w:date="2016-07-19T20:15:00Z">
        <w:r w:rsidDel="009876E8">
          <w:rPr>
            <w:rFonts w:ascii="Georgia" w:eastAsia="Georgia" w:hAnsi="Georgia" w:cs="Georgia"/>
            <w:i/>
            <w:color w:val="000000"/>
            <w:sz w:val="19"/>
            <w:szCs w:val="19"/>
          </w:rPr>
          <w:delText>but</w:delText>
        </w:r>
        <w:r w:rsidDel="009876E8">
          <w:rPr>
            <w:rFonts w:ascii="Georgia" w:eastAsia="Georgia" w:hAnsi="Georgia" w:cs="Georgia"/>
            <w:i/>
            <w:color w:val="000000"/>
            <w:spacing w:val="14"/>
            <w:sz w:val="19"/>
            <w:szCs w:val="19"/>
          </w:rPr>
          <w:delText xml:space="preserve"> </w:delText>
        </w:r>
        <w:r w:rsidDel="009876E8">
          <w:rPr>
            <w:rFonts w:ascii="Georgia" w:eastAsia="Georgia" w:hAnsi="Georgia" w:cs="Georgia"/>
            <w:i/>
            <w:color w:val="000000"/>
            <w:sz w:val="19"/>
            <w:szCs w:val="19"/>
          </w:rPr>
          <w:delText>has</w:delText>
        </w:r>
        <w:r w:rsidDel="009876E8">
          <w:rPr>
            <w:rFonts w:ascii="Georgia" w:eastAsia="Georgia" w:hAnsi="Georgia" w:cs="Georgia"/>
            <w:i/>
            <w:color w:val="000000"/>
            <w:spacing w:val="14"/>
            <w:sz w:val="19"/>
            <w:szCs w:val="19"/>
          </w:rPr>
          <w:delText xml:space="preserve"> </w:delText>
        </w:r>
        <w:r w:rsidDel="009876E8">
          <w:rPr>
            <w:rFonts w:ascii="Georgia" w:eastAsia="Georgia" w:hAnsi="Georgia" w:cs="Georgia"/>
            <w:i/>
            <w:color w:val="000000"/>
            <w:sz w:val="19"/>
            <w:szCs w:val="19"/>
          </w:rPr>
          <w:delText>als</w:delText>
        </w:r>
      </w:del>
      <w:ins w:id="114" w:author="James Gee" w:date="2016-07-19T20:19:00Z">
        <w:r w:rsidR="009876E8">
          <w:rPr>
            <w:rFonts w:ascii="Georgia" w:eastAsia="Georgia" w:hAnsi="Georgia" w:cs="Georgia"/>
            <w:i/>
            <w:color w:val="000000"/>
            <w:spacing w:val="14"/>
            <w:sz w:val="19"/>
            <w:szCs w:val="19"/>
          </w:rPr>
          <w:t xml:space="preserve">Importantly, we have </w:t>
        </w:r>
      </w:ins>
      <w:del w:id="115" w:author="James Gee" w:date="2016-07-19T20:15:00Z">
        <w:r w:rsidDel="009876E8">
          <w:rPr>
            <w:rFonts w:ascii="Georgia" w:eastAsia="Georgia" w:hAnsi="Georgia" w:cs="Georgia"/>
            <w:i/>
            <w:color w:val="000000"/>
            <w:sz w:val="19"/>
            <w:szCs w:val="19"/>
          </w:rPr>
          <w:delText>o</w:delText>
        </w:r>
      </w:del>
      <w:del w:id="116" w:author="James Gee" w:date="2016-07-19T20:19:00Z">
        <w:r w:rsidDel="009876E8">
          <w:rPr>
            <w:rFonts w:ascii="Georgia" w:eastAsia="Georgia" w:hAnsi="Georgia" w:cs="Georgia"/>
            <w:i/>
            <w:color w:val="000000"/>
            <w:spacing w:val="14"/>
            <w:sz w:val="19"/>
            <w:szCs w:val="19"/>
          </w:rPr>
          <w:delText xml:space="preserve"> </w:delText>
        </w:r>
        <w:r w:rsidDel="009876E8">
          <w:rPr>
            <w:rFonts w:ascii="Georgia" w:eastAsia="Georgia" w:hAnsi="Georgia" w:cs="Georgia"/>
            <w:i/>
            <w:color w:val="000000"/>
            <w:sz w:val="19"/>
            <w:szCs w:val="19"/>
          </w:rPr>
          <w:delText>been</w:delText>
        </w:r>
      </w:del>
      <w:del w:id="117" w:author="James Gee" w:date="2016-07-19T20:20:00Z">
        <w:r w:rsidDel="009876E8">
          <w:rPr>
            <w:rFonts w:ascii="Georgia" w:eastAsia="Georgia" w:hAnsi="Georgia" w:cs="Georgia"/>
            <w:i/>
            <w:color w:val="000000"/>
            <w:spacing w:val="14"/>
            <w:sz w:val="19"/>
            <w:szCs w:val="19"/>
          </w:rPr>
          <w:delText xml:space="preserve"> </w:delText>
        </w:r>
      </w:del>
      <w:r>
        <w:rPr>
          <w:rFonts w:ascii="Georgia" w:eastAsia="Georgia" w:hAnsi="Georgia" w:cs="Georgia"/>
          <w:i/>
          <w:color w:val="000000"/>
          <w:sz w:val="19"/>
          <w:szCs w:val="19"/>
        </w:rPr>
        <w:t>successfully</w:t>
      </w:r>
      <w:r>
        <w:rPr>
          <w:rFonts w:ascii="Georgia" w:eastAsia="Georgia" w:hAnsi="Georgia" w:cs="Georgia"/>
          <w:i/>
          <w:color w:val="000000"/>
          <w:spacing w:val="14"/>
          <w:sz w:val="19"/>
          <w:szCs w:val="19"/>
        </w:rPr>
        <w:t xml:space="preserve"> </w:t>
      </w:r>
      <w:r>
        <w:rPr>
          <w:rFonts w:ascii="Georgia" w:eastAsia="Georgia" w:hAnsi="Georgia" w:cs="Georgia"/>
          <w:i/>
          <w:color w:val="000000"/>
          <w:sz w:val="19"/>
          <w:szCs w:val="19"/>
        </w:rPr>
        <w:t>extended</w:t>
      </w:r>
      <w:ins w:id="118" w:author="James Gee" w:date="2016-07-19T20:20:00Z">
        <w:r w:rsidR="009876E8">
          <w:rPr>
            <w:rFonts w:ascii="Georgia" w:eastAsia="Georgia" w:hAnsi="Georgia" w:cs="Georgia"/>
            <w:i/>
            <w:color w:val="000000"/>
            <w:sz w:val="19"/>
            <w:szCs w:val="19"/>
          </w:rPr>
          <w:t xml:space="preserve"> JLF</w:t>
        </w:r>
      </w:ins>
      <w:r>
        <w:rPr>
          <w:rFonts w:ascii="Georgia" w:eastAsia="Georgia" w:hAnsi="Georgia" w:cs="Georgia"/>
          <w:i/>
          <w:color w:val="000000"/>
          <w:spacing w:val="14"/>
          <w:sz w:val="19"/>
          <w:szCs w:val="19"/>
        </w:rPr>
        <w:t xml:space="preserve"> </w:t>
      </w:r>
      <w:r>
        <w:rPr>
          <w:rFonts w:ascii="Georgia" w:eastAsia="Georgia" w:hAnsi="Georgia" w:cs="Georgia"/>
          <w:i/>
          <w:color w:val="000000"/>
          <w:sz w:val="19"/>
          <w:szCs w:val="19"/>
        </w:rPr>
        <w:t>to</w:t>
      </w:r>
      <w:r>
        <w:rPr>
          <w:rFonts w:ascii="Georgia" w:eastAsia="Georgia" w:hAnsi="Georgia" w:cs="Georgia"/>
          <w:i/>
          <w:color w:val="000000"/>
          <w:spacing w:val="14"/>
          <w:sz w:val="19"/>
          <w:szCs w:val="19"/>
        </w:rPr>
        <w:t xml:space="preserve"> </w:t>
      </w:r>
      <w:r>
        <w:rPr>
          <w:rFonts w:ascii="Georgia" w:eastAsia="Georgia" w:hAnsi="Georgia" w:cs="Georgia"/>
          <w:i/>
          <w:color w:val="000000"/>
          <w:sz w:val="19"/>
          <w:szCs w:val="19"/>
        </w:rPr>
        <w:t>the</w:t>
      </w:r>
      <w:r>
        <w:rPr>
          <w:rFonts w:ascii="Georgia" w:eastAsia="Georgia" w:hAnsi="Georgia" w:cs="Georgia"/>
          <w:i/>
          <w:color w:val="000000"/>
          <w:spacing w:val="14"/>
          <w:sz w:val="19"/>
          <w:szCs w:val="19"/>
        </w:rPr>
        <w:t xml:space="preserve"> </w:t>
      </w:r>
      <w:r>
        <w:rPr>
          <w:rFonts w:ascii="Georgia" w:eastAsia="Georgia" w:hAnsi="Georgia" w:cs="Georgia"/>
          <w:i/>
          <w:color w:val="000000"/>
          <w:sz w:val="19"/>
          <w:szCs w:val="19"/>
        </w:rPr>
        <w:t>challenging</w:t>
      </w:r>
      <w:r>
        <w:rPr>
          <w:rFonts w:ascii="Georgia" w:eastAsia="Georgia" w:hAnsi="Georgia" w:cs="Georgia"/>
          <w:i/>
          <w:color w:val="000000"/>
          <w:spacing w:val="14"/>
          <w:sz w:val="19"/>
          <w:szCs w:val="19"/>
        </w:rPr>
        <w:t xml:space="preserve"> </w:t>
      </w:r>
      <w:r>
        <w:rPr>
          <w:rFonts w:ascii="Georgia" w:eastAsia="Georgia" w:hAnsi="Georgia" w:cs="Georgia"/>
          <w:i/>
          <w:color w:val="000000"/>
          <w:sz w:val="19"/>
          <w:szCs w:val="19"/>
        </w:rPr>
        <w:t>problem</w:t>
      </w:r>
      <w:r>
        <w:rPr>
          <w:rFonts w:ascii="Georgia" w:eastAsia="Georgia" w:hAnsi="Georgia" w:cs="Georgia"/>
          <w:i/>
          <w:color w:val="000000"/>
          <w:spacing w:val="14"/>
          <w:sz w:val="19"/>
          <w:szCs w:val="19"/>
        </w:rPr>
        <w:t xml:space="preserve"> </w:t>
      </w:r>
      <w:r>
        <w:rPr>
          <w:rFonts w:ascii="Georgia" w:eastAsia="Georgia" w:hAnsi="Georgia" w:cs="Georgia"/>
          <w:i/>
          <w:color w:val="000000"/>
          <w:sz w:val="19"/>
          <w:szCs w:val="19"/>
        </w:rPr>
        <w:t>of applying prior-based information to lung and lobe segmentation [50].</w:t>
      </w:r>
    </w:p>
    <w:p w14:paraId="5BDAD78E" w14:textId="27F6C439" w:rsidR="00E61F9D" w:rsidRDefault="005C64D6">
      <w:pPr>
        <w:spacing w:before="60" w:after="0" w:line="277" w:lineRule="auto"/>
        <w:ind w:left="120" w:right="84"/>
        <w:jc w:val="both"/>
        <w:rPr>
          <w:rFonts w:ascii="Georgia" w:eastAsia="Georgia" w:hAnsi="Georgia" w:cs="Georgia"/>
          <w:sz w:val="19"/>
          <w:szCs w:val="19"/>
        </w:rPr>
      </w:pPr>
      <w:proofErr w:type="gramStart"/>
      <w:r>
        <w:rPr>
          <w:rFonts w:ascii="Georgia" w:eastAsia="Georgia" w:hAnsi="Georgia" w:cs="Georgia"/>
          <w:b/>
          <w:bCs/>
          <w:sz w:val="19"/>
          <w:szCs w:val="19"/>
        </w:rPr>
        <w:t>Spatially</w:t>
      </w:r>
      <w:r>
        <w:rPr>
          <w:rFonts w:ascii="Georgia" w:eastAsia="Georgia" w:hAnsi="Georgia" w:cs="Georgia"/>
          <w:b/>
          <w:bCs/>
          <w:spacing w:val="22"/>
          <w:sz w:val="19"/>
          <w:szCs w:val="19"/>
        </w:rPr>
        <w:t xml:space="preserve"> </w:t>
      </w:r>
      <w:r>
        <w:rPr>
          <w:rFonts w:ascii="Georgia" w:eastAsia="Georgia" w:hAnsi="Georgia" w:cs="Georgia"/>
          <w:b/>
          <w:bCs/>
          <w:sz w:val="19"/>
          <w:szCs w:val="19"/>
        </w:rPr>
        <w:t>adaptive</w:t>
      </w:r>
      <w:r>
        <w:rPr>
          <w:rFonts w:ascii="Georgia" w:eastAsia="Georgia" w:hAnsi="Georgia" w:cs="Georgia"/>
          <w:b/>
          <w:bCs/>
          <w:spacing w:val="22"/>
          <w:sz w:val="19"/>
          <w:szCs w:val="19"/>
        </w:rPr>
        <w:t xml:space="preserve"> </w:t>
      </w:r>
      <w:proofErr w:type="spellStart"/>
      <w:r>
        <w:rPr>
          <w:rFonts w:ascii="Georgia" w:eastAsia="Georgia" w:hAnsi="Georgia" w:cs="Georgia"/>
          <w:b/>
          <w:bCs/>
          <w:sz w:val="19"/>
          <w:szCs w:val="19"/>
        </w:rPr>
        <w:t>denoising</w:t>
      </w:r>
      <w:proofErr w:type="spellEnd"/>
      <w:r>
        <w:rPr>
          <w:rFonts w:ascii="Georgia" w:eastAsia="Georgia" w:hAnsi="Georgia" w:cs="Georgia"/>
          <w:b/>
          <w:bCs/>
          <w:sz w:val="19"/>
          <w:szCs w:val="19"/>
        </w:rPr>
        <w:t>.</w:t>
      </w:r>
      <w:proofErr w:type="gramEnd"/>
      <w:r>
        <w:rPr>
          <w:rFonts w:ascii="Georgia" w:eastAsia="Georgia" w:hAnsi="Georgia" w:cs="Georgia"/>
          <w:b/>
          <w:bCs/>
          <w:spacing w:val="45"/>
          <w:sz w:val="19"/>
          <w:szCs w:val="19"/>
        </w:rPr>
        <w:t xml:space="preserve"> </w:t>
      </w:r>
      <w:proofErr w:type="spellStart"/>
      <w:ins w:id="119" w:author="James Gee" w:date="2016-07-20T10:27:00Z">
        <w:r w:rsidR="00841258">
          <w:rPr>
            <w:rFonts w:ascii="Georgia" w:eastAsia="Georgia" w:hAnsi="Georgia" w:cs="Georgia"/>
            <w:sz w:val="19"/>
            <w:szCs w:val="19"/>
          </w:rPr>
          <w:t>D</w:t>
        </w:r>
      </w:ins>
      <w:del w:id="120" w:author="James Gee" w:date="2016-07-20T10:27:00Z">
        <w:r w:rsidDel="00841258">
          <w:rPr>
            <w:rFonts w:ascii="Georgia" w:eastAsia="Georgia" w:hAnsi="Georgia" w:cs="Georgia"/>
            <w:sz w:val="19"/>
            <w:szCs w:val="19"/>
          </w:rPr>
          <w:delText>Patch-based</w:delText>
        </w:r>
        <w:r w:rsidDel="00841258">
          <w:rPr>
            <w:rFonts w:ascii="Georgia" w:eastAsia="Georgia" w:hAnsi="Georgia" w:cs="Georgia"/>
            <w:spacing w:val="26"/>
            <w:sz w:val="19"/>
            <w:szCs w:val="19"/>
          </w:rPr>
          <w:delText xml:space="preserve"> </w:delText>
        </w:r>
        <w:r w:rsidDel="00841258">
          <w:rPr>
            <w:rFonts w:ascii="Georgia" w:eastAsia="Georgia" w:hAnsi="Georgia" w:cs="Georgia"/>
            <w:sz w:val="19"/>
            <w:szCs w:val="19"/>
          </w:rPr>
          <w:delText>d</w:delText>
        </w:r>
      </w:del>
      <w:r>
        <w:rPr>
          <w:rFonts w:ascii="Georgia" w:eastAsia="Georgia" w:hAnsi="Georgia" w:cs="Georgia"/>
          <w:sz w:val="19"/>
          <w:szCs w:val="19"/>
        </w:rPr>
        <w:t>enoising</w:t>
      </w:r>
      <w:proofErr w:type="spellEnd"/>
      <w:r>
        <w:rPr>
          <w:rFonts w:ascii="Georgia" w:eastAsia="Georgia" w:hAnsi="Georgia" w:cs="Georgia"/>
          <w:spacing w:val="21"/>
          <w:sz w:val="19"/>
          <w:szCs w:val="19"/>
        </w:rPr>
        <w:t xml:space="preserve"> </w:t>
      </w:r>
      <w:r>
        <w:rPr>
          <w:rFonts w:ascii="Georgia" w:eastAsia="Georgia" w:hAnsi="Georgia" w:cs="Georgia"/>
          <w:sz w:val="19"/>
          <w:szCs w:val="19"/>
        </w:rPr>
        <w:t>is</w:t>
      </w:r>
      <w:r>
        <w:rPr>
          <w:rFonts w:ascii="Georgia" w:eastAsia="Georgia" w:hAnsi="Georgia" w:cs="Georgia"/>
          <w:spacing w:val="8"/>
          <w:sz w:val="19"/>
          <w:szCs w:val="19"/>
        </w:rPr>
        <w:t xml:space="preserve"> </w:t>
      </w:r>
      <w:r>
        <w:rPr>
          <w:rFonts w:ascii="Georgia" w:eastAsia="Georgia" w:hAnsi="Georgia" w:cs="Georgia"/>
          <w:sz w:val="19"/>
          <w:szCs w:val="19"/>
        </w:rPr>
        <w:t>critical</w:t>
      </w:r>
      <w:r>
        <w:rPr>
          <w:rFonts w:ascii="Georgia" w:eastAsia="Georgia" w:hAnsi="Georgia" w:cs="Georgia"/>
          <w:spacing w:val="17"/>
          <w:sz w:val="19"/>
          <w:szCs w:val="19"/>
        </w:rPr>
        <w:t xml:space="preserve"> </w:t>
      </w:r>
      <w:r>
        <w:rPr>
          <w:rFonts w:ascii="Georgia" w:eastAsia="Georgia" w:hAnsi="Georgia" w:cs="Georgia"/>
          <w:sz w:val="19"/>
          <w:szCs w:val="19"/>
        </w:rPr>
        <w:t>for</w:t>
      </w:r>
      <w:r>
        <w:rPr>
          <w:rFonts w:ascii="Georgia" w:eastAsia="Georgia" w:hAnsi="Georgia" w:cs="Georgia"/>
          <w:spacing w:val="10"/>
          <w:sz w:val="19"/>
          <w:szCs w:val="19"/>
        </w:rPr>
        <w:t xml:space="preserve"> </w:t>
      </w:r>
      <w:r>
        <w:rPr>
          <w:rFonts w:ascii="Georgia" w:eastAsia="Georgia" w:hAnsi="Georgia" w:cs="Georgia"/>
          <w:sz w:val="19"/>
          <w:szCs w:val="19"/>
        </w:rPr>
        <w:t>data</w:t>
      </w:r>
      <w:r>
        <w:rPr>
          <w:rFonts w:ascii="Georgia" w:eastAsia="Georgia" w:hAnsi="Georgia" w:cs="Georgia"/>
          <w:spacing w:val="12"/>
          <w:sz w:val="19"/>
          <w:szCs w:val="19"/>
        </w:rPr>
        <w:t xml:space="preserve"> </w:t>
      </w:r>
      <w:r>
        <w:rPr>
          <w:rFonts w:ascii="Georgia" w:eastAsia="Georgia" w:hAnsi="Georgia" w:cs="Georgia"/>
          <w:sz w:val="19"/>
          <w:szCs w:val="19"/>
        </w:rPr>
        <w:t>“cleaning”</w:t>
      </w:r>
      <w:r>
        <w:rPr>
          <w:rFonts w:ascii="Georgia" w:eastAsia="Georgia" w:hAnsi="Georgia" w:cs="Georgia"/>
          <w:spacing w:val="22"/>
          <w:sz w:val="19"/>
          <w:szCs w:val="19"/>
        </w:rPr>
        <w:t xml:space="preserve"> </w:t>
      </w:r>
      <w:r>
        <w:rPr>
          <w:rFonts w:ascii="Georgia" w:eastAsia="Georgia" w:hAnsi="Georgia" w:cs="Georgia"/>
          <w:sz w:val="19"/>
          <w:szCs w:val="19"/>
        </w:rPr>
        <w:t>prior</w:t>
      </w:r>
      <w:r>
        <w:rPr>
          <w:rFonts w:ascii="Georgia" w:eastAsia="Georgia" w:hAnsi="Georgia" w:cs="Georgia"/>
          <w:spacing w:val="13"/>
          <w:sz w:val="19"/>
          <w:szCs w:val="19"/>
        </w:rPr>
        <w:t xml:space="preserve"> </w:t>
      </w:r>
      <w:r>
        <w:rPr>
          <w:rFonts w:ascii="Georgia" w:eastAsia="Georgia" w:hAnsi="Georgia" w:cs="Georgia"/>
          <w:sz w:val="19"/>
          <w:szCs w:val="19"/>
        </w:rPr>
        <w:t>to</w:t>
      </w:r>
      <w:r>
        <w:rPr>
          <w:rFonts w:ascii="Georgia" w:eastAsia="Georgia" w:hAnsi="Georgia" w:cs="Georgia"/>
          <w:spacing w:val="8"/>
          <w:sz w:val="19"/>
          <w:szCs w:val="19"/>
        </w:rPr>
        <w:t xml:space="preserve"> </w:t>
      </w:r>
      <w:r>
        <w:rPr>
          <w:rFonts w:ascii="Georgia" w:eastAsia="Georgia" w:hAnsi="Georgia" w:cs="Georgia"/>
          <w:sz w:val="19"/>
          <w:szCs w:val="19"/>
        </w:rPr>
        <w:t>subsequent</w:t>
      </w:r>
      <w:r>
        <w:rPr>
          <w:rFonts w:ascii="Georgia" w:eastAsia="Georgia" w:hAnsi="Georgia" w:cs="Georgia"/>
          <w:spacing w:val="24"/>
          <w:sz w:val="19"/>
          <w:szCs w:val="19"/>
        </w:rPr>
        <w:t xml:space="preserve"> </w:t>
      </w:r>
      <w:r>
        <w:rPr>
          <w:rFonts w:ascii="Georgia" w:eastAsia="Georgia" w:hAnsi="Georgia" w:cs="Georgia"/>
          <w:sz w:val="19"/>
          <w:szCs w:val="19"/>
        </w:rPr>
        <w:t>processing</w:t>
      </w:r>
      <w:r>
        <w:rPr>
          <w:rFonts w:ascii="Georgia" w:eastAsia="Georgia" w:hAnsi="Georgia" w:cs="Georgia"/>
          <w:spacing w:val="23"/>
          <w:sz w:val="19"/>
          <w:szCs w:val="19"/>
        </w:rPr>
        <w:t xml:space="preserve"> </w:t>
      </w:r>
      <w:r>
        <w:rPr>
          <w:rFonts w:ascii="Georgia" w:eastAsia="Georgia" w:hAnsi="Georgia" w:cs="Georgia"/>
          <w:sz w:val="19"/>
          <w:szCs w:val="19"/>
        </w:rPr>
        <w:t>such</w:t>
      </w:r>
      <w:r>
        <w:rPr>
          <w:rFonts w:ascii="Georgia" w:eastAsia="Georgia" w:hAnsi="Georgia" w:cs="Georgia"/>
          <w:spacing w:val="13"/>
          <w:sz w:val="19"/>
          <w:szCs w:val="19"/>
        </w:rPr>
        <w:t xml:space="preserve"> </w:t>
      </w:r>
      <w:r>
        <w:rPr>
          <w:rFonts w:ascii="Georgia" w:eastAsia="Georgia" w:hAnsi="Georgia" w:cs="Georgia"/>
          <w:w w:val="102"/>
          <w:sz w:val="19"/>
          <w:szCs w:val="19"/>
        </w:rPr>
        <w:t xml:space="preserve">as </w:t>
      </w:r>
      <w:r>
        <w:rPr>
          <w:rFonts w:ascii="Georgia" w:eastAsia="Georgia" w:hAnsi="Georgia" w:cs="Georgia"/>
          <w:sz w:val="19"/>
          <w:szCs w:val="19"/>
        </w:rPr>
        <w:t>segmentation</w:t>
      </w:r>
      <w:r>
        <w:rPr>
          <w:rFonts w:ascii="Georgia" w:eastAsia="Georgia" w:hAnsi="Georgia" w:cs="Georgia"/>
          <w:spacing w:val="41"/>
          <w:sz w:val="19"/>
          <w:szCs w:val="19"/>
        </w:rPr>
        <w:t xml:space="preserve"> </w:t>
      </w:r>
      <w:r>
        <w:rPr>
          <w:rFonts w:ascii="Georgia" w:eastAsia="Georgia" w:hAnsi="Georgia" w:cs="Georgia"/>
          <w:sz w:val="19"/>
          <w:szCs w:val="19"/>
        </w:rPr>
        <w:t>or</w:t>
      </w:r>
      <w:r>
        <w:rPr>
          <w:rFonts w:ascii="Georgia" w:eastAsia="Georgia" w:hAnsi="Georgia" w:cs="Georgia"/>
          <w:spacing w:val="22"/>
          <w:sz w:val="19"/>
          <w:szCs w:val="19"/>
        </w:rPr>
        <w:t xml:space="preserve"> </w:t>
      </w:r>
      <w:r>
        <w:rPr>
          <w:rFonts w:ascii="Georgia" w:eastAsia="Georgia" w:hAnsi="Georgia" w:cs="Georgia"/>
          <w:sz w:val="19"/>
          <w:szCs w:val="19"/>
        </w:rPr>
        <w:t>spatial</w:t>
      </w:r>
      <w:r>
        <w:rPr>
          <w:rFonts w:ascii="Georgia" w:eastAsia="Georgia" w:hAnsi="Georgia" w:cs="Georgia"/>
          <w:spacing w:val="29"/>
          <w:sz w:val="19"/>
          <w:szCs w:val="19"/>
        </w:rPr>
        <w:t xml:space="preserve"> </w:t>
      </w:r>
      <w:r>
        <w:rPr>
          <w:rFonts w:ascii="Georgia" w:eastAsia="Georgia" w:hAnsi="Georgia" w:cs="Georgia"/>
          <w:sz w:val="19"/>
          <w:szCs w:val="19"/>
        </w:rPr>
        <w:t xml:space="preserve">normalization. </w:t>
      </w:r>
      <w:r>
        <w:rPr>
          <w:rFonts w:ascii="Georgia" w:eastAsia="Georgia" w:hAnsi="Georgia" w:cs="Georgia"/>
          <w:spacing w:val="46"/>
          <w:sz w:val="19"/>
          <w:szCs w:val="19"/>
        </w:rPr>
        <w:t xml:space="preserve"> </w:t>
      </w:r>
      <w:proofErr w:type="gramStart"/>
      <w:r>
        <w:rPr>
          <w:rFonts w:ascii="Georgia" w:eastAsia="Georgia" w:hAnsi="Georgia" w:cs="Georgia"/>
          <w:sz w:val="19"/>
          <w:szCs w:val="19"/>
        </w:rPr>
        <w:t>ANTs</w:t>
      </w:r>
      <w:r>
        <w:rPr>
          <w:rFonts w:ascii="Georgia" w:eastAsia="Georgia" w:hAnsi="Georgia" w:cs="Georgia"/>
          <w:spacing w:val="27"/>
          <w:sz w:val="19"/>
          <w:szCs w:val="19"/>
        </w:rPr>
        <w:t xml:space="preserve"> </w:t>
      </w:r>
      <w:r>
        <w:rPr>
          <w:rFonts w:ascii="Georgia" w:eastAsia="Georgia" w:hAnsi="Georgia" w:cs="Georgia"/>
          <w:sz w:val="19"/>
          <w:szCs w:val="19"/>
        </w:rPr>
        <w:t>implements</w:t>
      </w:r>
      <w:proofErr w:type="gramEnd"/>
      <w:r>
        <w:rPr>
          <w:rFonts w:ascii="Georgia" w:eastAsia="Georgia" w:hAnsi="Georgia" w:cs="Georgia"/>
          <w:spacing w:val="38"/>
          <w:sz w:val="19"/>
          <w:szCs w:val="19"/>
        </w:rPr>
        <w:t xml:space="preserve"> </w:t>
      </w:r>
      <w:r>
        <w:rPr>
          <w:rFonts w:ascii="Georgia" w:eastAsia="Georgia" w:hAnsi="Georgia" w:cs="Georgia"/>
          <w:sz w:val="19"/>
          <w:szCs w:val="19"/>
        </w:rPr>
        <w:t>a</w:t>
      </w:r>
      <w:r>
        <w:rPr>
          <w:rFonts w:ascii="Georgia" w:eastAsia="Georgia" w:hAnsi="Georgia" w:cs="Georgia"/>
          <w:spacing w:val="21"/>
          <w:sz w:val="19"/>
          <w:szCs w:val="19"/>
        </w:rPr>
        <w:t xml:space="preserve"> </w:t>
      </w:r>
      <w:r>
        <w:rPr>
          <w:rFonts w:ascii="Georgia" w:eastAsia="Georgia" w:hAnsi="Georgia" w:cs="Georgia"/>
          <w:sz w:val="19"/>
          <w:szCs w:val="19"/>
        </w:rPr>
        <w:t>state-of-the-art</w:t>
      </w:r>
      <w:r>
        <w:rPr>
          <w:rFonts w:ascii="Georgia" w:eastAsia="Georgia" w:hAnsi="Georgia" w:cs="Georgia"/>
          <w:spacing w:val="44"/>
          <w:sz w:val="19"/>
          <w:szCs w:val="19"/>
        </w:rPr>
        <w:t xml:space="preserve"> </w:t>
      </w:r>
      <w:r>
        <w:rPr>
          <w:rFonts w:ascii="Georgia" w:eastAsia="Georgia" w:hAnsi="Georgia" w:cs="Georgia"/>
          <w:sz w:val="19"/>
          <w:szCs w:val="19"/>
        </w:rPr>
        <w:t>spatially</w:t>
      </w:r>
      <w:r>
        <w:rPr>
          <w:rFonts w:ascii="Georgia" w:eastAsia="Georgia" w:hAnsi="Georgia" w:cs="Georgia"/>
          <w:spacing w:val="32"/>
          <w:sz w:val="19"/>
          <w:szCs w:val="19"/>
        </w:rPr>
        <w:t xml:space="preserve"> </w:t>
      </w:r>
      <w:r>
        <w:rPr>
          <w:rFonts w:ascii="Georgia" w:eastAsia="Georgia" w:hAnsi="Georgia" w:cs="Georgia"/>
          <w:sz w:val="19"/>
          <w:szCs w:val="19"/>
        </w:rPr>
        <w:t>adaptive</w:t>
      </w:r>
      <w:r>
        <w:rPr>
          <w:rFonts w:ascii="Georgia" w:eastAsia="Georgia" w:hAnsi="Georgia" w:cs="Georgia"/>
          <w:spacing w:val="32"/>
          <w:sz w:val="19"/>
          <w:szCs w:val="19"/>
        </w:rPr>
        <w:t xml:space="preserve"> </w:t>
      </w:r>
      <w:r>
        <w:rPr>
          <w:rFonts w:ascii="Georgia" w:eastAsia="Georgia" w:hAnsi="Georgia" w:cs="Georgia"/>
          <w:sz w:val="19"/>
          <w:szCs w:val="19"/>
        </w:rPr>
        <w:t>version</w:t>
      </w:r>
      <w:r>
        <w:rPr>
          <w:rFonts w:ascii="Georgia" w:eastAsia="Georgia" w:hAnsi="Georgia" w:cs="Georgia"/>
          <w:spacing w:val="30"/>
          <w:sz w:val="19"/>
          <w:szCs w:val="19"/>
        </w:rPr>
        <w:t xml:space="preserve"> </w:t>
      </w:r>
      <w:r>
        <w:rPr>
          <w:rFonts w:ascii="Georgia" w:eastAsia="Georgia" w:hAnsi="Georgia" w:cs="Georgia"/>
          <w:sz w:val="19"/>
          <w:szCs w:val="19"/>
        </w:rPr>
        <w:t>to</w:t>
      </w:r>
      <w:r>
        <w:rPr>
          <w:rFonts w:ascii="Georgia" w:eastAsia="Georgia" w:hAnsi="Georgia" w:cs="Georgia"/>
          <w:spacing w:val="21"/>
          <w:sz w:val="19"/>
          <w:szCs w:val="19"/>
        </w:rPr>
        <w:t xml:space="preserve"> </w:t>
      </w:r>
      <w:ins w:id="121" w:author="James Gee" w:date="2016-07-20T10:27:00Z">
        <w:r w:rsidR="00841258">
          <w:rPr>
            <w:rFonts w:ascii="Georgia" w:eastAsia="Georgia" w:hAnsi="Georgia" w:cs="Georgia"/>
            <w:spacing w:val="21"/>
            <w:sz w:val="19"/>
            <w:szCs w:val="19"/>
          </w:rPr>
          <w:t xml:space="preserve">patch-based </w:t>
        </w:r>
      </w:ins>
      <w:proofErr w:type="spellStart"/>
      <w:r>
        <w:rPr>
          <w:rFonts w:ascii="Georgia" w:eastAsia="Georgia" w:hAnsi="Georgia" w:cs="Georgia"/>
          <w:sz w:val="19"/>
          <w:szCs w:val="19"/>
        </w:rPr>
        <w:t>denoising</w:t>
      </w:r>
      <w:proofErr w:type="spellEnd"/>
      <w:r>
        <w:rPr>
          <w:rFonts w:ascii="Georgia" w:eastAsia="Georgia" w:hAnsi="Georgia" w:cs="Georgia"/>
          <w:spacing w:val="34"/>
          <w:sz w:val="19"/>
          <w:szCs w:val="19"/>
        </w:rPr>
        <w:t xml:space="preserve"> </w:t>
      </w:r>
      <w:r>
        <w:rPr>
          <w:rFonts w:ascii="Georgia" w:eastAsia="Georgia" w:hAnsi="Georgia" w:cs="Georgia"/>
          <w:w w:val="102"/>
          <w:sz w:val="19"/>
          <w:szCs w:val="19"/>
        </w:rPr>
        <w:t xml:space="preserve">recently </w:t>
      </w:r>
      <w:r>
        <w:rPr>
          <w:rFonts w:ascii="Georgia" w:eastAsia="Georgia" w:hAnsi="Georgia" w:cs="Georgia"/>
          <w:sz w:val="19"/>
          <w:szCs w:val="19"/>
        </w:rPr>
        <w:t>proposed</w:t>
      </w:r>
      <w:r>
        <w:rPr>
          <w:rFonts w:ascii="Georgia" w:eastAsia="Georgia" w:hAnsi="Georgia" w:cs="Georgia"/>
          <w:spacing w:val="17"/>
          <w:sz w:val="19"/>
          <w:szCs w:val="19"/>
        </w:rPr>
        <w:t xml:space="preserve"> </w:t>
      </w:r>
      <w:r>
        <w:rPr>
          <w:rFonts w:ascii="Georgia" w:eastAsia="Georgia" w:hAnsi="Georgia" w:cs="Georgia"/>
          <w:sz w:val="19"/>
          <w:szCs w:val="19"/>
        </w:rPr>
        <w:t>in</w:t>
      </w:r>
      <w:r>
        <w:rPr>
          <w:rFonts w:ascii="Georgia" w:eastAsia="Georgia" w:hAnsi="Georgia" w:cs="Georgia"/>
          <w:spacing w:val="6"/>
          <w:sz w:val="19"/>
          <w:szCs w:val="19"/>
        </w:rPr>
        <w:t xml:space="preserve"> </w:t>
      </w:r>
      <w:r>
        <w:rPr>
          <w:rFonts w:ascii="Georgia" w:eastAsia="Georgia" w:hAnsi="Georgia" w:cs="Georgia"/>
          <w:w w:val="102"/>
          <w:sz w:val="19"/>
          <w:szCs w:val="19"/>
        </w:rPr>
        <w:t>[51].</w:t>
      </w:r>
    </w:p>
    <w:p w14:paraId="758C403E" w14:textId="67578617" w:rsidR="00E61F9D" w:rsidRDefault="005C64D6">
      <w:pPr>
        <w:spacing w:before="59" w:after="0" w:line="277" w:lineRule="auto"/>
        <w:ind w:left="113" w:right="53" w:firstLine="7"/>
        <w:jc w:val="both"/>
        <w:rPr>
          <w:rFonts w:ascii="Georgia" w:eastAsia="Georgia" w:hAnsi="Georgia" w:cs="Georgia"/>
          <w:sz w:val="19"/>
          <w:szCs w:val="19"/>
        </w:rPr>
      </w:pPr>
      <w:proofErr w:type="gramStart"/>
      <w:r>
        <w:rPr>
          <w:rFonts w:ascii="Georgia" w:eastAsia="Georgia" w:hAnsi="Georgia" w:cs="Georgia"/>
          <w:b/>
          <w:bCs/>
          <w:sz w:val="19"/>
          <w:szCs w:val="19"/>
        </w:rPr>
        <w:t>Field-leading</w:t>
      </w:r>
      <w:r>
        <w:rPr>
          <w:rFonts w:ascii="Georgia" w:eastAsia="Georgia" w:hAnsi="Georgia" w:cs="Georgia"/>
          <w:b/>
          <w:bCs/>
          <w:spacing w:val="37"/>
          <w:sz w:val="19"/>
          <w:szCs w:val="19"/>
        </w:rPr>
        <w:t xml:space="preserve"> </w:t>
      </w:r>
      <w:r>
        <w:rPr>
          <w:rFonts w:ascii="Georgia" w:eastAsia="Georgia" w:hAnsi="Georgia" w:cs="Georgia"/>
          <w:b/>
          <w:bCs/>
          <w:sz w:val="19"/>
          <w:szCs w:val="19"/>
        </w:rPr>
        <w:t>open-source</w:t>
      </w:r>
      <w:r>
        <w:rPr>
          <w:rFonts w:ascii="Georgia" w:eastAsia="Georgia" w:hAnsi="Georgia" w:cs="Georgia"/>
          <w:b/>
          <w:bCs/>
          <w:spacing w:val="36"/>
          <w:sz w:val="19"/>
          <w:szCs w:val="19"/>
        </w:rPr>
        <w:t xml:space="preserve"> </w:t>
      </w:r>
      <w:r>
        <w:rPr>
          <w:rFonts w:ascii="Georgia" w:eastAsia="Georgia" w:hAnsi="Georgia" w:cs="Georgia"/>
          <w:b/>
          <w:bCs/>
          <w:sz w:val="19"/>
          <w:szCs w:val="19"/>
        </w:rPr>
        <w:t>implementations.</w:t>
      </w:r>
      <w:proofErr w:type="gramEnd"/>
      <w:r>
        <w:rPr>
          <w:rFonts w:ascii="Georgia" w:eastAsia="Georgia" w:hAnsi="Georgia" w:cs="Georgia"/>
          <w:b/>
          <w:bCs/>
          <w:sz w:val="19"/>
          <w:szCs w:val="19"/>
        </w:rPr>
        <w:t xml:space="preserve"> </w:t>
      </w:r>
      <w:r>
        <w:rPr>
          <w:rFonts w:ascii="Georgia" w:eastAsia="Georgia" w:hAnsi="Georgia" w:cs="Georgia"/>
          <w:b/>
          <w:bCs/>
          <w:spacing w:val="30"/>
          <w:sz w:val="19"/>
          <w:szCs w:val="19"/>
        </w:rPr>
        <w:t xml:space="preserve"> </w:t>
      </w:r>
      <w:r>
        <w:rPr>
          <w:rFonts w:ascii="Georgia" w:eastAsia="Georgia" w:hAnsi="Georgia" w:cs="Georgia"/>
          <w:sz w:val="19"/>
          <w:szCs w:val="19"/>
        </w:rPr>
        <w:t>The</w:t>
      </w:r>
      <w:r>
        <w:rPr>
          <w:rFonts w:ascii="Georgia" w:eastAsia="Georgia" w:hAnsi="Georgia" w:cs="Georgia"/>
          <w:spacing w:val="17"/>
          <w:sz w:val="19"/>
          <w:szCs w:val="19"/>
        </w:rPr>
        <w:t xml:space="preserve"> </w:t>
      </w:r>
      <w:r>
        <w:rPr>
          <w:rFonts w:ascii="Georgia" w:eastAsia="Georgia" w:hAnsi="Georgia" w:cs="Georgia"/>
          <w:sz w:val="19"/>
          <w:szCs w:val="19"/>
        </w:rPr>
        <w:t>previously</w:t>
      </w:r>
      <w:r>
        <w:rPr>
          <w:rFonts w:ascii="Georgia" w:eastAsia="Georgia" w:hAnsi="Georgia" w:cs="Georgia"/>
          <w:spacing w:val="28"/>
          <w:sz w:val="19"/>
          <w:szCs w:val="19"/>
        </w:rPr>
        <w:t xml:space="preserve"> </w:t>
      </w:r>
      <w:r>
        <w:rPr>
          <w:rFonts w:ascii="Georgia" w:eastAsia="Georgia" w:hAnsi="Georgia" w:cs="Georgia"/>
          <w:sz w:val="19"/>
          <w:szCs w:val="19"/>
        </w:rPr>
        <w:t>described</w:t>
      </w:r>
      <w:r>
        <w:rPr>
          <w:rFonts w:ascii="Georgia" w:eastAsia="Georgia" w:hAnsi="Georgia" w:cs="Georgia"/>
          <w:spacing w:val="27"/>
          <w:sz w:val="19"/>
          <w:szCs w:val="19"/>
        </w:rPr>
        <w:t xml:space="preserve"> </w:t>
      </w:r>
      <w:r>
        <w:rPr>
          <w:rFonts w:ascii="Georgia" w:eastAsia="Georgia" w:hAnsi="Georgia" w:cs="Georgia"/>
          <w:sz w:val="19"/>
          <w:szCs w:val="19"/>
        </w:rPr>
        <w:t>core</w:t>
      </w:r>
      <w:r>
        <w:rPr>
          <w:rFonts w:ascii="Georgia" w:eastAsia="Georgia" w:hAnsi="Georgia" w:cs="Georgia"/>
          <w:spacing w:val="18"/>
          <w:sz w:val="19"/>
          <w:szCs w:val="19"/>
        </w:rPr>
        <w:t xml:space="preserve"> </w:t>
      </w:r>
      <w:del w:id="122" w:author="James Gee" w:date="2016-07-20T10:28:00Z">
        <w:r w:rsidDel="00C2795C">
          <w:rPr>
            <w:rFonts w:ascii="Georgia" w:eastAsia="Georgia" w:hAnsi="Georgia" w:cs="Georgia"/>
            <w:sz w:val="19"/>
            <w:szCs w:val="19"/>
          </w:rPr>
          <w:delText>tools</w:delText>
        </w:r>
      </w:del>
      <w:ins w:id="123" w:author="James Gee" w:date="2016-07-20T10:28:00Z">
        <w:r w:rsidR="00C2795C">
          <w:rPr>
            <w:rFonts w:ascii="Georgia" w:eastAsia="Georgia" w:hAnsi="Georgia" w:cs="Georgia"/>
            <w:sz w:val="19"/>
            <w:szCs w:val="19"/>
          </w:rPr>
          <w:t>software functionality</w:t>
        </w:r>
      </w:ins>
      <w:r>
        <w:rPr>
          <w:rFonts w:ascii="Georgia" w:eastAsia="Georgia" w:hAnsi="Georgia" w:cs="Georgia"/>
          <w:sz w:val="19"/>
          <w:szCs w:val="19"/>
        </w:rPr>
        <w:t>,</w:t>
      </w:r>
      <w:r>
        <w:rPr>
          <w:rFonts w:ascii="Georgia" w:eastAsia="Georgia" w:hAnsi="Georgia" w:cs="Georgia"/>
          <w:spacing w:val="23"/>
          <w:sz w:val="19"/>
          <w:szCs w:val="19"/>
        </w:rPr>
        <w:t xml:space="preserve"> </w:t>
      </w:r>
      <w:r>
        <w:rPr>
          <w:rFonts w:ascii="Georgia" w:eastAsia="Georgia" w:hAnsi="Georgia" w:cs="Georgia"/>
          <w:sz w:val="19"/>
          <w:szCs w:val="19"/>
        </w:rPr>
        <w:t>as</w:t>
      </w:r>
      <w:r>
        <w:rPr>
          <w:rFonts w:ascii="Georgia" w:eastAsia="Georgia" w:hAnsi="Georgia" w:cs="Georgia"/>
          <w:spacing w:val="15"/>
          <w:sz w:val="19"/>
          <w:szCs w:val="19"/>
        </w:rPr>
        <w:t xml:space="preserve"> </w:t>
      </w:r>
      <w:r>
        <w:rPr>
          <w:rFonts w:ascii="Georgia" w:eastAsia="Georgia" w:hAnsi="Georgia" w:cs="Georgia"/>
          <w:sz w:val="19"/>
          <w:szCs w:val="19"/>
        </w:rPr>
        <w:t>well</w:t>
      </w:r>
      <w:r>
        <w:rPr>
          <w:rFonts w:ascii="Georgia" w:eastAsia="Georgia" w:hAnsi="Georgia" w:cs="Georgia"/>
          <w:spacing w:val="18"/>
          <w:sz w:val="19"/>
          <w:szCs w:val="19"/>
        </w:rPr>
        <w:t xml:space="preserve"> </w:t>
      </w:r>
      <w:r>
        <w:rPr>
          <w:rFonts w:ascii="Georgia" w:eastAsia="Georgia" w:hAnsi="Georgia" w:cs="Georgia"/>
          <w:sz w:val="19"/>
          <w:szCs w:val="19"/>
        </w:rPr>
        <w:t>as</w:t>
      </w:r>
      <w:r>
        <w:rPr>
          <w:rFonts w:ascii="Georgia" w:eastAsia="Georgia" w:hAnsi="Georgia" w:cs="Georgia"/>
          <w:spacing w:val="15"/>
          <w:sz w:val="19"/>
          <w:szCs w:val="19"/>
        </w:rPr>
        <w:t xml:space="preserve"> </w:t>
      </w:r>
      <w:r>
        <w:rPr>
          <w:rFonts w:ascii="Georgia" w:eastAsia="Georgia" w:hAnsi="Georgia" w:cs="Georgia"/>
          <w:sz w:val="19"/>
          <w:szCs w:val="19"/>
        </w:rPr>
        <w:t>several</w:t>
      </w:r>
      <w:r>
        <w:rPr>
          <w:rFonts w:ascii="Georgia" w:eastAsia="Georgia" w:hAnsi="Georgia" w:cs="Georgia"/>
          <w:spacing w:val="23"/>
          <w:sz w:val="19"/>
          <w:szCs w:val="19"/>
        </w:rPr>
        <w:t xml:space="preserve"> </w:t>
      </w:r>
      <w:r>
        <w:rPr>
          <w:rFonts w:ascii="Georgia" w:eastAsia="Georgia" w:hAnsi="Georgia" w:cs="Georgia"/>
          <w:sz w:val="19"/>
          <w:szCs w:val="19"/>
        </w:rPr>
        <w:t>others,</w:t>
      </w:r>
      <w:r>
        <w:rPr>
          <w:rFonts w:ascii="Georgia" w:eastAsia="Georgia" w:hAnsi="Georgia" w:cs="Georgia"/>
          <w:spacing w:val="25"/>
          <w:sz w:val="19"/>
          <w:szCs w:val="19"/>
        </w:rPr>
        <w:t xml:space="preserve"> </w:t>
      </w:r>
      <w:proofErr w:type="gramStart"/>
      <w:r>
        <w:rPr>
          <w:rFonts w:ascii="Georgia" w:eastAsia="Georgia" w:hAnsi="Georgia" w:cs="Georgia"/>
          <w:sz w:val="19"/>
          <w:szCs w:val="19"/>
        </w:rPr>
        <w:t>have</w:t>
      </w:r>
      <w:proofErr w:type="gramEnd"/>
      <w:r>
        <w:rPr>
          <w:rFonts w:ascii="Georgia" w:eastAsia="Georgia" w:hAnsi="Georgia" w:cs="Georgia"/>
          <w:spacing w:val="19"/>
          <w:sz w:val="19"/>
          <w:szCs w:val="19"/>
        </w:rPr>
        <w:t xml:space="preserve"> </w:t>
      </w:r>
      <w:r>
        <w:rPr>
          <w:rFonts w:ascii="Georgia" w:eastAsia="Georgia" w:hAnsi="Georgia" w:cs="Georgia"/>
          <w:w w:val="102"/>
          <w:sz w:val="19"/>
          <w:szCs w:val="19"/>
        </w:rPr>
        <w:t xml:space="preserve">been </w:t>
      </w:r>
      <w:r>
        <w:rPr>
          <w:rFonts w:ascii="Georgia" w:eastAsia="Georgia" w:hAnsi="Georgia" w:cs="Georgia"/>
          <w:sz w:val="19"/>
          <w:szCs w:val="19"/>
        </w:rPr>
        <w:t>part</w:t>
      </w:r>
      <w:r>
        <w:rPr>
          <w:rFonts w:ascii="Georgia" w:eastAsia="Georgia" w:hAnsi="Georgia" w:cs="Georgia"/>
          <w:spacing w:val="10"/>
          <w:sz w:val="19"/>
          <w:szCs w:val="19"/>
        </w:rPr>
        <w:t xml:space="preserve"> </w:t>
      </w:r>
      <w:r>
        <w:rPr>
          <w:rFonts w:ascii="Georgia" w:eastAsia="Georgia" w:hAnsi="Georgia" w:cs="Georgia"/>
          <w:sz w:val="19"/>
          <w:szCs w:val="19"/>
        </w:rPr>
        <w:t>of</w:t>
      </w:r>
      <w:r>
        <w:rPr>
          <w:rFonts w:ascii="Georgia" w:eastAsia="Georgia" w:hAnsi="Georgia" w:cs="Georgia"/>
          <w:spacing w:val="6"/>
          <w:sz w:val="19"/>
          <w:szCs w:val="19"/>
        </w:rPr>
        <w:t xml:space="preserve"> </w:t>
      </w:r>
      <w:r>
        <w:rPr>
          <w:rFonts w:ascii="Georgia" w:eastAsia="Georgia" w:hAnsi="Georgia" w:cs="Georgia"/>
          <w:sz w:val="19"/>
          <w:szCs w:val="19"/>
        </w:rPr>
        <w:t>ANTs</w:t>
      </w:r>
      <w:r>
        <w:rPr>
          <w:rFonts w:ascii="Georgia" w:eastAsia="Georgia" w:hAnsi="Georgia" w:cs="Georgia"/>
          <w:spacing w:val="12"/>
          <w:sz w:val="19"/>
          <w:szCs w:val="19"/>
        </w:rPr>
        <w:t xml:space="preserve"> </w:t>
      </w:r>
      <w:r>
        <w:rPr>
          <w:rFonts w:ascii="Georgia" w:eastAsia="Georgia" w:hAnsi="Georgia" w:cs="Georgia"/>
          <w:sz w:val="19"/>
          <w:szCs w:val="19"/>
        </w:rPr>
        <w:t>and</w:t>
      </w:r>
      <w:r>
        <w:rPr>
          <w:rFonts w:ascii="Georgia" w:eastAsia="Georgia" w:hAnsi="Georgia" w:cs="Georgia"/>
          <w:spacing w:val="9"/>
          <w:sz w:val="19"/>
          <w:szCs w:val="19"/>
        </w:rPr>
        <w:t xml:space="preserve"> </w:t>
      </w:r>
      <w:r>
        <w:rPr>
          <w:rFonts w:ascii="Georgia" w:eastAsia="Georgia" w:hAnsi="Georgia" w:cs="Georgia"/>
          <w:sz w:val="19"/>
          <w:szCs w:val="19"/>
        </w:rPr>
        <w:t>ITK</w:t>
      </w:r>
      <w:r>
        <w:rPr>
          <w:rFonts w:ascii="Georgia" w:eastAsia="Georgia" w:hAnsi="Georgia" w:cs="Georgia"/>
          <w:spacing w:val="9"/>
          <w:sz w:val="19"/>
          <w:szCs w:val="19"/>
        </w:rPr>
        <w:t xml:space="preserve"> </w:t>
      </w:r>
      <w:r>
        <w:rPr>
          <w:rFonts w:ascii="Georgia" w:eastAsia="Georgia" w:hAnsi="Georgia" w:cs="Georgia"/>
          <w:sz w:val="19"/>
          <w:szCs w:val="19"/>
        </w:rPr>
        <w:t>development</w:t>
      </w:r>
      <w:r>
        <w:rPr>
          <w:rFonts w:ascii="Georgia" w:eastAsia="Georgia" w:hAnsi="Georgia" w:cs="Georgia"/>
          <w:spacing w:val="25"/>
          <w:sz w:val="19"/>
          <w:szCs w:val="19"/>
        </w:rPr>
        <w:t xml:space="preserve"> </w:t>
      </w:r>
      <w:r>
        <w:rPr>
          <w:rFonts w:ascii="Georgia" w:eastAsia="Georgia" w:hAnsi="Georgia" w:cs="Georgia"/>
          <w:sz w:val="19"/>
          <w:szCs w:val="19"/>
        </w:rPr>
        <w:t>efforts</w:t>
      </w:r>
      <w:r>
        <w:rPr>
          <w:rFonts w:ascii="Georgia" w:eastAsia="Georgia" w:hAnsi="Georgia" w:cs="Georgia"/>
          <w:spacing w:val="14"/>
          <w:sz w:val="19"/>
          <w:szCs w:val="19"/>
        </w:rPr>
        <w:t xml:space="preserve"> </w:t>
      </w:r>
      <w:r>
        <w:rPr>
          <w:rFonts w:ascii="Georgia" w:eastAsia="Georgia" w:hAnsi="Georgia" w:cs="Georgia"/>
          <w:sz w:val="19"/>
          <w:szCs w:val="19"/>
        </w:rPr>
        <w:t>for</w:t>
      </w:r>
      <w:r>
        <w:rPr>
          <w:rFonts w:ascii="Georgia" w:eastAsia="Georgia" w:hAnsi="Georgia" w:cs="Georgia"/>
          <w:spacing w:val="8"/>
          <w:sz w:val="19"/>
          <w:szCs w:val="19"/>
        </w:rPr>
        <w:t xml:space="preserve"> </w:t>
      </w:r>
      <w:r>
        <w:rPr>
          <w:rFonts w:ascii="Georgia" w:eastAsia="Georgia" w:hAnsi="Georgia" w:cs="Georgia"/>
          <w:sz w:val="19"/>
          <w:szCs w:val="19"/>
        </w:rPr>
        <w:t>more</w:t>
      </w:r>
      <w:r>
        <w:rPr>
          <w:rFonts w:ascii="Georgia" w:eastAsia="Georgia" w:hAnsi="Georgia" w:cs="Georgia"/>
          <w:spacing w:val="12"/>
          <w:sz w:val="19"/>
          <w:szCs w:val="19"/>
        </w:rPr>
        <w:t xml:space="preserve"> </w:t>
      </w:r>
      <w:r>
        <w:rPr>
          <w:rFonts w:ascii="Georgia" w:eastAsia="Georgia" w:hAnsi="Georgia" w:cs="Georgia"/>
          <w:sz w:val="19"/>
          <w:szCs w:val="19"/>
        </w:rPr>
        <w:t>than</w:t>
      </w:r>
      <w:r>
        <w:rPr>
          <w:rFonts w:ascii="Georgia" w:eastAsia="Georgia" w:hAnsi="Georgia" w:cs="Georgia"/>
          <w:spacing w:val="11"/>
          <w:sz w:val="19"/>
          <w:szCs w:val="19"/>
        </w:rPr>
        <w:t xml:space="preserve"> </w:t>
      </w:r>
      <w:r>
        <w:rPr>
          <w:rFonts w:ascii="Georgia" w:eastAsia="Georgia" w:hAnsi="Georgia" w:cs="Georgia"/>
          <w:sz w:val="19"/>
          <w:szCs w:val="19"/>
        </w:rPr>
        <w:t>a</w:t>
      </w:r>
      <w:r>
        <w:rPr>
          <w:rFonts w:ascii="Georgia" w:eastAsia="Georgia" w:hAnsi="Georgia" w:cs="Georgia"/>
          <w:spacing w:val="6"/>
          <w:sz w:val="19"/>
          <w:szCs w:val="19"/>
        </w:rPr>
        <w:t xml:space="preserve"> </w:t>
      </w:r>
      <w:r>
        <w:rPr>
          <w:rFonts w:ascii="Georgia" w:eastAsia="Georgia" w:hAnsi="Georgia" w:cs="Georgia"/>
          <w:sz w:val="19"/>
          <w:szCs w:val="19"/>
        </w:rPr>
        <w:t>decade.</w:t>
      </w:r>
      <w:r>
        <w:rPr>
          <w:rFonts w:ascii="Georgia" w:eastAsia="Georgia" w:hAnsi="Georgia" w:cs="Georgia"/>
          <w:spacing w:val="35"/>
          <w:sz w:val="19"/>
          <w:szCs w:val="19"/>
        </w:rPr>
        <w:t xml:space="preserve"> </w:t>
      </w:r>
      <w:r>
        <w:rPr>
          <w:rFonts w:ascii="Georgia" w:eastAsia="Georgia" w:hAnsi="Georgia" w:cs="Georgia"/>
          <w:sz w:val="19"/>
          <w:szCs w:val="19"/>
        </w:rPr>
        <w:t>The</w:t>
      </w:r>
      <w:r>
        <w:rPr>
          <w:rFonts w:ascii="Georgia" w:eastAsia="Georgia" w:hAnsi="Georgia" w:cs="Georgia"/>
          <w:spacing w:val="9"/>
          <w:sz w:val="19"/>
          <w:szCs w:val="19"/>
        </w:rPr>
        <w:t xml:space="preserve"> </w:t>
      </w:r>
      <w:r>
        <w:rPr>
          <w:rFonts w:ascii="Georgia" w:eastAsia="Georgia" w:hAnsi="Georgia" w:cs="Georgia"/>
          <w:sz w:val="19"/>
          <w:szCs w:val="19"/>
        </w:rPr>
        <w:t>deficiency</w:t>
      </w:r>
      <w:r>
        <w:rPr>
          <w:rFonts w:ascii="Georgia" w:eastAsia="Georgia" w:hAnsi="Georgia" w:cs="Georgia"/>
          <w:spacing w:val="20"/>
          <w:sz w:val="19"/>
          <w:szCs w:val="19"/>
        </w:rPr>
        <w:t xml:space="preserve"> </w:t>
      </w:r>
      <w:r>
        <w:rPr>
          <w:rFonts w:ascii="Georgia" w:eastAsia="Georgia" w:hAnsi="Georgia" w:cs="Georgia"/>
          <w:sz w:val="19"/>
          <w:szCs w:val="19"/>
        </w:rPr>
        <w:t>of</w:t>
      </w:r>
      <w:r>
        <w:rPr>
          <w:rFonts w:ascii="Georgia" w:eastAsia="Georgia" w:hAnsi="Georgia" w:cs="Georgia"/>
          <w:spacing w:val="6"/>
          <w:sz w:val="19"/>
          <w:szCs w:val="19"/>
        </w:rPr>
        <w:t xml:space="preserve"> </w:t>
      </w:r>
      <w:r>
        <w:rPr>
          <w:rFonts w:ascii="Georgia" w:eastAsia="Georgia" w:hAnsi="Georgia" w:cs="Georgia"/>
          <w:sz w:val="19"/>
          <w:szCs w:val="19"/>
        </w:rPr>
        <w:t>publicly</w:t>
      </w:r>
      <w:r>
        <w:rPr>
          <w:rFonts w:ascii="Georgia" w:eastAsia="Georgia" w:hAnsi="Georgia" w:cs="Georgia"/>
          <w:spacing w:val="16"/>
          <w:sz w:val="19"/>
          <w:szCs w:val="19"/>
        </w:rPr>
        <w:t xml:space="preserve"> </w:t>
      </w:r>
      <w:r>
        <w:rPr>
          <w:rFonts w:ascii="Georgia" w:eastAsia="Georgia" w:hAnsi="Georgia" w:cs="Georgia"/>
          <w:sz w:val="19"/>
          <w:szCs w:val="19"/>
        </w:rPr>
        <w:t>available</w:t>
      </w:r>
      <w:r>
        <w:rPr>
          <w:rFonts w:ascii="Georgia" w:eastAsia="Georgia" w:hAnsi="Georgia" w:cs="Georgia"/>
          <w:spacing w:val="18"/>
          <w:sz w:val="19"/>
          <w:szCs w:val="19"/>
        </w:rPr>
        <w:t xml:space="preserve"> </w:t>
      </w:r>
      <w:r>
        <w:rPr>
          <w:rFonts w:ascii="Georgia" w:eastAsia="Georgia" w:hAnsi="Georgia" w:cs="Georgia"/>
          <w:sz w:val="19"/>
          <w:szCs w:val="19"/>
        </w:rPr>
        <w:t>tools</w:t>
      </w:r>
      <w:r>
        <w:rPr>
          <w:rFonts w:ascii="Georgia" w:eastAsia="Georgia" w:hAnsi="Georgia" w:cs="Georgia"/>
          <w:spacing w:val="11"/>
          <w:sz w:val="19"/>
          <w:szCs w:val="19"/>
        </w:rPr>
        <w:t xml:space="preserve"> </w:t>
      </w:r>
      <w:r>
        <w:rPr>
          <w:rFonts w:ascii="Georgia" w:eastAsia="Georgia" w:hAnsi="Georgia" w:cs="Georgia"/>
          <w:sz w:val="19"/>
          <w:szCs w:val="19"/>
        </w:rPr>
        <w:t>within</w:t>
      </w:r>
      <w:r>
        <w:rPr>
          <w:rFonts w:ascii="Georgia" w:eastAsia="Georgia" w:hAnsi="Georgia" w:cs="Georgia"/>
          <w:spacing w:val="14"/>
          <w:sz w:val="19"/>
          <w:szCs w:val="19"/>
        </w:rPr>
        <w:t xml:space="preserve"> </w:t>
      </w:r>
      <w:r>
        <w:rPr>
          <w:rFonts w:ascii="Georgia" w:eastAsia="Georgia" w:hAnsi="Georgia" w:cs="Georgia"/>
          <w:sz w:val="19"/>
          <w:szCs w:val="19"/>
        </w:rPr>
        <w:t>the</w:t>
      </w:r>
      <w:r>
        <w:rPr>
          <w:rFonts w:ascii="Georgia" w:eastAsia="Georgia" w:hAnsi="Georgia" w:cs="Georgia"/>
          <w:spacing w:val="8"/>
          <w:sz w:val="19"/>
          <w:szCs w:val="19"/>
        </w:rPr>
        <w:t xml:space="preserve"> </w:t>
      </w:r>
      <w:proofErr w:type="spellStart"/>
      <w:r>
        <w:rPr>
          <w:rFonts w:ascii="Georgia" w:eastAsia="Georgia" w:hAnsi="Georgia" w:cs="Georgia"/>
          <w:w w:val="102"/>
          <w:sz w:val="19"/>
          <w:szCs w:val="19"/>
        </w:rPr>
        <w:t>neuro</w:t>
      </w:r>
      <w:proofErr w:type="spellEnd"/>
      <w:r>
        <w:rPr>
          <w:rFonts w:ascii="Georgia" w:eastAsia="Georgia" w:hAnsi="Georgia" w:cs="Georgia"/>
          <w:w w:val="102"/>
          <w:sz w:val="19"/>
          <w:szCs w:val="19"/>
        </w:rPr>
        <w:t xml:space="preserve">- </w:t>
      </w:r>
      <w:r>
        <w:rPr>
          <w:rFonts w:ascii="Georgia" w:eastAsia="Georgia" w:hAnsi="Georgia" w:cs="Georgia"/>
          <w:sz w:val="19"/>
          <w:szCs w:val="19"/>
        </w:rPr>
        <w:t>science</w:t>
      </w:r>
      <w:r>
        <w:rPr>
          <w:rFonts w:ascii="Georgia" w:eastAsia="Georgia" w:hAnsi="Georgia" w:cs="Georgia"/>
          <w:spacing w:val="12"/>
          <w:sz w:val="19"/>
          <w:szCs w:val="19"/>
        </w:rPr>
        <w:t xml:space="preserve"> </w:t>
      </w:r>
      <w:r>
        <w:rPr>
          <w:rFonts w:ascii="Georgia" w:eastAsia="Georgia" w:hAnsi="Georgia" w:cs="Georgia"/>
          <w:sz w:val="19"/>
          <w:szCs w:val="19"/>
        </w:rPr>
        <w:t>community</w:t>
      </w:r>
      <w:r>
        <w:rPr>
          <w:rFonts w:ascii="Georgia" w:eastAsia="Georgia" w:hAnsi="Georgia" w:cs="Georgia"/>
          <w:spacing w:val="19"/>
          <w:sz w:val="19"/>
          <w:szCs w:val="19"/>
        </w:rPr>
        <w:t xml:space="preserve"> </w:t>
      </w:r>
      <w:r>
        <w:rPr>
          <w:rFonts w:ascii="Georgia" w:eastAsia="Georgia" w:hAnsi="Georgia" w:cs="Georgia"/>
          <w:sz w:val="19"/>
          <w:szCs w:val="19"/>
        </w:rPr>
        <w:t>was</w:t>
      </w:r>
      <w:r>
        <w:rPr>
          <w:rFonts w:ascii="Georgia" w:eastAsia="Georgia" w:hAnsi="Georgia" w:cs="Georgia"/>
          <w:spacing w:val="6"/>
          <w:sz w:val="19"/>
          <w:szCs w:val="19"/>
        </w:rPr>
        <w:t xml:space="preserve"> </w:t>
      </w:r>
      <w:r>
        <w:rPr>
          <w:rFonts w:ascii="Georgia" w:eastAsia="Georgia" w:hAnsi="Georgia" w:cs="Georgia"/>
          <w:sz w:val="19"/>
          <w:szCs w:val="19"/>
        </w:rPr>
        <w:t>the</w:t>
      </w:r>
      <w:r>
        <w:rPr>
          <w:rFonts w:ascii="Georgia" w:eastAsia="Georgia" w:hAnsi="Georgia" w:cs="Georgia"/>
          <w:spacing w:val="5"/>
          <w:sz w:val="19"/>
          <w:szCs w:val="19"/>
        </w:rPr>
        <w:t xml:space="preserve"> </w:t>
      </w:r>
      <w:r>
        <w:rPr>
          <w:rFonts w:ascii="Georgia" w:eastAsia="Georgia" w:hAnsi="Georgia" w:cs="Georgia"/>
          <w:sz w:val="19"/>
          <w:szCs w:val="19"/>
        </w:rPr>
        <w:t>original</w:t>
      </w:r>
      <w:r>
        <w:rPr>
          <w:rFonts w:ascii="Georgia" w:eastAsia="Georgia" w:hAnsi="Georgia" w:cs="Georgia"/>
          <w:spacing w:val="13"/>
          <w:sz w:val="19"/>
          <w:szCs w:val="19"/>
        </w:rPr>
        <w:t xml:space="preserve"> </w:t>
      </w:r>
      <w:r>
        <w:rPr>
          <w:rFonts w:ascii="Georgia" w:eastAsia="Georgia" w:hAnsi="Georgia" w:cs="Georgia"/>
          <w:sz w:val="19"/>
          <w:szCs w:val="19"/>
        </w:rPr>
        <w:t>motivation</w:t>
      </w:r>
      <w:r>
        <w:rPr>
          <w:rFonts w:ascii="Georgia" w:eastAsia="Georgia" w:hAnsi="Georgia" w:cs="Georgia"/>
          <w:spacing w:val="18"/>
          <w:sz w:val="19"/>
          <w:szCs w:val="19"/>
        </w:rPr>
        <w:t xml:space="preserve"> </w:t>
      </w:r>
      <w:r>
        <w:rPr>
          <w:rFonts w:ascii="Georgia" w:eastAsia="Georgia" w:hAnsi="Georgia" w:cs="Georgia"/>
          <w:sz w:val="19"/>
          <w:szCs w:val="19"/>
        </w:rPr>
        <w:t>for</w:t>
      </w:r>
      <w:r>
        <w:rPr>
          <w:rFonts w:ascii="Georgia" w:eastAsia="Georgia" w:hAnsi="Georgia" w:cs="Georgia"/>
          <w:spacing w:val="5"/>
          <w:sz w:val="19"/>
          <w:szCs w:val="19"/>
        </w:rPr>
        <w:t xml:space="preserve"> </w:t>
      </w:r>
      <w:r>
        <w:rPr>
          <w:rFonts w:ascii="Georgia" w:eastAsia="Georgia" w:hAnsi="Georgia" w:cs="Georgia"/>
          <w:sz w:val="19"/>
          <w:szCs w:val="19"/>
        </w:rPr>
        <w:t>the</w:t>
      </w:r>
      <w:r>
        <w:rPr>
          <w:rFonts w:ascii="Georgia" w:eastAsia="Georgia" w:hAnsi="Georgia" w:cs="Georgia"/>
          <w:spacing w:val="5"/>
          <w:sz w:val="19"/>
          <w:szCs w:val="19"/>
        </w:rPr>
        <w:t xml:space="preserve"> </w:t>
      </w:r>
      <w:r>
        <w:rPr>
          <w:rFonts w:ascii="Georgia" w:eastAsia="Georgia" w:hAnsi="Georgia" w:cs="Georgia"/>
          <w:sz w:val="19"/>
          <w:szCs w:val="19"/>
        </w:rPr>
        <w:t>inception</w:t>
      </w:r>
      <w:r>
        <w:rPr>
          <w:rFonts w:ascii="Georgia" w:eastAsia="Georgia" w:hAnsi="Georgia" w:cs="Georgia"/>
          <w:spacing w:val="16"/>
          <w:sz w:val="19"/>
          <w:szCs w:val="19"/>
        </w:rPr>
        <w:t xml:space="preserve"> </w:t>
      </w:r>
      <w:r>
        <w:rPr>
          <w:rFonts w:ascii="Georgia" w:eastAsia="Georgia" w:hAnsi="Georgia" w:cs="Georgia"/>
          <w:sz w:val="19"/>
          <w:szCs w:val="19"/>
        </w:rPr>
        <w:t>and</w:t>
      </w:r>
      <w:r>
        <w:rPr>
          <w:rFonts w:ascii="Georgia" w:eastAsia="Georgia" w:hAnsi="Georgia" w:cs="Georgia"/>
          <w:spacing w:val="6"/>
          <w:sz w:val="19"/>
          <w:szCs w:val="19"/>
        </w:rPr>
        <w:t xml:space="preserve"> </w:t>
      </w:r>
      <w:r>
        <w:rPr>
          <w:rFonts w:ascii="Georgia" w:eastAsia="Georgia" w:hAnsi="Georgia" w:cs="Georgia"/>
          <w:sz w:val="19"/>
          <w:szCs w:val="19"/>
        </w:rPr>
        <w:t>continued</w:t>
      </w:r>
      <w:r>
        <w:rPr>
          <w:rFonts w:ascii="Georgia" w:eastAsia="Georgia" w:hAnsi="Georgia" w:cs="Georgia"/>
          <w:spacing w:val="17"/>
          <w:sz w:val="19"/>
          <w:szCs w:val="19"/>
        </w:rPr>
        <w:t xml:space="preserve"> </w:t>
      </w:r>
      <w:r>
        <w:rPr>
          <w:rFonts w:ascii="Georgia" w:eastAsia="Georgia" w:hAnsi="Georgia" w:cs="Georgia"/>
          <w:sz w:val="19"/>
          <w:szCs w:val="19"/>
        </w:rPr>
        <w:t>development</w:t>
      </w:r>
      <w:r>
        <w:rPr>
          <w:rFonts w:ascii="Georgia" w:eastAsia="Georgia" w:hAnsi="Georgia" w:cs="Georgia"/>
          <w:spacing w:val="22"/>
          <w:sz w:val="19"/>
          <w:szCs w:val="19"/>
        </w:rPr>
        <w:t xml:space="preserve"> </w:t>
      </w:r>
      <w:r>
        <w:rPr>
          <w:rFonts w:ascii="Georgia" w:eastAsia="Georgia" w:hAnsi="Georgia" w:cs="Georgia"/>
          <w:sz w:val="19"/>
          <w:szCs w:val="19"/>
        </w:rPr>
        <w:t>of</w:t>
      </w:r>
      <w:r>
        <w:rPr>
          <w:rFonts w:ascii="Georgia" w:eastAsia="Georgia" w:hAnsi="Georgia" w:cs="Georgia"/>
          <w:spacing w:val="3"/>
          <w:sz w:val="19"/>
          <w:szCs w:val="19"/>
        </w:rPr>
        <w:t xml:space="preserve"> </w:t>
      </w:r>
      <w:r>
        <w:rPr>
          <w:rFonts w:ascii="Georgia" w:eastAsia="Georgia" w:hAnsi="Georgia" w:cs="Georgia"/>
          <w:sz w:val="19"/>
          <w:szCs w:val="19"/>
        </w:rPr>
        <w:t>ANTs.</w:t>
      </w:r>
      <w:r>
        <w:rPr>
          <w:rFonts w:ascii="Georgia" w:eastAsia="Georgia" w:hAnsi="Georgia" w:cs="Georgia"/>
          <w:spacing w:val="27"/>
          <w:sz w:val="19"/>
          <w:szCs w:val="19"/>
        </w:rPr>
        <w:t xml:space="preserve"> </w:t>
      </w:r>
      <w:r>
        <w:rPr>
          <w:rFonts w:ascii="Georgia" w:eastAsia="Georgia" w:hAnsi="Georgia" w:cs="Georgia"/>
          <w:sz w:val="19"/>
          <w:szCs w:val="19"/>
        </w:rPr>
        <w:t>As</w:t>
      </w:r>
      <w:r>
        <w:rPr>
          <w:rFonts w:ascii="Georgia" w:eastAsia="Georgia" w:hAnsi="Georgia" w:cs="Georgia"/>
          <w:spacing w:val="4"/>
          <w:sz w:val="19"/>
          <w:szCs w:val="19"/>
        </w:rPr>
        <w:t xml:space="preserve"> </w:t>
      </w:r>
      <w:r>
        <w:rPr>
          <w:rFonts w:ascii="Georgia" w:eastAsia="Georgia" w:hAnsi="Georgia" w:cs="Georgia"/>
          <w:sz w:val="19"/>
          <w:szCs w:val="19"/>
        </w:rPr>
        <w:t>a</w:t>
      </w:r>
      <w:r>
        <w:rPr>
          <w:rFonts w:ascii="Georgia" w:eastAsia="Georgia" w:hAnsi="Georgia" w:cs="Georgia"/>
          <w:spacing w:val="3"/>
          <w:sz w:val="19"/>
          <w:szCs w:val="19"/>
        </w:rPr>
        <w:t xml:space="preserve"> </w:t>
      </w:r>
      <w:r>
        <w:rPr>
          <w:rFonts w:ascii="Georgia" w:eastAsia="Georgia" w:hAnsi="Georgia" w:cs="Georgia"/>
          <w:sz w:val="19"/>
          <w:szCs w:val="19"/>
        </w:rPr>
        <w:t>result,</w:t>
      </w:r>
      <w:r>
        <w:rPr>
          <w:rFonts w:ascii="Georgia" w:eastAsia="Georgia" w:hAnsi="Georgia" w:cs="Georgia"/>
          <w:spacing w:val="11"/>
          <w:sz w:val="19"/>
          <w:szCs w:val="19"/>
        </w:rPr>
        <w:t xml:space="preserve"> </w:t>
      </w:r>
      <w:r>
        <w:rPr>
          <w:rFonts w:ascii="Georgia" w:eastAsia="Georgia" w:hAnsi="Georgia" w:cs="Georgia"/>
          <w:sz w:val="19"/>
          <w:szCs w:val="19"/>
        </w:rPr>
        <w:t>our</w:t>
      </w:r>
      <w:r>
        <w:rPr>
          <w:rFonts w:ascii="Georgia" w:eastAsia="Georgia" w:hAnsi="Georgia" w:cs="Georgia"/>
          <w:spacing w:val="6"/>
          <w:sz w:val="19"/>
          <w:szCs w:val="19"/>
        </w:rPr>
        <w:t xml:space="preserve"> </w:t>
      </w:r>
      <w:r>
        <w:rPr>
          <w:rFonts w:ascii="Georgia" w:eastAsia="Georgia" w:hAnsi="Georgia" w:cs="Georgia"/>
          <w:sz w:val="19"/>
          <w:szCs w:val="19"/>
        </w:rPr>
        <w:t>team</w:t>
      </w:r>
      <w:r>
        <w:rPr>
          <w:rFonts w:ascii="Georgia" w:eastAsia="Georgia" w:hAnsi="Georgia" w:cs="Georgia"/>
          <w:spacing w:val="8"/>
          <w:sz w:val="19"/>
          <w:szCs w:val="19"/>
        </w:rPr>
        <w:t xml:space="preserve"> </w:t>
      </w:r>
      <w:r>
        <w:rPr>
          <w:rFonts w:ascii="Georgia" w:eastAsia="Georgia" w:hAnsi="Georgia" w:cs="Georgia"/>
          <w:w w:val="102"/>
          <w:sz w:val="19"/>
          <w:szCs w:val="19"/>
        </w:rPr>
        <w:t xml:space="preserve">is </w:t>
      </w:r>
      <w:proofErr w:type="gramStart"/>
      <w:r>
        <w:rPr>
          <w:rFonts w:ascii="Georgia" w:eastAsia="Georgia" w:hAnsi="Georgia" w:cs="Georgia"/>
          <w:sz w:val="19"/>
          <w:szCs w:val="19"/>
        </w:rPr>
        <w:t>well-recognized</w:t>
      </w:r>
      <w:proofErr w:type="gramEnd"/>
      <w:r>
        <w:rPr>
          <w:rFonts w:ascii="Georgia" w:eastAsia="Georgia" w:hAnsi="Georgia" w:cs="Georgia"/>
          <w:spacing w:val="33"/>
          <w:sz w:val="19"/>
          <w:szCs w:val="19"/>
        </w:rPr>
        <w:t xml:space="preserve"> </w:t>
      </w:r>
      <w:r>
        <w:rPr>
          <w:rFonts w:ascii="Georgia" w:eastAsia="Georgia" w:hAnsi="Georgia" w:cs="Georgia"/>
          <w:sz w:val="19"/>
          <w:szCs w:val="19"/>
        </w:rPr>
        <w:t>for</w:t>
      </w:r>
      <w:r>
        <w:rPr>
          <w:rFonts w:ascii="Georgia" w:eastAsia="Georgia" w:hAnsi="Georgia" w:cs="Georgia"/>
          <w:spacing w:val="12"/>
          <w:sz w:val="19"/>
          <w:szCs w:val="19"/>
        </w:rPr>
        <w:t xml:space="preserve"> </w:t>
      </w:r>
      <w:r>
        <w:rPr>
          <w:rFonts w:ascii="Georgia" w:eastAsia="Georgia" w:hAnsi="Georgia" w:cs="Georgia"/>
          <w:sz w:val="19"/>
          <w:szCs w:val="19"/>
        </w:rPr>
        <w:t>our</w:t>
      </w:r>
      <w:r>
        <w:rPr>
          <w:rFonts w:ascii="Georgia" w:eastAsia="Georgia" w:hAnsi="Georgia" w:cs="Georgia"/>
          <w:spacing w:val="13"/>
          <w:sz w:val="19"/>
          <w:szCs w:val="19"/>
        </w:rPr>
        <w:t xml:space="preserve"> </w:t>
      </w:r>
      <w:r>
        <w:rPr>
          <w:rFonts w:ascii="Georgia" w:eastAsia="Georgia" w:hAnsi="Georgia" w:cs="Georgia"/>
          <w:sz w:val="19"/>
          <w:szCs w:val="19"/>
        </w:rPr>
        <w:t>many</w:t>
      </w:r>
      <w:r>
        <w:rPr>
          <w:rFonts w:ascii="Georgia" w:eastAsia="Georgia" w:hAnsi="Georgia" w:cs="Georgia"/>
          <w:spacing w:val="16"/>
          <w:sz w:val="19"/>
          <w:szCs w:val="19"/>
        </w:rPr>
        <w:t xml:space="preserve"> </w:t>
      </w:r>
      <w:r>
        <w:rPr>
          <w:rFonts w:ascii="Georgia" w:eastAsia="Georgia" w:hAnsi="Georgia" w:cs="Georgia"/>
          <w:sz w:val="19"/>
          <w:szCs w:val="19"/>
        </w:rPr>
        <w:t>open-source</w:t>
      </w:r>
      <w:r>
        <w:rPr>
          <w:rFonts w:ascii="Georgia" w:eastAsia="Georgia" w:hAnsi="Georgia" w:cs="Georgia"/>
          <w:spacing w:val="28"/>
          <w:sz w:val="19"/>
          <w:szCs w:val="19"/>
        </w:rPr>
        <w:t xml:space="preserve"> </w:t>
      </w:r>
      <w:r>
        <w:rPr>
          <w:rFonts w:ascii="Georgia" w:eastAsia="Georgia" w:hAnsi="Georgia" w:cs="Georgia"/>
          <w:sz w:val="19"/>
          <w:szCs w:val="19"/>
        </w:rPr>
        <w:t>advancements</w:t>
      </w:r>
      <w:ins w:id="124" w:author="James Gee" w:date="2016-07-20T10:29:00Z">
        <w:r w:rsidR="00C2795C">
          <w:rPr>
            <w:rFonts w:ascii="Georgia" w:eastAsia="Georgia" w:hAnsi="Georgia" w:cs="Georgia"/>
            <w:sz w:val="19"/>
            <w:szCs w:val="19"/>
          </w:rPr>
          <w:t>,</w:t>
        </w:r>
      </w:ins>
      <w:r>
        <w:rPr>
          <w:rFonts w:ascii="Georgia" w:eastAsia="Georgia" w:hAnsi="Georgia" w:cs="Georgia"/>
          <w:spacing w:val="31"/>
          <w:sz w:val="19"/>
          <w:szCs w:val="19"/>
        </w:rPr>
        <w:t xml:space="preserve"> </w:t>
      </w:r>
      <w:r>
        <w:rPr>
          <w:rFonts w:ascii="Georgia" w:eastAsia="Georgia" w:hAnsi="Georgia" w:cs="Georgia"/>
          <w:sz w:val="19"/>
          <w:szCs w:val="19"/>
        </w:rPr>
        <w:t>including</w:t>
      </w:r>
      <w:r>
        <w:rPr>
          <w:rFonts w:ascii="Georgia" w:eastAsia="Georgia" w:hAnsi="Georgia" w:cs="Georgia"/>
          <w:spacing w:val="23"/>
          <w:sz w:val="19"/>
          <w:szCs w:val="19"/>
        </w:rPr>
        <w:t xml:space="preserve"> </w:t>
      </w:r>
      <w:r>
        <w:rPr>
          <w:rFonts w:ascii="Georgia" w:eastAsia="Georgia" w:hAnsi="Georgia" w:cs="Georgia"/>
          <w:sz w:val="19"/>
          <w:szCs w:val="19"/>
        </w:rPr>
        <w:t>important</w:t>
      </w:r>
      <w:r>
        <w:rPr>
          <w:rFonts w:ascii="Georgia" w:eastAsia="Georgia" w:hAnsi="Georgia" w:cs="Georgia"/>
          <w:spacing w:val="24"/>
          <w:sz w:val="19"/>
          <w:szCs w:val="19"/>
        </w:rPr>
        <w:t xml:space="preserve"> </w:t>
      </w:r>
      <w:r>
        <w:rPr>
          <w:rFonts w:ascii="Georgia" w:eastAsia="Georgia" w:hAnsi="Georgia" w:cs="Georgia"/>
          <w:sz w:val="19"/>
          <w:szCs w:val="19"/>
        </w:rPr>
        <w:t>contributions</w:t>
      </w:r>
      <w:r>
        <w:rPr>
          <w:rFonts w:ascii="Georgia" w:eastAsia="Georgia" w:hAnsi="Georgia" w:cs="Georgia"/>
          <w:spacing w:val="30"/>
          <w:sz w:val="19"/>
          <w:szCs w:val="19"/>
        </w:rPr>
        <w:t xml:space="preserve"> </w:t>
      </w:r>
      <w:r>
        <w:rPr>
          <w:rFonts w:ascii="Georgia" w:eastAsia="Georgia" w:hAnsi="Georgia" w:cs="Georgia"/>
          <w:sz w:val="19"/>
          <w:szCs w:val="19"/>
        </w:rPr>
        <w:t>to</w:t>
      </w:r>
      <w:r>
        <w:rPr>
          <w:rFonts w:ascii="Georgia" w:eastAsia="Georgia" w:hAnsi="Georgia" w:cs="Georgia"/>
          <w:spacing w:val="10"/>
          <w:sz w:val="19"/>
          <w:szCs w:val="19"/>
        </w:rPr>
        <w:t xml:space="preserve"> </w:t>
      </w:r>
      <w:r>
        <w:rPr>
          <w:rFonts w:ascii="Georgia" w:eastAsia="Georgia" w:hAnsi="Georgia" w:cs="Georgia"/>
          <w:sz w:val="19"/>
          <w:szCs w:val="19"/>
        </w:rPr>
        <w:t>the</w:t>
      </w:r>
      <w:r>
        <w:rPr>
          <w:rFonts w:ascii="Georgia" w:eastAsia="Georgia" w:hAnsi="Georgia" w:cs="Georgia"/>
          <w:spacing w:val="12"/>
          <w:sz w:val="19"/>
          <w:szCs w:val="19"/>
        </w:rPr>
        <w:t xml:space="preserve"> </w:t>
      </w:r>
      <w:r>
        <w:rPr>
          <w:rFonts w:ascii="Georgia" w:eastAsia="Georgia" w:hAnsi="Georgia" w:cs="Georgia"/>
          <w:sz w:val="19"/>
          <w:szCs w:val="19"/>
        </w:rPr>
        <w:t>field</w:t>
      </w:r>
      <w:r>
        <w:rPr>
          <w:rFonts w:ascii="Georgia" w:eastAsia="Georgia" w:hAnsi="Georgia" w:cs="Georgia"/>
          <w:spacing w:val="14"/>
          <w:sz w:val="19"/>
          <w:szCs w:val="19"/>
        </w:rPr>
        <w:t xml:space="preserve"> </w:t>
      </w:r>
      <w:r>
        <w:rPr>
          <w:rFonts w:ascii="Georgia" w:eastAsia="Georgia" w:hAnsi="Georgia" w:cs="Georgia"/>
          <w:sz w:val="19"/>
          <w:szCs w:val="19"/>
        </w:rPr>
        <w:t>of</w:t>
      </w:r>
      <w:r>
        <w:rPr>
          <w:rFonts w:ascii="Georgia" w:eastAsia="Georgia" w:hAnsi="Georgia" w:cs="Georgia"/>
          <w:spacing w:val="10"/>
          <w:sz w:val="19"/>
          <w:szCs w:val="19"/>
        </w:rPr>
        <w:t xml:space="preserve"> </w:t>
      </w:r>
      <w:r>
        <w:rPr>
          <w:rFonts w:ascii="Georgia" w:eastAsia="Georgia" w:hAnsi="Georgia" w:cs="Georgia"/>
          <w:sz w:val="19"/>
          <w:szCs w:val="19"/>
        </w:rPr>
        <w:t>image</w:t>
      </w:r>
      <w:r>
        <w:rPr>
          <w:rFonts w:ascii="Georgia" w:eastAsia="Georgia" w:hAnsi="Georgia" w:cs="Georgia"/>
          <w:spacing w:val="17"/>
          <w:sz w:val="19"/>
          <w:szCs w:val="19"/>
        </w:rPr>
        <w:t xml:space="preserve"> </w:t>
      </w:r>
      <w:r>
        <w:rPr>
          <w:rFonts w:ascii="Georgia" w:eastAsia="Georgia" w:hAnsi="Georgia" w:cs="Georgia"/>
          <w:w w:val="102"/>
          <w:sz w:val="19"/>
          <w:szCs w:val="19"/>
        </w:rPr>
        <w:t xml:space="preserve">registration </w:t>
      </w:r>
      <w:r>
        <w:rPr>
          <w:rFonts w:ascii="Georgia" w:eastAsia="Georgia" w:hAnsi="Georgia" w:cs="Georgia"/>
          <w:sz w:val="19"/>
          <w:szCs w:val="19"/>
        </w:rPr>
        <w:t>outlined</w:t>
      </w:r>
      <w:r>
        <w:rPr>
          <w:rFonts w:ascii="Georgia" w:eastAsia="Georgia" w:hAnsi="Georgia" w:cs="Georgia"/>
          <w:spacing w:val="11"/>
          <w:sz w:val="19"/>
          <w:szCs w:val="19"/>
        </w:rPr>
        <w:t xml:space="preserve"> </w:t>
      </w:r>
      <w:r>
        <w:rPr>
          <w:rFonts w:ascii="Georgia" w:eastAsia="Georgia" w:hAnsi="Georgia" w:cs="Georgia"/>
          <w:sz w:val="19"/>
          <w:szCs w:val="19"/>
        </w:rPr>
        <w:t>earlier.</w:t>
      </w:r>
      <w:r>
        <w:rPr>
          <w:rFonts w:ascii="Georgia" w:eastAsia="Georgia" w:hAnsi="Georgia" w:cs="Georgia"/>
          <w:spacing w:val="27"/>
          <w:sz w:val="19"/>
          <w:szCs w:val="19"/>
        </w:rPr>
        <w:t xml:space="preserve"> </w:t>
      </w:r>
      <w:r>
        <w:rPr>
          <w:rFonts w:ascii="Georgia" w:eastAsia="Georgia" w:hAnsi="Georgia" w:cs="Georgia"/>
          <w:sz w:val="19"/>
          <w:szCs w:val="19"/>
        </w:rPr>
        <w:t>Indeed,</w:t>
      </w:r>
      <w:r>
        <w:rPr>
          <w:rFonts w:ascii="Georgia" w:eastAsia="Georgia" w:hAnsi="Georgia" w:cs="Georgia"/>
          <w:spacing w:val="11"/>
          <w:sz w:val="19"/>
          <w:szCs w:val="19"/>
        </w:rPr>
        <w:t xml:space="preserve"> </w:t>
      </w:r>
      <w:r>
        <w:rPr>
          <w:rFonts w:ascii="Georgia" w:eastAsia="Georgia" w:hAnsi="Georgia" w:cs="Georgia"/>
          <w:sz w:val="19"/>
          <w:szCs w:val="19"/>
        </w:rPr>
        <w:t>ANTs-based</w:t>
      </w:r>
      <w:r>
        <w:rPr>
          <w:rFonts w:ascii="Georgia" w:eastAsia="Georgia" w:hAnsi="Georgia" w:cs="Georgia"/>
          <w:spacing w:val="18"/>
          <w:sz w:val="19"/>
          <w:szCs w:val="19"/>
        </w:rPr>
        <w:t xml:space="preserve"> </w:t>
      </w:r>
      <w:r>
        <w:rPr>
          <w:rFonts w:ascii="Georgia" w:eastAsia="Georgia" w:hAnsi="Georgia" w:cs="Georgia"/>
          <w:sz w:val="19"/>
          <w:szCs w:val="19"/>
        </w:rPr>
        <w:t>image</w:t>
      </w:r>
      <w:r>
        <w:rPr>
          <w:rFonts w:ascii="Georgia" w:eastAsia="Georgia" w:hAnsi="Georgia" w:cs="Georgia"/>
          <w:spacing w:val="7"/>
          <w:sz w:val="19"/>
          <w:szCs w:val="19"/>
        </w:rPr>
        <w:t xml:space="preserve"> </w:t>
      </w:r>
      <w:r>
        <w:rPr>
          <w:rFonts w:ascii="Georgia" w:eastAsia="Georgia" w:hAnsi="Georgia" w:cs="Georgia"/>
          <w:sz w:val="19"/>
          <w:szCs w:val="19"/>
        </w:rPr>
        <w:t>registration</w:t>
      </w:r>
      <w:r>
        <w:rPr>
          <w:rFonts w:ascii="Georgia" w:eastAsia="Georgia" w:hAnsi="Georgia" w:cs="Georgia"/>
          <w:spacing w:val="17"/>
          <w:sz w:val="19"/>
          <w:szCs w:val="19"/>
        </w:rPr>
        <w:t xml:space="preserve"> </w:t>
      </w:r>
      <w:r>
        <w:rPr>
          <w:rFonts w:ascii="Georgia" w:eastAsia="Georgia" w:hAnsi="Georgia" w:cs="Georgia"/>
          <w:sz w:val="19"/>
          <w:szCs w:val="19"/>
        </w:rPr>
        <w:t>serves</w:t>
      </w:r>
      <w:r>
        <w:rPr>
          <w:rFonts w:ascii="Georgia" w:eastAsia="Georgia" w:hAnsi="Georgia" w:cs="Georgia"/>
          <w:spacing w:val="7"/>
          <w:sz w:val="19"/>
          <w:szCs w:val="19"/>
        </w:rPr>
        <w:t xml:space="preserve"> </w:t>
      </w:r>
      <w:r>
        <w:rPr>
          <w:rFonts w:ascii="Georgia" w:eastAsia="Georgia" w:hAnsi="Georgia" w:cs="Georgia"/>
          <w:sz w:val="19"/>
          <w:szCs w:val="19"/>
        </w:rPr>
        <w:t>as</w:t>
      </w:r>
      <w:r>
        <w:rPr>
          <w:rFonts w:ascii="Georgia" w:eastAsia="Georgia" w:hAnsi="Georgia" w:cs="Georgia"/>
          <w:spacing w:val="1"/>
          <w:sz w:val="19"/>
          <w:szCs w:val="19"/>
        </w:rPr>
        <w:t xml:space="preserve"> </w:t>
      </w:r>
      <w:r>
        <w:rPr>
          <w:rFonts w:ascii="Georgia" w:eastAsia="Georgia" w:hAnsi="Georgia" w:cs="Georgia"/>
          <w:sz w:val="19"/>
          <w:szCs w:val="19"/>
        </w:rPr>
        <w:t>the</w:t>
      </w:r>
      <w:r>
        <w:rPr>
          <w:rFonts w:ascii="Georgia" w:eastAsia="Georgia" w:hAnsi="Georgia" w:cs="Georgia"/>
          <w:spacing w:val="2"/>
          <w:sz w:val="19"/>
          <w:szCs w:val="19"/>
        </w:rPr>
        <w:t xml:space="preserve"> </w:t>
      </w:r>
      <w:r>
        <w:rPr>
          <w:rFonts w:ascii="Georgia" w:eastAsia="Georgia" w:hAnsi="Georgia" w:cs="Georgia"/>
          <w:sz w:val="19"/>
          <w:szCs w:val="19"/>
        </w:rPr>
        <w:t>basis</w:t>
      </w:r>
      <w:r>
        <w:rPr>
          <w:rFonts w:ascii="Georgia" w:eastAsia="Georgia" w:hAnsi="Georgia" w:cs="Georgia"/>
          <w:spacing w:val="5"/>
          <w:sz w:val="19"/>
          <w:szCs w:val="19"/>
        </w:rPr>
        <w:t xml:space="preserve"> </w:t>
      </w:r>
      <w:r>
        <w:rPr>
          <w:rFonts w:ascii="Georgia" w:eastAsia="Georgia" w:hAnsi="Georgia" w:cs="Georgia"/>
          <w:sz w:val="19"/>
          <w:szCs w:val="19"/>
        </w:rPr>
        <w:t>for</w:t>
      </w:r>
      <w:r>
        <w:rPr>
          <w:rFonts w:ascii="Georgia" w:eastAsia="Georgia" w:hAnsi="Georgia" w:cs="Georgia"/>
          <w:spacing w:val="2"/>
          <w:sz w:val="19"/>
          <w:szCs w:val="19"/>
        </w:rPr>
        <w:t xml:space="preserve"> </w:t>
      </w:r>
      <w:r>
        <w:rPr>
          <w:rFonts w:ascii="Georgia" w:eastAsia="Georgia" w:hAnsi="Georgia" w:cs="Georgia"/>
          <w:sz w:val="19"/>
          <w:szCs w:val="19"/>
        </w:rPr>
        <w:t>the</w:t>
      </w:r>
      <w:r>
        <w:rPr>
          <w:rFonts w:ascii="Georgia" w:eastAsia="Georgia" w:hAnsi="Georgia" w:cs="Georgia"/>
          <w:spacing w:val="2"/>
          <w:sz w:val="19"/>
          <w:szCs w:val="19"/>
        </w:rPr>
        <w:t xml:space="preserve"> </w:t>
      </w:r>
      <w:r>
        <w:rPr>
          <w:rFonts w:ascii="Georgia" w:eastAsia="Georgia" w:hAnsi="Georgia" w:cs="Georgia"/>
          <w:sz w:val="19"/>
          <w:szCs w:val="19"/>
        </w:rPr>
        <w:t>registration</w:t>
      </w:r>
      <w:r>
        <w:rPr>
          <w:rFonts w:ascii="Georgia" w:eastAsia="Georgia" w:hAnsi="Georgia" w:cs="Georgia"/>
          <w:spacing w:val="17"/>
          <w:sz w:val="19"/>
          <w:szCs w:val="19"/>
        </w:rPr>
        <w:t xml:space="preserve"> </w:t>
      </w:r>
      <w:r>
        <w:rPr>
          <w:rFonts w:ascii="Georgia" w:eastAsia="Georgia" w:hAnsi="Georgia" w:cs="Georgia"/>
          <w:sz w:val="19"/>
          <w:szCs w:val="19"/>
        </w:rPr>
        <w:t>component</w:t>
      </w:r>
      <w:r>
        <w:rPr>
          <w:rFonts w:ascii="Georgia" w:eastAsia="Georgia" w:hAnsi="Georgia" w:cs="Georgia"/>
          <w:spacing w:val="16"/>
          <w:sz w:val="19"/>
          <w:szCs w:val="19"/>
        </w:rPr>
        <w:t xml:space="preserve"> </w:t>
      </w:r>
      <w:r>
        <w:rPr>
          <w:rFonts w:ascii="Georgia" w:eastAsia="Georgia" w:hAnsi="Georgia" w:cs="Georgia"/>
          <w:sz w:val="19"/>
          <w:szCs w:val="19"/>
        </w:rPr>
        <w:t>of the</w:t>
      </w:r>
      <w:r>
        <w:rPr>
          <w:rFonts w:ascii="Georgia" w:eastAsia="Georgia" w:hAnsi="Georgia" w:cs="Georgia"/>
          <w:spacing w:val="2"/>
          <w:sz w:val="19"/>
          <w:szCs w:val="19"/>
        </w:rPr>
        <w:t xml:space="preserve"> </w:t>
      </w:r>
      <w:r>
        <w:rPr>
          <w:rFonts w:ascii="Georgia" w:eastAsia="Georgia" w:hAnsi="Georgia" w:cs="Georgia"/>
          <w:sz w:val="19"/>
          <w:szCs w:val="19"/>
        </w:rPr>
        <w:t>latest</w:t>
      </w:r>
      <w:r>
        <w:rPr>
          <w:rFonts w:ascii="Georgia" w:eastAsia="Georgia" w:hAnsi="Georgia" w:cs="Georgia"/>
          <w:spacing w:val="6"/>
          <w:sz w:val="19"/>
          <w:szCs w:val="19"/>
        </w:rPr>
        <w:t xml:space="preserve"> </w:t>
      </w:r>
      <w:r>
        <w:rPr>
          <w:rFonts w:ascii="Georgia" w:eastAsia="Georgia" w:hAnsi="Georgia" w:cs="Georgia"/>
          <w:w w:val="102"/>
          <w:sz w:val="19"/>
          <w:szCs w:val="19"/>
        </w:rPr>
        <w:t xml:space="preserve">version </w:t>
      </w:r>
      <w:r>
        <w:rPr>
          <w:rFonts w:ascii="Georgia" w:eastAsia="Georgia" w:hAnsi="Georgia" w:cs="Georgia"/>
          <w:sz w:val="19"/>
          <w:szCs w:val="19"/>
        </w:rPr>
        <w:t>of</w:t>
      </w:r>
      <w:r>
        <w:rPr>
          <w:rFonts w:ascii="Georgia" w:eastAsia="Georgia" w:hAnsi="Georgia" w:cs="Georgia"/>
          <w:spacing w:val="-9"/>
          <w:sz w:val="19"/>
          <w:szCs w:val="19"/>
        </w:rPr>
        <w:t xml:space="preserve"> </w:t>
      </w:r>
      <w:r>
        <w:rPr>
          <w:rFonts w:ascii="Georgia" w:eastAsia="Georgia" w:hAnsi="Georgia" w:cs="Georgia"/>
          <w:sz w:val="19"/>
          <w:szCs w:val="19"/>
        </w:rPr>
        <w:t>the</w:t>
      </w:r>
      <w:r>
        <w:rPr>
          <w:rFonts w:ascii="Georgia" w:eastAsia="Georgia" w:hAnsi="Georgia" w:cs="Georgia"/>
          <w:spacing w:val="-7"/>
          <w:sz w:val="19"/>
          <w:szCs w:val="19"/>
        </w:rPr>
        <w:t xml:space="preserve"> </w:t>
      </w:r>
      <w:r>
        <w:rPr>
          <w:rFonts w:ascii="Georgia" w:eastAsia="Georgia" w:hAnsi="Georgia" w:cs="Georgia"/>
          <w:sz w:val="19"/>
          <w:szCs w:val="19"/>
        </w:rPr>
        <w:t>National</w:t>
      </w:r>
      <w:r>
        <w:rPr>
          <w:rFonts w:ascii="Georgia" w:eastAsia="Georgia" w:hAnsi="Georgia" w:cs="Georgia"/>
          <w:spacing w:val="3"/>
          <w:sz w:val="19"/>
          <w:szCs w:val="19"/>
        </w:rPr>
        <w:t xml:space="preserve"> </w:t>
      </w:r>
      <w:r>
        <w:rPr>
          <w:rFonts w:ascii="Georgia" w:eastAsia="Georgia" w:hAnsi="Georgia" w:cs="Georgia"/>
          <w:sz w:val="19"/>
          <w:szCs w:val="19"/>
        </w:rPr>
        <w:t>Library of</w:t>
      </w:r>
      <w:r>
        <w:rPr>
          <w:rFonts w:ascii="Georgia" w:eastAsia="Georgia" w:hAnsi="Georgia" w:cs="Georgia"/>
          <w:spacing w:val="-9"/>
          <w:sz w:val="19"/>
          <w:szCs w:val="19"/>
        </w:rPr>
        <w:t xml:space="preserve"> </w:t>
      </w:r>
      <w:r>
        <w:rPr>
          <w:rFonts w:ascii="Georgia" w:eastAsia="Georgia" w:hAnsi="Georgia" w:cs="Georgia"/>
          <w:sz w:val="19"/>
          <w:szCs w:val="19"/>
        </w:rPr>
        <w:t>Medicine</w:t>
      </w:r>
      <w:r>
        <w:rPr>
          <w:rFonts w:ascii="Georgia" w:eastAsia="Georgia" w:hAnsi="Georgia" w:cs="Georgia"/>
          <w:spacing w:val="4"/>
          <w:sz w:val="19"/>
          <w:szCs w:val="19"/>
        </w:rPr>
        <w:t xml:space="preserve"> </w:t>
      </w:r>
      <w:r>
        <w:rPr>
          <w:rFonts w:ascii="Georgia" w:eastAsia="Georgia" w:hAnsi="Georgia" w:cs="Georgia"/>
          <w:sz w:val="19"/>
          <w:szCs w:val="19"/>
        </w:rPr>
        <w:t>Insight Toolkit programming</w:t>
      </w:r>
      <w:r>
        <w:rPr>
          <w:rFonts w:ascii="Georgia" w:eastAsia="Georgia" w:hAnsi="Georgia" w:cs="Georgia"/>
          <w:spacing w:val="11"/>
          <w:sz w:val="19"/>
          <w:szCs w:val="19"/>
        </w:rPr>
        <w:t xml:space="preserve"> </w:t>
      </w:r>
      <w:r>
        <w:rPr>
          <w:rFonts w:ascii="Georgia" w:eastAsia="Georgia" w:hAnsi="Georgia" w:cs="Georgia"/>
          <w:sz w:val="19"/>
          <w:szCs w:val="19"/>
        </w:rPr>
        <w:t>library</w:t>
      </w:r>
      <w:r>
        <w:rPr>
          <w:rFonts w:ascii="Georgia" w:eastAsia="Georgia" w:hAnsi="Georgia" w:cs="Georgia"/>
          <w:spacing w:val="-1"/>
          <w:sz w:val="19"/>
          <w:szCs w:val="19"/>
        </w:rPr>
        <w:t xml:space="preserve"> </w:t>
      </w:r>
      <w:r>
        <w:rPr>
          <w:rFonts w:ascii="Georgia" w:eastAsia="Georgia" w:hAnsi="Georgia" w:cs="Georgia"/>
          <w:sz w:val="19"/>
          <w:szCs w:val="19"/>
        </w:rPr>
        <w:t>(</w:t>
      </w:r>
      <w:hyperlink r:id="rId6">
        <w:r>
          <w:rPr>
            <w:rFonts w:ascii="Georgia" w:eastAsia="Georgia" w:hAnsi="Georgia" w:cs="Georgia"/>
            <w:color w:val="0000FF"/>
            <w:sz w:val="19"/>
            <w:szCs w:val="19"/>
          </w:rPr>
          <w:t>http://www.itk.org</w:t>
        </w:r>
      </w:hyperlink>
      <w:r>
        <w:rPr>
          <w:rFonts w:ascii="Georgia" w:eastAsia="Georgia" w:hAnsi="Georgia" w:cs="Georgia"/>
          <w:color w:val="000000"/>
          <w:sz w:val="19"/>
          <w:szCs w:val="19"/>
        </w:rPr>
        <w:t>),</w:t>
      </w:r>
      <w:ins w:id="125" w:author="James Gee" w:date="2016-07-20T10:29:00Z">
        <w:r w:rsidR="00C2795C">
          <w:rPr>
            <w:rFonts w:ascii="Georgia" w:eastAsia="Georgia" w:hAnsi="Georgia" w:cs="Georgia"/>
            <w:color w:val="000000"/>
            <w:spacing w:val="27"/>
            <w:sz w:val="19"/>
            <w:szCs w:val="19"/>
          </w:rPr>
          <w:t xml:space="preserve"> </w:t>
        </w:r>
      </w:ins>
      <w:del w:id="126" w:author="James Gee" w:date="2016-07-20T10:29:00Z">
        <w:r w:rsidDel="00C2795C">
          <w:rPr>
            <w:rFonts w:ascii="Georgia" w:eastAsia="Georgia" w:hAnsi="Georgia" w:cs="Georgia"/>
            <w:color w:val="000000"/>
            <w:spacing w:val="27"/>
            <w:sz w:val="19"/>
            <w:szCs w:val="19"/>
          </w:rPr>
          <w:delText xml:space="preserve"> </w:delText>
        </w:r>
        <w:r w:rsidDel="00C2795C">
          <w:rPr>
            <w:rFonts w:ascii="Georgia" w:eastAsia="Georgia" w:hAnsi="Georgia" w:cs="Georgia"/>
            <w:color w:val="000000"/>
            <w:sz w:val="19"/>
            <w:szCs w:val="19"/>
          </w:rPr>
          <w:delText>which</w:delText>
        </w:r>
        <w:r w:rsidDel="00C2795C">
          <w:rPr>
            <w:rFonts w:ascii="Georgia" w:eastAsia="Georgia" w:hAnsi="Georgia" w:cs="Georgia"/>
            <w:color w:val="000000"/>
            <w:spacing w:val="-2"/>
            <w:sz w:val="19"/>
            <w:szCs w:val="19"/>
          </w:rPr>
          <w:delText xml:space="preserve"> </w:delText>
        </w:r>
        <w:r w:rsidDel="00C2795C">
          <w:rPr>
            <w:rFonts w:ascii="Georgia" w:eastAsia="Georgia" w:hAnsi="Georgia" w:cs="Georgia"/>
            <w:color w:val="000000"/>
            <w:sz w:val="19"/>
            <w:szCs w:val="19"/>
          </w:rPr>
          <w:delText>is</w:delText>
        </w:r>
        <w:r w:rsidDel="00C2795C">
          <w:rPr>
            <w:rFonts w:ascii="Georgia" w:eastAsia="Georgia" w:hAnsi="Georgia" w:cs="Georgia"/>
            <w:color w:val="000000"/>
            <w:spacing w:val="-9"/>
            <w:sz w:val="19"/>
            <w:szCs w:val="19"/>
          </w:rPr>
          <w:delText xml:space="preserve"> </w:delText>
        </w:r>
      </w:del>
      <w:r>
        <w:rPr>
          <w:rFonts w:ascii="Georgia" w:eastAsia="Georgia" w:hAnsi="Georgia" w:cs="Georgia"/>
          <w:color w:val="000000"/>
          <w:sz w:val="19"/>
          <w:szCs w:val="19"/>
        </w:rPr>
        <w:t>the</w:t>
      </w:r>
      <w:r>
        <w:rPr>
          <w:rFonts w:ascii="Georgia" w:eastAsia="Georgia" w:hAnsi="Georgia" w:cs="Georgia"/>
          <w:color w:val="000000"/>
          <w:spacing w:val="-7"/>
          <w:sz w:val="19"/>
          <w:szCs w:val="19"/>
        </w:rPr>
        <w:t xml:space="preserve"> </w:t>
      </w:r>
      <w:r>
        <w:rPr>
          <w:rFonts w:ascii="Georgia" w:eastAsia="Georgia" w:hAnsi="Georgia" w:cs="Georgia"/>
          <w:color w:val="000000"/>
          <w:sz w:val="19"/>
          <w:szCs w:val="19"/>
        </w:rPr>
        <w:t xml:space="preserve">leading </w:t>
      </w:r>
      <w:r>
        <w:rPr>
          <w:rFonts w:ascii="Georgia" w:eastAsia="Georgia" w:hAnsi="Georgia" w:cs="Georgia"/>
          <w:color w:val="000000"/>
          <w:w w:val="102"/>
          <w:sz w:val="19"/>
          <w:szCs w:val="19"/>
        </w:rPr>
        <w:t xml:space="preserve">open-source </w:t>
      </w:r>
      <w:r>
        <w:rPr>
          <w:rFonts w:ascii="Georgia" w:eastAsia="Georgia" w:hAnsi="Georgia" w:cs="Georgia"/>
          <w:color w:val="000000"/>
          <w:sz w:val="19"/>
          <w:szCs w:val="19"/>
        </w:rPr>
        <w:t>platform</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for</w:t>
      </w:r>
      <w:r>
        <w:rPr>
          <w:rFonts w:ascii="Georgia" w:eastAsia="Georgia" w:hAnsi="Georgia" w:cs="Georgia"/>
          <w:color w:val="000000"/>
          <w:spacing w:val="7"/>
          <w:sz w:val="19"/>
          <w:szCs w:val="19"/>
        </w:rPr>
        <w:t xml:space="preserve"> </w:t>
      </w:r>
      <w:r>
        <w:rPr>
          <w:rFonts w:ascii="Georgia" w:eastAsia="Georgia" w:hAnsi="Georgia" w:cs="Georgia"/>
          <w:color w:val="000000"/>
          <w:sz w:val="19"/>
          <w:szCs w:val="19"/>
        </w:rPr>
        <w:t>medical</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image</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analysis.</w:t>
      </w:r>
      <w:r>
        <w:rPr>
          <w:rFonts w:ascii="Georgia" w:eastAsia="Georgia" w:hAnsi="Georgia" w:cs="Georgia"/>
          <w:color w:val="000000"/>
          <w:spacing w:val="33"/>
          <w:sz w:val="19"/>
          <w:szCs w:val="19"/>
        </w:rPr>
        <w:t xml:space="preserve"> </w:t>
      </w:r>
      <w:r>
        <w:rPr>
          <w:rFonts w:ascii="Georgia" w:eastAsia="Georgia" w:hAnsi="Georgia" w:cs="Georgia"/>
          <w:i/>
          <w:color w:val="000000"/>
          <w:sz w:val="19"/>
          <w:szCs w:val="19"/>
        </w:rPr>
        <w:t>The</w:t>
      </w:r>
      <w:r>
        <w:rPr>
          <w:rFonts w:ascii="Georgia" w:eastAsia="Georgia" w:hAnsi="Georgia" w:cs="Georgia"/>
          <w:i/>
          <w:color w:val="000000"/>
          <w:spacing w:val="1"/>
          <w:sz w:val="19"/>
          <w:szCs w:val="19"/>
        </w:rPr>
        <w:t xml:space="preserve"> </w:t>
      </w:r>
      <w:r>
        <w:rPr>
          <w:rFonts w:ascii="Georgia" w:eastAsia="Georgia" w:hAnsi="Georgia" w:cs="Georgia"/>
          <w:i/>
          <w:color w:val="000000"/>
          <w:sz w:val="19"/>
          <w:szCs w:val="19"/>
        </w:rPr>
        <w:t>combination</w:t>
      </w:r>
      <w:r>
        <w:rPr>
          <w:rFonts w:ascii="Georgia" w:eastAsia="Georgia" w:hAnsi="Georgia" w:cs="Georgia"/>
          <w:i/>
          <w:color w:val="000000"/>
          <w:spacing w:val="1"/>
          <w:sz w:val="19"/>
          <w:szCs w:val="19"/>
        </w:rPr>
        <w:t xml:space="preserve"> </w:t>
      </w:r>
      <w:r>
        <w:rPr>
          <w:rFonts w:ascii="Georgia" w:eastAsia="Georgia" w:hAnsi="Georgia" w:cs="Georgia"/>
          <w:i/>
          <w:color w:val="000000"/>
          <w:sz w:val="19"/>
          <w:szCs w:val="19"/>
        </w:rPr>
        <w:t>of</w:t>
      </w:r>
      <w:r>
        <w:rPr>
          <w:rFonts w:ascii="Georgia" w:eastAsia="Georgia" w:hAnsi="Georgia" w:cs="Georgia"/>
          <w:i/>
          <w:color w:val="000000"/>
          <w:spacing w:val="1"/>
          <w:sz w:val="19"/>
          <w:szCs w:val="19"/>
        </w:rPr>
        <w:t xml:space="preserve"> </w:t>
      </w:r>
      <w:r>
        <w:rPr>
          <w:rFonts w:ascii="Georgia" w:eastAsia="Georgia" w:hAnsi="Georgia" w:cs="Georgia"/>
          <w:i/>
          <w:color w:val="000000"/>
          <w:sz w:val="19"/>
          <w:szCs w:val="19"/>
        </w:rPr>
        <w:t>state-of-the-art</w:t>
      </w:r>
      <w:r>
        <w:rPr>
          <w:rFonts w:ascii="Georgia" w:eastAsia="Georgia" w:hAnsi="Georgia" w:cs="Georgia"/>
          <w:i/>
          <w:color w:val="000000"/>
          <w:spacing w:val="1"/>
          <w:sz w:val="19"/>
          <w:szCs w:val="19"/>
        </w:rPr>
        <w:t xml:space="preserve"> </w:t>
      </w:r>
      <w:r>
        <w:rPr>
          <w:rFonts w:ascii="Georgia" w:eastAsia="Georgia" w:hAnsi="Georgia" w:cs="Georgia"/>
          <w:i/>
          <w:color w:val="000000"/>
          <w:sz w:val="19"/>
          <w:szCs w:val="19"/>
        </w:rPr>
        <w:t>algorithms</w:t>
      </w:r>
      <w:r>
        <w:rPr>
          <w:rFonts w:ascii="Georgia" w:eastAsia="Georgia" w:hAnsi="Georgia" w:cs="Georgia"/>
          <w:i/>
          <w:color w:val="000000"/>
          <w:spacing w:val="1"/>
          <w:sz w:val="19"/>
          <w:szCs w:val="19"/>
        </w:rPr>
        <w:t xml:space="preserve"> </w:t>
      </w:r>
      <w:r>
        <w:rPr>
          <w:rFonts w:ascii="Georgia" w:eastAsia="Georgia" w:hAnsi="Georgia" w:cs="Georgia"/>
          <w:i/>
          <w:color w:val="000000"/>
          <w:sz w:val="19"/>
          <w:szCs w:val="19"/>
        </w:rPr>
        <w:t>and</w:t>
      </w:r>
      <w:r>
        <w:rPr>
          <w:rFonts w:ascii="Georgia" w:eastAsia="Georgia" w:hAnsi="Georgia" w:cs="Georgia"/>
          <w:i/>
          <w:color w:val="000000"/>
          <w:spacing w:val="1"/>
          <w:sz w:val="19"/>
          <w:szCs w:val="19"/>
        </w:rPr>
        <w:t xml:space="preserve"> </w:t>
      </w:r>
      <w:r>
        <w:rPr>
          <w:rFonts w:ascii="Georgia" w:eastAsia="Georgia" w:hAnsi="Georgia" w:cs="Georgia"/>
          <w:i/>
          <w:color w:val="000000"/>
          <w:sz w:val="19"/>
          <w:szCs w:val="19"/>
        </w:rPr>
        <w:t>feature-rich</w:t>
      </w:r>
      <w:r>
        <w:rPr>
          <w:rFonts w:ascii="Georgia" w:eastAsia="Georgia" w:hAnsi="Georgia" w:cs="Georgia"/>
          <w:i/>
          <w:color w:val="000000"/>
          <w:spacing w:val="1"/>
          <w:sz w:val="19"/>
          <w:szCs w:val="19"/>
        </w:rPr>
        <w:t xml:space="preserve"> </w:t>
      </w:r>
      <w:r>
        <w:rPr>
          <w:rFonts w:ascii="Georgia" w:eastAsia="Georgia" w:hAnsi="Georgia" w:cs="Georgia"/>
          <w:i/>
          <w:color w:val="000000"/>
          <w:sz w:val="19"/>
          <w:szCs w:val="19"/>
        </w:rPr>
        <w:t>flexibility</w:t>
      </w:r>
      <w:r>
        <w:rPr>
          <w:rFonts w:ascii="Georgia" w:eastAsia="Georgia" w:hAnsi="Georgia" w:cs="Georgia"/>
          <w:i/>
          <w:color w:val="000000"/>
          <w:spacing w:val="1"/>
          <w:sz w:val="19"/>
          <w:szCs w:val="19"/>
        </w:rPr>
        <w:t xml:space="preserve"> </w:t>
      </w:r>
      <w:r>
        <w:rPr>
          <w:rFonts w:ascii="Georgia" w:eastAsia="Georgia" w:hAnsi="Georgia" w:cs="Georgia"/>
          <w:i/>
          <w:color w:val="000000"/>
          <w:sz w:val="19"/>
          <w:szCs w:val="19"/>
        </w:rPr>
        <w:t>has</w:t>
      </w:r>
      <w:r>
        <w:rPr>
          <w:rFonts w:ascii="Georgia" w:eastAsia="Georgia" w:hAnsi="Georgia" w:cs="Georgia"/>
          <w:i/>
          <w:color w:val="000000"/>
          <w:spacing w:val="1"/>
          <w:sz w:val="19"/>
          <w:szCs w:val="19"/>
        </w:rPr>
        <w:t xml:space="preserve"> </w:t>
      </w:r>
      <w:r>
        <w:rPr>
          <w:rFonts w:ascii="Georgia" w:eastAsia="Georgia" w:hAnsi="Georgia" w:cs="Georgia"/>
          <w:i/>
          <w:color w:val="000000"/>
          <w:sz w:val="19"/>
          <w:szCs w:val="19"/>
        </w:rPr>
        <w:t>translated to top-placed rankings in major independent evaluations for core elements of the ANTs toolkit:</w:t>
      </w:r>
    </w:p>
    <w:p w14:paraId="20898CAD" w14:textId="77777777" w:rsidR="00E61F9D" w:rsidRDefault="005C64D6">
      <w:pPr>
        <w:spacing w:before="59" w:after="0" w:line="240" w:lineRule="auto"/>
        <w:ind w:left="480" w:right="-20"/>
        <w:rPr>
          <w:rFonts w:ascii="Georgia" w:eastAsia="Georgia" w:hAnsi="Georgia" w:cs="Georgia"/>
          <w:sz w:val="19"/>
          <w:szCs w:val="19"/>
        </w:rPr>
      </w:pPr>
      <w:r>
        <w:rPr>
          <w:rFonts w:ascii="Georgia" w:eastAsia="Georgia" w:hAnsi="Georgia" w:cs="Georgia"/>
          <w:sz w:val="19"/>
          <w:szCs w:val="19"/>
        </w:rPr>
        <w:t xml:space="preserve">• </w:t>
      </w:r>
      <w:r>
        <w:rPr>
          <w:rFonts w:ascii="Georgia" w:eastAsia="Georgia" w:hAnsi="Georgia" w:cs="Georgia"/>
          <w:spacing w:val="19"/>
          <w:sz w:val="19"/>
          <w:szCs w:val="19"/>
        </w:rPr>
        <w:t xml:space="preserve"> </w:t>
      </w:r>
      <w:proofErr w:type="spellStart"/>
      <w:r>
        <w:rPr>
          <w:rFonts w:ascii="Georgia" w:eastAsia="Georgia" w:hAnsi="Georgia" w:cs="Georgia"/>
          <w:sz w:val="19"/>
          <w:szCs w:val="19"/>
        </w:rPr>
        <w:t>SyN</w:t>
      </w:r>
      <w:proofErr w:type="spellEnd"/>
      <w:r>
        <w:rPr>
          <w:rFonts w:ascii="Georgia" w:eastAsia="Georgia" w:hAnsi="Georgia" w:cs="Georgia"/>
          <w:spacing w:val="8"/>
          <w:sz w:val="19"/>
          <w:szCs w:val="19"/>
        </w:rPr>
        <w:t xml:space="preserve"> </w:t>
      </w:r>
      <w:r>
        <w:rPr>
          <w:rFonts w:ascii="Georgia" w:eastAsia="Georgia" w:hAnsi="Georgia" w:cs="Georgia"/>
          <w:sz w:val="19"/>
          <w:szCs w:val="19"/>
        </w:rPr>
        <w:t>was</w:t>
      </w:r>
      <w:r>
        <w:rPr>
          <w:rFonts w:ascii="Georgia" w:eastAsia="Georgia" w:hAnsi="Georgia" w:cs="Georgia"/>
          <w:spacing w:val="7"/>
          <w:sz w:val="19"/>
          <w:szCs w:val="19"/>
        </w:rPr>
        <w:t xml:space="preserve"> </w:t>
      </w:r>
      <w:r>
        <w:rPr>
          <w:rFonts w:ascii="Georgia" w:eastAsia="Georgia" w:hAnsi="Georgia" w:cs="Georgia"/>
          <w:sz w:val="19"/>
          <w:szCs w:val="19"/>
        </w:rPr>
        <w:t>a</w:t>
      </w:r>
      <w:r>
        <w:rPr>
          <w:rFonts w:ascii="Georgia" w:eastAsia="Georgia" w:hAnsi="Georgia" w:cs="Georgia"/>
          <w:spacing w:val="4"/>
          <w:sz w:val="19"/>
          <w:szCs w:val="19"/>
        </w:rPr>
        <w:t xml:space="preserve"> </w:t>
      </w:r>
      <w:r>
        <w:rPr>
          <w:rFonts w:ascii="Georgia" w:eastAsia="Georgia" w:hAnsi="Georgia" w:cs="Georgia"/>
          <w:sz w:val="19"/>
          <w:szCs w:val="19"/>
        </w:rPr>
        <w:t>top</w:t>
      </w:r>
      <w:r>
        <w:rPr>
          <w:rFonts w:ascii="Georgia" w:eastAsia="Georgia" w:hAnsi="Georgia" w:cs="Georgia"/>
          <w:spacing w:val="7"/>
          <w:sz w:val="19"/>
          <w:szCs w:val="19"/>
        </w:rPr>
        <w:t xml:space="preserve"> </w:t>
      </w:r>
      <w:r>
        <w:rPr>
          <w:rFonts w:ascii="Georgia" w:eastAsia="Georgia" w:hAnsi="Georgia" w:cs="Georgia"/>
          <w:sz w:val="19"/>
          <w:szCs w:val="19"/>
        </w:rPr>
        <w:t>performer</w:t>
      </w:r>
      <w:r>
        <w:rPr>
          <w:rFonts w:ascii="Georgia" w:eastAsia="Georgia" w:hAnsi="Georgia" w:cs="Georgia"/>
          <w:spacing w:val="18"/>
          <w:sz w:val="19"/>
          <w:szCs w:val="19"/>
        </w:rPr>
        <w:t xml:space="preserve"> </w:t>
      </w:r>
      <w:r>
        <w:rPr>
          <w:rFonts w:ascii="Georgia" w:eastAsia="Georgia" w:hAnsi="Georgia" w:cs="Georgia"/>
          <w:sz w:val="19"/>
          <w:szCs w:val="19"/>
        </w:rPr>
        <w:t>in</w:t>
      </w:r>
      <w:r>
        <w:rPr>
          <w:rFonts w:ascii="Georgia" w:eastAsia="Georgia" w:hAnsi="Georgia" w:cs="Georgia"/>
          <w:spacing w:val="6"/>
          <w:sz w:val="19"/>
          <w:szCs w:val="19"/>
        </w:rPr>
        <w:t xml:space="preserve"> </w:t>
      </w:r>
      <w:r>
        <w:rPr>
          <w:rFonts w:ascii="Georgia" w:eastAsia="Georgia" w:hAnsi="Georgia" w:cs="Georgia"/>
          <w:sz w:val="19"/>
          <w:szCs w:val="19"/>
        </w:rPr>
        <w:t>a</w:t>
      </w:r>
      <w:r>
        <w:rPr>
          <w:rFonts w:ascii="Georgia" w:eastAsia="Georgia" w:hAnsi="Georgia" w:cs="Georgia"/>
          <w:spacing w:val="4"/>
          <w:sz w:val="19"/>
          <w:szCs w:val="19"/>
        </w:rPr>
        <w:t xml:space="preserve"> </w:t>
      </w:r>
      <w:r>
        <w:rPr>
          <w:rFonts w:ascii="Georgia" w:eastAsia="Georgia" w:hAnsi="Georgia" w:cs="Georgia"/>
          <w:sz w:val="19"/>
          <w:szCs w:val="19"/>
        </w:rPr>
        <w:t>fairly</w:t>
      </w:r>
      <w:r>
        <w:rPr>
          <w:rFonts w:ascii="Georgia" w:eastAsia="Georgia" w:hAnsi="Georgia" w:cs="Georgia"/>
          <w:spacing w:val="10"/>
          <w:sz w:val="19"/>
          <w:szCs w:val="19"/>
        </w:rPr>
        <w:t xml:space="preserve"> </w:t>
      </w:r>
      <w:r>
        <w:rPr>
          <w:rFonts w:ascii="Georgia" w:eastAsia="Georgia" w:hAnsi="Georgia" w:cs="Georgia"/>
          <w:sz w:val="19"/>
          <w:szCs w:val="19"/>
        </w:rPr>
        <w:t>recent</w:t>
      </w:r>
      <w:r>
        <w:rPr>
          <w:rFonts w:ascii="Georgia" w:eastAsia="Georgia" w:hAnsi="Georgia" w:cs="Georgia"/>
          <w:spacing w:val="11"/>
          <w:sz w:val="19"/>
          <w:szCs w:val="19"/>
        </w:rPr>
        <w:t xml:space="preserve"> </w:t>
      </w:r>
      <w:r>
        <w:rPr>
          <w:rFonts w:ascii="Georgia" w:eastAsia="Georgia" w:hAnsi="Georgia" w:cs="Georgia"/>
          <w:sz w:val="19"/>
          <w:szCs w:val="19"/>
        </w:rPr>
        <w:t>large-scale</w:t>
      </w:r>
      <w:r>
        <w:rPr>
          <w:rFonts w:ascii="Georgia" w:eastAsia="Georgia" w:hAnsi="Georgia" w:cs="Georgia"/>
          <w:spacing w:val="19"/>
          <w:sz w:val="19"/>
          <w:szCs w:val="19"/>
        </w:rPr>
        <w:t xml:space="preserve"> </w:t>
      </w:r>
      <w:r>
        <w:rPr>
          <w:rFonts w:ascii="Georgia" w:eastAsia="Georgia" w:hAnsi="Georgia" w:cs="Georgia"/>
          <w:sz w:val="19"/>
          <w:szCs w:val="19"/>
        </w:rPr>
        <w:t>brain</w:t>
      </w:r>
      <w:r>
        <w:rPr>
          <w:rFonts w:ascii="Georgia" w:eastAsia="Georgia" w:hAnsi="Georgia" w:cs="Georgia"/>
          <w:spacing w:val="10"/>
          <w:sz w:val="19"/>
          <w:szCs w:val="19"/>
        </w:rPr>
        <w:t xml:space="preserve"> </w:t>
      </w:r>
      <w:r>
        <w:rPr>
          <w:rFonts w:ascii="Georgia" w:eastAsia="Georgia" w:hAnsi="Georgia" w:cs="Georgia"/>
          <w:sz w:val="19"/>
          <w:szCs w:val="19"/>
        </w:rPr>
        <w:t>normalization</w:t>
      </w:r>
      <w:r>
        <w:rPr>
          <w:rFonts w:ascii="Georgia" w:eastAsia="Georgia" w:hAnsi="Georgia" w:cs="Georgia"/>
          <w:spacing w:val="25"/>
          <w:sz w:val="19"/>
          <w:szCs w:val="19"/>
        </w:rPr>
        <w:t xml:space="preserve"> </w:t>
      </w:r>
      <w:r>
        <w:rPr>
          <w:rFonts w:ascii="Georgia" w:eastAsia="Georgia" w:hAnsi="Georgia" w:cs="Georgia"/>
          <w:sz w:val="19"/>
          <w:szCs w:val="19"/>
        </w:rPr>
        <w:t>evaluation</w:t>
      </w:r>
      <w:r>
        <w:rPr>
          <w:rFonts w:ascii="Georgia" w:eastAsia="Georgia" w:hAnsi="Georgia" w:cs="Georgia"/>
          <w:spacing w:val="19"/>
          <w:sz w:val="19"/>
          <w:szCs w:val="19"/>
        </w:rPr>
        <w:t xml:space="preserve"> </w:t>
      </w:r>
      <w:r>
        <w:rPr>
          <w:rFonts w:ascii="Georgia" w:eastAsia="Georgia" w:hAnsi="Georgia" w:cs="Georgia"/>
          <w:w w:val="102"/>
          <w:sz w:val="19"/>
          <w:szCs w:val="19"/>
        </w:rPr>
        <w:t>[18].</w:t>
      </w:r>
    </w:p>
    <w:p w14:paraId="57E68FF4" w14:textId="77777777" w:rsidR="00E61F9D" w:rsidRDefault="005C64D6">
      <w:pPr>
        <w:spacing w:before="33" w:after="0" w:line="277" w:lineRule="auto"/>
        <w:ind w:left="658" w:right="62" w:hanging="179"/>
        <w:jc w:val="both"/>
        <w:rPr>
          <w:rFonts w:ascii="Georgia" w:eastAsia="Georgia" w:hAnsi="Georgia" w:cs="Georgia"/>
          <w:sz w:val="19"/>
          <w:szCs w:val="19"/>
        </w:rPr>
      </w:pPr>
      <w:r>
        <w:rPr>
          <w:rFonts w:ascii="Georgia" w:eastAsia="Georgia" w:hAnsi="Georgia" w:cs="Georgia"/>
          <w:sz w:val="19"/>
          <w:szCs w:val="19"/>
        </w:rPr>
        <w:t xml:space="preserve">• </w:t>
      </w:r>
      <w:r>
        <w:rPr>
          <w:rFonts w:ascii="Georgia" w:eastAsia="Georgia" w:hAnsi="Georgia" w:cs="Georgia"/>
          <w:spacing w:val="19"/>
          <w:sz w:val="19"/>
          <w:szCs w:val="19"/>
        </w:rPr>
        <w:t xml:space="preserve"> </w:t>
      </w:r>
      <w:proofErr w:type="spellStart"/>
      <w:r>
        <w:rPr>
          <w:rFonts w:ascii="Georgia" w:eastAsia="Georgia" w:hAnsi="Georgia" w:cs="Georgia"/>
          <w:sz w:val="19"/>
          <w:szCs w:val="19"/>
        </w:rPr>
        <w:t>SyN</w:t>
      </w:r>
      <w:proofErr w:type="spellEnd"/>
      <w:r>
        <w:rPr>
          <w:rFonts w:ascii="Georgia" w:eastAsia="Georgia" w:hAnsi="Georgia" w:cs="Georgia"/>
          <w:spacing w:val="17"/>
          <w:sz w:val="19"/>
          <w:szCs w:val="19"/>
        </w:rPr>
        <w:t xml:space="preserve"> </w:t>
      </w:r>
      <w:r>
        <w:rPr>
          <w:rFonts w:ascii="Georgia" w:eastAsia="Georgia" w:hAnsi="Georgia" w:cs="Georgia"/>
          <w:sz w:val="19"/>
          <w:szCs w:val="19"/>
        </w:rPr>
        <w:t>also</w:t>
      </w:r>
      <w:r>
        <w:rPr>
          <w:rFonts w:ascii="Georgia" w:eastAsia="Georgia" w:hAnsi="Georgia" w:cs="Georgia"/>
          <w:spacing w:val="17"/>
          <w:sz w:val="19"/>
          <w:szCs w:val="19"/>
        </w:rPr>
        <w:t xml:space="preserve"> </w:t>
      </w:r>
      <w:r>
        <w:rPr>
          <w:rFonts w:ascii="Georgia" w:eastAsia="Georgia" w:hAnsi="Georgia" w:cs="Georgia"/>
          <w:sz w:val="19"/>
          <w:szCs w:val="19"/>
        </w:rPr>
        <w:t>competed</w:t>
      </w:r>
      <w:r>
        <w:rPr>
          <w:rFonts w:ascii="Georgia" w:eastAsia="Georgia" w:hAnsi="Georgia" w:cs="Georgia"/>
          <w:spacing w:val="26"/>
          <w:sz w:val="19"/>
          <w:szCs w:val="19"/>
        </w:rPr>
        <w:t xml:space="preserve"> </w:t>
      </w:r>
      <w:r>
        <w:rPr>
          <w:rFonts w:ascii="Georgia" w:eastAsia="Georgia" w:hAnsi="Georgia" w:cs="Georgia"/>
          <w:sz w:val="19"/>
          <w:szCs w:val="19"/>
        </w:rPr>
        <w:t>in</w:t>
      </w:r>
      <w:r>
        <w:rPr>
          <w:rFonts w:ascii="Georgia" w:eastAsia="Georgia" w:hAnsi="Georgia" w:cs="Georgia"/>
          <w:spacing w:val="15"/>
          <w:sz w:val="19"/>
          <w:szCs w:val="19"/>
        </w:rPr>
        <w:t xml:space="preserve"> </w:t>
      </w:r>
      <w:r>
        <w:rPr>
          <w:rFonts w:ascii="Georgia" w:eastAsia="Georgia" w:hAnsi="Georgia" w:cs="Georgia"/>
          <w:sz w:val="19"/>
          <w:szCs w:val="19"/>
        </w:rPr>
        <w:t>the</w:t>
      </w:r>
      <w:r>
        <w:rPr>
          <w:rFonts w:ascii="Georgia" w:eastAsia="Georgia" w:hAnsi="Georgia" w:cs="Georgia"/>
          <w:spacing w:val="15"/>
          <w:sz w:val="19"/>
          <w:szCs w:val="19"/>
        </w:rPr>
        <w:t xml:space="preserve"> </w:t>
      </w:r>
      <w:r>
        <w:rPr>
          <w:rFonts w:ascii="Georgia" w:eastAsia="Georgia" w:hAnsi="Georgia" w:cs="Georgia"/>
          <w:sz w:val="19"/>
          <w:szCs w:val="19"/>
        </w:rPr>
        <w:t>Evaluation</w:t>
      </w:r>
      <w:r>
        <w:rPr>
          <w:rFonts w:ascii="Georgia" w:eastAsia="Georgia" w:hAnsi="Georgia" w:cs="Georgia"/>
          <w:spacing w:val="28"/>
          <w:sz w:val="19"/>
          <w:szCs w:val="19"/>
        </w:rPr>
        <w:t xml:space="preserve"> </w:t>
      </w:r>
      <w:r>
        <w:rPr>
          <w:rFonts w:ascii="Georgia" w:eastAsia="Georgia" w:hAnsi="Georgia" w:cs="Georgia"/>
          <w:sz w:val="19"/>
          <w:szCs w:val="19"/>
        </w:rPr>
        <w:t>of</w:t>
      </w:r>
      <w:r>
        <w:rPr>
          <w:rFonts w:ascii="Georgia" w:eastAsia="Georgia" w:hAnsi="Georgia" w:cs="Georgia"/>
          <w:spacing w:val="13"/>
          <w:sz w:val="19"/>
          <w:szCs w:val="19"/>
        </w:rPr>
        <w:t xml:space="preserve"> </w:t>
      </w:r>
      <w:r>
        <w:rPr>
          <w:rFonts w:ascii="Georgia" w:eastAsia="Georgia" w:hAnsi="Georgia" w:cs="Georgia"/>
          <w:sz w:val="19"/>
          <w:szCs w:val="19"/>
        </w:rPr>
        <w:t>Methods</w:t>
      </w:r>
      <w:r>
        <w:rPr>
          <w:rFonts w:ascii="Georgia" w:eastAsia="Georgia" w:hAnsi="Georgia" w:cs="Georgia"/>
          <w:spacing w:val="25"/>
          <w:sz w:val="19"/>
          <w:szCs w:val="19"/>
        </w:rPr>
        <w:t xml:space="preserve"> </w:t>
      </w:r>
      <w:r>
        <w:rPr>
          <w:rFonts w:ascii="Georgia" w:eastAsia="Georgia" w:hAnsi="Georgia" w:cs="Georgia"/>
          <w:sz w:val="19"/>
          <w:szCs w:val="19"/>
        </w:rPr>
        <w:t>for</w:t>
      </w:r>
      <w:r>
        <w:rPr>
          <w:rFonts w:ascii="Georgia" w:eastAsia="Georgia" w:hAnsi="Georgia" w:cs="Georgia"/>
          <w:spacing w:val="15"/>
          <w:sz w:val="19"/>
          <w:szCs w:val="19"/>
        </w:rPr>
        <w:t xml:space="preserve"> </w:t>
      </w:r>
      <w:r>
        <w:rPr>
          <w:rFonts w:ascii="Georgia" w:eastAsia="Georgia" w:hAnsi="Georgia" w:cs="Georgia"/>
          <w:sz w:val="19"/>
          <w:szCs w:val="19"/>
        </w:rPr>
        <w:t>Pulmonary</w:t>
      </w:r>
      <w:r>
        <w:rPr>
          <w:rFonts w:ascii="Georgia" w:eastAsia="Georgia" w:hAnsi="Georgia" w:cs="Georgia"/>
          <w:spacing w:val="29"/>
          <w:sz w:val="19"/>
          <w:szCs w:val="19"/>
        </w:rPr>
        <w:t xml:space="preserve"> </w:t>
      </w:r>
      <w:r>
        <w:rPr>
          <w:rFonts w:ascii="Georgia" w:eastAsia="Georgia" w:hAnsi="Georgia" w:cs="Georgia"/>
          <w:sz w:val="19"/>
          <w:szCs w:val="19"/>
        </w:rPr>
        <w:t>Image</w:t>
      </w:r>
      <w:r>
        <w:rPr>
          <w:rFonts w:ascii="Georgia" w:eastAsia="Georgia" w:hAnsi="Georgia" w:cs="Georgia"/>
          <w:spacing w:val="20"/>
          <w:sz w:val="19"/>
          <w:szCs w:val="19"/>
        </w:rPr>
        <w:t xml:space="preserve"> </w:t>
      </w:r>
      <w:proofErr w:type="spellStart"/>
      <w:r>
        <w:rPr>
          <w:rFonts w:ascii="Georgia" w:eastAsia="Georgia" w:hAnsi="Georgia" w:cs="Georgia"/>
          <w:sz w:val="19"/>
          <w:szCs w:val="19"/>
        </w:rPr>
        <w:t>REgistration</w:t>
      </w:r>
      <w:proofErr w:type="spellEnd"/>
      <w:r>
        <w:rPr>
          <w:rFonts w:ascii="Georgia" w:eastAsia="Georgia" w:hAnsi="Georgia" w:cs="Georgia"/>
          <w:spacing w:val="31"/>
          <w:sz w:val="19"/>
          <w:szCs w:val="19"/>
        </w:rPr>
        <w:t xml:space="preserve"> </w:t>
      </w:r>
      <w:r>
        <w:rPr>
          <w:rFonts w:ascii="Georgia" w:eastAsia="Georgia" w:hAnsi="Georgia" w:cs="Georgia"/>
          <w:sz w:val="19"/>
          <w:szCs w:val="19"/>
        </w:rPr>
        <w:t>2010</w:t>
      </w:r>
      <w:r>
        <w:rPr>
          <w:rFonts w:ascii="Georgia" w:eastAsia="Georgia" w:hAnsi="Georgia" w:cs="Georgia"/>
          <w:spacing w:val="18"/>
          <w:sz w:val="19"/>
          <w:szCs w:val="19"/>
        </w:rPr>
        <w:t xml:space="preserve"> </w:t>
      </w:r>
      <w:r>
        <w:rPr>
          <w:rFonts w:ascii="Georgia" w:eastAsia="Georgia" w:hAnsi="Georgia" w:cs="Georgia"/>
          <w:sz w:val="19"/>
          <w:szCs w:val="19"/>
        </w:rPr>
        <w:t>(EMPIRE10)</w:t>
      </w:r>
      <w:r>
        <w:rPr>
          <w:rFonts w:ascii="Georgia" w:eastAsia="Georgia" w:hAnsi="Georgia" w:cs="Georgia"/>
          <w:spacing w:val="32"/>
          <w:sz w:val="19"/>
          <w:szCs w:val="19"/>
        </w:rPr>
        <w:t xml:space="preserve"> </w:t>
      </w:r>
      <w:r>
        <w:rPr>
          <w:rFonts w:ascii="Georgia" w:eastAsia="Georgia" w:hAnsi="Georgia" w:cs="Georgia"/>
          <w:sz w:val="19"/>
          <w:szCs w:val="19"/>
        </w:rPr>
        <w:t>challenge</w:t>
      </w:r>
      <w:r>
        <w:rPr>
          <w:rFonts w:ascii="Georgia" w:eastAsia="Georgia" w:hAnsi="Georgia" w:cs="Georgia"/>
          <w:spacing w:val="26"/>
          <w:sz w:val="19"/>
          <w:szCs w:val="19"/>
        </w:rPr>
        <w:t xml:space="preserve"> </w:t>
      </w:r>
      <w:r>
        <w:rPr>
          <w:rFonts w:ascii="Georgia" w:eastAsia="Georgia" w:hAnsi="Georgia" w:cs="Georgia"/>
          <w:w w:val="102"/>
          <w:sz w:val="19"/>
          <w:szCs w:val="19"/>
        </w:rPr>
        <w:t xml:space="preserve">[17], </w:t>
      </w:r>
      <w:r>
        <w:rPr>
          <w:rFonts w:ascii="Georgia" w:eastAsia="Georgia" w:hAnsi="Georgia" w:cs="Georgia"/>
          <w:sz w:val="19"/>
          <w:szCs w:val="19"/>
        </w:rPr>
        <w:t>where</w:t>
      </w:r>
      <w:r>
        <w:rPr>
          <w:rFonts w:ascii="Georgia" w:eastAsia="Georgia" w:hAnsi="Georgia" w:cs="Georgia"/>
          <w:spacing w:val="4"/>
          <w:sz w:val="19"/>
          <w:szCs w:val="19"/>
        </w:rPr>
        <w:t xml:space="preserve"> </w:t>
      </w:r>
      <w:r>
        <w:rPr>
          <w:rFonts w:ascii="Georgia" w:eastAsia="Georgia" w:hAnsi="Georgia" w:cs="Georgia"/>
          <w:sz w:val="19"/>
          <w:szCs w:val="19"/>
        </w:rPr>
        <w:t>it</w:t>
      </w:r>
      <w:r>
        <w:rPr>
          <w:rFonts w:ascii="Georgia" w:eastAsia="Georgia" w:hAnsi="Georgia" w:cs="Georgia"/>
          <w:spacing w:val="-4"/>
          <w:sz w:val="19"/>
          <w:szCs w:val="19"/>
        </w:rPr>
        <w:t xml:space="preserve"> </w:t>
      </w:r>
      <w:r>
        <w:rPr>
          <w:rFonts w:ascii="Georgia" w:eastAsia="Georgia" w:hAnsi="Georgia" w:cs="Georgia"/>
          <w:sz w:val="19"/>
          <w:szCs w:val="19"/>
        </w:rPr>
        <w:t>was the</w:t>
      </w:r>
      <w:r>
        <w:rPr>
          <w:rFonts w:ascii="Georgia" w:eastAsia="Georgia" w:hAnsi="Georgia" w:cs="Georgia"/>
          <w:spacing w:val="-1"/>
          <w:sz w:val="19"/>
          <w:szCs w:val="19"/>
        </w:rPr>
        <w:t xml:space="preserve"> </w:t>
      </w:r>
      <w:r>
        <w:rPr>
          <w:rFonts w:ascii="Georgia" w:eastAsia="Georgia" w:hAnsi="Georgia" w:cs="Georgia"/>
          <w:sz w:val="19"/>
          <w:szCs w:val="19"/>
        </w:rPr>
        <w:t>top performer</w:t>
      </w:r>
      <w:r>
        <w:rPr>
          <w:rFonts w:ascii="Georgia" w:eastAsia="Georgia" w:hAnsi="Georgia" w:cs="Georgia"/>
          <w:spacing w:val="11"/>
          <w:sz w:val="19"/>
          <w:szCs w:val="19"/>
        </w:rPr>
        <w:t xml:space="preserve"> </w:t>
      </w:r>
      <w:r>
        <w:rPr>
          <w:rFonts w:ascii="Georgia" w:eastAsia="Georgia" w:hAnsi="Georgia" w:cs="Georgia"/>
          <w:sz w:val="19"/>
          <w:szCs w:val="19"/>
        </w:rPr>
        <w:t>for</w:t>
      </w:r>
      <w:r>
        <w:rPr>
          <w:rFonts w:ascii="Georgia" w:eastAsia="Georgia" w:hAnsi="Georgia" w:cs="Georgia"/>
          <w:spacing w:val="-1"/>
          <w:sz w:val="19"/>
          <w:szCs w:val="19"/>
        </w:rPr>
        <w:t xml:space="preserve"> </w:t>
      </w:r>
      <w:r>
        <w:rPr>
          <w:rFonts w:ascii="Georgia" w:eastAsia="Georgia" w:hAnsi="Georgia" w:cs="Georgia"/>
          <w:sz w:val="19"/>
          <w:szCs w:val="19"/>
        </w:rPr>
        <w:t>the</w:t>
      </w:r>
      <w:r>
        <w:rPr>
          <w:rFonts w:ascii="Georgia" w:eastAsia="Georgia" w:hAnsi="Georgia" w:cs="Georgia"/>
          <w:spacing w:val="-1"/>
          <w:sz w:val="19"/>
          <w:szCs w:val="19"/>
        </w:rPr>
        <w:t xml:space="preserve"> </w:t>
      </w:r>
      <w:r>
        <w:rPr>
          <w:rFonts w:ascii="Georgia" w:eastAsia="Georgia" w:hAnsi="Georgia" w:cs="Georgia"/>
          <w:sz w:val="19"/>
          <w:szCs w:val="19"/>
        </w:rPr>
        <w:t>benchmarks</w:t>
      </w:r>
      <w:r>
        <w:rPr>
          <w:rFonts w:ascii="Georgia" w:eastAsia="Georgia" w:hAnsi="Georgia" w:cs="Georgia"/>
          <w:spacing w:val="15"/>
          <w:sz w:val="19"/>
          <w:szCs w:val="19"/>
        </w:rPr>
        <w:t xml:space="preserve"> </w:t>
      </w:r>
      <w:r>
        <w:rPr>
          <w:rFonts w:ascii="Georgia" w:eastAsia="Georgia" w:hAnsi="Georgia" w:cs="Georgia"/>
          <w:sz w:val="19"/>
          <w:szCs w:val="19"/>
        </w:rPr>
        <w:t>used</w:t>
      </w:r>
      <w:r>
        <w:rPr>
          <w:rFonts w:ascii="Georgia" w:eastAsia="Georgia" w:hAnsi="Georgia" w:cs="Georgia"/>
          <w:spacing w:val="2"/>
          <w:sz w:val="19"/>
          <w:szCs w:val="19"/>
        </w:rPr>
        <w:t xml:space="preserve"> </w:t>
      </w:r>
      <w:r>
        <w:rPr>
          <w:rFonts w:ascii="Georgia" w:eastAsia="Georgia" w:hAnsi="Georgia" w:cs="Georgia"/>
          <w:sz w:val="19"/>
          <w:szCs w:val="19"/>
        </w:rPr>
        <w:t>to</w:t>
      </w:r>
      <w:r>
        <w:rPr>
          <w:rFonts w:ascii="Georgia" w:eastAsia="Georgia" w:hAnsi="Georgia" w:cs="Georgia"/>
          <w:spacing w:val="-3"/>
          <w:sz w:val="19"/>
          <w:szCs w:val="19"/>
        </w:rPr>
        <w:t xml:space="preserve"> </w:t>
      </w:r>
      <w:r>
        <w:rPr>
          <w:rFonts w:ascii="Georgia" w:eastAsia="Georgia" w:hAnsi="Georgia" w:cs="Georgia"/>
          <w:sz w:val="19"/>
          <w:szCs w:val="19"/>
        </w:rPr>
        <w:t>assess</w:t>
      </w:r>
      <w:r>
        <w:rPr>
          <w:rFonts w:ascii="Georgia" w:eastAsia="Georgia" w:hAnsi="Georgia" w:cs="Georgia"/>
          <w:spacing w:val="4"/>
          <w:sz w:val="19"/>
          <w:szCs w:val="19"/>
        </w:rPr>
        <w:t xml:space="preserve"> </w:t>
      </w:r>
      <w:r>
        <w:rPr>
          <w:rFonts w:ascii="Georgia" w:eastAsia="Georgia" w:hAnsi="Georgia" w:cs="Georgia"/>
          <w:sz w:val="19"/>
          <w:szCs w:val="19"/>
        </w:rPr>
        <w:t>lung</w:t>
      </w:r>
      <w:r>
        <w:rPr>
          <w:rFonts w:ascii="Georgia" w:eastAsia="Georgia" w:hAnsi="Georgia" w:cs="Georgia"/>
          <w:spacing w:val="1"/>
          <w:sz w:val="19"/>
          <w:szCs w:val="19"/>
        </w:rPr>
        <w:t xml:space="preserve"> </w:t>
      </w:r>
      <w:r>
        <w:rPr>
          <w:rFonts w:ascii="Georgia" w:eastAsia="Georgia" w:hAnsi="Georgia" w:cs="Georgia"/>
          <w:sz w:val="19"/>
          <w:szCs w:val="19"/>
        </w:rPr>
        <w:t>registration</w:t>
      </w:r>
      <w:r>
        <w:rPr>
          <w:rFonts w:ascii="Georgia" w:eastAsia="Georgia" w:hAnsi="Georgia" w:cs="Georgia"/>
          <w:spacing w:val="14"/>
          <w:sz w:val="19"/>
          <w:szCs w:val="19"/>
        </w:rPr>
        <w:t xml:space="preserve"> </w:t>
      </w:r>
      <w:r>
        <w:rPr>
          <w:rFonts w:ascii="Georgia" w:eastAsia="Georgia" w:hAnsi="Georgia" w:cs="Georgia"/>
          <w:sz w:val="19"/>
          <w:szCs w:val="19"/>
        </w:rPr>
        <w:t>accuracy</w:t>
      </w:r>
      <w:r>
        <w:rPr>
          <w:rFonts w:ascii="Georgia" w:eastAsia="Georgia" w:hAnsi="Georgia" w:cs="Georgia"/>
          <w:spacing w:val="9"/>
          <w:sz w:val="19"/>
          <w:szCs w:val="19"/>
        </w:rPr>
        <w:t xml:space="preserve"> </w:t>
      </w:r>
      <w:r>
        <w:rPr>
          <w:rFonts w:ascii="Georgia" w:eastAsia="Georgia" w:hAnsi="Georgia" w:cs="Georgia"/>
          <w:sz w:val="19"/>
          <w:szCs w:val="19"/>
        </w:rPr>
        <w:t>and biological</w:t>
      </w:r>
      <w:r>
        <w:rPr>
          <w:rFonts w:ascii="Georgia" w:eastAsia="Georgia" w:hAnsi="Georgia" w:cs="Georgia"/>
          <w:spacing w:val="10"/>
          <w:sz w:val="19"/>
          <w:szCs w:val="19"/>
        </w:rPr>
        <w:t xml:space="preserve"> </w:t>
      </w:r>
      <w:r>
        <w:rPr>
          <w:rFonts w:ascii="Georgia" w:eastAsia="Georgia" w:hAnsi="Georgia" w:cs="Georgia"/>
          <w:sz w:val="19"/>
          <w:szCs w:val="19"/>
        </w:rPr>
        <w:t>plausibility</w:t>
      </w:r>
      <w:r>
        <w:rPr>
          <w:rFonts w:ascii="Georgia" w:eastAsia="Georgia" w:hAnsi="Georgia" w:cs="Georgia"/>
          <w:spacing w:val="13"/>
          <w:sz w:val="19"/>
          <w:szCs w:val="19"/>
        </w:rPr>
        <w:t xml:space="preserve"> </w:t>
      </w:r>
      <w:r>
        <w:rPr>
          <w:rFonts w:ascii="Georgia" w:eastAsia="Georgia" w:hAnsi="Georgia" w:cs="Georgia"/>
          <w:w w:val="102"/>
          <w:sz w:val="19"/>
          <w:szCs w:val="19"/>
        </w:rPr>
        <w:t xml:space="preserve">of </w:t>
      </w:r>
      <w:r>
        <w:rPr>
          <w:rFonts w:ascii="Georgia" w:eastAsia="Georgia" w:hAnsi="Georgia" w:cs="Georgia"/>
          <w:sz w:val="19"/>
          <w:szCs w:val="19"/>
        </w:rPr>
        <w:t>the</w:t>
      </w:r>
      <w:r>
        <w:rPr>
          <w:rFonts w:ascii="Georgia" w:eastAsia="Georgia" w:hAnsi="Georgia" w:cs="Georgia"/>
          <w:spacing w:val="13"/>
          <w:sz w:val="19"/>
          <w:szCs w:val="19"/>
        </w:rPr>
        <w:t xml:space="preserve"> </w:t>
      </w:r>
      <w:r>
        <w:rPr>
          <w:rFonts w:ascii="Georgia" w:eastAsia="Georgia" w:hAnsi="Georgia" w:cs="Georgia"/>
          <w:sz w:val="19"/>
          <w:szCs w:val="19"/>
        </w:rPr>
        <w:t>inferred</w:t>
      </w:r>
      <w:r>
        <w:rPr>
          <w:rFonts w:ascii="Georgia" w:eastAsia="Georgia" w:hAnsi="Georgia" w:cs="Georgia"/>
          <w:spacing w:val="22"/>
          <w:sz w:val="19"/>
          <w:szCs w:val="19"/>
        </w:rPr>
        <w:t xml:space="preserve"> </w:t>
      </w:r>
      <w:r>
        <w:rPr>
          <w:rFonts w:ascii="Georgia" w:eastAsia="Georgia" w:hAnsi="Georgia" w:cs="Georgia"/>
          <w:sz w:val="19"/>
          <w:szCs w:val="19"/>
        </w:rPr>
        <w:t>transform</w:t>
      </w:r>
      <w:r>
        <w:rPr>
          <w:rFonts w:ascii="Georgia" w:eastAsia="Georgia" w:hAnsi="Georgia" w:cs="Georgia"/>
          <w:spacing w:val="25"/>
          <w:sz w:val="19"/>
          <w:szCs w:val="19"/>
        </w:rPr>
        <w:t xml:space="preserve"> </w:t>
      </w:r>
      <w:r>
        <w:rPr>
          <w:rFonts w:ascii="Georgia" w:eastAsia="Georgia" w:hAnsi="Georgia" w:cs="Georgia"/>
          <w:sz w:val="19"/>
          <w:szCs w:val="19"/>
        </w:rPr>
        <w:t>(i.e.,</w:t>
      </w:r>
      <w:r>
        <w:rPr>
          <w:rFonts w:ascii="Georgia" w:eastAsia="Georgia" w:hAnsi="Georgia" w:cs="Georgia"/>
          <w:spacing w:val="20"/>
          <w:sz w:val="19"/>
          <w:szCs w:val="19"/>
        </w:rPr>
        <w:t xml:space="preserve"> </w:t>
      </w:r>
      <w:r>
        <w:rPr>
          <w:rFonts w:ascii="Georgia" w:eastAsia="Georgia" w:hAnsi="Georgia" w:cs="Georgia"/>
          <w:sz w:val="19"/>
          <w:szCs w:val="19"/>
        </w:rPr>
        <w:t>boundary</w:t>
      </w:r>
      <w:r>
        <w:rPr>
          <w:rFonts w:ascii="Georgia" w:eastAsia="Georgia" w:hAnsi="Georgia" w:cs="Georgia"/>
          <w:spacing w:val="24"/>
          <w:sz w:val="19"/>
          <w:szCs w:val="19"/>
        </w:rPr>
        <w:t xml:space="preserve"> </w:t>
      </w:r>
      <w:r>
        <w:rPr>
          <w:rFonts w:ascii="Georgia" w:eastAsia="Georgia" w:hAnsi="Georgia" w:cs="Georgia"/>
          <w:sz w:val="19"/>
          <w:szCs w:val="19"/>
        </w:rPr>
        <w:t>alignment,</w:t>
      </w:r>
      <w:r>
        <w:rPr>
          <w:rFonts w:ascii="Georgia" w:eastAsia="Georgia" w:hAnsi="Georgia" w:cs="Georgia"/>
          <w:spacing w:val="27"/>
          <w:sz w:val="19"/>
          <w:szCs w:val="19"/>
        </w:rPr>
        <w:t xml:space="preserve"> </w:t>
      </w:r>
      <w:r>
        <w:rPr>
          <w:rFonts w:ascii="Georgia" w:eastAsia="Georgia" w:hAnsi="Georgia" w:cs="Georgia"/>
          <w:sz w:val="19"/>
          <w:szCs w:val="19"/>
        </w:rPr>
        <w:t>fissure</w:t>
      </w:r>
      <w:r>
        <w:rPr>
          <w:rFonts w:ascii="Georgia" w:eastAsia="Georgia" w:hAnsi="Georgia" w:cs="Georgia"/>
          <w:spacing w:val="19"/>
          <w:sz w:val="19"/>
          <w:szCs w:val="19"/>
        </w:rPr>
        <w:t xml:space="preserve"> </w:t>
      </w:r>
      <w:r>
        <w:rPr>
          <w:rFonts w:ascii="Georgia" w:eastAsia="Georgia" w:hAnsi="Georgia" w:cs="Georgia"/>
          <w:sz w:val="19"/>
          <w:szCs w:val="19"/>
        </w:rPr>
        <w:t>alignment,</w:t>
      </w:r>
      <w:r>
        <w:rPr>
          <w:rFonts w:ascii="Georgia" w:eastAsia="Georgia" w:hAnsi="Georgia" w:cs="Georgia"/>
          <w:spacing w:val="27"/>
          <w:sz w:val="19"/>
          <w:szCs w:val="19"/>
        </w:rPr>
        <w:t xml:space="preserve"> </w:t>
      </w:r>
      <w:r>
        <w:rPr>
          <w:rFonts w:ascii="Georgia" w:eastAsia="Georgia" w:hAnsi="Georgia" w:cs="Georgia"/>
          <w:sz w:val="19"/>
          <w:szCs w:val="19"/>
        </w:rPr>
        <w:t>landmark</w:t>
      </w:r>
      <w:r>
        <w:rPr>
          <w:rFonts w:ascii="Georgia" w:eastAsia="Georgia" w:hAnsi="Georgia" w:cs="Georgia"/>
          <w:spacing w:val="24"/>
          <w:sz w:val="19"/>
          <w:szCs w:val="19"/>
        </w:rPr>
        <w:t xml:space="preserve"> </w:t>
      </w:r>
      <w:r>
        <w:rPr>
          <w:rFonts w:ascii="Georgia" w:eastAsia="Georgia" w:hAnsi="Georgia" w:cs="Georgia"/>
          <w:sz w:val="19"/>
          <w:szCs w:val="19"/>
        </w:rPr>
        <w:t>correspondence,</w:t>
      </w:r>
      <w:r>
        <w:rPr>
          <w:rFonts w:ascii="Georgia" w:eastAsia="Georgia" w:hAnsi="Georgia" w:cs="Georgia"/>
          <w:spacing w:val="37"/>
          <w:sz w:val="19"/>
          <w:szCs w:val="19"/>
        </w:rPr>
        <w:t xml:space="preserve"> </w:t>
      </w:r>
      <w:r>
        <w:rPr>
          <w:rFonts w:ascii="Georgia" w:eastAsia="Georgia" w:hAnsi="Georgia" w:cs="Georgia"/>
          <w:sz w:val="19"/>
          <w:szCs w:val="19"/>
        </w:rPr>
        <w:t>and</w:t>
      </w:r>
      <w:r>
        <w:rPr>
          <w:rFonts w:ascii="Georgia" w:eastAsia="Georgia" w:hAnsi="Georgia" w:cs="Georgia"/>
          <w:spacing w:val="14"/>
          <w:sz w:val="19"/>
          <w:szCs w:val="19"/>
        </w:rPr>
        <w:t xml:space="preserve"> </w:t>
      </w:r>
      <w:r>
        <w:rPr>
          <w:rFonts w:ascii="Georgia" w:eastAsia="Georgia" w:hAnsi="Georgia" w:cs="Georgia"/>
          <w:sz w:val="19"/>
          <w:szCs w:val="19"/>
        </w:rPr>
        <w:t>displacement</w:t>
      </w:r>
      <w:r>
        <w:rPr>
          <w:rFonts w:ascii="Georgia" w:eastAsia="Georgia" w:hAnsi="Georgia" w:cs="Georgia"/>
          <w:spacing w:val="30"/>
          <w:sz w:val="19"/>
          <w:szCs w:val="19"/>
        </w:rPr>
        <w:t xml:space="preserve"> </w:t>
      </w:r>
      <w:r>
        <w:rPr>
          <w:rFonts w:ascii="Georgia" w:eastAsia="Georgia" w:hAnsi="Georgia" w:cs="Georgia"/>
          <w:w w:val="102"/>
          <w:sz w:val="19"/>
          <w:szCs w:val="19"/>
        </w:rPr>
        <w:t xml:space="preserve">field </w:t>
      </w:r>
      <w:r>
        <w:rPr>
          <w:rFonts w:ascii="Georgia" w:eastAsia="Georgia" w:hAnsi="Georgia" w:cs="Georgia"/>
          <w:sz w:val="19"/>
          <w:szCs w:val="19"/>
        </w:rPr>
        <w:t>topology).</w:t>
      </w:r>
      <w:r>
        <w:rPr>
          <w:rFonts w:ascii="Georgia" w:eastAsia="Georgia" w:hAnsi="Georgia" w:cs="Georgia"/>
          <w:spacing w:val="34"/>
          <w:sz w:val="19"/>
          <w:szCs w:val="19"/>
        </w:rPr>
        <w:t xml:space="preserve"> </w:t>
      </w:r>
      <w:r>
        <w:rPr>
          <w:rFonts w:ascii="Georgia" w:eastAsia="Georgia" w:hAnsi="Georgia" w:cs="Georgia"/>
          <w:sz w:val="19"/>
          <w:szCs w:val="19"/>
        </w:rPr>
        <w:t>The</w:t>
      </w:r>
      <w:r>
        <w:rPr>
          <w:rFonts w:ascii="Georgia" w:eastAsia="Georgia" w:hAnsi="Georgia" w:cs="Georgia"/>
          <w:spacing w:val="7"/>
          <w:sz w:val="19"/>
          <w:szCs w:val="19"/>
        </w:rPr>
        <w:t xml:space="preserve"> </w:t>
      </w:r>
      <w:r>
        <w:rPr>
          <w:rFonts w:ascii="Georgia" w:eastAsia="Georgia" w:hAnsi="Georgia" w:cs="Georgia"/>
          <w:sz w:val="19"/>
          <w:szCs w:val="19"/>
        </w:rPr>
        <w:t>competition</w:t>
      </w:r>
      <w:r>
        <w:rPr>
          <w:rFonts w:ascii="Georgia" w:eastAsia="Georgia" w:hAnsi="Georgia" w:cs="Georgia"/>
          <w:spacing w:val="21"/>
          <w:sz w:val="19"/>
          <w:szCs w:val="19"/>
        </w:rPr>
        <w:t xml:space="preserve"> </w:t>
      </w:r>
      <w:r>
        <w:rPr>
          <w:rFonts w:ascii="Georgia" w:eastAsia="Georgia" w:hAnsi="Georgia" w:cs="Georgia"/>
          <w:sz w:val="19"/>
          <w:szCs w:val="19"/>
        </w:rPr>
        <w:t>has</w:t>
      </w:r>
      <w:r>
        <w:rPr>
          <w:rFonts w:ascii="Georgia" w:eastAsia="Georgia" w:hAnsi="Georgia" w:cs="Georgia"/>
          <w:spacing w:val="7"/>
          <w:sz w:val="19"/>
          <w:szCs w:val="19"/>
        </w:rPr>
        <w:t xml:space="preserve"> </w:t>
      </w:r>
      <w:r>
        <w:rPr>
          <w:rFonts w:ascii="Georgia" w:eastAsia="Georgia" w:hAnsi="Georgia" w:cs="Georgia"/>
          <w:sz w:val="19"/>
          <w:szCs w:val="19"/>
        </w:rPr>
        <w:t>continued</w:t>
      </w:r>
      <w:r>
        <w:rPr>
          <w:rFonts w:ascii="Georgia" w:eastAsia="Georgia" w:hAnsi="Georgia" w:cs="Georgia"/>
          <w:spacing w:val="18"/>
          <w:sz w:val="19"/>
          <w:szCs w:val="19"/>
        </w:rPr>
        <w:t xml:space="preserve"> </w:t>
      </w:r>
      <w:r>
        <w:rPr>
          <w:rFonts w:ascii="Georgia" w:eastAsia="Georgia" w:hAnsi="Georgia" w:cs="Georgia"/>
          <w:sz w:val="19"/>
          <w:szCs w:val="19"/>
        </w:rPr>
        <w:t>to</w:t>
      </w:r>
      <w:r>
        <w:rPr>
          <w:rFonts w:ascii="Georgia" w:eastAsia="Georgia" w:hAnsi="Georgia" w:cs="Georgia"/>
          <w:spacing w:val="4"/>
          <w:sz w:val="19"/>
          <w:szCs w:val="19"/>
        </w:rPr>
        <w:t xml:space="preserve"> </w:t>
      </w:r>
      <w:r>
        <w:rPr>
          <w:rFonts w:ascii="Georgia" w:eastAsia="Georgia" w:hAnsi="Georgia" w:cs="Georgia"/>
          <w:sz w:val="19"/>
          <w:szCs w:val="19"/>
        </w:rPr>
        <w:t>the</w:t>
      </w:r>
      <w:r>
        <w:rPr>
          <w:rFonts w:ascii="Georgia" w:eastAsia="Georgia" w:hAnsi="Georgia" w:cs="Georgia"/>
          <w:spacing w:val="6"/>
          <w:sz w:val="19"/>
          <w:szCs w:val="19"/>
        </w:rPr>
        <w:t xml:space="preserve"> </w:t>
      </w:r>
      <w:r>
        <w:rPr>
          <w:rFonts w:ascii="Georgia" w:eastAsia="Georgia" w:hAnsi="Georgia" w:cs="Georgia"/>
          <w:sz w:val="19"/>
          <w:szCs w:val="19"/>
        </w:rPr>
        <w:t>present</w:t>
      </w:r>
      <w:r>
        <w:rPr>
          <w:rFonts w:ascii="Georgia" w:eastAsia="Georgia" w:hAnsi="Georgia" w:cs="Georgia"/>
          <w:spacing w:val="14"/>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proofErr w:type="spellStart"/>
      <w:r>
        <w:rPr>
          <w:rFonts w:ascii="Georgia" w:eastAsia="Georgia" w:hAnsi="Georgia" w:cs="Georgia"/>
          <w:sz w:val="19"/>
          <w:szCs w:val="19"/>
        </w:rPr>
        <w:t>SyN</w:t>
      </w:r>
      <w:proofErr w:type="spellEnd"/>
      <w:r>
        <w:rPr>
          <w:rFonts w:ascii="Georgia" w:eastAsia="Georgia" w:hAnsi="Georgia" w:cs="Georgia"/>
          <w:spacing w:val="8"/>
          <w:sz w:val="19"/>
          <w:szCs w:val="19"/>
        </w:rPr>
        <w:t xml:space="preserve"> </w:t>
      </w:r>
      <w:r>
        <w:rPr>
          <w:rFonts w:ascii="Georgia" w:eastAsia="Georgia" w:hAnsi="Georgia" w:cs="Georgia"/>
          <w:sz w:val="19"/>
          <w:szCs w:val="19"/>
        </w:rPr>
        <w:t>has</w:t>
      </w:r>
      <w:r>
        <w:rPr>
          <w:rFonts w:ascii="Georgia" w:eastAsia="Georgia" w:hAnsi="Georgia" w:cs="Georgia"/>
          <w:spacing w:val="7"/>
          <w:sz w:val="19"/>
          <w:szCs w:val="19"/>
        </w:rPr>
        <w:t xml:space="preserve"> </w:t>
      </w:r>
      <w:r>
        <w:rPr>
          <w:rFonts w:ascii="Georgia" w:eastAsia="Georgia" w:hAnsi="Georgia" w:cs="Georgia"/>
          <w:sz w:val="19"/>
          <w:szCs w:val="19"/>
        </w:rPr>
        <w:t>remained</w:t>
      </w:r>
      <w:r>
        <w:rPr>
          <w:rFonts w:ascii="Georgia" w:eastAsia="Georgia" w:hAnsi="Georgia" w:cs="Georgia"/>
          <w:spacing w:val="17"/>
          <w:sz w:val="19"/>
          <w:szCs w:val="19"/>
        </w:rPr>
        <w:t xml:space="preserve"> </w:t>
      </w:r>
      <w:r>
        <w:rPr>
          <w:rFonts w:ascii="Georgia" w:eastAsia="Georgia" w:hAnsi="Georgia" w:cs="Georgia"/>
          <w:sz w:val="19"/>
          <w:szCs w:val="19"/>
        </w:rPr>
        <w:t>the</w:t>
      </w:r>
      <w:r>
        <w:rPr>
          <w:rFonts w:ascii="Georgia" w:eastAsia="Georgia" w:hAnsi="Georgia" w:cs="Georgia"/>
          <w:spacing w:val="6"/>
          <w:sz w:val="19"/>
          <w:szCs w:val="19"/>
        </w:rPr>
        <w:t xml:space="preserve"> </w:t>
      </w:r>
      <w:r>
        <w:rPr>
          <w:rFonts w:ascii="Georgia" w:eastAsia="Georgia" w:hAnsi="Georgia" w:cs="Georgia"/>
          <w:sz w:val="19"/>
          <w:szCs w:val="19"/>
        </w:rPr>
        <w:t>top-ranked</w:t>
      </w:r>
      <w:r>
        <w:rPr>
          <w:rFonts w:ascii="Georgia" w:eastAsia="Georgia" w:hAnsi="Georgia" w:cs="Georgia"/>
          <w:spacing w:val="20"/>
          <w:sz w:val="19"/>
          <w:szCs w:val="19"/>
        </w:rPr>
        <w:t xml:space="preserve"> </w:t>
      </w:r>
      <w:r>
        <w:rPr>
          <w:rFonts w:ascii="Georgia" w:eastAsia="Georgia" w:hAnsi="Georgia" w:cs="Georgia"/>
          <w:w w:val="102"/>
          <w:sz w:val="19"/>
          <w:szCs w:val="19"/>
        </w:rPr>
        <w:t>algorithm.</w:t>
      </w:r>
    </w:p>
    <w:p w14:paraId="432D6BF1" w14:textId="77777777" w:rsidR="00E61F9D" w:rsidRDefault="005C64D6">
      <w:pPr>
        <w:spacing w:after="0"/>
        <w:ind w:left="665" w:right="89" w:hanging="186"/>
        <w:jc w:val="both"/>
        <w:rPr>
          <w:rFonts w:ascii="Georgia" w:eastAsia="Georgia" w:hAnsi="Georgia" w:cs="Georgia"/>
          <w:sz w:val="19"/>
          <w:szCs w:val="19"/>
        </w:rPr>
      </w:pPr>
      <w:r>
        <w:rPr>
          <w:rFonts w:ascii="Georgia" w:eastAsia="Georgia" w:hAnsi="Georgia" w:cs="Georgia"/>
          <w:sz w:val="19"/>
          <w:szCs w:val="19"/>
        </w:rPr>
        <w:t xml:space="preserve">• </w:t>
      </w:r>
      <w:r>
        <w:rPr>
          <w:rFonts w:ascii="Georgia" w:eastAsia="Georgia" w:hAnsi="Georgia" w:cs="Georgia"/>
          <w:spacing w:val="19"/>
          <w:sz w:val="19"/>
          <w:szCs w:val="19"/>
        </w:rPr>
        <w:t xml:space="preserve"> </w:t>
      </w:r>
      <w:proofErr w:type="gramStart"/>
      <w:r>
        <w:rPr>
          <w:rFonts w:ascii="Georgia" w:eastAsia="Georgia" w:hAnsi="Georgia" w:cs="Georgia"/>
          <w:sz w:val="19"/>
          <w:szCs w:val="19"/>
        </w:rPr>
        <w:t>The</w:t>
      </w:r>
      <w:proofErr w:type="gramEnd"/>
      <w:r>
        <w:rPr>
          <w:rFonts w:ascii="Georgia" w:eastAsia="Georgia" w:hAnsi="Georgia" w:cs="Georgia"/>
          <w:spacing w:val="2"/>
          <w:sz w:val="19"/>
          <w:szCs w:val="19"/>
        </w:rPr>
        <w:t xml:space="preserve"> </w:t>
      </w:r>
      <w:r>
        <w:rPr>
          <w:rFonts w:ascii="Georgia" w:eastAsia="Georgia" w:hAnsi="Georgia" w:cs="Georgia"/>
          <w:sz w:val="19"/>
          <w:szCs w:val="19"/>
        </w:rPr>
        <w:t>joint</w:t>
      </w:r>
      <w:r>
        <w:rPr>
          <w:rFonts w:ascii="Georgia" w:eastAsia="Georgia" w:hAnsi="Georgia" w:cs="Georgia"/>
          <w:spacing w:val="4"/>
          <w:sz w:val="19"/>
          <w:szCs w:val="19"/>
        </w:rPr>
        <w:t xml:space="preserve"> </w:t>
      </w:r>
      <w:r>
        <w:rPr>
          <w:rFonts w:ascii="Georgia" w:eastAsia="Georgia" w:hAnsi="Georgia" w:cs="Georgia"/>
          <w:sz w:val="19"/>
          <w:szCs w:val="19"/>
        </w:rPr>
        <w:t>label</w:t>
      </w:r>
      <w:r>
        <w:rPr>
          <w:rFonts w:ascii="Georgia" w:eastAsia="Georgia" w:hAnsi="Georgia" w:cs="Georgia"/>
          <w:spacing w:val="4"/>
          <w:sz w:val="19"/>
          <w:szCs w:val="19"/>
        </w:rPr>
        <w:t xml:space="preserve"> </w:t>
      </w:r>
      <w:r>
        <w:rPr>
          <w:rFonts w:ascii="Georgia" w:eastAsia="Georgia" w:hAnsi="Georgia" w:cs="Georgia"/>
          <w:sz w:val="19"/>
          <w:szCs w:val="19"/>
        </w:rPr>
        <w:t>fusion</w:t>
      </w:r>
      <w:r>
        <w:rPr>
          <w:rFonts w:ascii="Georgia" w:eastAsia="Georgia" w:hAnsi="Georgia" w:cs="Georgia"/>
          <w:spacing w:val="6"/>
          <w:sz w:val="19"/>
          <w:szCs w:val="19"/>
        </w:rPr>
        <w:t xml:space="preserve"> </w:t>
      </w:r>
      <w:r>
        <w:rPr>
          <w:rFonts w:ascii="Georgia" w:eastAsia="Georgia" w:hAnsi="Georgia" w:cs="Georgia"/>
          <w:sz w:val="19"/>
          <w:szCs w:val="19"/>
        </w:rPr>
        <w:t>algorithm</w:t>
      </w:r>
      <w:r>
        <w:rPr>
          <w:rFonts w:ascii="Georgia" w:eastAsia="Georgia" w:hAnsi="Georgia" w:cs="Georgia"/>
          <w:spacing w:val="13"/>
          <w:sz w:val="19"/>
          <w:szCs w:val="19"/>
        </w:rPr>
        <w:t xml:space="preserve"> </w:t>
      </w:r>
      <w:r>
        <w:rPr>
          <w:rFonts w:ascii="Georgia" w:eastAsia="Georgia" w:hAnsi="Georgia" w:cs="Georgia"/>
          <w:sz w:val="19"/>
          <w:szCs w:val="19"/>
        </w:rPr>
        <w:t>of</w:t>
      </w:r>
      <w:r>
        <w:rPr>
          <w:rFonts w:ascii="Georgia" w:eastAsia="Georgia" w:hAnsi="Georgia" w:cs="Georgia"/>
          <w:spacing w:val="-1"/>
          <w:sz w:val="19"/>
          <w:szCs w:val="19"/>
        </w:rPr>
        <w:t xml:space="preserve"> </w:t>
      </w:r>
      <w:r>
        <w:rPr>
          <w:rFonts w:ascii="Georgia" w:eastAsia="Georgia" w:hAnsi="Georgia" w:cs="Georgia"/>
          <w:sz w:val="19"/>
          <w:szCs w:val="19"/>
        </w:rPr>
        <w:t>[46,</w:t>
      </w:r>
      <w:r>
        <w:rPr>
          <w:rFonts w:ascii="Georgia" w:eastAsia="Georgia" w:hAnsi="Georgia" w:cs="Georgia"/>
          <w:spacing w:val="4"/>
          <w:sz w:val="19"/>
          <w:szCs w:val="19"/>
        </w:rPr>
        <w:t xml:space="preserve"> </w:t>
      </w:r>
      <w:r>
        <w:rPr>
          <w:rFonts w:ascii="Georgia" w:eastAsia="Georgia" w:hAnsi="Georgia" w:cs="Georgia"/>
          <w:sz w:val="19"/>
          <w:szCs w:val="19"/>
        </w:rPr>
        <w:t>52]</w:t>
      </w:r>
      <w:r>
        <w:rPr>
          <w:rFonts w:ascii="Georgia" w:eastAsia="Georgia" w:hAnsi="Georgia" w:cs="Georgia"/>
          <w:spacing w:val="2"/>
          <w:sz w:val="19"/>
          <w:szCs w:val="19"/>
        </w:rPr>
        <w:t xml:space="preserve"> </w:t>
      </w:r>
      <w:r>
        <w:rPr>
          <w:rFonts w:ascii="Georgia" w:eastAsia="Georgia" w:hAnsi="Georgia" w:cs="Georgia"/>
          <w:sz w:val="19"/>
          <w:szCs w:val="19"/>
        </w:rPr>
        <w:t>(coupled</w:t>
      </w:r>
      <w:r>
        <w:rPr>
          <w:rFonts w:ascii="Georgia" w:eastAsia="Georgia" w:hAnsi="Georgia" w:cs="Georgia"/>
          <w:spacing w:val="11"/>
          <w:sz w:val="19"/>
          <w:szCs w:val="19"/>
        </w:rPr>
        <w:t xml:space="preserve"> </w:t>
      </w:r>
      <w:r>
        <w:rPr>
          <w:rFonts w:ascii="Georgia" w:eastAsia="Georgia" w:hAnsi="Georgia" w:cs="Georgia"/>
          <w:sz w:val="19"/>
          <w:szCs w:val="19"/>
        </w:rPr>
        <w:t>with</w:t>
      </w:r>
      <w:r>
        <w:rPr>
          <w:rFonts w:ascii="Georgia" w:eastAsia="Georgia" w:hAnsi="Georgia" w:cs="Georgia"/>
          <w:spacing w:val="3"/>
          <w:sz w:val="19"/>
          <w:szCs w:val="19"/>
        </w:rPr>
        <w:t xml:space="preserve"> </w:t>
      </w:r>
      <w:proofErr w:type="spellStart"/>
      <w:r>
        <w:rPr>
          <w:rFonts w:ascii="Georgia" w:eastAsia="Georgia" w:hAnsi="Georgia" w:cs="Georgia"/>
          <w:sz w:val="19"/>
          <w:szCs w:val="19"/>
        </w:rPr>
        <w:t>SyN</w:t>
      </w:r>
      <w:proofErr w:type="spellEnd"/>
      <w:r>
        <w:rPr>
          <w:rFonts w:ascii="Georgia" w:eastAsia="Georgia" w:hAnsi="Georgia" w:cs="Georgia"/>
          <w:sz w:val="19"/>
          <w:szCs w:val="19"/>
        </w:rPr>
        <w:t>)</w:t>
      </w:r>
      <w:r>
        <w:rPr>
          <w:rFonts w:ascii="Georgia" w:eastAsia="Georgia" w:hAnsi="Georgia" w:cs="Georgia"/>
          <w:spacing w:val="4"/>
          <w:sz w:val="19"/>
          <w:szCs w:val="19"/>
        </w:rPr>
        <w:t xml:space="preserve"> </w:t>
      </w:r>
      <w:r>
        <w:rPr>
          <w:rFonts w:ascii="Georgia" w:eastAsia="Georgia" w:hAnsi="Georgia" w:cs="Georgia"/>
          <w:sz w:val="19"/>
          <w:szCs w:val="19"/>
        </w:rPr>
        <w:t>was</w:t>
      </w:r>
      <w:r>
        <w:rPr>
          <w:rFonts w:ascii="Georgia" w:eastAsia="Georgia" w:hAnsi="Georgia" w:cs="Georgia"/>
          <w:spacing w:val="2"/>
          <w:sz w:val="19"/>
          <w:szCs w:val="19"/>
        </w:rPr>
        <w:t xml:space="preserve"> </w:t>
      </w:r>
      <w:r>
        <w:rPr>
          <w:rFonts w:ascii="Georgia" w:eastAsia="Georgia" w:hAnsi="Georgia" w:cs="Georgia"/>
          <w:sz w:val="19"/>
          <w:szCs w:val="19"/>
        </w:rPr>
        <w:t>top-ranked</w:t>
      </w:r>
      <w:r>
        <w:rPr>
          <w:rFonts w:ascii="Georgia" w:eastAsia="Georgia" w:hAnsi="Georgia" w:cs="Georgia"/>
          <w:spacing w:val="15"/>
          <w:sz w:val="19"/>
          <w:szCs w:val="19"/>
        </w:rPr>
        <w:t xml:space="preserve"> </w:t>
      </w:r>
      <w:r>
        <w:rPr>
          <w:rFonts w:ascii="Georgia" w:eastAsia="Georgia" w:hAnsi="Georgia" w:cs="Georgia"/>
          <w:sz w:val="19"/>
          <w:szCs w:val="19"/>
        </w:rPr>
        <w:t>in</w:t>
      </w:r>
      <w:r>
        <w:rPr>
          <w:rFonts w:ascii="Georgia" w:eastAsia="Georgia" w:hAnsi="Georgia" w:cs="Georgia"/>
          <w:spacing w:val="1"/>
          <w:sz w:val="19"/>
          <w:szCs w:val="19"/>
        </w:rPr>
        <w:t xml:space="preserve"> </w:t>
      </w:r>
      <w:r>
        <w:rPr>
          <w:rFonts w:ascii="Georgia" w:eastAsia="Georgia" w:hAnsi="Georgia" w:cs="Georgia"/>
          <w:sz w:val="19"/>
          <w:szCs w:val="19"/>
        </w:rPr>
        <w:t>the</w:t>
      </w:r>
      <w:r>
        <w:rPr>
          <w:rFonts w:ascii="Georgia" w:eastAsia="Georgia" w:hAnsi="Georgia" w:cs="Georgia"/>
          <w:spacing w:val="1"/>
          <w:sz w:val="19"/>
          <w:szCs w:val="19"/>
        </w:rPr>
        <w:t xml:space="preserve"> </w:t>
      </w:r>
      <w:r>
        <w:rPr>
          <w:rFonts w:ascii="Georgia" w:eastAsia="Georgia" w:hAnsi="Georgia" w:cs="Georgia"/>
          <w:sz w:val="19"/>
          <w:szCs w:val="19"/>
        </w:rPr>
        <w:t>MICCAI</w:t>
      </w:r>
      <w:r>
        <w:rPr>
          <w:rFonts w:ascii="Georgia" w:eastAsia="Georgia" w:hAnsi="Georgia" w:cs="Georgia"/>
          <w:spacing w:val="10"/>
          <w:sz w:val="19"/>
          <w:szCs w:val="19"/>
        </w:rPr>
        <w:t xml:space="preserve"> </w:t>
      </w:r>
      <w:r>
        <w:rPr>
          <w:rFonts w:ascii="Georgia" w:eastAsia="Georgia" w:hAnsi="Georgia" w:cs="Georgia"/>
          <w:sz w:val="19"/>
          <w:szCs w:val="19"/>
        </w:rPr>
        <w:t>2012</w:t>
      </w:r>
      <w:r>
        <w:rPr>
          <w:rFonts w:ascii="Georgia" w:eastAsia="Georgia" w:hAnsi="Georgia" w:cs="Georgia"/>
          <w:spacing w:val="4"/>
          <w:sz w:val="19"/>
          <w:szCs w:val="19"/>
        </w:rPr>
        <w:t xml:space="preserve"> </w:t>
      </w:r>
      <w:r>
        <w:rPr>
          <w:rFonts w:ascii="Georgia" w:eastAsia="Georgia" w:hAnsi="Georgia" w:cs="Georgia"/>
          <w:sz w:val="19"/>
          <w:szCs w:val="19"/>
        </w:rPr>
        <w:t>challenge</w:t>
      </w:r>
      <w:r>
        <w:rPr>
          <w:rFonts w:ascii="Georgia" w:eastAsia="Georgia" w:hAnsi="Georgia" w:cs="Georgia"/>
          <w:spacing w:val="12"/>
          <w:sz w:val="19"/>
          <w:szCs w:val="19"/>
        </w:rPr>
        <w:t xml:space="preserve"> </w:t>
      </w:r>
      <w:r>
        <w:rPr>
          <w:rFonts w:ascii="Georgia" w:eastAsia="Georgia" w:hAnsi="Georgia" w:cs="Georgia"/>
          <w:sz w:val="19"/>
          <w:szCs w:val="19"/>
        </w:rPr>
        <w:t>for</w:t>
      </w:r>
      <w:r>
        <w:rPr>
          <w:rFonts w:ascii="Georgia" w:eastAsia="Georgia" w:hAnsi="Georgia" w:cs="Georgia"/>
          <w:spacing w:val="1"/>
          <w:sz w:val="19"/>
          <w:szCs w:val="19"/>
        </w:rPr>
        <w:t xml:space="preserve"> </w:t>
      </w:r>
      <w:r>
        <w:rPr>
          <w:rFonts w:ascii="Georgia" w:eastAsia="Georgia" w:hAnsi="Georgia" w:cs="Georgia"/>
          <w:w w:val="102"/>
          <w:sz w:val="19"/>
          <w:szCs w:val="19"/>
        </w:rPr>
        <w:t xml:space="preserve">labeled </w:t>
      </w:r>
      <w:r>
        <w:rPr>
          <w:rFonts w:ascii="Georgia" w:eastAsia="Georgia" w:hAnsi="Georgia" w:cs="Georgia"/>
          <w:sz w:val="19"/>
          <w:szCs w:val="19"/>
        </w:rPr>
        <w:t>brain</w:t>
      </w:r>
      <w:r>
        <w:rPr>
          <w:rFonts w:ascii="Georgia" w:eastAsia="Georgia" w:hAnsi="Georgia" w:cs="Georgia"/>
          <w:spacing w:val="10"/>
          <w:sz w:val="19"/>
          <w:szCs w:val="19"/>
        </w:rPr>
        <w:t xml:space="preserve"> </w:t>
      </w:r>
      <w:r>
        <w:rPr>
          <w:rFonts w:ascii="Georgia" w:eastAsia="Georgia" w:hAnsi="Georgia" w:cs="Georgia"/>
          <w:sz w:val="19"/>
          <w:szCs w:val="19"/>
        </w:rPr>
        <w:t>data</w:t>
      </w:r>
      <w:r>
        <w:rPr>
          <w:rFonts w:ascii="Georgia" w:eastAsia="Georgia" w:hAnsi="Georgia" w:cs="Georgia"/>
          <w:spacing w:val="8"/>
          <w:sz w:val="19"/>
          <w:szCs w:val="19"/>
        </w:rPr>
        <w:t xml:space="preserve"> </w:t>
      </w:r>
      <w:r>
        <w:rPr>
          <w:rFonts w:ascii="Georgia" w:eastAsia="Georgia" w:hAnsi="Georgia" w:cs="Georgia"/>
          <w:sz w:val="19"/>
          <w:szCs w:val="19"/>
        </w:rPr>
        <w:t>[53]</w:t>
      </w:r>
      <w:r>
        <w:rPr>
          <w:rFonts w:ascii="Georgia" w:eastAsia="Georgia" w:hAnsi="Georgia" w:cs="Georgia"/>
          <w:spacing w:val="8"/>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sz w:val="19"/>
          <w:szCs w:val="19"/>
        </w:rPr>
        <w:t>in</w:t>
      </w:r>
      <w:r>
        <w:rPr>
          <w:rFonts w:ascii="Georgia" w:eastAsia="Georgia" w:hAnsi="Georgia" w:cs="Georgia"/>
          <w:spacing w:val="6"/>
          <w:sz w:val="19"/>
          <w:szCs w:val="19"/>
        </w:rPr>
        <w:t xml:space="preserve"> </w:t>
      </w:r>
      <w:r>
        <w:rPr>
          <w:rFonts w:ascii="Georgia" w:eastAsia="Georgia" w:hAnsi="Georgia" w:cs="Georgia"/>
          <w:sz w:val="19"/>
          <w:szCs w:val="19"/>
        </w:rPr>
        <w:t>2013</w:t>
      </w:r>
      <w:r>
        <w:rPr>
          <w:rFonts w:ascii="Georgia" w:eastAsia="Georgia" w:hAnsi="Georgia" w:cs="Georgia"/>
          <w:spacing w:val="9"/>
          <w:sz w:val="19"/>
          <w:szCs w:val="19"/>
        </w:rPr>
        <w:t xml:space="preserve"> </w:t>
      </w:r>
      <w:r>
        <w:rPr>
          <w:rFonts w:ascii="Georgia" w:eastAsia="Georgia" w:hAnsi="Georgia" w:cs="Georgia"/>
          <w:sz w:val="19"/>
          <w:szCs w:val="19"/>
        </w:rPr>
        <w:t>for</w:t>
      </w:r>
      <w:r>
        <w:rPr>
          <w:rFonts w:ascii="Georgia" w:eastAsia="Georgia" w:hAnsi="Georgia" w:cs="Georgia"/>
          <w:spacing w:val="6"/>
          <w:sz w:val="19"/>
          <w:szCs w:val="19"/>
        </w:rPr>
        <w:t xml:space="preserve"> </w:t>
      </w:r>
      <w:r>
        <w:rPr>
          <w:rFonts w:ascii="Georgia" w:eastAsia="Georgia" w:hAnsi="Georgia" w:cs="Georgia"/>
          <w:sz w:val="19"/>
          <w:szCs w:val="19"/>
        </w:rPr>
        <w:t>labeled</w:t>
      </w:r>
      <w:r>
        <w:rPr>
          <w:rFonts w:ascii="Georgia" w:eastAsia="Georgia" w:hAnsi="Georgia" w:cs="Georgia"/>
          <w:spacing w:val="13"/>
          <w:sz w:val="19"/>
          <w:szCs w:val="19"/>
        </w:rPr>
        <w:t xml:space="preserve"> </w:t>
      </w:r>
      <w:r>
        <w:rPr>
          <w:rFonts w:ascii="Georgia" w:eastAsia="Georgia" w:hAnsi="Georgia" w:cs="Georgia"/>
          <w:sz w:val="19"/>
          <w:szCs w:val="19"/>
        </w:rPr>
        <w:t>canine</w:t>
      </w:r>
      <w:r>
        <w:rPr>
          <w:rFonts w:ascii="Georgia" w:eastAsia="Georgia" w:hAnsi="Georgia" w:cs="Georgia"/>
          <w:spacing w:val="12"/>
          <w:sz w:val="19"/>
          <w:szCs w:val="19"/>
        </w:rPr>
        <w:t xml:space="preserve"> </w:t>
      </w:r>
      <w:r>
        <w:rPr>
          <w:rFonts w:ascii="Georgia" w:eastAsia="Georgia" w:hAnsi="Georgia" w:cs="Georgia"/>
          <w:sz w:val="19"/>
          <w:szCs w:val="19"/>
        </w:rPr>
        <w:t>hind</w:t>
      </w:r>
      <w:r>
        <w:rPr>
          <w:rFonts w:ascii="Georgia" w:eastAsia="Georgia" w:hAnsi="Georgia" w:cs="Georgia"/>
          <w:spacing w:val="9"/>
          <w:sz w:val="19"/>
          <w:szCs w:val="19"/>
        </w:rPr>
        <w:t xml:space="preserve"> </w:t>
      </w:r>
      <w:r>
        <w:rPr>
          <w:rFonts w:ascii="Georgia" w:eastAsia="Georgia" w:hAnsi="Georgia" w:cs="Georgia"/>
          <w:sz w:val="19"/>
          <w:szCs w:val="19"/>
        </w:rPr>
        <w:t>leg</w:t>
      </w:r>
      <w:r>
        <w:rPr>
          <w:rFonts w:ascii="Georgia" w:eastAsia="Georgia" w:hAnsi="Georgia" w:cs="Georgia"/>
          <w:spacing w:val="6"/>
          <w:sz w:val="19"/>
          <w:szCs w:val="19"/>
        </w:rPr>
        <w:t xml:space="preserve"> </w:t>
      </w:r>
      <w:r>
        <w:rPr>
          <w:rFonts w:ascii="Georgia" w:eastAsia="Georgia" w:hAnsi="Georgia" w:cs="Georgia"/>
          <w:sz w:val="19"/>
          <w:szCs w:val="19"/>
        </w:rPr>
        <w:t>data</w:t>
      </w:r>
      <w:r>
        <w:rPr>
          <w:rFonts w:ascii="Georgia" w:eastAsia="Georgia" w:hAnsi="Georgia" w:cs="Georgia"/>
          <w:spacing w:val="8"/>
          <w:sz w:val="19"/>
          <w:szCs w:val="19"/>
        </w:rPr>
        <w:t xml:space="preserve"> </w:t>
      </w:r>
      <w:r>
        <w:rPr>
          <w:rFonts w:ascii="Georgia" w:eastAsia="Georgia" w:hAnsi="Georgia" w:cs="Georgia"/>
          <w:w w:val="102"/>
          <w:sz w:val="19"/>
          <w:szCs w:val="19"/>
        </w:rPr>
        <w:t>[54].</w:t>
      </w:r>
    </w:p>
    <w:p w14:paraId="4092D065" w14:textId="77777777" w:rsidR="00E61F9D" w:rsidRDefault="005C64D6">
      <w:pPr>
        <w:spacing w:after="0" w:line="240" w:lineRule="auto"/>
        <w:ind w:left="480" w:right="-20"/>
        <w:rPr>
          <w:rFonts w:ascii="Georgia" w:eastAsia="Georgia" w:hAnsi="Georgia" w:cs="Georgia"/>
          <w:sz w:val="19"/>
          <w:szCs w:val="19"/>
        </w:rPr>
      </w:pPr>
      <w:r>
        <w:rPr>
          <w:rFonts w:ascii="Georgia" w:eastAsia="Georgia" w:hAnsi="Georgia" w:cs="Georgia"/>
          <w:sz w:val="19"/>
          <w:szCs w:val="19"/>
        </w:rPr>
        <w:t xml:space="preserve">• </w:t>
      </w:r>
      <w:r>
        <w:rPr>
          <w:rFonts w:ascii="Georgia" w:eastAsia="Georgia" w:hAnsi="Georgia" w:cs="Georgia"/>
          <w:spacing w:val="19"/>
          <w:sz w:val="19"/>
          <w:szCs w:val="19"/>
        </w:rPr>
        <w:t xml:space="preserve"> </w:t>
      </w:r>
      <w:proofErr w:type="gramStart"/>
      <w:r>
        <w:rPr>
          <w:rFonts w:ascii="Georgia" w:eastAsia="Georgia" w:hAnsi="Georgia" w:cs="Georgia"/>
          <w:sz w:val="19"/>
          <w:szCs w:val="19"/>
        </w:rPr>
        <w:t>The</w:t>
      </w:r>
      <w:proofErr w:type="gramEnd"/>
      <w:r>
        <w:rPr>
          <w:rFonts w:ascii="Georgia" w:eastAsia="Georgia" w:hAnsi="Georgia" w:cs="Georgia"/>
          <w:spacing w:val="-6"/>
          <w:sz w:val="19"/>
          <w:szCs w:val="19"/>
        </w:rPr>
        <w:t xml:space="preserve"> </w:t>
      </w:r>
      <w:r>
        <w:rPr>
          <w:rFonts w:ascii="Georgia" w:eastAsia="Georgia" w:hAnsi="Georgia" w:cs="Georgia"/>
          <w:sz w:val="19"/>
          <w:szCs w:val="19"/>
        </w:rPr>
        <w:t>multivariate</w:t>
      </w:r>
      <w:r>
        <w:rPr>
          <w:rFonts w:ascii="Georgia" w:eastAsia="Georgia" w:hAnsi="Georgia" w:cs="Georgia"/>
          <w:spacing w:val="10"/>
          <w:sz w:val="19"/>
          <w:szCs w:val="19"/>
        </w:rPr>
        <w:t xml:space="preserve"> </w:t>
      </w:r>
      <w:r>
        <w:rPr>
          <w:rFonts w:ascii="Georgia" w:eastAsia="Georgia" w:hAnsi="Georgia" w:cs="Georgia"/>
          <w:sz w:val="19"/>
          <w:szCs w:val="19"/>
        </w:rPr>
        <w:t>template</w:t>
      </w:r>
      <w:r>
        <w:rPr>
          <w:rFonts w:ascii="Georgia" w:eastAsia="Georgia" w:hAnsi="Georgia" w:cs="Georgia"/>
          <w:spacing w:val="4"/>
          <w:sz w:val="19"/>
          <w:szCs w:val="19"/>
        </w:rPr>
        <w:t xml:space="preserve"> </w:t>
      </w:r>
      <w:r>
        <w:rPr>
          <w:rFonts w:ascii="Georgia" w:eastAsia="Georgia" w:hAnsi="Georgia" w:cs="Georgia"/>
          <w:sz w:val="19"/>
          <w:szCs w:val="19"/>
        </w:rPr>
        <w:t>capabilities</w:t>
      </w:r>
      <w:r>
        <w:rPr>
          <w:rFonts w:ascii="Georgia" w:eastAsia="Georgia" w:hAnsi="Georgia" w:cs="Georgia"/>
          <w:spacing w:val="7"/>
          <w:sz w:val="19"/>
          <w:szCs w:val="19"/>
        </w:rPr>
        <w:t xml:space="preserve"> </w:t>
      </w:r>
      <w:r>
        <w:rPr>
          <w:rFonts w:ascii="Georgia" w:eastAsia="Georgia" w:hAnsi="Georgia" w:cs="Georgia"/>
          <w:sz w:val="19"/>
          <w:szCs w:val="19"/>
        </w:rPr>
        <w:t>in</w:t>
      </w:r>
      <w:r>
        <w:rPr>
          <w:rFonts w:ascii="Georgia" w:eastAsia="Georgia" w:hAnsi="Georgia" w:cs="Georgia"/>
          <w:spacing w:val="-6"/>
          <w:sz w:val="19"/>
          <w:szCs w:val="19"/>
        </w:rPr>
        <w:t xml:space="preserve"> </w:t>
      </w:r>
      <w:r>
        <w:rPr>
          <w:rFonts w:ascii="Georgia" w:eastAsia="Georgia" w:hAnsi="Georgia" w:cs="Georgia"/>
          <w:sz w:val="19"/>
          <w:szCs w:val="19"/>
        </w:rPr>
        <w:t>ANTs</w:t>
      </w:r>
      <w:r>
        <w:rPr>
          <w:rFonts w:ascii="Georgia" w:eastAsia="Georgia" w:hAnsi="Georgia" w:cs="Georgia"/>
          <w:spacing w:val="-2"/>
          <w:sz w:val="19"/>
          <w:szCs w:val="19"/>
        </w:rPr>
        <w:t xml:space="preserve"> </w:t>
      </w:r>
      <w:r>
        <w:rPr>
          <w:rFonts w:ascii="Georgia" w:eastAsia="Georgia" w:hAnsi="Georgia" w:cs="Georgia"/>
          <w:sz w:val="19"/>
          <w:szCs w:val="19"/>
        </w:rPr>
        <w:t>were</w:t>
      </w:r>
      <w:r>
        <w:rPr>
          <w:rFonts w:ascii="Georgia" w:eastAsia="Georgia" w:hAnsi="Georgia" w:cs="Georgia"/>
          <w:spacing w:val="-4"/>
          <w:sz w:val="19"/>
          <w:szCs w:val="19"/>
        </w:rPr>
        <w:t xml:space="preserve"> </w:t>
      </w:r>
      <w:r>
        <w:rPr>
          <w:rFonts w:ascii="Georgia" w:eastAsia="Georgia" w:hAnsi="Georgia" w:cs="Georgia"/>
          <w:sz w:val="19"/>
          <w:szCs w:val="19"/>
        </w:rPr>
        <w:t>combined</w:t>
      </w:r>
      <w:r>
        <w:rPr>
          <w:rFonts w:ascii="Georgia" w:eastAsia="Georgia" w:hAnsi="Georgia" w:cs="Georgia"/>
          <w:spacing w:val="6"/>
          <w:sz w:val="19"/>
          <w:szCs w:val="19"/>
        </w:rPr>
        <w:t xml:space="preserve"> </w:t>
      </w:r>
      <w:r>
        <w:rPr>
          <w:rFonts w:ascii="Georgia" w:eastAsia="Georgia" w:hAnsi="Georgia" w:cs="Georgia"/>
          <w:sz w:val="19"/>
          <w:szCs w:val="19"/>
        </w:rPr>
        <w:t>with</w:t>
      </w:r>
      <w:r>
        <w:rPr>
          <w:rFonts w:ascii="Georgia" w:eastAsia="Georgia" w:hAnsi="Georgia" w:cs="Georgia"/>
          <w:spacing w:val="-4"/>
          <w:sz w:val="19"/>
          <w:szCs w:val="19"/>
        </w:rPr>
        <w:t xml:space="preserve"> </w:t>
      </w:r>
      <w:r>
        <w:rPr>
          <w:rFonts w:ascii="Georgia" w:eastAsia="Georgia" w:hAnsi="Georgia" w:cs="Georgia"/>
          <w:sz w:val="19"/>
          <w:szCs w:val="19"/>
        </w:rPr>
        <w:t>random</w:t>
      </w:r>
      <w:r>
        <w:rPr>
          <w:rFonts w:ascii="Georgia" w:eastAsia="Georgia" w:hAnsi="Georgia" w:cs="Georgia"/>
          <w:spacing w:val="1"/>
          <w:sz w:val="19"/>
          <w:szCs w:val="19"/>
        </w:rPr>
        <w:t xml:space="preserve"> </w:t>
      </w:r>
      <w:r>
        <w:rPr>
          <w:rFonts w:ascii="Georgia" w:eastAsia="Georgia" w:hAnsi="Georgia" w:cs="Georgia"/>
          <w:sz w:val="19"/>
          <w:szCs w:val="19"/>
        </w:rPr>
        <w:t>forests to</w:t>
      </w:r>
      <w:r>
        <w:rPr>
          <w:rFonts w:ascii="Georgia" w:eastAsia="Georgia" w:hAnsi="Georgia" w:cs="Georgia"/>
          <w:spacing w:val="-8"/>
          <w:sz w:val="19"/>
          <w:szCs w:val="19"/>
        </w:rPr>
        <w:t xml:space="preserve"> </w:t>
      </w:r>
      <w:r>
        <w:rPr>
          <w:rFonts w:ascii="Georgia" w:eastAsia="Georgia" w:hAnsi="Georgia" w:cs="Georgia"/>
          <w:sz w:val="19"/>
          <w:szCs w:val="19"/>
        </w:rPr>
        <w:t>win</w:t>
      </w:r>
      <w:r>
        <w:rPr>
          <w:rFonts w:ascii="Georgia" w:eastAsia="Georgia" w:hAnsi="Georgia" w:cs="Georgia"/>
          <w:spacing w:val="-6"/>
          <w:sz w:val="19"/>
          <w:szCs w:val="19"/>
        </w:rPr>
        <w:t xml:space="preserve"> </w:t>
      </w:r>
      <w:r>
        <w:rPr>
          <w:rFonts w:ascii="Georgia" w:eastAsia="Georgia" w:hAnsi="Georgia" w:cs="Georgia"/>
          <w:sz w:val="19"/>
          <w:szCs w:val="19"/>
        </w:rPr>
        <w:t>the</w:t>
      </w:r>
      <w:r>
        <w:rPr>
          <w:rFonts w:ascii="Georgia" w:eastAsia="Georgia" w:hAnsi="Georgia" w:cs="Georgia"/>
          <w:spacing w:val="-6"/>
          <w:sz w:val="19"/>
          <w:szCs w:val="19"/>
        </w:rPr>
        <w:t xml:space="preserve"> </w:t>
      </w:r>
      <w:r>
        <w:rPr>
          <w:rFonts w:ascii="Georgia" w:eastAsia="Georgia" w:hAnsi="Georgia" w:cs="Georgia"/>
          <w:sz w:val="19"/>
          <w:szCs w:val="19"/>
        </w:rPr>
        <w:t>Brain</w:t>
      </w:r>
      <w:r>
        <w:rPr>
          <w:rFonts w:ascii="Georgia" w:eastAsia="Georgia" w:hAnsi="Georgia" w:cs="Georgia"/>
          <w:spacing w:val="3"/>
          <w:sz w:val="19"/>
          <w:szCs w:val="19"/>
        </w:rPr>
        <w:t xml:space="preserve"> </w:t>
      </w:r>
      <w:r>
        <w:rPr>
          <w:rFonts w:ascii="Georgia" w:eastAsia="Georgia" w:hAnsi="Georgia" w:cs="Georgia"/>
          <w:sz w:val="19"/>
          <w:szCs w:val="19"/>
        </w:rPr>
        <w:t>Tumor</w:t>
      </w:r>
      <w:r>
        <w:rPr>
          <w:rFonts w:ascii="Georgia" w:eastAsia="Georgia" w:hAnsi="Georgia" w:cs="Georgia"/>
          <w:spacing w:val="-1"/>
          <w:sz w:val="19"/>
          <w:szCs w:val="19"/>
        </w:rPr>
        <w:t xml:space="preserve"> </w:t>
      </w:r>
      <w:r>
        <w:rPr>
          <w:rFonts w:ascii="Georgia" w:eastAsia="Georgia" w:hAnsi="Georgia" w:cs="Georgia"/>
          <w:w w:val="102"/>
          <w:sz w:val="19"/>
          <w:szCs w:val="19"/>
        </w:rPr>
        <w:t>segmentation</w:t>
      </w:r>
    </w:p>
    <w:p w14:paraId="5B519658" w14:textId="77777777" w:rsidR="00E61F9D" w:rsidRDefault="005C64D6">
      <w:pPr>
        <w:spacing w:before="33" w:after="0" w:line="240" w:lineRule="auto"/>
        <w:ind w:left="658" w:right="-20"/>
        <w:rPr>
          <w:rFonts w:ascii="Georgia" w:eastAsia="Georgia" w:hAnsi="Georgia" w:cs="Georgia"/>
          <w:sz w:val="19"/>
          <w:szCs w:val="19"/>
        </w:rPr>
      </w:pPr>
      <w:proofErr w:type="gramStart"/>
      <w:r>
        <w:rPr>
          <w:rFonts w:ascii="Georgia" w:eastAsia="Georgia" w:hAnsi="Georgia" w:cs="Georgia"/>
          <w:sz w:val="19"/>
          <w:szCs w:val="19"/>
        </w:rPr>
        <w:t>(BRATS)</w:t>
      </w:r>
      <w:r>
        <w:rPr>
          <w:rFonts w:ascii="Georgia" w:eastAsia="Georgia" w:hAnsi="Georgia" w:cs="Georgia"/>
          <w:spacing w:val="16"/>
          <w:sz w:val="19"/>
          <w:szCs w:val="19"/>
        </w:rPr>
        <w:t xml:space="preserve"> </w:t>
      </w:r>
      <w:r>
        <w:rPr>
          <w:rFonts w:ascii="Georgia" w:eastAsia="Georgia" w:hAnsi="Georgia" w:cs="Georgia"/>
          <w:sz w:val="19"/>
          <w:szCs w:val="19"/>
        </w:rPr>
        <w:t>competition</w:t>
      </w:r>
      <w:r>
        <w:rPr>
          <w:rFonts w:ascii="Georgia" w:eastAsia="Georgia" w:hAnsi="Georgia" w:cs="Georgia"/>
          <w:spacing w:val="21"/>
          <w:sz w:val="19"/>
          <w:szCs w:val="19"/>
        </w:rPr>
        <w:t xml:space="preserve"> </w:t>
      </w:r>
      <w:r>
        <w:rPr>
          <w:rFonts w:ascii="Georgia" w:eastAsia="Georgia" w:hAnsi="Georgia" w:cs="Georgia"/>
          <w:sz w:val="19"/>
          <w:szCs w:val="19"/>
        </w:rPr>
        <w:t>at</w:t>
      </w:r>
      <w:r>
        <w:rPr>
          <w:rFonts w:ascii="Georgia" w:eastAsia="Georgia" w:hAnsi="Georgia" w:cs="Georgia"/>
          <w:spacing w:val="4"/>
          <w:sz w:val="19"/>
          <w:szCs w:val="19"/>
        </w:rPr>
        <w:t xml:space="preserve"> </w:t>
      </w:r>
      <w:r>
        <w:rPr>
          <w:rFonts w:ascii="Georgia" w:eastAsia="Georgia" w:hAnsi="Georgia" w:cs="Georgia"/>
          <w:sz w:val="19"/>
          <w:szCs w:val="19"/>
        </w:rPr>
        <w:t>MICCAI</w:t>
      </w:r>
      <w:r>
        <w:rPr>
          <w:rFonts w:ascii="Georgia" w:eastAsia="Georgia" w:hAnsi="Georgia" w:cs="Georgia"/>
          <w:spacing w:val="15"/>
          <w:sz w:val="19"/>
          <w:szCs w:val="19"/>
        </w:rPr>
        <w:t xml:space="preserve"> </w:t>
      </w:r>
      <w:r>
        <w:rPr>
          <w:rFonts w:ascii="Georgia" w:eastAsia="Georgia" w:hAnsi="Georgia" w:cs="Georgia"/>
          <w:sz w:val="19"/>
          <w:szCs w:val="19"/>
        </w:rPr>
        <w:t>2013</w:t>
      </w:r>
      <w:r>
        <w:rPr>
          <w:rFonts w:ascii="Georgia" w:eastAsia="Georgia" w:hAnsi="Georgia" w:cs="Georgia"/>
          <w:spacing w:val="9"/>
          <w:sz w:val="19"/>
          <w:szCs w:val="19"/>
        </w:rPr>
        <w:t xml:space="preserve"> </w:t>
      </w:r>
      <w:r>
        <w:rPr>
          <w:rFonts w:ascii="Georgia" w:eastAsia="Georgia" w:hAnsi="Georgia" w:cs="Georgia"/>
          <w:w w:val="102"/>
          <w:sz w:val="19"/>
          <w:szCs w:val="19"/>
        </w:rPr>
        <w:t>[23].</w:t>
      </w:r>
      <w:proofErr w:type="gramEnd"/>
    </w:p>
    <w:p w14:paraId="64019E22" w14:textId="77777777" w:rsidR="00E61F9D" w:rsidRDefault="005C64D6">
      <w:pPr>
        <w:spacing w:before="33" w:after="0"/>
        <w:ind w:left="665" w:right="88" w:hanging="186"/>
        <w:jc w:val="both"/>
        <w:rPr>
          <w:rFonts w:ascii="Georgia" w:eastAsia="Georgia" w:hAnsi="Georgia" w:cs="Georgia"/>
          <w:sz w:val="19"/>
          <w:szCs w:val="19"/>
        </w:rPr>
      </w:pPr>
      <w:r>
        <w:rPr>
          <w:rFonts w:ascii="Georgia" w:eastAsia="Georgia" w:hAnsi="Georgia" w:cs="Georgia"/>
          <w:sz w:val="19"/>
          <w:szCs w:val="19"/>
        </w:rPr>
        <w:t xml:space="preserve">• </w:t>
      </w:r>
      <w:r>
        <w:rPr>
          <w:rFonts w:ascii="Georgia" w:eastAsia="Georgia" w:hAnsi="Georgia" w:cs="Georgia"/>
          <w:spacing w:val="19"/>
          <w:sz w:val="19"/>
          <w:szCs w:val="19"/>
        </w:rPr>
        <w:t xml:space="preserve"> </w:t>
      </w:r>
      <w:r>
        <w:rPr>
          <w:rFonts w:ascii="Georgia" w:eastAsia="Georgia" w:hAnsi="Georgia" w:cs="Georgia"/>
          <w:sz w:val="19"/>
          <w:szCs w:val="19"/>
        </w:rPr>
        <w:t>A</w:t>
      </w:r>
      <w:r>
        <w:rPr>
          <w:rFonts w:ascii="Georgia" w:eastAsia="Georgia" w:hAnsi="Georgia" w:cs="Georgia"/>
          <w:spacing w:val="-5"/>
          <w:sz w:val="19"/>
          <w:szCs w:val="19"/>
        </w:rPr>
        <w:t xml:space="preserve"> </w:t>
      </w:r>
      <w:r>
        <w:rPr>
          <w:rFonts w:ascii="Georgia" w:eastAsia="Georgia" w:hAnsi="Georgia" w:cs="Georgia"/>
          <w:sz w:val="19"/>
          <w:szCs w:val="19"/>
        </w:rPr>
        <w:t>B-spline</w:t>
      </w:r>
      <w:r>
        <w:rPr>
          <w:rFonts w:ascii="Georgia" w:eastAsia="Georgia" w:hAnsi="Georgia" w:cs="Georgia"/>
          <w:spacing w:val="6"/>
          <w:sz w:val="19"/>
          <w:szCs w:val="19"/>
        </w:rPr>
        <w:t xml:space="preserve"> </w:t>
      </w:r>
      <w:r>
        <w:rPr>
          <w:rFonts w:ascii="Georgia" w:eastAsia="Georgia" w:hAnsi="Georgia" w:cs="Georgia"/>
          <w:sz w:val="19"/>
          <w:szCs w:val="19"/>
        </w:rPr>
        <w:t>variant</w:t>
      </w:r>
      <w:r>
        <w:rPr>
          <w:rFonts w:ascii="Georgia" w:eastAsia="Georgia" w:hAnsi="Georgia" w:cs="Georgia"/>
          <w:spacing w:val="4"/>
          <w:sz w:val="19"/>
          <w:szCs w:val="19"/>
        </w:rPr>
        <w:t xml:space="preserve"> </w:t>
      </w:r>
      <w:r>
        <w:rPr>
          <w:rFonts w:ascii="Georgia" w:eastAsia="Georgia" w:hAnsi="Georgia" w:cs="Georgia"/>
          <w:sz w:val="19"/>
          <w:szCs w:val="19"/>
        </w:rPr>
        <w:t>of</w:t>
      </w:r>
      <w:r>
        <w:rPr>
          <w:rFonts w:ascii="Georgia" w:eastAsia="Georgia" w:hAnsi="Georgia" w:cs="Georgia"/>
          <w:spacing w:val="-5"/>
          <w:sz w:val="19"/>
          <w:szCs w:val="19"/>
        </w:rPr>
        <w:t xml:space="preserve"> </w:t>
      </w:r>
      <w:r>
        <w:rPr>
          <w:rFonts w:ascii="Georgia" w:eastAsia="Georgia" w:hAnsi="Georgia" w:cs="Georgia"/>
          <w:sz w:val="19"/>
          <w:szCs w:val="19"/>
        </w:rPr>
        <w:t>the</w:t>
      </w:r>
      <w:r>
        <w:rPr>
          <w:rFonts w:ascii="Georgia" w:eastAsia="Georgia" w:hAnsi="Georgia" w:cs="Georgia"/>
          <w:spacing w:val="-3"/>
          <w:sz w:val="19"/>
          <w:szCs w:val="19"/>
        </w:rPr>
        <w:t xml:space="preserve"> </w:t>
      </w:r>
      <w:proofErr w:type="spellStart"/>
      <w:r>
        <w:rPr>
          <w:rFonts w:ascii="Georgia" w:eastAsia="Georgia" w:hAnsi="Georgia" w:cs="Georgia"/>
          <w:sz w:val="19"/>
          <w:szCs w:val="19"/>
        </w:rPr>
        <w:t>SyN</w:t>
      </w:r>
      <w:proofErr w:type="spellEnd"/>
      <w:r>
        <w:rPr>
          <w:rFonts w:ascii="Georgia" w:eastAsia="Georgia" w:hAnsi="Georgia" w:cs="Georgia"/>
          <w:spacing w:val="-1"/>
          <w:sz w:val="19"/>
          <w:szCs w:val="19"/>
        </w:rPr>
        <w:t xml:space="preserve"> </w:t>
      </w:r>
      <w:r>
        <w:rPr>
          <w:rFonts w:ascii="Georgia" w:eastAsia="Georgia" w:hAnsi="Georgia" w:cs="Georgia"/>
          <w:sz w:val="19"/>
          <w:szCs w:val="19"/>
        </w:rPr>
        <w:t>algorithm</w:t>
      </w:r>
      <w:r>
        <w:rPr>
          <w:rFonts w:ascii="Georgia" w:eastAsia="Georgia" w:hAnsi="Georgia" w:cs="Georgia"/>
          <w:spacing w:val="9"/>
          <w:sz w:val="19"/>
          <w:szCs w:val="19"/>
        </w:rPr>
        <w:t xml:space="preserve"> </w:t>
      </w:r>
      <w:r>
        <w:rPr>
          <w:rFonts w:ascii="Georgia" w:eastAsia="Georgia" w:hAnsi="Georgia" w:cs="Georgia"/>
          <w:sz w:val="19"/>
          <w:szCs w:val="19"/>
        </w:rPr>
        <w:t>[12]</w:t>
      </w:r>
      <w:r>
        <w:rPr>
          <w:rFonts w:ascii="Georgia" w:eastAsia="Georgia" w:hAnsi="Georgia" w:cs="Georgia"/>
          <w:spacing w:val="-1"/>
          <w:sz w:val="19"/>
          <w:szCs w:val="19"/>
        </w:rPr>
        <w:t xml:space="preserve"> </w:t>
      </w:r>
      <w:r>
        <w:rPr>
          <w:rFonts w:ascii="Georgia" w:eastAsia="Georgia" w:hAnsi="Georgia" w:cs="Georgia"/>
          <w:sz w:val="19"/>
          <w:szCs w:val="19"/>
        </w:rPr>
        <w:t>won</w:t>
      </w:r>
      <w:r>
        <w:rPr>
          <w:rFonts w:ascii="Georgia" w:eastAsia="Georgia" w:hAnsi="Georgia" w:cs="Georgia"/>
          <w:spacing w:val="-1"/>
          <w:sz w:val="19"/>
          <w:szCs w:val="19"/>
        </w:rPr>
        <w:t xml:space="preserve"> </w:t>
      </w:r>
      <w:r>
        <w:rPr>
          <w:rFonts w:ascii="Georgia" w:eastAsia="Georgia" w:hAnsi="Georgia" w:cs="Georgia"/>
          <w:sz w:val="19"/>
          <w:szCs w:val="19"/>
        </w:rPr>
        <w:t>the</w:t>
      </w:r>
      <w:r>
        <w:rPr>
          <w:rFonts w:ascii="Georgia" w:eastAsia="Georgia" w:hAnsi="Georgia" w:cs="Georgia"/>
          <w:spacing w:val="-3"/>
          <w:sz w:val="19"/>
          <w:szCs w:val="19"/>
        </w:rPr>
        <w:t xml:space="preserve"> </w:t>
      </w:r>
      <w:r>
        <w:rPr>
          <w:rFonts w:ascii="Georgia" w:eastAsia="Georgia" w:hAnsi="Georgia" w:cs="Georgia"/>
          <w:sz w:val="19"/>
          <w:szCs w:val="19"/>
        </w:rPr>
        <w:t>best</w:t>
      </w:r>
      <w:r>
        <w:rPr>
          <w:rFonts w:ascii="Georgia" w:eastAsia="Georgia" w:hAnsi="Georgia" w:cs="Georgia"/>
          <w:spacing w:val="-1"/>
          <w:sz w:val="19"/>
          <w:szCs w:val="19"/>
        </w:rPr>
        <w:t xml:space="preserve"> </w:t>
      </w:r>
      <w:r>
        <w:rPr>
          <w:rFonts w:ascii="Georgia" w:eastAsia="Georgia" w:hAnsi="Georgia" w:cs="Georgia"/>
          <w:sz w:val="19"/>
          <w:szCs w:val="19"/>
        </w:rPr>
        <w:t>paper</w:t>
      </w:r>
      <w:r>
        <w:rPr>
          <w:rFonts w:ascii="Georgia" w:eastAsia="Georgia" w:hAnsi="Georgia" w:cs="Georgia"/>
          <w:spacing w:val="2"/>
          <w:sz w:val="19"/>
          <w:szCs w:val="19"/>
        </w:rPr>
        <w:t xml:space="preserve"> </w:t>
      </w:r>
      <w:r>
        <w:rPr>
          <w:rFonts w:ascii="Georgia" w:eastAsia="Georgia" w:hAnsi="Georgia" w:cs="Georgia"/>
          <w:sz w:val="19"/>
          <w:szCs w:val="19"/>
        </w:rPr>
        <w:t>award</w:t>
      </w:r>
      <w:r>
        <w:rPr>
          <w:rFonts w:ascii="Georgia" w:eastAsia="Georgia" w:hAnsi="Georgia" w:cs="Georgia"/>
          <w:spacing w:val="2"/>
          <w:sz w:val="19"/>
          <w:szCs w:val="19"/>
        </w:rPr>
        <w:t xml:space="preserve"> </w:t>
      </w:r>
      <w:r>
        <w:rPr>
          <w:rFonts w:ascii="Georgia" w:eastAsia="Georgia" w:hAnsi="Georgia" w:cs="Georgia"/>
          <w:sz w:val="19"/>
          <w:szCs w:val="19"/>
        </w:rPr>
        <w:t>at</w:t>
      </w:r>
      <w:r>
        <w:rPr>
          <w:rFonts w:ascii="Georgia" w:eastAsia="Georgia" w:hAnsi="Georgia" w:cs="Georgia"/>
          <w:spacing w:val="-5"/>
          <w:sz w:val="19"/>
          <w:szCs w:val="19"/>
        </w:rPr>
        <w:t xml:space="preserve"> </w:t>
      </w:r>
      <w:r>
        <w:rPr>
          <w:rFonts w:ascii="Georgia" w:eastAsia="Georgia" w:hAnsi="Georgia" w:cs="Georgia"/>
          <w:sz w:val="19"/>
          <w:szCs w:val="19"/>
        </w:rPr>
        <w:t>the</w:t>
      </w:r>
      <w:r>
        <w:rPr>
          <w:rFonts w:ascii="Georgia" w:eastAsia="Georgia" w:hAnsi="Georgia" w:cs="Georgia"/>
          <w:spacing w:val="-3"/>
          <w:sz w:val="19"/>
          <w:szCs w:val="19"/>
        </w:rPr>
        <w:t xml:space="preserve"> </w:t>
      </w:r>
      <w:r>
        <w:rPr>
          <w:rFonts w:ascii="Georgia" w:eastAsia="Georgia" w:hAnsi="Georgia" w:cs="Georgia"/>
          <w:sz w:val="19"/>
          <w:szCs w:val="19"/>
        </w:rPr>
        <w:t>STACOM</w:t>
      </w:r>
      <w:r>
        <w:rPr>
          <w:rFonts w:ascii="Georgia" w:eastAsia="Georgia" w:hAnsi="Georgia" w:cs="Georgia"/>
          <w:spacing w:val="8"/>
          <w:sz w:val="19"/>
          <w:szCs w:val="19"/>
        </w:rPr>
        <w:t xml:space="preserve"> </w:t>
      </w:r>
      <w:r>
        <w:rPr>
          <w:rFonts w:ascii="Georgia" w:eastAsia="Georgia" w:hAnsi="Georgia" w:cs="Georgia"/>
          <w:sz w:val="19"/>
          <w:szCs w:val="19"/>
        </w:rPr>
        <w:t>2014 workshop</w:t>
      </w:r>
      <w:r>
        <w:rPr>
          <w:rFonts w:ascii="Georgia" w:eastAsia="Georgia" w:hAnsi="Georgia" w:cs="Georgia"/>
          <w:spacing w:val="9"/>
          <w:sz w:val="19"/>
          <w:szCs w:val="19"/>
        </w:rPr>
        <w:t xml:space="preserve"> </w:t>
      </w:r>
      <w:r>
        <w:rPr>
          <w:rFonts w:ascii="Georgia" w:eastAsia="Georgia" w:hAnsi="Georgia" w:cs="Georgia"/>
          <w:sz w:val="19"/>
          <w:szCs w:val="19"/>
        </w:rPr>
        <w:t>for</w:t>
      </w:r>
      <w:r>
        <w:rPr>
          <w:rFonts w:ascii="Georgia" w:eastAsia="Georgia" w:hAnsi="Georgia" w:cs="Georgia"/>
          <w:spacing w:val="-3"/>
          <w:sz w:val="19"/>
          <w:szCs w:val="19"/>
        </w:rPr>
        <w:t xml:space="preserve"> </w:t>
      </w:r>
      <w:r>
        <w:rPr>
          <w:rFonts w:ascii="Georgia" w:eastAsia="Georgia" w:hAnsi="Georgia" w:cs="Georgia"/>
          <w:sz w:val="19"/>
          <w:szCs w:val="19"/>
        </w:rPr>
        <w:t>cardiac</w:t>
      </w:r>
      <w:r>
        <w:rPr>
          <w:rFonts w:ascii="Georgia" w:eastAsia="Georgia" w:hAnsi="Georgia" w:cs="Georgia"/>
          <w:spacing w:val="4"/>
          <w:sz w:val="19"/>
          <w:szCs w:val="19"/>
        </w:rPr>
        <w:t xml:space="preserve"> </w:t>
      </w:r>
      <w:r>
        <w:rPr>
          <w:rFonts w:ascii="Georgia" w:eastAsia="Georgia" w:hAnsi="Georgia" w:cs="Georgia"/>
          <w:w w:val="102"/>
          <w:sz w:val="19"/>
          <w:szCs w:val="19"/>
        </w:rPr>
        <w:t xml:space="preserve">motion </w:t>
      </w:r>
      <w:r>
        <w:rPr>
          <w:rFonts w:ascii="Georgia" w:eastAsia="Georgia" w:hAnsi="Georgia" w:cs="Georgia"/>
          <w:sz w:val="19"/>
          <w:szCs w:val="19"/>
        </w:rPr>
        <w:t>estimation</w:t>
      </w:r>
      <w:r>
        <w:rPr>
          <w:rFonts w:ascii="Georgia" w:eastAsia="Georgia" w:hAnsi="Georgia" w:cs="Georgia"/>
          <w:spacing w:val="19"/>
          <w:sz w:val="19"/>
          <w:szCs w:val="19"/>
        </w:rPr>
        <w:t xml:space="preserve"> </w:t>
      </w:r>
      <w:r>
        <w:rPr>
          <w:rFonts w:ascii="Georgia" w:eastAsia="Georgia" w:hAnsi="Georgia" w:cs="Georgia"/>
          <w:w w:val="102"/>
          <w:sz w:val="19"/>
          <w:szCs w:val="19"/>
        </w:rPr>
        <w:t>[19].</w:t>
      </w:r>
    </w:p>
    <w:p w14:paraId="2D1C7B55" w14:textId="592ED8E6" w:rsidR="00E61F9D" w:rsidRDefault="005C64D6">
      <w:pPr>
        <w:spacing w:before="60" w:after="0" w:line="240" w:lineRule="auto"/>
        <w:ind w:left="120" w:right="54"/>
        <w:jc w:val="both"/>
        <w:rPr>
          <w:rFonts w:ascii="Georgia" w:eastAsia="Georgia" w:hAnsi="Georgia" w:cs="Georgia"/>
          <w:sz w:val="19"/>
          <w:szCs w:val="19"/>
        </w:rPr>
      </w:pPr>
      <w:proofErr w:type="gramStart"/>
      <w:r>
        <w:rPr>
          <w:rFonts w:ascii="Georgia" w:eastAsia="Georgia" w:hAnsi="Georgia" w:cs="Georgia"/>
          <w:b/>
          <w:bCs/>
          <w:sz w:val="19"/>
          <w:szCs w:val="19"/>
        </w:rPr>
        <w:t>3(c.1.2)</w:t>
      </w:r>
      <w:r>
        <w:rPr>
          <w:rFonts w:ascii="Georgia" w:eastAsia="Georgia" w:hAnsi="Georgia" w:cs="Georgia"/>
          <w:b/>
          <w:bCs/>
          <w:spacing w:val="3"/>
          <w:sz w:val="19"/>
          <w:szCs w:val="19"/>
        </w:rPr>
        <w:t xml:space="preserve"> </w:t>
      </w:r>
      <w:r>
        <w:rPr>
          <w:rFonts w:ascii="Georgia" w:eastAsia="Georgia" w:hAnsi="Georgia" w:cs="Georgia"/>
          <w:b/>
          <w:bCs/>
          <w:sz w:val="19"/>
          <w:szCs w:val="19"/>
        </w:rPr>
        <w:t>Neuroimaging</w:t>
      </w:r>
      <w:r>
        <w:rPr>
          <w:rFonts w:ascii="Georgia" w:eastAsia="Georgia" w:hAnsi="Georgia" w:cs="Georgia"/>
          <w:b/>
          <w:bCs/>
          <w:spacing w:val="16"/>
          <w:sz w:val="19"/>
          <w:szCs w:val="19"/>
        </w:rPr>
        <w:t xml:space="preserve"> </w:t>
      </w:r>
      <w:r>
        <w:rPr>
          <w:rFonts w:ascii="Georgia" w:eastAsia="Georgia" w:hAnsi="Georgia" w:cs="Georgia"/>
          <w:b/>
          <w:bCs/>
          <w:sz w:val="19"/>
          <w:szCs w:val="19"/>
        </w:rPr>
        <w:t>with</w:t>
      </w:r>
      <w:r>
        <w:rPr>
          <w:rFonts w:ascii="Georgia" w:eastAsia="Georgia" w:hAnsi="Georgia" w:cs="Georgia"/>
          <w:b/>
          <w:bCs/>
          <w:spacing w:val="-3"/>
          <w:sz w:val="19"/>
          <w:szCs w:val="19"/>
        </w:rPr>
        <w:t xml:space="preserve"> </w:t>
      </w:r>
      <w:r>
        <w:rPr>
          <w:rFonts w:ascii="Georgia" w:eastAsia="Georgia" w:hAnsi="Georgia" w:cs="Georgia"/>
          <w:b/>
          <w:bCs/>
          <w:sz w:val="19"/>
          <w:szCs w:val="19"/>
        </w:rPr>
        <w:t>ANTs</w:t>
      </w:r>
      <w:r>
        <w:rPr>
          <w:rFonts w:ascii="Georgia" w:eastAsia="Georgia" w:hAnsi="Georgia" w:cs="Georgia"/>
          <w:b/>
          <w:bCs/>
          <w:spacing w:val="-1"/>
          <w:sz w:val="19"/>
          <w:szCs w:val="19"/>
        </w:rPr>
        <w:t xml:space="preserve"> </w:t>
      </w:r>
      <w:r>
        <w:rPr>
          <w:rFonts w:ascii="Georgia" w:eastAsia="Georgia" w:hAnsi="Georgia" w:cs="Georgia"/>
          <w:b/>
          <w:bCs/>
          <w:sz w:val="19"/>
          <w:szCs w:val="19"/>
        </w:rPr>
        <w:t>as</w:t>
      </w:r>
      <w:r>
        <w:rPr>
          <w:rFonts w:ascii="Georgia" w:eastAsia="Georgia" w:hAnsi="Georgia" w:cs="Georgia"/>
          <w:b/>
          <w:bCs/>
          <w:spacing w:val="-8"/>
          <w:sz w:val="19"/>
          <w:szCs w:val="19"/>
        </w:rPr>
        <w:t xml:space="preserve"> </w:t>
      </w:r>
      <w:r>
        <w:rPr>
          <w:rFonts w:ascii="Georgia" w:eastAsia="Georgia" w:hAnsi="Georgia" w:cs="Georgia"/>
          <w:b/>
          <w:bCs/>
          <w:sz w:val="19"/>
          <w:szCs w:val="19"/>
        </w:rPr>
        <w:t>a</w:t>
      </w:r>
      <w:r>
        <w:rPr>
          <w:rFonts w:ascii="Georgia" w:eastAsia="Georgia" w:hAnsi="Georgia" w:cs="Georgia"/>
          <w:b/>
          <w:bCs/>
          <w:spacing w:val="-10"/>
          <w:sz w:val="19"/>
          <w:szCs w:val="19"/>
        </w:rPr>
        <w:t xml:space="preserve"> </w:t>
      </w:r>
      <w:r>
        <w:rPr>
          <w:rFonts w:ascii="Georgia" w:eastAsia="Georgia" w:hAnsi="Georgia" w:cs="Georgia"/>
          <w:b/>
          <w:bCs/>
          <w:sz w:val="19"/>
          <w:szCs w:val="19"/>
        </w:rPr>
        <w:t>model for</w:t>
      </w:r>
      <w:r>
        <w:rPr>
          <w:rFonts w:ascii="Georgia" w:eastAsia="Georgia" w:hAnsi="Georgia" w:cs="Georgia"/>
          <w:b/>
          <w:bCs/>
          <w:spacing w:val="-6"/>
          <w:sz w:val="19"/>
          <w:szCs w:val="19"/>
        </w:rPr>
        <w:t xml:space="preserve"> </w:t>
      </w:r>
      <w:r>
        <w:rPr>
          <w:rFonts w:ascii="Georgia" w:eastAsia="Georgia" w:hAnsi="Georgia" w:cs="Georgia"/>
          <w:b/>
          <w:bCs/>
          <w:sz w:val="19"/>
          <w:szCs w:val="19"/>
        </w:rPr>
        <w:t>the</w:t>
      </w:r>
      <w:r>
        <w:rPr>
          <w:rFonts w:ascii="Georgia" w:eastAsia="Georgia" w:hAnsi="Georgia" w:cs="Georgia"/>
          <w:b/>
          <w:bCs/>
          <w:spacing w:val="-6"/>
          <w:sz w:val="19"/>
          <w:szCs w:val="19"/>
        </w:rPr>
        <w:t xml:space="preserve"> </w:t>
      </w:r>
      <w:r>
        <w:rPr>
          <w:rFonts w:ascii="Georgia" w:eastAsia="Georgia" w:hAnsi="Georgia" w:cs="Georgia"/>
          <w:b/>
          <w:bCs/>
          <w:sz w:val="19"/>
          <w:szCs w:val="19"/>
        </w:rPr>
        <w:t>pulmonary</w:t>
      </w:r>
      <w:r>
        <w:rPr>
          <w:rFonts w:ascii="Georgia" w:eastAsia="Georgia" w:hAnsi="Georgia" w:cs="Georgia"/>
          <w:b/>
          <w:bCs/>
          <w:spacing w:val="10"/>
          <w:sz w:val="19"/>
          <w:szCs w:val="19"/>
        </w:rPr>
        <w:t xml:space="preserve"> </w:t>
      </w:r>
      <w:r>
        <w:rPr>
          <w:rFonts w:ascii="Georgia" w:eastAsia="Georgia" w:hAnsi="Georgia" w:cs="Georgia"/>
          <w:b/>
          <w:bCs/>
          <w:sz w:val="19"/>
          <w:szCs w:val="19"/>
        </w:rPr>
        <w:t>community.</w:t>
      </w:r>
      <w:proofErr w:type="gramEnd"/>
      <w:r>
        <w:rPr>
          <w:rFonts w:ascii="Georgia" w:eastAsia="Georgia" w:hAnsi="Georgia" w:cs="Georgia"/>
          <w:b/>
          <w:bCs/>
          <w:spacing w:val="33"/>
          <w:sz w:val="19"/>
          <w:szCs w:val="19"/>
        </w:rPr>
        <w:t xml:space="preserve"> </w:t>
      </w:r>
      <w:ins w:id="127" w:author="James Gee" w:date="2016-07-20T09:41:00Z">
        <w:r w:rsidR="006C154F" w:rsidRPr="006C154F">
          <w:rPr>
            <w:rFonts w:ascii="Georgia" w:eastAsia="Georgia" w:hAnsi="Georgia" w:cs="Georgia"/>
            <w:b/>
            <w:bCs/>
            <w:spacing w:val="33"/>
            <w:sz w:val="19"/>
            <w:szCs w:val="19"/>
          </w:rPr>
          <w:t xml:space="preserve">ANTs takes advantage of </w:t>
        </w:r>
        <w:r w:rsidR="006C154F" w:rsidRPr="006C154F">
          <w:rPr>
            <w:rFonts w:ascii="Georgia" w:eastAsia="Georgia" w:hAnsi="Georgia" w:cs="Georgia"/>
            <w:b/>
            <w:bCs/>
            <w:spacing w:val="33"/>
            <w:sz w:val="19"/>
            <w:szCs w:val="19"/>
          </w:rPr>
          <w:lastRenderedPageBreak/>
          <w:t>the mature Insight Toolkit in providing a powerful framework for building scripts and programs to facilitate processing of large neuroimaging studies.  In particular, ANTs has developed a very large user base by making openly available a complete suite of fundamental processing capabilities, covering brain normalization [55, 56], brain template generation [22], skull-stripping or brain extraction [13, 57], prior-based brain tissue segmentation [55], cortical thickness estimation [13, 58], brain tumor segmentation [23], and cortical labeling [46, 52].  These tools have been wrapped in easy-to-use, well-documented shell scripts that are accompanied by online self-contained examples with developer-tuned parameters and are compatible with the major cluster systems (e.g., SLURM, SGE, and PBS).  This project will implement a similar strategy to support the lung imaging community, as demonstrated by the following software utilities that have already begun to find widespread use among pulmonary research groups:</w:t>
        </w:r>
      </w:ins>
      <w:del w:id="128" w:author="James Gee" w:date="2016-07-20T09:38:00Z">
        <w:r w:rsidDel="006C154F">
          <w:rPr>
            <w:rFonts w:ascii="Georgia" w:eastAsia="Georgia" w:hAnsi="Georgia" w:cs="Georgia"/>
            <w:sz w:val="19"/>
            <w:szCs w:val="19"/>
          </w:rPr>
          <w:delText>ANTs</w:delText>
        </w:r>
        <w:r w:rsidDel="006C154F">
          <w:rPr>
            <w:rFonts w:ascii="Georgia" w:eastAsia="Georgia" w:hAnsi="Georgia" w:cs="Georgia"/>
            <w:spacing w:val="-2"/>
            <w:sz w:val="19"/>
            <w:szCs w:val="19"/>
          </w:rPr>
          <w:delText xml:space="preserve"> </w:delText>
        </w:r>
        <w:r w:rsidDel="006C154F">
          <w:rPr>
            <w:rFonts w:ascii="Georgia" w:eastAsia="Georgia" w:hAnsi="Georgia" w:cs="Georgia"/>
            <w:sz w:val="19"/>
            <w:szCs w:val="19"/>
          </w:rPr>
          <w:delText>takes</w:delText>
        </w:r>
        <w:r w:rsidDel="006C154F">
          <w:rPr>
            <w:rFonts w:ascii="Georgia" w:eastAsia="Georgia" w:hAnsi="Georgia" w:cs="Georgia"/>
            <w:spacing w:val="-2"/>
            <w:sz w:val="19"/>
            <w:szCs w:val="19"/>
          </w:rPr>
          <w:delText xml:space="preserve"> </w:delText>
        </w:r>
        <w:r w:rsidDel="006C154F">
          <w:rPr>
            <w:rFonts w:ascii="Georgia" w:eastAsia="Georgia" w:hAnsi="Georgia" w:cs="Georgia"/>
            <w:sz w:val="19"/>
            <w:szCs w:val="19"/>
          </w:rPr>
          <w:delText>advantage</w:delText>
        </w:r>
        <w:r w:rsidDel="006C154F">
          <w:rPr>
            <w:rFonts w:ascii="Georgia" w:eastAsia="Georgia" w:hAnsi="Georgia" w:cs="Georgia"/>
            <w:spacing w:val="6"/>
            <w:sz w:val="19"/>
            <w:szCs w:val="19"/>
          </w:rPr>
          <w:delText xml:space="preserve"> </w:delText>
        </w:r>
        <w:r w:rsidDel="006C154F">
          <w:rPr>
            <w:rFonts w:ascii="Georgia" w:eastAsia="Georgia" w:hAnsi="Georgia" w:cs="Georgia"/>
            <w:sz w:val="19"/>
            <w:szCs w:val="19"/>
          </w:rPr>
          <w:delText>of</w:delText>
        </w:r>
        <w:r w:rsidDel="006C154F">
          <w:rPr>
            <w:rFonts w:ascii="Georgia" w:eastAsia="Georgia" w:hAnsi="Georgia" w:cs="Georgia"/>
            <w:spacing w:val="-8"/>
            <w:sz w:val="19"/>
            <w:szCs w:val="19"/>
          </w:rPr>
          <w:delText xml:space="preserve"> </w:delText>
        </w:r>
        <w:r w:rsidDel="006C154F">
          <w:rPr>
            <w:rFonts w:ascii="Georgia" w:eastAsia="Georgia" w:hAnsi="Georgia" w:cs="Georgia"/>
            <w:sz w:val="19"/>
            <w:szCs w:val="19"/>
          </w:rPr>
          <w:delText>the</w:delText>
        </w:r>
        <w:r w:rsidDel="006C154F">
          <w:rPr>
            <w:rFonts w:ascii="Georgia" w:eastAsia="Georgia" w:hAnsi="Georgia" w:cs="Georgia"/>
            <w:spacing w:val="-6"/>
            <w:sz w:val="19"/>
            <w:szCs w:val="19"/>
          </w:rPr>
          <w:delText xml:space="preserve"> </w:delText>
        </w:r>
        <w:r w:rsidDel="006C154F">
          <w:rPr>
            <w:rFonts w:ascii="Georgia" w:eastAsia="Georgia" w:hAnsi="Georgia" w:cs="Georgia"/>
            <w:sz w:val="19"/>
            <w:szCs w:val="19"/>
          </w:rPr>
          <w:delText>mature</w:delText>
        </w:r>
        <w:r w:rsidDel="006C154F">
          <w:rPr>
            <w:rFonts w:ascii="Georgia" w:eastAsia="Georgia" w:hAnsi="Georgia" w:cs="Georgia"/>
            <w:spacing w:val="1"/>
            <w:sz w:val="19"/>
            <w:szCs w:val="19"/>
          </w:rPr>
          <w:delText xml:space="preserve"> </w:delText>
        </w:r>
        <w:r w:rsidDel="006C154F">
          <w:rPr>
            <w:rFonts w:ascii="Georgia" w:eastAsia="Georgia" w:hAnsi="Georgia" w:cs="Georgia"/>
            <w:w w:val="102"/>
            <w:sz w:val="19"/>
            <w:szCs w:val="19"/>
          </w:rPr>
          <w:delText>In-</w:delText>
        </w:r>
      </w:del>
    </w:p>
    <w:p w14:paraId="38B444D2" w14:textId="77777777" w:rsidR="00E61F9D" w:rsidRDefault="00E61F9D">
      <w:pPr>
        <w:spacing w:after="0"/>
        <w:jc w:val="both"/>
        <w:sectPr w:rsidR="00E61F9D">
          <w:pgSz w:w="12240" w:h="15840"/>
          <w:pgMar w:top="680" w:right="580" w:bottom="280" w:left="600" w:header="720" w:footer="720" w:gutter="0"/>
          <w:cols w:space="720"/>
        </w:sectPr>
      </w:pPr>
    </w:p>
    <w:p w14:paraId="76C0F711" w14:textId="2BAAE7CD" w:rsidR="00E61F9D" w:rsidRDefault="00E87768">
      <w:pPr>
        <w:spacing w:before="100" w:after="0" w:line="240" w:lineRule="auto"/>
        <w:ind w:left="120" w:right="-20"/>
        <w:rPr>
          <w:rFonts w:ascii="Times New Roman" w:eastAsia="Times New Roman" w:hAnsi="Times New Roman" w:cs="Times New Roman"/>
          <w:sz w:val="20"/>
          <w:szCs w:val="20"/>
        </w:rPr>
      </w:pPr>
      <w:r>
        <w:rPr>
          <w:noProof/>
        </w:rPr>
        <w:lastRenderedPageBreak/>
        <w:drawing>
          <wp:inline distT="0" distB="0" distL="0" distR="0" wp14:anchorId="699D982A" wp14:editId="25F463F1">
            <wp:extent cx="6851650" cy="343217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1650" cy="3432175"/>
                    </a:xfrm>
                    <a:prstGeom prst="rect">
                      <a:avLst/>
                    </a:prstGeom>
                    <a:noFill/>
                    <a:ln>
                      <a:noFill/>
                    </a:ln>
                  </pic:spPr>
                </pic:pic>
              </a:graphicData>
            </a:graphic>
          </wp:inline>
        </w:drawing>
      </w:r>
    </w:p>
    <w:p w14:paraId="63D32BA7" w14:textId="77777777" w:rsidR="00E61F9D" w:rsidRDefault="00E61F9D">
      <w:pPr>
        <w:spacing w:before="10" w:after="0" w:line="140" w:lineRule="exact"/>
        <w:rPr>
          <w:sz w:val="14"/>
          <w:szCs w:val="14"/>
        </w:rPr>
      </w:pPr>
    </w:p>
    <w:p w14:paraId="373E95D6" w14:textId="08B715C0" w:rsidR="00E61F9D" w:rsidRDefault="005C64D6">
      <w:pPr>
        <w:spacing w:before="39" w:after="0" w:line="258" w:lineRule="auto"/>
        <w:ind w:left="120" w:right="90"/>
        <w:jc w:val="both"/>
        <w:rPr>
          <w:rFonts w:ascii="Georgia" w:eastAsia="Georgia" w:hAnsi="Georgia" w:cs="Georgia"/>
          <w:sz w:val="18"/>
          <w:szCs w:val="18"/>
        </w:rPr>
      </w:pPr>
      <w:r>
        <w:rPr>
          <w:rFonts w:ascii="Georgia" w:eastAsia="Georgia" w:hAnsi="Georgia" w:cs="Georgia"/>
          <w:b/>
          <w:bCs/>
          <w:sz w:val="17"/>
          <w:szCs w:val="17"/>
        </w:rPr>
        <w:t>Figure</w:t>
      </w:r>
      <w:r>
        <w:rPr>
          <w:rFonts w:ascii="Georgia" w:eastAsia="Georgia" w:hAnsi="Georgia" w:cs="Georgia"/>
          <w:b/>
          <w:bCs/>
          <w:spacing w:val="14"/>
          <w:sz w:val="17"/>
          <w:szCs w:val="17"/>
        </w:rPr>
        <w:t xml:space="preserve"> </w:t>
      </w:r>
      <w:r>
        <w:rPr>
          <w:rFonts w:ascii="Georgia" w:eastAsia="Georgia" w:hAnsi="Georgia" w:cs="Georgia"/>
          <w:b/>
          <w:bCs/>
          <w:sz w:val="17"/>
          <w:szCs w:val="17"/>
        </w:rPr>
        <w:t>1:</w:t>
      </w:r>
      <w:r>
        <w:rPr>
          <w:rFonts w:ascii="Georgia" w:eastAsia="Georgia" w:hAnsi="Georgia" w:cs="Georgia"/>
          <w:b/>
          <w:bCs/>
          <w:spacing w:val="18"/>
          <w:sz w:val="17"/>
          <w:szCs w:val="17"/>
        </w:rPr>
        <w:t xml:space="preserve"> </w:t>
      </w:r>
      <w:r>
        <w:rPr>
          <w:rFonts w:ascii="Georgia" w:eastAsia="Georgia" w:hAnsi="Georgia" w:cs="Georgia"/>
          <w:sz w:val="18"/>
          <w:szCs w:val="18"/>
        </w:rPr>
        <w:t>Core</w:t>
      </w:r>
      <w:r>
        <w:rPr>
          <w:rFonts w:ascii="Georgia" w:eastAsia="Georgia" w:hAnsi="Georgia" w:cs="Georgia"/>
          <w:spacing w:val="-15"/>
          <w:sz w:val="18"/>
          <w:szCs w:val="18"/>
        </w:rPr>
        <w:t xml:space="preserve"> </w:t>
      </w:r>
      <w:r>
        <w:rPr>
          <w:rFonts w:ascii="Georgia" w:eastAsia="Georgia" w:hAnsi="Georgia" w:cs="Georgia"/>
          <w:w w:val="99"/>
          <w:sz w:val="18"/>
          <w:szCs w:val="18"/>
        </w:rPr>
        <w:t>processing</w:t>
      </w:r>
      <w:r>
        <w:rPr>
          <w:rFonts w:ascii="Georgia" w:eastAsia="Georgia" w:hAnsi="Georgia" w:cs="Georgia"/>
          <w:spacing w:val="-11"/>
          <w:w w:val="99"/>
          <w:sz w:val="18"/>
          <w:szCs w:val="18"/>
        </w:rPr>
        <w:t xml:space="preserve"> </w:t>
      </w:r>
      <w:r>
        <w:rPr>
          <w:rFonts w:ascii="Georgia" w:eastAsia="Georgia" w:hAnsi="Georgia" w:cs="Georgia"/>
          <w:sz w:val="18"/>
          <w:szCs w:val="18"/>
        </w:rPr>
        <w:t>tools</w:t>
      </w:r>
      <w:r>
        <w:rPr>
          <w:rFonts w:ascii="Georgia" w:eastAsia="Georgia" w:hAnsi="Georgia" w:cs="Georgia"/>
          <w:spacing w:val="-15"/>
          <w:sz w:val="18"/>
          <w:szCs w:val="18"/>
        </w:rPr>
        <w:t xml:space="preserve"> </w:t>
      </w:r>
      <w:r>
        <w:rPr>
          <w:rFonts w:ascii="Georgia" w:eastAsia="Georgia" w:hAnsi="Georgia" w:cs="Georgia"/>
          <w:sz w:val="18"/>
          <w:szCs w:val="18"/>
        </w:rPr>
        <w:t>that</w:t>
      </w:r>
      <w:r>
        <w:rPr>
          <w:rFonts w:ascii="Georgia" w:eastAsia="Georgia" w:hAnsi="Georgia" w:cs="Georgia"/>
          <w:spacing w:val="-14"/>
          <w:sz w:val="18"/>
          <w:szCs w:val="18"/>
        </w:rPr>
        <w:t xml:space="preserve"> </w:t>
      </w:r>
      <w:r>
        <w:rPr>
          <w:rFonts w:ascii="Georgia" w:eastAsia="Georgia" w:hAnsi="Georgia" w:cs="Georgia"/>
          <w:sz w:val="18"/>
          <w:szCs w:val="18"/>
        </w:rPr>
        <w:t>have</w:t>
      </w:r>
      <w:r>
        <w:rPr>
          <w:rFonts w:ascii="Georgia" w:eastAsia="Georgia" w:hAnsi="Georgia" w:cs="Georgia"/>
          <w:spacing w:val="-15"/>
          <w:sz w:val="18"/>
          <w:szCs w:val="18"/>
        </w:rPr>
        <w:t xml:space="preserve"> </w:t>
      </w:r>
      <w:r>
        <w:rPr>
          <w:rFonts w:ascii="Georgia" w:eastAsia="Georgia" w:hAnsi="Georgia" w:cs="Georgia"/>
          <w:sz w:val="18"/>
          <w:szCs w:val="18"/>
        </w:rPr>
        <w:t>made</w:t>
      </w:r>
      <w:r>
        <w:rPr>
          <w:rFonts w:ascii="Georgia" w:eastAsia="Georgia" w:hAnsi="Georgia" w:cs="Georgia"/>
          <w:spacing w:val="-15"/>
          <w:sz w:val="18"/>
          <w:szCs w:val="18"/>
        </w:rPr>
        <w:t xml:space="preserve"> </w:t>
      </w:r>
      <w:r>
        <w:rPr>
          <w:rFonts w:ascii="Georgia" w:eastAsia="Georgia" w:hAnsi="Georgia" w:cs="Georgia"/>
          <w:sz w:val="18"/>
          <w:szCs w:val="18"/>
        </w:rPr>
        <w:t>the</w:t>
      </w:r>
      <w:r>
        <w:rPr>
          <w:rFonts w:ascii="Georgia" w:eastAsia="Georgia" w:hAnsi="Georgia" w:cs="Georgia"/>
          <w:spacing w:val="-14"/>
          <w:sz w:val="18"/>
          <w:szCs w:val="18"/>
        </w:rPr>
        <w:t xml:space="preserve"> </w:t>
      </w:r>
      <w:r>
        <w:rPr>
          <w:rFonts w:ascii="Georgia" w:eastAsia="Georgia" w:hAnsi="Georgia" w:cs="Georgia"/>
          <w:sz w:val="18"/>
          <w:szCs w:val="18"/>
        </w:rPr>
        <w:t>ANTs</w:t>
      </w:r>
      <w:r>
        <w:rPr>
          <w:rFonts w:ascii="Georgia" w:eastAsia="Georgia" w:hAnsi="Georgia" w:cs="Georgia"/>
          <w:spacing w:val="-15"/>
          <w:sz w:val="18"/>
          <w:szCs w:val="18"/>
        </w:rPr>
        <w:t xml:space="preserve"> </w:t>
      </w:r>
      <w:r>
        <w:rPr>
          <w:rFonts w:ascii="Georgia" w:eastAsia="Georgia" w:hAnsi="Georgia" w:cs="Georgia"/>
          <w:sz w:val="18"/>
          <w:szCs w:val="18"/>
        </w:rPr>
        <w:t>package</w:t>
      </w:r>
      <w:r>
        <w:rPr>
          <w:rFonts w:ascii="Georgia" w:eastAsia="Georgia" w:hAnsi="Georgia" w:cs="Georgia"/>
          <w:spacing w:val="-17"/>
          <w:sz w:val="18"/>
          <w:szCs w:val="18"/>
        </w:rPr>
        <w:t xml:space="preserve"> </w:t>
      </w:r>
      <w:r>
        <w:rPr>
          <w:rFonts w:ascii="Georgia" w:eastAsia="Georgia" w:hAnsi="Georgia" w:cs="Georgia"/>
          <w:sz w:val="18"/>
          <w:szCs w:val="18"/>
        </w:rPr>
        <w:t>one</w:t>
      </w:r>
      <w:r>
        <w:rPr>
          <w:rFonts w:ascii="Georgia" w:eastAsia="Georgia" w:hAnsi="Georgia" w:cs="Georgia"/>
          <w:spacing w:val="-14"/>
          <w:sz w:val="18"/>
          <w:szCs w:val="18"/>
        </w:rPr>
        <w:t xml:space="preserve"> </w:t>
      </w:r>
      <w:r>
        <w:rPr>
          <w:rFonts w:ascii="Georgia" w:eastAsia="Georgia" w:hAnsi="Georgia" w:cs="Georgia"/>
          <w:sz w:val="18"/>
          <w:szCs w:val="18"/>
        </w:rPr>
        <w:t>of</w:t>
      </w:r>
      <w:r>
        <w:rPr>
          <w:rFonts w:ascii="Georgia" w:eastAsia="Georgia" w:hAnsi="Georgia" w:cs="Georgia"/>
          <w:spacing w:val="-13"/>
          <w:sz w:val="18"/>
          <w:szCs w:val="18"/>
        </w:rPr>
        <w:t xml:space="preserve"> </w:t>
      </w:r>
      <w:r>
        <w:rPr>
          <w:rFonts w:ascii="Georgia" w:eastAsia="Georgia" w:hAnsi="Georgia" w:cs="Georgia"/>
          <w:sz w:val="18"/>
          <w:szCs w:val="18"/>
        </w:rPr>
        <w:t>the</w:t>
      </w:r>
      <w:r>
        <w:rPr>
          <w:rFonts w:ascii="Georgia" w:eastAsia="Georgia" w:hAnsi="Georgia" w:cs="Georgia"/>
          <w:spacing w:val="-14"/>
          <w:sz w:val="18"/>
          <w:szCs w:val="18"/>
        </w:rPr>
        <w:t xml:space="preserve"> </w:t>
      </w:r>
      <w:r>
        <w:rPr>
          <w:rFonts w:ascii="Georgia" w:eastAsia="Georgia" w:hAnsi="Georgia" w:cs="Georgia"/>
          <w:sz w:val="18"/>
          <w:szCs w:val="18"/>
        </w:rPr>
        <w:t>most</w:t>
      </w:r>
      <w:r>
        <w:rPr>
          <w:rFonts w:ascii="Georgia" w:eastAsia="Georgia" w:hAnsi="Georgia" w:cs="Georgia"/>
          <w:spacing w:val="-15"/>
          <w:sz w:val="18"/>
          <w:szCs w:val="18"/>
        </w:rPr>
        <w:t xml:space="preserve"> </w:t>
      </w:r>
      <w:r>
        <w:rPr>
          <w:rFonts w:ascii="Georgia" w:eastAsia="Georgia" w:hAnsi="Georgia" w:cs="Georgia"/>
          <w:sz w:val="18"/>
          <w:szCs w:val="18"/>
        </w:rPr>
        <w:t>popular</w:t>
      </w:r>
      <w:r>
        <w:rPr>
          <w:rFonts w:ascii="Georgia" w:eastAsia="Georgia" w:hAnsi="Georgia" w:cs="Georgia"/>
          <w:spacing w:val="-17"/>
          <w:sz w:val="18"/>
          <w:szCs w:val="18"/>
        </w:rPr>
        <w:t xml:space="preserve"> </w:t>
      </w:r>
      <w:r>
        <w:rPr>
          <w:rFonts w:ascii="Georgia" w:eastAsia="Georgia" w:hAnsi="Georgia" w:cs="Georgia"/>
          <w:w w:val="99"/>
          <w:sz w:val="18"/>
          <w:szCs w:val="18"/>
        </w:rPr>
        <w:t>neuroimaging</w:t>
      </w:r>
      <w:r>
        <w:rPr>
          <w:rFonts w:ascii="Georgia" w:eastAsia="Georgia" w:hAnsi="Georgia" w:cs="Georgia"/>
          <w:spacing w:val="-11"/>
          <w:w w:val="99"/>
          <w:sz w:val="18"/>
          <w:szCs w:val="18"/>
        </w:rPr>
        <w:t xml:space="preserve"> </w:t>
      </w:r>
      <w:r>
        <w:rPr>
          <w:rFonts w:ascii="Georgia" w:eastAsia="Georgia" w:hAnsi="Georgia" w:cs="Georgia"/>
          <w:sz w:val="18"/>
          <w:szCs w:val="18"/>
        </w:rPr>
        <w:t>toolkits.</w:t>
      </w:r>
      <w:r>
        <w:rPr>
          <w:rFonts w:ascii="Georgia" w:eastAsia="Georgia" w:hAnsi="Georgia" w:cs="Georgia"/>
          <w:spacing w:val="4"/>
          <w:sz w:val="18"/>
          <w:szCs w:val="18"/>
        </w:rPr>
        <w:t xml:space="preserve"> </w:t>
      </w:r>
      <w:r>
        <w:rPr>
          <w:rFonts w:ascii="Georgia" w:eastAsia="Georgia" w:hAnsi="Georgia" w:cs="Georgia"/>
          <w:w w:val="99"/>
          <w:sz w:val="18"/>
          <w:szCs w:val="18"/>
        </w:rPr>
        <w:t>Fundamental</w:t>
      </w:r>
      <w:r>
        <w:rPr>
          <w:rFonts w:ascii="Georgia" w:eastAsia="Georgia" w:hAnsi="Georgia" w:cs="Georgia"/>
          <w:spacing w:val="-11"/>
          <w:w w:val="99"/>
          <w:sz w:val="18"/>
          <w:szCs w:val="18"/>
        </w:rPr>
        <w:t xml:space="preserve"> </w:t>
      </w:r>
      <w:r>
        <w:rPr>
          <w:rFonts w:ascii="Georgia" w:eastAsia="Georgia" w:hAnsi="Georgia" w:cs="Georgia"/>
          <w:sz w:val="18"/>
          <w:szCs w:val="18"/>
        </w:rPr>
        <w:t>processing tasks</w:t>
      </w:r>
      <w:r>
        <w:rPr>
          <w:rFonts w:ascii="Georgia" w:eastAsia="Georgia" w:hAnsi="Georgia" w:cs="Georgia"/>
          <w:spacing w:val="-2"/>
          <w:sz w:val="18"/>
          <w:szCs w:val="18"/>
        </w:rPr>
        <w:t xml:space="preserve"> </w:t>
      </w:r>
      <w:r>
        <w:rPr>
          <w:rFonts w:ascii="Georgia" w:eastAsia="Georgia" w:hAnsi="Georgia" w:cs="Georgia"/>
          <w:sz w:val="18"/>
          <w:szCs w:val="18"/>
        </w:rPr>
        <w:t>such</w:t>
      </w:r>
      <w:r>
        <w:rPr>
          <w:rFonts w:ascii="Georgia" w:eastAsia="Georgia" w:hAnsi="Georgia" w:cs="Georgia"/>
          <w:spacing w:val="-2"/>
          <w:sz w:val="18"/>
          <w:szCs w:val="18"/>
        </w:rPr>
        <w:t xml:space="preserve"> </w:t>
      </w:r>
      <w:r>
        <w:rPr>
          <w:rFonts w:ascii="Georgia" w:eastAsia="Georgia" w:hAnsi="Georgia" w:cs="Georgia"/>
          <w:sz w:val="18"/>
          <w:szCs w:val="18"/>
        </w:rPr>
        <w:t>as image</w:t>
      </w:r>
      <w:r>
        <w:rPr>
          <w:rFonts w:ascii="Georgia" w:eastAsia="Georgia" w:hAnsi="Georgia" w:cs="Georgia"/>
          <w:spacing w:val="-3"/>
          <w:sz w:val="18"/>
          <w:szCs w:val="18"/>
        </w:rPr>
        <w:t xml:space="preserve"> </w:t>
      </w:r>
      <w:r>
        <w:rPr>
          <w:rFonts w:ascii="Georgia" w:eastAsia="Georgia" w:hAnsi="Georgia" w:cs="Georgia"/>
          <w:sz w:val="18"/>
          <w:szCs w:val="18"/>
        </w:rPr>
        <w:t>registration,</w:t>
      </w:r>
      <w:r>
        <w:rPr>
          <w:rFonts w:ascii="Georgia" w:eastAsia="Georgia" w:hAnsi="Georgia" w:cs="Georgia"/>
          <w:spacing w:val="-7"/>
          <w:sz w:val="18"/>
          <w:szCs w:val="18"/>
        </w:rPr>
        <w:t xml:space="preserve"> </w:t>
      </w:r>
      <w:r>
        <w:rPr>
          <w:rFonts w:ascii="Georgia" w:eastAsia="Georgia" w:hAnsi="Georgia" w:cs="Georgia"/>
          <w:sz w:val="18"/>
          <w:szCs w:val="18"/>
        </w:rPr>
        <w:t>template</w:t>
      </w:r>
      <w:r>
        <w:rPr>
          <w:rFonts w:ascii="Georgia" w:eastAsia="Georgia" w:hAnsi="Georgia" w:cs="Georgia"/>
          <w:spacing w:val="-5"/>
          <w:sz w:val="18"/>
          <w:szCs w:val="18"/>
        </w:rPr>
        <w:t xml:space="preserve"> </w:t>
      </w:r>
      <w:r>
        <w:rPr>
          <w:rFonts w:ascii="Georgia" w:eastAsia="Georgia" w:hAnsi="Georgia" w:cs="Georgia"/>
          <w:sz w:val="18"/>
          <w:szCs w:val="18"/>
        </w:rPr>
        <w:t>generation,</w:t>
      </w:r>
      <w:r>
        <w:rPr>
          <w:rFonts w:ascii="Georgia" w:eastAsia="Georgia" w:hAnsi="Georgia" w:cs="Georgia"/>
          <w:spacing w:val="-6"/>
          <w:sz w:val="18"/>
          <w:szCs w:val="18"/>
        </w:rPr>
        <w:t xml:space="preserve"> </w:t>
      </w:r>
      <w:r>
        <w:rPr>
          <w:rFonts w:ascii="Georgia" w:eastAsia="Georgia" w:hAnsi="Georgia" w:cs="Georgia"/>
          <w:sz w:val="18"/>
          <w:szCs w:val="18"/>
        </w:rPr>
        <w:t>bias</w:t>
      </w:r>
      <w:r>
        <w:rPr>
          <w:rFonts w:ascii="Georgia" w:eastAsia="Georgia" w:hAnsi="Georgia" w:cs="Georgia"/>
          <w:spacing w:val="-1"/>
          <w:sz w:val="18"/>
          <w:szCs w:val="18"/>
        </w:rPr>
        <w:t xml:space="preserve"> </w:t>
      </w:r>
      <w:r>
        <w:rPr>
          <w:rFonts w:ascii="Georgia" w:eastAsia="Georgia" w:hAnsi="Georgia" w:cs="Georgia"/>
          <w:sz w:val="18"/>
          <w:szCs w:val="18"/>
        </w:rPr>
        <w:t>correction,</w:t>
      </w:r>
      <w:r>
        <w:rPr>
          <w:rFonts w:ascii="Georgia" w:eastAsia="Georgia" w:hAnsi="Georgia" w:cs="Georgia"/>
          <w:spacing w:val="-6"/>
          <w:sz w:val="18"/>
          <w:szCs w:val="18"/>
        </w:rPr>
        <w:t xml:space="preserve"> </w:t>
      </w:r>
      <w:proofErr w:type="spellStart"/>
      <w:r>
        <w:rPr>
          <w:rFonts w:ascii="Georgia" w:eastAsia="Georgia" w:hAnsi="Georgia" w:cs="Georgia"/>
          <w:sz w:val="18"/>
          <w:szCs w:val="18"/>
        </w:rPr>
        <w:t>denoising</w:t>
      </w:r>
      <w:proofErr w:type="spellEnd"/>
      <w:r>
        <w:rPr>
          <w:rFonts w:ascii="Georgia" w:eastAsia="Georgia" w:hAnsi="Georgia" w:cs="Georgia"/>
          <w:sz w:val="18"/>
          <w:szCs w:val="18"/>
        </w:rPr>
        <w:t>,</w:t>
      </w:r>
      <w:r>
        <w:rPr>
          <w:rFonts w:ascii="Georgia" w:eastAsia="Georgia" w:hAnsi="Georgia" w:cs="Georgia"/>
          <w:spacing w:val="-5"/>
          <w:sz w:val="18"/>
          <w:szCs w:val="18"/>
        </w:rPr>
        <w:t xml:space="preserve"> </w:t>
      </w:r>
      <w:r>
        <w:rPr>
          <w:rFonts w:ascii="Georgia" w:eastAsia="Georgia" w:hAnsi="Georgia" w:cs="Georgia"/>
          <w:sz w:val="18"/>
          <w:szCs w:val="18"/>
        </w:rPr>
        <w:t>intensity-based</w:t>
      </w:r>
      <w:r>
        <w:rPr>
          <w:rFonts w:ascii="Georgia" w:eastAsia="Georgia" w:hAnsi="Georgia" w:cs="Georgia"/>
          <w:spacing w:val="-10"/>
          <w:sz w:val="18"/>
          <w:szCs w:val="18"/>
        </w:rPr>
        <w:t xml:space="preserve"> </w:t>
      </w:r>
      <w:r>
        <w:rPr>
          <w:rFonts w:ascii="Georgia" w:eastAsia="Georgia" w:hAnsi="Georgia" w:cs="Georgia"/>
          <w:sz w:val="18"/>
          <w:szCs w:val="18"/>
        </w:rPr>
        <w:t>segmentation,</w:t>
      </w:r>
      <w:r>
        <w:rPr>
          <w:rFonts w:ascii="Georgia" w:eastAsia="Georgia" w:hAnsi="Georgia" w:cs="Georgia"/>
          <w:spacing w:val="-8"/>
          <w:sz w:val="18"/>
          <w:szCs w:val="18"/>
        </w:rPr>
        <w:t xml:space="preserve"> </w:t>
      </w:r>
      <w:r>
        <w:rPr>
          <w:rFonts w:ascii="Georgia" w:eastAsia="Georgia" w:hAnsi="Georgia" w:cs="Georgia"/>
          <w:sz w:val="18"/>
          <w:szCs w:val="18"/>
        </w:rPr>
        <w:t>and</w:t>
      </w:r>
      <w:r>
        <w:rPr>
          <w:rFonts w:ascii="Georgia" w:eastAsia="Georgia" w:hAnsi="Georgia" w:cs="Georgia"/>
          <w:spacing w:val="-1"/>
          <w:sz w:val="18"/>
          <w:szCs w:val="18"/>
        </w:rPr>
        <w:t xml:space="preserve"> </w:t>
      </w:r>
      <w:r>
        <w:rPr>
          <w:rFonts w:ascii="Georgia" w:eastAsia="Georgia" w:hAnsi="Georgia" w:cs="Georgia"/>
          <w:sz w:val="18"/>
          <w:szCs w:val="18"/>
        </w:rPr>
        <w:t>joint</w:t>
      </w:r>
      <w:r>
        <w:rPr>
          <w:rFonts w:ascii="Georgia" w:eastAsia="Georgia" w:hAnsi="Georgia" w:cs="Georgia"/>
          <w:spacing w:val="-2"/>
          <w:sz w:val="18"/>
          <w:szCs w:val="18"/>
        </w:rPr>
        <w:t xml:space="preserve"> </w:t>
      </w:r>
      <w:r>
        <w:rPr>
          <w:rFonts w:ascii="Georgia" w:eastAsia="Georgia" w:hAnsi="Georgia" w:cs="Georgia"/>
          <w:sz w:val="18"/>
          <w:szCs w:val="18"/>
        </w:rPr>
        <w:t>label</w:t>
      </w:r>
      <w:r>
        <w:rPr>
          <w:rFonts w:ascii="Georgia" w:eastAsia="Georgia" w:hAnsi="Georgia" w:cs="Georgia"/>
          <w:spacing w:val="-2"/>
          <w:sz w:val="18"/>
          <w:szCs w:val="18"/>
        </w:rPr>
        <w:t xml:space="preserve"> </w:t>
      </w:r>
      <w:r>
        <w:rPr>
          <w:rFonts w:ascii="Georgia" w:eastAsia="Georgia" w:hAnsi="Georgia" w:cs="Georgia"/>
          <w:sz w:val="18"/>
          <w:szCs w:val="18"/>
        </w:rPr>
        <w:t>fusion</w:t>
      </w:r>
      <w:r>
        <w:rPr>
          <w:rFonts w:ascii="Georgia" w:eastAsia="Georgia" w:hAnsi="Georgia" w:cs="Georgia"/>
          <w:spacing w:val="-3"/>
          <w:sz w:val="18"/>
          <w:szCs w:val="18"/>
        </w:rPr>
        <w:t xml:space="preserve"> </w:t>
      </w:r>
      <w:r>
        <w:rPr>
          <w:rFonts w:ascii="Georgia" w:eastAsia="Georgia" w:hAnsi="Georgia" w:cs="Georgia"/>
          <w:sz w:val="18"/>
          <w:szCs w:val="18"/>
        </w:rPr>
        <w:t xml:space="preserve">are </w:t>
      </w:r>
      <w:del w:id="129" w:author="James Gee" w:date="2016-07-20T09:44:00Z">
        <w:r w:rsidDel="006C154F">
          <w:rPr>
            <w:rFonts w:ascii="Georgia" w:eastAsia="Georgia" w:hAnsi="Georgia" w:cs="Georgia"/>
            <w:sz w:val="18"/>
            <w:szCs w:val="18"/>
          </w:rPr>
          <w:delText>extremely</w:delText>
        </w:r>
        <w:r w:rsidDel="006C154F">
          <w:rPr>
            <w:rFonts w:ascii="Georgia" w:eastAsia="Georgia" w:hAnsi="Georgia" w:cs="Georgia"/>
            <w:spacing w:val="5"/>
            <w:sz w:val="18"/>
            <w:szCs w:val="18"/>
          </w:rPr>
          <w:delText xml:space="preserve"> </w:delText>
        </w:r>
        <w:r w:rsidDel="006C154F">
          <w:rPr>
            <w:rFonts w:ascii="Georgia" w:eastAsia="Georgia" w:hAnsi="Georgia" w:cs="Georgia"/>
            <w:sz w:val="18"/>
            <w:szCs w:val="18"/>
          </w:rPr>
          <w:delText>well-performing</w:delText>
        </w:r>
      </w:del>
      <w:ins w:id="130" w:author="James Gee" w:date="2016-07-20T09:44:00Z">
        <w:r w:rsidR="006C154F">
          <w:rPr>
            <w:rFonts w:ascii="Georgia" w:eastAsia="Georgia" w:hAnsi="Georgia" w:cs="Georgia"/>
            <w:sz w:val="18"/>
            <w:szCs w:val="18"/>
          </w:rPr>
          <w:t>first-in-class</w:t>
        </w:r>
      </w:ins>
      <w:r>
        <w:rPr>
          <w:rFonts w:ascii="Georgia" w:eastAsia="Georgia" w:hAnsi="Georgia" w:cs="Georgia"/>
          <w:sz w:val="18"/>
          <w:szCs w:val="18"/>
        </w:rPr>
        <w:t xml:space="preserve"> software</w:t>
      </w:r>
      <w:r>
        <w:rPr>
          <w:rFonts w:ascii="Georgia" w:eastAsia="Georgia" w:hAnsi="Georgia" w:cs="Georgia"/>
          <w:spacing w:val="6"/>
          <w:sz w:val="18"/>
          <w:szCs w:val="18"/>
        </w:rPr>
        <w:t xml:space="preserve"> </w:t>
      </w:r>
      <w:proofErr w:type="gramStart"/>
      <w:r>
        <w:rPr>
          <w:rFonts w:ascii="Georgia" w:eastAsia="Georgia" w:hAnsi="Georgia" w:cs="Georgia"/>
          <w:sz w:val="18"/>
          <w:szCs w:val="18"/>
        </w:rPr>
        <w:t>components</w:t>
      </w:r>
      <w:r>
        <w:rPr>
          <w:rFonts w:ascii="Georgia" w:eastAsia="Georgia" w:hAnsi="Georgia" w:cs="Georgia"/>
          <w:spacing w:val="3"/>
          <w:sz w:val="18"/>
          <w:szCs w:val="18"/>
        </w:rPr>
        <w:t xml:space="preserve"> </w:t>
      </w:r>
      <w:r>
        <w:rPr>
          <w:rFonts w:ascii="Georgia" w:eastAsia="Georgia" w:hAnsi="Georgia" w:cs="Georgia"/>
          <w:sz w:val="18"/>
          <w:szCs w:val="18"/>
        </w:rPr>
        <w:t>which</w:t>
      </w:r>
      <w:proofErr w:type="gramEnd"/>
      <w:r>
        <w:rPr>
          <w:rFonts w:ascii="Georgia" w:eastAsia="Georgia" w:hAnsi="Georgia" w:cs="Georgia"/>
          <w:spacing w:val="8"/>
          <w:sz w:val="18"/>
          <w:szCs w:val="18"/>
        </w:rPr>
        <w:t xml:space="preserve"> </w:t>
      </w:r>
      <w:r>
        <w:rPr>
          <w:rFonts w:ascii="Georgia" w:eastAsia="Georgia" w:hAnsi="Georgia" w:cs="Georgia"/>
          <w:sz w:val="18"/>
          <w:szCs w:val="18"/>
        </w:rPr>
        <w:t>have</w:t>
      </w:r>
      <w:r>
        <w:rPr>
          <w:rFonts w:ascii="Georgia" w:eastAsia="Georgia" w:hAnsi="Georgia" w:cs="Georgia"/>
          <w:spacing w:val="9"/>
          <w:sz w:val="18"/>
          <w:szCs w:val="18"/>
        </w:rPr>
        <w:t xml:space="preserve"> </w:t>
      </w:r>
      <w:r>
        <w:rPr>
          <w:rFonts w:ascii="Georgia" w:eastAsia="Georgia" w:hAnsi="Georgia" w:cs="Georgia"/>
          <w:sz w:val="18"/>
          <w:szCs w:val="18"/>
        </w:rPr>
        <w:t>been</w:t>
      </w:r>
      <w:r>
        <w:rPr>
          <w:rFonts w:ascii="Georgia" w:eastAsia="Georgia" w:hAnsi="Georgia" w:cs="Georgia"/>
          <w:spacing w:val="9"/>
          <w:sz w:val="18"/>
          <w:szCs w:val="18"/>
        </w:rPr>
        <w:t xml:space="preserve"> </w:t>
      </w:r>
      <w:r>
        <w:rPr>
          <w:rFonts w:ascii="Georgia" w:eastAsia="Georgia" w:hAnsi="Georgia" w:cs="Georgia"/>
          <w:sz w:val="18"/>
          <w:szCs w:val="18"/>
        </w:rPr>
        <w:t>utilized</w:t>
      </w:r>
      <w:r>
        <w:rPr>
          <w:rFonts w:ascii="Georgia" w:eastAsia="Georgia" w:hAnsi="Georgia" w:cs="Georgia"/>
          <w:spacing w:val="7"/>
          <w:sz w:val="18"/>
          <w:szCs w:val="18"/>
        </w:rPr>
        <w:t xml:space="preserve"> </w:t>
      </w:r>
      <w:r>
        <w:rPr>
          <w:rFonts w:ascii="Georgia" w:eastAsia="Georgia" w:hAnsi="Georgia" w:cs="Georgia"/>
          <w:sz w:val="18"/>
          <w:szCs w:val="18"/>
        </w:rPr>
        <w:t>for</w:t>
      </w:r>
      <w:r>
        <w:rPr>
          <w:rFonts w:ascii="Georgia" w:eastAsia="Georgia" w:hAnsi="Georgia" w:cs="Georgia"/>
          <w:spacing w:val="11"/>
          <w:sz w:val="18"/>
          <w:szCs w:val="18"/>
        </w:rPr>
        <w:t xml:space="preserve"> </w:t>
      </w:r>
      <w:r>
        <w:rPr>
          <w:rFonts w:ascii="Georgia" w:eastAsia="Georgia" w:hAnsi="Georgia" w:cs="Georgia"/>
          <w:sz w:val="18"/>
          <w:szCs w:val="18"/>
        </w:rPr>
        <w:t>neuroimaging</w:t>
      </w:r>
      <w:r>
        <w:rPr>
          <w:rFonts w:ascii="Georgia" w:eastAsia="Georgia" w:hAnsi="Georgia" w:cs="Georgia"/>
          <w:spacing w:val="2"/>
          <w:sz w:val="18"/>
          <w:szCs w:val="18"/>
        </w:rPr>
        <w:t xml:space="preserve"> </w:t>
      </w:r>
      <w:r>
        <w:rPr>
          <w:rFonts w:ascii="Georgia" w:eastAsia="Georgia" w:hAnsi="Georgia" w:cs="Georgia"/>
          <w:sz w:val="18"/>
          <w:szCs w:val="18"/>
        </w:rPr>
        <w:t>tasks</w:t>
      </w:r>
      <w:r>
        <w:rPr>
          <w:rFonts w:ascii="Georgia" w:eastAsia="Georgia" w:hAnsi="Georgia" w:cs="Georgia"/>
          <w:spacing w:val="9"/>
          <w:sz w:val="18"/>
          <w:szCs w:val="18"/>
        </w:rPr>
        <w:t xml:space="preserve"> </w:t>
      </w:r>
      <w:r>
        <w:rPr>
          <w:rFonts w:ascii="Georgia" w:eastAsia="Georgia" w:hAnsi="Georgia" w:cs="Georgia"/>
          <w:sz w:val="18"/>
          <w:szCs w:val="18"/>
        </w:rPr>
        <w:t>such</w:t>
      </w:r>
      <w:r>
        <w:rPr>
          <w:rFonts w:ascii="Georgia" w:eastAsia="Georgia" w:hAnsi="Georgia" w:cs="Georgia"/>
          <w:spacing w:val="9"/>
          <w:sz w:val="18"/>
          <w:szCs w:val="18"/>
        </w:rPr>
        <w:t xml:space="preserve"> </w:t>
      </w:r>
      <w:r>
        <w:rPr>
          <w:rFonts w:ascii="Georgia" w:eastAsia="Georgia" w:hAnsi="Georgia" w:cs="Georgia"/>
          <w:sz w:val="18"/>
          <w:szCs w:val="18"/>
        </w:rPr>
        <w:t>as</w:t>
      </w:r>
      <w:r>
        <w:rPr>
          <w:rFonts w:ascii="Georgia" w:eastAsia="Georgia" w:hAnsi="Georgia" w:cs="Georgia"/>
          <w:spacing w:val="11"/>
          <w:sz w:val="18"/>
          <w:szCs w:val="18"/>
        </w:rPr>
        <w:t xml:space="preserve"> </w:t>
      </w:r>
      <w:r>
        <w:rPr>
          <w:rFonts w:ascii="Georgia" w:eastAsia="Georgia" w:hAnsi="Georgia" w:cs="Georgia"/>
          <w:sz w:val="18"/>
          <w:szCs w:val="18"/>
        </w:rPr>
        <w:t>brain</w:t>
      </w:r>
      <w:r>
        <w:rPr>
          <w:rFonts w:ascii="Georgia" w:eastAsia="Georgia" w:hAnsi="Georgia" w:cs="Georgia"/>
          <w:spacing w:val="9"/>
          <w:sz w:val="18"/>
          <w:szCs w:val="18"/>
        </w:rPr>
        <w:t xml:space="preserve"> </w:t>
      </w:r>
      <w:r>
        <w:rPr>
          <w:rFonts w:ascii="Georgia" w:eastAsia="Georgia" w:hAnsi="Georgia" w:cs="Georgia"/>
          <w:sz w:val="18"/>
          <w:szCs w:val="18"/>
        </w:rPr>
        <w:t>extraction</w:t>
      </w:r>
      <w:r>
        <w:rPr>
          <w:rFonts w:ascii="Georgia" w:eastAsia="Georgia" w:hAnsi="Georgia" w:cs="Georgia"/>
          <w:spacing w:val="5"/>
          <w:sz w:val="18"/>
          <w:szCs w:val="18"/>
        </w:rPr>
        <w:t xml:space="preserve"> </w:t>
      </w:r>
      <w:r>
        <w:rPr>
          <w:rFonts w:ascii="Georgia" w:eastAsia="Georgia" w:hAnsi="Georgia" w:cs="Georgia"/>
          <w:sz w:val="18"/>
          <w:szCs w:val="18"/>
        </w:rPr>
        <w:t>and</w:t>
      </w:r>
      <w:r>
        <w:rPr>
          <w:rFonts w:ascii="Georgia" w:eastAsia="Georgia" w:hAnsi="Georgia" w:cs="Georgia"/>
          <w:spacing w:val="10"/>
          <w:sz w:val="18"/>
          <w:szCs w:val="18"/>
        </w:rPr>
        <w:t xml:space="preserve"> </w:t>
      </w:r>
      <w:r>
        <w:rPr>
          <w:rFonts w:ascii="Georgia" w:eastAsia="Georgia" w:hAnsi="Georgia" w:cs="Georgia"/>
          <w:sz w:val="18"/>
          <w:szCs w:val="18"/>
        </w:rPr>
        <w:t>cortical thickness</w:t>
      </w:r>
      <w:r>
        <w:rPr>
          <w:rFonts w:ascii="Georgia" w:eastAsia="Georgia" w:hAnsi="Georgia" w:cs="Georgia"/>
          <w:spacing w:val="2"/>
          <w:sz w:val="18"/>
          <w:szCs w:val="18"/>
        </w:rPr>
        <w:t xml:space="preserve"> </w:t>
      </w:r>
      <w:r>
        <w:rPr>
          <w:rFonts w:ascii="Georgia" w:eastAsia="Georgia" w:hAnsi="Georgia" w:cs="Georgia"/>
          <w:sz w:val="18"/>
          <w:szCs w:val="18"/>
        </w:rPr>
        <w:t>estimation.</w:t>
      </w:r>
      <w:r>
        <w:rPr>
          <w:rFonts w:ascii="Georgia" w:eastAsia="Georgia" w:hAnsi="Georgia" w:cs="Georgia"/>
          <w:spacing w:val="33"/>
          <w:sz w:val="18"/>
          <w:szCs w:val="18"/>
        </w:rPr>
        <w:t xml:space="preserve"> </w:t>
      </w:r>
      <w:r>
        <w:rPr>
          <w:rFonts w:ascii="Georgia" w:eastAsia="Georgia" w:hAnsi="Georgia" w:cs="Georgia"/>
          <w:sz w:val="18"/>
          <w:szCs w:val="18"/>
        </w:rPr>
        <w:t>The</w:t>
      </w:r>
      <w:r>
        <w:rPr>
          <w:rFonts w:ascii="Georgia" w:eastAsia="Georgia" w:hAnsi="Georgia" w:cs="Georgia"/>
          <w:spacing w:val="6"/>
          <w:sz w:val="18"/>
          <w:szCs w:val="18"/>
        </w:rPr>
        <w:t xml:space="preserve"> </w:t>
      </w:r>
      <w:r>
        <w:rPr>
          <w:rFonts w:ascii="Georgia" w:eastAsia="Georgia" w:hAnsi="Georgia" w:cs="Georgia"/>
          <w:sz w:val="18"/>
          <w:szCs w:val="18"/>
        </w:rPr>
        <w:t>target</w:t>
      </w:r>
      <w:r>
        <w:rPr>
          <w:rFonts w:ascii="Georgia" w:eastAsia="Georgia" w:hAnsi="Georgia" w:cs="Georgia"/>
          <w:spacing w:val="4"/>
          <w:sz w:val="18"/>
          <w:szCs w:val="18"/>
        </w:rPr>
        <w:t xml:space="preserve"> </w:t>
      </w:r>
      <w:r>
        <w:rPr>
          <w:rFonts w:ascii="Georgia" w:eastAsia="Georgia" w:hAnsi="Georgia" w:cs="Georgia"/>
          <w:sz w:val="18"/>
          <w:szCs w:val="18"/>
        </w:rPr>
        <w:t>applications</w:t>
      </w:r>
      <w:r>
        <w:rPr>
          <w:rFonts w:ascii="Georgia" w:eastAsia="Georgia" w:hAnsi="Georgia" w:cs="Georgia"/>
          <w:spacing w:val="-1"/>
          <w:sz w:val="18"/>
          <w:szCs w:val="18"/>
        </w:rPr>
        <w:t xml:space="preserve"> </w:t>
      </w:r>
      <w:r>
        <w:rPr>
          <w:rFonts w:ascii="Georgia" w:eastAsia="Georgia" w:hAnsi="Georgia" w:cs="Georgia"/>
          <w:sz w:val="18"/>
          <w:szCs w:val="18"/>
        </w:rPr>
        <w:t>of</w:t>
      </w:r>
      <w:r>
        <w:rPr>
          <w:rFonts w:ascii="Georgia" w:eastAsia="Georgia" w:hAnsi="Georgia" w:cs="Georgia"/>
          <w:spacing w:val="7"/>
          <w:sz w:val="18"/>
          <w:szCs w:val="18"/>
        </w:rPr>
        <w:t xml:space="preserve"> </w:t>
      </w:r>
      <w:r>
        <w:rPr>
          <w:rFonts w:ascii="Georgia" w:eastAsia="Georgia" w:hAnsi="Georgia" w:cs="Georgia"/>
          <w:sz w:val="18"/>
          <w:szCs w:val="18"/>
        </w:rPr>
        <w:t>these</w:t>
      </w:r>
      <w:r>
        <w:rPr>
          <w:rFonts w:ascii="Georgia" w:eastAsia="Georgia" w:hAnsi="Georgia" w:cs="Georgia"/>
          <w:spacing w:val="5"/>
          <w:sz w:val="18"/>
          <w:szCs w:val="18"/>
        </w:rPr>
        <w:t xml:space="preserve"> </w:t>
      </w:r>
      <w:r>
        <w:rPr>
          <w:rFonts w:ascii="Georgia" w:eastAsia="Georgia" w:hAnsi="Georgia" w:cs="Georgia"/>
          <w:sz w:val="18"/>
          <w:szCs w:val="18"/>
        </w:rPr>
        <w:t>core</w:t>
      </w:r>
      <w:r>
        <w:rPr>
          <w:rFonts w:ascii="Georgia" w:eastAsia="Georgia" w:hAnsi="Georgia" w:cs="Georgia"/>
          <w:spacing w:val="6"/>
          <w:sz w:val="18"/>
          <w:szCs w:val="18"/>
        </w:rPr>
        <w:t xml:space="preserve"> </w:t>
      </w:r>
      <w:r>
        <w:rPr>
          <w:rFonts w:ascii="Georgia" w:eastAsia="Georgia" w:hAnsi="Georgia" w:cs="Georgia"/>
          <w:sz w:val="18"/>
          <w:szCs w:val="18"/>
        </w:rPr>
        <w:t>tools</w:t>
      </w:r>
      <w:r>
        <w:rPr>
          <w:rFonts w:ascii="Georgia" w:eastAsia="Georgia" w:hAnsi="Georgia" w:cs="Georgia"/>
          <w:spacing w:val="5"/>
          <w:sz w:val="18"/>
          <w:szCs w:val="18"/>
        </w:rPr>
        <w:t xml:space="preserve"> </w:t>
      </w:r>
      <w:r>
        <w:rPr>
          <w:rFonts w:ascii="Georgia" w:eastAsia="Georgia" w:hAnsi="Georgia" w:cs="Georgia"/>
          <w:sz w:val="18"/>
          <w:szCs w:val="18"/>
        </w:rPr>
        <w:t>have</w:t>
      </w:r>
      <w:r>
        <w:rPr>
          <w:rFonts w:ascii="Georgia" w:eastAsia="Georgia" w:hAnsi="Georgia" w:cs="Georgia"/>
          <w:spacing w:val="5"/>
          <w:sz w:val="18"/>
          <w:szCs w:val="18"/>
        </w:rPr>
        <w:t xml:space="preserve"> </w:t>
      </w:r>
      <w:r>
        <w:rPr>
          <w:rFonts w:ascii="Georgia" w:eastAsia="Georgia" w:hAnsi="Georgia" w:cs="Georgia"/>
          <w:sz w:val="18"/>
          <w:szCs w:val="18"/>
        </w:rPr>
        <w:t>an</w:t>
      </w:r>
      <w:r>
        <w:rPr>
          <w:rFonts w:ascii="Georgia" w:eastAsia="Georgia" w:hAnsi="Georgia" w:cs="Georgia"/>
          <w:spacing w:val="7"/>
          <w:sz w:val="18"/>
          <w:szCs w:val="18"/>
        </w:rPr>
        <w:t xml:space="preserve"> </w:t>
      </w:r>
      <w:r>
        <w:rPr>
          <w:rFonts w:ascii="Georgia" w:eastAsia="Georgia" w:hAnsi="Georgia" w:cs="Georgia"/>
          <w:sz w:val="18"/>
          <w:szCs w:val="18"/>
        </w:rPr>
        <w:t>immediate analog</w:t>
      </w:r>
      <w:r>
        <w:rPr>
          <w:rFonts w:ascii="Georgia" w:eastAsia="Georgia" w:hAnsi="Georgia" w:cs="Georgia"/>
          <w:spacing w:val="4"/>
          <w:sz w:val="18"/>
          <w:szCs w:val="18"/>
        </w:rPr>
        <w:t xml:space="preserve"> </w:t>
      </w:r>
      <w:r>
        <w:rPr>
          <w:rFonts w:ascii="Georgia" w:eastAsia="Georgia" w:hAnsi="Georgia" w:cs="Georgia"/>
          <w:sz w:val="18"/>
          <w:szCs w:val="18"/>
        </w:rPr>
        <w:t>for</w:t>
      </w:r>
      <w:r>
        <w:rPr>
          <w:rFonts w:ascii="Georgia" w:eastAsia="Georgia" w:hAnsi="Georgia" w:cs="Georgia"/>
          <w:spacing w:val="7"/>
          <w:sz w:val="18"/>
          <w:szCs w:val="18"/>
        </w:rPr>
        <w:t xml:space="preserve"> </w:t>
      </w:r>
      <w:r>
        <w:rPr>
          <w:rFonts w:ascii="Georgia" w:eastAsia="Georgia" w:hAnsi="Georgia" w:cs="Georgia"/>
          <w:sz w:val="18"/>
          <w:szCs w:val="18"/>
        </w:rPr>
        <w:t>lung-specific</w:t>
      </w:r>
      <w:r>
        <w:rPr>
          <w:rFonts w:ascii="Georgia" w:eastAsia="Georgia" w:hAnsi="Georgia" w:cs="Georgia"/>
          <w:spacing w:val="-1"/>
          <w:sz w:val="18"/>
          <w:szCs w:val="18"/>
        </w:rPr>
        <w:t xml:space="preserve"> </w:t>
      </w:r>
      <w:r>
        <w:rPr>
          <w:rFonts w:ascii="Georgia" w:eastAsia="Georgia" w:hAnsi="Georgia" w:cs="Georgia"/>
          <w:sz w:val="18"/>
          <w:szCs w:val="18"/>
        </w:rPr>
        <w:t>tasks</w:t>
      </w:r>
      <w:r>
        <w:rPr>
          <w:rFonts w:ascii="Georgia" w:eastAsia="Georgia" w:hAnsi="Georgia" w:cs="Georgia"/>
          <w:spacing w:val="5"/>
          <w:sz w:val="18"/>
          <w:szCs w:val="18"/>
        </w:rPr>
        <w:t xml:space="preserve"> </w:t>
      </w:r>
      <w:r>
        <w:rPr>
          <w:rFonts w:ascii="Georgia" w:eastAsia="Georgia" w:hAnsi="Georgia" w:cs="Georgia"/>
          <w:sz w:val="18"/>
          <w:szCs w:val="18"/>
        </w:rPr>
        <w:t>such</w:t>
      </w:r>
      <w:r>
        <w:rPr>
          <w:rFonts w:ascii="Georgia" w:eastAsia="Georgia" w:hAnsi="Georgia" w:cs="Georgia"/>
          <w:spacing w:val="5"/>
          <w:sz w:val="18"/>
          <w:szCs w:val="18"/>
        </w:rPr>
        <w:t xml:space="preserve"> </w:t>
      </w:r>
      <w:r>
        <w:rPr>
          <w:rFonts w:ascii="Georgia" w:eastAsia="Georgia" w:hAnsi="Georgia" w:cs="Georgia"/>
          <w:sz w:val="18"/>
          <w:szCs w:val="18"/>
        </w:rPr>
        <w:t>as</w:t>
      </w:r>
      <w:r>
        <w:rPr>
          <w:rFonts w:ascii="Georgia" w:eastAsia="Georgia" w:hAnsi="Georgia" w:cs="Georgia"/>
          <w:spacing w:val="7"/>
          <w:sz w:val="18"/>
          <w:szCs w:val="18"/>
        </w:rPr>
        <w:t xml:space="preserve"> </w:t>
      </w:r>
      <w:r>
        <w:rPr>
          <w:rFonts w:ascii="Georgia" w:eastAsia="Georgia" w:hAnsi="Georgia" w:cs="Georgia"/>
          <w:sz w:val="18"/>
          <w:szCs w:val="18"/>
        </w:rPr>
        <w:t>lung</w:t>
      </w:r>
      <w:r>
        <w:rPr>
          <w:rFonts w:ascii="Georgia" w:eastAsia="Georgia" w:hAnsi="Georgia" w:cs="Georgia"/>
          <w:spacing w:val="5"/>
          <w:sz w:val="18"/>
          <w:szCs w:val="18"/>
        </w:rPr>
        <w:t xml:space="preserve"> </w:t>
      </w:r>
      <w:r>
        <w:rPr>
          <w:rFonts w:ascii="Georgia" w:eastAsia="Georgia" w:hAnsi="Georgia" w:cs="Georgia"/>
          <w:sz w:val="18"/>
          <w:szCs w:val="18"/>
        </w:rPr>
        <w:t>and</w:t>
      </w:r>
      <w:r>
        <w:rPr>
          <w:rFonts w:ascii="Georgia" w:eastAsia="Georgia" w:hAnsi="Georgia" w:cs="Georgia"/>
          <w:spacing w:val="6"/>
          <w:sz w:val="18"/>
          <w:szCs w:val="18"/>
        </w:rPr>
        <w:t xml:space="preserve"> </w:t>
      </w:r>
      <w:r>
        <w:rPr>
          <w:rFonts w:ascii="Georgia" w:eastAsia="Georgia" w:hAnsi="Georgia" w:cs="Georgia"/>
          <w:sz w:val="18"/>
          <w:szCs w:val="18"/>
        </w:rPr>
        <w:t>lobe segmentation.</w:t>
      </w:r>
    </w:p>
    <w:p w14:paraId="7707095B" w14:textId="77777777" w:rsidR="00E61F9D" w:rsidRDefault="00E61F9D">
      <w:pPr>
        <w:spacing w:after="0" w:line="200" w:lineRule="exact"/>
        <w:rPr>
          <w:sz w:val="20"/>
          <w:szCs w:val="20"/>
        </w:rPr>
      </w:pPr>
    </w:p>
    <w:p w14:paraId="63FEE75C" w14:textId="77777777" w:rsidR="00E61F9D" w:rsidRDefault="00E61F9D">
      <w:pPr>
        <w:spacing w:before="14" w:after="0" w:line="240" w:lineRule="exact"/>
        <w:rPr>
          <w:sz w:val="24"/>
          <w:szCs w:val="24"/>
        </w:rPr>
      </w:pPr>
    </w:p>
    <w:p w14:paraId="44FEA5A3" w14:textId="74EAD365" w:rsidR="00E61F9D" w:rsidDel="006C154F" w:rsidRDefault="005C64D6">
      <w:pPr>
        <w:spacing w:after="0" w:line="277" w:lineRule="auto"/>
        <w:ind w:left="113" w:right="84" w:firstLine="7"/>
        <w:jc w:val="both"/>
        <w:rPr>
          <w:del w:id="131" w:author="James Gee" w:date="2016-07-20T09:38:00Z"/>
          <w:rFonts w:ascii="Georgia" w:eastAsia="Georgia" w:hAnsi="Georgia" w:cs="Georgia"/>
          <w:sz w:val="19"/>
          <w:szCs w:val="19"/>
        </w:rPr>
      </w:pPr>
      <w:del w:id="132" w:author="James Gee" w:date="2016-07-20T09:38:00Z">
        <w:r w:rsidDel="006C154F">
          <w:rPr>
            <w:rFonts w:ascii="Georgia" w:eastAsia="Georgia" w:hAnsi="Georgia" w:cs="Georgia"/>
            <w:sz w:val="19"/>
            <w:szCs w:val="19"/>
          </w:rPr>
          <w:delText>sight</w:delText>
        </w:r>
        <w:r w:rsidDel="006C154F">
          <w:rPr>
            <w:rFonts w:ascii="Georgia" w:eastAsia="Georgia" w:hAnsi="Georgia" w:cs="Georgia"/>
            <w:spacing w:val="5"/>
            <w:sz w:val="19"/>
            <w:szCs w:val="19"/>
          </w:rPr>
          <w:delText xml:space="preserve"> </w:delText>
        </w:r>
        <w:r w:rsidDel="006C154F">
          <w:rPr>
            <w:rFonts w:ascii="Georgia" w:eastAsia="Georgia" w:hAnsi="Georgia" w:cs="Georgia"/>
            <w:sz w:val="19"/>
            <w:szCs w:val="19"/>
          </w:rPr>
          <w:delText>ToolKit</w:delText>
        </w:r>
        <w:r w:rsidDel="006C154F">
          <w:rPr>
            <w:rFonts w:ascii="Georgia" w:eastAsia="Georgia" w:hAnsi="Georgia" w:cs="Georgia"/>
            <w:spacing w:val="10"/>
            <w:sz w:val="19"/>
            <w:szCs w:val="19"/>
          </w:rPr>
          <w:delText xml:space="preserve"> </w:delText>
        </w:r>
        <w:r w:rsidDel="006C154F">
          <w:rPr>
            <w:rFonts w:ascii="Georgia" w:eastAsia="Georgia" w:hAnsi="Georgia" w:cs="Georgia"/>
            <w:sz w:val="19"/>
            <w:szCs w:val="19"/>
          </w:rPr>
          <w:delText>in</w:delText>
        </w:r>
        <w:r w:rsidDel="006C154F">
          <w:rPr>
            <w:rFonts w:ascii="Georgia" w:eastAsia="Georgia" w:hAnsi="Georgia" w:cs="Georgia"/>
            <w:spacing w:val="2"/>
            <w:sz w:val="19"/>
            <w:szCs w:val="19"/>
          </w:rPr>
          <w:delText xml:space="preserve"> </w:delText>
        </w:r>
        <w:r w:rsidDel="006C154F">
          <w:rPr>
            <w:rFonts w:ascii="Georgia" w:eastAsia="Georgia" w:hAnsi="Georgia" w:cs="Georgia"/>
            <w:sz w:val="19"/>
            <w:szCs w:val="19"/>
          </w:rPr>
          <w:delText>providing</w:delText>
        </w:r>
        <w:r w:rsidDel="006C154F">
          <w:rPr>
            <w:rFonts w:ascii="Georgia" w:eastAsia="Georgia" w:hAnsi="Georgia" w:cs="Georgia"/>
            <w:spacing w:val="13"/>
            <w:sz w:val="19"/>
            <w:szCs w:val="19"/>
          </w:rPr>
          <w:delText xml:space="preserve"> </w:delText>
        </w:r>
        <w:r w:rsidDel="006C154F">
          <w:rPr>
            <w:rFonts w:ascii="Georgia" w:eastAsia="Georgia" w:hAnsi="Georgia" w:cs="Georgia"/>
            <w:sz w:val="19"/>
            <w:szCs w:val="19"/>
          </w:rPr>
          <w:delText>an</w:delText>
        </w:r>
        <w:r w:rsidDel="006C154F">
          <w:rPr>
            <w:rFonts w:ascii="Georgia" w:eastAsia="Georgia" w:hAnsi="Georgia" w:cs="Georgia"/>
            <w:spacing w:val="1"/>
            <w:sz w:val="19"/>
            <w:szCs w:val="19"/>
          </w:rPr>
          <w:delText xml:space="preserve"> </w:delText>
        </w:r>
        <w:r w:rsidDel="006C154F">
          <w:rPr>
            <w:rFonts w:ascii="Georgia" w:eastAsia="Georgia" w:hAnsi="Georgia" w:cs="Georgia"/>
            <w:sz w:val="19"/>
            <w:szCs w:val="19"/>
          </w:rPr>
          <w:delText>optimal</w:delText>
        </w:r>
        <w:r w:rsidDel="006C154F">
          <w:rPr>
            <w:rFonts w:ascii="Georgia" w:eastAsia="Georgia" w:hAnsi="Georgia" w:cs="Georgia"/>
            <w:spacing w:val="10"/>
            <w:sz w:val="19"/>
            <w:szCs w:val="19"/>
          </w:rPr>
          <w:delText xml:space="preserve"> </w:delText>
        </w:r>
        <w:r w:rsidDel="006C154F">
          <w:rPr>
            <w:rFonts w:ascii="Georgia" w:eastAsia="Georgia" w:hAnsi="Georgia" w:cs="Georgia"/>
            <w:sz w:val="19"/>
            <w:szCs w:val="19"/>
          </w:rPr>
          <w:delText>software</w:delText>
        </w:r>
        <w:r w:rsidDel="006C154F">
          <w:rPr>
            <w:rFonts w:ascii="Georgia" w:eastAsia="Georgia" w:hAnsi="Georgia" w:cs="Georgia"/>
            <w:spacing w:val="11"/>
            <w:sz w:val="19"/>
            <w:szCs w:val="19"/>
          </w:rPr>
          <w:delText xml:space="preserve"> </w:delText>
        </w:r>
        <w:r w:rsidDel="006C154F">
          <w:rPr>
            <w:rFonts w:ascii="Georgia" w:eastAsia="Georgia" w:hAnsi="Georgia" w:cs="Georgia"/>
            <w:sz w:val="19"/>
            <w:szCs w:val="19"/>
          </w:rPr>
          <w:delText>framework</w:delText>
        </w:r>
        <w:r w:rsidDel="006C154F">
          <w:rPr>
            <w:rFonts w:ascii="Georgia" w:eastAsia="Georgia" w:hAnsi="Georgia" w:cs="Georgia"/>
            <w:spacing w:val="15"/>
            <w:sz w:val="19"/>
            <w:szCs w:val="19"/>
          </w:rPr>
          <w:delText xml:space="preserve"> </w:delText>
        </w:r>
        <w:r w:rsidDel="006C154F">
          <w:rPr>
            <w:rFonts w:ascii="Georgia" w:eastAsia="Georgia" w:hAnsi="Georgia" w:cs="Georgia"/>
            <w:sz w:val="19"/>
            <w:szCs w:val="19"/>
          </w:rPr>
          <w:delText>for</w:delText>
        </w:r>
        <w:r w:rsidDel="006C154F">
          <w:rPr>
            <w:rFonts w:ascii="Georgia" w:eastAsia="Georgia" w:hAnsi="Georgia" w:cs="Georgia"/>
            <w:spacing w:val="2"/>
            <w:sz w:val="19"/>
            <w:szCs w:val="19"/>
          </w:rPr>
          <w:delText xml:space="preserve"> </w:delText>
        </w:r>
        <w:r w:rsidDel="006C154F">
          <w:rPr>
            <w:rFonts w:ascii="Georgia" w:eastAsia="Georgia" w:hAnsi="Georgia" w:cs="Georgia"/>
            <w:sz w:val="19"/>
            <w:szCs w:val="19"/>
          </w:rPr>
          <w:delText>building</w:delText>
        </w:r>
        <w:r w:rsidDel="006C154F">
          <w:rPr>
            <w:rFonts w:ascii="Georgia" w:eastAsia="Georgia" w:hAnsi="Georgia" w:cs="Georgia"/>
            <w:spacing w:val="11"/>
            <w:sz w:val="19"/>
            <w:szCs w:val="19"/>
          </w:rPr>
          <w:delText xml:space="preserve"> </w:delText>
        </w:r>
        <w:r w:rsidDel="006C154F">
          <w:rPr>
            <w:rFonts w:ascii="Georgia" w:eastAsia="Georgia" w:hAnsi="Georgia" w:cs="Georgia"/>
            <w:sz w:val="19"/>
            <w:szCs w:val="19"/>
          </w:rPr>
          <w:delText>scripts</w:delText>
        </w:r>
        <w:r w:rsidDel="006C154F">
          <w:rPr>
            <w:rFonts w:ascii="Georgia" w:eastAsia="Georgia" w:hAnsi="Georgia" w:cs="Georgia"/>
            <w:spacing w:val="8"/>
            <w:sz w:val="19"/>
            <w:szCs w:val="19"/>
          </w:rPr>
          <w:delText xml:space="preserve"> </w:delText>
        </w:r>
        <w:r w:rsidDel="006C154F">
          <w:rPr>
            <w:rFonts w:ascii="Georgia" w:eastAsia="Georgia" w:hAnsi="Georgia" w:cs="Georgia"/>
            <w:sz w:val="19"/>
            <w:szCs w:val="19"/>
          </w:rPr>
          <w:delText>and</w:delText>
        </w:r>
        <w:r w:rsidDel="006C154F">
          <w:rPr>
            <w:rFonts w:ascii="Georgia" w:eastAsia="Georgia" w:hAnsi="Georgia" w:cs="Georgia"/>
            <w:spacing w:val="3"/>
            <w:sz w:val="19"/>
            <w:szCs w:val="19"/>
          </w:rPr>
          <w:delText xml:space="preserve"> </w:delText>
        </w:r>
        <w:r w:rsidDel="006C154F">
          <w:rPr>
            <w:rFonts w:ascii="Georgia" w:eastAsia="Georgia" w:hAnsi="Georgia" w:cs="Georgia"/>
            <w:sz w:val="19"/>
            <w:szCs w:val="19"/>
          </w:rPr>
          <w:delText>programs</w:delText>
        </w:r>
        <w:r w:rsidDel="006C154F">
          <w:rPr>
            <w:rFonts w:ascii="Georgia" w:eastAsia="Georgia" w:hAnsi="Georgia" w:cs="Georgia"/>
            <w:spacing w:val="13"/>
            <w:sz w:val="19"/>
            <w:szCs w:val="19"/>
          </w:rPr>
          <w:delText xml:space="preserve"> </w:delText>
        </w:r>
        <w:r w:rsidDel="006C154F">
          <w:rPr>
            <w:rFonts w:ascii="Georgia" w:eastAsia="Georgia" w:hAnsi="Georgia" w:cs="Georgia"/>
            <w:sz w:val="19"/>
            <w:szCs w:val="19"/>
          </w:rPr>
          <w:delText>specifically</w:delText>
        </w:r>
        <w:r w:rsidDel="006C154F">
          <w:rPr>
            <w:rFonts w:ascii="Georgia" w:eastAsia="Georgia" w:hAnsi="Georgia" w:cs="Georgia"/>
            <w:spacing w:val="16"/>
            <w:sz w:val="19"/>
            <w:szCs w:val="19"/>
          </w:rPr>
          <w:delText xml:space="preserve"> </w:delText>
        </w:r>
        <w:r w:rsidDel="006C154F">
          <w:rPr>
            <w:rFonts w:ascii="Georgia" w:eastAsia="Georgia" w:hAnsi="Georgia" w:cs="Georgia"/>
            <w:sz w:val="19"/>
            <w:szCs w:val="19"/>
          </w:rPr>
          <w:delText>for</w:delText>
        </w:r>
        <w:r w:rsidDel="006C154F">
          <w:rPr>
            <w:rFonts w:ascii="Georgia" w:eastAsia="Georgia" w:hAnsi="Georgia" w:cs="Georgia"/>
            <w:spacing w:val="2"/>
            <w:sz w:val="19"/>
            <w:szCs w:val="19"/>
          </w:rPr>
          <w:delText xml:space="preserve"> </w:delText>
        </w:r>
        <w:r w:rsidDel="006C154F">
          <w:rPr>
            <w:rFonts w:ascii="Georgia" w:eastAsia="Georgia" w:hAnsi="Georgia" w:cs="Georgia"/>
            <w:sz w:val="19"/>
            <w:szCs w:val="19"/>
          </w:rPr>
          <w:delText>neuroimaging.</w:delText>
        </w:r>
        <w:r w:rsidDel="006C154F">
          <w:rPr>
            <w:rFonts w:ascii="Georgia" w:eastAsia="Georgia" w:hAnsi="Georgia" w:cs="Georgia"/>
            <w:spacing w:val="40"/>
            <w:sz w:val="19"/>
            <w:szCs w:val="19"/>
          </w:rPr>
          <w:delText xml:space="preserve"> </w:delText>
        </w:r>
        <w:r w:rsidDel="006C154F">
          <w:rPr>
            <w:rFonts w:ascii="Georgia" w:eastAsia="Georgia" w:hAnsi="Georgia" w:cs="Georgia"/>
            <w:w w:val="102"/>
            <w:sz w:val="19"/>
            <w:szCs w:val="19"/>
          </w:rPr>
          <w:delText xml:space="preserve">For </w:delText>
        </w:r>
        <w:r w:rsidDel="006C154F">
          <w:rPr>
            <w:rFonts w:ascii="Georgia" w:eastAsia="Georgia" w:hAnsi="Georgia" w:cs="Georgia"/>
            <w:sz w:val="19"/>
            <w:szCs w:val="19"/>
          </w:rPr>
          <w:delText>example,</w:delText>
        </w:r>
        <w:r w:rsidDel="006C154F">
          <w:rPr>
            <w:rFonts w:ascii="Georgia" w:eastAsia="Georgia" w:hAnsi="Georgia" w:cs="Georgia"/>
            <w:spacing w:val="18"/>
            <w:sz w:val="19"/>
            <w:szCs w:val="19"/>
          </w:rPr>
          <w:delText xml:space="preserve"> </w:delText>
        </w:r>
        <w:r w:rsidDel="006C154F">
          <w:rPr>
            <w:rFonts w:ascii="Georgia" w:eastAsia="Georgia" w:hAnsi="Georgia" w:cs="Georgia"/>
            <w:sz w:val="19"/>
            <w:szCs w:val="19"/>
          </w:rPr>
          <w:delText>the</w:delText>
        </w:r>
        <w:r w:rsidDel="006C154F">
          <w:rPr>
            <w:rFonts w:ascii="Georgia" w:eastAsia="Georgia" w:hAnsi="Georgia" w:cs="Georgia"/>
            <w:spacing w:val="8"/>
            <w:sz w:val="19"/>
            <w:szCs w:val="19"/>
          </w:rPr>
          <w:delText xml:space="preserve"> </w:delText>
        </w:r>
        <w:r w:rsidDel="006C154F">
          <w:rPr>
            <w:rFonts w:ascii="Georgia" w:eastAsia="Georgia" w:hAnsi="Georgia" w:cs="Georgia"/>
            <w:sz w:val="19"/>
            <w:szCs w:val="19"/>
          </w:rPr>
          <w:delText>following</w:delText>
        </w:r>
        <w:r w:rsidDel="006C154F">
          <w:rPr>
            <w:rFonts w:ascii="Georgia" w:eastAsia="Georgia" w:hAnsi="Georgia" w:cs="Georgia"/>
            <w:spacing w:val="19"/>
            <w:sz w:val="19"/>
            <w:szCs w:val="19"/>
          </w:rPr>
          <w:delText xml:space="preserve"> </w:delText>
        </w:r>
        <w:r w:rsidDel="006C154F">
          <w:rPr>
            <w:rFonts w:ascii="Georgia" w:eastAsia="Georgia" w:hAnsi="Georgia" w:cs="Georgia"/>
            <w:sz w:val="19"/>
            <w:szCs w:val="19"/>
          </w:rPr>
          <w:delText>core</w:delText>
        </w:r>
        <w:r w:rsidDel="006C154F">
          <w:rPr>
            <w:rFonts w:ascii="Georgia" w:eastAsia="Georgia" w:hAnsi="Georgia" w:cs="Georgia"/>
            <w:spacing w:val="10"/>
            <w:sz w:val="19"/>
            <w:szCs w:val="19"/>
          </w:rPr>
          <w:delText xml:space="preserve"> </w:delText>
        </w:r>
        <w:r w:rsidDel="006C154F">
          <w:rPr>
            <w:rFonts w:ascii="Georgia" w:eastAsia="Georgia" w:hAnsi="Georgia" w:cs="Georgia"/>
            <w:sz w:val="19"/>
            <w:szCs w:val="19"/>
          </w:rPr>
          <w:delText>neuroimage</w:delText>
        </w:r>
        <w:r w:rsidDel="006C154F">
          <w:rPr>
            <w:rFonts w:ascii="Georgia" w:eastAsia="Georgia" w:hAnsi="Georgia" w:cs="Georgia"/>
            <w:spacing w:val="23"/>
            <w:sz w:val="19"/>
            <w:szCs w:val="19"/>
          </w:rPr>
          <w:delText xml:space="preserve"> </w:delText>
        </w:r>
        <w:r w:rsidDel="006C154F">
          <w:rPr>
            <w:rFonts w:ascii="Georgia" w:eastAsia="Georgia" w:hAnsi="Georgia" w:cs="Georgia"/>
            <w:sz w:val="19"/>
            <w:szCs w:val="19"/>
          </w:rPr>
          <w:delText>processing</w:delText>
        </w:r>
        <w:r w:rsidDel="006C154F">
          <w:rPr>
            <w:rFonts w:ascii="Georgia" w:eastAsia="Georgia" w:hAnsi="Georgia" w:cs="Georgia"/>
            <w:spacing w:val="21"/>
            <w:sz w:val="19"/>
            <w:szCs w:val="19"/>
          </w:rPr>
          <w:delText xml:space="preserve"> </w:delText>
        </w:r>
        <w:r w:rsidDel="006C154F">
          <w:rPr>
            <w:rFonts w:ascii="Georgia" w:eastAsia="Georgia" w:hAnsi="Georgia" w:cs="Georgia"/>
            <w:sz w:val="19"/>
            <w:szCs w:val="19"/>
          </w:rPr>
          <w:delText>algorithms</w:delText>
        </w:r>
        <w:r w:rsidDel="006C154F">
          <w:rPr>
            <w:rFonts w:ascii="Georgia" w:eastAsia="Georgia" w:hAnsi="Georgia" w:cs="Georgia"/>
            <w:spacing w:val="21"/>
            <w:sz w:val="19"/>
            <w:szCs w:val="19"/>
          </w:rPr>
          <w:delText xml:space="preserve"> </w:delText>
        </w:r>
        <w:r w:rsidDel="006C154F">
          <w:rPr>
            <w:rFonts w:ascii="Georgia" w:eastAsia="Georgia" w:hAnsi="Georgia" w:cs="Georgia"/>
            <w:sz w:val="19"/>
            <w:szCs w:val="19"/>
          </w:rPr>
          <w:delText>have</w:delText>
        </w:r>
        <w:r w:rsidDel="006C154F">
          <w:rPr>
            <w:rFonts w:ascii="Georgia" w:eastAsia="Georgia" w:hAnsi="Georgia" w:cs="Georgia"/>
            <w:spacing w:val="11"/>
            <w:sz w:val="19"/>
            <w:szCs w:val="19"/>
          </w:rPr>
          <w:delText xml:space="preserve"> </w:delText>
        </w:r>
        <w:r w:rsidDel="006C154F">
          <w:rPr>
            <w:rFonts w:ascii="Georgia" w:eastAsia="Georgia" w:hAnsi="Georgia" w:cs="Georgia"/>
            <w:sz w:val="19"/>
            <w:szCs w:val="19"/>
          </w:rPr>
          <w:delText>been</w:delText>
        </w:r>
        <w:r w:rsidDel="006C154F">
          <w:rPr>
            <w:rFonts w:ascii="Georgia" w:eastAsia="Georgia" w:hAnsi="Georgia" w:cs="Georgia"/>
            <w:spacing w:val="11"/>
            <w:sz w:val="19"/>
            <w:szCs w:val="19"/>
          </w:rPr>
          <w:delText xml:space="preserve"> </w:delText>
        </w:r>
        <w:r w:rsidDel="006C154F">
          <w:rPr>
            <w:rFonts w:ascii="Georgia" w:eastAsia="Georgia" w:hAnsi="Georgia" w:cs="Georgia"/>
            <w:sz w:val="19"/>
            <w:szCs w:val="19"/>
          </w:rPr>
          <w:delText>made</w:delText>
        </w:r>
        <w:r w:rsidDel="006C154F">
          <w:rPr>
            <w:rFonts w:ascii="Georgia" w:eastAsia="Georgia" w:hAnsi="Georgia" w:cs="Georgia"/>
            <w:spacing w:val="12"/>
            <w:sz w:val="19"/>
            <w:szCs w:val="19"/>
          </w:rPr>
          <w:delText xml:space="preserve"> </w:delText>
        </w:r>
        <w:r w:rsidDel="006C154F">
          <w:rPr>
            <w:rFonts w:ascii="Georgia" w:eastAsia="Georgia" w:hAnsi="Georgia" w:cs="Georgia"/>
            <w:sz w:val="19"/>
            <w:szCs w:val="19"/>
          </w:rPr>
          <w:delText>available</w:delText>
        </w:r>
        <w:r w:rsidDel="006C154F">
          <w:rPr>
            <w:rFonts w:ascii="Georgia" w:eastAsia="Georgia" w:hAnsi="Georgia" w:cs="Georgia"/>
            <w:spacing w:val="18"/>
            <w:sz w:val="19"/>
            <w:szCs w:val="19"/>
          </w:rPr>
          <w:delText xml:space="preserve"> </w:delText>
        </w:r>
        <w:r w:rsidDel="006C154F">
          <w:rPr>
            <w:rFonts w:ascii="Georgia" w:eastAsia="Georgia" w:hAnsi="Georgia" w:cs="Georgia"/>
            <w:sz w:val="19"/>
            <w:szCs w:val="19"/>
          </w:rPr>
          <w:delText>through</w:delText>
        </w:r>
        <w:r w:rsidDel="006C154F">
          <w:rPr>
            <w:rFonts w:ascii="Georgia" w:eastAsia="Georgia" w:hAnsi="Georgia" w:cs="Georgia"/>
            <w:spacing w:val="16"/>
            <w:sz w:val="19"/>
            <w:szCs w:val="19"/>
          </w:rPr>
          <w:delText xml:space="preserve"> </w:delText>
        </w:r>
        <w:r w:rsidDel="006C154F">
          <w:rPr>
            <w:rFonts w:ascii="Georgia" w:eastAsia="Georgia" w:hAnsi="Georgia" w:cs="Georgia"/>
            <w:sz w:val="19"/>
            <w:szCs w:val="19"/>
          </w:rPr>
          <w:delText>our</w:delText>
        </w:r>
        <w:r w:rsidDel="006C154F">
          <w:rPr>
            <w:rFonts w:ascii="Georgia" w:eastAsia="Georgia" w:hAnsi="Georgia" w:cs="Georgia"/>
            <w:spacing w:val="9"/>
            <w:sz w:val="19"/>
            <w:szCs w:val="19"/>
          </w:rPr>
          <w:delText xml:space="preserve"> </w:delText>
        </w:r>
        <w:r w:rsidDel="006C154F">
          <w:rPr>
            <w:rFonts w:ascii="Georgia" w:eastAsia="Georgia" w:hAnsi="Georgia" w:cs="Georgia"/>
            <w:sz w:val="19"/>
            <w:szCs w:val="19"/>
          </w:rPr>
          <w:delText>ANTs</w:delText>
        </w:r>
        <w:r w:rsidDel="006C154F">
          <w:rPr>
            <w:rFonts w:ascii="Georgia" w:eastAsia="Georgia" w:hAnsi="Georgia" w:cs="Georgia"/>
            <w:spacing w:val="12"/>
            <w:sz w:val="19"/>
            <w:szCs w:val="19"/>
          </w:rPr>
          <w:delText xml:space="preserve"> </w:delText>
        </w:r>
        <w:r w:rsidDel="006C154F">
          <w:rPr>
            <w:rFonts w:ascii="Georgia" w:eastAsia="Georgia" w:hAnsi="Georgia" w:cs="Georgia"/>
            <w:sz w:val="19"/>
            <w:szCs w:val="19"/>
          </w:rPr>
          <w:delText>toolkit</w:delText>
        </w:r>
        <w:r w:rsidDel="006C154F">
          <w:rPr>
            <w:rFonts w:ascii="Georgia" w:eastAsia="Georgia" w:hAnsi="Georgia" w:cs="Georgia"/>
            <w:spacing w:val="14"/>
            <w:sz w:val="19"/>
            <w:szCs w:val="19"/>
          </w:rPr>
          <w:delText xml:space="preserve"> </w:delText>
        </w:r>
        <w:r w:rsidDel="006C154F">
          <w:rPr>
            <w:rFonts w:ascii="Georgia" w:eastAsia="Georgia" w:hAnsi="Georgia" w:cs="Georgia"/>
            <w:w w:val="102"/>
            <w:sz w:val="19"/>
            <w:szCs w:val="19"/>
          </w:rPr>
          <w:delText xml:space="preserve">(complete </w:delText>
        </w:r>
        <w:r w:rsidDel="006C154F">
          <w:rPr>
            <w:rFonts w:ascii="Georgia" w:eastAsia="Georgia" w:hAnsi="Georgia" w:cs="Georgia"/>
            <w:sz w:val="19"/>
            <w:szCs w:val="19"/>
          </w:rPr>
          <w:delText>with</w:delText>
        </w:r>
        <w:r w:rsidDel="006C154F">
          <w:rPr>
            <w:rFonts w:ascii="Georgia" w:eastAsia="Georgia" w:hAnsi="Georgia" w:cs="Georgia"/>
            <w:spacing w:val="8"/>
            <w:sz w:val="19"/>
            <w:szCs w:val="19"/>
          </w:rPr>
          <w:delText xml:space="preserve"> </w:delText>
        </w:r>
        <w:r w:rsidDel="006C154F">
          <w:rPr>
            <w:rFonts w:ascii="Georgia" w:eastAsia="Georgia" w:hAnsi="Georgia" w:cs="Georgia"/>
            <w:sz w:val="19"/>
            <w:szCs w:val="19"/>
          </w:rPr>
          <w:delText>online</w:delText>
        </w:r>
        <w:r w:rsidDel="006C154F">
          <w:rPr>
            <w:rFonts w:ascii="Georgia" w:eastAsia="Georgia" w:hAnsi="Georgia" w:cs="Georgia"/>
            <w:spacing w:val="12"/>
            <w:sz w:val="19"/>
            <w:szCs w:val="19"/>
          </w:rPr>
          <w:delText xml:space="preserve"> </w:delText>
        </w:r>
        <w:r w:rsidDel="006C154F">
          <w:rPr>
            <w:rFonts w:ascii="Georgia" w:eastAsia="Georgia" w:hAnsi="Georgia" w:cs="Georgia"/>
            <w:sz w:val="19"/>
            <w:szCs w:val="19"/>
          </w:rPr>
          <w:delText>self-contained</w:delText>
        </w:r>
        <w:r w:rsidDel="006C154F">
          <w:rPr>
            <w:rFonts w:ascii="Georgia" w:eastAsia="Georgia" w:hAnsi="Georgia" w:cs="Georgia"/>
            <w:spacing w:val="25"/>
            <w:sz w:val="19"/>
            <w:szCs w:val="19"/>
          </w:rPr>
          <w:delText xml:space="preserve"> </w:delText>
        </w:r>
        <w:r w:rsidDel="006C154F">
          <w:rPr>
            <w:rFonts w:ascii="Georgia" w:eastAsia="Georgia" w:hAnsi="Georgia" w:cs="Georgia"/>
            <w:sz w:val="19"/>
            <w:szCs w:val="19"/>
          </w:rPr>
          <w:delText>examples</w:delText>
        </w:r>
        <w:r w:rsidDel="006C154F">
          <w:rPr>
            <w:rFonts w:ascii="Georgia" w:eastAsia="Georgia" w:hAnsi="Georgia" w:cs="Georgia"/>
            <w:spacing w:val="17"/>
            <w:sz w:val="19"/>
            <w:szCs w:val="19"/>
          </w:rPr>
          <w:delText xml:space="preserve"> </w:delText>
        </w:r>
        <w:r w:rsidDel="006C154F">
          <w:rPr>
            <w:rFonts w:ascii="Georgia" w:eastAsia="Georgia" w:hAnsi="Georgia" w:cs="Georgia"/>
            <w:sz w:val="19"/>
            <w:szCs w:val="19"/>
          </w:rPr>
          <w:delText>with</w:delText>
        </w:r>
        <w:r w:rsidDel="006C154F">
          <w:rPr>
            <w:rFonts w:ascii="Georgia" w:eastAsia="Georgia" w:hAnsi="Georgia" w:cs="Georgia"/>
            <w:spacing w:val="8"/>
            <w:sz w:val="19"/>
            <w:szCs w:val="19"/>
          </w:rPr>
          <w:delText xml:space="preserve"> </w:delText>
        </w:r>
        <w:r w:rsidDel="006C154F">
          <w:rPr>
            <w:rFonts w:ascii="Georgia" w:eastAsia="Georgia" w:hAnsi="Georgia" w:cs="Georgia"/>
            <w:sz w:val="19"/>
            <w:szCs w:val="19"/>
          </w:rPr>
          <w:delText>developer-tuned</w:delText>
        </w:r>
        <w:r w:rsidDel="006C154F">
          <w:rPr>
            <w:rFonts w:ascii="Georgia" w:eastAsia="Georgia" w:hAnsi="Georgia" w:cs="Georgia"/>
            <w:spacing w:val="29"/>
            <w:sz w:val="19"/>
            <w:szCs w:val="19"/>
          </w:rPr>
          <w:delText xml:space="preserve"> </w:delText>
        </w:r>
        <w:r w:rsidDel="006C154F">
          <w:rPr>
            <w:rFonts w:ascii="Georgia" w:eastAsia="Georgia" w:hAnsi="Georgia" w:cs="Georgia"/>
            <w:sz w:val="19"/>
            <w:szCs w:val="19"/>
          </w:rPr>
          <w:delText>parameters)</w:delText>
        </w:r>
        <w:r w:rsidDel="006C154F">
          <w:rPr>
            <w:rFonts w:ascii="Georgia" w:eastAsia="Georgia" w:hAnsi="Georgia" w:cs="Georgia"/>
            <w:spacing w:val="21"/>
            <w:sz w:val="19"/>
            <w:szCs w:val="19"/>
          </w:rPr>
          <w:delText xml:space="preserve"> </w:delText>
        </w:r>
        <w:r w:rsidDel="006C154F">
          <w:rPr>
            <w:rFonts w:ascii="Georgia" w:eastAsia="Georgia" w:hAnsi="Georgia" w:cs="Georgia"/>
            <w:sz w:val="19"/>
            <w:szCs w:val="19"/>
          </w:rPr>
          <w:delText>and</w:delText>
        </w:r>
        <w:r w:rsidDel="006C154F">
          <w:rPr>
            <w:rFonts w:ascii="Georgia" w:eastAsia="Georgia" w:hAnsi="Georgia" w:cs="Georgia"/>
            <w:spacing w:val="7"/>
            <w:sz w:val="19"/>
            <w:szCs w:val="19"/>
          </w:rPr>
          <w:delText xml:space="preserve"> </w:delText>
        </w:r>
        <w:r w:rsidDel="006C154F">
          <w:rPr>
            <w:rFonts w:ascii="Georgia" w:eastAsia="Georgia" w:hAnsi="Georgia" w:cs="Georgia"/>
            <w:sz w:val="19"/>
            <w:szCs w:val="19"/>
          </w:rPr>
          <w:delText>have</w:delText>
        </w:r>
        <w:r w:rsidDel="006C154F">
          <w:rPr>
            <w:rFonts w:ascii="Georgia" w:eastAsia="Georgia" w:hAnsi="Georgia" w:cs="Georgia"/>
            <w:spacing w:val="9"/>
            <w:sz w:val="19"/>
            <w:szCs w:val="19"/>
          </w:rPr>
          <w:delText xml:space="preserve"> </w:delText>
        </w:r>
        <w:r w:rsidDel="006C154F">
          <w:rPr>
            <w:rFonts w:ascii="Georgia" w:eastAsia="Georgia" w:hAnsi="Georgia" w:cs="Georgia"/>
            <w:sz w:val="19"/>
            <w:szCs w:val="19"/>
          </w:rPr>
          <w:delText>been</w:delText>
        </w:r>
        <w:r w:rsidDel="006C154F">
          <w:rPr>
            <w:rFonts w:ascii="Georgia" w:eastAsia="Georgia" w:hAnsi="Georgia" w:cs="Georgia"/>
            <w:spacing w:val="9"/>
            <w:sz w:val="19"/>
            <w:szCs w:val="19"/>
          </w:rPr>
          <w:delText xml:space="preserve"> </w:delText>
        </w:r>
        <w:r w:rsidDel="006C154F">
          <w:rPr>
            <w:rFonts w:ascii="Georgia" w:eastAsia="Georgia" w:hAnsi="Georgia" w:cs="Georgia"/>
            <w:sz w:val="19"/>
            <w:szCs w:val="19"/>
          </w:rPr>
          <w:delText>used</w:delText>
        </w:r>
        <w:r w:rsidDel="006C154F">
          <w:rPr>
            <w:rFonts w:ascii="Georgia" w:eastAsia="Georgia" w:hAnsi="Georgia" w:cs="Georgia"/>
            <w:spacing w:val="9"/>
            <w:sz w:val="19"/>
            <w:szCs w:val="19"/>
          </w:rPr>
          <w:delText xml:space="preserve"> </w:delText>
        </w:r>
        <w:r w:rsidDel="006C154F">
          <w:rPr>
            <w:rFonts w:ascii="Georgia" w:eastAsia="Georgia" w:hAnsi="Georgia" w:cs="Georgia"/>
            <w:sz w:val="19"/>
            <w:szCs w:val="19"/>
          </w:rPr>
          <w:delText>extensively</w:delText>
        </w:r>
        <w:r w:rsidDel="006C154F">
          <w:rPr>
            <w:rFonts w:ascii="Georgia" w:eastAsia="Georgia" w:hAnsi="Georgia" w:cs="Georgia"/>
            <w:spacing w:val="20"/>
            <w:sz w:val="19"/>
            <w:szCs w:val="19"/>
          </w:rPr>
          <w:delText xml:space="preserve"> </w:delText>
        </w:r>
        <w:r w:rsidDel="006C154F">
          <w:rPr>
            <w:rFonts w:ascii="Georgia" w:eastAsia="Georgia" w:hAnsi="Georgia" w:cs="Georgia"/>
            <w:sz w:val="19"/>
            <w:szCs w:val="19"/>
          </w:rPr>
          <w:delText>by</w:delText>
        </w:r>
        <w:r w:rsidDel="006C154F">
          <w:rPr>
            <w:rFonts w:ascii="Georgia" w:eastAsia="Georgia" w:hAnsi="Georgia" w:cs="Georgia"/>
            <w:spacing w:val="5"/>
            <w:sz w:val="19"/>
            <w:szCs w:val="19"/>
          </w:rPr>
          <w:delText xml:space="preserve"> </w:delText>
        </w:r>
        <w:r w:rsidDel="006C154F">
          <w:rPr>
            <w:rFonts w:ascii="Georgia" w:eastAsia="Georgia" w:hAnsi="Georgia" w:cs="Georgia"/>
            <w:sz w:val="19"/>
            <w:szCs w:val="19"/>
          </w:rPr>
          <w:delText>the</w:delText>
        </w:r>
        <w:r w:rsidDel="006C154F">
          <w:rPr>
            <w:rFonts w:ascii="Georgia" w:eastAsia="Georgia" w:hAnsi="Georgia" w:cs="Georgia"/>
            <w:spacing w:val="6"/>
            <w:sz w:val="19"/>
            <w:szCs w:val="19"/>
          </w:rPr>
          <w:delText xml:space="preserve"> </w:delText>
        </w:r>
        <w:r w:rsidDel="006C154F">
          <w:rPr>
            <w:rFonts w:ascii="Georgia" w:eastAsia="Georgia" w:hAnsi="Georgia" w:cs="Georgia"/>
            <w:w w:val="102"/>
            <w:sz w:val="19"/>
            <w:szCs w:val="19"/>
          </w:rPr>
          <w:delText>community:</w:delText>
        </w:r>
      </w:del>
    </w:p>
    <w:p w14:paraId="782549A9" w14:textId="7FD46761" w:rsidR="00E61F9D" w:rsidDel="006C154F" w:rsidRDefault="005C64D6">
      <w:pPr>
        <w:spacing w:before="59" w:after="0" w:line="240" w:lineRule="auto"/>
        <w:ind w:right="-20"/>
        <w:rPr>
          <w:del w:id="133" w:author="James Gee" w:date="2016-07-20T09:41:00Z"/>
          <w:rFonts w:ascii="Georgia" w:eastAsia="Georgia" w:hAnsi="Georgia" w:cs="Georgia"/>
          <w:sz w:val="19"/>
          <w:szCs w:val="19"/>
        </w:rPr>
        <w:pPrChange w:id="134" w:author="James Gee" w:date="2016-07-20T09:41:00Z">
          <w:pPr>
            <w:spacing w:before="59" w:after="0" w:line="240" w:lineRule="auto"/>
            <w:ind w:left="480" w:right="-20"/>
          </w:pPr>
        </w:pPrChange>
      </w:pPr>
      <w:del w:id="135" w:author="James Gee" w:date="2016-07-20T09:41:00Z">
        <w:r w:rsidDel="006C154F">
          <w:rPr>
            <w:rFonts w:ascii="Georgia" w:eastAsia="Georgia" w:hAnsi="Georgia" w:cs="Georgia"/>
            <w:sz w:val="19"/>
            <w:szCs w:val="19"/>
          </w:rPr>
          <w:delText xml:space="preserve">• </w:delText>
        </w:r>
        <w:r w:rsidDel="006C154F">
          <w:rPr>
            <w:rFonts w:ascii="Georgia" w:eastAsia="Georgia" w:hAnsi="Georgia" w:cs="Georgia"/>
            <w:spacing w:val="19"/>
            <w:sz w:val="19"/>
            <w:szCs w:val="19"/>
          </w:rPr>
          <w:delText xml:space="preserve"> </w:delText>
        </w:r>
        <w:r w:rsidDel="006C154F">
          <w:rPr>
            <w:rFonts w:ascii="Georgia" w:eastAsia="Georgia" w:hAnsi="Georgia" w:cs="Georgia"/>
            <w:sz w:val="19"/>
            <w:szCs w:val="19"/>
          </w:rPr>
          <w:delText>brain</w:delText>
        </w:r>
        <w:r w:rsidDel="006C154F">
          <w:rPr>
            <w:rFonts w:ascii="Georgia" w:eastAsia="Georgia" w:hAnsi="Georgia" w:cs="Georgia"/>
            <w:spacing w:val="10"/>
            <w:sz w:val="19"/>
            <w:szCs w:val="19"/>
          </w:rPr>
          <w:delText xml:space="preserve"> </w:delText>
        </w:r>
        <w:r w:rsidDel="006C154F">
          <w:rPr>
            <w:rFonts w:ascii="Georgia" w:eastAsia="Georgia" w:hAnsi="Georgia" w:cs="Georgia"/>
            <w:sz w:val="19"/>
            <w:szCs w:val="19"/>
          </w:rPr>
          <w:delText>normalization</w:delText>
        </w:r>
        <w:r w:rsidDel="006C154F">
          <w:rPr>
            <w:rFonts w:ascii="Georgia" w:eastAsia="Georgia" w:hAnsi="Georgia" w:cs="Georgia"/>
            <w:spacing w:val="25"/>
            <w:sz w:val="19"/>
            <w:szCs w:val="19"/>
          </w:rPr>
          <w:delText xml:space="preserve"> </w:delText>
        </w:r>
        <w:r w:rsidDel="006C154F">
          <w:rPr>
            <w:rFonts w:ascii="Georgia" w:eastAsia="Georgia" w:hAnsi="Georgia" w:cs="Georgia"/>
            <w:sz w:val="19"/>
            <w:szCs w:val="19"/>
          </w:rPr>
          <w:delText>[55,</w:delText>
        </w:r>
        <w:r w:rsidDel="006C154F">
          <w:rPr>
            <w:rFonts w:ascii="Georgia" w:eastAsia="Georgia" w:hAnsi="Georgia" w:cs="Georgia"/>
            <w:spacing w:val="7"/>
            <w:sz w:val="19"/>
            <w:szCs w:val="19"/>
          </w:rPr>
          <w:delText xml:space="preserve"> </w:delText>
        </w:r>
        <w:r w:rsidDel="006C154F">
          <w:rPr>
            <w:rFonts w:ascii="Georgia" w:eastAsia="Georgia" w:hAnsi="Georgia" w:cs="Georgia"/>
            <w:sz w:val="19"/>
            <w:szCs w:val="19"/>
          </w:rPr>
          <w:delText>56]</w:delText>
        </w:r>
        <w:r w:rsidDel="006C154F">
          <w:rPr>
            <w:rFonts w:ascii="Georgia" w:eastAsia="Georgia" w:hAnsi="Georgia" w:cs="Georgia"/>
            <w:spacing w:val="7"/>
            <w:sz w:val="19"/>
            <w:szCs w:val="19"/>
          </w:rPr>
          <w:delText xml:space="preserve"> </w:delText>
        </w:r>
        <w:r w:rsidDel="006C154F">
          <w:rPr>
            <w:rFonts w:ascii="Georgia" w:eastAsia="Georgia" w:hAnsi="Georgia" w:cs="Georgia"/>
            <w:w w:val="102"/>
            <w:sz w:val="19"/>
            <w:szCs w:val="19"/>
          </w:rPr>
          <w:delText>(</w:delText>
        </w:r>
        <w:r w:rsidR="006C154F" w:rsidDel="006C154F">
          <w:fldChar w:fldCharType="begin"/>
        </w:r>
        <w:r w:rsidR="006C154F" w:rsidDel="006C154F">
          <w:delInstrText xml:space="preserve"> HYPERLINK "https://github.com/stnava/BasicBrainMapping" \h </w:delInstrText>
        </w:r>
        <w:r w:rsidR="006C154F" w:rsidDel="006C154F">
          <w:fldChar w:fldCharType="separate"/>
        </w:r>
        <w:r w:rsidDel="006C154F">
          <w:rPr>
            <w:rFonts w:ascii="Georgia" w:eastAsia="Georgia" w:hAnsi="Georgia" w:cs="Georgia"/>
            <w:color w:val="0000FF"/>
            <w:w w:val="102"/>
            <w:sz w:val="19"/>
            <w:szCs w:val="19"/>
          </w:rPr>
          <w:delText>https://github.com/stnava/BasicBrainMapping</w:delText>
        </w:r>
        <w:r w:rsidR="006C154F" w:rsidDel="006C154F">
          <w:rPr>
            <w:rFonts w:ascii="Georgia" w:eastAsia="Georgia" w:hAnsi="Georgia" w:cs="Georgia"/>
            <w:color w:val="0000FF"/>
            <w:w w:val="102"/>
            <w:sz w:val="19"/>
            <w:szCs w:val="19"/>
          </w:rPr>
          <w:fldChar w:fldCharType="end"/>
        </w:r>
        <w:r w:rsidDel="006C154F">
          <w:rPr>
            <w:rFonts w:ascii="Georgia" w:eastAsia="Georgia" w:hAnsi="Georgia" w:cs="Georgia"/>
            <w:color w:val="000000"/>
            <w:w w:val="102"/>
            <w:sz w:val="19"/>
            <w:szCs w:val="19"/>
          </w:rPr>
          <w:delText>),</w:delText>
        </w:r>
      </w:del>
    </w:p>
    <w:p w14:paraId="4987C45E" w14:textId="2CF38EA4" w:rsidR="00E61F9D" w:rsidDel="006C154F" w:rsidRDefault="005C64D6">
      <w:pPr>
        <w:spacing w:before="59" w:after="0" w:line="240" w:lineRule="auto"/>
        <w:ind w:left="480" w:right="-20"/>
        <w:rPr>
          <w:del w:id="136" w:author="James Gee" w:date="2016-07-20T09:41:00Z"/>
          <w:rFonts w:ascii="Georgia" w:eastAsia="Georgia" w:hAnsi="Georgia" w:cs="Georgia"/>
          <w:sz w:val="19"/>
          <w:szCs w:val="19"/>
        </w:rPr>
        <w:pPrChange w:id="137" w:author="James Gee" w:date="2016-07-20T09:41:00Z">
          <w:pPr>
            <w:spacing w:before="33" w:after="0" w:line="240" w:lineRule="auto"/>
            <w:ind w:left="480" w:right="-20"/>
          </w:pPr>
        </w:pPrChange>
      </w:pPr>
      <w:del w:id="138" w:author="James Gee" w:date="2016-07-20T09:41:00Z">
        <w:r w:rsidDel="006C154F">
          <w:rPr>
            <w:rFonts w:ascii="Georgia" w:eastAsia="Georgia" w:hAnsi="Georgia" w:cs="Georgia"/>
            <w:sz w:val="19"/>
            <w:szCs w:val="19"/>
          </w:rPr>
          <w:delText xml:space="preserve">• </w:delText>
        </w:r>
        <w:r w:rsidDel="006C154F">
          <w:rPr>
            <w:rFonts w:ascii="Georgia" w:eastAsia="Georgia" w:hAnsi="Georgia" w:cs="Georgia"/>
            <w:spacing w:val="19"/>
            <w:sz w:val="19"/>
            <w:szCs w:val="19"/>
          </w:rPr>
          <w:delText xml:space="preserve"> </w:delText>
        </w:r>
        <w:r w:rsidDel="006C154F">
          <w:rPr>
            <w:rFonts w:ascii="Georgia" w:eastAsia="Georgia" w:hAnsi="Georgia" w:cs="Georgia"/>
            <w:sz w:val="19"/>
            <w:szCs w:val="19"/>
          </w:rPr>
          <w:delText>brain</w:delText>
        </w:r>
        <w:r w:rsidDel="006C154F">
          <w:rPr>
            <w:rFonts w:ascii="Georgia" w:eastAsia="Georgia" w:hAnsi="Georgia" w:cs="Georgia"/>
            <w:spacing w:val="10"/>
            <w:sz w:val="19"/>
            <w:szCs w:val="19"/>
          </w:rPr>
          <w:delText xml:space="preserve"> </w:delText>
        </w:r>
        <w:r w:rsidDel="006C154F">
          <w:rPr>
            <w:rFonts w:ascii="Georgia" w:eastAsia="Georgia" w:hAnsi="Georgia" w:cs="Georgia"/>
            <w:sz w:val="19"/>
            <w:szCs w:val="19"/>
          </w:rPr>
          <w:delText>template</w:delText>
        </w:r>
        <w:r w:rsidDel="006C154F">
          <w:rPr>
            <w:rFonts w:ascii="Georgia" w:eastAsia="Georgia" w:hAnsi="Georgia" w:cs="Georgia"/>
            <w:spacing w:val="16"/>
            <w:sz w:val="19"/>
            <w:szCs w:val="19"/>
          </w:rPr>
          <w:delText xml:space="preserve"> </w:delText>
        </w:r>
        <w:r w:rsidDel="006C154F">
          <w:rPr>
            <w:rFonts w:ascii="Georgia" w:eastAsia="Georgia" w:hAnsi="Georgia" w:cs="Georgia"/>
            <w:sz w:val="19"/>
            <w:szCs w:val="19"/>
          </w:rPr>
          <w:delText>generation</w:delText>
        </w:r>
        <w:r w:rsidDel="006C154F">
          <w:rPr>
            <w:rFonts w:ascii="Georgia" w:eastAsia="Georgia" w:hAnsi="Georgia" w:cs="Georgia"/>
            <w:spacing w:val="19"/>
            <w:sz w:val="19"/>
            <w:szCs w:val="19"/>
          </w:rPr>
          <w:delText xml:space="preserve"> </w:delText>
        </w:r>
        <w:r w:rsidDel="006C154F">
          <w:rPr>
            <w:rFonts w:ascii="Georgia" w:eastAsia="Georgia" w:hAnsi="Georgia" w:cs="Georgia"/>
            <w:sz w:val="19"/>
            <w:szCs w:val="19"/>
          </w:rPr>
          <w:delText>[22]</w:delText>
        </w:r>
        <w:r w:rsidDel="006C154F">
          <w:rPr>
            <w:rFonts w:ascii="Georgia" w:eastAsia="Georgia" w:hAnsi="Georgia" w:cs="Georgia"/>
            <w:spacing w:val="8"/>
            <w:sz w:val="19"/>
            <w:szCs w:val="19"/>
          </w:rPr>
          <w:delText xml:space="preserve"> </w:delText>
        </w:r>
        <w:r w:rsidDel="006C154F">
          <w:rPr>
            <w:rFonts w:ascii="Georgia" w:eastAsia="Georgia" w:hAnsi="Georgia" w:cs="Georgia"/>
            <w:w w:val="102"/>
            <w:sz w:val="19"/>
            <w:szCs w:val="19"/>
          </w:rPr>
          <w:delText>(</w:delText>
        </w:r>
        <w:r w:rsidR="006C154F" w:rsidDel="006C154F">
          <w:fldChar w:fldCharType="begin"/>
        </w:r>
        <w:r w:rsidR="006C154F" w:rsidDel="006C154F">
          <w:delInstrText xml:space="preserve"> HYPERLINK "https://github.com/ntustison/TemplateBuildingExample" \h </w:delInstrText>
        </w:r>
        <w:r w:rsidR="006C154F" w:rsidDel="006C154F">
          <w:fldChar w:fldCharType="separate"/>
        </w:r>
        <w:r w:rsidDel="006C154F">
          <w:rPr>
            <w:rFonts w:ascii="Georgia" w:eastAsia="Georgia" w:hAnsi="Georgia" w:cs="Georgia"/>
            <w:color w:val="0000FF"/>
            <w:w w:val="102"/>
            <w:sz w:val="19"/>
            <w:szCs w:val="19"/>
          </w:rPr>
          <w:delText>https://github.com/ntustison/TemplateBuildingExample</w:delText>
        </w:r>
        <w:r w:rsidR="006C154F" w:rsidDel="006C154F">
          <w:rPr>
            <w:rFonts w:ascii="Georgia" w:eastAsia="Georgia" w:hAnsi="Georgia" w:cs="Georgia"/>
            <w:color w:val="0000FF"/>
            <w:w w:val="102"/>
            <w:sz w:val="19"/>
            <w:szCs w:val="19"/>
          </w:rPr>
          <w:fldChar w:fldCharType="end"/>
        </w:r>
        <w:r w:rsidDel="006C154F">
          <w:rPr>
            <w:rFonts w:ascii="Georgia" w:eastAsia="Georgia" w:hAnsi="Georgia" w:cs="Georgia"/>
            <w:color w:val="000000"/>
            <w:w w:val="102"/>
            <w:sz w:val="19"/>
            <w:szCs w:val="19"/>
          </w:rPr>
          <w:delText>),</w:delText>
        </w:r>
      </w:del>
    </w:p>
    <w:p w14:paraId="78851A3E" w14:textId="5954CD68" w:rsidR="00E61F9D" w:rsidDel="006C154F" w:rsidRDefault="005C64D6">
      <w:pPr>
        <w:spacing w:before="59" w:after="0" w:line="240" w:lineRule="auto"/>
        <w:ind w:left="480" w:right="-20"/>
        <w:rPr>
          <w:del w:id="139" w:author="James Gee" w:date="2016-07-20T09:41:00Z"/>
          <w:rFonts w:ascii="Georgia" w:eastAsia="Georgia" w:hAnsi="Georgia" w:cs="Georgia"/>
          <w:sz w:val="19"/>
          <w:szCs w:val="19"/>
        </w:rPr>
        <w:pPrChange w:id="140" w:author="James Gee" w:date="2016-07-20T09:41:00Z">
          <w:pPr>
            <w:spacing w:before="33" w:after="0" w:line="240" w:lineRule="auto"/>
            <w:ind w:left="480" w:right="-20"/>
          </w:pPr>
        </w:pPrChange>
      </w:pPr>
      <w:del w:id="141" w:author="James Gee" w:date="2016-07-20T09:41:00Z">
        <w:r w:rsidDel="006C154F">
          <w:rPr>
            <w:rFonts w:ascii="Georgia" w:eastAsia="Georgia" w:hAnsi="Georgia" w:cs="Georgia"/>
            <w:sz w:val="19"/>
            <w:szCs w:val="19"/>
          </w:rPr>
          <w:delText xml:space="preserve">• </w:delText>
        </w:r>
        <w:r w:rsidDel="006C154F">
          <w:rPr>
            <w:rFonts w:ascii="Georgia" w:eastAsia="Georgia" w:hAnsi="Georgia" w:cs="Georgia"/>
            <w:spacing w:val="19"/>
            <w:sz w:val="19"/>
            <w:szCs w:val="19"/>
          </w:rPr>
          <w:delText xml:space="preserve"> </w:delText>
        </w:r>
        <w:r w:rsidDel="006C154F">
          <w:rPr>
            <w:rFonts w:ascii="Georgia" w:eastAsia="Georgia" w:hAnsi="Georgia" w:cs="Georgia"/>
            <w:sz w:val="19"/>
            <w:szCs w:val="19"/>
          </w:rPr>
          <w:delText>skull-stripping</w:delText>
        </w:r>
        <w:r w:rsidDel="006C154F">
          <w:rPr>
            <w:rFonts w:ascii="Georgia" w:eastAsia="Georgia" w:hAnsi="Georgia" w:cs="Georgia"/>
            <w:spacing w:val="26"/>
            <w:sz w:val="19"/>
            <w:szCs w:val="19"/>
          </w:rPr>
          <w:delText xml:space="preserve"> </w:delText>
        </w:r>
        <w:r w:rsidDel="006C154F">
          <w:rPr>
            <w:rFonts w:ascii="Georgia" w:eastAsia="Georgia" w:hAnsi="Georgia" w:cs="Georgia"/>
            <w:sz w:val="19"/>
            <w:szCs w:val="19"/>
          </w:rPr>
          <w:delText>or</w:delText>
        </w:r>
        <w:r w:rsidDel="006C154F">
          <w:rPr>
            <w:rFonts w:ascii="Georgia" w:eastAsia="Georgia" w:hAnsi="Georgia" w:cs="Georgia"/>
            <w:spacing w:val="5"/>
            <w:sz w:val="19"/>
            <w:szCs w:val="19"/>
          </w:rPr>
          <w:delText xml:space="preserve"> </w:delText>
        </w:r>
        <w:r w:rsidDel="006C154F">
          <w:rPr>
            <w:rFonts w:ascii="Georgia" w:eastAsia="Georgia" w:hAnsi="Georgia" w:cs="Georgia"/>
            <w:sz w:val="19"/>
            <w:szCs w:val="19"/>
          </w:rPr>
          <w:delText>brain</w:delText>
        </w:r>
        <w:r w:rsidDel="006C154F">
          <w:rPr>
            <w:rFonts w:ascii="Georgia" w:eastAsia="Georgia" w:hAnsi="Georgia" w:cs="Georgia"/>
            <w:spacing w:val="10"/>
            <w:sz w:val="19"/>
            <w:szCs w:val="19"/>
          </w:rPr>
          <w:delText xml:space="preserve"> </w:delText>
        </w:r>
        <w:r w:rsidDel="006C154F">
          <w:rPr>
            <w:rFonts w:ascii="Georgia" w:eastAsia="Georgia" w:hAnsi="Georgia" w:cs="Georgia"/>
            <w:sz w:val="19"/>
            <w:szCs w:val="19"/>
          </w:rPr>
          <w:delText>extraction</w:delText>
        </w:r>
        <w:r w:rsidDel="006C154F">
          <w:rPr>
            <w:rFonts w:ascii="Georgia" w:eastAsia="Georgia" w:hAnsi="Georgia" w:cs="Georgia"/>
            <w:spacing w:val="18"/>
            <w:sz w:val="19"/>
            <w:szCs w:val="19"/>
          </w:rPr>
          <w:delText xml:space="preserve"> </w:delText>
        </w:r>
        <w:r w:rsidDel="006C154F">
          <w:rPr>
            <w:rFonts w:ascii="Georgia" w:eastAsia="Georgia" w:hAnsi="Georgia" w:cs="Georgia"/>
            <w:sz w:val="19"/>
            <w:szCs w:val="19"/>
          </w:rPr>
          <w:delText>[13,</w:delText>
        </w:r>
        <w:r w:rsidDel="006C154F">
          <w:rPr>
            <w:rFonts w:ascii="Georgia" w:eastAsia="Georgia" w:hAnsi="Georgia" w:cs="Georgia"/>
            <w:spacing w:val="7"/>
            <w:sz w:val="19"/>
            <w:szCs w:val="19"/>
          </w:rPr>
          <w:delText xml:space="preserve"> </w:delText>
        </w:r>
        <w:r w:rsidDel="006C154F">
          <w:rPr>
            <w:rFonts w:ascii="Georgia" w:eastAsia="Georgia" w:hAnsi="Georgia" w:cs="Georgia"/>
            <w:sz w:val="19"/>
            <w:szCs w:val="19"/>
          </w:rPr>
          <w:delText>57]</w:delText>
        </w:r>
        <w:r w:rsidDel="006C154F">
          <w:rPr>
            <w:rFonts w:ascii="Georgia" w:eastAsia="Georgia" w:hAnsi="Georgia" w:cs="Georgia"/>
            <w:spacing w:val="6"/>
            <w:sz w:val="19"/>
            <w:szCs w:val="19"/>
          </w:rPr>
          <w:delText xml:space="preserve"> </w:delText>
        </w:r>
        <w:r w:rsidDel="006C154F">
          <w:rPr>
            <w:rFonts w:ascii="Georgia" w:eastAsia="Georgia" w:hAnsi="Georgia" w:cs="Georgia"/>
            <w:w w:val="102"/>
            <w:sz w:val="19"/>
            <w:szCs w:val="19"/>
          </w:rPr>
          <w:delText>(</w:delText>
        </w:r>
        <w:r w:rsidR="006C154F" w:rsidDel="006C154F">
          <w:fldChar w:fldCharType="begin"/>
        </w:r>
        <w:r w:rsidR="006C154F" w:rsidDel="006C154F">
          <w:delInstrText xml:space="preserve"> HYPERLINK "https://github.com/ntustison/antsBrainExtractionExample" \h </w:delInstrText>
        </w:r>
        <w:r w:rsidR="006C154F" w:rsidDel="006C154F">
          <w:fldChar w:fldCharType="separate"/>
        </w:r>
        <w:r w:rsidDel="006C154F">
          <w:rPr>
            <w:rFonts w:ascii="Georgia" w:eastAsia="Georgia" w:hAnsi="Georgia" w:cs="Georgia"/>
            <w:color w:val="0000FF"/>
            <w:w w:val="102"/>
            <w:sz w:val="19"/>
            <w:szCs w:val="19"/>
          </w:rPr>
          <w:delText>https://github.com/ntustison/antsBrainExtractionExample</w:delText>
        </w:r>
        <w:r w:rsidR="006C154F" w:rsidDel="006C154F">
          <w:rPr>
            <w:rFonts w:ascii="Georgia" w:eastAsia="Georgia" w:hAnsi="Georgia" w:cs="Georgia"/>
            <w:color w:val="0000FF"/>
            <w:w w:val="102"/>
            <w:sz w:val="19"/>
            <w:szCs w:val="19"/>
          </w:rPr>
          <w:fldChar w:fldCharType="end"/>
        </w:r>
        <w:r w:rsidDel="006C154F">
          <w:rPr>
            <w:rFonts w:ascii="Georgia" w:eastAsia="Georgia" w:hAnsi="Georgia" w:cs="Georgia"/>
            <w:color w:val="000000"/>
            <w:w w:val="102"/>
            <w:sz w:val="19"/>
            <w:szCs w:val="19"/>
          </w:rPr>
          <w:delText>),</w:delText>
        </w:r>
      </w:del>
    </w:p>
    <w:p w14:paraId="254CC365" w14:textId="65249DA4" w:rsidR="00E61F9D" w:rsidDel="006C154F" w:rsidRDefault="005C64D6">
      <w:pPr>
        <w:spacing w:before="59" w:after="0" w:line="240" w:lineRule="auto"/>
        <w:ind w:left="480" w:right="-20"/>
        <w:rPr>
          <w:del w:id="142" w:author="James Gee" w:date="2016-07-20T09:41:00Z"/>
          <w:rFonts w:ascii="Georgia" w:eastAsia="Georgia" w:hAnsi="Georgia" w:cs="Georgia"/>
          <w:sz w:val="19"/>
          <w:szCs w:val="19"/>
        </w:rPr>
        <w:pPrChange w:id="143" w:author="James Gee" w:date="2016-07-20T09:41:00Z">
          <w:pPr>
            <w:spacing w:before="33" w:after="0" w:line="240" w:lineRule="auto"/>
            <w:ind w:left="480" w:right="-20"/>
          </w:pPr>
        </w:pPrChange>
      </w:pPr>
      <w:del w:id="144" w:author="James Gee" w:date="2016-07-20T09:41:00Z">
        <w:r w:rsidDel="006C154F">
          <w:rPr>
            <w:rFonts w:ascii="Georgia" w:eastAsia="Georgia" w:hAnsi="Georgia" w:cs="Georgia"/>
            <w:sz w:val="19"/>
            <w:szCs w:val="19"/>
          </w:rPr>
          <w:delText xml:space="preserve">• </w:delText>
        </w:r>
        <w:r w:rsidDel="006C154F">
          <w:rPr>
            <w:rFonts w:ascii="Georgia" w:eastAsia="Georgia" w:hAnsi="Georgia" w:cs="Georgia"/>
            <w:spacing w:val="19"/>
            <w:sz w:val="19"/>
            <w:szCs w:val="19"/>
          </w:rPr>
          <w:delText xml:space="preserve"> </w:delText>
        </w:r>
        <w:r w:rsidDel="006C154F">
          <w:rPr>
            <w:rFonts w:ascii="Georgia" w:eastAsia="Georgia" w:hAnsi="Georgia" w:cs="Georgia"/>
            <w:sz w:val="19"/>
            <w:szCs w:val="19"/>
          </w:rPr>
          <w:delText>prior-based</w:delText>
        </w:r>
        <w:r w:rsidDel="006C154F">
          <w:rPr>
            <w:rFonts w:ascii="Georgia" w:eastAsia="Georgia" w:hAnsi="Georgia" w:cs="Georgia"/>
            <w:spacing w:val="21"/>
            <w:sz w:val="19"/>
            <w:szCs w:val="19"/>
          </w:rPr>
          <w:delText xml:space="preserve"> </w:delText>
        </w:r>
        <w:r w:rsidDel="006C154F">
          <w:rPr>
            <w:rFonts w:ascii="Georgia" w:eastAsia="Georgia" w:hAnsi="Georgia" w:cs="Georgia"/>
            <w:sz w:val="19"/>
            <w:szCs w:val="19"/>
          </w:rPr>
          <w:delText>brain</w:delText>
        </w:r>
        <w:r w:rsidDel="006C154F">
          <w:rPr>
            <w:rFonts w:ascii="Georgia" w:eastAsia="Georgia" w:hAnsi="Georgia" w:cs="Georgia"/>
            <w:spacing w:val="10"/>
            <w:sz w:val="19"/>
            <w:szCs w:val="19"/>
          </w:rPr>
          <w:delText xml:space="preserve"> </w:delText>
        </w:r>
        <w:r w:rsidDel="006C154F">
          <w:rPr>
            <w:rFonts w:ascii="Georgia" w:eastAsia="Georgia" w:hAnsi="Georgia" w:cs="Georgia"/>
            <w:sz w:val="19"/>
            <w:szCs w:val="19"/>
          </w:rPr>
          <w:delText>tissue</w:delText>
        </w:r>
        <w:r w:rsidDel="006C154F">
          <w:rPr>
            <w:rFonts w:ascii="Georgia" w:eastAsia="Georgia" w:hAnsi="Georgia" w:cs="Georgia"/>
            <w:spacing w:val="11"/>
            <w:sz w:val="19"/>
            <w:szCs w:val="19"/>
          </w:rPr>
          <w:delText xml:space="preserve"> </w:delText>
        </w:r>
        <w:r w:rsidDel="006C154F">
          <w:rPr>
            <w:rFonts w:ascii="Georgia" w:eastAsia="Georgia" w:hAnsi="Georgia" w:cs="Georgia"/>
            <w:sz w:val="19"/>
            <w:szCs w:val="19"/>
          </w:rPr>
          <w:delText>segmentation</w:delText>
        </w:r>
        <w:r w:rsidDel="006C154F">
          <w:rPr>
            <w:rFonts w:ascii="Georgia" w:eastAsia="Georgia" w:hAnsi="Georgia" w:cs="Georgia"/>
            <w:spacing w:val="24"/>
            <w:sz w:val="19"/>
            <w:szCs w:val="19"/>
          </w:rPr>
          <w:delText xml:space="preserve"> </w:delText>
        </w:r>
        <w:r w:rsidDel="006C154F">
          <w:rPr>
            <w:rFonts w:ascii="Georgia" w:eastAsia="Georgia" w:hAnsi="Georgia" w:cs="Georgia"/>
            <w:sz w:val="19"/>
            <w:szCs w:val="19"/>
          </w:rPr>
          <w:delText>[55]</w:delText>
        </w:r>
        <w:r w:rsidDel="006C154F">
          <w:rPr>
            <w:rFonts w:ascii="Georgia" w:eastAsia="Georgia" w:hAnsi="Georgia" w:cs="Georgia"/>
            <w:spacing w:val="8"/>
            <w:sz w:val="19"/>
            <w:szCs w:val="19"/>
          </w:rPr>
          <w:delText xml:space="preserve"> </w:delText>
        </w:r>
        <w:r w:rsidDel="006C154F">
          <w:rPr>
            <w:rFonts w:ascii="Georgia" w:eastAsia="Georgia" w:hAnsi="Georgia" w:cs="Georgia"/>
            <w:spacing w:val="1"/>
            <w:w w:val="102"/>
            <w:sz w:val="19"/>
            <w:szCs w:val="19"/>
          </w:rPr>
          <w:delText>(</w:delText>
        </w:r>
        <w:r w:rsidR="006C154F" w:rsidDel="006C154F">
          <w:fldChar w:fldCharType="begin"/>
        </w:r>
        <w:r w:rsidR="006C154F" w:rsidDel="006C154F">
          <w:delInstrText xml:space="preserve"> HYPERLINK "https://github.com/ntustison/antsAtroposN4Example" \h </w:delInstrText>
        </w:r>
        <w:r w:rsidR="006C154F" w:rsidDel="006C154F">
          <w:fldChar w:fldCharType="separate"/>
        </w:r>
        <w:r w:rsidDel="006C154F">
          <w:rPr>
            <w:rFonts w:ascii="Georgia" w:eastAsia="Georgia" w:hAnsi="Georgia" w:cs="Georgia"/>
            <w:color w:val="0000FF"/>
            <w:w w:val="102"/>
            <w:sz w:val="19"/>
            <w:szCs w:val="19"/>
          </w:rPr>
          <w:delText>https://github.com/ntustison/antsAtroposN4Example</w:delText>
        </w:r>
        <w:r w:rsidR="006C154F" w:rsidDel="006C154F">
          <w:rPr>
            <w:rFonts w:ascii="Georgia" w:eastAsia="Georgia" w:hAnsi="Georgia" w:cs="Georgia"/>
            <w:color w:val="0000FF"/>
            <w:w w:val="102"/>
            <w:sz w:val="19"/>
            <w:szCs w:val="19"/>
          </w:rPr>
          <w:fldChar w:fldCharType="end"/>
        </w:r>
        <w:r w:rsidDel="006C154F">
          <w:rPr>
            <w:rFonts w:ascii="Georgia" w:eastAsia="Georgia" w:hAnsi="Georgia" w:cs="Georgia"/>
            <w:color w:val="000000"/>
            <w:w w:val="102"/>
            <w:sz w:val="19"/>
            <w:szCs w:val="19"/>
          </w:rPr>
          <w:delText>),</w:delText>
        </w:r>
      </w:del>
    </w:p>
    <w:p w14:paraId="0CF0D1BC" w14:textId="71BD912C" w:rsidR="00E61F9D" w:rsidDel="006C154F" w:rsidRDefault="005C64D6">
      <w:pPr>
        <w:spacing w:before="59" w:after="0" w:line="240" w:lineRule="auto"/>
        <w:ind w:left="480" w:right="-20"/>
        <w:rPr>
          <w:del w:id="145" w:author="James Gee" w:date="2016-07-20T09:41:00Z"/>
          <w:rFonts w:ascii="Georgia" w:eastAsia="Georgia" w:hAnsi="Georgia" w:cs="Georgia"/>
          <w:sz w:val="19"/>
          <w:szCs w:val="19"/>
        </w:rPr>
        <w:pPrChange w:id="146" w:author="James Gee" w:date="2016-07-20T09:41:00Z">
          <w:pPr>
            <w:spacing w:before="33" w:after="0" w:line="240" w:lineRule="auto"/>
            <w:ind w:left="480" w:right="-20"/>
          </w:pPr>
        </w:pPrChange>
      </w:pPr>
      <w:del w:id="147" w:author="James Gee" w:date="2016-07-20T09:41:00Z">
        <w:r w:rsidDel="006C154F">
          <w:rPr>
            <w:rFonts w:ascii="Georgia" w:eastAsia="Georgia" w:hAnsi="Georgia" w:cs="Georgia"/>
            <w:sz w:val="19"/>
            <w:szCs w:val="19"/>
          </w:rPr>
          <w:delText xml:space="preserve">• </w:delText>
        </w:r>
        <w:r w:rsidDel="006C154F">
          <w:rPr>
            <w:rFonts w:ascii="Georgia" w:eastAsia="Georgia" w:hAnsi="Georgia" w:cs="Georgia"/>
            <w:spacing w:val="19"/>
            <w:sz w:val="19"/>
            <w:szCs w:val="19"/>
          </w:rPr>
          <w:delText xml:space="preserve"> </w:delText>
        </w:r>
        <w:r w:rsidDel="006C154F">
          <w:rPr>
            <w:rFonts w:ascii="Georgia" w:eastAsia="Georgia" w:hAnsi="Georgia" w:cs="Georgia"/>
            <w:sz w:val="19"/>
            <w:szCs w:val="19"/>
          </w:rPr>
          <w:delText>cortical</w:delText>
        </w:r>
        <w:r w:rsidDel="006C154F">
          <w:rPr>
            <w:rFonts w:ascii="Georgia" w:eastAsia="Georgia" w:hAnsi="Georgia" w:cs="Georgia"/>
            <w:spacing w:val="13"/>
            <w:sz w:val="19"/>
            <w:szCs w:val="19"/>
          </w:rPr>
          <w:delText xml:space="preserve"> </w:delText>
        </w:r>
        <w:r w:rsidDel="006C154F">
          <w:rPr>
            <w:rFonts w:ascii="Georgia" w:eastAsia="Georgia" w:hAnsi="Georgia" w:cs="Georgia"/>
            <w:sz w:val="19"/>
            <w:szCs w:val="19"/>
          </w:rPr>
          <w:delText>thickness</w:delText>
        </w:r>
        <w:r w:rsidDel="006C154F">
          <w:rPr>
            <w:rFonts w:ascii="Georgia" w:eastAsia="Georgia" w:hAnsi="Georgia" w:cs="Georgia"/>
            <w:spacing w:val="17"/>
            <w:sz w:val="19"/>
            <w:szCs w:val="19"/>
          </w:rPr>
          <w:delText xml:space="preserve"> </w:delText>
        </w:r>
        <w:r w:rsidDel="006C154F">
          <w:rPr>
            <w:rFonts w:ascii="Georgia" w:eastAsia="Georgia" w:hAnsi="Georgia" w:cs="Georgia"/>
            <w:sz w:val="19"/>
            <w:szCs w:val="19"/>
          </w:rPr>
          <w:delText>estimation</w:delText>
        </w:r>
        <w:r w:rsidDel="006C154F">
          <w:rPr>
            <w:rFonts w:ascii="Georgia" w:eastAsia="Georgia" w:hAnsi="Georgia" w:cs="Georgia"/>
            <w:spacing w:val="19"/>
            <w:sz w:val="19"/>
            <w:szCs w:val="19"/>
          </w:rPr>
          <w:delText xml:space="preserve"> </w:delText>
        </w:r>
        <w:r w:rsidDel="006C154F">
          <w:rPr>
            <w:rFonts w:ascii="Georgia" w:eastAsia="Georgia" w:hAnsi="Georgia" w:cs="Georgia"/>
            <w:sz w:val="19"/>
            <w:szCs w:val="19"/>
          </w:rPr>
          <w:delText>[13,</w:delText>
        </w:r>
        <w:r w:rsidDel="006C154F">
          <w:rPr>
            <w:rFonts w:ascii="Georgia" w:eastAsia="Georgia" w:hAnsi="Georgia" w:cs="Georgia"/>
            <w:spacing w:val="7"/>
            <w:sz w:val="19"/>
            <w:szCs w:val="19"/>
          </w:rPr>
          <w:delText xml:space="preserve"> </w:delText>
        </w:r>
        <w:r w:rsidDel="006C154F">
          <w:rPr>
            <w:rFonts w:ascii="Georgia" w:eastAsia="Georgia" w:hAnsi="Georgia" w:cs="Georgia"/>
            <w:sz w:val="19"/>
            <w:szCs w:val="19"/>
          </w:rPr>
          <w:delText>58]</w:delText>
        </w:r>
        <w:r w:rsidDel="006C154F">
          <w:rPr>
            <w:rFonts w:ascii="Georgia" w:eastAsia="Georgia" w:hAnsi="Georgia" w:cs="Georgia"/>
            <w:spacing w:val="7"/>
            <w:sz w:val="19"/>
            <w:szCs w:val="19"/>
          </w:rPr>
          <w:delText xml:space="preserve"> </w:delText>
        </w:r>
        <w:r w:rsidDel="006C154F">
          <w:rPr>
            <w:rFonts w:ascii="Georgia" w:eastAsia="Georgia" w:hAnsi="Georgia" w:cs="Georgia"/>
            <w:w w:val="102"/>
            <w:sz w:val="19"/>
            <w:szCs w:val="19"/>
          </w:rPr>
          <w:delText>(</w:delText>
        </w:r>
        <w:r w:rsidR="006C154F" w:rsidDel="006C154F">
          <w:fldChar w:fldCharType="begin"/>
        </w:r>
        <w:r w:rsidR="006C154F" w:rsidDel="006C154F">
          <w:delInstrText xml:space="preserve"> HYPERLINK "https://github.com/ntustison/antsCorticalThicknessExample" \h </w:delInstrText>
        </w:r>
        <w:r w:rsidR="006C154F" w:rsidDel="006C154F">
          <w:fldChar w:fldCharType="separate"/>
        </w:r>
        <w:r w:rsidDel="006C154F">
          <w:rPr>
            <w:rFonts w:ascii="Georgia" w:eastAsia="Georgia" w:hAnsi="Georgia" w:cs="Georgia"/>
            <w:color w:val="0000FF"/>
            <w:w w:val="102"/>
            <w:sz w:val="19"/>
            <w:szCs w:val="19"/>
          </w:rPr>
          <w:delText>https://github.com/ntustison/antsCorticalThicknessExample</w:delText>
        </w:r>
        <w:r w:rsidR="006C154F" w:rsidDel="006C154F">
          <w:rPr>
            <w:rFonts w:ascii="Georgia" w:eastAsia="Georgia" w:hAnsi="Georgia" w:cs="Georgia"/>
            <w:color w:val="0000FF"/>
            <w:w w:val="102"/>
            <w:sz w:val="19"/>
            <w:szCs w:val="19"/>
          </w:rPr>
          <w:fldChar w:fldCharType="end"/>
        </w:r>
        <w:r w:rsidDel="006C154F">
          <w:rPr>
            <w:rFonts w:ascii="Georgia" w:eastAsia="Georgia" w:hAnsi="Georgia" w:cs="Georgia"/>
            <w:color w:val="000000"/>
            <w:w w:val="102"/>
            <w:sz w:val="19"/>
            <w:szCs w:val="19"/>
          </w:rPr>
          <w:delText>),</w:delText>
        </w:r>
      </w:del>
    </w:p>
    <w:p w14:paraId="0DAADD2F" w14:textId="5545C619" w:rsidR="00E61F9D" w:rsidDel="006C154F" w:rsidRDefault="005C64D6">
      <w:pPr>
        <w:spacing w:before="59" w:after="0" w:line="240" w:lineRule="auto"/>
        <w:ind w:left="480" w:right="-20"/>
        <w:rPr>
          <w:del w:id="148" w:author="James Gee" w:date="2016-07-20T09:41:00Z"/>
          <w:rFonts w:ascii="Georgia" w:eastAsia="Georgia" w:hAnsi="Georgia" w:cs="Georgia"/>
          <w:sz w:val="19"/>
          <w:szCs w:val="19"/>
        </w:rPr>
        <w:pPrChange w:id="149" w:author="James Gee" w:date="2016-07-20T09:41:00Z">
          <w:pPr>
            <w:spacing w:before="33" w:after="0" w:line="240" w:lineRule="auto"/>
            <w:ind w:left="480" w:right="-20"/>
          </w:pPr>
        </w:pPrChange>
      </w:pPr>
      <w:del w:id="150" w:author="James Gee" w:date="2016-07-20T09:41:00Z">
        <w:r w:rsidDel="006C154F">
          <w:rPr>
            <w:rFonts w:ascii="Georgia" w:eastAsia="Georgia" w:hAnsi="Georgia" w:cs="Georgia"/>
            <w:sz w:val="19"/>
            <w:szCs w:val="19"/>
          </w:rPr>
          <w:delText xml:space="preserve">• </w:delText>
        </w:r>
        <w:r w:rsidDel="006C154F">
          <w:rPr>
            <w:rFonts w:ascii="Georgia" w:eastAsia="Georgia" w:hAnsi="Georgia" w:cs="Georgia"/>
            <w:spacing w:val="19"/>
            <w:sz w:val="19"/>
            <w:szCs w:val="19"/>
          </w:rPr>
          <w:delText xml:space="preserve"> </w:delText>
        </w:r>
        <w:r w:rsidDel="006C154F">
          <w:rPr>
            <w:rFonts w:ascii="Georgia" w:eastAsia="Georgia" w:hAnsi="Georgia" w:cs="Georgia"/>
            <w:sz w:val="19"/>
            <w:szCs w:val="19"/>
          </w:rPr>
          <w:delText>brain</w:delText>
        </w:r>
        <w:r w:rsidDel="006C154F">
          <w:rPr>
            <w:rFonts w:ascii="Georgia" w:eastAsia="Georgia" w:hAnsi="Georgia" w:cs="Georgia"/>
            <w:spacing w:val="10"/>
            <w:sz w:val="19"/>
            <w:szCs w:val="19"/>
          </w:rPr>
          <w:delText xml:space="preserve"> </w:delText>
        </w:r>
        <w:r w:rsidDel="006C154F">
          <w:rPr>
            <w:rFonts w:ascii="Georgia" w:eastAsia="Georgia" w:hAnsi="Georgia" w:cs="Georgia"/>
            <w:sz w:val="19"/>
            <w:szCs w:val="19"/>
          </w:rPr>
          <w:delText>tumor</w:delText>
        </w:r>
        <w:r w:rsidDel="006C154F">
          <w:rPr>
            <w:rFonts w:ascii="Georgia" w:eastAsia="Georgia" w:hAnsi="Georgia" w:cs="Georgia"/>
            <w:spacing w:val="11"/>
            <w:sz w:val="19"/>
            <w:szCs w:val="19"/>
          </w:rPr>
          <w:delText xml:space="preserve"> </w:delText>
        </w:r>
        <w:r w:rsidDel="006C154F">
          <w:rPr>
            <w:rFonts w:ascii="Georgia" w:eastAsia="Georgia" w:hAnsi="Georgia" w:cs="Georgia"/>
            <w:sz w:val="19"/>
            <w:szCs w:val="19"/>
          </w:rPr>
          <w:delText>segmentation</w:delText>
        </w:r>
        <w:r w:rsidDel="006C154F">
          <w:rPr>
            <w:rFonts w:ascii="Georgia" w:eastAsia="Georgia" w:hAnsi="Georgia" w:cs="Georgia"/>
            <w:spacing w:val="24"/>
            <w:sz w:val="19"/>
            <w:szCs w:val="19"/>
          </w:rPr>
          <w:delText xml:space="preserve"> </w:delText>
        </w:r>
        <w:r w:rsidDel="006C154F">
          <w:rPr>
            <w:rFonts w:ascii="Georgia" w:eastAsia="Georgia" w:hAnsi="Georgia" w:cs="Georgia"/>
            <w:sz w:val="19"/>
            <w:szCs w:val="19"/>
          </w:rPr>
          <w:delText>[23]</w:delText>
        </w:r>
        <w:r w:rsidDel="006C154F">
          <w:rPr>
            <w:rFonts w:ascii="Georgia" w:eastAsia="Georgia" w:hAnsi="Georgia" w:cs="Georgia"/>
            <w:spacing w:val="8"/>
            <w:sz w:val="19"/>
            <w:szCs w:val="19"/>
          </w:rPr>
          <w:delText xml:space="preserve"> </w:delText>
        </w:r>
        <w:r w:rsidDel="006C154F">
          <w:rPr>
            <w:rFonts w:ascii="Georgia" w:eastAsia="Georgia" w:hAnsi="Georgia" w:cs="Georgia"/>
            <w:w w:val="102"/>
            <w:sz w:val="19"/>
            <w:szCs w:val="19"/>
          </w:rPr>
          <w:delText>(</w:delText>
        </w:r>
        <w:r w:rsidR="006C154F" w:rsidDel="006C154F">
          <w:fldChar w:fldCharType="begin"/>
        </w:r>
        <w:r w:rsidR="006C154F" w:rsidDel="006C154F">
          <w:delInstrText xml:space="preserve"> HYPERLINK "https://github.com/ntustison/ANTsAndArboles" \h </w:delInstrText>
        </w:r>
        <w:r w:rsidR="006C154F" w:rsidDel="006C154F">
          <w:fldChar w:fldCharType="separate"/>
        </w:r>
        <w:r w:rsidDel="006C154F">
          <w:rPr>
            <w:rFonts w:ascii="Georgia" w:eastAsia="Georgia" w:hAnsi="Georgia" w:cs="Georgia"/>
            <w:color w:val="0000FF"/>
            <w:w w:val="102"/>
            <w:sz w:val="19"/>
            <w:szCs w:val="19"/>
          </w:rPr>
          <w:delText>https://github.com/ntustison/ANTsAndArboles</w:delText>
        </w:r>
        <w:r w:rsidR="006C154F" w:rsidDel="006C154F">
          <w:rPr>
            <w:rFonts w:ascii="Georgia" w:eastAsia="Georgia" w:hAnsi="Georgia" w:cs="Georgia"/>
            <w:color w:val="0000FF"/>
            <w:w w:val="102"/>
            <w:sz w:val="19"/>
            <w:szCs w:val="19"/>
          </w:rPr>
          <w:fldChar w:fldCharType="end"/>
        </w:r>
        <w:r w:rsidDel="006C154F">
          <w:rPr>
            <w:rFonts w:ascii="Georgia" w:eastAsia="Georgia" w:hAnsi="Georgia" w:cs="Georgia"/>
            <w:color w:val="000000"/>
            <w:w w:val="102"/>
            <w:sz w:val="19"/>
            <w:szCs w:val="19"/>
          </w:rPr>
          <w:delText>), and</w:delText>
        </w:r>
      </w:del>
    </w:p>
    <w:p w14:paraId="6EF41D47" w14:textId="532D6359" w:rsidR="00E61F9D" w:rsidDel="006C154F" w:rsidRDefault="005C64D6">
      <w:pPr>
        <w:spacing w:before="59" w:after="0" w:line="240" w:lineRule="auto"/>
        <w:ind w:left="480" w:right="-20"/>
        <w:rPr>
          <w:del w:id="151" w:author="James Gee" w:date="2016-07-20T09:41:00Z"/>
          <w:rFonts w:ascii="Georgia" w:eastAsia="Georgia" w:hAnsi="Georgia" w:cs="Georgia"/>
          <w:sz w:val="19"/>
          <w:szCs w:val="19"/>
        </w:rPr>
        <w:pPrChange w:id="152" w:author="James Gee" w:date="2016-07-20T09:41:00Z">
          <w:pPr>
            <w:spacing w:before="33" w:after="0" w:line="240" w:lineRule="auto"/>
            <w:ind w:left="480" w:right="-20"/>
          </w:pPr>
        </w:pPrChange>
      </w:pPr>
      <w:del w:id="153" w:author="James Gee" w:date="2016-07-20T09:41:00Z">
        <w:r w:rsidDel="006C154F">
          <w:rPr>
            <w:rFonts w:ascii="Georgia" w:eastAsia="Georgia" w:hAnsi="Georgia" w:cs="Georgia"/>
            <w:sz w:val="19"/>
            <w:szCs w:val="19"/>
          </w:rPr>
          <w:delText xml:space="preserve">• </w:delText>
        </w:r>
        <w:r w:rsidDel="006C154F">
          <w:rPr>
            <w:rFonts w:ascii="Georgia" w:eastAsia="Georgia" w:hAnsi="Georgia" w:cs="Georgia"/>
            <w:spacing w:val="19"/>
            <w:sz w:val="19"/>
            <w:szCs w:val="19"/>
          </w:rPr>
          <w:delText xml:space="preserve"> </w:delText>
        </w:r>
        <w:r w:rsidDel="006C154F">
          <w:rPr>
            <w:rFonts w:ascii="Georgia" w:eastAsia="Georgia" w:hAnsi="Georgia" w:cs="Georgia"/>
            <w:sz w:val="19"/>
            <w:szCs w:val="19"/>
          </w:rPr>
          <w:delText>cortical</w:delText>
        </w:r>
        <w:r w:rsidDel="006C154F">
          <w:rPr>
            <w:rFonts w:ascii="Georgia" w:eastAsia="Georgia" w:hAnsi="Georgia" w:cs="Georgia"/>
            <w:spacing w:val="13"/>
            <w:sz w:val="19"/>
            <w:szCs w:val="19"/>
          </w:rPr>
          <w:delText xml:space="preserve"> </w:delText>
        </w:r>
        <w:r w:rsidDel="006C154F">
          <w:rPr>
            <w:rFonts w:ascii="Georgia" w:eastAsia="Georgia" w:hAnsi="Georgia" w:cs="Georgia"/>
            <w:sz w:val="19"/>
            <w:szCs w:val="19"/>
          </w:rPr>
          <w:delText>labeling</w:delText>
        </w:r>
        <w:r w:rsidDel="006C154F">
          <w:rPr>
            <w:rFonts w:ascii="Georgia" w:eastAsia="Georgia" w:hAnsi="Georgia" w:cs="Georgia"/>
            <w:spacing w:val="14"/>
            <w:sz w:val="19"/>
            <w:szCs w:val="19"/>
          </w:rPr>
          <w:delText xml:space="preserve"> </w:delText>
        </w:r>
        <w:r w:rsidDel="006C154F">
          <w:rPr>
            <w:rFonts w:ascii="Georgia" w:eastAsia="Georgia" w:hAnsi="Georgia" w:cs="Georgia"/>
            <w:sz w:val="19"/>
            <w:szCs w:val="19"/>
          </w:rPr>
          <w:delText>[46,</w:delText>
        </w:r>
        <w:r w:rsidDel="006C154F">
          <w:rPr>
            <w:rFonts w:ascii="Georgia" w:eastAsia="Georgia" w:hAnsi="Georgia" w:cs="Georgia"/>
            <w:spacing w:val="8"/>
            <w:sz w:val="19"/>
            <w:szCs w:val="19"/>
          </w:rPr>
          <w:delText xml:space="preserve"> </w:delText>
        </w:r>
        <w:r w:rsidDel="006C154F">
          <w:rPr>
            <w:rFonts w:ascii="Georgia" w:eastAsia="Georgia" w:hAnsi="Georgia" w:cs="Georgia"/>
            <w:sz w:val="19"/>
            <w:szCs w:val="19"/>
          </w:rPr>
          <w:delText>52]</w:delText>
        </w:r>
        <w:r w:rsidDel="006C154F">
          <w:rPr>
            <w:rFonts w:ascii="Georgia" w:eastAsia="Georgia" w:hAnsi="Georgia" w:cs="Georgia"/>
            <w:spacing w:val="7"/>
            <w:sz w:val="19"/>
            <w:szCs w:val="19"/>
          </w:rPr>
          <w:delText xml:space="preserve"> </w:delText>
        </w:r>
        <w:r w:rsidDel="006C154F">
          <w:rPr>
            <w:rFonts w:ascii="Georgia" w:eastAsia="Georgia" w:hAnsi="Georgia" w:cs="Georgia"/>
            <w:w w:val="102"/>
            <w:sz w:val="19"/>
            <w:szCs w:val="19"/>
          </w:rPr>
          <w:delText>(</w:delText>
        </w:r>
        <w:r w:rsidR="006C154F" w:rsidDel="006C154F">
          <w:fldChar w:fldCharType="begin"/>
        </w:r>
        <w:r w:rsidR="006C154F" w:rsidDel="006C154F">
          <w:delInstrText xml:space="preserve"> HYPERLINK "https://github.com/ntustison/MalfLabelingExample" \h </w:delInstrText>
        </w:r>
        <w:r w:rsidR="006C154F" w:rsidDel="006C154F">
          <w:fldChar w:fldCharType="separate"/>
        </w:r>
        <w:r w:rsidDel="006C154F">
          <w:rPr>
            <w:rFonts w:ascii="Georgia" w:eastAsia="Georgia" w:hAnsi="Georgia" w:cs="Georgia"/>
            <w:color w:val="0000FF"/>
            <w:w w:val="102"/>
            <w:sz w:val="19"/>
            <w:szCs w:val="19"/>
          </w:rPr>
          <w:delText>https://github.com/ntustison/MalfLabelingExample</w:delText>
        </w:r>
        <w:r w:rsidR="006C154F" w:rsidDel="006C154F">
          <w:rPr>
            <w:rFonts w:ascii="Georgia" w:eastAsia="Georgia" w:hAnsi="Georgia" w:cs="Georgia"/>
            <w:color w:val="0000FF"/>
            <w:w w:val="102"/>
            <w:sz w:val="19"/>
            <w:szCs w:val="19"/>
          </w:rPr>
          <w:fldChar w:fldCharType="end"/>
        </w:r>
        <w:r w:rsidDel="006C154F">
          <w:rPr>
            <w:rFonts w:ascii="Georgia" w:eastAsia="Georgia" w:hAnsi="Georgia" w:cs="Georgia"/>
            <w:color w:val="000000"/>
            <w:w w:val="102"/>
            <w:sz w:val="19"/>
            <w:szCs w:val="19"/>
          </w:rPr>
          <w:delText>).</w:delText>
        </w:r>
      </w:del>
    </w:p>
    <w:p w14:paraId="26141864" w14:textId="53038E97" w:rsidR="00E61F9D" w:rsidRDefault="005C64D6">
      <w:pPr>
        <w:spacing w:before="59" w:after="0" w:line="240" w:lineRule="auto"/>
        <w:ind w:left="480" w:right="-20"/>
        <w:rPr>
          <w:rFonts w:ascii="Georgia" w:eastAsia="Georgia" w:hAnsi="Georgia" w:cs="Georgia"/>
          <w:sz w:val="19"/>
          <w:szCs w:val="19"/>
        </w:rPr>
        <w:pPrChange w:id="154" w:author="James Gee" w:date="2016-07-20T09:41:00Z">
          <w:pPr>
            <w:spacing w:before="93" w:after="0" w:line="277" w:lineRule="auto"/>
            <w:ind w:left="120" w:right="52" w:hanging="7"/>
            <w:jc w:val="both"/>
          </w:pPr>
        </w:pPrChange>
      </w:pPr>
      <w:del w:id="155" w:author="James Gee" w:date="2016-07-20T09:38:00Z">
        <w:r w:rsidDel="006C154F">
          <w:rPr>
            <w:rFonts w:ascii="Georgia" w:eastAsia="Georgia" w:hAnsi="Georgia" w:cs="Georgia"/>
            <w:sz w:val="19"/>
            <w:szCs w:val="19"/>
          </w:rPr>
          <w:delText>All</w:delText>
        </w:r>
        <w:r w:rsidDel="006C154F">
          <w:rPr>
            <w:rFonts w:ascii="Georgia" w:eastAsia="Georgia" w:hAnsi="Georgia" w:cs="Georgia"/>
            <w:spacing w:val="-9"/>
            <w:sz w:val="19"/>
            <w:szCs w:val="19"/>
          </w:rPr>
          <w:delText xml:space="preserve"> </w:delText>
        </w:r>
        <w:r w:rsidDel="006C154F">
          <w:rPr>
            <w:rFonts w:ascii="Georgia" w:eastAsia="Georgia" w:hAnsi="Georgia" w:cs="Georgia"/>
            <w:sz w:val="19"/>
            <w:szCs w:val="19"/>
          </w:rPr>
          <w:delText>of</w:delText>
        </w:r>
        <w:r w:rsidDel="006C154F">
          <w:rPr>
            <w:rFonts w:ascii="Georgia" w:eastAsia="Georgia" w:hAnsi="Georgia" w:cs="Georgia"/>
            <w:spacing w:val="-11"/>
            <w:sz w:val="19"/>
            <w:szCs w:val="19"/>
          </w:rPr>
          <w:delText xml:space="preserve"> </w:delText>
        </w:r>
        <w:r w:rsidDel="006C154F">
          <w:rPr>
            <w:rFonts w:ascii="Georgia" w:eastAsia="Georgia" w:hAnsi="Georgia" w:cs="Georgia"/>
            <w:sz w:val="19"/>
            <w:szCs w:val="19"/>
          </w:rPr>
          <w:delText>these</w:delText>
        </w:r>
        <w:r w:rsidDel="006C154F">
          <w:rPr>
            <w:rFonts w:ascii="Georgia" w:eastAsia="Georgia" w:hAnsi="Georgia" w:cs="Georgia"/>
            <w:spacing w:val="-5"/>
            <w:sz w:val="19"/>
            <w:szCs w:val="19"/>
          </w:rPr>
          <w:delText xml:space="preserve"> </w:delText>
        </w:r>
        <w:r w:rsidDel="006C154F">
          <w:rPr>
            <w:rFonts w:ascii="Georgia" w:eastAsia="Georgia" w:hAnsi="Georgia" w:cs="Georgia"/>
            <w:sz w:val="19"/>
            <w:szCs w:val="19"/>
          </w:rPr>
          <w:delText>tools</w:delText>
        </w:r>
        <w:r w:rsidDel="006C154F">
          <w:rPr>
            <w:rFonts w:ascii="Georgia" w:eastAsia="Georgia" w:hAnsi="Georgia" w:cs="Georgia"/>
            <w:spacing w:val="-6"/>
            <w:sz w:val="19"/>
            <w:szCs w:val="19"/>
          </w:rPr>
          <w:delText xml:space="preserve"> </w:delText>
        </w:r>
        <w:r w:rsidDel="006C154F">
          <w:rPr>
            <w:rFonts w:ascii="Georgia" w:eastAsia="Georgia" w:hAnsi="Georgia" w:cs="Georgia"/>
            <w:sz w:val="19"/>
            <w:szCs w:val="19"/>
          </w:rPr>
          <w:delText>have</w:delText>
        </w:r>
        <w:r w:rsidDel="006C154F">
          <w:rPr>
            <w:rFonts w:ascii="Georgia" w:eastAsia="Georgia" w:hAnsi="Georgia" w:cs="Georgia"/>
            <w:spacing w:val="-6"/>
            <w:sz w:val="19"/>
            <w:szCs w:val="19"/>
          </w:rPr>
          <w:delText xml:space="preserve"> </w:delText>
        </w:r>
        <w:r w:rsidDel="006C154F">
          <w:rPr>
            <w:rFonts w:ascii="Georgia" w:eastAsia="Georgia" w:hAnsi="Georgia" w:cs="Georgia"/>
            <w:sz w:val="19"/>
            <w:szCs w:val="19"/>
          </w:rPr>
          <w:delText>been</w:delText>
        </w:r>
        <w:r w:rsidDel="006C154F">
          <w:rPr>
            <w:rFonts w:ascii="Georgia" w:eastAsia="Georgia" w:hAnsi="Georgia" w:cs="Georgia"/>
            <w:spacing w:val="-6"/>
            <w:sz w:val="19"/>
            <w:szCs w:val="19"/>
          </w:rPr>
          <w:delText xml:space="preserve"> </w:delText>
        </w:r>
        <w:r w:rsidDel="006C154F">
          <w:rPr>
            <w:rFonts w:ascii="Georgia" w:eastAsia="Georgia" w:hAnsi="Georgia" w:cs="Georgia"/>
            <w:sz w:val="19"/>
            <w:szCs w:val="19"/>
          </w:rPr>
          <w:delText>wrapped</w:delText>
        </w:r>
        <w:r w:rsidDel="006C154F">
          <w:rPr>
            <w:rFonts w:ascii="Georgia" w:eastAsia="Georgia" w:hAnsi="Georgia" w:cs="Georgia"/>
            <w:spacing w:val="1"/>
            <w:sz w:val="19"/>
            <w:szCs w:val="19"/>
          </w:rPr>
          <w:delText xml:space="preserve"> </w:delText>
        </w:r>
        <w:r w:rsidDel="006C154F">
          <w:rPr>
            <w:rFonts w:ascii="Georgia" w:eastAsia="Georgia" w:hAnsi="Georgia" w:cs="Georgia"/>
            <w:sz w:val="19"/>
            <w:szCs w:val="19"/>
          </w:rPr>
          <w:delText>in</w:delText>
        </w:r>
        <w:r w:rsidDel="006C154F">
          <w:rPr>
            <w:rFonts w:ascii="Georgia" w:eastAsia="Georgia" w:hAnsi="Georgia" w:cs="Georgia"/>
            <w:spacing w:val="-9"/>
            <w:sz w:val="19"/>
            <w:szCs w:val="19"/>
          </w:rPr>
          <w:delText xml:space="preserve"> </w:delText>
        </w:r>
        <w:r w:rsidDel="006C154F">
          <w:rPr>
            <w:rFonts w:ascii="Georgia" w:eastAsia="Georgia" w:hAnsi="Georgia" w:cs="Georgia"/>
            <w:sz w:val="19"/>
            <w:szCs w:val="19"/>
          </w:rPr>
          <w:delText>easy-to-use,</w:delText>
        </w:r>
        <w:r w:rsidDel="006C154F">
          <w:rPr>
            <w:rFonts w:ascii="Georgia" w:eastAsia="Georgia" w:hAnsi="Georgia" w:cs="Georgia"/>
            <w:spacing w:val="9"/>
            <w:sz w:val="19"/>
            <w:szCs w:val="19"/>
          </w:rPr>
          <w:delText xml:space="preserve"> </w:delText>
        </w:r>
        <w:r w:rsidDel="006C154F">
          <w:rPr>
            <w:rFonts w:ascii="Georgia" w:eastAsia="Georgia" w:hAnsi="Georgia" w:cs="Georgia"/>
            <w:sz w:val="19"/>
            <w:szCs w:val="19"/>
          </w:rPr>
          <w:delText>well-documented</w:delText>
        </w:r>
        <w:r w:rsidDel="006C154F">
          <w:rPr>
            <w:rFonts w:ascii="Georgia" w:eastAsia="Georgia" w:hAnsi="Georgia" w:cs="Georgia"/>
            <w:spacing w:val="15"/>
            <w:sz w:val="19"/>
            <w:szCs w:val="19"/>
          </w:rPr>
          <w:delText xml:space="preserve"> </w:delText>
        </w:r>
        <w:r w:rsidDel="006C154F">
          <w:rPr>
            <w:rFonts w:ascii="Georgia" w:eastAsia="Georgia" w:hAnsi="Georgia" w:cs="Georgia"/>
            <w:sz w:val="19"/>
            <w:szCs w:val="19"/>
          </w:rPr>
          <w:delText>shell</w:delText>
        </w:r>
        <w:r w:rsidDel="006C154F">
          <w:rPr>
            <w:rFonts w:ascii="Georgia" w:eastAsia="Georgia" w:hAnsi="Georgia" w:cs="Georgia"/>
            <w:spacing w:val="-6"/>
            <w:sz w:val="19"/>
            <w:szCs w:val="19"/>
          </w:rPr>
          <w:delText xml:space="preserve"> </w:delText>
        </w:r>
        <w:r w:rsidDel="006C154F">
          <w:rPr>
            <w:rFonts w:ascii="Georgia" w:eastAsia="Georgia" w:hAnsi="Georgia" w:cs="Georgia"/>
            <w:sz w:val="19"/>
            <w:szCs w:val="19"/>
          </w:rPr>
          <w:delText>scripts</w:delText>
        </w:r>
        <w:r w:rsidDel="006C154F">
          <w:rPr>
            <w:rFonts w:ascii="Georgia" w:eastAsia="Georgia" w:hAnsi="Georgia" w:cs="Georgia"/>
            <w:spacing w:val="-1"/>
            <w:sz w:val="19"/>
            <w:szCs w:val="19"/>
          </w:rPr>
          <w:delText xml:space="preserve"> </w:delText>
        </w:r>
        <w:r w:rsidDel="006C154F">
          <w:rPr>
            <w:rFonts w:ascii="Georgia" w:eastAsia="Georgia" w:hAnsi="Georgia" w:cs="Georgia"/>
            <w:color w:val="FF0000"/>
            <w:sz w:val="19"/>
            <w:szCs w:val="19"/>
          </w:rPr>
          <w:delText>which</w:delText>
        </w:r>
        <w:r w:rsidDel="006C154F">
          <w:rPr>
            <w:rFonts w:ascii="Georgia" w:eastAsia="Georgia" w:hAnsi="Georgia" w:cs="Georgia"/>
            <w:color w:val="FF0000"/>
            <w:spacing w:val="-4"/>
            <w:sz w:val="19"/>
            <w:szCs w:val="19"/>
          </w:rPr>
          <w:delText xml:space="preserve"> </w:delText>
        </w:r>
        <w:r w:rsidDel="006C154F">
          <w:rPr>
            <w:rFonts w:ascii="Georgia" w:eastAsia="Georgia" w:hAnsi="Georgia" w:cs="Georgia"/>
            <w:color w:val="FF0000"/>
            <w:sz w:val="19"/>
            <w:szCs w:val="19"/>
          </w:rPr>
          <w:delText>facilitate</w:delText>
        </w:r>
        <w:r w:rsidDel="006C154F">
          <w:rPr>
            <w:rFonts w:ascii="Georgia" w:eastAsia="Georgia" w:hAnsi="Georgia" w:cs="Georgia"/>
            <w:color w:val="FF0000"/>
            <w:spacing w:val="1"/>
            <w:sz w:val="19"/>
            <w:szCs w:val="19"/>
          </w:rPr>
          <w:delText xml:space="preserve"> </w:delText>
        </w:r>
        <w:r w:rsidDel="006C154F">
          <w:rPr>
            <w:rFonts w:ascii="Georgia" w:eastAsia="Georgia" w:hAnsi="Georgia" w:cs="Georgia"/>
            <w:color w:val="FF0000"/>
            <w:sz w:val="19"/>
            <w:szCs w:val="19"/>
          </w:rPr>
          <w:delText>the</w:delText>
        </w:r>
        <w:r w:rsidDel="006C154F">
          <w:rPr>
            <w:rFonts w:ascii="Georgia" w:eastAsia="Georgia" w:hAnsi="Georgia" w:cs="Georgia"/>
            <w:color w:val="FF0000"/>
            <w:spacing w:val="-9"/>
            <w:sz w:val="19"/>
            <w:szCs w:val="19"/>
          </w:rPr>
          <w:delText xml:space="preserve"> </w:delText>
        </w:r>
        <w:r w:rsidDel="006C154F">
          <w:rPr>
            <w:rFonts w:ascii="Georgia" w:eastAsia="Georgia" w:hAnsi="Georgia" w:cs="Georgia"/>
            <w:color w:val="FF0000"/>
            <w:sz w:val="19"/>
            <w:szCs w:val="19"/>
          </w:rPr>
          <w:delText>processing</w:delText>
        </w:r>
        <w:r w:rsidDel="006C154F">
          <w:rPr>
            <w:rFonts w:ascii="Georgia" w:eastAsia="Georgia" w:hAnsi="Georgia" w:cs="Georgia"/>
            <w:color w:val="FF0000"/>
            <w:spacing w:val="4"/>
            <w:sz w:val="19"/>
            <w:szCs w:val="19"/>
          </w:rPr>
          <w:delText xml:space="preserve"> </w:delText>
        </w:r>
        <w:r w:rsidDel="006C154F">
          <w:rPr>
            <w:rFonts w:ascii="Georgia" w:eastAsia="Georgia" w:hAnsi="Georgia" w:cs="Georgia"/>
            <w:color w:val="FF0000"/>
            <w:sz w:val="19"/>
            <w:szCs w:val="19"/>
          </w:rPr>
          <w:delText>of</w:delText>
        </w:r>
        <w:r w:rsidDel="006C154F">
          <w:rPr>
            <w:rFonts w:ascii="Georgia" w:eastAsia="Georgia" w:hAnsi="Georgia" w:cs="Georgia"/>
            <w:color w:val="FF0000"/>
            <w:spacing w:val="-11"/>
            <w:sz w:val="19"/>
            <w:szCs w:val="19"/>
          </w:rPr>
          <w:delText xml:space="preserve"> </w:delText>
        </w:r>
        <w:r w:rsidDel="006C154F">
          <w:rPr>
            <w:rFonts w:ascii="Georgia" w:eastAsia="Georgia" w:hAnsi="Georgia" w:cs="Georgia"/>
            <w:color w:val="FF0000"/>
            <w:sz w:val="19"/>
            <w:szCs w:val="19"/>
          </w:rPr>
          <w:delText>large</w:delText>
        </w:r>
        <w:r w:rsidDel="006C154F">
          <w:rPr>
            <w:rFonts w:ascii="Georgia" w:eastAsia="Georgia" w:hAnsi="Georgia" w:cs="Georgia"/>
            <w:color w:val="FF0000"/>
            <w:spacing w:val="-6"/>
            <w:sz w:val="19"/>
            <w:szCs w:val="19"/>
          </w:rPr>
          <w:delText xml:space="preserve"> </w:delText>
        </w:r>
        <w:r w:rsidDel="006C154F">
          <w:rPr>
            <w:rFonts w:ascii="Georgia" w:eastAsia="Georgia" w:hAnsi="Georgia" w:cs="Georgia"/>
            <w:color w:val="FF0000"/>
            <w:w w:val="102"/>
            <w:sz w:val="19"/>
            <w:szCs w:val="19"/>
          </w:rPr>
          <w:delText xml:space="preserve">studies. </w:delText>
        </w:r>
        <w:r w:rsidDel="006C154F">
          <w:rPr>
            <w:rFonts w:ascii="Georgia" w:eastAsia="Georgia" w:hAnsi="Georgia" w:cs="Georgia"/>
            <w:color w:val="FF0000"/>
            <w:sz w:val="19"/>
            <w:szCs w:val="19"/>
          </w:rPr>
          <w:delText>Functionality</w:delText>
        </w:r>
        <w:r w:rsidDel="006C154F">
          <w:rPr>
            <w:rFonts w:ascii="Georgia" w:eastAsia="Georgia" w:hAnsi="Georgia" w:cs="Georgia"/>
            <w:color w:val="FF0000"/>
            <w:spacing w:val="24"/>
            <w:sz w:val="19"/>
            <w:szCs w:val="19"/>
          </w:rPr>
          <w:delText xml:space="preserve"> </w:delText>
        </w:r>
        <w:r w:rsidDel="006C154F">
          <w:rPr>
            <w:rFonts w:ascii="Georgia" w:eastAsia="Georgia" w:hAnsi="Georgia" w:cs="Georgia"/>
            <w:color w:val="FF0000"/>
            <w:sz w:val="19"/>
            <w:szCs w:val="19"/>
          </w:rPr>
          <w:delText>includes</w:delText>
        </w:r>
        <w:r w:rsidDel="006C154F">
          <w:rPr>
            <w:rFonts w:ascii="Georgia" w:eastAsia="Georgia" w:hAnsi="Georgia" w:cs="Georgia"/>
            <w:color w:val="FF0000"/>
            <w:spacing w:val="16"/>
            <w:sz w:val="19"/>
            <w:szCs w:val="19"/>
          </w:rPr>
          <w:delText xml:space="preserve"> </w:delText>
        </w:r>
        <w:r w:rsidDel="006C154F">
          <w:rPr>
            <w:rFonts w:ascii="Georgia" w:eastAsia="Georgia" w:hAnsi="Georgia" w:cs="Georgia"/>
            <w:color w:val="FF0000"/>
            <w:sz w:val="19"/>
            <w:szCs w:val="19"/>
          </w:rPr>
          <w:delText>compatibility</w:delText>
        </w:r>
        <w:r w:rsidDel="006C154F">
          <w:rPr>
            <w:rFonts w:ascii="Georgia" w:eastAsia="Georgia" w:hAnsi="Georgia" w:cs="Georgia"/>
            <w:color w:val="FF0000"/>
            <w:spacing w:val="24"/>
            <w:sz w:val="19"/>
            <w:szCs w:val="19"/>
          </w:rPr>
          <w:delText xml:space="preserve"> </w:delText>
        </w:r>
        <w:r w:rsidDel="006C154F">
          <w:rPr>
            <w:rFonts w:ascii="Georgia" w:eastAsia="Georgia" w:hAnsi="Georgia" w:cs="Georgia"/>
            <w:color w:val="FF0000"/>
            <w:sz w:val="19"/>
            <w:szCs w:val="19"/>
          </w:rPr>
          <w:delText>with</w:delText>
        </w:r>
        <w:r w:rsidDel="006C154F">
          <w:rPr>
            <w:rFonts w:ascii="Georgia" w:eastAsia="Georgia" w:hAnsi="Georgia" w:cs="Georgia"/>
            <w:color w:val="FF0000"/>
            <w:spacing w:val="9"/>
            <w:sz w:val="19"/>
            <w:szCs w:val="19"/>
          </w:rPr>
          <w:delText xml:space="preserve"> </w:delText>
        </w:r>
        <w:r w:rsidDel="006C154F">
          <w:rPr>
            <w:rFonts w:ascii="Georgia" w:eastAsia="Georgia" w:hAnsi="Georgia" w:cs="Georgia"/>
            <w:color w:val="FF0000"/>
            <w:sz w:val="19"/>
            <w:szCs w:val="19"/>
          </w:rPr>
          <w:delText>the</w:delText>
        </w:r>
        <w:r w:rsidDel="006C154F">
          <w:rPr>
            <w:rFonts w:ascii="Georgia" w:eastAsia="Georgia" w:hAnsi="Georgia" w:cs="Georgia"/>
            <w:color w:val="FF0000"/>
            <w:spacing w:val="7"/>
            <w:sz w:val="19"/>
            <w:szCs w:val="19"/>
          </w:rPr>
          <w:delText xml:space="preserve"> </w:delText>
        </w:r>
        <w:r w:rsidDel="006C154F">
          <w:rPr>
            <w:rFonts w:ascii="Georgia" w:eastAsia="Georgia" w:hAnsi="Georgia" w:cs="Georgia"/>
            <w:color w:val="FF0000"/>
            <w:sz w:val="19"/>
            <w:szCs w:val="19"/>
          </w:rPr>
          <w:delText>major</w:delText>
        </w:r>
        <w:r w:rsidDel="006C154F">
          <w:rPr>
            <w:rFonts w:ascii="Georgia" w:eastAsia="Georgia" w:hAnsi="Georgia" w:cs="Georgia"/>
            <w:color w:val="FF0000"/>
            <w:spacing w:val="12"/>
            <w:sz w:val="19"/>
            <w:szCs w:val="19"/>
          </w:rPr>
          <w:delText xml:space="preserve"> </w:delText>
        </w:r>
        <w:r w:rsidDel="006C154F">
          <w:rPr>
            <w:rFonts w:ascii="Georgia" w:eastAsia="Georgia" w:hAnsi="Georgia" w:cs="Georgia"/>
            <w:color w:val="FF0000"/>
            <w:sz w:val="19"/>
            <w:szCs w:val="19"/>
          </w:rPr>
          <w:delText>cluster</w:delText>
        </w:r>
        <w:r w:rsidDel="006C154F">
          <w:rPr>
            <w:rFonts w:ascii="Georgia" w:eastAsia="Georgia" w:hAnsi="Georgia" w:cs="Georgia"/>
            <w:color w:val="FF0000"/>
            <w:spacing w:val="13"/>
            <w:sz w:val="19"/>
            <w:szCs w:val="19"/>
          </w:rPr>
          <w:delText xml:space="preserve"> </w:delText>
        </w:r>
        <w:r w:rsidDel="006C154F">
          <w:rPr>
            <w:rFonts w:ascii="Georgia" w:eastAsia="Georgia" w:hAnsi="Georgia" w:cs="Georgia"/>
            <w:color w:val="FF0000"/>
            <w:sz w:val="19"/>
            <w:szCs w:val="19"/>
          </w:rPr>
          <w:delText>systems</w:delText>
        </w:r>
        <w:r w:rsidDel="006C154F">
          <w:rPr>
            <w:rFonts w:ascii="Georgia" w:eastAsia="Georgia" w:hAnsi="Georgia" w:cs="Georgia"/>
            <w:color w:val="FF0000"/>
            <w:spacing w:val="15"/>
            <w:sz w:val="19"/>
            <w:szCs w:val="19"/>
          </w:rPr>
          <w:delText xml:space="preserve"> </w:delText>
        </w:r>
        <w:r w:rsidDel="006C154F">
          <w:rPr>
            <w:rFonts w:ascii="Georgia" w:eastAsia="Georgia" w:hAnsi="Georgia" w:cs="Georgia"/>
            <w:color w:val="FF0000"/>
            <w:sz w:val="19"/>
            <w:szCs w:val="19"/>
          </w:rPr>
          <w:delText>(e.g.,</w:delText>
        </w:r>
        <w:r w:rsidDel="006C154F">
          <w:rPr>
            <w:rFonts w:ascii="Georgia" w:eastAsia="Georgia" w:hAnsi="Georgia" w:cs="Georgia"/>
            <w:color w:val="FF0000"/>
            <w:spacing w:val="10"/>
            <w:sz w:val="19"/>
            <w:szCs w:val="19"/>
          </w:rPr>
          <w:delText xml:space="preserve"> </w:delText>
        </w:r>
        <w:r w:rsidDel="006C154F">
          <w:rPr>
            <w:rFonts w:ascii="Georgia" w:eastAsia="Georgia" w:hAnsi="Georgia" w:cs="Georgia"/>
            <w:color w:val="FF0000"/>
            <w:sz w:val="19"/>
            <w:szCs w:val="19"/>
          </w:rPr>
          <w:delText>SLURM,</w:delText>
        </w:r>
        <w:r w:rsidDel="006C154F">
          <w:rPr>
            <w:rFonts w:ascii="Georgia" w:eastAsia="Georgia" w:hAnsi="Georgia" w:cs="Georgia"/>
            <w:color w:val="FF0000"/>
            <w:spacing w:val="16"/>
            <w:sz w:val="19"/>
            <w:szCs w:val="19"/>
          </w:rPr>
          <w:delText xml:space="preserve"> </w:delText>
        </w:r>
        <w:r w:rsidDel="006C154F">
          <w:rPr>
            <w:rFonts w:ascii="Georgia" w:eastAsia="Georgia" w:hAnsi="Georgia" w:cs="Georgia"/>
            <w:color w:val="FF0000"/>
            <w:sz w:val="19"/>
            <w:szCs w:val="19"/>
          </w:rPr>
          <w:delText>SGE,</w:delText>
        </w:r>
        <w:r w:rsidDel="006C154F">
          <w:rPr>
            <w:rFonts w:ascii="Georgia" w:eastAsia="Georgia" w:hAnsi="Georgia" w:cs="Georgia"/>
            <w:color w:val="FF0000"/>
            <w:spacing w:val="10"/>
            <w:sz w:val="19"/>
            <w:szCs w:val="19"/>
          </w:rPr>
          <w:delText xml:space="preserve"> </w:delText>
        </w:r>
        <w:r w:rsidDel="006C154F">
          <w:rPr>
            <w:rFonts w:ascii="Georgia" w:eastAsia="Georgia" w:hAnsi="Georgia" w:cs="Georgia"/>
            <w:color w:val="FF0000"/>
            <w:sz w:val="19"/>
            <w:szCs w:val="19"/>
          </w:rPr>
          <w:delText>and</w:delText>
        </w:r>
        <w:r w:rsidDel="006C154F">
          <w:rPr>
            <w:rFonts w:ascii="Georgia" w:eastAsia="Georgia" w:hAnsi="Georgia" w:cs="Georgia"/>
            <w:color w:val="FF0000"/>
            <w:spacing w:val="8"/>
            <w:sz w:val="19"/>
            <w:szCs w:val="19"/>
          </w:rPr>
          <w:delText xml:space="preserve"> </w:delText>
        </w:r>
        <w:r w:rsidDel="006C154F">
          <w:rPr>
            <w:rFonts w:ascii="Georgia" w:eastAsia="Georgia" w:hAnsi="Georgia" w:cs="Georgia"/>
            <w:color w:val="FF0000"/>
            <w:sz w:val="19"/>
            <w:szCs w:val="19"/>
          </w:rPr>
          <w:delText>PBS).</w:delText>
        </w:r>
        <w:r w:rsidDel="006C154F">
          <w:rPr>
            <w:rFonts w:ascii="Georgia" w:eastAsia="Georgia" w:hAnsi="Georgia" w:cs="Georgia"/>
            <w:color w:val="FF0000"/>
            <w:spacing w:val="11"/>
            <w:sz w:val="19"/>
            <w:szCs w:val="19"/>
          </w:rPr>
          <w:delText xml:space="preserve"> </w:delText>
        </w:r>
        <w:r w:rsidDel="006C154F">
          <w:rPr>
            <w:rFonts w:ascii="Georgia" w:eastAsia="Georgia" w:hAnsi="Georgia" w:cs="Georgia"/>
            <w:color w:val="FF0000"/>
            <w:sz w:val="19"/>
            <w:szCs w:val="19"/>
          </w:rPr>
          <w:delText>We</w:delText>
        </w:r>
        <w:r w:rsidDel="006C154F">
          <w:rPr>
            <w:rFonts w:ascii="Georgia" w:eastAsia="Georgia" w:hAnsi="Georgia" w:cs="Georgia"/>
            <w:color w:val="FF0000"/>
            <w:spacing w:val="8"/>
            <w:sz w:val="19"/>
            <w:szCs w:val="19"/>
          </w:rPr>
          <w:delText xml:space="preserve"> </w:delText>
        </w:r>
        <w:r w:rsidDel="006C154F">
          <w:rPr>
            <w:rFonts w:ascii="Georgia" w:eastAsia="Georgia" w:hAnsi="Georgia" w:cs="Georgia"/>
            <w:color w:val="FF0000"/>
            <w:sz w:val="19"/>
            <w:szCs w:val="19"/>
          </w:rPr>
          <w:delText>have</w:delText>
        </w:r>
        <w:r w:rsidDel="006C154F">
          <w:rPr>
            <w:rFonts w:ascii="Georgia" w:eastAsia="Georgia" w:hAnsi="Georgia" w:cs="Georgia"/>
            <w:color w:val="FF0000"/>
            <w:spacing w:val="10"/>
            <w:sz w:val="19"/>
            <w:szCs w:val="19"/>
          </w:rPr>
          <w:delText xml:space="preserve"> </w:delText>
        </w:r>
        <w:r w:rsidDel="006C154F">
          <w:rPr>
            <w:rFonts w:ascii="Georgia" w:eastAsia="Georgia" w:hAnsi="Georgia" w:cs="Georgia"/>
            <w:color w:val="FF0000"/>
            <w:sz w:val="19"/>
            <w:szCs w:val="19"/>
          </w:rPr>
          <w:delText>developed</w:delText>
        </w:r>
        <w:r w:rsidDel="006C154F">
          <w:rPr>
            <w:rFonts w:ascii="Georgia" w:eastAsia="Georgia" w:hAnsi="Georgia" w:cs="Georgia"/>
            <w:color w:val="FF0000"/>
            <w:spacing w:val="19"/>
            <w:sz w:val="19"/>
            <w:szCs w:val="19"/>
          </w:rPr>
          <w:delText xml:space="preserve"> </w:delText>
        </w:r>
        <w:r w:rsidDel="006C154F">
          <w:rPr>
            <w:rFonts w:ascii="Georgia" w:eastAsia="Georgia" w:hAnsi="Georgia" w:cs="Georgia"/>
            <w:color w:val="FF0000"/>
            <w:w w:val="102"/>
            <w:sz w:val="19"/>
            <w:szCs w:val="19"/>
          </w:rPr>
          <w:delText xml:space="preserve">similar </w:delText>
        </w:r>
        <w:r w:rsidDel="006C154F">
          <w:rPr>
            <w:rFonts w:ascii="Georgia" w:eastAsia="Georgia" w:hAnsi="Georgia" w:cs="Georgia"/>
            <w:color w:val="FF0000"/>
            <w:sz w:val="19"/>
            <w:szCs w:val="19"/>
          </w:rPr>
          <w:delText>scripts</w:delText>
        </w:r>
        <w:r w:rsidDel="006C154F">
          <w:rPr>
            <w:rFonts w:ascii="Georgia" w:eastAsia="Georgia" w:hAnsi="Georgia" w:cs="Georgia"/>
            <w:color w:val="FF0000"/>
            <w:spacing w:val="12"/>
            <w:sz w:val="19"/>
            <w:szCs w:val="19"/>
          </w:rPr>
          <w:delText xml:space="preserve"> </w:delText>
        </w:r>
        <w:r w:rsidDel="006C154F">
          <w:rPr>
            <w:rFonts w:ascii="Georgia" w:eastAsia="Georgia" w:hAnsi="Georgia" w:cs="Georgia"/>
            <w:color w:val="FF0000"/>
            <w:sz w:val="19"/>
            <w:szCs w:val="19"/>
          </w:rPr>
          <w:delText>targeting</w:delText>
        </w:r>
        <w:r w:rsidDel="006C154F">
          <w:rPr>
            <w:rFonts w:ascii="Georgia" w:eastAsia="Georgia" w:hAnsi="Georgia" w:cs="Georgia"/>
            <w:color w:val="FF0000"/>
            <w:spacing w:val="16"/>
            <w:sz w:val="19"/>
            <w:szCs w:val="19"/>
          </w:rPr>
          <w:delText xml:space="preserve"> </w:delText>
        </w:r>
        <w:r w:rsidDel="006C154F">
          <w:rPr>
            <w:rFonts w:ascii="Georgia" w:eastAsia="Georgia" w:hAnsi="Georgia" w:cs="Georgia"/>
            <w:color w:val="FF0000"/>
            <w:sz w:val="19"/>
            <w:szCs w:val="19"/>
          </w:rPr>
          <w:delText>lung</w:delText>
        </w:r>
        <w:r w:rsidDel="006C154F">
          <w:rPr>
            <w:rFonts w:ascii="Georgia" w:eastAsia="Georgia" w:hAnsi="Georgia" w:cs="Georgia"/>
            <w:color w:val="FF0000"/>
            <w:spacing w:val="8"/>
            <w:sz w:val="19"/>
            <w:szCs w:val="19"/>
          </w:rPr>
          <w:delText xml:space="preserve"> </w:delText>
        </w:r>
        <w:r w:rsidDel="006C154F">
          <w:rPr>
            <w:rFonts w:ascii="Georgia" w:eastAsia="Georgia" w:hAnsi="Georgia" w:cs="Georgia"/>
            <w:color w:val="FF0000"/>
            <w:sz w:val="19"/>
            <w:szCs w:val="19"/>
          </w:rPr>
          <w:delText>analyses</w:delText>
        </w:r>
        <w:r w:rsidDel="006C154F">
          <w:rPr>
            <w:rFonts w:ascii="Georgia" w:eastAsia="Georgia" w:hAnsi="Georgia" w:cs="Georgia"/>
            <w:color w:val="FF0000"/>
            <w:spacing w:val="15"/>
            <w:sz w:val="19"/>
            <w:szCs w:val="19"/>
          </w:rPr>
          <w:delText xml:space="preserve"> </w:delText>
        </w:r>
        <w:r w:rsidDel="006C154F">
          <w:rPr>
            <w:rFonts w:ascii="Georgia" w:eastAsia="Georgia" w:hAnsi="Georgia" w:cs="Georgia"/>
            <w:color w:val="FF0000"/>
            <w:sz w:val="19"/>
            <w:szCs w:val="19"/>
          </w:rPr>
          <w:delText>which</w:delText>
        </w:r>
        <w:r w:rsidDel="006C154F">
          <w:rPr>
            <w:rFonts w:ascii="Georgia" w:eastAsia="Georgia" w:hAnsi="Georgia" w:cs="Georgia"/>
            <w:color w:val="FF0000"/>
            <w:spacing w:val="11"/>
            <w:sz w:val="19"/>
            <w:szCs w:val="19"/>
          </w:rPr>
          <w:delText xml:space="preserve"> </w:delText>
        </w:r>
        <w:r w:rsidDel="006C154F">
          <w:rPr>
            <w:rFonts w:ascii="Georgia" w:eastAsia="Georgia" w:hAnsi="Georgia" w:cs="Georgia"/>
            <w:color w:val="FF0000"/>
            <w:sz w:val="19"/>
            <w:szCs w:val="19"/>
          </w:rPr>
          <w:delText>have</w:delText>
        </w:r>
        <w:r w:rsidDel="006C154F">
          <w:rPr>
            <w:rFonts w:ascii="Georgia" w:eastAsia="Georgia" w:hAnsi="Georgia" w:cs="Georgia"/>
            <w:color w:val="FF0000"/>
            <w:spacing w:val="9"/>
            <w:sz w:val="19"/>
            <w:szCs w:val="19"/>
          </w:rPr>
          <w:delText xml:space="preserve"> </w:delText>
        </w:r>
        <w:r w:rsidDel="006C154F">
          <w:rPr>
            <w:rFonts w:ascii="Georgia" w:eastAsia="Georgia" w:hAnsi="Georgia" w:cs="Georgia"/>
            <w:color w:val="FF0000"/>
            <w:sz w:val="19"/>
            <w:szCs w:val="19"/>
          </w:rPr>
          <w:delText>begun</w:delText>
        </w:r>
        <w:r w:rsidDel="006C154F">
          <w:rPr>
            <w:rFonts w:ascii="Georgia" w:eastAsia="Georgia" w:hAnsi="Georgia" w:cs="Georgia"/>
            <w:color w:val="FF0000"/>
            <w:spacing w:val="11"/>
            <w:sz w:val="19"/>
            <w:szCs w:val="19"/>
          </w:rPr>
          <w:delText xml:space="preserve"> </w:delText>
        </w:r>
        <w:r w:rsidDel="006C154F">
          <w:rPr>
            <w:rFonts w:ascii="Georgia" w:eastAsia="Georgia" w:hAnsi="Georgia" w:cs="Georgia"/>
            <w:color w:val="FF0000"/>
            <w:sz w:val="19"/>
            <w:szCs w:val="19"/>
          </w:rPr>
          <w:delText>to</w:delText>
        </w:r>
        <w:r w:rsidDel="006C154F">
          <w:rPr>
            <w:rFonts w:ascii="Georgia" w:eastAsia="Georgia" w:hAnsi="Georgia" w:cs="Georgia"/>
            <w:color w:val="FF0000"/>
            <w:spacing w:val="4"/>
            <w:sz w:val="19"/>
            <w:szCs w:val="19"/>
          </w:rPr>
          <w:delText xml:space="preserve"> </w:delText>
        </w:r>
        <w:r w:rsidDel="006C154F">
          <w:rPr>
            <w:rFonts w:ascii="Georgia" w:eastAsia="Georgia" w:hAnsi="Georgia" w:cs="Georgia"/>
            <w:color w:val="FF0000"/>
            <w:sz w:val="19"/>
            <w:szCs w:val="19"/>
          </w:rPr>
          <w:delText>find</w:delText>
        </w:r>
        <w:r w:rsidDel="006C154F">
          <w:rPr>
            <w:rFonts w:ascii="Georgia" w:eastAsia="Georgia" w:hAnsi="Georgia" w:cs="Georgia"/>
            <w:color w:val="FF0000"/>
            <w:spacing w:val="8"/>
            <w:sz w:val="19"/>
            <w:szCs w:val="19"/>
          </w:rPr>
          <w:delText xml:space="preserve"> </w:delText>
        </w:r>
        <w:r w:rsidDel="006C154F">
          <w:rPr>
            <w:rFonts w:ascii="Georgia" w:eastAsia="Georgia" w:hAnsi="Georgia" w:cs="Georgia"/>
            <w:color w:val="FF0000"/>
            <w:sz w:val="19"/>
            <w:szCs w:val="19"/>
          </w:rPr>
          <w:delText>widespread</w:delText>
        </w:r>
        <w:r w:rsidDel="006C154F">
          <w:rPr>
            <w:rFonts w:ascii="Georgia" w:eastAsia="Georgia" w:hAnsi="Georgia" w:cs="Georgia"/>
            <w:color w:val="FF0000"/>
            <w:spacing w:val="20"/>
            <w:sz w:val="19"/>
            <w:szCs w:val="19"/>
          </w:rPr>
          <w:delText xml:space="preserve"> </w:delText>
        </w:r>
        <w:r w:rsidDel="006C154F">
          <w:rPr>
            <w:rFonts w:ascii="Georgia" w:eastAsia="Georgia" w:hAnsi="Georgia" w:cs="Georgia"/>
            <w:color w:val="FF0000"/>
            <w:sz w:val="19"/>
            <w:szCs w:val="19"/>
          </w:rPr>
          <w:delText>use</w:delText>
        </w:r>
        <w:r w:rsidDel="006C154F">
          <w:rPr>
            <w:rFonts w:ascii="Georgia" w:eastAsia="Georgia" w:hAnsi="Georgia" w:cs="Georgia"/>
            <w:color w:val="FF0000"/>
            <w:spacing w:val="7"/>
            <w:sz w:val="19"/>
            <w:szCs w:val="19"/>
          </w:rPr>
          <w:delText xml:space="preserve"> </w:delText>
        </w:r>
        <w:r w:rsidDel="006C154F">
          <w:rPr>
            <w:rFonts w:ascii="Georgia" w:eastAsia="Georgia" w:hAnsi="Georgia" w:cs="Georgia"/>
            <w:color w:val="FF0000"/>
            <w:sz w:val="19"/>
            <w:szCs w:val="19"/>
          </w:rPr>
          <w:delText>by</w:delText>
        </w:r>
        <w:r w:rsidDel="006C154F">
          <w:rPr>
            <w:rFonts w:ascii="Georgia" w:eastAsia="Georgia" w:hAnsi="Georgia" w:cs="Georgia"/>
            <w:color w:val="FF0000"/>
            <w:spacing w:val="5"/>
            <w:sz w:val="19"/>
            <w:szCs w:val="19"/>
          </w:rPr>
          <w:delText xml:space="preserve"> </w:delText>
        </w:r>
        <w:r w:rsidDel="006C154F">
          <w:rPr>
            <w:rFonts w:ascii="Georgia" w:eastAsia="Georgia" w:hAnsi="Georgia" w:cs="Georgia"/>
            <w:color w:val="FF0000"/>
            <w:sz w:val="19"/>
            <w:szCs w:val="19"/>
          </w:rPr>
          <w:delText>lung</w:delText>
        </w:r>
        <w:r w:rsidDel="006C154F">
          <w:rPr>
            <w:rFonts w:ascii="Georgia" w:eastAsia="Georgia" w:hAnsi="Georgia" w:cs="Georgia"/>
            <w:color w:val="FF0000"/>
            <w:spacing w:val="8"/>
            <w:sz w:val="19"/>
            <w:szCs w:val="19"/>
          </w:rPr>
          <w:delText xml:space="preserve"> </w:delText>
        </w:r>
        <w:r w:rsidDel="006C154F">
          <w:rPr>
            <w:rFonts w:ascii="Georgia" w:eastAsia="Georgia" w:hAnsi="Georgia" w:cs="Georgia"/>
            <w:color w:val="FF0000"/>
            <w:sz w:val="19"/>
            <w:szCs w:val="19"/>
          </w:rPr>
          <w:delText>research</w:delText>
        </w:r>
        <w:r w:rsidDel="006C154F">
          <w:rPr>
            <w:rFonts w:ascii="Georgia" w:eastAsia="Georgia" w:hAnsi="Georgia" w:cs="Georgia"/>
            <w:color w:val="FF0000"/>
            <w:spacing w:val="15"/>
            <w:sz w:val="19"/>
            <w:szCs w:val="19"/>
          </w:rPr>
          <w:delText xml:space="preserve"> </w:delText>
        </w:r>
        <w:r w:rsidDel="006C154F">
          <w:rPr>
            <w:rFonts w:ascii="Georgia" w:eastAsia="Georgia" w:hAnsi="Georgia" w:cs="Georgia"/>
            <w:color w:val="FF0000"/>
            <w:w w:val="102"/>
            <w:sz w:val="19"/>
            <w:szCs w:val="19"/>
          </w:rPr>
          <w:delText>groups:</w:delText>
        </w:r>
      </w:del>
    </w:p>
    <w:p w14:paraId="6BF887DF" w14:textId="77777777" w:rsidR="00E61F9D" w:rsidRDefault="005C64D6">
      <w:pPr>
        <w:spacing w:before="59" w:after="0" w:line="240" w:lineRule="auto"/>
        <w:ind w:left="480" w:right="-20"/>
        <w:rPr>
          <w:rFonts w:ascii="Georgia" w:eastAsia="Georgia" w:hAnsi="Georgia" w:cs="Georgia"/>
          <w:sz w:val="19"/>
          <w:szCs w:val="19"/>
        </w:rPr>
      </w:pPr>
      <w:r>
        <w:rPr>
          <w:rFonts w:ascii="Georgia" w:eastAsia="Georgia" w:hAnsi="Georgia" w:cs="Georgia"/>
          <w:sz w:val="19"/>
          <w:szCs w:val="19"/>
        </w:rPr>
        <w:t xml:space="preserve">• </w:t>
      </w:r>
      <w:r>
        <w:rPr>
          <w:rFonts w:ascii="Georgia" w:eastAsia="Georgia" w:hAnsi="Georgia" w:cs="Georgia"/>
          <w:spacing w:val="19"/>
          <w:sz w:val="19"/>
          <w:szCs w:val="19"/>
        </w:rPr>
        <w:t xml:space="preserve"> </w:t>
      </w:r>
      <w:proofErr w:type="gramStart"/>
      <w:r>
        <w:rPr>
          <w:rFonts w:ascii="Georgia" w:eastAsia="Georgia" w:hAnsi="Georgia" w:cs="Georgia"/>
          <w:sz w:val="19"/>
          <w:szCs w:val="19"/>
        </w:rPr>
        <w:t>intra</w:t>
      </w:r>
      <w:proofErr w:type="gramEnd"/>
      <w:r>
        <w:rPr>
          <w:rFonts w:ascii="Georgia" w:eastAsia="Georgia" w:hAnsi="Georgia" w:cs="Georgia"/>
          <w:sz w:val="19"/>
          <w:szCs w:val="19"/>
        </w:rPr>
        <w:t>-modal</w:t>
      </w:r>
      <w:r>
        <w:rPr>
          <w:rFonts w:ascii="Georgia" w:eastAsia="Georgia" w:hAnsi="Georgia" w:cs="Georgia"/>
          <w:spacing w:val="21"/>
          <w:sz w:val="19"/>
          <w:szCs w:val="19"/>
        </w:rPr>
        <w:t xml:space="preserve"> </w:t>
      </w:r>
      <w:r>
        <w:rPr>
          <w:rFonts w:ascii="Georgia" w:eastAsia="Georgia" w:hAnsi="Georgia" w:cs="Georgia"/>
          <w:sz w:val="19"/>
          <w:szCs w:val="19"/>
        </w:rPr>
        <w:t>lung</w:t>
      </w:r>
      <w:r>
        <w:rPr>
          <w:rFonts w:ascii="Georgia" w:eastAsia="Georgia" w:hAnsi="Georgia" w:cs="Georgia"/>
          <w:spacing w:val="8"/>
          <w:sz w:val="19"/>
          <w:szCs w:val="19"/>
        </w:rPr>
        <w:t xml:space="preserve"> </w:t>
      </w:r>
      <w:r>
        <w:rPr>
          <w:rFonts w:ascii="Georgia" w:eastAsia="Georgia" w:hAnsi="Georgia" w:cs="Georgia"/>
          <w:sz w:val="19"/>
          <w:szCs w:val="19"/>
        </w:rPr>
        <w:t>registration</w:t>
      </w:r>
      <w:r>
        <w:rPr>
          <w:rFonts w:ascii="Georgia" w:eastAsia="Georgia" w:hAnsi="Georgia" w:cs="Georgia"/>
          <w:spacing w:val="21"/>
          <w:sz w:val="19"/>
          <w:szCs w:val="19"/>
        </w:rPr>
        <w:t xml:space="preserve"> </w:t>
      </w:r>
      <w:r>
        <w:rPr>
          <w:rFonts w:ascii="Georgia" w:eastAsia="Georgia" w:hAnsi="Georgia" w:cs="Georgia"/>
          <w:sz w:val="19"/>
          <w:szCs w:val="19"/>
        </w:rPr>
        <w:t>[12]</w:t>
      </w:r>
      <w:r>
        <w:rPr>
          <w:rFonts w:ascii="Georgia" w:eastAsia="Georgia" w:hAnsi="Georgia" w:cs="Georgia"/>
          <w:spacing w:val="8"/>
          <w:sz w:val="19"/>
          <w:szCs w:val="19"/>
        </w:rPr>
        <w:t xml:space="preserve"> </w:t>
      </w:r>
      <w:r>
        <w:rPr>
          <w:rFonts w:ascii="Georgia" w:eastAsia="Georgia" w:hAnsi="Georgia" w:cs="Georgia"/>
          <w:w w:val="102"/>
          <w:sz w:val="19"/>
          <w:szCs w:val="19"/>
        </w:rPr>
        <w:t>(</w:t>
      </w:r>
      <w:hyperlink r:id="rId8">
        <w:r>
          <w:rPr>
            <w:rFonts w:ascii="Georgia" w:eastAsia="Georgia" w:hAnsi="Georgia" w:cs="Georgia"/>
            <w:color w:val="0000FF"/>
            <w:w w:val="102"/>
            <w:sz w:val="19"/>
            <w:szCs w:val="19"/>
          </w:rPr>
          <w:t>https://github.com/ntustison/antsCtLungRegistrationExample</w:t>
        </w:r>
      </w:hyperlink>
      <w:r>
        <w:rPr>
          <w:rFonts w:ascii="Georgia" w:eastAsia="Georgia" w:hAnsi="Georgia" w:cs="Georgia"/>
          <w:color w:val="000000"/>
          <w:w w:val="102"/>
          <w:sz w:val="19"/>
          <w:szCs w:val="19"/>
        </w:rPr>
        <w:t>),</w:t>
      </w:r>
    </w:p>
    <w:p w14:paraId="38816428" w14:textId="77777777" w:rsidR="00E61F9D" w:rsidRDefault="005C64D6">
      <w:pPr>
        <w:spacing w:before="33" w:after="0" w:line="240" w:lineRule="auto"/>
        <w:ind w:left="480" w:right="-20"/>
        <w:rPr>
          <w:rFonts w:ascii="Georgia" w:eastAsia="Georgia" w:hAnsi="Georgia" w:cs="Georgia"/>
          <w:sz w:val="19"/>
          <w:szCs w:val="19"/>
        </w:rPr>
      </w:pPr>
      <w:r>
        <w:rPr>
          <w:rFonts w:ascii="Georgia" w:eastAsia="Georgia" w:hAnsi="Georgia" w:cs="Georgia"/>
          <w:sz w:val="19"/>
          <w:szCs w:val="19"/>
        </w:rPr>
        <w:t xml:space="preserve">• </w:t>
      </w:r>
      <w:r>
        <w:rPr>
          <w:rFonts w:ascii="Georgia" w:eastAsia="Georgia" w:hAnsi="Georgia" w:cs="Georgia"/>
          <w:spacing w:val="19"/>
          <w:sz w:val="19"/>
          <w:szCs w:val="19"/>
        </w:rPr>
        <w:t xml:space="preserve"> </w:t>
      </w:r>
      <w:proofErr w:type="gramStart"/>
      <w:r>
        <w:rPr>
          <w:rFonts w:ascii="Georgia" w:eastAsia="Georgia" w:hAnsi="Georgia" w:cs="Georgia"/>
          <w:sz w:val="19"/>
          <w:szCs w:val="19"/>
        </w:rPr>
        <w:t>inter</w:t>
      </w:r>
      <w:proofErr w:type="gramEnd"/>
      <w:r>
        <w:rPr>
          <w:rFonts w:ascii="Georgia" w:eastAsia="Georgia" w:hAnsi="Georgia" w:cs="Georgia"/>
          <w:sz w:val="19"/>
          <w:szCs w:val="19"/>
        </w:rPr>
        <w:t>-modal</w:t>
      </w:r>
      <w:r>
        <w:rPr>
          <w:rFonts w:ascii="Georgia" w:eastAsia="Georgia" w:hAnsi="Georgia" w:cs="Georgia"/>
          <w:spacing w:val="21"/>
          <w:sz w:val="19"/>
          <w:szCs w:val="19"/>
        </w:rPr>
        <w:t xml:space="preserve"> </w:t>
      </w:r>
      <w:r>
        <w:rPr>
          <w:rFonts w:ascii="Georgia" w:eastAsia="Georgia" w:hAnsi="Georgia" w:cs="Georgia"/>
          <w:sz w:val="19"/>
          <w:szCs w:val="19"/>
        </w:rPr>
        <w:t>lung</w:t>
      </w:r>
      <w:r>
        <w:rPr>
          <w:rFonts w:ascii="Georgia" w:eastAsia="Georgia" w:hAnsi="Georgia" w:cs="Georgia"/>
          <w:spacing w:val="8"/>
          <w:sz w:val="19"/>
          <w:szCs w:val="19"/>
        </w:rPr>
        <w:t xml:space="preserve"> </w:t>
      </w:r>
      <w:r>
        <w:rPr>
          <w:rFonts w:ascii="Georgia" w:eastAsia="Georgia" w:hAnsi="Georgia" w:cs="Georgia"/>
          <w:sz w:val="19"/>
          <w:szCs w:val="19"/>
        </w:rPr>
        <w:t>registration</w:t>
      </w:r>
      <w:r>
        <w:rPr>
          <w:rFonts w:ascii="Georgia" w:eastAsia="Georgia" w:hAnsi="Georgia" w:cs="Georgia"/>
          <w:spacing w:val="21"/>
          <w:sz w:val="19"/>
          <w:szCs w:val="19"/>
        </w:rPr>
        <w:t xml:space="preserve"> </w:t>
      </w:r>
      <w:r>
        <w:rPr>
          <w:rFonts w:ascii="Georgia" w:eastAsia="Georgia" w:hAnsi="Georgia" w:cs="Georgia"/>
          <w:sz w:val="19"/>
          <w:szCs w:val="19"/>
        </w:rPr>
        <w:t>[12]</w:t>
      </w:r>
      <w:r>
        <w:rPr>
          <w:rFonts w:ascii="Georgia" w:eastAsia="Georgia" w:hAnsi="Georgia" w:cs="Georgia"/>
          <w:spacing w:val="8"/>
          <w:sz w:val="19"/>
          <w:szCs w:val="19"/>
        </w:rPr>
        <w:t xml:space="preserve"> </w:t>
      </w:r>
      <w:r>
        <w:rPr>
          <w:rFonts w:ascii="Georgia" w:eastAsia="Georgia" w:hAnsi="Georgia" w:cs="Georgia"/>
          <w:w w:val="102"/>
          <w:sz w:val="19"/>
          <w:szCs w:val="19"/>
        </w:rPr>
        <w:t>(</w:t>
      </w:r>
      <w:hyperlink r:id="rId9">
        <w:r>
          <w:rPr>
            <w:rFonts w:ascii="Georgia" w:eastAsia="Georgia" w:hAnsi="Georgia" w:cs="Georgia"/>
            <w:color w:val="0000FF"/>
            <w:w w:val="102"/>
            <w:sz w:val="19"/>
            <w:szCs w:val="19"/>
          </w:rPr>
          <w:t>https://github.com/ntustison/ProtonCtLungMaskRegistration</w:t>
        </w:r>
      </w:hyperlink>
      <w:r>
        <w:rPr>
          <w:rFonts w:ascii="Georgia" w:eastAsia="Georgia" w:hAnsi="Georgia" w:cs="Georgia"/>
          <w:color w:val="000000"/>
          <w:w w:val="102"/>
          <w:sz w:val="19"/>
          <w:szCs w:val="19"/>
        </w:rPr>
        <w:t>),</w:t>
      </w:r>
    </w:p>
    <w:p w14:paraId="56EC2CF8" w14:textId="77777777" w:rsidR="00E61F9D" w:rsidRDefault="005C64D6">
      <w:pPr>
        <w:spacing w:before="33" w:after="0" w:line="240" w:lineRule="auto"/>
        <w:ind w:left="480" w:right="-20"/>
        <w:rPr>
          <w:rFonts w:ascii="Georgia" w:eastAsia="Georgia" w:hAnsi="Georgia" w:cs="Georgia"/>
          <w:sz w:val="19"/>
          <w:szCs w:val="19"/>
        </w:rPr>
      </w:pPr>
      <w:r>
        <w:rPr>
          <w:rFonts w:ascii="Georgia" w:eastAsia="Georgia" w:hAnsi="Georgia" w:cs="Georgia"/>
          <w:sz w:val="19"/>
          <w:szCs w:val="19"/>
        </w:rPr>
        <w:t xml:space="preserve">• </w:t>
      </w:r>
      <w:r>
        <w:rPr>
          <w:rFonts w:ascii="Georgia" w:eastAsia="Georgia" w:hAnsi="Georgia" w:cs="Georgia"/>
          <w:spacing w:val="19"/>
          <w:sz w:val="19"/>
          <w:szCs w:val="19"/>
        </w:rPr>
        <w:t xml:space="preserve"> </w:t>
      </w:r>
      <w:proofErr w:type="gramStart"/>
      <w:r>
        <w:rPr>
          <w:rFonts w:ascii="Georgia" w:eastAsia="Georgia" w:hAnsi="Georgia" w:cs="Georgia"/>
          <w:sz w:val="19"/>
          <w:szCs w:val="19"/>
        </w:rPr>
        <w:t>functional</w:t>
      </w:r>
      <w:proofErr w:type="gramEnd"/>
      <w:r>
        <w:rPr>
          <w:rFonts w:ascii="Georgia" w:eastAsia="Georgia" w:hAnsi="Georgia" w:cs="Georgia"/>
          <w:spacing w:val="18"/>
          <w:sz w:val="19"/>
          <w:szCs w:val="19"/>
        </w:rPr>
        <w:t xml:space="preserve"> </w:t>
      </w:r>
      <w:r>
        <w:rPr>
          <w:rFonts w:ascii="Georgia" w:eastAsia="Georgia" w:hAnsi="Georgia" w:cs="Georgia"/>
          <w:sz w:val="19"/>
          <w:szCs w:val="19"/>
        </w:rPr>
        <w:t>lung</w:t>
      </w:r>
      <w:r>
        <w:rPr>
          <w:rFonts w:ascii="Georgia" w:eastAsia="Georgia" w:hAnsi="Georgia" w:cs="Georgia"/>
          <w:spacing w:val="8"/>
          <w:sz w:val="19"/>
          <w:szCs w:val="19"/>
        </w:rPr>
        <w:t xml:space="preserve"> </w:t>
      </w:r>
      <w:proofErr w:type="spellStart"/>
      <w:r>
        <w:rPr>
          <w:rFonts w:ascii="Georgia" w:eastAsia="Georgia" w:hAnsi="Georgia" w:cs="Georgia"/>
          <w:sz w:val="19"/>
          <w:szCs w:val="19"/>
        </w:rPr>
        <w:t>segmentaiton</w:t>
      </w:r>
      <w:proofErr w:type="spellEnd"/>
      <w:r>
        <w:rPr>
          <w:rFonts w:ascii="Georgia" w:eastAsia="Georgia" w:hAnsi="Georgia" w:cs="Georgia"/>
          <w:spacing w:val="24"/>
          <w:sz w:val="19"/>
          <w:szCs w:val="19"/>
        </w:rPr>
        <w:t xml:space="preserve"> </w:t>
      </w:r>
      <w:r>
        <w:rPr>
          <w:rFonts w:ascii="Georgia" w:eastAsia="Georgia" w:hAnsi="Georgia" w:cs="Georgia"/>
          <w:sz w:val="19"/>
          <w:szCs w:val="19"/>
        </w:rPr>
        <w:t>[38]</w:t>
      </w:r>
      <w:r>
        <w:rPr>
          <w:rFonts w:ascii="Georgia" w:eastAsia="Georgia" w:hAnsi="Georgia" w:cs="Georgia"/>
          <w:spacing w:val="8"/>
          <w:sz w:val="19"/>
          <w:szCs w:val="19"/>
        </w:rPr>
        <w:t xml:space="preserve"> </w:t>
      </w:r>
      <w:r>
        <w:rPr>
          <w:rFonts w:ascii="Georgia" w:eastAsia="Georgia" w:hAnsi="Georgia" w:cs="Georgia"/>
          <w:w w:val="102"/>
          <w:sz w:val="19"/>
          <w:szCs w:val="19"/>
        </w:rPr>
        <w:t>(</w:t>
      </w:r>
      <w:hyperlink r:id="rId10">
        <w:r>
          <w:rPr>
            <w:rFonts w:ascii="Georgia" w:eastAsia="Georgia" w:hAnsi="Georgia" w:cs="Georgia"/>
            <w:color w:val="0000FF"/>
            <w:w w:val="102"/>
            <w:sz w:val="19"/>
            <w:szCs w:val="19"/>
          </w:rPr>
          <w:t>https://github.com/ntustison/He3LongitudinalAnalysis</w:t>
        </w:r>
      </w:hyperlink>
      <w:r>
        <w:rPr>
          <w:rFonts w:ascii="Georgia" w:eastAsia="Georgia" w:hAnsi="Georgia" w:cs="Georgia"/>
          <w:color w:val="000000"/>
          <w:w w:val="102"/>
          <w:sz w:val="19"/>
          <w:szCs w:val="19"/>
        </w:rPr>
        <w:t>), and</w:t>
      </w:r>
    </w:p>
    <w:p w14:paraId="3D860926" w14:textId="77777777" w:rsidR="00E61F9D" w:rsidRDefault="005C64D6">
      <w:pPr>
        <w:spacing w:before="33" w:after="0" w:line="240" w:lineRule="auto"/>
        <w:ind w:left="480" w:right="-20"/>
        <w:rPr>
          <w:rFonts w:ascii="Georgia" w:eastAsia="Georgia" w:hAnsi="Georgia" w:cs="Georgia"/>
          <w:sz w:val="19"/>
          <w:szCs w:val="19"/>
        </w:rPr>
      </w:pPr>
      <w:r>
        <w:rPr>
          <w:rFonts w:ascii="Georgia" w:eastAsia="Georgia" w:hAnsi="Georgia" w:cs="Georgia"/>
          <w:sz w:val="19"/>
          <w:szCs w:val="19"/>
        </w:rPr>
        <w:t xml:space="preserve">• </w:t>
      </w:r>
      <w:r>
        <w:rPr>
          <w:rFonts w:ascii="Georgia" w:eastAsia="Georgia" w:hAnsi="Georgia" w:cs="Georgia"/>
          <w:spacing w:val="19"/>
          <w:sz w:val="19"/>
          <w:szCs w:val="19"/>
        </w:rPr>
        <w:t xml:space="preserve"> </w:t>
      </w:r>
      <w:proofErr w:type="gramStart"/>
      <w:r>
        <w:rPr>
          <w:rFonts w:ascii="Georgia" w:eastAsia="Georgia" w:hAnsi="Georgia" w:cs="Georgia"/>
          <w:sz w:val="19"/>
          <w:szCs w:val="19"/>
        </w:rPr>
        <w:t>lung</w:t>
      </w:r>
      <w:proofErr w:type="gramEnd"/>
      <w:r>
        <w:rPr>
          <w:rFonts w:ascii="Georgia" w:eastAsia="Georgia" w:hAnsi="Georgia" w:cs="Georgia"/>
          <w:spacing w:val="8"/>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sz w:val="19"/>
          <w:szCs w:val="19"/>
        </w:rPr>
        <w:t>lobe</w:t>
      </w:r>
      <w:r>
        <w:rPr>
          <w:rFonts w:ascii="Georgia" w:eastAsia="Georgia" w:hAnsi="Georgia" w:cs="Georgia"/>
          <w:spacing w:val="8"/>
          <w:sz w:val="19"/>
          <w:szCs w:val="19"/>
        </w:rPr>
        <w:t xml:space="preserve"> </w:t>
      </w:r>
      <w:r>
        <w:rPr>
          <w:rFonts w:ascii="Georgia" w:eastAsia="Georgia" w:hAnsi="Georgia" w:cs="Georgia"/>
          <w:sz w:val="19"/>
          <w:szCs w:val="19"/>
        </w:rPr>
        <w:t>segmentation</w:t>
      </w:r>
      <w:r>
        <w:rPr>
          <w:rFonts w:ascii="Georgia" w:eastAsia="Georgia" w:hAnsi="Georgia" w:cs="Georgia"/>
          <w:spacing w:val="24"/>
          <w:sz w:val="19"/>
          <w:szCs w:val="19"/>
        </w:rPr>
        <w:t xml:space="preserve"> </w:t>
      </w:r>
      <w:r>
        <w:rPr>
          <w:rFonts w:ascii="Georgia" w:eastAsia="Georgia" w:hAnsi="Georgia" w:cs="Georgia"/>
          <w:sz w:val="19"/>
          <w:szCs w:val="19"/>
        </w:rPr>
        <w:t>[50]</w:t>
      </w:r>
      <w:r>
        <w:rPr>
          <w:rFonts w:ascii="Georgia" w:eastAsia="Georgia" w:hAnsi="Georgia" w:cs="Georgia"/>
          <w:spacing w:val="8"/>
          <w:sz w:val="19"/>
          <w:szCs w:val="19"/>
        </w:rPr>
        <w:t xml:space="preserve"> </w:t>
      </w:r>
      <w:r>
        <w:rPr>
          <w:rFonts w:ascii="Georgia" w:eastAsia="Georgia" w:hAnsi="Georgia" w:cs="Georgia"/>
          <w:w w:val="102"/>
          <w:sz w:val="19"/>
          <w:szCs w:val="19"/>
        </w:rPr>
        <w:t>(</w:t>
      </w:r>
      <w:hyperlink r:id="rId11">
        <w:r>
          <w:rPr>
            <w:rFonts w:ascii="Georgia" w:eastAsia="Georgia" w:hAnsi="Georgia" w:cs="Georgia"/>
            <w:color w:val="0000FF"/>
            <w:w w:val="102"/>
            <w:sz w:val="19"/>
            <w:szCs w:val="19"/>
          </w:rPr>
          <w:t>https://github.com/ntustison/LungAndLobeEstimationExample</w:t>
        </w:r>
      </w:hyperlink>
      <w:r>
        <w:rPr>
          <w:rFonts w:ascii="Georgia" w:eastAsia="Georgia" w:hAnsi="Georgia" w:cs="Georgia"/>
          <w:color w:val="000000"/>
          <w:w w:val="102"/>
          <w:sz w:val="19"/>
          <w:szCs w:val="19"/>
        </w:rPr>
        <w:t>).</w:t>
      </w:r>
    </w:p>
    <w:p w14:paraId="5A19D596" w14:textId="77777777" w:rsidR="00E61F9D" w:rsidRDefault="005C64D6">
      <w:pPr>
        <w:spacing w:before="93" w:after="0" w:line="277" w:lineRule="auto"/>
        <w:ind w:left="160" w:right="86"/>
        <w:jc w:val="both"/>
        <w:rPr>
          <w:rFonts w:ascii="Georgia" w:eastAsia="Georgia" w:hAnsi="Georgia" w:cs="Georgia"/>
          <w:sz w:val="19"/>
          <w:szCs w:val="19"/>
        </w:rPr>
      </w:pPr>
      <w:r>
        <w:rPr>
          <w:rFonts w:ascii="Georgia" w:eastAsia="Georgia" w:hAnsi="Georgia" w:cs="Georgia"/>
          <w:b/>
          <w:bCs/>
          <w:sz w:val="19"/>
          <w:szCs w:val="19"/>
        </w:rPr>
        <w:t>3(c.2)</w:t>
      </w:r>
      <w:r>
        <w:rPr>
          <w:rFonts w:ascii="Georgia" w:eastAsia="Georgia" w:hAnsi="Georgia" w:cs="Georgia"/>
          <w:b/>
          <w:bCs/>
          <w:spacing w:val="9"/>
          <w:sz w:val="19"/>
          <w:szCs w:val="19"/>
        </w:rPr>
        <w:t xml:space="preserve"> </w:t>
      </w:r>
      <w:r>
        <w:rPr>
          <w:rFonts w:ascii="Georgia" w:eastAsia="Georgia" w:hAnsi="Georgia" w:cs="Georgia"/>
          <w:b/>
          <w:bCs/>
          <w:sz w:val="19"/>
          <w:szCs w:val="19"/>
        </w:rPr>
        <w:t>Specific</w:t>
      </w:r>
      <w:r>
        <w:rPr>
          <w:rFonts w:ascii="Georgia" w:eastAsia="Georgia" w:hAnsi="Georgia" w:cs="Georgia"/>
          <w:b/>
          <w:bCs/>
          <w:spacing w:val="13"/>
          <w:sz w:val="19"/>
          <w:szCs w:val="19"/>
        </w:rPr>
        <w:t xml:space="preserve"> </w:t>
      </w:r>
      <w:r>
        <w:rPr>
          <w:rFonts w:ascii="Georgia" w:eastAsia="Georgia" w:hAnsi="Georgia" w:cs="Georgia"/>
          <w:b/>
          <w:bCs/>
          <w:sz w:val="19"/>
          <w:szCs w:val="19"/>
        </w:rPr>
        <w:t>Aim</w:t>
      </w:r>
      <w:r>
        <w:rPr>
          <w:rFonts w:ascii="Georgia" w:eastAsia="Georgia" w:hAnsi="Georgia" w:cs="Georgia"/>
          <w:b/>
          <w:bCs/>
          <w:spacing w:val="6"/>
          <w:sz w:val="19"/>
          <w:szCs w:val="19"/>
        </w:rPr>
        <w:t xml:space="preserve"> </w:t>
      </w:r>
      <w:r>
        <w:rPr>
          <w:rFonts w:ascii="Georgia" w:eastAsia="Georgia" w:hAnsi="Georgia" w:cs="Georgia"/>
          <w:b/>
          <w:bCs/>
          <w:sz w:val="19"/>
          <w:szCs w:val="19"/>
        </w:rPr>
        <w:t>1:</w:t>
      </w:r>
      <w:r>
        <w:rPr>
          <w:rFonts w:ascii="Georgia" w:eastAsia="Georgia" w:hAnsi="Georgia" w:cs="Georgia"/>
          <w:b/>
          <w:bCs/>
          <w:spacing w:val="38"/>
          <w:sz w:val="19"/>
          <w:szCs w:val="19"/>
        </w:rPr>
        <w:t xml:space="preserve"> </w:t>
      </w:r>
      <w:r>
        <w:rPr>
          <w:rFonts w:ascii="Georgia" w:eastAsia="Georgia" w:hAnsi="Georgia" w:cs="Georgia"/>
          <w:b/>
          <w:bCs/>
          <w:sz w:val="19"/>
          <w:szCs w:val="19"/>
        </w:rPr>
        <w:t>To</w:t>
      </w:r>
      <w:r>
        <w:rPr>
          <w:rFonts w:ascii="Georgia" w:eastAsia="Georgia" w:hAnsi="Georgia" w:cs="Georgia"/>
          <w:b/>
          <w:bCs/>
          <w:spacing w:val="3"/>
          <w:sz w:val="19"/>
          <w:szCs w:val="19"/>
        </w:rPr>
        <w:t xml:space="preserve"> </w:t>
      </w:r>
      <w:r>
        <w:rPr>
          <w:rFonts w:ascii="Georgia" w:eastAsia="Georgia" w:hAnsi="Georgia" w:cs="Georgia"/>
          <w:b/>
          <w:bCs/>
          <w:sz w:val="19"/>
          <w:szCs w:val="19"/>
        </w:rPr>
        <w:t>develop</w:t>
      </w:r>
      <w:r>
        <w:rPr>
          <w:rFonts w:ascii="Georgia" w:eastAsia="Georgia" w:hAnsi="Georgia" w:cs="Georgia"/>
          <w:b/>
          <w:bCs/>
          <w:spacing w:val="13"/>
          <w:sz w:val="19"/>
          <w:szCs w:val="19"/>
        </w:rPr>
        <w:t xml:space="preserve"> </w:t>
      </w:r>
      <w:r>
        <w:rPr>
          <w:rFonts w:ascii="Georgia" w:eastAsia="Georgia" w:hAnsi="Georgia" w:cs="Georgia"/>
          <w:b/>
          <w:bCs/>
          <w:sz w:val="19"/>
          <w:szCs w:val="19"/>
        </w:rPr>
        <w:t>ITK-Lung,</w:t>
      </w:r>
      <w:r>
        <w:rPr>
          <w:rFonts w:ascii="Georgia" w:eastAsia="Georgia" w:hAnsi="Georgia" w:cs="Georgia"/>
          <w:b/>
          <w:bCs/>
          <w:spacing w:val="23"/>
          <w:sz w:val="19"/>
          <w:szCs w:val="19"/>
        </w:rPr>
        <w:t xml:space="preserve"> </w:t>
      </w:r>
      <w:r>
        <w:rPr>
          <w:rFonts w:ascii="Georgia" w:eastAsia="Georgia" w:hAnsi="Georgia" w:cs="Georgia"/>
          <w:b/>
          <w:bCs/>
          <w:sz w:val="19"/>
          <w:szCs w:val="19"/>
        </w:rPr>
        <w:t>a set</w:t>
      </w:r>
      <w:r>
        <w:rPr>
          <w:rFonts w:ascii="Georgia" w:eastAsia="Georgia" w:hAnsi="Georgia" w:cs="Georgia"/>
          <w:b/>
          <w:bCs/>
          <w:spacing w:val="3"/>
          <w:sz w:val="19"/>
          <w:szCs w:val="19"/>
        </w:rPr>
        <w:t xml:space="preserve"> </w:t>
      </w:r>
      <w:r>
        <w:rPr>
          <w:rFonts w:ascii="Georgia" w:eastAsia="Georgia" w:hAnsi="Georgia" w:cs="Georgia"/>
          <w:b/>
          <w:bCs/>
          <w:sz w:val="19"/>
          <w:szCs w:val="19"/>
        </w:rPr>
        <w:t>of</w:t>
      </w:r>
      <w:r>
        <w:rPr>
          <w:rFonts w:ascii="Georgia" w:eastAsia="Georgia" w:hAnsi="Georgia" w:cs="Georgia"/>
          <w:b/>
          <w:bCs/>
          <w:spacing w:val="2"/>
          <w:sz w:val="19"/>
          <w:szCs w:val="19"/>
        </w:rPr>
        <w:t xml:space="preserve"> </w:t>
      </w:r>
      <w:r>
        <w:rPr>
          <w:rFonts w:ascii="Georgia" w:eastAsia="Georgia" w:hAnsi="Georgia" w:cs="Georgia"/>
          <w:b/>
          <w:bCs/>
          <w:sz w:val="19"/>
          <w:szCs w:val="19"/>
        </w:rPr>
        <w:t>open-source</w:t>
      </w:r>
      <w:r>
        <w:rPr>
          <w:rFonts w:ascii="Georgia" w:eastAsia="Georgia" w:hAnsi="Georgia" w:cs="Georgia"/>
          <w:b/>
          <w:bCs/>
          <w:spacing w:val="22"/>
          <w:sz w:val="19"/>
          <w:szCs w:val="19"/>
        </w:rPr>
        <w:t xml:space="preserve"> </w:t>
      </w:r>
      <w:r>
        <w:rPr>
          <w:rFonts w:ascii="Georgia" w:eastAsia="Georgia" w:hAnsi="Georgia" w:cs="Georgia"/>
          <w:b/>
          <w:bCs/>
          <w:sz w:val="19"/>
          <w:szCs w:val="19"/>
        </w:rPr>
        <w:t>software</w:t>
      </w:r>
      <w:r>
        <w:rPr>
          <w:rFonts w:ascii="Georgia" w:eastAsia="Georgia" w:hAnsi="Georgia" w:cs="Georgia"/>
          <w:b/>
          <w:bCs/>
          <w:spacing w:val="15"/>
          <w:sz w:val="19"/>
          <w:szCs w:val="19"/>
        </w:rPr>
        <w:t xml:space="preserve"> </w:t>
      </w:r>
      <w:r>
        <w:rPr>
          <w:rFonts w:ascii="Georgia" w:eastAsia="Georgia" w:hAnsi="Georgia" w:cs="Georgia"/>
          <w:b/>
          <w:bCs/>
          <w:sz w:val="19"/>
          <w:szCs w:val="19"/>
        </w:rPr>
        <w:t>tools</w:t>
      </w:r>
      <w:r>
        <w:rPr>
          <w:rFonts w:ascii="Georgia" w:eastAsia="Georgia" w:hAnsi="Georgia" w:cs="Georgia"/>
          <w:b/>
          <w:bCs/>
          <w:spacing w:val="7"/>
          <w:sz w:val="19"/>
          <w:szCs w:val="19"/>
        </w:rPr>
        <w:t xml:space="preserve"> </w:t>
      </w:r>
      <w:r>
        <w:rPr>
          <w:rFonts w:ascii="Georgia" w:eastAsia="Georgia" w:hAnsi="Georgia" w:cs="Georgia"/>
          <w:b/>
          <w:bCs/>
          <w:sz w:val="19"/>
          <w:szCs w:val="19"/>
        </w:rPr>
        <w:t>for</w:t>
      </w:r>
      <w:r>
        <w:rPr>
          <w:rFonts w:ascii="Georgia" w:eastAsia="Georgia" w:hAnsi="Georgia" w:cs="Georgia"/>
          <w:b/>
          <w:bCs/>
          <w:spacing w:val="4"/>
          <w:sz w:val="19"/>
          <w:szCs w:val="19"/>
        </w:rPr>
        <w:t xml:space="preserve"> </w:t>
      </w:r>
      <w:r>
        <w:rPr>
          <w:rFonts w:ascii="Georgia" w:eastAsia="Georgia" w:hAnsi="Georgia" w:cs="Georgia"/>
          <w:b/>
          <w:bCs/>
          <w:sz w:val="19"/>
          <w:szCs w:val="19"/>
        </w:rPr>
        <w:t>CT,</w:t>
      </w:r>
      <w:r>
        <w:rPr>
          <w:rFonts w:ascii="Georgia" w:eastAsia="Georgia" w:hAnsi="Georgia" w:cs="Georgia"/>
          <w:b/>
          <w:bCs/>
          <w:spacing w:val="4"/>
          <w:sz w:val="19"/>
          <w:szCs w:val="19"/>
        </w:rPr>
        <w:t xml:space="preserve"> </w:t>
      </w:r>
      <w:r>
        <w:rPr>
          <w:rFonts w:ascii="Georgia" w:eastAsia="Georgia" w:hAnsi="Georgia" w:cs="Georgia"/>
          <w:b/>
          <w:bCs/>
          <w:sz w:val="19"/>
          <w:szCs w:val="19"/>
        </w:rPr>
        <w:t>PET,</w:t>
      </w:r>
      <w:r>
        <w:rPr>
          <w:rFonts w:ascii="Georgia" w:eastAsia="Georgia" w:hAnsi="Georgia" w:cs="Georgia"/>
          <w:b/>
          <w:bCs/>
          <w:spacing w:val="7"/>
          <w:sz w:val="19"/>
          <w:szCs w:val="19"/>
        </w:rPr>
        <w:t xml:space="preserve"> </w:t>
      </w:r>
      <w:r>
        <w:rPr>
          <w:rFonts w:ascii="Georgia" w:eastAsia="Georgia" w:hAnsi="Georgia" w:cs="Georgia"/>
          <w:b/>
          <w:bCs/>
          <w:sz w:val="19"/>
          <w:szCs w:val="19"/>
        </w:rPr>
        <w:t>1H,</w:t>
      </w:r>
      <w:r>
        <w:rPr>
          <w:rFonts w:ascii="Georgia" w:eastAsia="Georgia" w:hAnsi="Georgia" w:cs="Georgia"/>
          <w:b/>
          <w:bCs/>
          <w:spacing w:val="4"/>
          <w:sz w:val="19"/>
          <w:szCs w:val="19"/>
        </w:rPr>
        <w:t xml:space="preserve"> </w:t>
      </w:r>
      <w:r>
        <w:rPr>
          <w:rFonts w:ascii="Georgia" w:eastAsia="Georgia" w:hAnsi="Georgia" w:cs="Georgia"/>
          <w:b/>
          <w:bCs/>
          <w:sz w:val="19"/>
          <w:szCs w:val="19"/>
        </w:rPr>
        <w:t>and</w:t>
      </w:r>
      <w:r>
        <w:rPr>
          <w:rFonts w:ascii="Georgia" w:eastAsia="Georgia" w:hAnsi="Georgia" w:cs="Georgia"/>
          <w:b/>
          <w:bCs/>
          <w:spacing w:val="5"/>
          <w:sz w:val="19"/>
          <w:szCs w:val="19"/>
        </w:rPr>
        <w:t xml:space="preserve"> </w:t>
      </w:r>
      <w:r>
        <w:rPr>
          <w:rFonts w:ascii="Georgia" w:eastAsia="Georgia" w:hAnsi="Georgia" w:cs="Georgia"/>
          <w:b/>
          <w:bCs/>
          <w:w w:val="102"/>
          <w:sz w:val="19"/>
          <w:szCs w:val="19"/>
        </w:rPr>
        <w:t xml:space="preserve">3He </w:t>
      </w:r>
      <w:r>
        <w:rPr>
          <w:rFonts w:ascii="Georgia" w:eastAsia="Georgia" w:hAnsi="Georgia" w:cs="Georgia"/>
          <w:b/>
          <w:bCs/>
          <w:sz w:val="19"/>
          <w:szCs w:val="19"/>
        </w:rPr>
        <w:t>pulmonary</w:t>
      </w:r>
      <w:r>
        <w:rPr>
          <w:rFonts w:ascii="Georgia" w:eastAsia="Georgia" w:hAnsi="Georgia" w:cs="Georgia"/>
          <w:b/>
          <w:bCs/>
          <w:spacing w:val="23"/>
          <w:sz w:val="19"/>
          <w:szCs w:val="19"/>
        </w:rPr>
        <w:t xml:space="preserve"> </w:t>
      </w:r>
      <w:r>
        <w:rPr>
          <w:rFonts w:ascii="Georgia" w:eastAsia="Georgia" w:hAnsi="Georgia" w:cs="Georgia"/>
          <w:b/>
          <w:bCs/>
          <w:sz w:val="19"/>
          <w:szCs w:val="19"/>
        </w:rPr>
        <w:t>computational</w:t>
      </w:r>
      <w:r>
        <w:rPr>
          <w:rFonts w:ascii="Georgia" w:eastAsia="Georgia" w:hAnsi="Georgia" w:cs="Georgia"/>
          <w:b/>
          <w:bCs/>
          <w:spacing w:val="30"/>
          <w:sz w:val="19"/>
          <w:szCs w:val="19"/>
        </w:rPr>
        <w:t xml:space="preserve"> </w:t>
      </w:r>
      <w:r>
        <w:rPr>
          <w:rFonts w:ascii="Georgia" w:eastAsia="Georgia" w:hAnsi="Georgia" w:cs="Georgia"/>
          <w:b/>
          <w:bCs/>
          <w:w w:val="102"/>
          <w:sz w:val="19"/>
          <w:szCs w:val="19"/>
        </w:rPr>
        <w:t>analysis</w:t>
      </w:r>
    </w:p>
    <w:p w14:paraId="2C23D314" w14:textId="0DD37AD7" w:rsidR="00E61F9D" w:rsidRDefault="005C64D6">
      <w:pPr>
        <w:spacing w:before="59" w:after="0" w:line="277" w:lineRule="auto"/>
        <w:ind w:left="120" w:right="62" w:hanging="6"/>
        <w:jc w:val="both"/>
        <w:rPr>
          <w:rFonts w:ascii="Georgia" w:eastAsia="Georgia" w:hAnsi="Georgia" w:cs="Georgia"/>
          <w:sz w:val="19"/>
          <w:szCs w:val="19"/>
        </w:rPr>
      </w:pPr>
      <w:r>
        <w:rPr>
          <w:rFonts w:ascii="Georgia" w:eastAsia="Georgia" w:hAnsi="Georgia" w:cs="Georgia"/>
          <w:sz w:val="19"/>
          <w:szCs w:val="19"/>
        </w:rPr>
        <w:t>The</w:t>
      </w:r>
      <w:r>
        <w:rPr>
          <w:rFonts w:ascii="Georgia" w:eastAsia="Georgia" w:hAnsi="Georgia" w:cs="Georgia"/>
          <w:spacing w:val="21"/>
          <w:sz w:val="19"/>
          <w:szCs w:val="19"/>
        </w:rPr>
        <w:t xml:space="preserve"> </w:t>
      </w:r>
      <w:r>
        <w:rPr>
          <w:rFonts w:ascii="Georgia" w:eastAsia="Georgia" w:hAnsi="Georgia" w:cs="Georgia"/>
          <w:sz w:val="19"/>
          <w:szCs w:val="19"/>
        </w:rPr>
        <w:t>envisioned</w:t>
      </w:r>
      <w:r>
        <w:rPr>
          <w:rFonts w:ascii="Georgia" w:eastAsia="Georgia" w:hAnsi="Georgia" w:cs="Georgia"/>
          <w:spacing w:val="33"/>
          <w:sz w:val="19"/>
          <w:szCs w:val="19"/>
        </w:rPr>
        <w:t xml:space="preserve"> </w:t>
      </w:r>
      <w:r>
        <w:rPr>
          <w:rFonts w:ascii="Georgia" w:eastAsia="Georgia" w:hAnsi="Georgia" w:cs="Georgia"/>
          <w:sz w:val="19"/>
          <w:szCs w:val="19"/>
        </w:rPr>
        <w:t>open-science</w:t>
      </w:r>
      <w:r>
        <w:rPr>
          <w:rFonts w:ascii="Georgia" w:eastAsia="Georgia" w:hAnsi="Georgia" w:cs="Georgia"/>
          <w:spacing w:val="37"/>
          <w:sz w:val="19"/>
          <w:szCs w:val="19"/>
        </w:rPr>
        <w:t xml:space="preserve"> </w:t>
      </w:r>
      <w:r>
        <w:rPr>
          <w:rFonts w:ascii="Georgia" w:eastAsia="Georgia" w:hAnsi="Georgia" w:cs="Georgia"/>
          <w:sz w:val="19"/>
          <w:szCs w:val="19"/>
        </w:rPr>
        <w:t>tool</w:t>
      </w:r>
      <w:r>
        <w:rPr>
          <w:rFonts w:ascii="Georgia" w:eastAsia="Georgia" w:hAnsi="Georgia" w:cs="Georgia"/>
          <w:spacing w:val="21"/>
          <w:sz w:val="19"/>
          <w:szCs w:val="19"/>
        </w:rPr>
        <w:t xml:space="preserve"> </w:t>
      </w:r>
      <w:r>
        <w:rPr>
          <w:rFonts w:ascii="Georgia" w:eastAsia="Georgia" w:hAnsi="Georgia" w:cs="Georgia"/>
          <w:sz w:val="19"/>
          <w:szCs w:val="19"/>
        </w:rPr>
        <w:t>set</w:t>
      </w:r>
      <w:r>
        <w:rPr>
          <w:rFonts w:ascii="Georgia" w:eastAsia="Georgia" w:hAnsi="Georgia" w:cs="Georgia"/>
          <w:spacing w:val="20"/>
          <w:sz w:val="19"/>
          <w:szCs w:val="19"/>
        </w:rPr>
        <w:t xml:space="preserve"> </w:t>
      </w:r>
      <w:r>
        <w:rPr>
          <w:rFonts w:ascii="Georgia" w:eastAsia="Georgia" w:hAnsi="Georgia" w:cs="Georgia"/>
          <w:sz w:val="19"/>
          <w:szCs w:val="19"/>
        </w:rPr>
        <w:t>for</w:t>
      </w:r>
      <w:r>
        <w:rPr>
          <w:rFonts w:ascii="Georgia" w:eastAsia="Georgia" w:hAnsi="Georgia" w:cs="Georgia"/>
          <w:spacing w:val="20"/>
          <w:sz w:val="19"/>
          <w:szCs w:val="19"/>
        </w:rPr>
        <w:t xml:space="preserve"> </w:t>
      </w:r>
      <w:r>
        <w:rPr>
          <w:rFonts w:ascii="Georgia" w:eastAsia="Georgia" w:hAnsi="Georgia" w:cs="Georgia"/>
          <w:sz w:val="19"/>
          <w:szCs w:val="19"/>
        </w:rPr>
        <w:t>pulmonary</w:t>
      </w:r>
      <w:r>
        <w:rPr>
          <w:rFonts w:ascii="Georgia" w:eastAsia="Georgia" w:hAnsi="Georgia" w:cs="Georgia"/>
          <w:spacing w:val="33"/>
          <w:sz w:val="19"/>
          <w:szCs w:val="19"/>
        </w:rPr>
        <w:t xml:space="preserve"> </w:t>
      </w:r>
      <w:r>
        <w:rPr>
          <w:rFonts w:ascii="Georgia" w:eastAsia="Georgia" w:hAnsi="Georgia" w:cs="Georgia"/>
          <w:sz w:val="19"/>
          <w:szCs w:val="19"/>
        </w:rPr>
        <w:t>image</w:t>
      </w:r>
      <w:r>
        <w:rPr>
          <w:rFonts w:ascii="Georgia" w:eastAsia="Georgia" w:hAnsi="Georgia" w:cs="Georgia"/>
          <w:spacing w:val="25"/>
          <w:sz w:val="19"/>
          <w:szCs w:val="19"/>
        </w:rPr>
        <w:t xml:space="preserve"> </w:t>
      </w:r>
      <w:r>
        <w:rPr>
          <w:rFonts w:ascii="Georgia" w:eastAsia="Georgia" w:hAnsi="Georgia" w:cs="Georgia"/>
          <w:sz w:val="19"/>
          <w:szCs w:val="19"/>
        </w:rPr>
        <w:t>analysis</w:t>
      </w:r>
      <w:r>
        <w:rPr>
          <w:rFonts w:ascii="Georgia" w:eastAsia="Georgia" w:hAnsi="Georgia" w:cs="Georgia"/>
          <w:spacing w:val="28"/>
          <w:sz w:val="19"/>
          <w:szCs w:val="19"/>
        </w:rPr>
        <w:t xml:space="preserve"> </w:t>
      </w:r>
      <w:r>
        <w:rPr>
          <w:rFonts w:ascii="Georgia" w:eastAsia="Georgia" w:hAnsi="Georgia" w:cs="Georgia"/>
          <w:sz w:val="19"/>
          <w:szCs w:val="19"/>
        </w:rPr>
        <w:t>consists</w:t>
      </w:r>
      <w:r>
        <w:rPr>
          <w:rFonts w:ascii="Georgia" w:eastAsia="Georgia" w:hAnsi="Georgia" w:cs="Georgia"/>
          <w:spacing w:val="28"/>
          <w:sz w:val="19"/>
          <w:szCs w:val="19"/>
        </w:rPr>
        <w:t xml:space="preserve"> </w:t>
      </w:r>
      <w:r>
        <w:rPr>
          <w:rFonts w:ascii="Georgia" w:eastAsia="Georgia" w:hAnsi="Georgia" w:cs="Georgia"/>
          <w:sz w:val="19"/>
          <w:szCs w:val="19"/>
        </w:rPr>
        <w:t>of</w:t>
      </w:r>
      <w:r>
        <w:rPr>
          <w:rFonts w:ascii="Georgia" w:eastAsia="Georgia" w:hAnsi="Georgia" w:cs="Georgia"/>
          <w:spacing w:val="18"/>
          <w:sz w:val="19"/>
          <w:szCs w:val="19"/>
        </w:rPr>
        <w:t xml:space="preserve"> </w:t>
      </w:r>
      <w:r>
        <w:rPr>
          <w:rFonts w:ascii="Georgia" w:eastAsia="Georgia" w:hAnsi="Georgia" w:cs="Georgia"/>
          <w:sz w:val="19"/>
          <w:szCs w:val="19"/>
        </w:rPr>
        <w:t>software,</w:t>
      </w:r>
      <w:r>
        <w:rPr>
          <w:rFonts w:ascii="Georgia" w:eastAsia="Georgia" w:hAnsi="Georgia" w:cs="Georgia"/>
          <w:spacing w:val="34"/>
          <w:sz w:val="19"/>
          <w:szCs w:val="19"/>
        </w:rPr>
        <w:t xml:space="preserve"> </w:t>
      </w:r>
      <w:r>
        <w:rPr>
          <w:rFonts w:ascii="Georgia" w:eastAsia="Georgia" w:hAnsi="Georgia" w:cs="Georgia"/>
          <w:sz w:val="19"/>
          <w:szCs w:val="19"/>
        </w:rPr>
        <w:t>processed</w:t>
      </w:r>
      <w:r>
        <w:rPr>
          <w:rFonts w:ascii="Georgia" w:eastAsia="Georgia" w:hAnsi="Georgia" w:cs="Georgia"/>
          <w:spacing w:val="32"/>
          <w:sz w:val="19"/>
          <w:szCs w:val="19"/>
        </w:rPr>
        <w:t xml:space="preserve"> </w:t>
      </w:r>
      <w:r>
        <w:rPr>
          <w:rFonts w:ascii="Georgia" w:eastAsia="Georgia" w:hAnsi="Georgia" w:cs="Georgia"/>
          <w:sz w:val="19"/>
          <w:szCs w:val="19"/>
        </w:rPr>
        <w:t>data</w:t>
      </w:r>
      <w:r>
        <w:rPr>
          <w:rFonts w:ascii="Georgia" w:eastAsia="Georgia" w:hAnsi="Georgia" w:cs="Georgia"/>
          <w:spacing w:val="22"/>
          <w:sz w:val="19"/>
          <w:szCs w:val="19"/>
        </w:rPr>
        <w:t xml:space="preserve"> </w:t>
      </w:r>
      <w:r>
        <w:rPr>
          <w:rFonts w:ascii="Georgia" w:eastAsia="Georgia" w:hAnsi="Georgia" w:cs="Georgia"/>
          <w:sz w:val="19"/>
          <w:szCs w:val="19"/>
        </w:rPr>
        <w:t>to</w:t>
      </w:r>
      <w:r>
        <w:rPr>
          <w:rFonts w:ascii="Georgia" w:eastAsia="Georgia" w:hAnsi="Georgia" w:cs="Georgia"/>
          <w:spacing w:val="18"/>
          <w:sz w:val="19"/>
          <w:szCs w:val="19"/>
        </w:rPr>
        <w:t xml:space="preserve"> </w:t>
      </w:r>
      <w:r>
        <w:rPr>
          <w:rFonts w:ascii="Georgia" w:eastAsia="Georgia" w:hAnsi="Georgia" w:cs="Georgia"/>
          <w:sz w:val="19"/>
          <w:szCs w:val="19"/>
        </w:rPr>
        <w:t>illustrate</w:t>
      </w:r>
      <w:r>
        <w:rPr>
          <w:rFonts w:ascii="Georgia" w:eastAsia="Georgia" w:hAnsi="Georgia" w:cs="Georgia"/>
          <w:spacing w:val="30"/>
          <w:sz w:val="19"/>
          <w:szCs w:val="19"/>
        </w:rPr>
        <w:t xml:space="preserve"> </w:t>
      </w:r>
      <w:r>
        <w:rPr>
          <w:rFonts w:ascii="Georgia" w:eastAsia="Georgia" w:hAnsi="Georgia" w:cs="Georgia"/>
          <w:sz w:val="19"/>
          <w:szCs w:val="19"/>
        </w:rPr>
        <w:t>the</w:t>
      </w:r>
      <w:r>
        <w:rPr>
          <w:rFonts w:ascii="Georgia" w:eastAsia="Georgia" w:hAnsi="Georgia" w:cs="Georgia"/>
          <w:spacing w:val="20"/>
          <w:sz w:val="19"/>
          <w:szCs w:val="19"/>
        </w:rPr>
        <w:t xml:space="preserve"> </w:t>
      </w:r>
      <w:r>
        <w:rPr>
          <w:rFonts w:ascii="Georgia" w:eastAsia="Georgia" w:hAnsi="Georgia" w:cs="Georgia"/>
          <w:w w:val="102"/>
          <w:sz w:val="19"/>
          <w:szCs w:val="19"/>
        </w:rPr>
        <w:t xml:space="preserve">use </w:t>
      </w:r>
      <w:r>
        <w:rPr>
          <w:rFonts w:ascii="Georgia" w:eastAsia="Georgia" w:hAnsi="Georgia" w:cs="Georgia"/>
          <w:sz w:val="19"/>
          <w:szCs w:val="19"/>
        </w:rPr>
        <w:t>of</w:t>
      </w:r>
      <w:r>
        <w:rPr>
          <w:rFonts w:ascii="Georgia" w:eastAsia="Georgia" w:hAnsi="Georgia" w:cs="Georgia"/>
          <w:spacing w:val="19"/>
          <w:sz w:val="19"/>
          <w:szCs w:val="19"/>
        </w:rPr>
        <w:t xml:space="preserve"> </w:t>
      </w:r>
      <w:r>
        <w:rPr>
          <w:rFonts w:ascii="Georgia" w:eastAsia="Georgia" w:hAnsi="Georgia" w:cs="Georgia"/>
          <w:sz w:val="19"/>
          <w:szCs w:val="19"/>
        </w:rPr>
        <w:t>the</w:t>
      </w:r>
      <w:r>
        <w:rPr>
          <w:rFonts w:ascii="Georgia" w:eastAsia="Georgia" w:hAnsi="Georgia" w:cs="Georgia"/>
          <w:spacing w:val="21"/>
          <w:sz w:val="19"/>
          <w:szCs w:val="19"/>
        </w:rPr>
        <w:t xml:space="preserve"> </w:t>
      </w:r>
      <w:r>
        <w:rPr>
          <w:rFonts w:ascii="Georgia" w:eastAsia="Georgia" w:hAnsi="Georgia" w:cs="Georgia"/>
          <w:sz w:val="19"/>
          <w:szCs w:val="19"/>
        </w:rPr>
        <w:t>software,</w:t>
      </w:r>
      <w:r>
        <w:rPr>
          <w:rFonts w:ascii="Georgia" w:eastAsia="Georgia" w:hAnsi="Georgia" w:cs="Georgia"/>
          <w:spacing w:val="35"/>
          <w:sz w:val="19"/>
          <w:szCs w:val="19"/>
        </w:rPr>
        <w:t xml:space="preserve"> </w:t>
      </w:r>
      <w:r>
        <w:rPr>
          <w:rFonts w:ascii="Georgia" w:eastAsia="Georgia" w:hAnsi="Georgia" w:cs="Georgia"/>
          <w:sz w:val="19"/>
          <w:szCs w:val="19"/>
        </w:rPr>
        <w:t>and</w:t>
      </w:r>
      <w:r>
        <w:rPr>
          <w:rFonts w:ascii="Georgia" w:eastAsia="Georgia" w:hAnsi="Georgia" w:cs="Georgia"/>
          <w:spacing w:val="22"/>
          <w:sz w:val="19"/>
          <w:szCs w:val="19"/>
        </w:rPr>
        <w:t xml:space="preserve"> </w:t>
      </w:r>
      <w:r>
        <w:rPr>
          <w:rFonts w:ascii="Georgia" w:eastAsia="Georgia" w:hAnsi="Georgia" w:cs="Georgia"/>
          <w:sz w:val="19"/>
          <w:szCs w:val="19"/>
        </w:rPr>
        <w:t>the</w:t>
      </w:r>
      <w:r>
        <w:rPr>
          <w:rFonts w:ascii="Georgia" w:eastAsia="Georgia" w:hAnsi="Georgia" w:cs="Georgia"/>
          <w:spacing w:val="21"/>
          <w:sz w:val="19"/>
          <w:szCs w:val="19"/>
        </w:rPr>
        <w:t xml:space="preserve"> </w:t>
      </w:r>
      <w:r>
        <w:rPr>
          <w:rFonts w:ascii="Georgia" w:eastAsia="Georgia" w:hAnsi="Georgia" w:cs="Georgia"/>
          <w:sz w:val="19"/>
          <w:szCs w:val="19"/>
        </w:rPr>
        <w:t>ability</w:t>
      </w:r>
      <w:r>
        <w:rPr>
          <w:rFonts w:ascii="Georgia" w:eastAsia="Georgia" w:hAnsi="Georgia" w:cs="Georgia"/>
          <w:spacing w:val="27"/>
          <w:sz w:val="19"/>
          <w:szCs w:val="19"/>
        </w:rPr>
        <w:t xml:space="preserve"> </w:t>
      </w:r>
      <w:r>
        <w:rPr>
          <w:rFonts w:ascii="Georgia" w:eastAsia="Georgia" w:hAnsi="Georgia" w:cs="Georgia"/>
          <w:sz w:val="19"/>
          <w:szCs w:val="19"/>
        </w:rPr>
        <w:t>to</w:t>
      </w:r>
      <w:r>
        <w:rPr>
          <w:rFonts w:ascii="Georgia" w:eastAsia="Georgia" w:hAnsi="Georgia" w:cs="Georgia"/>
          <w:spacing w:val="19"/>
          <w:sz w:val="19"/>
          <w:szCs w:val="19"/>
        </w:rPr>
        <w:t xml:space="preserve"> </w:t>
      </w:r>
      <w:r>
        <w:rPr>
          <w:rFonts w:ascii="Georgia" w:eastAsia="Georgia" w:hAnsi="Georgia" w:cs="Georgia"/>
          <w:sz w:val="19"/>
          <w:szCs w:val="19"/>
        </w:rPr>
        <w:t>evaluate</w:t>
      </w:r>
      <w:r>
        <w:rPr>
          <w:rFonts w:ascii="Georgia" w:eastAsia="Georgia" w:hAnsi="Georgia" w:cs="Georgia"/>
          <w:spacing w:val="30"/>
          <w:sz w:val="19"/>
          <w:szCs w:val="19"/>
        </w:rPr>
        <w:t xml:space="preserve"> </w:t>
      </w:r>
      <w:r>
        <w:rPr>
          <w:rFonts w:ascii="Georgia" w:eastAsia="Georgia" w:hAnsi="Georgia" w:cs="Georgia"/>
          <w:sz w:val="19"/>
          <w:szCs w:val="19"/>
        </w:rPr>
        <w:t>and</w:t>
      </w:r>
      <w:r>
        <w:rPr>
          <w:rFonts w:ascii="Georgia" w:eastAsia="Georgia" w:hAnsi="Georgia" w:cs="Georgia"/>
          <w:spacing w:val="22"/>
          <w:sz w:val="19"/>
          <w:szCs w:val="19"/>
        </w:rPr>
        <w:t xml:space="preserve"> </w:t>
      </w:r>
      <w:r>
        <w:rPr>
          <w:rFonts w:ascii="Georgia" w:eastAsia="Georgia" w:hAnsi="Georgia" w:cs="Georgia"/>
          <w:sz w:val="19"/>
          <w:szCs w:val="19"/>
        </w:rPr>
        <w:t>visualize</w:t>
      </w:r>
      <w:r>
        <w:rPr>
          <w:rFonts w:ascii="Georgia" w:eastAsia="Georgia" w:hAnsi="Georgia" w:cs="Georgia"/>
          <w:spacing w:val="30"/>
          <w:sz w:val="19"/>
          <w:szCs w:val="19"/>
        </w:rPr>
        <w:t xml:space="preserve"> </w:t>
      </w:r>
      <w:r>
        <w:rPr>
          <w:rFonts w:ascii="Georgia" w:eastAsia="Georgia" w:hAnsi="Georgia" w:cs="Georgia"/>
          <w:sz w:val="19"/>
          <w:szCs w:val="19"/>
        </w:rPr>
        <w:t>user-generated</w:t>
      </w:r>
      <w:r>
        <w:rPr>
          <w:rFonts w:ascii="Georgia" w:eastAsia="Georgia" w:hAnsi="Georgia" w:cs="Georgia"/>
          <w:spacing w:val="41"/>
          <w:sz w:val="19"/>
          <w:szCs w:val="19"/>
        </w:rPr>
        <w:t xml:space="preserve"> </w:t>
      </w:r>
      <w:r>
        <w:rPr>
          <w:rFonts w:ascii="Georgia" w:eastAsia="Georgia" w:hAnsi="Georgia" w:cs="Georgia"/>
          <w:sz w:val="19"/>
          <w:szCs w:val="19"/>
        </w:rPr>
        <w:t xml:space="preserve">results. </w:t>
      </w:r>
      <w:r>
        <w:rPr>
          <w:rFonts w:ascii="Georgia" w:eastAsia="Georgia" w:hAnsi="Georgia" w:cs="Georgia"/>
          <w:spacing w:val="27"/>
          <w:sz w:val="19"/>
          <w:szCs w:val="19"/>
        </w:rPr>
        <w:t xml:space="preserve"> </w:t>
      </w:r>
      <w:r>
        <w:rPr>
          <w:rFonts w:ascii="Georgia" w:eastAsia="Georgia" w:hAnsi="Georgia" w:cs="Georgia"/>
          <w:sz w:val="19"/>
          <w:szCs w:val="19"/>
        </w:rPr>
        <w:t>With</w:t>
      </w:r>
      <w:r>
        <w:rPr>
          <w:rFonts w:ascii="Georgia" w:eastAsia="Georgia" w:hAnsi="Georgia" w:cs="Georgia"/>
          <w:spacing w:val="24"/>
          <w:sz w:val="19"/>
          <w:szCs w:val="19"/>
        </w:rPr>
        <w:t xml:space="preserve"> </w:t>
      </w:r>
      <w:r>
        <w:rPr>
          <w:rFonts w:ascii="Georgia" w:eastAsia="Georgia" w:hAnsi="Georgia" w:cs="Georgia"/>
          <w:sz w:val="19"/>
          <w:szCs w:val="19"/>
        </w:rPr>
        <w:t>this</w:t>
      </w:r>
      <w:r>
        <w:rPr>
          <w:rFonts w:ascii="Georgia" w:eastAsia="Georgia" w:hAnsi="Georgia" w:cs="Georgia"/>
          <w:spacing w:val="22"/>
          <w:sz w:val="19"/>
          <w:szCs w:val="19"/>
        </w:rPr>
        <w:t xml:space="preserve"> </w:t>
      </w:r>
      <w:r>
        <w:rPr>
          <w:rFonts w:ascii="Georgia" w:eastAsia="Georgia" w:hAnsi="Georgia" w:cs="Georgia"/>
          <w:sz w:val="19"/>
          <w:szCs w:val="19"/>
        </w:rPr>
        <w:t>comprehensive</w:t>
      </w:r>
      <w:r>
        <w:rPr>
          <w:rFonts w:ascii="Georgia" w:eastAsia="Georgia" w:hAnsi="Georgia" w:cs="Georgia"/>
          <w:spacing w:val="41"/>
          <w:sz w:val="19"/>
          <w:szCs w:val="19"/>
        </w:rPr>
        <w:t xml:space="preserve"> </w:t>
      </w:r>
      <w:r>
        <w:rPr>
          <w:rFonts w:ascii="Georgia" w:eastAsia="Georgia" w:hAnsi="Georgia" w:cs="Georgia"/>
          <w:sz w:val="19"/>
          <w:szCs w:val="19"/>
        </w:rPr>
        <w:t>offering,</w:t>
      </w:r>
      <w:r>
        <w:rPr>
          <w:rFonts w:ascii="Georgia" w:eastAsia="Georgia" w:hAnsi="Georgia" w:cs="Georgia"/>
          <w:spacing w:val="34"/>
          <w:sz w:val="19"/>
          <w:szCs w:val="19"/>
        </w:rPr>
        <w:t xml:space="preserve"> </w:t>
      </w:r>
      <w:r>
        <w:rPr>
          <w:rFonts w:ascii="Georgia" w:eastAsia="Georgia" w:hAnsi="Georgia" w:cs="Georgia"/>
          <w:sz w:val="19"/>
          <w:szCs w:val="19"/>
        </w:rPr>
        <w:t>the</w:t>
      </w:r>
      <w:r>
        <w:rPr>
          <w:rFonts w:ascii="Georgia" w:eastAsia="Georgia" w:hAnsi="Georgia" w:cs="Georgia"/>
          <w:spacing w:val="21"/>
          <w:sz w:val="19"/>
          <w:szCs w:val="19"/>
        </w:rPr>
        <w:t xml:space="preserve"> </w:t>
      </w:r>
      <w:r>
        <w:rPr>
          <w:rFonts w:ascii="Georgia" w:eastAsia="Georgia" w:hAnsi="Georgia" w:cs="Georgia"/>
          <w:w w:val="102"/>
          <w:sz w:val="19"/>
          <w:szCs w:val="19"/>
        </w:rPr>
        <w:t xml:space="preserve">goal </w:t>
      </w:r>
      <w:r>
        <w:rPr>
          <w:rFonts w:ascii="Georgia" w:eastAsia="Georgia" w:hAnsi="Georgia" w:cs="Georgia"/>
          <w:sz w:val="19"/>
          <w:szCs w:val="19"/>
        </w:rPr>
        <w:t>of</w:t>
      </w:r>
      <w:r>
        <w:rPr>
          <w:rFonts w:ascii="Georgia" w:eastAsia="Georgia" w:hAnsi="Georgia" w:cs="Georgia"/>
          <w:spacing w:val="17"/>
          <w:sz w:val="19"/>
          <w:szCs w:val="19"/>
        </w:rPr>
        <w:t xml:space="preserve"> </w:t>
      </w:r>
      <w:r>
        <w:rPr>
          <w:rFonts w:ascii="Georgia" w:eastAsia="Georgia" w:hAnsi="Georgia" w:cs="Georgia"/>
          <w:sz w:val="19"/>
          <w:szCs w:val="19"/>
        </w:rPr>
        <w:t>this</w:t>
      </w:r>
      <w:r>
        <w:rPr>
          <w:rFonts w:ascii="Georgia" w:eastAsia="Georgia" w:hAnsi="Georgia" w:cs="Georgia"/>
          <w:spacing w:val="20"/>
          <w:sz w:val="19"/>
          <w:szCs w:val="19"/>
        </w:rPr>
        <w:t xml:space="preserve"> </w:t>
      </w:r>
      <w:r>
        <w:rPr>
          <w:rFonts w:ascii="Georgia" w:eastAsia="Georgia" w:hAnsi="Georgia" w:cs="Georgia"/>
          <w:sz w:val="19"/>
          <w:szCs w:val="19"/>
        </w:rPr>
        <w:t>project</w:t>
      </w:r>
      <w:r>
        <w:rPr>
          <w:rFonts w:ascii="Georgia" w:eastAsia="Georgia" w:hAnsi="Georgia" w:cs="Georgia"/>
          <w:spacing w:val="26"/>
          <w:sz w:val="19"/>
          <w:szCs w:val="19"/>
        </w:rPr>
        <w:t xml:space="preserve"> </w:t>
      </w:r>
      <w:r>
        <w:rPr>
          <w:rFonts w:ascii="Georgia" w:eastAsia="Georgia" w:hAnsi="Georgia" w:cs="Georgia"/>
          <w:sz w:val="19"/>
          <w:szCs w:val="19"/>
        </w:rPr>
        <w:t>is</w:t>
      </w:r>
      <w:r>
        <w:rPr>
          <w:rFonts w:ascii="Georgia" w:eastAsia="Georgia" w:hAnsi="Georgia" w:cs="Georgia"/>
          <w:spacing w:val="17"/>
          <w:sz w:val="19"/>
          <w:szCs w:val="19"/>
        </w:rPr>
        <w:t xml:space="preserve"> </w:t>
      </w:r>
      <w:r>
        <w:rPr>
          <w:rFonts w:ascii="Georgia" w:eastAsia="Georgia" w:hAnsi="Georgia" w:cs="Georgia"/>
          <w:sz w:val="19"/>
          <w:szCs w:val="19"/>
        </w:rPr>
        <w:t>to</w:t>
      </w:r>
      <w:r>
        <w:rPr>
          <w:rFonts w:ascii="Georgia" w:eastAsia="Georgia" w:hAnsi="Georgia" w:cs="Georgia"/>
          <w:spacing w:val="17"/>
          <w:sz w:val="19"/>
          <w:szCs w:val="19"/>
        </w:rPr>
        <w:t xml:space="preserve"> </w:t>
      </w:r>
      <w:r>
        <w:rPr>
          <w:rFonts w:ascii="Georgia" w:eastAsia="Georgia" w:hAnsi="Georgia" w:cs="Georgia"/>
          <w:sz w:val="19"/>
          <w:szCs w:val="19"/>
        </w:rPr>
        <w:t>help</w:t>
      </w:r>
      <w:r>
        <w:rPr>
          <w:rFonts w:ascii="Georgia" w:eastAsia="Georgia" w:hAnsi="Georgia" w:cs="Georgia"/>
          <w:spacing w:val="21"/>
          <w:sz w:val="19"/>
          <w:szCs w:val="19"/>
        </w:rPr>
        <w:t xml:space="preserve"> </w:t>
      </w:r>
      <w:r>
        <w:rPr>
          <w:rFonts w:ascii="Georgia" w:eastAsia="Georgia" w:hAnsi="Georgia" w:cs="Georgia"/>
          <w:sz w:val="19"/>
          <w:szCs w:val="19"/>
        </w:rPr>
        <w:t>the</w:t>
      </w:r>
      <w:r>
        <w:rPr>
          <w:rFonts w:ascii="Georgia" w:eastAsia="Georgia" w:hAnsi="Georgia" w:cs="Georgia"/>
          <w:spacing w:val="19"/>
          <w:sz w:val="19"/>
          <w:szCs w:val="19"/>
        </w:rPr>
        <w:t xml:space="preserve"> </w:t>
      </w:r>
      <w:r>
        <w:rPr>
          <w:rFonts w:ascii="Georgia" w:eastAsia="Georgia" w:hAnsi="Georgia" w:cs="Georgia"/>
          <w:sz w:val="19"/>
          <w:szCs w:val="19"/>
        </w:rPr>
        <w:t>pulmonary</w:t>
      </w:r>
      <w:r>
        <w:rPr>
          <w:rFonts w:ascii="Georgia" w:eastAsia="Georgia" w:hAnsi="Georgia" w:cs="Georgia"/>
          <w:spacing w:val="32"/>
          <w:sz w:val="19"/>
          <w:szCs w:val="19"/>
        </w:rPr>
        <w:t xml:space="preserve"> </w:t>
      </w:r>
      <w:r>
        <w:rPr>
          <w:rFonts w:ascii="Georgia" w:eastAsia="Georgia" w:hAnsi="Georgia" w:cs="Georgia"/>
          <w:sz w:val="19"/>
          <w:szCs w:val="19"/>
        </w:rPr>
        <w:t>imaging</w:t>
      </w:r>
      <w:r>
        <w:rPr>
          <w:rFonts w:ascii="Georgia" w:eastAsia="Georgia" w:hAnsi="Georgia" w:cs="Georgia"/>
          <w:spacing w:val="28"/>
          <w:sz w:val="19"/>
          <w:szCs w:val="19"/>
        </w:rPr>
        <w:t xml:space="preserve"> </w:t>
      </w:r>
      <w:r>
        <w:rPr>
          <w:rFonts w:ascii="Georgia" w:eastAsia="Georgia" w:hAnsi="Georgia" w:cs="Georgia"/>
          <w:sz w:val="19"/>
          <w:szCs w:val="19"/>
        </w:rPr>
        <w:t>research</w:t>
      </w:r>
      <w:r>
        <w:rPr>
          <w:rFonts w:ascii="Georgia" w:eastAsia="Georgia" w:hAnsi="Georgia" w:cs="Georgia"/>
          <w:spacing w:val="28"/>
          <w:sz w:val="19"/>
          <w:szCs w:val="19"/>
        </w:rPr>
        <w:t xml:space="preserve"> </w:t>
      </w:r>
      <w:r>
        <w:rPr>
          <w:rFonts w:ascii="Georgia" w:eastAsia="Georgia" w:hAnsi="Georgia" w:cs="Georgia"/>
          <w:sz w:val="19"/>
          <w:szCs w:val="19"/>
        </w:rPr>
        <w:t>community</w:t>
      </w:r>
      <w:r>
        <w:rPr>
          <w:rFonts w:ascii="Georgia" w:eastAsia="Georgia" w:hAnsi="Georgia" w:cs="Georgia"/>
          <w:spacing w:val="33"/>
          <w:sz w:val="19"/>
          <w:szCs w:val="19"/>
        </w:rPr>
        <w:t xml:space="preserve"> </w:t>
      </w:r>
      <w:r>
        <w:rPr>
          <w:rFonts w:ascii="Georgia" w:eastAsia="Georgia" w:hAnsi="Georgia" w:cs="Georgia"/>
          <w:sz w:val="19"/>
          <w:szCs w:val="19"/>
        </w:rPr>
        <w:t>on</w:t>
      </w:r>
      <w:r>
        <w:rPr>
          <w:rFonts w:ascii="Georgia" w:eastAsia="Georgia" w:hAnsi="Georgia" w:cs="Georgia"/>
          <w:spacing w:val="18"/>
          <w:sz w:val="19"/>
          <w:szCs w:val="19"/>
        </w:rPr>
        <w:t xml:space="preserve"> </w:t>
      </w:r>
      <w:r>
        <w:rPr>
          <w:rFonts w:ascii="Georgia" w:eastAsia="Georgia" w:hAnsi="Georgia" w:cs="Georgia"/>
          <w:sz w:val="19"/>
          <w:szCs w:val="19"/>
        </w:rPr>
        <w:t>a</w:t>
      </w:r>
      <w:r>
        <w:rPr>
          <w:rFonts w:ascii="Georgia" w:eastAsia="Georgia" w:hAnsi="Georgia" w:cs="Georgia"/>
          <w:spacing w:val="17"/>
          <w:sz w:val="19"/>
          <w:szCs w:val="19"/>
        </w:rPr>
        <w:t xml:space="preserve"> </w:t>
      </w:r>
      <w:r>
        <w:rPr>
          <w:rFonts w:ascii="Georgia" w:eastAsia="Georgia" w:hAnsi="Georgia" w:cs="Georgia"/>
          <w:sz w:val="19"/>
          <w:szCs w:val="19"/>
        </w:rPr>
        <w:t>much</w:t>
      </w:r>
      <w:r>
        <w:rPr>
          <w:rFonts w:ascii="Georgia" w:eastAsia="Georgia" w:hAnsi="Georgia" w:cs="Georgia"/>
          <w:spacing w:val="23"/>
          <w:sz w:val="19"/>
          <w:szCs w:val="19"/>
        </w:rPr>
        <w:t xml:space="preserve"> </w:t>
      </w:r>
      <w:r>
        <w:rPr>
          <w:rFonts w:ascii="Georgia" w:eastAsia="Georgia" w:hAnsi="Georgia" w:cs="Georgia"/>
          <w:sz w:val="19"/>
          <w:szCs w:val="19"/>
        </w:rPr>
        <w:t>deeper</w:t>
      </w:r>
      <w:r>
        <w:rPr>
          <w:rFonts w:ascii="Georgia" w:eastAsia="Georgia" w:hAnsi="Georgia" w:cs="Georgia"/>
          <w:spacing w:val="25"/>
          <w:sz w:val="19"/>
          <w:szCs w:val="19"/>
        </w:rPr>
        <w:t xml:space="preserve"> </w:t>
      </w:r>
      <w:r>
        <w:rPr>
          <w:rFonts w:ascii="Georgia" w:eastAsia="Georgia" w:hAnsi="Georgia" w:cs="Georgia"/>
          <w:sz w:val="19"/>
          <w:szCs w:val="19"/>
        </w:rPr>
        <w:t>level</w:t>
      </w:r>
      <w:r>
        <w:rPr>
          <w:rFonts w:ascii="Georgia" w:eastAsia="Georgia" w:hAnsi="Georgia" w:cs="Georgia"/>
          <w:spacing w:val="22"/>
          <w:sz w:val="19"/>
          <w:szCs w:val="19"/>
        </w:rPr>
        <w:t xml:space="preserve"> </w:t>
      </w:r>
      <w:r>
        <w:rPr>
          <w:rFonts w:ascii="Georgia" w:eastAsia="Georgia" w:hAnsi="Georgia" w:cs="Georgia"/>
          <w:sz w:val="19"/>
          <w:szCs w:val="19"/>
        </w:rPr>
        <w:t>than</w:t>
      </w:r>
      <w:r>
        <w:rPr>
          <w:rFonts w:ascii="Georgia" w:eastAsia="Georgia" w:hAnsi="Georgia" w:cs="Georgia"/>
          <w:spacing w:val="22"/>
          <w:sz w:val="19"/>
          <w:szCs w:val="19"/>
        </w:rPr>
        <w:t xml:space="preserve"> </w:t>
      </w:r>
      <w:r>
        <w:rPr>
          <w:rFonts w:ascii="Georgia" w:eastAsia="Georgia" w:hAnsi="Georgia" w:cs="Georgia"/>
          <w:sz w:val="19"/>
          <w:szCs w:val="19"/>
        </w:rPr>
        <w:t>simply</w:t>
      </w:r>
      <w:r>
        <w:rPr>
          <w:rFonts w:ascii="Georgia" w:eastAsia="Georgia" w:hAnsi="Georgia" w:cs="Georgia"/>
          <w:spacing w:val="25"/>
          <w:sz w:val="19"/>
          <w:szCs w:val="19"/>
        </w:rPr>
        <w:t xml:space="preserve"> </w:t>
      </w:r>
      <w:r>
        <w:rPr>
          <w:rFonts w:ascii="Georgia" w:eastAsia="Georgia" w:hAnsi="Georgia" w:cs="Georgia"/>
          <w:sz w:val="19"/>
          <w:szCs w:val="19"/>
        </w:rPr>
        <w:t>providing</w:t>
      </w:r>
      <w:r>
        <w:rPr>
          <w:rFonts w:ascii="Georgia" w:eastAsia="Georgia" w:hAnsi="Georgia" w:cs="Georgia"/>
          <w:spacing w:val="30"/>
          <w:sz w:val="19"/>
          <w:szCs w:val="19"/>
        </w:rPr>
        <w:t xml:space="preserve"> </w:t>
      </w:r>
      <w:r>
        <w:rPr>
          <w:rFonts w:ascii="Georgia" w:eastAsia="Georgia" w:hAnsi="Georgia" w:cs="Georgia"/>
          <w:sz w:val="19"/>
          <w:szCs w:val="19"/>
        </w:rPr>
        <w:t>a</w:t>
      </w:r>
      <w:r>
        <w:rPr>
          <w:rFonts w:ascii="Georgia" w:eastAsia="Georgia" w:hAnsi="Georgia" w:cs="Georgia"/>
          <w:spacing w:val="17"/>
          <w:sz w:val="19"/>
          <w:szCs w:val="19"/>
        </w:rPr>
        <w:t xml:space="preserve"> </w:t>
      </w:r>
      <w:r>
        <w:rPr>
          <w:rFonts w:ascii="Georgia" w:eastAsia="Georgia" w:hAnsi="Georgia" w:cs="Georgia"/>
          <w:sz w:val="19"/>
          <w:szCs w:val="19"/>
        </w:rPr>
        <w:t>set</w:t>
      </w:r>
      <w:r>
        <w:rPr>
          <w:rFonts w:ascii="Georgia" w:eastAsia="Georgia" w:hAnsi="Georgia" w:cs="Georgia"/>
          <w:spacing w:val="19"/>
          <w:sz w:val="19"/>
          <w:szCs w:val="19"/>
        </w:rPr>
        <w:t xml:space="preserve"> </w:t>
      </w:r>
      <w:r>
        <w:rPr>
          <w:rFonts w:ascii="Georgia" w:eastAsia="Georgia" w:hAnsi="Georgia" w:cs="Georgia"/>
          <w:w w:val="102"/>
          <w:sz w:val="19"/>
          <w:szCs w:val="19"/>
        </w:rPr>
        <w:t xml:space="preserve">of </w:t>
      </w:r>
      <w:r>
        <w:rPr>
          <w:rFonts w:ascii="Georgia" w:eastAsia="Georgia" w:hAnsi="Georgia" w:cs="Georgia"/>
          <w:sz w:val="19"/>
          <w:szCs w:val="19"/>
        </w:rPr>
        <w:t xml:space="preserve">programs. </w:t>
      </w:r>
      <w:r>
        <w:rPr>
          <w:rFonts w:ascii="Georgia" w:eastAsia="Georgia" w:hAnsi="Georgia" w:cs="Georgia"/>
          <w:spacing w:val="26"/>
          <w:sz w:val="19"/>
          <w:szCs w:val="19"/>
        </w:rPr>
        <w:t xml:space="preserve"> </w:t>
      </w:r>
      <w:r>
        <w:rPr>
          <w:rFonts w:ascii="Georgia" w:eastAsia="Georgia" w:hAnsi="Georgia" w:cs="Georgia"/>
          <w:sz w:val="19"/>
          <w:szCs w:val="19"/>
        </w:rPr>
        <w:t>In</w:t>
      </w:r>
      <w:r>
        <w:rPr>
          <w:rFonts w:ascii="Georgia" w:eastAsia="Georgia" w:hAnsi="Georgia" w:cs="Georgia"/>
          <w:spacing w:val="20"/>
          <w:sz w:val="19"/>
          <w:szCs w:val="19"/>
        </w:rPr>
        <w:t xml:space="preserve"> </w:t>
      </w:r>
      <w:r>
        <w:rPr>
          <w:rFonts w:ascii="Georgia" w:eastAsia="Georgia" w:hAnsi="Georgia" w:cs="Georgia"/>
          <w:sz w:val="19"/>
          <w:szCs w:val="19"/>
        </w:rPr>
        <w:t>order</w:t>
      </w:r>
      <w:r>
        <w:rPr>
          <w:rFonts w:ascii="Georgia" w:eastAsia="Georgia" w:hAnsi="Georgia" w:cs="Georgia"/>
          <w:spacing w:val="23"/>
          <w:sz w:val="19"/>
          <w:szCs w:val="19"/>
        </w:rPr>
        <w:t xml:space="preserve"> </w:t>
      </w:r>
      <w:r>
        <w:rPr>
          <w:rFonts w:ascii="Georgia" w:eastAsia="Georgia" w:hAnsi="Georgia" w:cs="Georgia"/>
          <w:sz w:val="19"/>
          <w:szCs w:val="19"/>
        </w:rPr>
        <w:t>to</w:t>
      </w:r>
      <w:r>
        <w:rPr>
          <w:rFonts w:ascii="Georgia" w:eastAsia="Georgia" w:hAnsi="Georgia" w:cs="Georgia"/>
          <w:spacing w:val="17"/>
          <w:sz w:val="19"/>
          <w:szCs w:val="19"/>
        </w:rPr>
        <w:t xml:space="preserve"> </w:t>
      </w:r>
      <w:r>
        <w:rPr>
          <w:rFonts w:ascii="Georgia" w:eastAsia="Georgia" w:hAnsi="Georgia" w:cs="Georgia"/>
          <w:sz w:val="19"/>
          <w:szCs w:val="19"/>
        </w:rPr>
        <w:t>facilitate</w:t>
      </w:r>
      <w:r>
        <w:rPr>
          <w:rFonts w:ascii="Georgia" w:eastAsia="Georgia" w:hAnsi="Georgia" w:cs="Georgia"/>
          <w:spacing w:val="29"/>
          <w:sz w:val="19"/>
          <w:szCs w:val="19"/>
        </w:rPr>
        <w:t xml:space="preserve"> </w:t>
      </w:r>
      <w:r>
        <w:rPr>
          <w:rFonts w:ascii="Georgia" w:eastAsia="Georgia" w:hAnsi="Georgia" w:cs="Georgia"/>
          <w:sz w:val="19"/>
          <w:szCs w:val="19"/>
        </w:rPr>
        <w:t>engagement</w:t>
      </w:r>
      <w:r>
        <w:rPr>
          <w:rFonts w:ascii="Georgia" w:eastAsia="Georgia" w:hAnsi="Georgia" w:cs="Georgia"/>
          <w:spacing w:val="34"/>
          <w:sz w:val="19"/>
          <w:szCs w:val="19"/>
        </w:rPr>
        <w:t xml:space="preserve"> </w:t>
      </w:r>
      <w:r>
        <w:rPr>
          <w:rFonts w:ascii="Georgia" w:eastAsia="Georgia" w:hAnsi="Georgia" w:cs="Georgia"/>
          <w:sz w:val="19"/>
          <w:szCs w:val="19"/>
        </w:rPr>
        <w:t>on</w:t>
      </w:r>
      <w:r>
        <w:rPr>
          <w:rFonts w:ascii="Georgia" w:eastAsia="Georgia" w:hAnsi="Georgia" w:cs="Georgia"/>
          <w:spacing w:val="18"/>
          <w:sz w:val="19"/>
          <w:szCs w:val="19"/>
        </w:rPr>
        <w:t xml:space="preserve"> </w:t>
      </w:r>
      <w:r>
        <w:rPr>
          <w:rFonts w:ascii="Georgia" w:eastAsia="Georgia" w:hAnsi="Georgia" w:cs="Georgia"/>
          <w:sz w:val="19"/>
          <w:szCs w:val="19"/>
        </w:rPr>
        <w:t>the</w:t>
      </w:r>
      <w:r>
        <w:rPr>
          <w:rFonts w:ascii="Georgia" w:eastAsia="Georgia" w:hAnsi="Georgia" w:cs="Georgia"/>
          <w:spacing w:val="19"/>
          <w:sz w:val="19"/>
          <w:szCs w:val="19"/>
        </w:rPr>
        <w:t xml:space="preserve"> </w:t>
      </w:r>
      <w:r>
        <w:rPr>
          <w:rFonts w:ascii="Georgia" w:eastAsia="Georgia" w:hAnsi="Georgia" w:cs="Georgia"/>
          <w:sz w:val="19"/>
          <w:szCs w:val="19"/>
        </w:rPr>
        <w:t>part</w:t>
      </w:r>
      <w:r>
        <w:rPr>
          <w:rFonts w:ascii="Georgia" w:eastAsia="Georgia" w:hAnsi="Georgia" w:cs="Georgia"/>
          <w:spacing w:val="21"/>
          <w:sz w:val="19"/>
          <w:szCs w:val="19"/>
        </w:rPr>
        <w:t xml:space="preserve"> </w:t>
      </w:r>
      <w:r>
        <w:rPr>
          <w:rFonts w:ascii="Georgia" w:eastAsia="Georgia" w:hAnsi="Georgia" w:cs="Georgia"/>
          <w:sz w:val="19"/>
          <w:szCs w:val="19"/>
        </w:rPr>
        <w:t>of</w:t>
      </w:r>
      <w:r>
        <w:rPr>
          <w:rFonts w:ascii="Georgia" w:eastAsia="Georgia" w:hAnsi="Georgia" w:cs="Georgia"/>
          <w:spacing w:val="17"/>
          <w:sz w:val="19"/>
          <w:szCs w:val="19"/>
        </w:rPr>
        <w:t xml:space="preserve"> </w:t>
      </w:r>
      <w:r>
        <w:rPr>
          <w:rFonts w:ascii="Georgia" w:eastAsia="Georgia" w:hAnsi="Georgia" w:cs="Georgia"/>
          <w:sz w:val="19"/>
          <w:szCs w:val="19"/>
        </w:rPr>
        <w:t>the</w:t>
      </w:r>
      <w:r>
        <w:rPr>
          <w:rFonts w:ascii="Georgia" w:eastAsia="Georgia" w:hAnsi="Georgia" w:cs="Georgia"/>
          <w:spacing w:val="19"/>
          <w:sz w:val="19"/>
          <w:szCs w:val="19"/>
        </w:rPr>
        <w:t xml:space="preserve"> </w:t>
      </w:r>
      <w:r>
        <w:rPr>
          <w:rFonts w:ascii="Georgia" w:eastAsia="Georgia" w:hAnsi="Georgia" w:cs="Georgia"/>
          <w:sz w:val="19"/>
          <w:szCs w:val="19"/>
        </w:rPr>
        <w:t>community,</w:t>
      </w:r>
      <w:r>
        <w:rPr>
          <w:rFonts w:ascii="Georgia" w:eastAsia="Georgia" w:hAnsi="Georgia" w:cs="Georgia"/>
          <w:spacing w:val="37"/>
          <w:sz w:val="19"/>
          <w:szCs w:val="19"/>
        </w:rPr>
        <w:t xml:space="preserve"> </w:t>
      </w:r>
      <w:r>
        <w:rPr>
          <w:rFonts w:ascii="Georgia" w:eastAsia="Georgia" w:hAnsi="Georgia" w:cs="Georgia"/>
          <w:sz w:val="19"/>
          <w:szCs w:val="19"/>
        </w:rPr>
        <w:t>we</w:t>
      </w:r>
      <w:r>
        <w:rPr>
          <w:rFonts w:ascii="Georgia" w:eastAsia="Georgia" w:hAnsi="Georgia" w:cs="Georgia"/>
          <w:spacing w:val="19"/>
          <w:sz w:val="19"/>
          <w:szCs w:val="19"/>
        </w:rPr>
        <w:t xml:space="preserve"> </w:t>
      </w:r>
      <w:r>
        <w:rPr>
          <w:rFonts w:ascii="Georgia" w:eastAsia="Georgia" w:hAnsi="Georgia" w:cs="Georgia"/>
          <w:sz w:val="19"/>
          <w:szCs w:val="19"/>
        </w:rPr>
        <w:t>are</w:t>
      </w:r>
      <w:r>
        <w:rPr>
          <w:rFonts w:ascii="Georgia" w:eastAsia="Georgia" w:hAnsi="Georgia" w:cs="Georgia"/>
          <w:spacing w:val="19"/>
          <w:sz w:val="19"/>
          <w:szCs w:val="19"/>
        </w:rPr>
        <w:t xml:space="preserve"> </w:t>
      </w:r>
      <w:r>
        <w:rPr>
          <w:rFonts w:ascii="Georgia" w:eastAsia="Georgia" w:hAnsi="Georgia" w:cs="Georgia"/>
          <w:sz w:val="19"/>
          <w:szCs w:val="19"/>
        </w:rPr>
        <w:t>proposing</w:t>
      </w:r>
      <w:r>
        <w:rPr>
          <w:rFonts w:ascii="Georgia" w:eastAsia="Georgia" w:hAnsi="Georgia" w:cs="Georgia"/>
          <w:spacing w:val="31"/>
          <w:sz w:val="19"/>
          <w:szCs w:val="19"/>
        </w:rPr>
        <w:t xml:space="preserve"> </w:t>
      </w:r>
      <w:r>
        <w:rPr>
          <w:rFonts w:ascii="Georgia" w:eastAsia="Georgia" w:hAnsi="Georgia" w:cs="Georgia"/>
          <w:sz w:val="19"/>
          <w:szCs w:val="19"/>
        </w:rPr>
        <w:t>a</w:t>
      </w:r>
      <w:r>
        <w:rPr>
          <w:rFonts w:ascii="Georgia" w:eastAsia="Georgia" w:hAnsi="Georgia" w:cs="Georgia"/>
          <w:spacing w:val="17"/>
          <w:sz w:val="19"/>
          <w:szCs w:val="19"/>
        </w:rPr>
        <w:t xml:space="preserve"> </w:t>
      </w:r>
      <w:r>
        <w:rPr>
          <w:rFonts w:ascii="Georgia" w:eastAsia="Georgia" w:hAnsi="Georgia" w:cs="Georgia"/>
          <w:sz w:val="19"/>
          <w:szCs w:val="19"/>
        </w:rPr>
        <w:t>multi-faceted</w:t>
      </w:r>
      <w:r>
        <w:rPr>
          <w:rFonts w:ascii="Georgia" w:eastAsia="Georgia" w:hAnsi="Georgia" w:cs="Georgia"/>
          <w:spacing w:val="36"/>
          <w:sz w:val="19"/>
          <w:szCs w:val="19"/>
        </w:rPr>
        <w:t xml:space="preserve"> </w:t>
      </w:r>
      <w:r>
        <w:rPr>
          <w:rFonts w:ascii="Georgia" w:eastAsia="Georgia" w:hAnsi="Georgia" w:cs="Georgia"/>
          <w:sz w:val="19"/>
          <w:szCs w:val="19"/>
        </w:rPr>
        <w:t>approach</w:t>
      </w:r>
      <w:r>
        <w:rPr>
          <w:rFonts w:ascii="Georgia" w:eastAsia="Georgia" w:hAnsi="Georgia" w:cs="Georgia"/>
          <w:spacing w:val="30"/>
          <w:sz w:val="19"/>
          <w:szCs w:val="19"/>
        </w:rPr>
        <w:t xml:space="preserve"> </w:t>
      </w:r>
      <w:r>
        <w:rPr>
          <w:rFonts w:ascii="Georgia" w:eastAsia="Georgia" w:hAnsi="Georgia" w:cs="Georgia"/>
          <w:w w:val="102"/>
          <w:sz w:val="19"/>
          <w:szCs w:val="19"/>
        </w:rPr>
        <w:t xml:space="preserve">with </w:t>
      </w:r>
      <w:r>
        <w:rPr>
          <w:rFonts w:ascii="Georgia" w:eastAsia="Georgia" w:hAnsi="Georgia" w:cs="Georgia"/>
          <w:sz w:val="19"/>
          <w:szCs w:val="19"/>
        </w:rPr>
        <w:t xml:space="preserve">ITK-Lung. </w:t>
      </w:r>
      <w:r>
        <w:rPr>
          <w:rFonts w:ascii="Georgia" w:eastAsia="Georgia" w:hAnsi="Georgia" w:cs="Georgia"/>
          <w:spacing w:val="7"/>
          <w:sz w:val="19"/>
          <w:szCs w:val="19"/>
        </w:rPr>
        <w:t xml:space="preserve"> </w:t>
      </w:r>
      <w:r>
        <w:rPr>
          <w:rFonts w:ascii="Georgia" w:eastAsia="Georgia" w:hAnsi="Georgia" w:cs="Georgia"/>
          <w:sz w:val="19"/>
          <w:szCs w:val="19"/>
        </w:rPr>
        <w:t>The</w:t>
      </w:r>
      <w:r>
        <w:rPr>
          <w:rFonts w:ascii="Georgia" w:eastAsia="Georgia" w:hAnsi="Georgia" w:cs="Georgia"/>
          <w:spacing w:val="13"/>
          <w:sz w:val="19"/>
          <w:szCs w:val="19"/>
        </w:rPr>
        <w:t xml:space="preserve"> </w:t>
      </w:r>
      <w:r>
        <w:rPr>
          <w:rFonts w:ascii="Georgia" w:eastAsia="Georgia" w:hAnsi="Georgia" w:cs="Georgia"/>
          <w:sz w:val="19"/>
          <w:szCs w:val="19"/>
        </w:rPr>
        <w:t>main</w:t>
      </w:r>
      <w:r>
        <w:rPr>
          <w:rFonts w:ascii="Georgia" w:eastAsia="Georgia" w:hAnsi="Georgia" w:cs="Georgia"/>
          <w:spacing w:val="16"/>
          <w:sz w:val="19"/>
          <w:szCs w:val="19"/>
        </w:rPr>
        <w:t xml:space="preserve"> </w:t>
      </w:r>
      <w:r>
        <w:rPr>
          <w:rFonts w:ascii="Georgia" w:eastAsia="Georgia" w:hAnsi="Georgia" w:cs="Georgia"/>
          <w:sz w:val="19"/>
          <w:szCs w:val="19"/>
        </w:rPr>
        <w:t>component</w:t>
      </w:r>
      <w:r>
        <w:rPr>
          <w:rFonts w:ascii="Georgia" w:eastAsia="Georgia" w:hAnsi="Georgia" w:cs="Georgia"/>
          <w:spacing w:val="26"/>
          <w:sz w:val="19"/>
          <w:szCs w:val="19"/>
        </w:rPr>
        <w:t xml:space="preserve"> </w:t>
      </w:r>
      <w:r>
        <w:rPr>
          <w:rFonts w:ascii="Georgia" w:eastAsia="Georgia" w:hAnsi="Georgia" w:cs="Georgia"/>
          <w:sz w:val="19"/>
          <w:szCs w:val="19"/>
        </w:rPr>
        <w:t>will</w:t>
      </w:r>
      <w:r>
        <w:rPr>
          <w:rFonts w:ascii="Georgia" w:eastAsia="Georgia" w:hAnsi="Georgia" w:cs="Georgia"/>
          <w:spacing w:val="13"/>
          <w:sz w:val="19"/>
          <w:szCs w:val="19"/>
        </w:rPr>
        <w:t xml:space="preserve"> </w:t>
      </w:r>
      <w:r>
        <w:rPr>
          <w:rFonts w:ascii="Georgia" w:eastAsia="Georgia" w:hAnsi="Georgia" w:cs="Georgia"/>
          <w:sz w:val="19"/>
          <w:szCs w:val="19"/>
        </w:rPr>
        <w:t>be</w:t>
      </w:r>
      <w:r>
        <w:rPr>
          <w:rFonts w:ascii="Georgia" w:eastAsia="Georgia" w:hAnsi="Georgia" w:cs="Georgia"/>
          <w:spacing w:val="11"/>
          <w:sz w:val="19"/>
          <w:szCs w:val="19"/>
        </w:rPr>
        <w:t xml:space="preserve"> </w:t>
      </w:r>
      <w:r>
        <w:rPr>
          <w:rFonts w:ascii="Georgia" w:eastAsia="Georgia" w:hAnsi="Georgia" w:cs="Georgia"/>
          <w:sz w:val="19"/>
          <w:szCs w:val="19"/>
        </w:rPr>
        <w:t>the</w:t>
      </w:r>
      <w:r>
        <w:rPr>
          <w:rFonts w:ascii="Georgia" w:eastAsia="Georgia" w:hAnsi="Georgia" w:cs="Georgia"/>
          <w:spacing w:val="12"/>
          <w:sz w:val="19"/>
          <w:szCs w:val="19"/>
        </w:rPr>
        <w:t xml:space="preserve"> </w:t>
      </w:r>
      <w:r>
        <w:rPr>
          <w:rFonts w:ascii="Georgia" w:eastAsia="Georgia" w:hAnsi="Georgia" w:cs="Georgia"/>
          <w:sz w:val="19"/>
          <w:szCs w:val="19"/>
        </w:rPr>
        <w:t>core</w:t>
      </w:r>
      <w:r>
        <w:rPr>
          <w:rFonts w:ascii="Georgia" w:eastAsia="Georgia" w:hAnsi="Georgia" w:cs="Georgia"/>
          <w:spacing w:val="14"/>
          <w:sz w:val="19"/>
          <w:szCs w:val="19"/>
        </w:rPr>
        <w:t xml:space="preserve"> </w:t>
      </w:r>
      <w:ins w:id="156" w:author="James Gee" w:date="2016-07-20T14:16:00Z">
        <w:r w:rsidR="00C1072C">
          <w:rPr>
            <w:rFonts w:ascii="Georgia" w:eastAsia="Georgia" w:hAnsi="Georgia" w:cs="Georgia"/>
            <w:spacing w:val="14"/>
            <w:sz w:val="19"/>
            <w:szCs w:val="19"/>
          </w:rPr>
          <w:t xml:space="preserve">software </w:t>
        </w:r>
      </w:ins>
      <w:r>
        <w:rPr>
          <w:rFonts w:ascii="Georgia" w:eastAsia="Georgia" w:hAnsi="Georgia" w:cs="Georgia"/>
          <w:sz w:val="19"/>
          <w:szCs w:val="19"/>
        </w:rPr>
        <w:t>tool</w:t>
      </w:r>
      <w:r>
        <w:rPr>
          <w:rFonts w:ascii="Georgia" w:eastAsia="Georgia" w:hAnsi="Georgia" w:cs="Georgia"/>
          <w:spacing w:val="13"/>
          <w:sz w:val="19"/>
          <w:szCs w:val="19"/>
        </w:rPr>
        <w:t xml:space="preserve"> </w:t>
      </w:r>
      <w:r>
        <w:rPr>
          <w:rFonts w:ascii="Georgia" w:eastAsia="Georgia" w:hAnsi="Georgia" w:cs="Georgia"/>
          <w:sz w:val="19"/>
          <w:szCs w:val="19"/>
        </w:rPr>
        <w:t>set</w:t>
      </w:r>
      <w:r>
        <w:rPr>
          <w:rFonts w:ascii="Georgia" w:eastAsia="Georgia" w:hAnsi="Georgia" w:cs="Georgia"/>
          <w:spacing w:val="12"/>
          <w:sz w:val="19"/>
          <w:szCs w:val="19"/>
        </w:rPr>
        <w:t xml:space="preserve"> </w:t>
      </w:r>
      <w:r>
        <w:rPr>
          <w:rFonts w:ascii="Georgia" w:eastAsia="Georgia" w:hAnsi="Georgia" w:cs="Georgia"/>
          <w:sz w:val="19"/>
          <w:szCs w:val="19"/>
        </w:rPr>
        <w:t>described</w:t>
      </w:r>
      <w:r>
        <w:rPr>
          <w:rFonts w:ascii="Georgia" w:eastAsia="Georgia" w:hAnsi="Georgia" w:cs="Georgia"/>
          <w:spacing w:val="23"/>
          <w:sz w:val="19"/>
          <w:szCs w:val="19"/>
        </w:rPr>
        <w:t xml:space="preserve"> </w:t>
      </w:r>
      <w:r>
        <w:rPr>
          <w:rFonts w:ascii="Georgia" w:eastAsia="Georgia" w:hAnsi="Georgia" w:cs="Georgia"/>
          <w:sz w:val="19"/>
          <w:szCs w:val="19"/>
        </w:rPr>
        <w:t>in</w:t>
      </w:r>
      <w:r>
        <w:rPr>
          <w:rFonts w:ascii="Georgia" w:eastAsia="Georgia" w:hAnsi="Georgia" w:cs="Georgia"/>
          <w:spacing w:val="12"/>
          <w:sz w:val="19"/>
          <w:szCs w:val="19"/>
        </w:rPr>
        <w:t xml:space="preserve"> </w:t>
      </w:r>
      <w:r>
        <w:rPr>
          <w:rFonts w:ascii="Georgia" w:eastAsia="Georgia" w:hAnsi="Georgia" w:cs="Georgia"/>
          <w:sz w:val="19"/>
          <w:szCs w:val="19"/>
        </w:rPr>
        <w:t>Sub-Aim</w:t>
      </w:r>
      <w:r>
        <w:rPr>
          <w:rFonts w:ascii="Georgia" w:eastAsia="Georgia" w:hAnsi="Georgia" w:cs="Georgia"/>
          <w:spacing w:val="22"/>
          <w:sz w:val="19"/>
          <w:szCs w:val="19"/>
        </w:rPr>
        <w:t xml:space="preserve"> </w:t>
      </w:r>
      <w:proofErr w:type="gramStart"/>
      <w:r>
        <w:rPr>
          <w:rFonts w:ascii="Georgia" w:eastAsia="Georgia" w:hAnsi="Georgia" w:cs="Georgia"/>
          <w:sz w:val="19"/>
          <w:szCs w:val="19"/>
        </w:rPr>
        <w:t>1a</w:t>
      </w:r>
      <w:r>
        <w:rPr>
          <w:rFonts w:ascii="Georgia" w:eastAsia="Georgia" w:hAnsi="Georgia" w:cs="Georgia"/>
          <w:spacing w:val="12"/>
          <w:sz w:val="19"/>
          <w:szCs w:val="19"/>
        </w:rPr>
        <w:t xml:space="preserve"> </w:t>
      </w:r>
      <w:r>
        <w:rPr>
          <w:rFonts w:ascii="Georgia" w:eastAsia="Georgia" w:hAnsi="Georgia" w:cs="Georgia"/>
          <w:sz w:val="19"/>
          <w:szCs w:val="19"/>
        </w:rPr>
        <w:t>which</w:t>
      </w:r>
      <w:proofErr w:type="gramEnd"/>
      <w:r>
        <w:rPr>
          <w:rFonts w:ascii="Georgia" w:eastAsia="Georgia" w:hAnsi="Georgia" w:cs="Georgia"/>
          <w:spacing w:val="17"/>
          <w:sz w:val="19"/>
          <w:szCs w:val="19"/>
        </w:rPr>
        <w:t xml:space="preserve"> </w:t>
      </w:r>
      <w:r>
        <w:rPr>
          <w:rFonts w:ascii="Georgia" w:eastAsia="Georgia" w:hAnsi="Georgia" w:cs="Georgia"/>
          <w:sz w:val="19"/>
          <w:szCs w:val="19"/>
        </w:rPr>
        <w:t>would</w:t>
      </w:r>
      <w:r>
        <w:rPr>
          <w:rFonts w:ascii="Georgia" w:eastAsia="Georgia" w:hAnsi="Georgia" w:cs="Georgia"/>
          <w:spacing w:val="17"/>
          <w:sz w:val="19"/>
          <w:szCs w:val="19"/>
        </w:rPr>
        <w:t xml:space="preserve"> </w:t>
      </w:r>
      <w:r>
        <w:rPr>
          <w:rFonts w:ascii="Georgia" w:eastAsia="Georgia" w:hAnsi="Georgia" w:cs="Georgia"/>
          <w:sz w:val="19"/>
          <w:szCs w:val="19"/>
        </w:rPr>
        <w:t>permit</w:t>
      </w:r>
      <w:r>
        <w:rPr>
          <w:rFonts w:ascii="Georgia" w:eastAsia="Georgia" w:hAnsi="Georgia" w:cs="Georgia"/>
          <w:spacing w:val="18"/>
          <w:sz w:val="19"/>
          <w:szCs w:val="19"/>
        </w:rPr>
        <w:t xml:space="preserve"> </w:t>
      </w:r>
      <w:r>
        <w:rPr>
          <w:rFonts w:ascii="Georgia" w:eastAsia="Georgia" w:hAnsi="Georgia" w:cs="Georgia"/>
          <w:sz w:val="19"/>
          <w:szCs w:val="19"/>
        </w:rPr>
        <w:t>large-scale</w:t>
      </w:r>
      <w:r>
        <w:rPr>
          <w:rFonts w:ascii="Georgia" w:eastAsia="Georgia" w:hAnsi="Georgia" w:cs="Georgia"/>
          <w:spacing w:val="25"/>
          <w:sz w:val="19"/>
          <w:szCs w:val="19"/>
        </w:rPr>
        <w:t xml:space="preserve"> </w:t>
      </w:r>
      <w:r>
        <w:rPr>
          <w:rFonts w:ascii="Georgia" w:eastAsia="Georgia" w:hAnsi="Georgia" w:cs="Georgia"/>
          <w:w w:val="102"/>
          <w:sz w:val="19"/>
          <w:szCs w:val="19"/>
        </w:rPr>
        <w:t xml:space="preserve">processing </w:t>
      </w:r>
      <w:r>
        <w:rPr>
          <w:rFonts w:ascii="Georgia" w:eastAsia="Georgia" w:hAnsi="Georgia" w:cs="Georgia"/>
          <w:sz w:val="19"/>
          <w:szCs w:val="19"/>
        </w:rPr>
        <w:t>of</w:t>
      </w:r>
      <w:r>
        <w:rPr>
          <w:rFonts w:ascii="Georgia" w:eastAsia="Georgia" w:hAnsi="Georgia" w:cs="Georgia"/>
          <w:spacing w:val="14"/>
          <w:sz w:val="19"/>
          <w:szCs w:val="19"/>
        </w:rPr>
        <w:t xml:space="preserve"> </w:t>
      </w:r>
      <w:r>
        <w:rPr>
          <w:rFonts w:ascii="Georgia" w:eastAsia="Georgia" w:hAnsi="Georgia" w:cs="Georgia"/>
          <w:sz w:val="19"/>
          <w:szCs w:val="19"/>
        </w:rPr>
        <w:t>multi-modal</w:t>
      </w:r>
      <w:r>
        <w:rPr>
          <w:rFonts w:ascii="Georgia" w:eastAsia="Georgia" w:hAnsi="Georgia" w:cs="Georgia"/>
          <w:spacing w:val="32"/>
          <w:sz w:val="19"/>
          <w:szCs w:val="19"/>
        </w:rPr>
        <w:t xml:space="preserve"> </w:t>
      </w:r>
      <w:r>
        <w:rPr>
          <w:rFonts w:ascii="Georgia" w:eastAsia="Georgia" w:hAnsi="Georgia" w:cs="Georgia"/>
          <w:sz w:val="19"/>
          <w:szCs w:val="19"/>
        </w:rPr>
        <w:t>pulmonary</w:t>
      </w:r>
      <w:r>
        <w:rPr>
          <w:rFonts w:ascii="Georgia" w:eastAsia="Georgia" w:hAnsi="Georgia" w:cs="Georgia"/>
          <w:spacing w:val="29"/>
          <w:sz w:val="19"/>
          <w:szCs w:val="19"/>
        </w:rPr>
        <w:t xml:space="preserve"> </w:t>
      </w:r>
      <w:r>
        <w:rPr>
          <w:rFonts w:ascii="Georgia" w:eastAsia="Georgia" w:hAnsi="Georgia" w:cs="Georgia"/>
          <w:sz w:val="19"/>
          <w:szCs w:val="19"/>
        </w:rPr>
        <w:t>image</w:t>
      </w:r>
      <w:r>
        <w:rPr>
          <w:rFonts w:ascii="Georgia" w:eastAsia="Georgia" w:hAnsi="Georgia" w:cs="Georgia"/>
          <w:spacing w:val="21"/>
          <w:sz w:val="19"/>
          <w:szCs w:val="19"/>
        </w:rPr>
        <w:t xml:space="preserve"> </w:t>
      </w:r>
      <w:r>
        <w:rPr>
          <w:rFonts w:ascii="Georgia" w:eastAsia="Georgia" w:hAnsi="Georgia" w:cs="Georgia"/>
          <w:sz w:val="19"/>
          <w:szCs w:val="19"/>
        </w:rPr>
        <w:t xml:space="preserve">data. </w:t>
      </w:r>
      <w:r>
        <w:rPr>
          <w:rFonts w:ascii="Georgia" w:eastAsia="Georgia" w:hAnsi="Georgia" w:cs="Georgia"/>
          <w:spacing w:val="9"/>
          <w:sz w:val="19"/>
          <w:szCs w:val="19"/>
        </w:rPr>
        <w:t xml:space="preserve"> </w:t>
      </w:r>
      <w:r>
        <w:rPr>
          <w:rFonts w:ascii="Georgia" w:eastAsia="Georgia" w:hAnsi="Georgia" w:cs="Georgia"/>
          <w:sz w:val="19"/>
          <w:szCs w:val="19"/>
        </w:rPr>
        <w:t>To</w:t>
      </w:r>
      <w:r>
        <w:rPr>
          <w:rFonts w:ascii="Georgia" w:eastAsia="Georgia" w:hAnsi="Georgia" w:cs="Georgia"/>
          <w:spacing w:val="15"/>
          <w:sz w:val="19"/>
          <w:szCs w:val="19"/>
        </w:rPr>
        <w:t xml:space="preserve"> </w:t>
      </w:r>
      <w:r>
        <w:rPr>
          <w:rFonts w:ascii="Georgia" w:eastAsia="Georgia" w:hAnsi="Georgia" w:cs="Georgia"/>
          <w:sz w:val="19"/>
          <w:szCs w:val="19"/>
        </w:rPr>
        <w:t>illustrate</w:t>
      </w:r>
      <w:r>
        <w:rPr>
          <w:rFonts w:ascii="Georgia" w:eastAsia="Georgia" w:hAnsi="Georgia" w:cs="Georgia"/>
          <w:spacing w:val="26"/>
          <w:sz w:val="19"/>
          <w:szCs w:val="19"/>
        </w:rPr>
        <w:t xml:space="preserve"> </w:t>
      </w:r>
      <w:r>
        <w:rPr>
          <w:rFonts w:ascii="Georgia" w:eastAsia="Georgia" w:hAnsi="Georgia" w:cs="Georgia"/>
          <w:sz w:val="19"/>
          <w:szCs w:val="19"/>
        </w:rPr>
        <w:t>the</w:t>
      </w:r>
      <w:r>
        <w:rPr>
          <w:rFonts w:ascii="Georgia" w:eastAsia="Georgia" w:hAnsi="Georgia" w:cs="Georgia"/>
          <w:spacing w:val="16"/>
          <w:sz w:val="19"/>
          <w:szCs w:val="19"/>
        </w:rPr>
        <w:t xml:space="preserve"> </w:t>
      </w:r>
      <w:r>
        <w:rPr>
          <w:rFonts w:ascii="Georgia" w:eastAsia="Georgia" w:hAnsi="Georgia" w:cs="Georgia"/>
          <w:sz w:val="19"/>
          <w:szCs w:val="19"/>
        </w:rPr>
        <w:t>use</w:t>
      </w:r>
      <w:r>
        <w:rPr>
          <w:rFonts w:ascii="Georgia" w:eastAsia="Georgia" w:hAnsi="Georgia" w:cs="Georgia"/>
          <w:spacing w:val="17"/>
          <w:sz w:val="19"/>
          <w:szCs w:val="19"/>
        </w:rPr>
        <w:t xml:space="preserve"> </w:t>
      </w:r>
      <w:r>
        <w:rPr>
          <w:rFonts w:ascii="Georgia" w:eastAsia="Georgia" w:hAnsi="Georgia" w:cs="Georgia"/>
          <w:sz w:val="19"/>
          <w:szCs w:val="19"/>
        </w:rPr>
        <w:t>of</w:t>
      </w:r>
      <w:r>
        <w:rPr>
          <w:rFonts w:ascii="Georgia" w:eastAsia="Georgia" w:hAnsi="Georgia" w:cs="Georgia"/>
          <w:spacing w:val="14"/>
          <w:sz w:val="19"/>
          <w:szCs w:val="19"/>
        </w:rPr>
        <w:t xml:space="preserve"> </w:t>
      </w:r>
      <w:r>
        <w:rPr>
          <w:rFonts w:ascii="Georgia" w:eastAsia="Georgia" w:hAnsi="Georgia" w:cs="Georgia"/>
          <w:sz w:val="19"/>
          <w:szCs w:val="19"/>
        </w:rPr>
        <w:t>the</w:t>
      </w:r>
      <w:r>
        <w:rPr>
          <w:rFonts w:ascii="Georgia" w:eastAsia="Georgia" w:hAnsi="Georgia" w:cs="Georgia"/>
          <w:spacing w:val="16"/>
          <w:sz w:val="19"/>
          <w:szCs w:val="19"/>
        </w:rPr>
        <w:t xml:space="preserve"> </w:t>
      </w:r>
      <w:r>
        <w:rPr>
          <w:rFonts w:ascii="Georgia" w:eastAsia="Georgia" w:hAnsi="Georgia" w:cs="Georgia"/>
          <w:sz w:val="19"/>
          <w:szCs w:val="19"/>
        </w:rPr>
        <w:t>software,</w:t>
      </w:r>
      <w:r>
        <w:rPr>
          <w:rFonts w:ascii="Georgia" w:eastAsia="Georgia" w:hAnsi="Georgia" w:cs="Georgia"/>
          <w:spacing w:val="29"/>
          <w:sz w:val="19"/>
          <w:szCs w:val="19"/>
        </w:rPr>
        <w:t xml:space="preserve"> </w:t>
      </w:r>
      <w:r>
        <w:rPr>
          <w:rFonts w:ascii="Georgia" w:eastAsia="Georgia" w:hAnsi="Georgia" w:cs="Georgia"/>
          <w:sz w:val="19"/>
          <w:szCs w:val="19"/>
        </w:rPr>
        <w:t>allow</w:t>
      </w:r>
      <w:r>
        <w:rPr>
          <w:rFonts w:ascii="Georgia" w:eastAsia="Georgia" w:hAnsi="Georgia" w:cs="Georgia"/>
          <w:spacing w:val="20"/>
          <w:sz w:val="19"/>
          <w:szCs w:val="19"/>
        </w:rPr>
        <w:t xml:space="preserve"> </w:t>
      </w:r>
      <w:r>
        <w:rPr>
          <w:rFonts w:ascii="Georgia" w:eastAsia="Georgia" w:hAnsi="Georgia" w:cs="Georgia"/>
          <w:sz w:val="19"/>
          <w:szCs w:val="19"/>
        </w:rPr>
        <w:t>for</w:t>
      </w:r>
      <w:r>
        <w:rPr>
          <w:rFonts w:ascii="Georgia" w:eastAsia="Georgia" w:hAnsi="Georgia" w:cs="Georgia"/>
          <w:spacing w:val="16"/>
          <w:sz w:val="19"/>
          <w:szCs w:val="19"/>
        </w:rPr>
        <w:t xml:space="preserve"> </w:t>
      </w:r>
      <w:r>
        <w:rPr>
          <w:rFonts w:ascii="Georgia" w:eastAsia="Georgia" w:hAnsi="Georgia" w:cs="Georgia"/>
          <w:sz w:val="19"/>
          <w:szCs w:val="19"/>
        </w:rPr>
        <w:t>processing</w:t>
      </w:r>
      <w:r>
        <w:rPr>
          <w:rFonts w:ascii="Georgia" w:eastAsia="Georgia" w:hAnsi="Georgia" w:cs="Georgia"/>
          <w:spacing w:val="29"/>
          <w:sz w:val="19"/>
          <w:szCs w:val="19"/>
        </w:rPr>
        <w:t xml:space="preserve"> </w:t>
      </w:r>
      <w:r>
        <w:rPr>
          <w:rFonts w:ascii="Georgia" w:eastAsia="Georgia" w:hAnsi="Georgia" w:cs="Georgia"/>
          <w:sz w:val="19"/>
          <w:szCs w:val="19"/>
        </w:rPr>
        <w:t>of</w:t>
      </w:r>
      <w:r>
        <w:rPr>
          <w:rFonts w:ascii="Georgia" w:eastAsia="Georgia" w:hAnsi="Georgia" w:cs="Georgia"/>
          <w:spacing w:val="14"/>
          <w:sz w:val="19"/>
          <w:szCs w:val="19"/>
        </w:rPr>
        <w:t xml:space="preserve"> </w:t>
      </w:r>
      <w:r>
        <w:rPr>
          <w:rFonts w:ascii="Georgia" w:eastAsia="Georgia" w:hAnsi="Georgia" w:cs="Georgia"/>
          <w:sz w:val="19"/>
          <w:szCs w:val="19"/>
        </w:rPr>
        <w:t>other</w:t>
      </w:r>
      <w:r>
        <w:rPr>
          <w:rFonts w:ascii="Georgia" w:eastAsia="Georgia" w:hAnsi="Georgia" w:cs="Georgia"/>
          <w:spacing w:val="20"/>
          <w:sz w:val="19"/>
          <w:szCs w:val="19"/>
        </w:rPr>
        <w:t xml:space="preserve"> </w:t>
      </w:r>
      <w:r>
        <w:rPr>
          <w:rFonts w:ascii="Georgia" w:eastAsia="Georgia" w:hAnsi="Georgia" w:cs="Georgia"/>
          <w:sz w:val="19"/>
          <w:szCs w:val="19"/>
        </w:rPr>
        <w:t>public</w:t>
      </w:r>
      <w:r>
        <w:rPr>
          <w:rFonts w:ascii="Georgia" w:eastAsia="Georgia" w:hAnsi="Georgia" w:cs="Georgia"/>
          <w:spacing w:val="21"/>
          <w:sz w:val="19"/>
          <w:szCs w:val="19"/>
        </w:rPr>
        <w:t xml:space="preserve"> </w:t>
      </w:r>
      <w:r>
        <w:rPr>
          <w:rFonts w:ascii="Georgia" w:eastAsia="Georgia" w:hAnsi="Georgia" w:cs="Georgia"/>
          <w:sz w:val="19"/>
          <w:szCs w:val="19"/>
        </w:rPr>
        <w:t>and</w:t>
      </w:r>
      <w:r>
        <w:rPr>
          <w:rFonts w:ascii="Georgia" w:eastAsia="Georgia" w:hAnsi="Georgia" w:cs="Georgia"/>
          <w:spacing w:val="17"/>
          <w:sz w:val="19"/>
          <w:szCs w:val="19"/>
        </w:rPr>
        <w:t xml:space="preserve"> </w:t>
      </w:r>
      <w:r>
        <w:rPr>
          <w:rFonts w:ascii="Georgia" w:eastAsia="Georgia" w:hAnsi="Georgia" w:cs="Georgia"/>
          <w:w w:val="102"/>
          <w:sz w:val="19"/>
          <w:szCs w:val="19"/>
        </w:rPr>
        <w:t xml:space="preserve">private </w:t>
      </w:r>
      <w:r>
        <w:rPr>
          <w:rFonts w:ascii="Georgia" w:eastAsia="Georgia" w:hAnsi="Georgia" w:cs="Georgia"/>
          <w:sz w:val="19"/>
          <w:szCs w:val="19"/>
        </w:rPr>
        <w:t>data</w:t>
      </w:r>
      <w:r>
        <w:rPr>
          <w:rFonts w:ascii="Georgia" w:eastAsia="Georgia" w:hAnsi="Georgia" w:cs="Georgia"/>
          <w:spacing w:val="15"/>
          <w:sz w:val="19"/>
          <w:szCs w:val="19"/>
        </w:rPr>
        <w:t xml:space="preserve"> </w:t>
      </w:r>
      <w:r>
        <w:rPr>
          <w:rFonts w:ascii="Georgia" w:eastAsia="Georgia" w:hAnsi="Georgia" w:cs="Georgia"/>
          <w:sz w:val="19"/>
          <w:szCs w:val="19"/>
        </w:rPr>
        <w:t>sets,</w:t>
      </w:r>
      <w:r>
        <w:rPr>
          <w:rFonts w:ascii="Georgia" w:eastAsia="Georgia" w:hAnsi="Georgia" w:cs="Georgia"/>
          <w:spacing w:val="17"/>
          <w:sz w:val="19"/>
          <w:szCs w:val="19"/>
        </w:rPr>
        <w:t xml:space="preserve"> </w:t>
      </w:r>
      <w:r>
        <w:rPr>
          <w:rFonts w:ascii="Georgia" w:eastAsia="Georgia" w:hAnsi="Georgia" w:cs="Georgia"/>
          <w:sz w:val="19"/>
          <w:szCs w:val="19"/>
        </w:rPr>
        <w:t>and</w:t>
      </w:r>
      <w:r>
        <w:rPr>
          <w:rFonts w:ascii="Georgia" w:eastAsia="Georgia" w:hAnsi="Georgia" w:cs="Georgia"/>
          <w:spacing w:val="14"/>
          <w:sz w:val="19"/>
          <w:szCs w:val="19"/>
        </w:rPr>
        <w:t xml:space="preserve"> </w:t>
      </w:r>
      <w:r>
        <w:rPr>
          <w:rFonts w:ascii="Georgia" w:eastAsia="Georgia" w:hAnsi="Georgia" w:cs="Georgia"/>
          <w:sz w:val="19"/>
          <w:szCs w:val="19"/>
        </w:rPr>
        <w:t>provide</w:t>
      </w:r>
      <w:r>
        <w:rPr>
          <w:rFonts w:ascii="Georgia" w:eastAsia="Georgia" w:hAnsi="Georgia" w:cs="Georgia"/>
          <w:spacing w:val="21"/>
          <w:sz w:val="19"/>
          <w:szCs w:val="19"/>
        </w:rPr>
        <w:t xml:space="preserve"> </w:t>
      </w:r>
      <w:r>
        <w:rPr>
          <w:rFonts w:ascii="Georgia" w:eastAsia="Georgia" w:hAnsi="Georgia" w:cs="Georgia"/>
          <w:sz w:val="19"/>
          <w:szCs w:val="19"/>
        </w:rPr>
        <w:t>baseline</w:t>
      </w:r>
      <w:r>
        <w:rPr>
          <w:rFonts w:ascii="Georgia" w:eastAsia="Georgia" w:hAnsi="Georgia" w:cs="Georgia"/>
          <w:spacing w:val="22"/>
          <w:sz w:val="19"/>
          <w:szCs w:val="19"/>
        </w:rPr>
        <w:t xml:space="preserve"> </w:t>
      </w:r>
      <w:r>
        <w:rPr>
          <w:rFonts w:ascii="Georgia" w:eastAsia="Georgia" w:hAnsi="Georgia" w:cs="Georgia"/>
          <w:sz w:val="19"/>
          <w:szCs w:val="19"/>
        </w:rPr>
        <w:t>data</w:t>
      </w:r>
      <w:r>
        <w:rPr>
          <w:rFonts w:ascii="Georgia" w:eastAsia="Georgia" w:hAnsi="Georgia" w:cs="Georgia"/>
          <w:spacing w:val="15"/>
          <w:sz w:val="19"/>
          <w:szCs w:val="19"/>
        </w:rPr>
        <w:t xml:space="preserve"> </w:t>
      </w:r>
      <w:r>
        <w:rPr>
          <w:rFonts w:ascii="Georgia" w:eastAsia="Georgia" w:hAnsi="Georgia" w:cs="Georgia"/>
          <w:sz w:val="19"/>
          <w:szCs w:val="19"/>
        </w:rPr>
        <w:t>for</w:t>
      </w:r>
      <w:r>
        <w:rPr>
          <w:rFonts w:ascii="Georgia" w:eastAsia="Georgia" w:hAnsi="Georgia" w:cs="Georgia"/>
          <w:spacing w:val="13"/>
          <w:sz w:val="19"/>
          <w:szCs w:val="19"/>
        </w:rPr>
        <w:t xml:space="preserve"> </w:t>
      </w:r>
      <w:r>
        <w:rPr>
          <w:rFonts w:ascii="Georgia" w:eastAsia="Georgia" w:hAnsi="Georgia" w:cs="Georgia"/>
          <w:sz w:val="19"/>
          <w:szCs w:val="19"/>
        </w:rPr>
        <w:t>algorithmic</w:t>
      </w:r>
      <w:r>
        <w:rPr>
          <w:rFonts w:ascii="Georgia" w:eastAsia="Georgia" w:hAnsi="Georgia" w:cs="Georgia"/>
          <w:spacing w:val="27"/>
          <w:sz w:val="19"/>
          <w:szCs w:val="19"/>
        </w:rPr>
        <w:t xml:space="preserve"> </w:t>
      </w:r>
      <w:r>
        <w:rPr>
          <w:rFonts w:ascii="Georgia" w:eastAsia="Georgia" w:hAnsi="Georgia" w:cs="Georgia"/>
          <w:sz w:val="19"/>
          <w:szCs w:val="19"/>
        </w:rPr>
        <w:t>comparison,</w:t>
      </w:r>
      <w:r>
        <w:rPr>
          <w:rFonts w:ascii="Georgia" w:eastAsia="Georgia" w:hAnsi="Georgia" w:cs="Georgia"/>
          <w:spacing w:val="31"/>
          <w:sz w:val="19"/>
          <w:szCs w:val="19"/>
        </w:rPr>
        <w:t xml:space="preserve"> </w:t>
      </w:r>
      <w:del w:id="157" w:author="James Gee" w:date="2016-07-20T14:16:00Z">
        <w:r w:rsidDel="00C1072C">
          <w:rPr>
            <w:rFonts w:ascii="Georgia" w:eastAsia="Georgia" w:hAnsi="Georgia" w:cs="Georgia"/>
            <w:sz w:val="19"/>
            <w:szCs w:val="19"/>
          </w:rPr>
          <w:delText>we</w:delText>
        </w:r>
        <w:r w:rsidDel="00C1072C">
          <w:rPr>
            <w:rFonts w:ascii="Georgia" w:eastAsia="Georgia" w:hAnsi="Georgia" w:cs="Georgia"/>
            <w:spacing w:val="13"/>
            <w:sz w:val="19"/>
            <w:szCs w:val="19"/>
          </w:rPr>
          <w:delText xml:space="preserve"> </w:delText>
        </w:r>
        <w:r w:rsidDel="00C1072C">
          <w:rPr>
            <w:rFonts w:ascii="Georgia" w:eastAsia="Georgia" w:hAnsi="Georgia" w:cs="Georgia"/>
            <w:sz w:val="19"/>
            <w:szCs w:val="19"/>
          </w:rPr>
          <w:delText>plan</w:delText>
        </w:r>
      </w:del>
      <w:ins w:id="158" w:author="James Gee" w:date="2016-07-20T14:16:00Z">
        <w:r w:rsidR="00C1072C">
          <w:rPr>
            <w:rFonts w:ascii="Georgia" w:eastAsia="Georgia" w:hAnsi="Georgia" w:cs="Georgia"/>
            <w:sz w:val="19"/>
            <w:szCs w:val="19"/>
          </w:rPr>
          <w:t xml:space="preserve">the second component will </w:t>
        </w:r>
      </w:ins>
      <w:del w:id="159" w:author="James Gee" w:date="2016-07-20T14:18:00Z">
        <w:r w:rsidDel="00C1072C">
          <w:rPr>
            <w:rFonts w:ascii="Georgia" w:eastAsia="Georgia" w:hAnsi="Georgia" w:cs="Georgia"/>
            <w:spacing w:val="15"/>
            <w:sz w:val="19"/>
            <w:szCs w:val="19"/>
          </w:rPr>
          <w:delText xml:space="preserve"> </w:delText>
        </w:r>
        <w:r w:rsidDel="00C1072C">
          <w:rPr>
            <w:rFonts w:ascii="Georgia" w:eastAsia="Georgia" w:hAnsi="Georgia" w:cs="Georgia"/>
            <w:sz w:val="19"/>
            <w:szCs w:val="19"/>
          </w:rPr>
          <w:delText>to</w:delText>
        </w:r>
        <w:r w:rsidDel="00C1072C">
          <w:rPr>
            <w:rFonts w:ascii="Georgia" w:eastAsia="Georgia" w:hAnsi="Georgia" w:cs="Georgia"/>
            <w:spacing w:val="11"/>
            <w:sz w:val="19"/>
            <w:szCs w:val="19"/>
          </w:rPr>
          <w:delText xml:space="preserve"> </w:delText>
        </w:r>
      </w:del>
      <w:ins w:id="160" w:author="James Gee" w:date="2016-07-20T14:18:00Z">
        <w:r w:rsidR="00C1072C">
          <w:rPr>
            <w:rFonts w:ascii="Georgia" w:eastAsia="Georgia" w:hAnsi="Georgia" w:cs="Georgia"/>
            <w:sz w:val="19"/>
            <w:szCs w:val="19"/>
          </w:rPr>
          <w:t xml:space="preserve">involve the </w:t>
        </w:r>
      </w:ins>
      <w:r>
        <w:rPr>
          <w:rFonts w:ascii="Georgia" w:eastAsia="Georgia" w:hAnsi="Georgia" w:cs="Georgia"/>
          <w:sz w:val="19"/>
          <w:szCs w:val="19"/>
        </w:rPr>
        <w:t>release</w:t>
      </w:r>
      <w:ins w:id="161" w:author="James Gee" w:date="2016-07-20T14:18:00Z">
        <w:r w:rsidR="00C1072C">
          <w:rPr>
            <w:rFonts w:ascii="Georgia" w:eastAsia="Georgia" w:hAnsi="Georgia" w:cs="Georgia"/>
            <w:sz w:val="19"/>
            <w:szCs w:val="19"/>
          </w:rPr>
          <w:t xml:space="preserve"> of</w:t>
        </w:r>
      </w:ins>
      <w:r>
        <w:rPr>
          <w:rFonts w:ascii="Georgia" w:eastAsia="Georgia" w:hAnsi="Georgia" w:cs="Georgia"/>
          <w:spacing w:val="20"/>
          <w:sz w:val="19"/>
          <w:szCs w:val="19"/>
        </w:rPr>
        <w:t xml:space="preserve"> </w:t>
      </w:r>
      <w:r>
        <w:rPr>
          <w:rFonts w:ascii="Georgia" w:eastAsia="Georgia" w:hAnsi="Georgia" w:cs="Georgia"/>
          <w:sz w:val="19"/>
          <w:szCs w:val="19"/>
        </w:rPr>
        <w:t>CT</w:t>
      </w:r>
      <w:r>
        <w:rPr>
          <w:rFonts w:ascii="Georgia" w:eastAsia="Georgia" w:hAnsi="Georgia" w:cs="Georgia"/>
          <w:spacing w:val="13"/>
          <w:sz w:val="19"/>
          <w:szCs w:val="19"/>
        </w:rPr>
        <w:t xml:space="preserve"> </w:t>
      </w:r>
      <w:r>
        <w:rPr>
          <w:rFonts w:ascii="Georgia" w:eastAsia="Georgia" w:hAnsi="Georgia" w:cs="Georgia"/>
          <w:sz w:val="19"/>
          <w:szCs w:val="19"/>
        </w:rPr>
        <w:t>and</w:t>
      </w:r>
      <w:r>
        <w:rPr>
          <w:rFonts w:ascii="Georgia" w:eastAsia="Georgia" w:hAnsi="Georgia" w:cs="Georgia"/>
          <w:spacing w:val="14"/>
          <w:sz w:val="19"/>
          <w:szCs w:val="19"/>
        </w:rPr>
        <w:t xml:space="preserve"> </w:t>
      </w:r>
      <w:r>
        <w:rPr>
          <w:rFonts w:ascii="Georgia" w:eastAsia="Georgia" w:hAnsi="Georgia" w:cs="Georgia"/>
          <w:sz w:val="19"/>
          <w:szCs w:val="19"/>
        </w:rPr>
        <w:t>1H</w:t>
      </w:r>
      <w:r>
        <w:rPr>
          <w:rFonts w:ascii="Georgia" w:eastAsia="Georgia" w:hAnsi="Georgia" w:cs="Georgia"/>
          <w:spacing w:val="13"/>
          <w:sz w:val="19"/>
          <w:szCs w:val="19"/>
        </w:rPr>
        <w:t xml:space="preserve"> </w:t>
      </w:r>
      <w:r>
        <w:rPr>
          <w:rFonts w:ascii="Georgia" w:eastAsia="Georgia" w:hAnsi="Georgia" w:cs="Georgia"/>
          <w:sz w:val="19"/>
          <w:szCs w:val="19"/>
        </w:rPr>
        <w:t>MRI</w:t>
      </w:r>
      <w:r>
        <w:rPr>
          <w:rFonts w:ascii="Georgia" w:eastAsia="Georgia" w:hAnsi="Georgia" w:cs="Georgia"/>
          <w:spacing w:val="16"/>
          <w:sz w:val="19"/>
          <w:szCs w:val="19"/>
        </w:rPr>
        <w:t xml:space="preserve"> </w:t>
      </w:r>
      <w:r>
        <w:rPr>
          <w:rFonts w:ascii="Georgia" w:eastAsia="Georgia" w:hAnsi="Georgia" w:cs="Georgia"/>
          <w:sz w:val="19"/>
          <w:szCs w:val="19"/>
        </w:rPr>
        <w:t>annotated</w:t>
      </w:r>
      <w:r>
        <w:rPr>
          <w:rFonts w:ascii="Georgia" w:eastAsia="Georgia" w:hAnsi="Georgia" w:cs="Georgia"/>
          <w:spacing w:val="25"/>
          <w:sz w:val="19"/>
          <w:szCs w:val="19"/>
        </w:rPr>
        <w:t xml:space="preserve"> </w:t>
      </w:r>
      <w:r>
        <w:rPr>
          <w:rFonts w:ascii="Georgia" w:eastAsia="Georgia" w:hAnsi="Georgia" w:cs="Georgia"/>
          <w:sz w:val="19"/>
          <w:szCs w:val="19"/>
        </w:rPr>
        <w:t>atlas</w:t>
      </w:r>
      <w:r>
        <w:rPr>
          <w:rFonts w:ascii="Georgia" w:eastAsia="Georgia" w:hAnsi="Georgia" w:cs="Georgia"/>
          <w:spacing w:val="16"/>
          <w:sz w:val="19"/>
          <w:szCs w:val="19"/>
        </w:rPr>
        <w:t xml:space="preserve"> </w:t>
      </w:r>
      <w:r>
        <w:rPr>
          <w:rFonts w:ascii="Georgia" w:eastAsia="Georgia" w:hAnsi="Georgia" w:cs="Georgia"/>
          <w:w w:val="102"/>
          <w:sz w:val="19"/>
          <w:szCs w:val="19"/>
        </w:rPr>
        <w:t xml:space="preserve">libraries, </w:t>
      </w:r>
      <w:r>
        <w:rPr>
          <w:rFonts w:ascii="Georgia" w:eastAsia="Georgia" w:hAnsi="Georgia" w:cs="Georgia"/>
          <w:sz w:val="19"/>
          <w:szCs w:val="19"/>
        </w:rPr>
        <w:t>corresponding</w:t>
      </w:r>
      <w:r>
        <w:rPr>
          <w:rFonts w:ascii="Georgia" w:eastAsia="Georgia" w:hAnsi="Georgia" w:cs="Georgia"/>
          <w:spacing w:val="14"/>
          <w:sz w:val="19"/>
          <w:szCs w:val="19"/>
        </w:rPr>
        <w:t xml:space="preserve"> </w:t>
      </w:r>
      <w:r>
        <w:rPr>
          <w:rFonts w:ascii="Georgia" w:eastAsia="Georgia" w:hAnsi="Georgia" w:cs="Georgia"/>
          <w:sz w:val="19"/>
          <w:szCs w:val="19"/>
        </w:rPr>
        <w:t>templates,</w:t>
      </w:r>
      <w:r>
        <w:rPr>
          <w:rFonts w:ascii="Georgia" w:eastAsia="Georgia" w:hAnsi="Georgia" w:cs="Georgia"/>
          <w:spacing w:val="9"/>
          <w:sz w:val="19"/>
          <w:szCs w:val="19"/>
        </w:rPr>
        <w:t xml:space="preserve"> </w:t>
      </w:r>
      <w:r>
        <w:rPr>
          <w:rFonts w:ascii="Georgia" w:eastAsia="Georgia" w:hAnsi="Georgia" w:cs="Georgia"/>
          <w:sz w:val="19"/>
          <w:szCs w:val="19"/>
        </w:rPr>
        <w:t>and</w:t>
      </w:r>
      <w:r>
        <w:rPr>
          <w:rFonts w:ascii="Georgia" w:eastAsia="Georgia" w:hAnsi="Georgia" w:cs="Georgia"/>
          <w:spacing w:val="-4"/>
          <w:sz w:val="19"/>
          <w:szCs w:val="19"/>
        </w:rPr>
        <w:t xml:space="preserve"> </w:t>
      </w:r>
      <w:r>
        <w:rPr>
          <w:rFonts w:ascii="Georgia" w:eastAsia="Georgia" w:hAnsi="Georgia" w:cs="Georgia"/>
          <w:sz w:val="19"/>
          <w:szCs w:val="19"/>
        </w:rPr>
        <w:t>data-generating</w:t>
      </w:r>
      <w:r>
        <w:rPr>
          <w:rFonts w:ascii="Georgia" w:eastAsia="Georgia" w:hAnsi="Georgia" w:cs="Georgia"/>
          <w:spacing w:val="17"/>
          <w:sz w:val="19"/>
          <w:szCs w:val="19"/>
        </w:rPr>
        <w:t xml:space="preserve"> </w:t>
      </w:r>
      <w:r>
        <w:rPr>
          <w:rFonts w:ascii="Georgia" w:eastAsia="Georgia" w:hAnsi="Georgia" w:cs="Georgia"/>
          <w:sz w:val="19"/>
          <w:szCs w:val="19"/>
        </w:rPr>
        <w:t>scripts</w:t>
      </w:r>
      <w:r>
        <w:rPr>
          <w:rFonts w:ascii="Georgia" w:eastAsia="Georgia" w:hAnsi="Georgia" w:cs="Georgia"/>
          <w:spacing w:val="1"/>
          <w:sz w:val="19"/>
          <w:szCs w:val="19"/>
        </w:rPr>
        <w:t xml:space="preserve"> </w:t>
      </w:r>
      <w:r>
        <w:rPr>
          <w:rFonts w:ascii="Georgia" w:eastAsia="Georgia" w:hAnsi="Georgia" w:cs="Georgia"/>
          <w:sz w:val="19"/>
          <w:szCs w:val="19"/>
        </w:rPr>
        <w:t>as</w:t>
      </w:r>
      <w:r>
        <w:rPr>
          <w:rFonts w:ascii="Georgia" w:eastAsia="Georgia" w:hAnsi="Georgia" w:cs="Georgia"/>
          <w:spacing w:val="-6"/>
          <w:sz w:val="19"/>
          <w:szCs w:val="19"/>
        </w:rPr>
        <w:t xml:space="preserve"> </w:t>
      </w:r>
      <w:r>
        <w:rPr>
          <w:rFonts w:ascii="Georgia" w:eastAsia="Georgia" w:hAnsi="Georgia" w:cs="Georgia"/>
          <w:sz w:val="19"/>
          <w:szCs w:val="19"/>
        </w:rPr>
        <w:t>described</w:t>
      </w:r>
      <w:r>
        <w:rPr>
          <w:rFonts w:ascii="Georgia" w:eastAsia="Georgia" w:hAnsi="Georgia" w:cs="Georgia"/>
          <w:spacing w:val="6"/>
          <w:sz w:val="19"/>
          <w:szCs w:val="19"/>
        </w:rPr>
        <w:t xml:space="preserve"> </w:t>
      </w:r>
      <w:r>
        <w:rPr>
          <w:rFonts w:ascii="Georgia" w:eastAsia="Georgia" w:hAnsi="Georgia" w:cs="Georgia"/>
          <w:sz w:val="19"/>
          <w:szCs w:val="19"/>
        </w:rPr>
        <w:t>below.</w:t>
      </w:r>
      <w:r>
        <w:rPr>
          <w:rFonts w:ascii="Georgia" w:eastAsia="Georgia" w:hAnsi="Georgia" w:cs="Georgia"/>
          <w:spacing w:val="24"/>
          <w:sz w:val="19"/>
          <w:szCs w:val="19"/>
        </w:rPr>
        <w:t xml:space="preserve"> </w:t>
      </w:r>
      <w:r>
        <w:rPr>
          <w:rFonts w:ascii="Georgia" w:eastAsia="Georgia" w:hAnsi="Georgia" w:cs="Georgia"/>
          <w:sz w:val="19"/>
          <w:szCs w:val="19"/>
        </w:rPr>
        <w:t>The</w:t>
      </w:r>
      <w:r>
        <w:rPr>
          <w:rFonts w:ascii="Georgia" w:eastAsia="Georgia" w:hAnsi="Georgia" w:cs="Georgia"/>
          <w:spacing w:val="-4"/>
          <w:sz w:val="19"/>
          <w:szCs w:val="19"/>
        </w:rPr>
        <w:t xml:space="preserve"> </w:t>
      </w:r>
      <w:r>
        <w:rPr>
          <w:rFonts w:ascii="Georgia" w:eastAsia="Georgia" w:hAnsi="Georgia" w:cs="Georgia"/>
          <w:sz w:val="19"/>
          <w:szCs w:val="19"/>
        </w:rPr>
        <w:t>third</w:t>
      </w:r>
      <w:r>
        <w:rPr>
          <w:rFonts w:ascii="Georgia" w:eastAsia="Georgia" w:hAnsi="Georgia" w:cs="Georgia"/>
          <w:spacing w:val="-2"/>
          <w:sz w:val="19"/>
          <w:szCs w:val="19"/>
        </w:rPr>
        <w:t xml:space="preserve"> </w:t>
      </w:r>
      <w:r>
        <w:rPr>
          <w:rFonts w:ascii="Georgia" w:eastAsia="Georgia" w:hAnsi="Georgia" w:cs="Georgia"/>
          <w:sz w:val="19"/>
          <w:szCs w:val="19"/>
        </w:rPr>
        <w:t>component</w:t>
      </w:r>
      <w:r>
        <w:rPr>
          <w:rFonts w:ascii="Georgia" w:eastAsia="Georgia" w:hAnsi="Georgia" w:cs="Georgia"/>
          <w:spacing w:val="9"/>
          <w:sz w:val="19"/>
          <w:szCs w:val="19"/>
        </w:rPr>
        <w:t xml:space="preserve"> </w:t>
      </w:r>
      <w:r>
        <w:rPr>
          <w:rFonts w:ascii="Georgia" w:eastAsia="Georgia" w:hAnsi="Georgia" w:cs="Georgia"/>
          <w:sz w:val="19"/>
          <w:szCs w:val="19"/>
        </w:rPr>
        <w:t>will</w:t>
      </w:r>
      <w:r>
        <w:rPr>
          <w:rFonts w:ascii="Georgia" w:eastAsia="Georgia" w:hAnsi="Georgia" w:cs="Georgia"/>
          <w:spacing w:val="-4"/>
          <w:sz w:val="19"/>
          <w:szCs w:val="19"/>
        </w:rPr>
        <w:t xml:space="preserve"> </w:t>
      </w:r>
      <w:r>
        <w:rPr>
          <w:rFonts w:ascii="Georgia" w:eastAsia="Georgia" w:hAnsi="Georgia" w:cs="Georgia"/>
          <w:sz w:val="19"/>
          <w:szCs w:val="19"/>
        </w:rPr>
        <w:t>be</w:t>
      </w:r>
      <w:r>
        <w:rPr>
          <w:rFonts w:ascii="Georgia" w:eastAsia="Georgia" w:hAnsi="Georgia" w:cs="Georgia"/>
          <w:spacing w:val="-6"/>
          <w:sz w:val="19"/>
          <w:szCs w:val="19"/>
        </w:rPr>
        <w:t xml:space="preserve"> </w:t>
      </w:r>
      <w:r>
        <w:rPr>
          <w:rFonts w:ascii="Georgia" w:eastAsia="Georgia" w:hAnsi="Georgia" w:cs="Georgia"/>
          <w:sz w:val="19"/>
          <w:szCs w:val="19"/>
        </w:rPr>
        <w:t>significant</w:t>
      </w:r>
      <w:r>
        <w:rPr>
          <w:rFonts w:ascii="Georgia" w:eastAsia="Georgia" w:hAnsi="Georgia" w:cs="Georgia"/>
          <w:spacing w:val="8"/>
          <w:sz w:val="19"/>
          <w:szCs w:val="19"/>
        </w:rPr>
        <w:t xml:space="preserve"> </w:t>
      </w:r>
      <w:r>
        <w:rPr>
          <w:rFonts w:ascii="Georgia" w:eastAsia="Georgia" w:hAnsi="Georgia" w:cs="Georgia"/>
          <w:sz w:val="19"/>
          <w:szCs w:val="19"/>
        </w:rPr>
        <w:t>extensions</w:t>
      </w:r>
      <w:r>
        <w:rPr>
          <w:rFonts w:ascii="Georgia" w:eastAsia="Georgia" w:hAnsi="Georgia" w:cs="Georgia"/>
          <w:spacing w:val="8"/>
          <w:sz w:val="19"/>
          <w:szCs w:val="19"/>
        </w:rPr>
        <w:t xml:space="preserve"> </w:t>
      </w:r>
      <w:r>
        <w:rPr>
          <w:rFonts w:ascii="Georgia" w:eastAsia="Georgia" w:hAnsi="Georgia" w:cs="Georgia"/>
          <w:w w:val="102"/>
          <w:sz w:val="19"/>
          <w:szCs w:val="19"/>
        </w:rPr>
        <w:t xml:space="preserve">to </w:t>
      </w:r>
      <w:r>
        <w:rPr>
          <w:rFonts w:ascii="Georgia" w:eastAsia="Georgia" w:hAnsi="Georgia" w:cs="Georgia"/>
          <w:sz w:val="19"/>
          <w:szCs w:val="19"/>
        </w:rPr>
        <w:t>the well-known</w:t>
      </w:r>
      <w:r>
        <w:rPr>
          <w:rFonts w:ascii="Georgia" w:eastAsia="Georgia" w:hAnsi="Georgia" w:cs="Georgia"/>
          <w:spacing w:val="15"/>
          <w:sz w:val="19"/>
          <w:szCs w:val="19"/>
        </w:rPr>
        <w:t xml:space="preserve"> </w:t>
      </w:r>
      <w:r>
        <w:rPr>
          <w:rFonts w:ascii="Georgia" w:eastAsia="Georgia" w:hAnsi="Georgia" w:cs="Georgia"/>
          <w:sz w:val="19"/>
          <w:szCs w:val="19"/>
        </w:rPr>
        <w:t>ITK-SNAP</w:t>
      </w:r>
      <w:r>
        <w:rPr>
          <w:rFonts w:ascii="Georgia" w:eastAsia="Georgia" w:hAnsi="Georgia" w:cs="Georgia"/>
          <w:spacing w:val="13"/>
          <w:sz w:val="19"/>
          <w:szCs w:val="19"/>
        </w:rPr>
        <w:t xml:space="preserve"> </w:t>
      </w:r>
      <w:r>
        <w:rPr>
          <w:rFonts w:ascii="Georgia" w:eastAsia="Georgia" w:hAnsi="Georgia" w:cs="Georgia"/>
          <w:sz w:val="19"/>
          <w:szCs w:val="19"/>
        </w:rPr>
        <w:t>software</w:t>
      </w:r>
      <w:r>
        <w:rPr>
          <w:rFonts w:ascii="Georgia" w:eastAsia="Georgia" w:hAnsi="Georgia" w:cs="Georgia"/>
          <w:spacing w:val="9"/>
          <w:sz w:val="19"/>
          <w:szCs w:val="19"/>
        </w:rPr>
        <w:t xml:space="preserve"> </w:t>
      </w:r>
      <w:r>
        <w:rPr>
          <w:rFonts w:ascii="Georgia" w:eastAsia="Georgia" w:hAnsi="Georgia" w:cs="Georgia"/>
          <w:sz w:val="19"/>
          <w:szCs w:val="19"/>
        </w:rPr>
        <w:t>for an</w:t>
      </w:r>
      <w:r>
        <w:rPr>
          <w:rFonts w:ascii="Georgia" w:eastAsia="Georgia" w:hAnsi="Georgia" w:cs="Georgia"/>
          <w:spacing w:val="-1"/>
          <w:sz w:val="19"/>
          <w:szCs w:val="19"/>
        </w:rPr>
        <w:t xml:space="preserve"> </w:t>
      </w:r>
      <w:r>
        <w:rPr>
          <w:rFonts w:ascii="Georgia" w:eastAsia="Georgia" w:hAnsi="Georgia" w:cs="Georgia"/>
          <w:sz w:val="19"/>
          <w:szCs w:val="19"/>
        </w:rPr>
        <w:t>enhanced</w:t>
      </w:r>
      <w:r>
        <w:rPr>
          <w:rFonts w:ascii="Georgia" w:eastAsia="Georgia" w:hAnsi="Georgia" w:cs="Georgia"/>
          <w:spacing w:val="11"/>
          <w:sz w:val="19"/>
          <w:szCs w:val="19"/>
        </w:rPr>
        <w:t xml:space="preserve"> </w:t>
      </w:r>
      <w:r>
        <w:rPr>
          <w:rFonts w:ascii="Georgia" w:eastAsia="Georgia" w:hAnsi="Georgia" w:cs="Georgia"/>
          <w:sz w:val="19"/>
          <w:szCs w:val="19"/>
        </w:rPr>
        <w:t>user</w:t>
      </w:r>
      <w:r>
        <w:rPr>
          <w:rFonts w:ascii="Georgia" w:eastAsia="Georgia" w:hAnsi="Georgia" w:cs="Georgia"/>
          <w:spacing w:val="2"/>
          <w:sz w:val="19"/>
          <w:szCs w:val="19"/>
        </w:rPr>
        <w:t xml:space="preserve"> </w:t>
      </w:r>
      <w:r>
        <w:rPr>
          <w:rFonts w:ascii="Georgia" w:eastAsia="Georgia" w:hAnsi="Georgia" w:cs="Georgia"/>
          <w:sz w:val="19"/>
          <w:szCs w:val="19"/>
        </w:rPr>
        <w:t>experience</w:t>
      </w:r>
      <w:r>
        <w:rPr>
          <w:rFonts w:ascii="Georgia" w:eastAsia="Georgia" w:hAnsi="Georgia" w:cs="Georgia"/>
          <w:spacing w:val="13"/>
          <w:sz w:val="19"/>
          <w:szCs w:val="19"/>
        </w:rPr>
        <w:t xml:space="preserve"> </w:t>
      </w:r>
      <w:r>
        <w:rPr>
          <w:rFonts w:ascii="Georgia" w:eastAsia="Georgia" w:hAnsi="Georgia" w:cs="Georgia"/>
          <w:sz w:val="19"/>
          <w:szCs w:val="19"/>
        </w:rPr>
        <w:t>through</w:t>
      </w:r>
      <w:r>
        <w:rPr>
          <w:rFonts w:ascii="Georgia" w:eastAsia="Georgia" w:hAnsi="Georgia" w:cs="Georgia"/>
          <w:spacing w:val="8"/>
          <w:sz w:val="19"/>
          <w:szCs w:val="19"/>
        </w:rPr>
        <w:t xml:space="preserve"> </w:t>
      </w:r>
      <w:r>
        <w:rPr>
          <w:rFonts w:ascii="Georgia" w:eastAsia="Georgia" w:hAnsi="Georgia" w:cs="Georgia"/>
          <w:sz w:val="19"/>
          <w:szCs w:val="19"/>
        </w:rPr>
        <w:t>a</w:t>
      </w:r>
      <w:r>
        <w:rPr>
          <w:rFonts w:ascii="Georgia" w:eastAsia="Georgia" w:hAnsi="Georgia" w:cs="Georgia"/>
          <w:spacing w:val="-2"/>
          <w:sz w:val="19"/>
          <w:szCs w:val="19"/>
        </w:rPr>
        <w:t xml:space="preserve"> </w:t>
      </w:r>
      <w:proofErr w:type="gramStart"/>
      <w:r>
        <w:rPr>
          <w:rFonts w:ascii="Georgia" w:eastAsia="Georgia" w:hAnsi="Georgia" w:cs="Georgia"/>
          <w:sz w:val="19"/>
          <w:szCs w:val="19"/>
        </w:rPr>
        <w:t>full</w:t>
      </w:r>
      <w:r>
        <w:rPr>
          <w:rFonts w:ascii="Georgia" w:eastAsia="Georgia" w:hAnsi="Georgia" w:cs="Georgia"/>
          <w:spacing w:val="1"/>
          <w:sz w:val="19"/>
          <w:szCs w:val="19"/>
        </w:rPr>
        <w:t xml:space="preserve"> </w:t>
      </w:r>
      <w:r>
        <w:rPr>
          <w:rFonts w:ascii="Georgia" w:eastAsia="Georgia" w:hAnsi="Georgia" w:cs="Georgia"/>
          <w:sz w:val="19"/>
          <w:szCs w:val="19"/>
        </w:rPr>
        <w:t>featured</w:t>
      </w:r>
      <w:proofErr w:type="gramEnd"/>
      <w:r>
        <w:rPr>
          <w:rFonts w:ascii="Georgia" w:eastAsia="Georgia" w:hAnsi="Georgia" w:cs="Georgia"/>
          <w:spacing w:val="9"/>
          <w:sz w:val="19"/>
          <w:szCs w:val="19"/>
        </w:rPr>
        <w:t xml:space="preserve"> </w:t>
      </w:r>
      <w:r>
        <w:rPr>
          <w:rFonts w:ascii="Georgia" w:eastAsia="Georgia" w:hAnsi="Georgia" w:cs="Georgia"/>
          <w:sz w:val="19"/>
          <w:szCs w:val="19"/>
        </w:rPr>
        <w:t>graphical</w:t>
      </w:r>
      <w:r>
        <w:rPr>
          <w:rFonts w:ascii="Georgia" w:eastAsia="Georgia" w:hAnsi="Georgia" w:cs="Georgia"/>
          <w:spacing w:val="11"/>
          <w:sz w:val="19"/>
          <w:szCs w:val="19"/>
        </w:rPr>
        <w:t xml:space="preserve"> </w:t>
      </w:r>
      <w:r>
        <w:rPr>
          <w:rFonts w:ascii="Georgia" w:eastAsia="Georgia" w:hAnsi="Georgia" w:cs="Georgia"/>
          <w:sz w:val="19"/>
          <w:szCs w:val="19"/>
        </w:rPr>
        <w:t>user</w:t>
      </w:r>
      <w:r>
        <w:rPr>
          <w:rFonts w:ascii="Georgia" w:eastAsia="Georgia" w:hAnsi="Georgia" w:cs="Georgia"/>
          <w:spacing w:val="2"/>
          <w:sz w:val="19"/>
          <w:szCs w:val="19"/>
        </w:rPr>
        <w:t xml:space="preserve"> </w:t>
      </w:r>
      <w:r>
        <w:rPr>
          <w:rFonts w:ascii="Georgia" w:eastAsia="Georgia" w:hAnsi="Georgia" w:cs="Georgia"/>
          <w:sz w:val="19"/>
          <w:szCs w:val="19"/>
        </w:rPr>
        <w:t>interface</w:t>
      </w:r>
      <w:r>
        <w:rPr>
          <w:rFonts w:ascii="Georgia" w:eastAsia="Georgia" w:hAnsi="Georgia" w:cs="Georgia"/>
          <w:spacing w:val="10"/>
          <w:sz w:val="19"/>
          <w:szCs w:val="19"/>
        </w:rPr>
        <w:t xml:space="preserve"> </w:t>
      </w:r>
      <w:r>
        <w:rPr>
          <w:rFonts w:ascii="Georgia" w:eastAsia="Georgia" w:hAnsi="Georgia" w:cs="Georgia"/>
          <w:sz w:val="19"/>
          <w:szCs w:val="19"/>
        </w:rPr>
        <w:t>to</w:t>
      </w:r>
      <w:r>
        <w:rPr>
          <w:rFonts w:ascii="Georgia" w:eastAsia="Georgia" w:hAnsi="Georgia" w:cs="Georgia"/>
          <w:spacing w:val="-2"/>
          <w:sz w:val="19"/>
          <w:szCs w:val="19"/>
        </w:rPr>
        <w:t xml:space="preserve"> </w:t>
      </w:r>
      <w:r>
        <w:rPr>
          <w:rFonts w:ascii="Georgia" w:eastAsia="Georgia" w:hAnsi="Georgia" w:cs="Georgia"/>
          <w:w w:val="102"/>
          <w:sz w:val="19"/>
          <w:szCs w:val="19"/>
        </w:rPr>
        <w:t>support</w:t>
      </w:r>
    </w:p>
    <w:p w14:paraId="75657C35" w14:textId="77777777" w:rsidR="00E61F9D" w:rsidRDefault="00E61F9D">
      <w:pPr>
        <w:spacing w:after="0"/>
        <w:jc w:val="both"/>
        <w:sectPr w:rsidR="00E61F9D">
          <w:pgSz w:w="12240" w:h="15840"/>
          <w:pgMar w:top="620" w:right="580" w:bottom="280" w:left="600" w:header="720" w:footer="720" w:gutter="0"/>
          <w:cols w:space="720"/>
        </w:sectPr>
      </w:pPr>
    </w:p>
    <w:p w14:paraId="515AE434" w14:textId="0F99AF33" w:rsidR="00E61F9D" w:rsidRDefault="00E87768">
      <w:pPr>
        <w:spacing w:before="100" w:after="0" w:line="240" w:lineRule="auto"/>
        <w:ind w:left="120" w:right="-20"/>
        <w:rPr>
          <w:rFonts w:ascii="Times New Roman" w:eastAsia="Times New Roman" w:hAnsi="Times New Roman" w:cs="Times New Roman"/>
          <w:sz w:val="20"/>
          <w:szCs w:val="20"/>
        </w:rPr>
      </w:pPr>
      <w:r>
        <w:rPr>
          <w:noProof/>
        </w:rPr>
        <w:lastRenderedPageBreak/>
        <w:drawing>
          <wp:inline distT="0" distB="0" distL="0" distR="0" wp14:anchorId="5DE37286" wp14:editId="2A8D73A1">
            <wp:extent cx="6851650" cy="343217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1650" cy="3432175"/>
                    </a:xfrm>
                    <a:prstGeom prst="rect">
                      <a:avLst/>
                    </a:prstGeom>
                    <a:noFill/>
                    <a:ln>
                      <a:noFill/>
                    </a:ln>
                  </pic:spPr>
                </pic:pic>
              </a:graphicData>
            </a:graphic>
          </wp:inline>
        </w:drawing>
      </w:r>
    </w:p>
    <w:p w14:paraId="26F18EE9" w14:textId="77777777" w:rsidR="00E61F9D" w:rsidRDefault="00E61F9D">
      <w:pPr>
        <w:spacing w:before="10" w:after="0" w:line="140" w:lineRule="exact"/>
        <w:rPr>
          <w:sz w:val="14"/>
          <w:szCs w:val="14"/>
        </w:rPr>
      </w:pPr>
    </w:p>
    <w:p w14:paraId="1C044954" w14:textId="67B3B83C" w:rsidR="00E61F9D" w:rsidRDefault="005C64D6">
      <w:pPr>
        <w:spacing w:before="39" w:after="0" w:line="258" w:lineRule="auto"/>
        <w:ind w:left="120" w:right="57"/>
        <w:jc w:val="both"/>
        <w:rPr>
          <w:rFonts w:ascii="Georgia" w:eastAsia="Georgia" w:hAnsi="Georgia" w:cs="Georgia"/>
          <w:sz w:val="18"/>
          <w:szCs w:val="18"/>
        </w:rPr>
      </w:pPr>
      <w:commentRangeStart w:id="162"/>
      <w:r>
        <w:rPr>
          <w:rFonts w:ascii="Georgia" w:eastAsia="Georgia" w:hAnsi="Georgia" w:cs="Georgia"/>
          <w:b/>
          <w:bCs/>
          <w:sz w:val="17"/>
          <w:szCs w:val="17"/>
        </w:rPr>
        <w:t>Figure</w:t>
      </w:r>
      <w:r>
        <w:rPr>
          <w:rFonts w:ascii="Georgia" w:eastAsia="Georgia" w:hAnsi="Georgia" w:cs="Georgia"/>
          <w:b/>
          <w:bCs/>
          <w:spacing w:val="27"/>
          <w:sz w:val="17"/>
          <w:szCs w:val="17"/>
        </w:rPr>
        <w:t xml:space="preserve"> </w:t>
      </w:r>
      <w:r>
        <w:rPr>
          <w:rFonts w:ascii="Georgia" w:eastAsia="Georgia" w:hAnsi="Georgia" w:cs="Georgia"/>
          <w:b/>
          <w:bCs/>
          <w:sz w:val="17"/>
          <w:szCs w:val="17"/>
        </w:rPr>
        <w:t>2:</w:t>
      </w:r>
      <w:r>
        <w:rPr>
          <w:rFonts w:ascii="Georgia" w:eastAsia="Georgia" w:hAnsi="Georgia" w:cs="Georgia"/>
          <w:b/>
          <w:bCs/>
          <w:spacing w:val="28"/>
          <w:sz w:val="17"/>
          <w:szCs w:val="17"/>
        </w:rPr>
        <w:t xml:space="preserve"> </w:t>
      </w:r>
      <w:commentRangeEnd w:id="162"/>
      <w:r w:rsidR="00C1072C">
        <w:rPr>
          <w:rStyle w:val="CommentReference"/>
        </w:rPr>
        <w:commentReference w:id="162"/>
      </w:r>
      <w:r>
        <w:rPr>
          <w:rFonts w:ascii="Georgia" w:eastAsia="Georgia" w:hAnsi="Georgia" w:cs="Georgia"/>
          <w:sz w:val="18"/>
          <w:szCs w:val="18"/>
        </w:rPr>
        <w:t>ANTs</w:t>
      </w:r>
      <w:r>
        <w:rPr>
          <w:rFonts w:ascii="Georgia" w:eastAsia="Georgia" w:hAnsi="Georgia" w:cs="Georgia"/>
          <w:spacing w:val="-2"/>
          <w:sz w:val="18"/>
          <w:szCs w:val="18"/>
        </w:rPr>
        <w:t xml:space="preserve"> </w:t>
      </w:r>
      <w:r>
        <w:rPr>
          <w:rFonts w:ascii="Georgia" w:eastAsia="Georgia" w:hAnsi="Georgia" w:cs="Georgia"/>
          <w:sz w:val="18"/>
          <w:szCs w:val="18"/>
        </w:rPr>
        <w:t>based</w:t>
      </w:r>
      <w:r>
        <w:rPr>
          <w:rFonts w:ascii="Georgia" w:eastAsia="Georgia" w:hAnsi="Georgia" w:cs="Georgia"/>
          <w:spacing w:val="-3"/>
          <w:sz w:val="18"/>
          <w:szCs w:val="18"/>
        </w:rPr>
        <w:t xml:space="preserve"> </w:t>
      </w:r>
      <w:proofErr w:type="gramStart"/>
      <w:r>
        <w:rPr>
          <w:rFonts w:ascii="Georgia" w:eastAsia="Georgia" w:hAnsi="Georgia" w:cs="Georgia"/>
          <w:sz w:val="18"/>
          <w:szCs w:val="18"/>
        </w:rPr>
        <w:t>core</w:t>
      </w:r>
      <w:r>
        <w:rPr>
          <w:rFonts w:ascii="Georgia" w:eastAsia="Georgia" w:hAnsi="Georgia" w:cs="Georgia"/>
          <w:spacing w:val="-1"/>
          <w:sz w:val="18"/>
          <w:szCs w:val="18"/>
        </w:rPr>
        <w:t xml:space="preserve"> </w:t>
      </w:r>
      <w:r>
        <w:rPr>
          <w:rFonts w:ascii="Georgia" w:eastAsia="Georgia" w:hAnsi="Georgia" w:cs="Georgia"/>
          <w:sz w:val="18"/>
          <w:szCs w:val="18"/>
        </w:rPr>
        <w:t>processing</w:t>
      </w:r>
      <w:proofErr w:type="gramEnd"/>
      <w:r>
        <w:rPr>
          <w:rFonts w:ascii="Georgia" w:eastAsia="Georgia" w:hAnsi="Georgia" w:cs="Georgia"/>
          <w:spacing w:val="-6"/>
          <w:sz w:val="18"/>
          <w:szCs w:val="18"/>
        </w:rPr>
        <w:t xml:space="preserve"> </w:t>
      </w:r>
      <w:r>
        <w:rPr>
          <w:rFonts w:ascii="Georgia" w:eastAsia="Georgia" w:hAnsi="Georgia" w:cs="Georgia"/>
          <w:sz w:val="18"/>
          <w:szCs w:val="18"/>
        </w:rPr>
        <w:t>tools</w:t>
      </w:r>
      <w:r>
        <w:rPr>
          <w:rFonts w:ascii="Georgia" w:eastAsia="Georgia" w:hAnsi="Georgia" w:cs="Georgia"/>
          <w:spacing w:val="-2"/>
          <w:sz w:val="18"/>
          <w:szCs w:val="18"/>
        </w:rPr>
        <w:t xml:space="preserve"> </w:t>
      </w:r>
      <w:r>
        <w:rPr>
          <w:rFonts w:ascii="Georgia" w:eastAsia="Georgia" w:hAnsi="Georgia" w:cs="Georgia"/>
          <w:sz w:val="18"/>
          <w:szCs w:val="18"/>
        </w:rPr>
        <w:t xml:space="preserve">for </w:t>
      </w:r>
      <w:ins w:id="163" w:author="James Gee" w:date="2016-07-20T14:20:00Z">
        <w:r w:rsidR="00C1072C">
          <w:rPr>
            <w:rFonts w:ascii="Georgia" w:eastAsia="Georgia" w:hAnsi="Georgia" w:cs="Georgia"/>
            <w:sz w:val="18"/>
            <w:szCs w:val="18"/>
          </w:rPr>
          <w:t xml:space="preserve">multi-modal </w:t>
        </w:r>
      </w:ins>
      <w:r>
        <w:rPr>
          <w:rFonts w:ascii="Georgia" w:eastAsia="Georgia" w:hAnsi="Georgia" w:cs="Georgia"/>
          <w:sz w:val="18"/>
          <w:szCs w:val="18"/>
        </w:rPr>
        <w:t>lung</w:t>
      </w:r>
      <w:r>
        <w:rPr>
          <w:rFonts w:ascii="Georgia" w:eastAsia="Georgia" w:hAnsi="Georgia" w:cs="Georgia"/>
          <w:spacing w:val="-2"/>
          <w:sz w:val="18"/>
          <w:szCs w:val="18"/>
        </w:rPr>
        <w:t xml:space="preserve"> </w:t>
      </w:r>
      <w:r>
        <w:rPr>
          <w:rFonts w:ascii="Georgia" w:eastAsia="Georgia" w:hAnsi="Georgia" w:cs="Georgia"/>
          <w:sz w:val="18"/>
          <w:szCs w:val="18"/>
        </w:rPr>
        <w:t>imaging</w:t>
      </w:r>
      <w:r>
        <w:rPr>
          <w:rFonts w:ascii="Georgia" w:eastAsia="Georgia" w:hAnsi="Georgia" w:cs="Georgia"/>
          <w:spacing w:val="-4"/>
          <w:sz w:val="18"/>
          <w:szCs w:val="18"/>
        </w:rPr>
        <w:t xml:space="preserve"> </w:t>
      </w:r>
      <w:r>
        <w:rPr>
          <w:rFonts w:ascii="Georgia" w:eastAsia="Georgia" w:hAnsi="Georgia" w:cs="Georgia"/>
          <w:sz w:val="18"/>
          <w:szCs w:val="18"/>
        </w:rPr>
        <w:t>studies.</w:t>
      </w:r>
      <w:r>
        <w:rPr>
          <w:rFonts w:ascii="Georgia" w:eastAsia="Georgia" w:hAnsi="Georgia" w:cs="Georgia"/>
          <w:spacing w:val="14"/>
          <w:sz w:val="18"/>
          <w:szCs w:val="18"/>
        </w:rPr>
        <w:t xml:space="preserve"> </w:t>
      </w:r>
      <w:r>
        <w:rPr>
          <w:rFonts w:ascii="Georgia" w:eastAsia="Georgia" w:hAnsi="Georgia" w:cs="Georgia"/>
          <w:sz w:val="18"/>
          <w:szCs w:val="18"/>
        </w:rPr>
        <w:t>Using</w:t>
      </w:r>
      <w:r>
        <w:rPr>
          <w:rFonts w:ascii="Georgia" w:eastAsia="Georgia" w:hAnsi="Georgia" w:cs="Georgia"/>
          <w:spacing w:val="-3"/>
          <w:sz w:val="18"/>
          <w:szCs w:val="18"/>
        </w:rPr>
        <w:t xml:space="preserve"> </w:t>
      </w:r>
      <w:r>
        <w:rPr>
          <w:rFonts w:ascii="Georgia" w:eastAsia="Georgia" w:hAnsi="Georgia" w:cs="Georgia"/>
          <w:sz w:val="18"/>
          <w:szCs w:val="18"/>
        </w:rPr>
        <w:t>ANTs</w:t>
      </w:r>
      <w:r>
        <w:rPr>
          <w:rFonts w:ascii="Georgia" w:eastAsia="Georgia" w:hAnsi="Georgia" w:cs="Georgia"/>
          <w:spacing w:val="-2"/>
          <w:sz w:val="18"/>
          <w:szCs w:val="18"/>
        </w:rPr>
        <w:t xml:space="preserve"> </w:t>
      </w:r>
      <w:del w:id="164" w:author="James Gee" w:date="2016-07-20T14:20:00Z">
        <w:r w:rsidDel="00C1072C">
          <w:rPr>
            <w:rFonts w:ascii="Georgia" w:eastAsia="Georgia" w:hAnsi="Georgia" w:cs="Georgia"/>
            <w:sz w:val="18"/>
            <w:szCs w:val="18"/>
          </w:rPr>
          <w:delText>core</w:delText>
        </w:r>
        <w:r w:rsidDel="00C1072C">
          <w:rPr>
            <w:rFonts w:ascii="Georgia" w:eastAsia="Georgia" w:hAnsi="Georgia" w:cs="Georgia"/>
            <w:spacing w:val="-1"/>
            <w:sz w:val="18"/>
            <w:szCs w:val="18"/>
          </w:rPr>
          <w:delText xml:space="preserve"> </w:delText>
        </w:r>
      </w:del>
      <w:r>
        <w:rPr>
          <w:rFonts w:ascii="Georgia" w:eastAsia="Georgia" w:hAnsi="Georgia" w:cs="Georgia"/>
          <w:sz w:val="18"/>
          <w:szCs w:val="18"/>
        </w:rPr>
        <w:t>processing</w:t>
      </w:r>
      <w:r>
        <w:rPr>
          <w:rFonts w:ascii="Georgia" w:eastAsia="Georgia" w:hAnsi="Georgia" w:cs="Georgia"/>
          <w:spacing w:val="-6"/>
          <w:sz w:val="18"/>
          <w:szCs w:val="18"/>
        </w:rPr>
        <w:t xml:space="preserve"> </w:t>
      </w:r>
      <w:r>
        <w:rPr>
          <w:rFonts w:ascii="Georgia" w:eastAsia="Georgia" w:hAnsi="Georgia" w:cs="Georgia"/>
          <w:sz w:val="18"/>
          <w:szCs w:val="18"/>
        </w:rPr>
        <w:t>tools,</w:t>
      </w:r>
      <w:r>
        <w:rPr>
          <w:rFonts w:ascii="Georgia" w:eastAsia="Georgia" w:hAnsi="Georgia" w:cs="Georgia"/>
          <w:spacing w:val="-2"/>
          <w:sz w:val="18"/>
          <w:szCs w:val="18"/>
        </w:rPr>
        <w:t xml:space="preserve"> </w:t>
      </w:r>
      <w:r>
        <w:rPr>
          <w:rFonts w:ascii="Georgia" w:eastAsia="Georgia" w:hAnsi="Georgia" w:cs="Georgia"/>
          <w:sz w:val="18"/>
          <w:szCs w:val="18"/>
        </w:rPr>
        <w:t>our</w:t>
      </w:r>
      <w:r>
        <w:rPr>
          <w:rFonts w:ascii="Georgia" w:eastAsia="Georgia" w:hAnsi="Georgia" w:cs="Georgia"/>
          <w:spacing w:val="-1"/>
          <w:sz w:val="18"/>
          <w:szCs w:val="18"/>
        </w:rPr>
        <w:t xml:space="preserve"> </w:t>
      </w:r>
      <w:r>
        <w:rPr>
          <w:rFonts w:ascii="Georgia" w:eastAsia="Georgia" w:hAnsi="Georgia" w:cs="Georgia"/>
          <w:sz w:val="18"/>
          <w:szCs w:val="18"/>
        </w:rPr>
        <w:t>team</w:t>
      </w:r>
      <w:r>
        <w:rPr>
          <w:rFonts w:ascii="Georgia" w:eastAsia="Georgia" w:hAnsi="Georgia" w:cs="Georgia"/>
          <w:spacing w:val="-2"/>
          <w:sz w:val="18"/>
          <w:szCs w:val="18"/>
        </w:rPr>
        <w:t xml:space="preserve"> </w:t>
      </w:r>
      <w:r>
        <w:rPr>
          <w:rFonts w:ascii="Georgia" w:eastAsia="Georgia" w:hAnsi="Georgia" w:cs="Georgia"/>
          <w:sz w:val="18"/>
          <w:szCs w:val="18"/>
        </w:rPr>
        <w:t>has</w:t>
      </w:r>
      <w:r>
        <w:rPr>
          <w:rFonts w:ascii="Georgia" w:eastAsia="Georgia" w:hAnsi="Georgia" w:cs="Georgia"/>
          <w:spacing w:val="-1"/>
          <w:sz w:val="18"/>
          <w:szCs w:val="18"/>
        </w:rPr>
        <w:t xml:space="preserve"> </w:t>
      </w:r>
      <w:r>
        <w:rPr>
          <w:rFonts w:ascii="Georgia" w:eastAsia="Georgia" w:hAnsi="Georgia" w:cs="Georgia"/>
          <w:sz w:val="18"/>
          <w:szCs w:val="18"/>
        </w:rPr>
        <w:t>developed</w:t>
      </w:r>
      <w:r>
        <w:rPr>
          <w:rFonts w:ascii="Georgia" w:eastAsia="Georgia" w:hAnsi="Georgia" w:cs="Georgia"/>
          <w:spacing w:val="-6"/>
          <w:sz w:val="18"/>
          <w:szCs w:val="18"/>
        </w:rPr>
        <w:t xml:space="preserve"> </w:t>
      </w:r>
      <w:r>
        <w:rPr>
          <w:rFonts w:ascii="Georgia" w:eastAsia="Georgia" w:hAnsi="Georgia" w:cs="Georgia"/>
          <w:sz w:val="18"/>
          <w:szCs w:val="18"/>
        </w:rPr>
        <w:t>several lung-specific</w:t>
      </w:r>
      <w:r>
        <w:rPr>
          <w:rFonts w:ascii="Georgia" w:eastAsia="Georgia" w:hAnsi="Georgia" w:cs="Georgia"/>
          <w:spacing w:val="-12"/>
          <w:sz w:val="18"/>
          <w:szCs w:val="18"/>
        </w:rPr>
        <w:t xml:space="preserve"> </w:t>
      </w:r>
      <w:r>
        <w:rPr>
          <w:rFonts w:ascii="Georgia" w:eastAsia="Georgia" w:hAnsi="Georgia" w:cs="Georgia"/>
          <w:sz w:val="18"/>
          <w:szCs w:val="18"/>
        </w:rPr>
        <w:t>extensions</w:t>
      </w:r>
      <w:r>
        <w:rPr>
          <w:rFonts w:ascii="Georgia" w:eastAsia="Georgia" w:hAnsi="Georgia" w:cs="Georgia"/>
          <w:spacing w:val="-10"/>
          <w:sz w:val="18"/>
          <w:szCs w:val="18"/>
        </w:rPr>
        <w:t xml:space="preserve"> </w:t>
      </w:r>
      <w:r>
        <w:rPr>
          <w:rFonts w:ascii="Georgia" w:eastAsia="Georgia" w:hAnsi="Georgia" w:cs="Georgia"/>
          <w:sz w:val="18"/>
          <w:szCs w:val="18"/>
        </w:rPr>
        <w:t>such</w:t>
      </w:r>
      <w:r>
        <w:rPr>
          <w:rFonts w:ascii="Georgia" w:eastAsia="Georgia" w:hAnsi="Georgia" w:cs="Georgia"/>
          <w:spacing w:val="-6"/>
          <w:sz w:val="18"/>
          <w:szCs w:val="18"/>
        </w:rPr>
        <w:t xml:space="preserve"> </w:t>
      </w:r>
      <w:r>
        <w:rPr>
          <w:rFonts w:ascii="Georgia" w:eastAsia="Georgia" w:hAnsi="Georgia" w:cs="Georgia"/>
          <w:sz w:val="18"/>
          <w:szCs w:val="18"/>
        </w:rPr>
        <w:t>as</w:t>
      </w:r>
      <w:r>
        <w:rPr>
          <w:rFonts w:ascii="Georgia" w:eastAsia="Georgia" w:hAnsi="Georgia" w:cs="Georgia"/>
          <w:spacing w:val="-4"/>
          <w:sz w:val="18"/>
          <w:szCs w:val="18"/>
        </w:rPr>
        <w:t xml:space="preserve"> </w:t>
      </w:r>
      <w:r>
        <w:rPr>
          <w:rFonts w:ascii="Georgia" w:eastAsia="Georgia" w:hAnsi="Georgia" w:cs="Georgia"/>
          <w:sz w:val="18"/>
          <w:szCs w:val="18"/>
        </w:rPr>
        <w:t>ventilation-based</w:t>
      </w:r>
      <w:r>
        <w:rPr>
          <w:rFonts w:ascii="Georgia" w:eastAsia="Georgia" w:hAnsi="Georgia" w:cs="Georgia"/>
          <w:spacing w:val="-16"/>
          <w:sz w:val="18"/>
          <w:szCs w:val="18"/>
        </w:rPr>
        <w:t xml:space="preserve"> </w:t>
      </w:r>
      <w:r>
        <w:rPr>
          <w:rFonts w:ascii="Georgia" w:eastAsia="Georgia" w:hAnsi="Georgia" w:cs="Georgia"/>
          <w:sz w:val="18"/>
          <w:szCs w:val="18"/>
        </w:rPr>
        <w:t>segmentation,</w:t>
      </w:r>
      <w:r>
        <w:rPr>
          <w:rFonts w:ascii="Georgia" w:eastAsia="Georgia" w:hAnsi="Georgia" w:cs="Georgia"/>
          <w:spacing w:val="-13"/>
          <w:sz w:val="18"/>
          <w:szCs w:val="18"/>
        </w:rPr>
        <w:t xml:space="preserve"> </w:t>
      </w:r>
      <w:r>
        <w:rPr>
          <w:rFonts w:ascii="Georgia" w:eastAsia="Georgia" w:hAnsi="Georgia" w:cs="Georgia"/>
          <w:sz w:val="18"/>
          <w:szCs w:val="18"/>
        </w:rPr>
        <w:t>lung</w:t>
      </w:r>
      <w:r>
        <w:rPr>
          <w:rFonts w:ascii="Georgia" w:eastAsia="Georgia" w:hAnsi="Georgia" w:cs="Georgia"/>
          <w:spacing w:val="-6"/>
          <w:sz w:val="18"/>
          <w:szCs w:val="18"/>
        </w:rPr>
        <w:t xml:space="preserve"> </w:t>
      </w:r>
      <w:r>
        <w:rPr>
          <w:rFonts w:ascii="Georgia" w:eastAsia="Georgia" w:hAnsi="Georgia" w:cs="Georgia"/>
          <w:sz w:val="18"/>
          <w:szCs w:val="18"/>
        </w:rPr>
        <w:t>and</w:t>
      </w:r>
      <w:r>
        <w:rPr>
          <w:rFonts w:ascii="Georgia" w:eastAsia="Georgia" w:hAnsi="Georgia" w:cs="Georgia"/>
          <w:spacing w:val="-5"/>
          <w:sz w:val="18"/>
          <w:szCs w:val="18"/>
        </w:rPr>
        <w:t xml:space="preserve"> </w:t>
      </w:r>
      <w:r>
        <w:rPr>
          <w:rFonts w:ascii="Georgia" w:eastAsia="Georgia" w:hAnsi="Georgia" w:cs="Georgia"/>
          <w:sz w:val="18"/>
          <w:szCs w:val="18"/>
        </w:rPr>
        <w:t>lobe</w:t>
      </w:r>
      <w:r>
        <w:rPr>
          <w:rFonts w:ascii="Georgia" w:eastAsia="Georgia" w:hAnsi="Georgia" w:cs="Georgia"/>
          <w:spacing w:val="-5"/>
          <w:sz w:val="18"/>
          <w:szCs w:val="18"/>
        </w:rPr>
        <w:t xml:space="preserve"> </w:t>
      </w:r>
      <w:r>
        <w:rPr>
          <w:rFonts w:ascii="Georgia" w:eastAsia="Georgia" w:hAnsi="Georgia" w:cs="Georgia"/>
          <w:sz w:val="18"/>
          <w:szCs w:val="18"/>
        </w:rPr>
        <w:t>estimation,</w:t>
      </w:r>
      <w:r>
        <w:rPr>
          <w:rFonts w:ascii="Georgia" w:eastAsia="Georgia" w:hAnsi="Georgia" w:cs="Georgia"/>
          <w:spacing w:val="-11"/>
          <w:sz w:val="18"/>
          <w:szCs w:val="18"/>
        </w:rPr>
        <w:t xml:space="preserve"> </w:t>
      </w:r>
      <w:r>
        <w:rPr>
          <w:rFonts w:ascii="Georgia" w:eastAsia="Georgia" w:hAnsi="Georgia" w:cs="Georgia"/>
          <w:sz w:val="18"/>
          <w:szCs w:val="18"/>
        </w:rPr>
        <w:t>and</w:t>
      </w:r>
      <w:r>
        <w:rPr>
          <w:rFonts w:ascii="Georgia" w:eastAsia="Georgia" w:hAnsi="Georgia" w:cs="Georgia"/>
          <w:spacing w:val="-5"/>
          <w:sz w:val="18"/>
          <w:szCs w:val="18"/>
        </w:rPr>
        <w:t xml:space="preserve"> </w:t>
      </w:r>
      <w:r>
        <w:rPr>
          <w:rFonts w:ascii="Georgia" w:eastAsia="Georgia" w:hAnsi="Georgia" w:cs="Georgia"/>
          <w:sz w:val="18"/>
          <w:szCs w:val="18"/>
        </w:rPr>
        <w:t>multi-modality</w:t>
      </w:r>
      <w:r>
        <w:rPr>
          <w:rFonts w:ascii="Georgia" w:eastAsia="Georgia" w:hAnsi="Georgia" w:cs="Georgia"/>
          <w:spacing w:val="-14"/>
          <w:sz w:val="18"/>
          <w:szCs w:val="18"/>
        </w:rPr>
        <w:t xml:space="preserve"> </w:t>
      </w:r>
      <w:r>
        <w:rPr>
          <w:rFonts w:ascii="Georgia" w:eastAsia="Georgia" w:hAnsi="Georgia" w:cs="Georgia"/>
          <w:sz w:val="18"/>
          <w:szCs w:val="18"/>
        </w:rPr>
        <w:t>pulmonary</w:t>
      </w:r>
      <w:r>
        <w:rPr>
          <w:rFonts w:ascii="Georgia" w:eastAsia="Georgia" w:hAnsi="Georgia" w:cs="Georgia"/>
          <w:spacing w:val="-11"/>
          <w:sz w:val="18"/>
          <w:szCs w:val="18"/>
        </w:rPr>
        <w:t xml:space="preserve"> </w:t>
      </w:r>
      <w:r>
        <w:rPr>
          <w:rFonts w:ascii="Georgia" w:eastAsia="Georgia" w:hAnsi="Georgia" w:cs="Georgia"/>
          <w:sz w:val="18"/>
          <w:szCs w:val="18"/>
        </w:rPr>
        <w:t>template</w:t>
      </w:r>
      <w:r>
        <w:rPr>
          <w:rFonts w:ascii="Georgia" w:eastAsia="Georgia" w:hAnsi="Georgia" w:cs="Georgia"/>
          <w:spacing w:val="-9"/>
          <w:sz w:val="18"/>
          <w:szCs w:val="18"/>
        </w:rPr>
        <w:t xml:space="preserve"> </w:t>
      </w:r>
      <w:r>
        <w:rPr>
          <w:rFonts w:ascii="Georgia" w:eastAsia="Georgia" w:hAnsi="Georgia" w:cs="Georgia"/>
          <w:sz w:val="18"/>
          <w:szCs w:val="18"/>
        </w:rPr>
        <w:t xml:space="preserve">build- </w:t>
      </w:r>
      <w:proofErr w:type="spellStart"/>
      <w:r>
        <w:rPr>
          <w:rFonts w:ascii="Georgia" w:eastAsia="Georgia" w:hAnsi="Georgia" w:cs="Georgia"/>
          <w:sz w:val="18"/>
          <w:szCs w:val="18"/>
        </w:rPr>
        <w:t>ing</w:t>
      </w:r>
      <w:proofErr w:type="spellEnd"/>
      <w:r>
        <w:rPr>
          <w:rFonts w:ascii="Georgia" w:eastAsia="Georgia" w:hAnsi="Georgia" w:cs="Georgia"/>
          <w:sz w:val="18"/>
          <w:szCs w:val="18"/>
        </w:rPr>
        <w:t>.</w:t>
      </w:r>
      <w:r>
        <w:rPr>
          <w:rFonts w:ascii="Georgia" w:eastAsia="Georgia" w:hAnsi="Georgia" w:cs="Georgia"/>
          <w:spacing w:val="23"/>
          <w:sz w:val="18"/>
          <w:szCs w:val="18"/>
        </w:rPr>
        <w:t xml:space="preserve"> </w:t>
      </w:r>
      <w:r>
        <w:rPr>
          <w:rFonts w:ascii="Georgia" w:eastAsia="Georgia" w:hAnsi="Georgia" w:cs="Georgia"/>
          <w:sz w:val="18"/>
          <w:szCs w:val="18"/>
        </w:rPr>
        <w:t>Although</w:t>
      </w:r>
      <w:r>
        <w:rPr>
          <w:rFonts w:ascii="Georgia" w:eastAsia="Georgia" w:hAnsi="Georgia" w:cs="Georgia"/>
          <w:spacing w:val="-3"/>
          <w:sz w:val="18"/>
          <w:szCs w:val="18"/>
        </w:rPr>
        <w:t xml:space="preserve"> </w:t>
      </w:r>
      <w:r>
        <w:rPr>
          <w:rFonts w:ascii="Georgia" w:eastAsia="Georgia" w:hAnsi="Georgia" w:cs="Georgia"/>
          <w:sz w:val="18"/>
          <w:szCs w:val="18"/>
        </w:rPr>
        <w:t>each of</w:t>
      </w:r>
      <w:r>
        <w:rPr>
          <w:rFonts w:ascii="Georgia" w:eastAsia="Georgia" w:hAnsi="Georgia" w:cs="Georgia"/>
          <w:spacing w:val="2"/>
          <w:sz w:val="18"/>
          <w:szCs w:val="18"/>
        </w:rPr>
        <w:t xml:space="preserve"> </w:t>
      </w:r>
      <w:r>
        <w:rPr>
          <w:rFonts w:ascii="Georgia" w:eastAsia="Georgia" w:hAnsi="Georgia" w:cs="Georgia"/>
          <w:sz w:val="18"/>
          <w:szCs w:val="18"/>
        </w:rPr>
        <w:t>these extensions</w:t>
      </w:r>
      <w:r>
        <w:rPr>
          <w:rFonts w:ascii="Georgia" w:eastAsia="Georgia" w:hAnsi="Georgia" w:cs="Georgia"/>
          <w:spacing w:val="-4"/>
          <w:sz w:val="18"/>
          <w:szCs w:val="18"/>
        </w:rPr>
        <w:t xml:space="preserve"> </w:t>
      </w:r>
      <w:r>
        <w:rPr>
          <w:rFonts w:ascii="Georgia" w:eastAsia="Georgia" w:hAnsi="Georgia" w:cs="Georgia"/>
          <w:sz w:val="18"/>
          <w:szCs w:val="18"/>
        </w:rPr>
        <w:t>requires</w:t>
      </w:r>
      <w:r>
        <w:rPr>
          <w:rFonts w:ascii="Georgia" w:eastAsia="Georgia" w:hAnsi="Georgia" w:cs="Georgia"/>
          <w:spacing w:val="-3"/>
          <w:sz w:val="18"/>
          <w:szCs w:val="18"/>
        </w:rPr>
        <w:t xml:space="preserve"> </w:t>
      </w:r>
      <w:r>
        <w:rPr>
          <w:rFonts w:ascii="Georgia" w:eastAsia="Georgia" w:hAnsi="Georgia" w:cs="Georgia"/>
          <w:sz w:val="18"/>
          <w:szCs w:val="18"/>
        </w:rPr>
        <w:t>significant</w:t>
      </w:r>
      <w:r>
        <w:rPr>
          <w:rFonts w:ascii="Georgia" w:eastAsia="Georgia" w:hAnsi="Georgia" w:cs="Georgia"/>
          <w:spacing w:val="-4"/>
          <w:sz w:val="18"/>
          <w:szCs w:val="18"/>
        </w:rPr>
        <w:t xml:space="preserve"> </w:t>
      </w:r>
      <w:r>
        <w:rPr>
          <w:rFonts w:ascii="Georgia" w:eastAsia="Georgia" w:hAnsi="Georgia" w:cs="Georgia"/>
          <w:sz w:val="18"/>
          <w:szCs w:val="18"/>
        </w:rPr>
        <w:t>additional</w:t>
      </w:r>
      <w:r>
        <w:rPr>
          <w:rFonts w:ascii="Georgia" w:eastAsia="Georgia" w:hAnsi="Georgia" w:cs="Georgia"/>
          <w:spacing w:val="-4"/>
          <w:sz w:val="18"/>
          <w:szCs w:val="18"/>
        </w:rPr>
        <w:t xml:space="preserve"> </w:t>
      </w:r>
      <w:r>
        <w:rPr>
          <w:rFonts w:ascii="Georgia" w:eastAsia="Georgia" w:hAnsi="Georgia" w:cs="Georgia"/>
          <w:sz w:val="18"/>
          <w:szCs w:val="18"/>
        </w:rPr>
        <w:t>development</w:t>
      </w:r>
      <w:r>
        <w:rPr>
          <w:rFonts w:ascii="Georgia" w:eastAsia="Georgia" w:hAnsi="Georgia" w:cs="Georgia"/>
          <w:spacing w:val="-6"/>
          <w:sz w:val="18"/>
          <w:szCs w:val="18"/>
        </w:rPr>
        <w:t xml:space="preserve"> </w:t>
      </w:r>
      <w:r>
        <w:rPr>
          <w:rFonts w:ascii="Georgia" w:eastAsia="Georgia" w:hAnsi="Georgia" w:cs="Georgia"/>
          <w:sz w:val="18"/>
          <w:szCs w:val="18"/>
        </w:rPr>
        <w:t>and</w:t>
      </w:r>
      <w:r>
        <w:rPr>
          <w:rFonts w:ascii="Georgia" w:eastAsia="Georgia" w:hAnsi="Georgia" w:cs="Georgia"/>
          <w:spacing w:val="1"/>
          <w:sz w:val="18"/>
          <w:szCs w:val="18"/>
        </w:rPr>
        <w:t xml:space="preserve"> </w:t>
      </w:r>
      <w:r>
        <w:rPr>
          <w:rFonts w:ascii="Georgia" w:eastAsia="Georgia" w:hAnsi="Georgia" w:cs="Georgia"/>
          <w:sz w:val="18"/>
          <w:szCs w:val="18"/>
        </w:rPr>
        <w:t>tuning,</w:t>
      </w:r>
      <w:r>
        <w:rPr>
          <w:rFonts w:ascii="Georgia" w:eastAsia="Georgia" w:hAnsi="Georgia" w:cs="Georgia"/>
          <w:spacing w:val="-1"/>
          <w:sz w:val="18"/>
          <w:szCs w:val="18"/>
        </w:rPr>
        <w:t xml:space="preserve"> </w:t>
      </w:r>
      <w:r>
        <w:rPr>
          <w:rFonts w:ascii="Georgia" w:eastAsia="Georgia" w:hAnsi="Georgia" w:cs="Georgia"/>
          <w:sz w:val="18"/>
          <w:szCs w:val="18"/>
        </w:rPr>
        <w:t>a</w:t>
      </w:r>
      <w:r>
        <w:rPr>
          <w:rFonts w:ascii="Georgia" w:eastAsia="Georgia" w:hAnsi="Georgia" w:cs="Georgia"/>
          <w:spacing w:val="3"/>
          <w:sz w:val="18"/>
          <w:szCs w:val="18"/>
        </w:rPr>
        <w:t xml:space="preserve"> </w:t>
      </w:r>
      <w:r>
        <w:rPr>
          <w:rFonts w:ascii="Georgia" w:eastAsia="Georgia" w:hAnsi="Georgia" w:cs="Georgia"/>
          <w:sz w:val="18"/>
          <w:szCs w:val="18"/>
        </w:rPr>
        <w:t>robust</w:t>
      </w:r>
      <w:r>
        <w:rPr>
          <w:rFonts w:ascii="Georgia" w:eastAsia="Georgia" w:hAnsi="Georgia" w:cs="Georgia"/>
          <w:spacing w:val="-1"/>
          <w:sz w:val="18"/>
          <w:szCs w:val="18"/>
        </w:rPr>
        <w:t xml:space="preserve"> </w:t>
      </w:r>
      <w:r>
        <w:rPr>
          <w:rFonts w:ascii="Georgia" w:eastAsia="Georgia" w:hAnsi="Georgia" w:cs="Georgia"/>
          <w:sz w:val="18"/>
          <w:szCs w:val="18"/>
        </w:rPr>
        <w:t>and</w:t>
      </w:r>
      <w:r>
        <w:rPr>
          <w:rFonts w:ascii="Georgia" w:eastAsia="Georgia" w:hAnsi="Georgia" w:cs="Georgia"/>
          <w:spacing w:val="1"/>
          <w:sz w:val="18"/>
          <w:szCs w:val="18"/>
        </w:rPr>
        <w:t xml:space="preserve"> </w:t>
      </w:r>
      <w:r>
        <w:rPr>
          <w:rFonts w:ascii="Georgia" w:eastAsia="Georgia" w:hAnsi="Georgia" w:cs="Georgia"/>
          <w:sz w:val="18"/>
          <w:szCs w:val="18"/>
        </w:rPr>
        <w:t>generic</w:t>
      </w:r>
      <w:r>
        <w:rPr>
          <w:rFonts w:ascii="Georgia" w:eastAsia="Georgia" w:hAnsi="Georgia" w:cs="Georgia"/>
          <w:spacing w:val="-2"/>
          <w:sz w:val="18"/>
          <w:szCs w:val="18"/>
        </w:rPr>
        <w:t xml:space="preserve"> </w:t>
      </w:r>
      <w:r>
        <w:rPr>
          <w:rFonts w:ascii="Georgia" w:eastAsia="Georgia" w:hAnsi="Georgia" w:cs="Georgia"/>
          <w:sz w:val="18"/>
          <w:szCs w:val="18"/>
        </w:rPr>
        <w:t>software</w:t>
      </w:r>
      <w:r>
        <w:rPr>
          <w:rFonts w:ascii="Georgia" w:eastAsia="Georgia" w:hAnsi="Georgia" w:cs="Georgia"/>
          <w:spacing w:val="-3"/>
          <w:sz w:val="18"/>
          <w:szCs w:val="18"/>
        </w:rPr>
        <w:t xml:space="preserve"> </w:t>
      </w:r>
      <w:r>
        <w:rPr>
          <w:rFonts w:ascii="Georgia" w:eastAsia="Georgia" w:hAnsi="Georgia" w:cs="Georgia"/>
          <w:sz w:val="18"/>
          <w:szCs w:val="18"/>
        </w:rPr>
        <w:t>foundation ensures</w:t>
      </w:r>
      <w:r>
        <w:rPr>
          <w:rFonts w:ascii="Georgia" w:eastAsia="Georgia" w:hAnsi="Georgia" w:cs="Georgia"/>
          <w:spacing w:val="-6"/>
          <w:sz w:val="18"/>
          <w:szCs w:val="18"/>
        </w:rPr>
        <w:t xml:space="preserve"> </w:t>
      </w:r>
      <w:r>
        <w:rPr>
          <w:rFonts w:ascii="Georgia" w:eastAsia="Georgia" w:hAnsi="Georgia" w:cs="Georgia"/>
          <w:sz w:val="18"/>
          <w:szCs w:val="18"/>
        </w:rPr>
        <w:t>that</w:t>
      </w:r>
      <w:r>
        <w:rPr>
          <w:rFonts w:ascii="Georgia" w:eastAsia="Georgia" w:hAnsi="Georgia" w:cs="Georgia"/>
          <w:spacing w:val="-3"/>
          <w:sz w:val="18"/>
          <w:szCs w:val="18"/>
        </w:rPr>
        <w:t xml:space="preserve"> </w:t>
      </w:r>
      <w:r>
        <w:rPr>
          <w:rFonts w:ascii="Georgia" w:eastAsia="Georgia" w:hAnsi="Georgia" w:cs="Georgia"/>
          <w:sz w:val="18"/>
          <w:szCs w:val="18"/>
        </w:rPr>
        <w:t>these</w:t>
      </w:r>
      <w:r>
        <w:rPr>
          <w:rFonts w:ascii="Georgia" w:eastAsia="Georgia" w:hAnsi="Georgia" w:cs="Georgia"/>
          <w:spacing w:val="-4"/>
          <w:sz w:val="18"/>
          <w:szCs w:val="18"/>
        </w:rPr>
        <w:t xml:space="preserve"> </w:t>
      </w:r>
      <w:r>
        <w:rPr>
          <w:rFonts w:ascii="Georgia" w:eastAsia="Georgia" w:hAnsi="Georgia" w:cs="Georgia"/>
          <w:sz w:val="18"/>
          <w:szCs w:val="18"/>
        </w:rPr>
        <w:t>extensions</w:t>
      </w:r>
      <w:r>
        <w:rPr>
          <w:rFonts w:ascii="Georgia" w:eastAsia="Georgia" w:hAnsi="Georgia" w:cs="Georgia"/>
          <w:spacing w:val="-8"/>
          <w:sz w:val="18"/>
          <w:szCs w:val="18"/>
        </w:rPr>
        <w:t xml:space="preserve"> </w:t>
      </w:r>
      <w:r>
        <w:rPr>
          <w:rFonts w:ascii="Georgia" w:eastAsia="Georgia" w:hAnsi="Georgia" w:cs="Georgia"/>
          <w:sz w:val="18"/>
          <w:szCs w:val="18"/>
        </w:rPr>
        <w:t>are</w:t>
      </w:r>
      <w:r>
        <w:rPr>
          <w:rFonts w:ascii="Georgia" w:eastAsia="Georgia" w:hAnsi="Georgia" w:cs="Georgia"/>
          <w:spacing w:val="-3"/>
          <w:sz w:val="18"/>
          <w:szCs w:val="18"/>
        </w:rPr>
        <w:t xml:space="preserve"> </w:t>
      </w:r>
      <w:r>
        <w:rPr>
          <w:rFonts w:ascii="Georgia" w:eastAsia="Georgia" w:hAnsi="Georgia" w:cs="Georgia"/>
          <w:sz w:val="18"/>
          <w:szCs w:val="18"/>
        </w:rPr>
        <w:t>of</w:t>
      </w:r>
      <w:r>
        <w:rPr>
          <w:rFonts w:ascii="Georgia" w:eastAsia="Georgia" w:hAnsi="Georgia" w:cs="Georgia"/>
          <w:spacing w:val="-2"/>
          <w:sz w:val="18"/>
          <w:szCs w:val="18"/>
        </w:rPr>
        <w:t xml:space="preserve"> </w:t>
      </w:r>
      <w:r>
        <w:rPr>
          <w:rFonts w:ascii="Georgia" w:eastAsia="Georgia" w:hAnsi="Georgia" w:cs="Georgia"/>
          <w:sz w:val="18"/>
          <w:szCs w:val="18"/>
        </w:rPr>
        <w:t>high</w:t>
      </w:r>
      <w:r>
        <w:rPr>
          <w:rFonts w:ascii="Georgia" w:eastAsia="Georgia" w:hAnsi="Georgia" w:cs="Georgia"/>
          <w:spacing w:val="-4"/>
          <w:sz w:val="18"/>
          <w:szCs w:val="18"/>
        </w:rPr>
        <w:t xml:space="preserve"> </w:t>
      </w:r>
      <w:r>
        <w:rPr>
          <w:rFonts w:ascii="Georgia" w:eastAsia="Georgia" w:hAnsi="Georgia" w:cs="Georgia"/>
          <w:sz w:val="18"/>
          <w:szCs w:val="18"/>
        </w:rPr>
        <w:t>quality</w:t>
      </w:r>
      <w:r>
        <w:rPr>
          <w:rFonts w:ascii="Georgia" w:eastAsia="Georgia" w:hAnsi="Georgia" w:cs="Georgia"/>
          <w:spacing w:val="-5"/>
          <w:sz w:val="18"/>
          <w:szCs w:val="18"/>
        </w:rPr>
        <w:t xml:space="preserve"> </w:t>
      </w:r>
      <w:r>
        <w:rPr>
          <w:rFonts w:ascii="Georgia" w:eastAsia="Georgia" w:hAnsi="Georgia" w:cs="Georgia"/>
          <w:sz w:val="18"/>
          <w:szCs w:val="18"/>
        </w:rPr>
        <w:t>and</w:t>
      </w:r>
      <w:r>
        <w:rPr>
          <w:rFonts w:ascii="Georgia" w:eastAsia="Georgia" w:hAnsi="Georgia" w:cs="Georgia"/>
          <w:spacing w:val="-3"/>
          <w:sz w:val="18"/>
          <w:szCs w:val="18"/>
        </w:rPr>
        <w:t xml:space="preserve"> </w:t>
      </w:r>
      <w:r>
        <w:rPr>
          <w:rFonts w:ascii="Georgia" w:eastAsia="Georgia" w:hAnsi="Georgia" w:cs="Georgia"/>
          <w:sz w:val="18"/>
          <w:szCs w:val="18"/>
        </w:rPr>
        <w:t>are</w:t>
      </w:r>
      <w:r>
        <w:rPr>
          <w:rFonts w:ascii="Georgia" w:eastAsia="Georgia" w:hAnsi="Georgia" w:cs="Georgia"/>
          <w:spacing w:val="-3"/>
          <w:sz w:val="18"/>
          <w:szCs w:val="18"/>
        </w:rPr>
        <w:t xml:space="preserve"> </w:t>
      </w:r>
      <w:r>
        <w:rPr>
          <w:rFonts w:ascii="Georgia" w:eastAsia="Georgia" w:hAnsi="Georgia" w:cs="Georgia"/>
          <w:sz w:val="18"/>
          <w:szCs w:val="18"/>
        </w:rPr>
        <w:t>readily</w:t>
      </w:r>
      <w:r>
        <w:rPr>
          <w:rFonts w:ascii="Georgia" w:eastAsia="Georgia" w:hAnsi="Georgia" w:cs="Georgia"/>
          <w:spacing w:val="-5"/>
          <w:sz w:val="18"/>
          <w:szCs w:val="18"/>
        </w:rPr>
        <w:t xml:space="preserve"> </w:t>
      </w:r>
      <w:r>
        <w:rPr>
          <w:rFonts w:ascii="Georgia" w:eastAsia="Georgia" w:hAnsi="Georgia" w:cs="Georgia"/>
          <w:sz w:val="18"/>
          <w:szCs w:val="18"/>
        </w:rPr>
        <w:t>adapted</w:t>
      </w:r>
      <w:r>
        <w:rPr>
          <w:rFonts w:ascii="Georgia" w:eastAsia="Georgia" w:hAnsi="Georgia" w:cs="Georgia"/>
          <w:spacing w:val="-6"/>
          <w:sz w:val="18"/>
          <w:szCs w:val="18"/>
        </w:rPr>
        <w:t xml:space="preserve"> </w:t>
      </w:r>
      <w:r>
        <w:rPr>
          <w:rFonts w:ascii="Georgia" w:eastAsia="Georgia" w:hAnsi="Georgia" w:cs="Georgia"/>
          <w:sz w:val="18"/>
          <w:szCs w:val="18"/>
        </w:rPr>
        <w:t>to</w:t>
      </w:r>
      <w:r>
        <w:rPr>
          <w:rFonts w:ascii="Georgia" w:eastAsia="Georgia" w:hAnsi="Georgia" w:cs="Georgia"/>
          <w:spacing w:val="-2"/>
          <w:sz w:val="18"/>
          <w:szCs w:val="18"/>
        </w:rPr>
        <w:t xml:space="preserve"> </w:t>
      </w:r>
      <w:r>
        <w:rPr>
          <w:rFonts w:ascii="Georgia" w:eastAsia="Georgia" w:hAnsi="Georgia" w:cs="Georgia"/>
          <w:sz w:val="18"/>
          <w:szCs w:val="18"/>
        </w:rPr>
        <w:t>the</w:t>
      </w:r>
      <w:r>
        <w:rPr>
          <w:rFonts w:ascii="Georgia" w:eastAsia="Georgia" w:hAnsi="Georgia" w:cs="Georgia"/>
          <w:spacing w:val="-3"/>
          <w:sz w:val="18"/>
          <w:szCs w:val="18"/>
        </w:rPr>
        <w:t xml:space="preserve"> </w:t>
      </w:r>
      <w:r>
        <w:rPr>
          <w:rFonts w:ascii="Georgia" w:eastAsia="Georgia" w:hAnsi="Georgia" w:cs="Georgia"/>
          <w:sz w:val="18"/>
          <w:szCs w:val="18"/>
        </w:rPr>
        <w:t>pulmonary</w:t>
      </w:r>
      <w:r>
        <w:rPr>
          <w:rFonts w:ascii="Georgia" w:eastAsia="Georgia" w:hAnsi="Georgia" w:cs="Georgia"/>
          <w:spacing w:val="-9"/>
          <w:sz w:val="18"/>
          <w:szCs w:val="18"/>
        </w:rPr>
        <w:t xml:space="preserve"> </w:t>
      </w:r>
      <w:r>
        <w:rPr>
          <w:rFonts w:ascii="Georgia" w:eastAsia="Georgia" w:hAnsi="Georgia" w:cs="Georgia"/>
          <w:sz w:val="18"/>
          <w:szCs w:val="18"/>
        </w:rPr>
        <w:t>image</w:t>
      </w:r>
      <w:r>
        <w:rPr>
          <w:rFonts w:ascii="Georgia" w:eastAsia="Georgia" w:hAnsi="Georgia" w:cs="Georgia"/>
          <w:spacing w:val="-5"/>
          <w:sz w:val="18"/>
          <w:szCs w:val="18"/>
        </w:rPr>
        <w:t xml:space="preserve"> </w:t>
      </w:r>
      <w:r>
        <w:rPr>
          <w:rFonts w:ascii="Georgia" w:eastAsia="Georgia" w:hAnsi="Georgia" w:cs="Georgia"/>
          <w:sz w:val="18"/>
          <w:szCs w:val="18"/>
        </w:rPr>
        <w:t>domain.</w:t>
      </w:r>
    </w:p>
    <w:p w14:paraId="6B7DD655" w14:textId="77777777" w:rsidR="00E61F9D" w:rsidRDefault="00E61F9D">
      <w:pPr>
        <w:spacing w:after="0" w:line="200" w:lineRule="exact"/>
        <w:rPr>
          <w:sz w:val="20"/>
          <w:szCs w:val="20"/>
        </w:rPr>
      </w:pPr>
    </w:p>
    <w:p w14:paraId="55946B45" w14:textId="77777777" w:rsidR="00E61F9D" w:rsidRDefault="00E61F9D">
      <w:pPr>
        <w:spacing w:before="14" w:after="0" w:line="240" w:lineRule="exact"/>
        <w:rPr>
          <w:sz w:val="24"/>
          <w:szCs w:val="24"/>
        </w:rPr>
      </w:pPr>
    </w:p>
    <w:p w14:paraId="39E42197" w14:textId="15E4184B" w:rsidR="00E61F9D" w:rsidRDefault="005C64D6">
      <w:pPr>
        <w:spacing w:after="0" w:line="240" w:lineRule="auto"/>
        <w:ind w:left="120" w:right="788"/>
        <w:jc w:val="both"/>
        <w:rPr>
          <w:rFonts w:ascii="Georgia" w:eastAsia="Georgia" w:hAnsi="Georgia" w:cs="Georgia"/>
          <w:sz w:val="19"/>
          <w:szCs w:val="19"/>
        </w:rPr>
      </w:pPr>
      <w:proofErr w:type="gramStart"/>
      <w:r>
        <w:rPr>
          <w:rFonts w:ascii="Georgia" w:eastAsia="Georgia" w:hAnsi="Georgia" w:cs="Georgia"/>
          <w:sz w:val="19"/>
          <w:szCs w:val="19"/>
        </w:rPr>
        <w:t>interactive</w:t>
      </w:r>
      <w:proofErr w:type="gramEnd"/>
      <w:r>
        <w:rPr>
          <w:rFonts w:ascii="Georgia" w:eastAsia="Georgia" w:hAnsi="Georgia" w:cs="Georgia"/>
          <w:spacing w:val="19"/>
          <w:sz w:val="19"/>
          <w:szCs w:val="19"/>
        </w:rPr>
        <w:t xml:space="preserve"> </w:t>
      </w:r>
      <w:del w:id="165" w:author="James Gee" w:date="2016-07-20T14:20:00Z">
        <w:r w:rsidDel="00C1072C">
          <w:rPr>
            <w:rFonts w:ascii="Georgia" w:eastAsia="Georgia" w:hAnsi="Georgia" w:cs="Georgia"/>
            <w:sz w:val="19"/>
            <w:szCs w:val="19"/>
          </w:rPr>
          <w:delText>parameter</w:delText>
        </w:r>
        <w:r w:rsidDel="00C1072C">
          <w:rPr>
            <w:rFonts w:ascii="Georgia" w:eastAsia="Georgia" w:hAnsi="Georgia" w:cs="Georgia"/>
            <w:spacing w:val="18"/>
            <w:sz w:val="19"/>
            <w:szCs w:val="19"/>
          </w:rPr>
          <w:delText xml:space="preserve"> </w:delText>
        </w:r>
      </w:del>
      <w:r>
        <w:rPr>
          <w:rFonts w:ascii="Georgia" w:eastAsia="Georgia" w:hAnsi="Georgia" w:cs="Georgia"/>
          <w:sz w:val="19"/>
          <w:szCs w:val="19"/>
        </w:rPr>
        <w:t>tuning</w:t>
      </w:r>
      <w:r>
        <w:rPr>
          <w:rFonts w:ascii="Georgia" w:eastAsia="Georgia" w:hAnsi="Georgia" w:cs="Georgia"/>
          <w:spacing w:val="12"/>
          <w:sz w:val="19"/>
          <w:szCs w:val="19"/>
        </w:rPr>
        <w:t xml:space="preserve"> </w:t>
      </w:r>
      <w:ins w:id="166" w:author="James Gee" w:date="2016-07-20T14:20:00Z">
        <w:r w:rsidR="00C1072C">
          <w:rPr>
            <w:rFonts w:ascii="Georgia" w:eastAsia="Georgia" w:hAnsi="Georgia" w:cs="Georgia"/>
            <w:spacing w:val="12"/>
            <w:sz w:val="19"/>
            <w:szCs w:val="19"/>
          </w:rPr>
          <w:t xml:space="preserve">of parameters </w:t>
        </w:r>
      </w:ins>
      <w:r>
        <w:rPr>
          <w:rFonts w:ascii="Georgia" w:eastAsia="Georgia" w:hAnsi="Georgia" w:cs="Georgia"/>
          <w:sz w:val="19"/>
          <w:szCs w:val="19"/>
        </w:rPr>
        <w:t>and</w:t>
      </w:r>
      <w:r>
        <w:rPr>
          <w:rFonts w:ascii="Georgia" w:eastAsia="Georgia" w:hAnsi="Georgia" w:cs="Georgia"/>
          <w:spacing w:val="7"/>
          <w:sz w:val="19"/>
          <w:szCs w:val="19"/>
        </w:rPr>
        <w:t xml:space="preserve"> </w:t>
      </w:r>
      <w:del w:id="167" w:author="James Gee" w:date="2016-07-20T14:20:00Z">
        <w:r w:rsidDel="00C1072C">
          <w:rPr>
            <w:rFonts w:ascii="Georgia" w:eastAsia="Georgia" w:hAnsi="Georgia" w:cs="Georgia"/>
            <w:sz w:val="19"/>
            <w:szCs w:val="19"/>
          </w:rPr>
          <w:delText>an</w:delText>
        </w:r>
        <w:r w:rsidDel="00C1072C">
          <w:rPr>
            <w:rFonts w:ascii="Georgia" w:eastAsia="Georgia" w:hAnsi="Georgia" w:cs="Georgia"/>
            <w:spacing w:val="5"/>
            <w:sz w:val="19"/>
            <w:szCs w:val="19"/>
          </w:rPr>
          <w:delText xml:space="preserve"> </w:delText>
        </w:r>
        <w:r w:rsidDel="00C1072C">
          <w:rPr>
            <w:rFonts w:ascii="Georgia" w:eastAsia="Georgia" w:hAnsi="Georgia" w:cs="Georgia"/>
            <w:sz w:val="19"/>
            <w:szCs w:val="19"/>
          </w:rPr>
          <w:delText>extensive</w:delText>
        </w:r>
        <w:r w:rsidDel="00C1072C">
          <w:rPr>
            <w:rFonts w:ascii="Georgia" w:eastAsia="Georgia" w:hAnsi="Georgia" w:cs="Georgia"/>
            <w:spacing w:val="17"/>
            <w:sz w:val="19"/>
            <w:szCs w:val="19"/>
          </w:rPr>
          <w:delText xml:space="preserve"> </w:delText>
        </w:r>
        <w:r w:rsidDel="00C1072C">
          <w:rPr>
            <w:rFonts w:ascii="Georgia" w:eastAsia="Georgia" w:hAnsi="Georgia" w:cs="Georgia"/>
            <w:sz w:val="19"/>
            <w:szCs w:val="19"/>
          </w:rPr>
          <w:delText>suite</w:delText>
        </w:r>
        <w:r w:rsidDel="00C1072C">
          <w:rPr>
            <w:rFonts w:ascii="Georgia" w:eastAsia="Georgia" w:hAnsi="Georgia" w:cs="Georgia"/>
            <w:spacing w:val="9"/>
            <w:sz w:val="19"/>
            <w:szCs w:val="19"/>
          </w:rPr>
          <w:delText xml:space="preserve"> </w:delText>
        </w:r>
        <w:r w:rsidDel="00C1072C">
          <w:rPr>
            <w:rFonts w:ascii="Georgia" w:eastAsia="Georgia" w:hAnsi="Georgia" w:cs="Georgia"/>
            <w:sz w:val="19"/>
            <w:szCs w:val="19"/>
          </w:rPr>
          <w:delText>of</w:delText>
        </w:r>
        <w:r w:rsidDel="00C1072C">
          <w:rPr>
            <w:rFonts w:ascii="Georgia" w:eastAsia="Georgia" w:hAnsi="Georgia" w:cs="Georgia"/>
            <w:spacing w:val="4"/>
            <w:sz w:val="19"/>
            <w:szCs w:val="19"/>
          </w:rPr>
          <w:delText xml:space="preserve"> </w:delText>
        </w:r>
        <w:r w:rsidDel="00C1072C">
          <w:rPr>
            <w:rFonts w:ascii="Georgia" w:eastAsia="Georgia" w:hAnsi="Georgia" w:cs="Georgia"/>
            <w:sz w:val="19"/>
            <w:szCs w:val="19"/>
          </w:rPr>
          <w:delText>tools</w:delText>
        </w:r>
        <w:r w:rsidDel="00C1072C">
          <w:rPr>
            <w:rFonts w:ascii="Georgia" w:eastAsia="Georgia" w:hAnsi="Georgia" w:cs="Georgia"/>
            <w:spacing w:val="9"/>
            <w:sz w:val="19"/>
            <w:szCs w:val="19"/>
          </w:rPr>
          <w:delText xml:space="preserve"> </w:delText>
        </w:r>
        <w:r w:rsidDel="00C1072C">
          <w:rPr>
            <w:rFonts w:ascii="Georgia" w:eastAsia="Georgia" w:hAnsi="Georgia" w:cs="Georgia"/>
            <w:sz w:val="19"/>
            <w:szCs w:val="19"/>
          </w:rPr>
          <w:delText>for</w:delText>
        </w:r>
        <w:r w:rsidDel="00C1072C">
          <w:rPr>
            <w:rFonts w:ascii="Georgia" w:eastAsia="Georgia" w:hAnsi="Georgia" w:cs="Georgia"/>
            <w:spacing w:val="6"/>
            <w:sz w:val="19"/>
            <w:szCs w:val="19"/>
          </w:rPr>
          <w:delText xml:space="preserve"> </w:delText>
        </w:r>
        <w:r w:rsidDel="00C1072C">
          <w:rPr>
            <w:rFonts w:ascii="Georgia" w:eastAsia="Georgia" w:hAnsi="Georgia" w:cs="Georgia"/>
            <w:sz w:val="19"/>
            <w:szCs w:val="19"/>
          </w:rPr>
          <w:delText>evaluation</w:delText>
        </w:r>
        <w:r w:rsidDel="00C1072C">
          <w:rPr>
            <w:rFonts w:ascii="Georgia" w:eastAsia="Georgia" w:hAnsi="Georgia" w:cs="Georgia"/>
            <w:spacing w:val="19"/>
            <w:sz w:val="19"/>
            <w:szCs w:val="19"/>
          </w:rPr>
          <w:delText xml:space="preserve"> </w:delText>
        </w:r>
        <w:r w:rsidDel="00C1072C">
          <w:rPr>
            <w:rFonts w:ascii="Georgia" w:eastAsia="Georgia" w:hAnsi="Georgia" w:cs="Georgia"/>
            <w:sz w:val="19"/>
            <w:szCs w:val="19"/>
          </w:rPr>
          <w:delText>and</w:delText>
        </w:r>
        <w:r w:rsidDel="00C1072C">
          <w:rPr>
            <w:rFonts w:ascii="Georgia" w:eastAsia="Georgia" w:hAnsi="Georgia" w:cs="Georgia"/>
            <w:spacing w:val="7"/>
            <w:sz w:val="19"/>
            <w:szCs w:val="19"/>
          </w:rPr>
          <w:delText xml:space="preserve"> </w:delText>
        </w:r>
        <w:r w:rsidDel="00C1072C">
          <w:rPr>
            <w:rFonts w:ascii="Georgia" w:eastAsia="Georgia" w:hAnsi="Georgia" w:cs="Georgia"/>
            <w:sz w:val="19"/>
            <w:szCs w:val="19"/>
          </w:rPr>
          <w:delText>visualization</w:delText>
        </w:r>
        <w:r w:rsidDel="00C1072C">
          <w:rPr>
            <w:rFonts w:ascii="Georgia" w:eastAsia="Georgia" w:hAnsi="Georgia" w:cs="Georgia"/>
            <w:spacing w:val="22"/>
            <w:sz w:val="19"/>
            <w:szCs w:val="19"/>
          </w:rPr>
          <w:delText xml:space="preserve"> </w:delText>
        </w:r>
        <w:r w:rsidDel="00C1072C">
          <w:rPr>
            <w:rFonts w:ascii="Georgia" w:eastAsia="Georgia" w:hAnsi="Georgia" w:cs="Georgia"/>
            <w:sz w:val="19"/>
            <w:szCs w:val="19"/>
          </w:rPr>
          <w:delText>of</w:delText>
        </w:r>
        <w:r w:rsidDel="00C1072C">
          <w:rPr>
            <w:rFonts w:ascii="Georgia" w:eastAsia="Georgia" w:hAnsi="Georgia" w:cs="Georgia"/>
            <w:spacing w:val="4"/>
            <w:sz w:val="19"/>
            <w:szCs w:val="19"/>
          </w:rPr>
          <w:delText xml:space="preserve"> </w:delText>
        </w:r>
        <w:r w:rsidDel="00C1072C">
          <w:rPr>
            <w:rFonts w:ascii="Georgia" w:eastAsia="Georgia" w:hAnsi="Georgia" w:cs="Georgia"/>
            <w:sz w:val="19"/>
            <w:szCs w:val="19"/>
          </w:rPr>
          <w:delText>user-</w:delText>
        </w:r>
      </w:del>
      <w:ins w:id="168" w:author="James Gee" w:date="2016-07-20T14:20:00Z">
        <w:r w:rsidR="00C1072C">
          <w:rPr>
            <w:rFonts w:ascii="Georgia" w:eastAsia="Georgia" w:hAnsi="Georgia" w:cs="Georgia"/>
            <w:sz w:val="19"/>
            <w:szCs w:val="19"/>
          </w:rPr>
          <w:t xml:space="preserve">interrogation of </w:t>
        </w:r>
      </w:ins>
      <w:r>
        <w:rPr>
          <w:rFonts w:ascii="Georgia" w:eastAsia="Georgia" w:hAnsi="Georgia" w:cs="Georgia"/>
          <w:sz w:val="19"/>
          <w:szCs w:val="19"/>
        </w:rPr>
        <w:t>processed</w:t>
      </w:r>
      <w:r>
        <w:rPr>
          <w:rFonts w:ascii="Georgia" w:eastAsia="Georgia" w:hAnsi="Georgia" w:cs="Georgia"/>
          <w:spacing w:val="26"/>
          <w:sz w:val="19"/>
          <w:szCs w:val="19"/>
        </w:rPr>
        <w:t xml:space="preserve"> </w:t>
      </w:r>
      <w:r>
        <w:rPr>
          <w:rFonts w:ascii="Georgia" w:eastAsia="Georgia" w:hAnsi="Georgia" w:cs="Georgia"/>
          <w:w w:val="102"/>
          <w:sz w:val="19"/>
          <w:szCs w:val="19"/>
        </w:rPr>
        <w:t>results.</w:t>
      </w:r>
    </w:p>
    <w:p w14:paraId="7FE96A6E" w14:textId="5459FC57" w:rsidR="00E61F9D" w:rsidRDefault="005C64D6">
      <w:pPr>
        <w:spacing w:before="93" w:after="0" w:line="277" w:lineRule="auto"/>
        <w:ind w:left="113" w:right="51" w:firstLine="7"/>
        <w:jc w:val="both"/>
        <w:rPr>
          <w:rFonts w:ascii="Georgia" w:eastAsia="Georgia" w:hAnsi="Georgia" w:cs="Georgia"/>
          <w:sz w:val="19"/>
          <w:szCs w:val="19"/>
        </w:rPr>
      </w:pPr>
      <w:r>
        <w:rPr>
          <w:rFonts w:ascii="Georgia" w:eastAsia="Georgia" w:hAnsi="Georgia" w:cs="Georgia"/>
          <w:b/>
          <w:bCs/>
          <w:sz w:val="19"/>
          <w:szCs w:val="19"/>
        </w:rPr>
        <w:t>3(c.2.1)</w:t>
      </w:r>
      <w:r>
        <w:rPr>
          <w:rFonts w:ascii="Georgia" w:eastAsia="Georgia" w:hAnsi="Georgia" w:cs="Georgia"/>
          <w:b/>
          <w:bCs/>
          <w:spacing w:val="25"/>
          <w:sz w:val="19"/>
          <w:szCs w:val="19"/>
        </w:rPr>
        <w:t xml:space="preserve"> </w:t>
      </w:r>
      <w:r>
        <w:rPr>
          <w:rFonts w:ascii="Georgia" w:eastAsia="Georgia" w:hAnsi="Georgia" w:cs="Georgia"/>
          <w:b/>
          <w:bCs/>
          <w:sz w:val="19"/>
          <w:szCs w:val="19"/>
        </w:rPr>
        <w:t>Sub-Aim</w:t>
      </w:r>
      <w:r>
        <w:rPr>
          <w:rFonts w:ascii="Georgia" w:eastAsia="Georgia" w:hAnsi="Georgia" w:cs="Georgia"/>
          <w:b/>
          <w:bCs/>
          <w:spacing w:val="28"/>
          <w:sz w:val="19"/>
          <w:szCs w:val="19"/>
        </w:rPr>
        <w:t xml:space="preserve"> </w:t>
      </w:r>
      <w:r>
        <w:rPr>
          <w:rFonts w:ascii="Georgia" w:eastAsia="Georgia" w:hAnsi="Georgia" w:cs="Georgia"/>
          <w:b/>
          <w:bCs/>
          <w:sz w:val="19"/>
          <w:szCs w:val="19"/>
        </w:rPr>
        <w:t>1a</w:t>
      </w:r>
      <w:r>
        <w:rPr>
          <w:rFonts w:ascii="Georgia" w:eastAsia="Georgia" w:hAnsi="Georgia" w:cs="Georgia"/>
          <w:b/>
          <w:bCs/>
          <w:spacing w:val="15"/>
          <w:sz w:val="19"/>
          <w:szCs w:val="19"/>
        </w:rPr>
        <w:t xml:space="preserve"> </w:t>
      </w:r>
      <w:r>
        <w:rPr>
          <w:rFonts w:ascii="Georgia" w:eastAsia="Georgia" w:hAnsi="Georgia" w:cs="Georgia"/>
          <w:b/>
          <w:bCs/>
          <w:sz w:val="19"/>
          <w:szCs w:val="19"/>
        </w:rPr>
        <w:t>will</w:t>
      </w:r>
      <w:r>
        <w:rPr>
          <w:rFonts w:ascii="Georgia" w:eastAsia="Georgia" w:hAnsi="Georgia" w:cs="Georgia"/>
          <w:b/>
          <w:bCs/>
          <w:spacing w:val="18"/>
          <w:sz w:val="19"/>
          <w:szCs w:val="19"/>
        </w:rPr>
        <w:t xml:space="preserve"> </w:t>
      </w:r>
      <w:r>
        <w:rPr>
          <w:rFonts w:ascii="Georgia" w:eastAsia="Georgia" w:hAnsi="Georgia" w:cs="Georgia"/>
          <w:b/>
          <w:bCs/>
          <w:sz w:val="19"/>
          <w:szCs w:val="19"/>
        </w:rPr>
        <w:t>expand</w:t>
      </w:r>
      <w:r>
        <w:rPr>
          <w:rFonts w:ascii="Georgia" w:eastAsia="Georgia" w:hAnsi="Georgia" w:cs="Georgia"/>
          <w:b/>
          <w:bCs/>
          <w:spacing w:val="26"/>
          <w:sz w:val="19"/>
          <w:szCs w:val="19"/>
        </w:rPr>
        <w:t xml:space="preserve"> </w:t>
      </w:r>
      <w:r>
        <w:rPr>
          <w:rFonts w:ascii="Georgia" w:eastAsia="Georgia" w:hAnsi="Georgia" w:cs="Georgia"/>
          <w:b/>
          <w:bCs/>
          <w:sz w:val="19"/>
          <w:szCs w:val="19"/>
        </w:rPr>
        <w:t>the</w:t>
      </w:r>
      <w:r>
        <w:rPr>
          <w:rFonts w:ascii="Georgia" w:eastAsia="Georgia" w:hAnsi="Georgia" w:cs="Georgia"/>
          <w:b/>
          <w:bCs/>
          <w:spacing w:val="17"/>
          <w:sz w:val="19"/>
          <w:szCs w:val="19"/>
        </w:rPr>
        <w:t xml:space="preserve"> </w:t>
      </w:r>
      <w:r>
        <w:rPr>
          <w:rFonts w:ascii="Georgia" w:eastAsia="Georgia" w:hAnsi="Georgia" w:cs="Georgia"/>
          <w:b/>
          <w:bCs/>
          <w:sz w:val="19"/>
          <w:szCs w:val="19"/>
        </w:rPr>
        <w:t>ITK/ANTs</w:t>
      </w:r>
      <w:r>
        <w:rPr>
          <w:rFonts w:ascii="Georgia" w:eastAsia="Georgia" w:hAnsi="Georgia" w:cs="Georgia"/>
          <w:b/>
          <w:bCs/>
          <w:spacing w:val="31"/>
          <w:sz w:val="19"/>
          <w:szCs w:val="19"/>
        </w:rPr>
        <w:t xml:space="preserve"> </w:t>
      </w:r>
      <w:r>
        <w:rPr>
          <w:rFonts w:ascii="Georgia" w:eastAsia="Georgia" w:hAnsi="Georgia" w:cs="Georgia"/>
          <w:b/>
          <w:bCs/>
          <w:sz w:val="19"/>
          <w:szCs w:val="19"/>
        </w:rPr>
        <w:t>open-source</w:t>
      </w:r>
      <w:r>
        <w:rPr>
          <w:rFonts w:ascii="Georgia" w:eastAsia="Georgia" w:hAnsi="Georgia" w:cs="Georgia"/>
          <w:b/>
          <w:bCs/>
          <w:spacing w:val="35"/>
          <w:sz w:val="19"/>
          <w:szCs w:val="19"/>
        </w:rPr>
        <w:t xml:space="preserve"> </w:t>
      </w:r>
      <w:r>
        <w:rPr>
          <w:rFonts w:ascii="Georgia" w:eastAsia="Georgia" w:hAnsi="Georgia" w:cs="Georgia"/>
          <w:b/>
          <w:bCs/>
          <w:sz w:val="19"/>
          <w:szCs w:val="19"/>
        </w:rPr>
        <w:t>libraries</w:t>
      </w:r>
      <w:r>
        <w:rPr>
          <w:rFonts w:ascii="Georgia" w:eastAsia="Georgia" w:hAnsi="Georgia" w:cs="Georgia"/>
          <w:b/>
          <w:bCs/>
          <w:spacing w:val="28"/>
          <w:sz w:val="19"/>
          <w:szCs w:val="19"/>
        </w:rPr>
        <w:t xml:space="preserve"> </w:t>
      </w:r>
      <w:r>
        <w:rPr>
          <w:rFonts w:ascii="Georgia" w:eastAsia="Georgia" w:hAnsi="Georgia" w:cs="Georgia"/>
          <w:b/>
          <w:bCs/>
          <w:sz w:val="19"/>
          <w:szCs w:val="19"/>
        </w:rPr>
        <w:t>by</w:t>
      </w:r>
      <w:r>
        <w:rPr>
          <w:rFonts w:ascii="Georgia" w:eastAsia="Georgia" w:hAnsi="Georgia" w:cs="Georgia"/>
          <w:b/>
          <w:bCs/>
          <w:spacing w:val="17"/>
          <w:sz w:val="19"/>
          <w:szCs w:val="19"/>
        </w:rPr>
        <w:t xml:space="preserve"> </w:t>
      </w:r>
      <w:r>
        <w:rPr>
          <w:rFonts w:ascii="Georgia" w:eastAsia="Georgia" w:hAnsi="Georgia" w:cs="Georgia"/>
          <w:b/>
          <w:bCs/>
          <w:sz w:val="19"/>
          <w:szCs w:val="19"/>
        </w:rPr>
        <w:t>implementing</w:t>
      </w:r>
      <w:r>
        <w:rPr>
          <w:rFonts w:ascii="Georgia" w:eastAsia="Georgia" w:hAnsi="Georgia" w:cs="Georgia"/>
          <w:b/>
          <w:bCs/>
          <w:spacing w:val="38"/>
          <w:sz w:val="19"/>
          <w:szCs w:val="19"/>
        </w:rPr>
        <w:t xml:space="preserve"> </w:t>
      </w:r>
      <w:r>
        <w:rPr>
          <w:rFonts w:ascii="Georgia" w:eastAsia="Georgia" w:hAnsi="Georgia" w:cs="Georgia"/>
          <w:b/>
          <w:bCs/>
          <w:sz w:val="19"/>
          <w:szCs w:val="19"/>
        </w:rPr>
        <w:t>currently</w:t>
      </w:r>
      <w:r>
        <w:rPr>
          <w:rFonts w:ascii="Georgia" w:eastAsia="Georgia" w:hAnsi="Georgia" w:cs="Georgia"/>
          <w:b/>
          <w:bCs/>
          <w:spacing w:val="29"/>
          <w:sz w:val="19"/>
          <w:szCs w:val="19"/>
        </w:rPr>
        <w:t xml:space="preserve"> </w:t>
      </w:r>
      <w:r>
        <w:rPr>
          <w:rFonts w:ascii="Georgia" w:eastAsia="Georgia" w:hAnsi="Georgia" w:cs="Georgia"/>
          <w:b/>
          <w:bCs/>
          <w:w w:val="102"/>
          <w:sz w:val="19"/>
          <w:szCs w:val="19"/>
        </w:rPr>
        <w:t xml:space="preserve">unavailable </w:t>
      </w:r>
      <w:r>
        <w:rPr>
          <w:rFonts w:ascii="Georgia" w:eastAsia="Georgia" w:hAnsi="Georgia" w:cs="Georgia"/>
          <w:b/>
          <w:bCs/>
          <w:sz w:val="19"/>
          <w:szCs w:val="19"/>
        </w:rPr>
        <w:t>lung-specific</w:t>
      </w:r>
      <w:r>
        <w:rPr>
          <w:rFonts w:ascii="Georgia" w:eastAsia="Georgia" w:hAnsi="Georgia" w:cs="Georgia"/>
          <w:b/>
          <w:bCs/>
          <w:spacing w:val="24"/>
          <w:sz w:val="19"/>
          <w:szCs w:val="19"/>
        </w:rPr>
        <w:t xml:space="preserve"> </w:t>
      </w:r>
      <w:r>
        <w:rPr>
          <w:rFonts w:ascii="Georgia" w:eastAsia="Georgia" w:hAnsi="Georgia" w:cs="Georgia"/>
          <w:b/>
          <w:bCs/>
          <w:sz w:val="19"/>
          <w:szCs w:val="19"/>
        </w:rPr>
        <w:t>algorithms.</w:t>
      </w:r>
      <w:r>
        <w:rPr>
          <w:rFonts w:ascii="Georgia" w:eastAsia="Georgia" w:hAnsi="Georgia" w:cs="Georgia"/>
          <w:b/>
          <w:bCs/>
          <w:spacing w:val="37"/>
          <w:sz w:val="19"/>
          <w:szCs w:val="19"/>
        </w:rPr>
        <w:t xml:space="preserve"> </w:t>
      </w:r>
      <w:r>
        <w:rPr>
          <w:rFonts w:ascii="Georgia" w:eastAsia="Georgia" w:hAnsi="Georgia" w:cs="Georgia"/>
          <w:sz w:val="19"/>
          <w:szCs w:val="19"/>
        </w:rPr>
        <w:t>Many</w:t>
      </w:r>
      <w:r>
        <w:rPr>
          <w:rFonts w:ascii="Georgia" w:eastAsia="Georgia" w:hAnsi="Georgia" w:cs="Georgia"/>
          <w:spacing w:val="10"/>
          <w:sz w:val="19"/>
          <w:szCs w:val="19"/>
        </w:rPr>
        <w:t xml:space="preserve"> </w:t>
      </w:r>
      <w:r>
        <w:rPr>
          <w:rFonts w:ascii="Georgia" w:eastAsia="Georgia" w:hAnsi="Georgia" w:cs="Georgia"/>
          <w:sz w:val="19"/>
          <w:szCs w:val="19"/>
        </w:rPr>
        <w:t>important</w:t>
      </w:r>
      <w:r>
        <w:rPr>
          <w:rFonts w:ascii="Georgia" w:eastAsia="Georgia" w:hAnsi="Georgia" w:cs="Georgia"/>
          <w:spacing w:val="17"/>
          <w:sz w:val="19"/>
          <w:szCs w:val="19"/>
        </w:rPr>
        <w:t xml:space="preserve"> </w:t>
      </w:r>
      <w:r>
        <w:rPr>
          <w:rFonts w:ascii="Georgia" w:eastAsia="Georgia" w:hAnsi="Georgia" w:cs="Georgia"/>
          <w:sz w:val="19"/>
          <w:szCs w:val="19"/>
        </w:rPr>
        <w:t>algorithmic</w:t>
      </w:r>
      <w:r>
        <w:rPr>
          <w:rFonts w:ascii="Georgia" w:eastAsia="Georgia" w:hAnsi="Georgia" w:cs="Georgia"/>
          <w:spacing w:val="19"/>
          <w:sz w:val="19"/>
          <w:szCs w:val="19"/>
        </w:rPr>
        <w:t xml:space="preserve"> </w:t>
      </w:r>
      <w:r>
        <w:rPr>
          <w:rFonts w:ascii="Georgia" w:eastAsia="Georgia" w:hAnsi="Georgia" w:cs="Georgia"/>
          <w:sz w:val="19"/>
          <w:szCs w:val="19"/>
        </w:rPr>
        <w:t>categories</w:t>
      </w:r>
      <w:r>
        <w:rPr>
          <w:rFonts w:ascii="Georgia" w:eastAsia="Georgia" w:hAnsi="Georgia" w:cs="Georgia"/>
          <w:spacing w:val="17"/>
          <w:sz w:val="19"/>
          <w:szCs w:val="19"/>
        </w:rPr>
        <w:t xml:space="preserve"> </w:t>
      </w:r>
      <w:r>
        <w:rPr>
          <w:rFonts w:ascii="Georgia" w:eastAsia="Georgia" w:hAnsi="Georgia" w:cs="Georgia"/>
          <w:sz w:val="19"/>
          <w:szCs w:val="19"/>
        </w:rPr>
        <w:t>implementing</w:t>
      </w:r>
      <w:r>
        <w:rPr>
          <w:rFonts w:ascii="Georgia" w:eastAsia="Georgia" w:hAnsi="Georgia" w:cs="Georgia"/>
          <w:spacing w:val="24"/>
          <w:sz w:val="19"/>
          <w:szCs w:val="19"/>
        </w:rPr>
        <w:t xml:space="preserve"> </w:t>
      </w:r>
      <w:r>
        <w:rPr>
          <w:rFonts w:ascii="Georgia" w:eastAsia="Georgia" w:hAnsi="Georgia" w:cs="Georgia"/>
          <w:sz w:val="19"/>
          <w:szCs w:val="19"/>
        </w:rPr>
        <w:t>fundamental</w:t>
      </w:r>
      <w:r>
        <w:rPr>
          <w:rFonts w:ascii="Georgia" w:eastAsia="Georgia" w:hAnsi="Georgia" w:cs="Georgia"/>
          <w:spacing w:val="21"/>
          <w:sz w:val="19"/>
          <w:szCs w:val="19"/>
        </w:rPr>
        <w:t xml:space="preserve"> </w:t>
      </w:r>
      <w:r>
        <w:rPr>
          <w:rFonts w:ascii="Georgia" w:eastAsia="Georgia" w:hAnsi="Georgia" w:cs="Georgia"/>
          <w:sz w:val="19"/>
          <w:szCs w:val="19"/>
        </w:rPr>
        <w:t>lung</w:t>
      </w:r>
      <w:r>
        <w:rPr>
          <w:rFonts w:ascii="Georgia" w:eastAsia="Georgia" w:hAnsi="Georgia" w:cs="Georgia"/>
          <w:spacing w:val="7"/>
          <w:sz w:val="19"/>
          <w:szCs w:val="19"/>
        </w:rPr>
        <w:t xml:space="preserve"> </w:t>
      </w:r>
      <w:r>
        <w:rPr>
          <w:rFonts w:ascii="Georgia" w:eastAsia="Georgia" w:hAnsi="Georgia" w:cs="Georgia"/>
          <w:sz w:val="19"/>
          <w:szCs w:val="19"/>
        </w:rPr>
        <w:t>image</w:t>
      </w:r>
      <w:r>
        <w:rPr>
          <w:rFonts w:ascii="Georgia" w:eastAsia="Georgia" w:hAnsi="Georgia" w:cs="Georgia"/>
          <w:spacing w:val="10"/>
          <w:sz w:val="19"/>
          <w:szCs w:val="19"/>
        </w:rPr>
        <w:t xml:space="preserve"> </w:t>
      </w:r>
      <w:r>
        <w:rPr>
          <w:rFonts w:ascii="Georgia" w:eastAsia="Georgia" w:hAnsi="Georgia" w:cs="Georgia"/>
          <w:sz w:val="19"/>
          <w:szCs w:val="19"/>
        </w:rPr>
        <w:t>analysis</w:t>
      </w:r>
      <w:r>
        <w:rPr>
          <w:rFonts w:ascii="Georgia" w:eastAsia="Georgia" w:hAnsi="Georgia" w:cs="Georgia"/>
          <w:spacing w:val="13"/>
          <w:sz w:val="19"/>
          <w:szCs w:val="19"/>
        </w:rPr>
        <w:t xml:space="preserve"> </w:t>
      </w:r>
      <w:r>
        <w:rPr>
          <w:rFonts w:ascii="Georgia" w:eastAsia="Georgia" w:hAnsi="Georgia" w:cs="Georgia"/>
          <w:sz w:val="19"/>
          <w:szCs w:val="19"/>
        </w:rPr>
        <w:t>tasks</w:t>
      </w:r>
      <w:r>
        <w:rPr>
          <w:rFonts w:ascii="Georgia" w:eastAsia="Georgia" w:hAnsi="Georgia" w:cs="Georgia"/>
          <w:spacing w:val="9"/>
          <w:sz w:val="19"/>
          <w:szCs w:val="19"/>
        </w:rPr>
        <w:t xml:space="preserve"> </w:t>
      </w:r>
      <w:r>
        <w:rPr>
          <w:rFonts w:ascii="Georgia" w:eastAsia="Georgia" w:hAnsi="Georgia" w:cs="Georgia"/>
          <w:w w:val="102"/>
          <w:sz w:val="19"/>
          <w:szCs w:val="19"/>
        </w:rPr>
        <w:t xml:space="preserve">do </w:t>
      </w:r>
      <w:r>
        <w:rPr>
          <w:rFonts w:ascii="Georgia" w:eastAsia="Georgia" w:hAnsi="Georgia" w:cs="Georgia"/>
          <w:sz w:val="19"/>
          <w:szCs w:val="19"/>
        </w:rPr>
        <w:t>not</w:t>
      </w:r>
      <w:r>
        <w:rPr>
          <w:rFonts w:ascii="Georgia" w:eastAsia="Georgia" w:hAnsi="Georgia" w:cs="Georgia"/>
          <w:spacing w:val="-2"/>
          <w:sz w:val="19"/>
          <w:szCs w:val="19"/>
        </w:rPr>
        <w:t xml:space="preserve"> </w:t>
      </w:r>
      <w:r>
        <w:rPr>
          <w:rFonts w:ascii="Georgia" w:eastAsia="Georgia" w:hAnsi="Georgia" w:cs="Georgia"/>
          <w:sz w:val="19"/>
          <w:szCs w:val="19"/>
        </w:rPr>
        <w:t>currently</w:t>
      </w:r>
      <w:r>
        <w:rPr>
          <w:rFonts w:ascii="Georgia" w:eastAsia="Georgia" w:hAnsi="Georgia" w:cs="Georgia"/>
          <w:spacing w:val="8"/>
          <w:sz w:val="19"/>
          <w:szCs w:val="19"/>
        </w:rPr>
        <w:t xml:space="preserve"> </w:t>
      </w:r>
      <w:r>
        <w:rPr>
          <w:rFonts w:ascii="Georgia" w:eastAsia="Georgia" w:hAnsi="Georgia" w:cs="Georgia"/>
          <w:sz w:val="19"/>
          <w:szCs w:val="19"/>
        </w:rPr>
        <w:t>exist</w:t>
      </w:r>
      <w:r>
        <w:rPr>
          <w:rFonts w:ascii="Georgia" w:eastAsia="Georgia" w:hAnsi="Georgia" w:cs="Georgia"/>
          <w:spacing w:val="1"/>
          <w:sz w:val="19"/>
          <w:szCs w:val="19"/>
        </w:rPr>
        <w:t xml:space="preserve"> </w:t>
      </w:r>
      <w:r>
        <w:rPr>
          <w:rFonts w:ascii="Georgia" w:eastAsia="Georgia" w:hAnsi="Georgia" w:cs="Georgia"/>
          <w:sz w:val="19"/>
          <w:szCs w:val="19"/>
        </w:rPr>
        <w:t>in</w:t>
      </w:r>
      <w:r>
        <w:rPr>
          <w:rFonts w:ascii="Georgia" w:eastAsia="Georgia" w:hAnsi="Georgia" w:cs="Georgia"/>
          <w:spacing w:val="-2"/>
          <w:sz w:val="19"/>
          <w:szCs w:val="19"/>
        </w:rPr>
        <w:t xml:space="preserve"> </w:t>
      </w:r>
      <w:r>
        <w:rPr>
          <w:rFonts w:ascii="Georgia" w:eastAsia="Georgia" w:hAnsi="Georgia" w:cs="Georgia"/>
          <w:sz w:val="19"/>
          <w:szCs w:val="19"/>
        </w:rPr>
        <w:t>any</w:t>
      </w:r>
      <w:r>
        <w:rPr>
          <w:rFonts w:ascii="Georgia" w:eastAsia="Georgia" w:hAnsi="Georgia" w:cs="Georgia"/>
          <w:spacing w:val="-1"/>
          <w:sz w:val="19"/>
          <w:szCs w:val="19"/>
        </w:rPr>
        <w:t xml:space="preserve"> </w:t>
      </w:r>
      <w:r>
        <w:rPr>
          <w:rFonts w:ascii="Georgia" w:eastAsia="Georgia" w:hAnsi="Georgia" w:cs="Georgia"/>
          <w:sz w:val="19"/>
          <w:szCs w:val="19"/>
        </w:rPr>
        <w:t>comprehensive,</w:t>
      </w:r>
      <w:r>
        <w:rPr>
          <w:rFonts w:ascii="Georgia" w:eastAsia="Georgia" w:hAnsi="Georgia" w:cs="Georgia"/>
          <w:spacing w:val="20"/>
          <w:sz w:val="19"/>
          <w:szCs w:val="19"/>
        </w:rPr>
        <w:t xml:space="preserve"> </w:t>
      </w:r>
      <w:r>
        <w:rPr>
          <w:rFonts w:ascii="Georgia" w:eastAsia="Georgia" w:hAnsi="Georgia" w:cs="Georgia"/>
          <w:sz w:val="19"/>
          <w:szCs w:val="19"/>
        </w:rPr>
        <w:t>publicly</w:t>
      </w:r>
      <w:r>
        <w:rPr>
          <w:rFonts w:ascii="Georgia" w:eastAsia="Georgia" w:hAnsi="Georgia" w:cs="Georgia"/>
          <w:spacing w:val="6"/>
          <w:sz w:val="19"/>
          <w:szCs w:val="19"/>
        </w:rPr>
        <w:t xml:space="preserve"> </w:t>
      </w:r>
      <w:r>
        <w:rPr>
          <w:rFonts w:ascii="Georgia" w:eastAsia="Georgia" w:hAnsi="Georgia" w:cs="Georgia"/>
          <w:sz w:val="19"/>
          <w:szCs w:val="19"/>
        </w:rPr>
        <w:t>available</w:t>
      </w:r>
      <w:r>
        <w:rPr>
          <w:rFonts w:ascii="Georgia" w:eastAsia="Georgia" w:hAnsi="Georgia" w:cs="Georgia"/>
          <w:spacing w:val="8"/>
          <w:sz w:val="19"/>
          <w:szCs w:val="19"/>
        </w:rPr>
        <w:t xml:space="preserve"> </w:t>
      </w:r>
      <w:r>
        <w:rPr>
          <w:rFonts w:ascii="Georgia" w:eastAsia="Georgia" w:hAnsi="Georgia" w:cs="Georgia"/>
          <w:sz w:val="19"/>
          <w:szCs w:val="19"/>
        </w:rPr>
        <w:t>package.</w:t>
      </w:r>
      <w:r>
        <w:rPr>
          <w:rFonts w:ascii="Georgia" w:eastAsia="Georgia" w:hAnsi="Georgia" w:cs="Georgia"/>
          <w:spacing w:val="29"/>
          <w:sz w:val="19"/>
          <w:szCs w:val="19"/>
        </w:rPr>
        <w:t xml:space="preserve"> </w:t>
      </w:r>
      <w:r>
        <w:rPr>
          <w:rFonts w:ascii="Georgia" w:eastAsia="Georgia" w:hAnsi="Georgia" w:cs="Georgia"/>
          <w:sz w:val="19"/>
          <w:szCs w:val="19"/>
        </w:rPr>
        <w:t>This is</w:t>
      </w:r>
      <w:r>
        <w:rPr>
          <w:rFonts w:ascii="Georgia" w:eastAsia="Georgia" w:hAnsi="Georgia" w:cs="Georgia"/>
          <w:spacing w:val="-5"/>
          <w:sz w:val="19"/>
          <w:szCs w:val="19"/>
        </w:rPr>
        <w:t xml:space="preserve"> </w:t>
      </w:r>
      <w:r>
        <w:rPr>
          <w:rFonts w:ascii="Georgia" w:eastAsia="Georgia" w:hAnsi="Georgia" w:cs="Georgia"/>
          <w:sz w:val="19"/>
          <w:szCs w:val="19"/>
        </w:rPr>
        <w:t>despite</w:t>
      </w:r>
      <w:r>
        <w:rPr>
          <w:rFonts w:ascii="Georgia" w:eastAsia="Georgia" w:hAnsi="Georgia" w:cs="Georgia"/>
          <w:spacing w:val="5"/>
          <w:sz w:val="19"/>
          <w:szCs w:val="19"/>
        </w:rPr>
        <w:t xml:space="preserve"> </w:t>
      </w:r>
      <w:r>
        <w:rPr>
          <w:rFonts w:ascii="Georgia" w:eastAsia="Georgia" w:hAnsi="Georgia" w:cs="Georgia"/>
          <w:sz w:val="19"/>
          <w:szCs w:val="19"/>
        </w:rPr>
        <w:t>the</w:t>
      </w:r>
      <w:r>
        <w:rPr>
          <w:rFonts w:ascii="Georgia" w:eastAsia="Georgia" w:hAnsi="Georgia" w:cs="Georgia"/>
          <w:spacing w:val="-2"/>
          <w:sz w:val="19"/>
          <w:szCs w:val="19"/>
        </w:rPr>
        <w:t xml:space="preserve"> </w:t>
      </w:r>
      <w:r>
        <w:rPr>
          <w:rFonts w:ascii="Georgia" w:eastAsia="Georgia" w:hAnsi="Georgia" w:cs="Georgia"/>
          <w:sz w:val="19"/>
          <w:szCs w:val="19"/>
        </w:rPr>
        <w:t>fact</w:t>
      </w:r>
      <w:r>
        <w:rPr>
          <w:rFonts w:ascii="Georgia" w:eastAsia="Georgia" w:hAnsi="Georgia" w:cs="Georgia"/>
          <w:spacing w:val="-1"/>
          <w:sz w:val="19"/>
          <w:szCs w:val="19"/>
        </w:rPr>
        <w:t xml:space="preserve"> </w:t>
      </w:r>
      <w:r>
        <w:rPr>
          <w:rFonts w:ascii="Georgia" w:eastAsia="Georgia" w:hAnsi="Georgia" w:cs="Georgia"/>
          <w:sz w:val="19"/>
          <w:szCs w:val="19"/>
        </w:rPr>
        <w:t>that new algorithms</w:t>
      </w:r>
      <w:r>
        <w:rPr>
          <w:rFonts w:ascii="Georgia" w:eastAsia="Georgia" w:hAnsi="Georgia" w:cs="Georgia"/>
          <w:spacing w:val="11"/>
          <w:sz w:val="19"/>
          <w:szCs w:val="19"/>
        </w:rPr>
        <w:t xml:space="preserve"> </w:t>
      </w:r>
      <w:r>
        <w:rPr>
          <w:rFonts w:ascii="Georgia" w:eastAsia="Georgia" w:hAnsi="Georgia" w:cs="Georgia"/>
          <w:sz w:val="19"/>
          <w:szCs w:val="19"/>
        </w:rPr>
        <w:t>for</w:t>
      </w:r>
      <w:r>
        <w:rPr>
          <w:rFonts w:ascii="Georgia" w:eastAsia="Georgia" w:hAnsi="Georgia" w:cs="Georgia"/>
          <w:spacing w:val="-2"/>
          <w:sz w:val="19"/>
          <w:szCs w:val="19"/>
        </w:rPr>
        <w:t xml:space="preserve"> </w:t>
      </w:r>
      <w:r>
        <w:rPr>
          <w:rFonts w:ascii="Georgia" w:eastAsia="Georgia" w:hAnsi="Georgia" w:cs="Georgia"/>
          <w:sz w:val="19"/>
          <w:szCs w:val="19"/>
        </w:rPr>
        <w:t xml:space="preserve">lung </w:t>
      </w:r>
      <w:r>
        <w:rPr>
          <w:rFonts w:ascii="Georgia" w:eastAsia="Georgia" w:hAnsi="Georgia" w:cs="Georgia"/>
          <w:w w:val="102"/>
          <w:sz w:val="19"/>
          <w:szCs w:val="19"/>
        </w:rPr>
        <w:t xml:space="preserve">image </w:t>
      </w:r>
      <w:r>
        <w:rPr>
          <w:rFonts w:ascii="Georgia" w:eastAsia="Georgia" w:hAnsi="Georgia" w:cs="Georgia"/>
          <w:sz w:val="19"/>
          <w:szCs w:val="19"/>
        </w:rPr>
        <w:t>analysis</w:t>
      </w:r>
      <w:r>
        <w:rPr>
          <w:rFonts w:ascii="Georgia" w:eastAsia="Georgia" w:hAnsi="Georgia" w:cs="Georgia"/>
          <w:spacing w:val="21"/>
          <w:sz w:val="19"/>
          <w:szCs w:val="19"/>
        </w:rPr>
        <w:t xml:space="preserve"> </w:t>
      </w:r>
      <w:r>
        <w:rPr>
          <w:rFonts w:ascii="Georgia" w:eastAsia="Georgia" w:hAnsi="Georgia" w:cs="Georgia"/>
          <w:sz w:val="19"/>
          <w:szCs w:val="19"/>
        </w:rPr>
        <w:t>are</w:t>
      </w:r>
      <w:r>
        <w:rPr>
          <w:rFonts w:ascii="Georgia" w:eastAsia="Georgia" w:hAnsi="Georgia" w:cs="Georgia"/>
          <w:spacing w:val="13"/>
          <w:sz w:val="19"/>
          <w:szCs w:val="19"/>
        </w:rPr>
        <w:t xml:space="preserve"> </w:t>
      </w:r>
      <w:r>
        <w:rPr>
          <w:rFonts w:ascii="Georgia" w:eastAsia="Georgia" w:hAnsi="Georgia" w:cs="Georgia"/>
          <w:sz w:val="19"/>
          <w:szCs w:val="19"/>
        </w:rPr>
        <w:t>frequently</w:t>
      </w:r>
      <w:r>
        <w:rPr>
          <w:rFonts w:ascii="Georgia" w:eastAsia="Georgia" w:hAnsi="Georgia" w:cs="Georgia"/>
          <w:spacing w:val="25"/>
          <w:sz w:val="19"/>
          <w:szCs w:val="19"/>
        </w:rPr>
        <w:t xml:space="preserve"> </w:t>
      </w:r>
      <w:r>
        <w:rPr>
          <w:rFonts w:ascii="Georgia" w:eastAsia="Georgia" w:hAnsi="Georgia" w:cs="Georgia"/>
          <w:sz w:val="19"/>
          <w:szCs w:val="19"/>
        </w:rPr>
        <w:t>reported</w:t>
      </w:r>
      <w:r>
        <w:rPr>
          <w:rFonts w:ascii="Georgia" w:eastAsia="Georgia" w:hAnsi="Georgia" w:cs="Georgia"/>
          <w:spacing w:val="22"/>
          <w:sz w:val="19"/>
          <w:szCs w:val="19"/>
        </w:rPr>
        <w:t xml:space="preserve"> </w:t>
      </w:r>
      <w:r>
        <w:rPr>
          <w:rFonts w:ascii="Georgia" w:eastAsia="Georgia" w:hAnsi="Georgia" w:cs="Georgia"/>
          <w:sz w:val="19"/>
          <w:szCs w:val="19"/>
        </w:rPr>
        <w:t>in</w:t>
      </w:r>
      <w:r>
        <w:rPr>
          <w:rFonts w:ascii="Georgia" w:eastAsia="Georgia" w:hAnsi="Georgia" w:cs="Georgia"/>
          <w:spacing w:val="13"/>
          <w:sz w:val="19"/>
          <w:szCs w:val="19"/>
        </w:rPr>
        <w:t xml:space="preserve"> </w:t>
      </w:r>
      <w:r>
        <w:rPr>
          <w:rFonts w:ascii="Georgia" w:eastAsia="Georgia" w:hAnsi="Georgia" w:cs="Georgia"/>
          <w:sz w:val="19"/>
          <w:szCs w:val="19"/>
        </w:rPr>
        <w:t>the</w:t>
      </w:r>
      <w:r>
        <w:rPr>
          <w:rFonts w:ascii="Georgia" w:eastAsia="Georgia" w:hAnsi="Georgia" w:cs="Georgia"/>
          <w:spacing w:val="13"/>
          <w:sz w:val="19"/>
          <w:szCs w:val="19"/>
        </w:rPr>
        <w:t xml:space="preserve"> </w:t>
      </w:r>
      <w:r>
        <w:rPr>
          <w:rFonts w:ascii="Georgia" w:eastAsia="Georgia" w:hAnsi="Georgia" w:cs="Georgia"/>
          <w:sz w:val="19"/>
          <w:szCs w:val="19"/>
        </w:rPr>
        <w:t xml:space="preserve">literature. </w:t>
      </w:r>
      <w:r>
        <w:rPr>
          <w:rFonts w:ascii="Georgia" w:eastAsia="Georgia" w:hAnsi="Georgia" w:cs="Georgia"/>
          <w:spacing w:val="8"/>
          <w:sz w:val="19"/>
          <w:szCs w:val="19"/>
        </w:rPr>
        <w:t xml:space="preserve"> </w:t>
      </w:r>
      <w:r>
        <w:rPr>
          <w:rFonts w:ascii="Georgia" w:eastAsia="Georgia" w:hAnsi="Georgia" w:cs="Georgia"/>
          <w:sz w:val="19"/>
          <w:szCs w:val="19"/>
        </w:rPr>
        <w:t>An</w:t>
      </w:r>
      <w:r>
        <w:rPr>
          <w:rFonts w:ascii="Georgia" w:eastAsia="Georgia" w:hAnsi="Georgia" w:cs="Georgia"/>
          <w:spacing w:val="13"/>
          <w:sz w:val="19"/>
          <w:szCs w:val="19"/>
        </w:rPr>
        <w:t xml:space="preserve"> </w:t>
      </w:r>
      <w:r>
        <w:rPr>
          <w:rFonts w:ascii="Georgia" w:eastAsia="Georgia" w:hAnsi="Georgia" w:cs="Georgia"/>
          <w:sz w:val="19"/>
          <w:szCs w:val="19"/>
        </w:rPr>
        <w:t>extensive</w:t>
      </w:r>
      <w:r>
        <w:rPr>
          <w:rFonts w:ascii="Georgia" w:eastAsia="Georgia" w:hAnsi="Georgia" w:cs="Georgia"/>
          <w:spacing w:val="24"/>
          <w:sz w:val="19"/>
          <w:szCs w:val="19"/>
        </w:rPr>
        <w:t xml:space="preserve"> </w:t>
      </w:r>
      <w:r>
        <w:rPr>
          <w:rFonts w:ascii="Georgia" w:eastAsia="Georgia" w:hAnsi="Georgia" w:cs="Georgia"/>
          <w:sz w:val="19"/>
          <w:szCs w:val="19"/>
        </w:rPr>
        <w:t>survey</w:t>
      </w:r>
      <w:r>
        <w:rPr>
          <w:rFonts w:ascii="Georgia" w:eastAsia="Georgia" w:hAnsi="Georgia" w:cs="Georgia"/>
          <w:spacing w:val="19"/>
          <w:sz w:val="19"/>
          <w:szCs w:val="19"/>
        </w:rPr>
        <w:t xml:space="preserve"> </w:t>
      </w:r>
      <w:r>
        <w:rPr>
          <w:rFonts w:ascii="Georgia" w:eastAsia="Georgia" w:hAnsi="Georgia" w:cs="Georgia"/>
          <w:sz w:val="19"/>
          <w:szCs w:val="19"/>
        </w:rPr>
        <w:t>concentrating</w:t>
      </w:r>
      <w:r>
        <w:rPr>
          <w:rFonts w:ascii="Georgia" w:eastAsia="Georgia" w:hAnsi="Georgia" w:cs="Georgia"/>
          <w:spacing w:val="31"/>
          <w:sz w:val="19"/>
          <w:szCs w:val="19"/>
        </w:rPr>
        <w:t xml:space="preserve"> </w:t>
      </w:r>
      <w:r>
        <w:rPr>
          <w:rFonts w:ascii="Georgia" w:eastAsia="Georgia" w:hAnsi="Georgia" w:cs="Georgia"/>
          <w:sz w:val="19"/>
          <w:szCs w:val="19"/>
        </w:rPr>
        <w:t>on</w:t>
      </w:r>
      <w:r>
        <w:rPr>
          <w:rFonts w:ascii="Georgia" w:eastAsia="Georgia" w:hAnsi="Georgia" w:cs="Georgia"/>
          <w:spacing w:val="12"/>
          <w:sz w:val="19"/>
          <w:szCs w:val="19"/>
        </w:rPr>
        <w:t xml:space="preserve"> </w:t>
      </w:r>
      <w:r>
        <w:rPr>
          <w:rFonts w:ascii="Georgia" w:eastAsia="Georgia" w:hAnsi="Georgia" w:cs="Georgia"/>
          <w:sz w:val="19"/>
          <w:szCs w:val="19"/>
        </w:rPr>
        <w:t>the</w:t>
      </w:r>
      <w:r>
        <w:rPr>
          <w:rFonts w:ascii="Georgia" w:eastAsia="Georgia" w:hAnsi="Georgia" w:cs="Georgia"/>
          <w:spacing w:val="13"/>
          <w:sz w:val="19"/>
          <w:szCs w:val="19"/>
        </w:rPr>
        <w:t xml:space="preserve"> </w:t>
      </w:r>
      <w:r>
        <w:rPr>
          <w:rFonts w:ascii="Georgia" w:eastAsia="Georgia" w:hAnsi="Georgia" w:cs="Georgia"/>
          <w:sz w:val="19"/>
          <w:szCs w:val="19"/>
        </w:rPr>
        <w:t>years</w:t>
      </w:r>
      <w:r>
        <w:rPr>
          <w:rFonts w:ascii="Georgia" w:eastAsia="Georgia" w:hAnsi="Georgia" w:cs="Georgia"/>
          <w:spacing w:val="17"/>
          <w:sz w:val="19"/>
          <w:szCs w:val="19"/>
        </w:rPr>
        <w:t xml:space="preserve"> </w:t>
      </w:r>
      <w:r>
        <w:rPr>
          <w:rFonts w:ascii="Georgia" w:eastAsia="Georgia" w:hAnsi="Georgia" w:cs="Georgia"/>
          <w:sz w:val="19"/>
          <w:szCs w:val="19"/>
        </w:rPr>
        <w:t>1999–2004</w:t>
      </w:r>
      <w:r>
        <w:rPr>
          <w:rFonts w:ascii="Georgia" w:eastAsia="Georgia" w:hAnsi="Georgia" w:cs="Georgia"/>
          <w:spacing w:val="27"/>
          <w:sz w:val="19"/>
          <w:szCs w:val="19"/>
        </w:rPr>
        <w:t xml:space="preserve"> </w:t>
      </w:r>
      <w:r>
        <w:rPr>
          <w:rFonts w:ascii="Georgia" w:eastAsia="Georgia" w:hAnsi="Georgia" w:cs="Georgia"/>
          <w:sz w:val="19"/>
          <w:szCs w:val="19"/>
        </w:rPr>
        <w:t>is</w:t>
      </w:r>
      <w:r>
        <w:rPr>
          <w:rFonts w:ascii="Georgia" w:eastAsia="Georgia" w:hAnsi="Georgia" w:cs="Georgia"/>
          <w:spacing w:val="11"/>
          <w:sz w:val="19"/>
          <w:szCs w:val="19"/>
        </w:rPr>
        <w:t xml:space="preserve"> </w:t>
      </w:r>
      <w:r>
        <w:rPr>
          <w:rFonts w:ascii="Georgia" w:eastAsia="Georgia" w:hAnsi="Georgia" w:cs="Georgia"/>
          <w:sz w:val="19"/>
          <w:szCs w:val="19"/>
        </w:rPr>
        <w:t>given</w:t>
      </w:r>
      <w:r>
        <w:rPr>
          <w:rFonts w:ascii="Georgia" w:eastAsia="Georgia" w:hAnsi="Georgia" w:cs="Georgia"/>
          <w:spacing w:val="17"/>
          <w:sz w:val="19"/>
          <w:szCs w:val="19"/>
        </w:rPr>
        <w:t xml:space="preserve"> </w:t>
      </w:r>
      <w:r>
        <w:rPr>
          <w:rFonts w:ascii="Georgia" w:eastAsia="Georgia" w:hAnsi="Georgia" w:cs="Georgia"/>
          <w:sz w:val="19"/>
          <w:szCs w:val="19"/>
        </w:rPr>
        <w:t>in</w:t>
      </w:r>
      <w:r>
        <w:rPr>
          <w:rFonts w:ascii="Georgia" w:eastAsia="Georgia" w:hAnsi="Georgia" w:cs="Georgia"/>
          <w:spacing w:val="13"/>
          <w:sz w:val="19"/>
          <w:szCs w:val="19"/>
        </w:rPr>
        <w:t xml:space="preserve"> </w:t>
      </w:r>
      <w:r>
        <w:rPr>
          <w:rFonts w:ascii="Georgia" w:eastAsia="Georgia" w:hAnsi="Georgia" w:cs="Georgia"/>
          <w:w w:val="102"/>
          <w:sz w:val="19"/>
          <w:szCs w:val="19"/>
        </w:rPr>
        <w:t xml:space="preserve">[59] </w:t>
      </w:r>
      <w:r>
        <w:rPr>
          <w:rFonts w:ascii="Georgia" w:eastAsia="Georgia" w:hAnsi="Georgia" w:cs="Georgia"/>
          <w:sz w:val="19"/>
          <w:szCs w:val="19"/>
        </w:rPr>
        <w:t>which</w:t>
      </w:r>
      <w:r>
        <w:rPr>
          <w:rFonts w:ascii="Georgia" w:eastAsia="Georgia" w:hAnsi="Georgia" w:cs="Georgia"/>
          <w:spacing w:val="-3"/>
          <w:sz w:val="19"/>
          <w:szCs w:val="19"/>
        </w:rPr>
        <w:t xml:space="preserve"> </w:t>
      </w:r>
      <w:r>
        <w:rPr>
          <w:rFonts w:ascii="Georgia" w:eastAsia="Georgia" w:hAnsi="Georgia" w:cs="Georgia"/>
          <w:sz w:val="19"/>
          <w:szCs w:val="19"/>
        </w:rPr>
        <w:t>covers</w:t>
      </w:r>
      <w:r>
        <w:rPr>
          <w:rFonts w:ascii="Georgia" w:eastAsia="Georgia" w:hAnsi="Georgia" w:cs="Georgia"/>
          <w:spacing w:val="-2"/>
          <w:sz w:val="19"/>
          <w:szCs w:val="19"/>
        </w:rPr>
        <w:t xml:space="preserve"> </w:t>
      </w:r>
      <w:r>
        <w:rPr>
          <w:rFonts w:ascii="Georgia" w:eastAsia="Georgia" w:hAnsi="Georgia" w:cs="Georgia"/>
          <w:sz w:val="19"/>
          <w:szCs w:val="19"/>
        </w:rPr>
        <w:t>computer-aided</w:t>
      </w:r>
      <w:r>
        <w:rPr>
          <w:rFonts w:ascii="Georgia" w:eastAsia="Georgia" w:hAnsi="Georgia" w:cs="Georgia"/>
          <w:spacing w:val="14"/>
          <w:sz w:val="19"/>
          <w:szCs w:val="19"/>
        </w:rPr>
        <w:t xml:space="preserve"> </w:t>
      </w:r>
      <w:r>
        <w:rPr>
          <w:rFonts w:ascii="Georgia" w:eastAsia="Georgia" w:hAnsi="Georgia" w:cs="Georgia"/>
          <w:sz w:val="19"/>
          <w:szCs w:val="19"/>
        </w:rPr>
        <w:t>diagnosis</w:t>
      </w:r>
      <w:r>
        <w:rPr>
          <w:rFonts w:ascii="Georgia" w:eastAsia="Georgia" w:hAnsi="Georgia" w:cs="Georgia"/>
          <w:spacing w:val="3"/>
          <w:sz w:val="19"/>
          <w:szCs w:val="19"/>
        </w:rPr>
        <w:t xml:space="preserve"> </w:t>
      </w:r>
      <w:r>
        <w:rPr>
          <w:rFonts w:ascii="Georgia" w:eastAsia="Georgia" w:hAnsi="Georgia" w:cs="Georgia"/>
          <w:sz w:val="19"/>
          <w:szCs w:val="19"/>
        </w:rPr>
        <w:t>of</w:t>
      </w:r>
      <w:r>
        <w:rPr>
          <w:rFonts w:ascii="Georgia" w:eastAsia="Georgia" w:hAnsi="Georgia" w:cs="Georgia"/>
          <w:spacing w:val="-10"/>
          <w:sz w:val="19"/>
          <w:szCs w:val="19"/>
        </w:rPr>
        <w:t xml:space="preserve"> </w:t>
      </w:r>
      <w:r>
        <w:rPr>
          <w:rFonts w:ascii="Georgia" w:eastAsia="Georgia" w:hAnsi="Georgia" w:cs="Georgia"/>
          <w:sz w:val="19"/>
          <w:szCs w:val="19"/>
        </w:rPr>
        <w:t>lung</w:t>
      </w:r>
      <w:r>
        <w:rPr>
          <w:rFonts w:ascii="Georgia" w:eastAsia="Georgia" w:hAnsi="Georgia" w:cs="Georgia"/>
          <w:spacing w:val="-6"/>
          <w:sz w:val="19"/>
          <w:szCs w:val="19"/>
        </w:rPr>
        <w:t xml:space="preserve"> </w:t>
      </w:r>
      <w:r>
        <w:rPr>
          <w:rFonts w:ascii="Georgia" w:eastAsia="Georgia" w:hAnsi="Georgia" w:cs="Georgia"/>
          <w:sz w:val="19"/>
          <w:szCs w:val="19"/>
        </w:rPr>
        <w:t>disease</w:t>
      </w:r>
      <w:r>
        <w:rPr>
          <w:rFonts w:ascii="Georgia" w:eastAsia="Georgia" w:hAnsi="Georgia" w:cs="Georgia"/>
          <w:spacing w:val="-1"/>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sz w:val="19"/>
          <w:szCs w:val="19"/>
        </w:rPr>
        <w:t>lung</w:t>
      </w:r>
      <w:r>
        <w:rPr>
          <w:rFonts w:ascii="Georgia" w:eastAsia="Georgia" w:hAnsi="Georgia" w:cs="Georgia"/>
          <w:spacing w:val="-6"/>
          <w:sz w:val="19"/>
          <w:szCs w:val="19"/>
        </w:rPr>
        <w:t xml:space="preserve"> </w:t>
      </w:r>
      <w:r>
        <w:rPr>
          <w:rFonts w:ascii="Georgia" w:eastAsia="Georgia" w:hAnsi="Georgia" w:cs="Georgia"/>
          <w:sz w:val="19"/>
          <w:szCs w:val="19"/>
        </w:rPr>
        <w:t>cancer</w:t>
      </w:r>
      <w:r>
        <w:rPr>
          <w:rFonts w:ascii="Georgia" w:eastAsia="Georgia" w:hAnsi="Georgia" w:cs="Georgia"/>
          <w:spacing w:val="-2"/>
          <w:sz w:val="19"/>
          <w:szCs w:val="19"/>
        </w:rPr>
        <w:t xml:space="preserve"> </w:t>
      </w:r>
      <w:r>
        <w:rPr>
          <w:rFonts w:ascii="Georgia" w:eastAsia="Georgia" w:hAnsi="Georgia" w:cs="Georgia"/>
          <w:sz w:val="19"/>
          <w:szCs w:val="19"/>
        </w:rPr>
        <w:t>in</w:t>
      </w:r>
      <w:r>
        <w:rPr>
          <w:rFonts w:ascii="Georgia" w:eastAsia="Georgia" w:hAnsi="Georgia" w:cs="Georgia"/>
          <w:spacing w:val="-8"/>
          <w:sz w:val="19"/>
          <w:szCs w:val="19"/>
        </w:rPr>
        <w:t xml:space="preserve"> </w:t>
      </w:r>
      <w:r>
        <w:rPr>
          <w:rFonts w:ascii="Georgia" w:eastAsia="Georgia" w:hAnsi="Georgia" w:cs="Georgia"/>
          <w:sz w:val="19"/>
          <w:szCs w:val="19"/>
        </w:rPr>
        <w:t>CT</w:t>
      </w:r>
      <w:r>
        <w:rPr>
          <w:rFonts w:ascii="Georgia" w:eastAsia="Georgia" w:hAnsi="Georgia" w:cs="Georgia"/>
          <w:spacing w:val="-8"/>
          <w:sz w:val="19"/>
          <w:szCs w:val="19"/>
        </w:rPr>
        <w:t xml:space="preserve"> </w:t>
      </w:r>
      <w:r>
        <w:rPr>
          <w:rFonts w:ascii="Georgia" w:eastAsia="Georgia" w:hAnsi="Georgia" w:cs="Georgia"/>
          <w:sz w:val="19"/>
          <w:szCs w:val="19"/>
        </w:rPr>
        <w:t>(i.e.,</w:t>
      </w:r>
      <w:r>
        <w:rPr>
          <w:rFonts w:ascii="Georgia" w:eastAsia="Georgia" w:hAnsi="Georgia" w:cs="Georgia"/>
          <w:spacing w:val="1"/>
          <w:sz w:val="19"/>
          <w:szCs w:val="19"/>
        </w:rPr>
        <w:t xml:space="preserve"> </w:t>
      </w:r>
      <w:r>
        <w:rPr>
          <w:rFonts w:ascii="Georgia" w:eastAsia="Georgia" w:hAnsi="Georgia" w:cs="Georgia"/>
          <w:sz w:val="19"/>
          <w:szCs w:val="19"/>
        </w:rPr>
        <w:t>detection</w:t>
      </w:r>
      <w:r>
        <w:rPr>
          <w:rFonts w:ascii="Georgia" w:eastAsia="Georgia" w:hAnsi="Georgia" w:cs="Georgia"/>
          <w:spacing w:val="3"/>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sz w:val="19"/>
          <w:szCs w:val="19"/>
        </w:rPr>
        <w:t>tracking</w:t>
      </w:r>
      <w:r>
        <w:rPr>
          <w:rFonts w:ascii="Georgia" w:eastAsia="Georgia" w:hAnsi="Georgia" w:cs="Georgia"/>
          <w:spacing w:val="1"/>
          <w:sz w:val="19"/>
          <w:szCs w:val="19"/>
        </w:rPr>
        <w:t xml:space="preserve"> </w:t>
      </w:r>
      <w:r>
        <w:rPr>
          <w:rFonts w:ascii="Georgia" w:eastAsia="Georgia" w:hAnsi="Georgia" w:cs="Georgia"/>
          <w:sz w:val="19"/>
          <w:szCs w:val="19"/>
        </w:rPr>
        <w:t>of</w:t>
      </w:r>
      <w:r>
        <w:rPr>
          <w:rFonts w:ascii="Georgia" w:eastAsia="Georgia" w:hAnsi="Georgia" w:cs="Georgia"/>
          <w:spacing w:val="-10"/>
          <w:sz w:val="19"/>
          <w:szCs w:val="19"/>
        </w:rPr>
        <w:t xml:space="preserve"> </w:t>
      </w:r>
      <w:r>
        <w:rPr>
          <w:rFonts w:ascii="Georgia" w:eastAsia="Georgia" w:hAnsi="Georgia" w:cs="Georgia"/>
          <w:sz w:val="19"/>
          <w:szCs w:val="19"/>
        </w:rPr>
        <w:t>pulmonary</w:t>
      </w:r>
      <w:r>
        <w:rPr>
          <w:rFonts w:ascii="Georgia" w:eastAsia="Georgia" w:hAnsi="Georgia" w:cs="Georgia"/>
          <w:spacing w:val="5"/>
          <w:sz w:val="19"/>
          <w:szCs w:val="19"/>
        </w:rPr>
        <w:t xml:space="preserve"> </w:t>
      </w:r>
      <w:r>
        <w:rPr>
          <w:rFonts w:ascii="Georgia" w:eastAsia="Georgia" w:hAnsi="Georgia" w:cs="Georgia"/>
          <w:w w:val="102"/>
          <w:sz w:val="19"/>
          <w:szCs w:val="19"/>
        </w:rPr>
        <w:t xml:space="preserve">nodules) </w:t>
      </w:r>
      <w:r>
        <w:rPr>
          <w:rFonts w:ascii="Georgia" w:eastAsia="Georgia" w:hAnsi="Georgia" w:cs="Georgia"/>
          <w:sz w:val="19"/>
          <w:szCs w:val="19"/>
        </w:rPr>
        <w:t>and</w:t>
      </w:r>
      <w:r>
        <w:rPr>
          <w:rFonts w:ascii="Georgia" w:eastAsia="Georgia" w:hAnsi="Georgia" w:cs="Georgia"/>
          <w:spacing w:val="15"/>
          <w:sz w:val="19"/>
          <w:szCs w:val="19"/>
        </w:rPr>
        <w:t xml:space="preserve"> </w:t>
      </w:r>
      <w:r>
        <w:rPr>
          <w:rFonts w:ascii="Georgia" w:eastAsia="Georgia" w:hAnsi="Georgia" w:cs="Georgia"/>
          <w:sz w:val="19"/>
          <w:szCs w:val="19"/>
        </w:rPr>
        <w:t>provides</w:t>
      </w:r>
      <w:r>
        <w:rPr>
          <w:rFonts w:ascii="Georgia" w:eastAsia="Georgia" w:hAnsi="Georgia" w:cs="Georgia"/>
          <w:spacing w:val="24"/>
          <w:sz w:val="19"/>
          <w:szCs w:val="19"/>
        </w:rPr>
        <w:t xml:space="preserve"> </w:t>
      </w:r>
      <w:r>
        <w:rPr>
          <w:rFonts w:ascii="Georgia" w:eastAsia="Georgia" w:hAnsi="Georgia" w:cs="Georgia"/>
          <w:sz w:val="19"/>
          <w:szCs w:val="19"/>
        </w:rPr>
        <w:t>an</w:t>
      </w:r>
      <w:r>
        <w:rPr>
          <w:rFonts w:ascii="Georgia" w:eastAsia="Georgia" w:hAnsi="Georgia" w:cs="Georgia"/>
          <w:spacing w:val="14"/>
          <w:sz w:val="19"/>
          <w:szCs w:val="19"/>
        </w:rPr>
        <w:t xml:space="preserve"> </w:t>
      </w:r>
      <w:r>
        <w:rPr>
          <w:rFonts w:ascii="Georgia" w:eastAsia="Georgia" w:hAnsi="Georgia" w:cs="Georgia"/>
          <w:sz w:val="19"/>
          <w:szCs w:val="19"/>
        </w:rPr>
        <w:t>overview</w:t>
      </w:r>
      <w:r>
        <w:rPr>
          <w:rFonts w:ascii="Georgia" w:eastAsia="Georgia" w:hAnsi="Georgia" w:cs="Georgia"/>
          <w:spacing w:val="25"/>
          <w:sz w:val="19"/>
          <w:szCs w:val="19"/>
        </w:rPr>
        <w:t xml:space="preserve"> </w:t>
      </w:r>
      <w:r>
        <w:rPr>
          <w:rFonts w:ascii="Georgia" w:eastAsia="Georgia" w:hAnsi="Georgia" w:cs="Georgia"/>
          <w:sz w:val="19"/>
          <w:szCs w:val="19"/>
        </w:rPr>
        <w:t>of</w:t>
      </w:r>
      <w:r>
        <w:rPr>
          <w:rFonts w:ascii="Georgia" w:eastAsia="Georgia" w:hAnsi="Georgia" w:cs="Georgia"/>
          <w:spacing w:val="13"/>
          <w:sz w:val="19"/>
          <w:szCs w:val="19"/>
        </w:rPr>
        <w:t xml:space="preserve"> </w:t>
      </w:r>
      <w:r>
        <w:rPr>
          <w:rFonts w:ascii="Georgia" w:eastAsia="Georgia" w:hAnsi="Georgia" w:cs="Georgia"/>
          <w:sz w:val="19"/>
          <w:szCs w:val="19"/>
        </w:rPr>
        <w:t>the</w:t>
      </w:r>
      <w:r>
        <w:rPr>
          <w:rFonts w:ascii="Georgia" w:eastAsia="Georgia" w:hAnsi="Georgia" w:cs="Georgia"/>
          <w:spacing w:val="14"/>
          <w:sz w:val="19"/>
          <w:szCs w:val="19"/>
        </w:rPr>
        <w:t xml:space="preserve"> </w:t>
      </w:r>
      <w:r>
        <w:rPr>
          <w:rFonts w:ascii="Georgia" w:eastAsia="Georgia" w:hAnsi="Georgia" w:cs="Georgia"/>
          <w:sz w:val="19"/>
          <w:szCs w:val="19"/>
        </w:rPr>
        <w:t>many</w:t>
      </w:r>
      <w:r>
        <w:rPr>
          <w:rFonts w:ascii="Georgia" w:eastAsia="Georgia" w:hAnsi="Georgia" w:cs="Georgia"/>
          <w:spacing w:val="19"/>
          <w:sz w:val="19"/>
          <w:szCs w:val="19"/>
        </w:rPr>
        <w:t xml:space="preserve"> </w:t>
      </w:r>
      <w:r>
        <w:rPr>
          <w:rFonts w:ascii="Georgia" w:eastAsia="Georgia" w:hAnsi="Georgia" w:cs="Georgia"/>
          <w:sz w:val="19"/>
          <w:szCs w:val="19"/>
        </w:rPr>
        <w:t>relevant</w:t>
      </w:r>
      <w:r>
        <w:rPr>
          <w:rFonts w:ascii="Georgia" w:eastAsia="Georgia" w:hAnsi="Georgia" w:cs="Georgia"/>
          <w:spacing w:val="24"/>
          <w:sz w:val="19"/>
          <w:szCs w:val="19"/>
        </w:rPr>
        <w:t xml:space="preserve"> </w:t>
      </w:r>
      <w:r>
        <w:rPr>
          <w:rFonts w:ascii="Georgia" w:eastAsia="Georgia" w:hAnsi="Georgia" w:cs="Georgia"/>
          <w:sz w:val="19"/>
          <w:szCs w:val="19"/>
        </w:rPr>
        <w:t>segmentation</w:t>
      </w:r>
      <w:r>
        <w:rPr>
          <w:rFonts w:ascii="Georgia" w:eastAsia="Georgia" w:hAnsi="Georgia" w:cs="Georgia"/>
          <w:spacing w:val="33"/>
          <w:sz w:val="19"/>
          <w:szCs w:val="19"/>
        </w:rPr>
        <w:t xml:space="preserve"> </w:t>
      </w:r>
      <w:r>
        <w:rPr>
          <w:rFonts w:ascii="Georgia" w:eastAsia="Georgia" w:hAnsi="Georgia" w:cs="Georgia"/>
          <w:sz w:val="19"/>
          <w:szCs w:val="19"/>
        </w:rPr>
        <w:t>methods</w:t>
      </w:r>
      <w:r>
        <w:rPr>
          <w:rFonts w:ascii="Georgia" w:eastAsia="Georgia" w:hAnsi="Georgia" w:cs="Georgia"/>
          <w:spacing w:val="25"/>
          <w:sz w:val="19"/>
          <w:szCs w:val="19"/>
        </w:rPr>
        <w:t xml:space="preserve"> </w:t>
      </w:r>
      <w:r>
        <w:rPr>
          <w:rFonts w:ascii="Georgia" w:eastAsia="Georgia" w:hAnsi="Georgia" w:cs="Georgia"/>
          <w:sz w:val="19"/>
          <w:szCs w:val="19"/>
        </w:rPr>
        <w:t>for</w:t>
      </w:r>
      <w:r>
        <w:rPr>
          <w:rFonts w:ascii="Georgia" w:eastAsia="Georgia" w:hAnsi="Georgia" w:cs="Georgia"/>
          <w:spacing w:val="14"/>
          <w:sz w:val="19"/>
          <w:szCs w:val="19"/>
        </w:rPr>
        <w:t xml:space="preserve"> </w:t>
      </w:r>
      <w:r>
        <w:rPr>
          <w:rFonts w:ascii="Georgia" w:eastAsia="Georgia" w:hAnsi="Georgia" w:cs="Georgia"/>
          <w:sz w:val="19"/>
          <w:szCs w:val="19"/>
        </w:rPr>
        <w:t>pulmonary</w:t>
      </w:r>
      <w:r>
        <w:rPr>
          <w:rFonts w:ascii="Georgia" w:eastAsia="Georgia" w:hAnsi="Georgia" w:cs="Georgia"/>
          <w:spacing w:val="28"/>
          <w:sz w:val="19"/>
          <w:szCs w:val="19"/>
        </w:rPr>
        <w:t xml:space="preserve"> </w:t>
      </w:r>
      <w:r>
        <w:rPr>
          <w:rFonts w:ascii="Georgia" w:eastAsia="Georgia" w:hAnsi="Georgia" w:cs="Georgia"/>
          <w:sz w:val="19"/>
          <w:szCs w:val="19"/>
        </w:rPr>
        <w:t xml:space="preserve">structures. </w:t>
      </w:r>
      <w:r>
        <w:rPr>
          <w:rFonts w:ascii="Georgia" w:eastAsia="Georgia" w:hAnsi="Georgia" w:cs="Georgia"/>
          <w:spacing w:val="14"/>
          <w:sz w:val="19"/>
          <w:szCs w:val="19"/>
        </w:rPr>
        <w:t xml:space="preserve"> </w:t>
      </w:r>
      <w:r>
        <w:rPr>
          <w:rFonts w:ascii="Georgia" w:eastAsia="Georgia" w:hAnsi="Georgia" w:cs="Georgia"/>
          <w:sz w:val="19"/>
          <w:szCs w:val="19"/>
        </w:rPr>
        <w:t>Although</w:t>
      </w:r>
      <w:r>
        <w:rPr>
          <w:rFonts w:ascii="Georgia" w:eastAsia="Georgia" w:hAnsi="Georgia" w:cs="Georgia"/>
          <w:spacing w:val="26"/>
          <w:sz w:val="19"/>
          <w:szCs w:val="19"/>
        </w:rPr>
        <w:t xml:space="preserve"> </w:t>
      </w:r>
      <w:r>
        <w:rPr>
          <w:rFonts w:ascii="Georgia" w:eastAsia="Georgia" w:hAnsi="Georgia" w:cs="Georgia"/>
          <w:sz w:val="19"/>
          <w:szCs w:val="19"/>
        </w:rPr>
        <w:t>many</w:t>
      </w:r>
      <w:r>
        <w:rPr>
          <w:rFonts w:ascii="Georgia" w:eastAsia="Georgia" w:hAnsi="Georgia" w:cs="Georgia"/>
          <w:spacing w:val="18"/>
          <w:sz w:val="19"/>
          <w:szCs w:val="19"/>
        </w:rPr>
        <w:t xml:space="preserve"> </w:t>
      </w:r>
      <w:r>
        <w:rPr>
          <w:rFonts w:ascii="Georgia" w:eastAsia="Georgia" w:hAnsi="Georgia" w:cs="Georgia"/>
          <w:w w:val="102"/>
          <w:sz w:val="19"/>
          <w:szCs w:val="19"/>
        </w:rPr>
        <w:t xml:space="preserve">algorithms </w:t>
      </w:r>
      <w:r>
        <w:rPr>
          <w:rFonts w:ascii="Georgia" w:eastAsia="Georgia" w:hAnsi="Georgia" w:cs="Georgia"/>
          <w:sz w:val="19"/>
          <w:szCs w:val="19"/>
        </w:rPr>
        <w:t>existed</w:t>
      </w:r>
      <w:r>
        <w:rPr>
          <w:rFonts w:ascii="Georgia" w:eastAsia="Georgia" w:hAnsi="Georgia" w:cs="Georgia"/>
          <w:spacing w:val="10"/>
          <w:sz w:val="19"/>
          <w:szCs w:val="19"/>
        </w:rPr>
        <w:t xml:space="preserve"> </w:t>
      </w:r>
      <w:r>
        <w:rPr>
          <w:rFonts w:ascii="Georgia" w:eastAsia="Georgia" w:hAnsi="Georgia" w:cs="Georgia"/>
          <w:sz w:val="19"/>
          <w:szCs w:val="19"/>
        </w:rPr>
        <w:t>at</w:t>
      </w:r>
      <w:r>
        <w:rPr>
          <w:rFonts w:ascii="Georgia" w:eastAsia="Georgia" w:hAnsi="Georgia" w:cs="Georgia"/>
          <w:spacing w:val="1"/>
          <w:sz w:val="19"/>
          <w:szCs w:val="19"/>
        </w:rPr>
        <w:t xml:space="preserve"> </w:t>
      </w:r>
      <w:r>
        <w:rPr>
          <w:rFonts w:ascii="Georgia" w:eastAsia="Georgia" w:hAnsi="Georgia" w:cs="Georgia"/>
          <w:sz w:val="19"/>
          <w:szCs w:val="19"/>
        </w:rPr>
        <w:t>the</w:t>
      </w:r>
      <w:r>
        <w:rPr>
          <w:rFonts w:ascii="Georgia" w:eastAsia="Georgia" w:hAnsi="Georgia" w:cs="Georgia"/>
          <w:spacing w:val="3"/>
          <w:sz w:val="19"/>
          <w:szCs w:val="19"/>
        </w:rPr>
        <w:t xml:space="preserve"> </w:t>
      </w:r>
      <w:r>
        <w:rPr>
          <w:rFonts w:ascii="Georgia" w:eastAsia="Georgia" w:hAnsi="Georgia" w:cs="Georgia"/>
          <w:sz w:val="19"/>
          <w:szCs w:val="19"/>
        </w:rPr>
        <w:t>time,</w:t>
      </w:r>
      <w:r>
        <w:rPr>
          <w:rFonts w:ascii="Georgia" w:eastAsia="Georgia" w:hAnsi="Georgia" w:cs="Georgia"/>
          <w:spacing w:val="7"/>
          <w:sz w:val="19"/>
          <w:szCs w:val="19"/>
        </w:rPr>
        <w:t xml:space="preserve"> </w:t>
      </w:r>
      <w:r>
        <w:rPr>
          <w:rFonts w:ascii="Georgia" w:eastAsia="Georgia" w:hAnsi="Georgia" w:cs="Georgia"/>
          <w:sz w:val="19"/>
          <w:szCs w:val="19"/>
        </w:rPr>
        <w:t>continued</w:t>
      </w:r>
      <w:r>
        <w:rPr>
          <w:rFonts w:ascii="Georgia" w:eastAsia="Georgia" w:hAnsi="Georgia" w:cs="Georgia"/>
          <w:spacing w:val="15"/>
          <w:sz w:val="19"/>
          <w:szCs w:val="19"/>
        </w:rPr>
        <w:t xml:space="preserve"> </w:t>
      </w:r>
      <w:r>
        <w:rPr>
          <w:rFonts w:ascii="Georgia" w:eastAsia="Georgia" w:hAnsi="Georgia" w:cs="Georgia"/>
          <w:sz w:val="19"/>
          <w:szCs w:val="19"/>
        </w:rPr>
        <w:t>technical</w:t>
      </w:r>
      <w:r>
        <w:rPr>
          <w:rFonts w:ascii="Georgia" w:eastAsia="Georgia" w:hAnsi="Georgia" w:cs="Georgia"/>
          <w:spacing w:val="13"/>
          <w:sz w:val="19"/>
          <w:szCs w:val="19"/>
        </w:rPr>
        <w:t xml:space="preserve"> </w:t>
      </w:r>
      <w:r>
        <w:rPr>
          <w:rFonts w:ascii="Georgia" w:eastAsia="Georgia" w:hAnsi="Georgia" w:cs="Georgia"/>
          <w:sz w:val="19"/>
          <w:szCs w:val="19"/>
        </w:rPr>
        <w:t>development</w:t>
      </w:r>
      <w:r>
        <w:rPr>
          <w:rFonts w:ascii="Georgia" w:eastAsia="Georgia" w:hAnsi="Georgia" w:cs="Georgia"/>
          <w:spacing w:val="20"/>
          <w:sz w:val="19"/>
          <w:szCs w:val="19"/>
        </w:rPr>
        <w:t xml:space="preserve"> </w:t>
      </w:r>
      <w:r>
        <w:rPr>
          <w:rFonts w:ascii="Georgia" w:eastAsia="Georgia" w:hAnsi="Georgia" w:cs="Georgia"/>
          <w:sz w:val="19"/>
          <w:szCs w:val="19"/>
        </w:rPr>
        <w:t>has</w:t>
      </w:r>
      <w:r>
        <w:rPr>
          <w:rFonts w:ascii="Georgia" w:eastAsia="Georgia" w:hAnsi="Georgia" w:cs="Georgia"/>
          <w:spacing w:val="4"/>
          <w:sz w:val="19"/>
          <w:szCs w:val="19"/>
        </w:rPr>
        <w:t xml:space="preserve"> </w:t>
      </w:r>
      <w:r>
        <w:rPr>
          <w:rFonts w:ascii="Georgia" w:eastAsia="Georgia" w:hAnsi="Georgia" w:cs="Georgia"/>
          <w:sz w:val="19"/>
          <w:szCs w:val="19"/>
        </w:rPr>
        <w:t>only</w:t>
      </w:r>
      <w:r>
        <w:rPr>
          <w:rFonts w:ascii="Georgia" w:eastAsia="Georgia" w:hAnsi="Georgia" w:cs="Georgia"/>
          <w:spacing w:val="5"/>
          <w:sz w:val="19"/>
          <w:szCs w:val="19"/>
        </w:rPr>
        <w:t xml:space="preserve"> </w:t>
      </w:r>
      <w:r>
        <w:rPr>
          <w:rFonts w:ascii="Georgia" w:eastAsia="Georgia" w:hAnsi="Georgia" w:cs="Georgia"/>
          <w:sz w:val="19"/>
          <w:szCs w:val="19"/>
        </w:rPr>
        <w:t>increased</w:t>
      </w:r>
      <w:r>
        <w:rPr>
          <w:rFonts w:ascii="Georgia" w:eastAsia="Georgia" w:hAnsi="Georgia" w:cs="Georgia"/>
          <w:spacing w:val="14"/>
          <w:sz w:val="19"/>
          <w:szCs w:val="19"/>
        </w:rPr>
        <w:t xml:space="preserve"> </w:t>
      </w:r>
      <w:r>
        <w:rPr>
          <w:rFonts w:ascii="Georgia" w:eastAsia="Georgia" w:hAnsi="Georgia" w:cs="Georgia"/>
          <w:sz w:val="19"/>
          <w:szCs w:val="19"/>
        </w:rPr>
        <w:t>the</w:t>
      </w:r>
      <w:r>
        <w:rPr>
          <w:rFonts w:ascii="Georgia" w:eastAsia="Georgia" w:hAnsi="Georgia" w:cs="Georgia"/>
          <w:spacing w:val="3"/>
          <w:sz w:val="19"/>
          <w:szCs w:val="19"/>
        </w:rPr>
        <w:t xml:space="preserve"> </w:t>
      </w:r>
      <w:r>
        <w:rPr>
          <w:rFonts w:ascii="Georgia" w:eastAsia="Georgia" w:hAnsi="Georgia" w:cs="Georgia"/>
          <w:sz w:val="19"/>
          <w:szCs w:val="19"/>
        </w:rPr>
        <w:t>number</w:t>
      </w:r>
      <w:r>
        <w:rPr>
          <w:rFonts w:ascii="Georgia" w:eastAsia="Georgia" w:hAnsi="Georgia" w:cs="Georgia"/>
          <w:spacing w:val="11"/>
          <w:sz w:val="19"/>
          <w:szCs w:val="19"/>
        </w:rPr>
        <w:t xml:space="preserve"> </w:t>
      </w:r>
      <w:r>
        <w:rPr>
          <w:rFonts w:ascii="Georgia" w:eastAsia="Georgia" w:hAnsi="Georgia" w:cs="Georgia"/>
          <w:sz w:val="19"/>
          <w:szCs w:val="19"/>
        </w:rPr>
        <w:t>of</w:t>
      </w:r>
      <w:r>
        <w:rPr>
          <w:rFonts w:ascii="Georgia" w:eastAsia="Georgia" w:hAnsi="Georgia" w:cs="Georgia"/>
          <w:spacing w:val="1"/>
          <w:sz w:val="19"/>
          <w:szCs w:val="19"/>
        </w:rPr>
        <w:t xml:space="preserve"> </w:t>
      </w:r>
      <w:r>
        <w:rPr>
          <w:rFonts w:ascii="Georgia" w:eastAsia="Georgia" w:hAnsi="Georgia" w:cs="Georgia"/>
          <w:sz w:val="19"/>
          <w:szCs w:val="19"/>
        </w:rPr>
        <w:t>available</w:t>
      </w:r>
      <w:r>
        <w:rPr>
          <w:rFonts w:ascii="Georgia" w:eastAsia="Georgia" w:hAnsi="Georgia" w:cs="Georgia"/>
          <w:spacing w:val="13"/>
          <w:sz w:val="19"/>
          <w:szCs w:val="19"/>
        </w:rPr>
        <w:t xml:space="preserve"> </w:t>
      </w:r>
      <w:r>
        <w:rPr>
          <w:rFonts w:ascii="Georgia" w:eastAsia="Georgia" w:hAnsi="Georgia" w:cs="Georgia"/>
          <w:sz w:val="19"/>
          <w:szCs w:val="19"/>
        </w:rPr>
        <w:t>algorithms.</w:t>
      </w:r>
      <w:r>
        <w:rPr>
          <w:rFonts w:ascii="Georgia" w:eastAsia="Georgia" w:hAnsi="Georgia" w:cs="Georgia"/>
          <w:spacing w:val="35"/>
          <w:sz w:val="19"/>
          <w:szCs w:val="19"/>
        </w:rPr>
        <w:t xml:space="preserve"> </w:t>
      </w:r>
      <w:r>
        <w:rPr>
          <w:rFonts w:ascii="Georgia" w:eastAsia="Georgia" w:hAnsi="Georgia" w:cs="Georgia"/>
          <w:sz w:val="19"/>
          <w:szCs w:val="19"/>
        </w:rPr>
        <w:t>However,</w:t>
      </w:r>
      <w:r>
        <w:rPr>
          <w:rFonts w:ascii="Georgia" w:eastAsia="Georgia" w:hAnsi="Georgia" w:cs="Georgia"/>
          <w:spacing w:val="15"/>
          <w:sz w:val="19"/>
          <w:szCs w:val="19"/>
        </w:rPr>
        <w:t xml:space="preserve"> </w:t>
      </w:r>
      <w:r>
        <w:rPr>
          <w:rFonts w:ascii="Georgia" w:eastAsia="Georgia" w:hAnsi="Georgia" w:cs="Georgia"/>
          <w:w w:val="102"/>
          <w:sz w:val="19"/>
          <w:szCs w:val="19"/>
        </w:rPr>
        <w:t xml:space="preserve">despite </w:t>
      </w:r>
      <w:r>
        <w:rPr>
          <w:rFonts w:ascii="Georgia" w:eastAsia="Georgia" w:hAnsi="Georgia" w:cs="Georgia"/>
          <w:sz w:val="19"/>
          <w:szCs w:val="19"/>
        </w:rPr>
        <w:t>the</w:t>
      </w:r>
      <w:r>
        <w:rPr>
          <w:rFonts w:ascii="Georgia" w:eastAsia="Georgia" w:hAnsi="Georgia" w:cs="Georgia"/>
          <w:spacing w:val="-3"/>
          <w:sz w:val="19"/>
          <w:szCs w:val="19"/>
        </w:rPr>
        <w:t xml:space="preserve"> </w:t>
      </w:r>
      <w:r>
        <w:rPr>
          <w:rFonts w:ascii="Georgia" w:eastAsia="Georgia" w:hAnsi="Georgia" w:cs="Georgia"/>
          <w:sz w:val="19"/>
          <w:szCs w:val="19"/>
        </w:rPr>
        <w:t>continued</w:t>
      </w:r>
      <w:r>
        <w:rPr>
          <w:rFonts w:ascii="Georgia" w:eastAsia="Georgia" w:hAnsi="Georgia" w:cs="Georgia"/>
          <w:spacing w:val="10"/>
          <w:sz w:val="19"/>
          <w:szCs w:val="19"/>
        </w:rPr>
        <w:t xml:space="preserve"> </w:t>
      </w:r>
      <w:r>
        <w:rPr>
          <w:rFonts w:ascii="Georgia" w:eastAsia="Georgia" w:hAnsi="Georgia" w:cs="Georgia"/>
          <w:i/>
          <w:sz w:val="19"/>
          <w:szCs w:val="19"/>
        </w:rPr>
        <w:t>reporting</w:t>
      </w:r>
      <w:r>
        <w:rPr>
          <w:rFonts w:ascii="Georgia" w:eastAsia="Georgia" w:hAnsi="Georgia" w:cs="Georgia"/>
          <w:i/>
          <w:spacing w:val="-8"/>
          <w:sz w:val="19"/>
          <w:szCs w:val="19"/>
        </w:rPr>
        <w:t xml:space="preserve"> </w:t>
      </w:r>
      <w:r>
        <w:rPr>
          <w:rFonts w:ascii="Georgia" w:eastAsia="Georgia" w:hAnsi="Georgia" w:cs="Georgia"/>
          <w:sz w:val="19"/>
          <w:szCs w:val="19"/>
        </w:rPr>
        <w:t>of</w:t>
      </w:r>
      <w:r>
        <w:rPr>
          <w:rFonts w:ascii="Georgia" w:eastAsia="Georgia" w:hAnsi="Georgia" w:cs="Georgia"/>
          <w:spacing w:val="-5"/>
          <w:sz w:val="19"/>
          <w:szCs w:val="19"/>
        </w:rPr>
        <w:t xml:space="preserve"> </w:t>
      </w:r>
      <w:r>
        <w:rPr>
          <w:rFonts w:ascii="Georgia" w:eastAsia="Georgia" w:hAnsi="Georgia" w:cs="Georgia"/>
          <w:sz w:val="19"/>
          <w:szCs w:val="19"/>
        </w:rPr>
        <w:t>pulmonary</w:t>
      </w:r>
      <w:r>
        <w:rPr>
          <w:rFonts w:ascii="Georgia" w:eastAsia="Georgia" w:hAnsi="Georgia" w:cs="Georgia"/>
          <w:spacing w:val="10"/>
          <w:sz w:val="19"/>
          <w:szCs w:val="19"/>
        </w:rPr>
        <w:t xml:space="preserve"> </w:t>
      </w:r>
      <w:r>
        <w:rPr>
          <w:rFonts w:ascii="Georgia" w:eastAsia="Georgia" w:hAnsi="Georgia" w:cs="Georgia"/>
          <w:sz w:val="19"/>
          <w:szCs w:val="19"/>
        </w:rPr>
        <w:t>image</w:t>
      </w:r>
      <w:r>
        <w:rPr>
          <w:rFonts w:ascii="Georgia" w:eastAsia="Georgia" w:hAnsi="Georgia" w:cs="Georgia"/>
          <w:spacing w:val="2"/>
          <w:sz w:val="19"/>
          <w:szCs w:val="19"/>
        </w:rPr>
        <w:t xml:space="preserve"> </w:t>
      </w:r>
      <w:r>
        <w:rPr>
          <w:rFonts w:ascii="Georgia" w:eastAsia="Georgia" w:hAnsi="Georgia" w:cs="Georgia"/>
          <w:sz w:val="19"/>
          <w:szCs w:val="19"/>
        </w:rPr>
        <w:t>analysis</w:t>
      </w:r>
      <w:r>
        <w:rPr>
          <w:rFonts w:ascii="Georgia" w:eastAsia="Georgia" w:hAnsi="Georgia" w:cs="Georgia"/>
          <w:spacing w:val="5"/>
          <w:sz w:val="19"/>
          <w:szCs w:val="19"/>
        </w:rPr>
        <w:t xml:space="preserve"> </w:t>
      </w:r>
      <w:r>
        <w:rPr>
          <w:rFonts w:ascii="Georgia" w:eastAsia="Georgia" w:hAnsi="Georgia" w:cs="Georgia"/>
          <w:sz w:val="19"/>
          <w:szCs w:val="19"/>
        </w:rPr>
        <w:t>algorithms,</w:t>
      </w:r>
      <w:r>
        <w:rPr>
          <w:rFonts w:ascii="Georgia" w:eastAsia="Georgia" w:hAnsi="Georgia" w:cs="Georgia"/>
          <w:spacing w:val="13"/>
          <w:sz w:val="19"/>
          <w:szCs w:val="19"/>
        </w:rPr>
        <w:t xml:space="preserve"> </w:t>
      </w:r>
      <w:r>
        <w:rPr>
          <w:rFonts w:ascii="Georgia" w:eastAsia="Georgia" w:hAnsi="Georgia" w:cs="Georgia"/>
          <w:sz w:val="19"/>
          <w:szCs w:val="19"/>
        </w:rPr>
        <w:t>there</w:t>
      </w:r>
      <w:r>
        <w:rPr>
          <w:rFonts w:ascii="Georgia" w:eastAsia="Georgia" w:hAnsi="Georgia" w:cs="Georgia"/>
          <w:spacing w:val="1"/>
          <w:sz w:val="19"/>
          <w:szCs w:val="19"/>
        </w:rPr>
        <w:t xml:space="preserve"> </w:t>
      </w:r>
      <w:r>
        <w:rPr>
          <w:rFonts w:ascii="Georgia" w:eastAsia="Georgia" w:hAnsi="Georgia" w:cs="Georgia"/>
          <w:sz w:val="19"/>
          <w:szCs w:val="19"/>
        </w:rPr>
        <w:t>is</w:t>
      </w:r>
      <w:r>
        <w:rPr>
          <w:rFonts w:ascii="Georgia" w:eastAsia="Georgia" w:hAnsi="Georgia" w:cs="Georgia"/>
          <w:spacing w:val="-5"/>
          <w:sz w:val="19"/>
          <w:szCs w:val="19"/>
        </w:rPr>
        <w:t xml:space="preserve"> </w:t>
      </w:r>
      <w:r>
        <w:rPr>
          <w:rFonts w:ascii="Georgia" w:eastAsia="Georgia" w:hAnsi="Georgia" w:cs="Georgia"/>
          <w:sz w:val="19"/>
          <w:szCs w:val="19"/>
        </w:rPr>
        <w:t>no</w:t>
      </w:r>
      <w:r>
        <w:rPr>
          <w:rFonts w:ascii="Georgia" w:eastAsia="Georgia" w:hAnsi="Georgia" w:cs="Georgia"/>
          <w:spacing w:val="-4"/>
          <w:sz w:val="19"/>
          <w:szCs w:val="19"/>
        </w:rPr>
        <w:t xml:space="preserve"> </w:t>
      </w:r>
      <w:r>
        <w:rPr>
          <w:rFonts w:ascii="Georgia" w:eastAsia="Georgia" w:hAnsi="Georgia" w:cs="Georgia"/>
          <w:sz w:val="19"/>
          <w:szCs w:val="19"/>
        </w:rPr>
        <w:t>corresponding</w:t>
      </w:r>
      <w:r>
        <w:rPr>
          <w:rFonts w:ascii="Georgia" w:eastAsia="Georgia" w:hAnsi="Georgia" w:cs="Georgia"/>
          <w:spacing w:val="16"/>
          <w:sz w:val="19"/>
          <w:szCs w:val="19"/>
        </w:rPr>
        <w:t xml:space="preserve"> </w:t>
      </w:r>
      <w:r>
        <w:rPr>
          <w:rFonts w:ascii="Georgia" w:eastAsia="Georgia" w:hAnsi="Georgia" w:cs="Georgia"/>
          <w:sz w:val="19"/>
          <w:szCs w:val="19"/>
        </w:rPr>
        <w:t>increase</w:t>
      </w:r>
      <w:r>
        <w:rPr>
          <w:rFonts w:ascii="Georgia" w:eastAsia="Georgia" w:hAnsi="Georgia" w:cs="Georgia"/>
          <w:spacing w:val="6"/>
          <w:sz w:val="19"/>
          <w:szCs w:val="19"/>
        </w:rPr>
        <w:t xml:space="preserve"> </w:t>
      </w:r>
      <w:r>
        <w:rPr>
          <w:rFonts w:ascii="Georgia" w:eastAsia="Georgia" w:hAnsi="Georgia" w:cs="Georgia"/>
          <w:sz w:val="19"/>
          <w:szCs w:val="19"/>
        </w:rPr>
        <w:t>in</w:t>
      </w:r>
      <w:r>
        <w:rPr>
          <w:rFonts w:ascii="Georgia" w:eastAsia="Georgia" w:hAnsi="Georgia" w:cs="Georgia"/>
          <w:spacing w:val="-3"/>
          <w:sz w:val="19"/>
          <w:szCs w:val="19"/>
        </w:rPr>
        <w:t xml:space="preserve"> </w:t>
      </w:r>
      <w:r>
        <w:rPr>
          <w:rFonts w:ascii="Georgia" w:eastAsia="Georgia" w:hAnsi="Georgia" w:cs="Georgia"/>
          <w:sz w:val="19"/>
          <w:szCs w:val="19"/>
        </w:rPr>
        <w:t>algorithmic</w:t>
      </w:r>
      <w:r>
        <w:rPr>
          <w:rFonts w:ascii="Georgia" w:eastAsia="Georgia" w:hAnsi="Georgia" w:cs="Georgia"/>
          <w:spacing w:val="12"/>
          <w:sz w:val="19"/>
          <w:szCs w:val="19"/>
        </w:rPr>
        <w:t xml:space="preserve"> </w:t>
      </w:r>
      <w:r>
        <w:rPr>
          <w:rFonts w:ascii="Georgia" w:eastAsia="Georgia" w:hAnsi="Georgia" w:cs="Georgia"/>
          <w:i/>
          <w:sz w:val="19"/>
          <w:szCs w:val="19"/>
        </w:rPr>
        <w:t>availability</w:t>
      </w:r>
      <w:r>
        <w:rPr>
          <w:rFonts w:ascii="Georgia" w:eastAsia="Georgia" w:hAnsi="Georgia" w:cs="Georgia"/>
          <w:w w:val="103"/>
          <w:sz w:val="19"/>
          <w:szCs w:val="19"/>
        </w:rPr>
        <w:t xml:space="preserve">. </w:t>
      </w:r>
      <w:r>
        <w:rPr>
          <w:rFonts w:ascii="Georgia" w:eastAsia="Georgia" w:hAnsi="Georgia" w:cs="Georgia"/>
          <w:i/>
          <w:sz w:val="19"/>
          <w:szCs w:val="19"/>
        </w:rPr>
        <w:t>Additionally,</w:t>
      </w:r>
      <w:r>
        <w:rPr>
          <w:rFonts w:ascii="Georgia" w:eastAsia="Georgia" w:hAnsi="Georgia" w:cs="Georgia"/>
          <w:i/>
          <w:spacing w:val="1"/>
          <w:sz w:val="19"/>
          <w:szCs w:val="19"/>
        </w:rPr>
        <w:t xml:space="preserve"> </w:t>
      </w:r>
      <w:r>
        <w:rPr>
          <w:rFonts w:ascii="Georgia" w:eastAsia="Georgia" w:hAnsi="Georgia" w:cs="Georgia"/>
          <w:i/>
          <w:sz w:val="19"/>
          <w:szCs w:val="19"/>
        </w:rPr>
        <w:t>a key problem in the pulmonary image analysis community is that the lack of publicly available tools translates directly</w:t>
      </w:r>
      <w:r>
        <w:rPr>
          <w:rFonts w:ascii="Georgia" w:eastAsia="Georgia" w:hAnsi="Georgia" w:cs="Georgia"/>
          <w:i/>
          <w:spacing w:val="7"/>
          <w:sz w:val="19"/>
          <w:szCs w:val="19"/>
        </w:rPr>
        <w:t xml:space="preserve"> </w:t>
      </w:r>
      <w:r>
        <w:rPr>
          <w:rFonts w:ascii="Georgia" w:eastAsia="Georgia" w:hAnsi="Georgia" w:cs="Georgia"/>
          <w:i/>
          <w:sz w:val="19"/>
          <w:szCs w:val="19"/>
        </w:rPr>
        <w:t>into</w:t>
      </w:r>
      <w:r>
        <w:rPr>
          <w:rFonts w:ascii="Georgia" w:eastAsia="Georgia" w:hAnsi="Georgia" w:cs="Georgia"/>
          <w:i/>
          <w:spacing w:val="7"/>
          <w:sz w:val="19"/>
          <w:szCs w:val="19"/>
        </w:rPr>
        <w:t xml:space="preserve"> </w:t>
      </w:r>
      <w:r>
        <w:rPr>
          <w:rFonts w:ascii="Georgia" w:eastAsia="Georgia" w:hAnsi="Georgia" w:cs="Georgia"/>
          <w:i/>
          <w:sz w:val="19"/>
          <w:szCs w:val="19"/>
        </w:rPr>
        <w:t>a</w:t>
      </w:r>
      <w:r>
        <w:rPr>
          <w:rFonts w:ascii="Georgia" w:eastAsia="Georgia" w:hAnsi="Georgia" w:cs="Georgia"/>
          <w:i/>
          <w:spacing w:val="7"/>
          <w:sz w:val="19"/>
          <w:szCs w:val="19"/>
        </w:rPr>
        <w:t xml:space="preserve"> </w:t>
      </w:r>
      <w:del w:id="169" w:author="James Gee" w:date="2016-07-20T14:23:00Z">
        <w:r w:rsidDel="00AA20E6">
          <w:rPr>
            <w:rFonts w:ascii="Georgia" w:eastAsia="Georgia" w:hAnsi="Georgia" w:cs="Georgia"/>
            <w:i/>
            <w:sz w:val="19"/>
            <w:szCs w:val="19"/>
          </w:rPr>
          <w:delText>lack</w:delText>
        </w:r>
        <w:r w:rsidDel="00AA20E6">
          <w:rPr>
            <w:rFonts w:ascii="Georgia" w:eastAsia="Georgia" w:hAnsi="Georgia" w:cs="Georgia"/>
            <w:i/>
            <w:spacing w:val="7"/>
            <w:sz w:val="19"/>
            <w:szCs w:val="19"/>
          </w:rPr>
          <w:delText xml:space="preserve"> </w:delText>
        </w:r>
      </w:del>
      <w:ins w:id="170" w:author="James Gee" w:date="2016-07-20T14:23:00Z">
        <w:r w:rsidR="00AA20E6">
          <w:rPr>
            <w:rFonts w:ascii="Georgia" w:eastAsia="Georgia" w:hAnsi="Georgia" w:cs="Georgia"/>
            <w:i/>
            <w:sz w:val="19"/>
            <w:szCs w:val="19"/>
          </w:rPr>
          <w:t>paucity</w:t>
        </w:r>
        <w:r w:rsidR="00AA20E6">
          <w:rPr>
            <w:rFonts w:ascii="Georgia" w:eastAsia="Georgia" w:hAnsi="Georgia" w:cs="Georgia"/>
            <w:i/>
            <w:spacing w:val="7"/>
            <w:sz w:val="19"/>
            <w:szCs w:val="19"/>
          </w:rPr>
          <w:t xml:space="preserve"> </w:t>
        </w:r>
      </w:ins>
      <w:r>
        <w:rPr>
          <w:rFonts w:ascii="Georgia" w:eastAsia="Georgia" w:hAnsi="Georgia" w:cs="Georgia"/>
          <w:i/>
          <w:sz w:val="19"/>
          <w:szCs w:val="19"/>
        </w:rPr>
        <w:t>of</w:t>
      </w:r>
      <w:r>
        <w:rPr>
          <w:rFonts w:ascii="Georgia" w:eastAsia="Georgia" w:hAnsi="Georgia" w:cs="Georgia"/>
          <w:i/>
          <w:spacing w:val="7"/>
          <w:sz w:val="19"/>
          <w:szCs w:val="19"/>
        </w:rPr>
        <w:t xml:space="preserve"> </w:t>
      </w:r>
      <w:r>
        <w:rPr>
          <w:rFonts w:ascii="Georgia" w:eastAsia="Georgia" w:hAnsi="Georgia" w:cs="Georgia"/>
          <w:i/>
          <w:sz w:val="19"/>
          <w:szCs w:val="19"/>
        </w:rPr>
        <w:t>baseline</w:t>
      </w:r>
      <w:r>
        <w:rPr>
          <w:rFonts w:ascii="Georgia" w:eastAsia="Georgia" w:hAnsi="Georgia" w:cs="Georgia"/>
          <w:i/>
          <w:spacing w:val="7"/>
          <w:sz w:val="19"/>
          <w:szCs w:val="19"/>
        </w:rPr>
        <w:t xml:space="preserve"> </w:t>
      </w:r>
      <w:r>
        <w:rPr>
          <w:rFonts w:ascii="Georgia" w:eastAsia="Georgia" w:hAnsi="Georgia" w:cs="Georgia"/>
          <w:i/>
          <w:sz w:val="19"/>
          <w:szCs w:val="19"/>
        </w:rPr>
        <w:t>performance</w:t>
      </w:r>
      <w:r>
        <w:rPr>
          <w:rFonts w:ascii="Georgia" w:eastAsia="Georgia" w:hAnsi="Georgia" w:cs="Georgia"/>
          <w:i/>
          <w:spacing w:val="7"/>
          <w:sz w:val="19"/>
          <w:szCs w:val="19"/>
        </w:rPr>
        <w:t xml:space="preserve"> </w:t>
      </w:r>
      <w:r>
        <w:rPr>
          <w:rFonts w:ascii="Georgia" w:eastAsia="Georgia" w:hAnsi="Georgia" w:cs="Georgia"/>
          <w:i/>
          <w:sz w:val="19"/>
          <w:szCs w:val="19"/>
        </w:rPr>
        <w:t>standards</w:t>
      </w:r>
      <w:r>
        <w:rPr>
          <w:rFonts w:ascii="Georgia" w:eastAsia="Georgia" w:hAnsi="Georgia" w:cs="Georgia"/>
          <w:i/>
          <w:spacing w:val="7"/>
          <w:sz w:val="19"/>
          <w:szCs w:val="19"/>
        </w:rPr>
        <w:t xml:space="preserve"> </w:t>
      </w:r>
      <w:r>
        <w:rPr>
          <w:rFonts w:ascii="Georgia" w:eastAsia="Georgia" w:hAnsi="Georgia" w:cs="Georgia"/>
          <w:i/>
          <w:sz w:val="19"/>
          <w:szCs w:val="19"/>
        </w:rPr>
        <w:t>with</w:t>
      </w:r>
      <w:r>
        <w:rPr>
          <w:rFonts w:ascii="Georgia" w:eastAsia="Georgia" w:hAnsi="Georgia" w:cs="Georgia"/>
          <w:i/>
          <w:spacing w:val="7"/>
          <w:sz w:val="19"/>
          <w:szCs w:val="19"/>
        </w:rPr>
        <w:t xml:space="preserve"> </w:t>
      </w:r>
      <w:r>
        <w:rPr>
          <w:rFonts w:ascii="Georgia" w:eastAsia="Georgia" w:hAnsi="Georgia" w:cs="Georgia"/>
          <w:i/>
          <w:sz w:val="19"/>
          <w:szCs w:val="19"/>
        </w:rPr>
        <w:t>which</w:t>
      </w:r>
      <w:r>
        <w:rPr>
          <w:rFonts w:ascii="Georgia" w:eastAsia="Georgia" w:hAnsi="Georgia" w:cs="Georgia"/>
          <w:i/>
          <w:spacing w:val="7"/>
          <w:sz w:val="19"/>
          <w:szCs w:val="19"/>
        </w:rPr>
        <w:t xml:space="preserve"> </w:t>
      </w:r>
      <w:r>
        <w:rPr>
          <w:rFonts w:ascii="Georgia" w:eastAsia="Georgia" w:hAnsi="Georgia" w:cs="Georgia"/>
          <w:i/>
          <w:sz w:val="19"/>
          <w:szCs w:val="19"/>
        </w:rPr>
        <w:t>researchers</w:t>
      </w:r>
      <w:r>
        <w:rPr>
          <w:rFonts w:ascii="Georgia" w:eastAsia="Georgia" w:hAnsi="Georgia" w:cs="Georgia"/>
          <w:i/>
          <w:spacing w:val="7"/>
          <w:sz w:val="19"/>
          <w:szCs w:val="19"/>
        </w:rPr>
        <w:t xml:space="preserve"> </w:t>
      </w:r>
      <w:r>
        <w:rPr>
          <w:rFonts w:ascii="Georgia" w:eastAsia="Georgia" w:hAnsi="Georgia" w:cs="Georgia"/>
          <w:i/>
          <w:sz w:val="19"/>
          <w:szCs w:val="19"/>
        </w:rPr>
        <w:t>can</w:t>
      </w:r>
      <w:r>
        <w:rPr>
          <w:rFonts w:ascii="Georgia" w:eastAsia="Georgia" w:hAnsi="Georgia" w:cs="Georgia"/>
          <w:i/>
          <w:spacing w:val="7"/>
          <w:sz w:val="19"/>
          <w:szCs w:val="19"/>
        </w:rPr>
        <w:t xml:space="preserve"> </w:t>
      </w:r>
      <w:r>
        <w:rPr>
          <w:rFonts w:ascii="Georgia" w:eastAsia="Georgia" w:hAnsi="Georgia" w:cs="Georgia"/>
          <w:i/>
          <w:sz w:val="19"/>
          <w:szCs w:val="19"/>
        </w:rPr>
        <w:t>compare</w:t>
      </w:r>
      <w:r>
        <w:rPr>
          <w:rFonts w:ascii="Georgia" w:eastAsia="Georgia" w:hAnsi="Georgia" w:cs="Georgia"/>
          <w:i/>
          <w:spacing w:val="7"/>
          <w:sz w:val="19"/>
          <w:szCs w:val="19"/>
        </w:rPr>
        <w:t xml:space="preserve"> </w:t>
      </w:r>
      <w:r>
        <w:rPr>
          <w:rFonts w:ascii="Georgia" w:eastAsia="Georgia" w:hAnsi="Georgia" w:cs="Georgia"/>
          <w:i/>
          <w:sz w:val="19"/>
          <w:szCs w:val="19"/>
        </w:rPr>
        <w:t>their</w:t>
      </w:r>
      <w:r>
        <w:rPr>
          <w:rFonts w:ascii="Georgia" w:eastAsia="Georgia" w:hAnsi="Georgia" w:cs="Georgia"/>
          <w:i/>
          <w:spacing w:val="7"/>
          <w:sz w:val="19"/>
          <w:szCs w:val="19"/>
        </w:rPr>
        <w:t xml:space="preserve"> </w:t>
      </w:r>
      <w:r>
        <w:rPr>
          <w:rFonts w:ascii="Georgia" w:eastAsia="Georgia" w:hAnsi="Georgia" w:cs="Georgia"/>
          <w:i/>
          <w:sz w:val="19"/>
          <w:szCs w:val="19"/>
        </w:rPr>
        <w:t>own</w:t>
      </w:r>
      <w:r>
        <w:rPr>
          <w:rFonts w:ascii="Georgia" w:eastAsia="Georgia" w:hAnsi="Georgia" w:cs="Georgia"/>
          <w:i/>
          <w:spacing w:val="7"/>
          <w:sz w:val="19"/>
          <w:szCs w:val="19"/>
        </w:rPr>
        <w:t xml:space="preserve"> </w:t>
      </w:r>
      <w:r>
        <w:rPr>
          <w:rFonts w:ascii="Georgia" w:eastAsia="Georgia" w:hAnsi="Georgia" w:cs="Georgia"/>
          <w:i/>
          <w:sz w:val="19"/>
          <w:szCs w:val="19"/>
        </w:rPr>
        <w:t>algorithms</w:t>
      </w:r>
      <w:r>
        <w:rPr>
          <w:rFonts w:ascii="Georgia" w:eastAsia="Georgia" w:hAnsi="Georgia" w:cs="Georgia"/>
          <w:i/>
          <w:spacing w:val="7"/>
          <w:sz w:val="19"/>
          <w:szCs w:val="19"/>
        </w:rPr>
        <w:t xml:space="preserve"> </w:t>
      </w:r>
      <w:r>
        <w:rPr>
          <w:rFonts w:ascii="Georgia" w:eastAsia="Georgia" w:hAnsi="Georgia" w:cs="Georgia"/>
          <w:i/>
          <w:sz w:val="19"/>
          <w:szCs w:val="19"/>
        </w:rPr>
        <w:t>[60].  This project constitutes a specific and overdue response to this major deficiency in the field.</w:t>
      </w:r>
    </w:p>
    <w:p w14:paraId="38A4F03A" w14:textId="5C8B19F3" w:rsidR="00E61F9D" w:rsidRDefault="005C64D6">
      <w:pPr>
        <w:spacing w:before="59" w:after="0" w:line="277" w:lineRule="auto"/>
        <w:ind w:left="113" w:right="62" w:firstLine="1"/>
        <w:jc w:val="both"/>
        <w:rPr>
          <w:rFonts w:ascii="Georgia" w:eastAsia="Georgia" w:hAnsi="Georgia" w:cs="Georgia"/>
          <w:sz w:val="19"/>
          <w:szCs w:val="19"/>
        </w:rPr>
      </w:pPr>
      <w:del w:id="171" w:author="James Gee" w:date="2016-07-20T14:23:00Z">
        <w:r w:rsidDel="00AA20E6">
          <w:rPr>
            <w:rFonts w:ascii="Georgia" w:eastAsia="Georgia" w:hAnsi="Georgia" w:cs="Georgia"/>
            <w:i/>
            <w:sz w:val="19"/>
            <w:szCs w:val="19"/>
          </w:rPr>
          <w:delText>A</w:delText>
        </w:r>
        <w:r w:rsidDel="00AA20E6">
          <w:rPr>
            <w:rFonts w:ascii="Georgia" w:eastAsia="Georgia" w:hAnsi="Georgia" w:cs="Georgia"/>
            <w:i/>
            <w:spacing w:val="14"/>
            <w:sz w:val="19"/>
            <w:szCs w:val="19"/>
          </w:rPr>
          <w:delText xml:space="preserve"> </w:delText>
        </w:r>
        <w:r w:rsidDel="00AA20E6">
          <w:rPr>
            <w:rFonts w:ascii="Georgia" w:eastAsia="Georgia" w:hAnsi="Georgia" w:cs="Georgia"/>
            <w:i/>
            <w:sz w:val="19"/>
            <w:szCs w:val="19"/>
          </w:rPr>
          <w:delText>primary</w:delText>
        </w:r>
        <w:r w:rsidDel="00AA20E6">
          <w:rPr>
            <w:rFonts w:ascii="Georgia" w:eastAsia="Georgia" w:hAnsi="Georgia" w:cs="Georgia"/>
            <w:i/>
            <w:spacing w:val="14"/>
            <w:sz w:val="19"/>
            <w:szCs w:val="19"/>
          </w:rPr>
          <w:delText xml:space="preserve"> </w:delText>
        </w:r>
        <w:r w:rsidDel="00AA20E6">
          <w:rPr>
            <w:rFonts w:ascii="Georgia" w:eastAsia="Georgia" w:hAnsi="Georgia" w:cs="Georgia"/>
            <w:i/>
            <w:sz w:val="19"/>
            <w:szCs w:val="19"/>
          </w:rPr>
          <w:delText>impetus</w:delText>
        </w:r>
        <w:r w:rsidDel="00AA20E6">
          <w:rPr>
            <w:rFonts w:ascii="Georgia" w:eastAsia="Georgia" w:hAnsi="Georgia" w:cs="Georgia"/>
            <w:i/>
            <w:spacing w:val="14"/>
            <w:sz w:val="19"/>
            <w:szCs w:val="19"/>
          </w:rPr>
          <w:delText xml:space="preserve"> </w:delText>
        </w:r>
        <w:r w:rsidDel="00AA20E6">
          <w:rPr>
            <w:rFonts w:ascii="Georgia" w:eastAsia="Georgia" w:hAnsi="Georgia" w:cs="Georgia"/>
            <w:i/>
            <w:sz w:val="19"/>
            <w:szCs w:val="19"/>
          </w:rPr>
          <w:delText>for</w:delText>
        </w:r>
        <w:r w:rsidDel="00AA20E6">
          <w:rPr>
            <w:rFonts w:ascii="Georgia" w:eastAsia="Georgia" w:hAnsi="Georgia" w:cs="Georgia"/>
            <w:i/>
            <w:spacing w:val="15"/>
            <w:sz w:val="19"/>
            <w:szCs w:val="19"/>
          </w:rPr>
          <w:delText xml:space="preserve"> </w:delText>
        </w:r>
        <w:r w:rsidDel="00AA20E6">
          <w:rPr>
            <w:rFonts w:ascii="Georgia" w:eastAsia="Georgia" w:hAnsi="Georgia" w:cs="Georgia"/>
            <w:i/>
            <w:sz w:val="19"/>
            <w:szCs w:val="19"/>
          </w:rPr>
          <w:delText>this</w:delText>
        </w:r>
        <w:r w:rsidDel="00AA20E6">
          <w:rPr>
            <w:rFonts w:ascii="Georgia" w:eastAsia="Georgia" w:hAnsi="Georgia" w:cs="Georgia"/>
            <w:i/>
            <w:spacing w:val="14"/>
            <w:sz w:val="19"/>
            <w:szCs w:val="19"/>
          </w:rPr>
          <w:delText xml:space="preserve"> </w:delText>
        </w:r>
        <w:r w:rsidDel="00AA20E6">
          <w:rPr>
            <w:rFonts w:ascii="Georgia" w:eastAsia="Georgia" w:hAnsi="Georgia" w:cs="Georgia"/>
            <w:i/>
            <w:sz w:val="19"/>
            <w:szCs w:val="19"/>
          </w:rPr>
          <w:delText>project</w:delText>
        </w:r>
        <w:r w:rsidDel="00AA20E6">
          <w:rPr>
            <w:rFonts w:ascii="Georgia" w:eastAsia="Georgia" w:hAnsi="Georgia" w:cs="Georgia"/>
            <w:i/>
            <w:spacing w:val="14"/>
            <w:sz w:val="19"/>
            <w:szCs w:val="19"/>
          </w:rPr>
          <w:delText xml:space="preserve"> </w:delText>
        </w:r>
        <w:r w:rsidDel="00AA20E6">
          <w:rPr>
            <w:rFonts w:ascii="Georgia" w:eastAsia="Georgia" w:hAnsi="Georgia" w:cs="Georgia"/>
            <w:i/>
            <w:sz w:val="19"/>
            <w:szCs w:val="19"/>
          </w:rPr>
          <w:delText>is</w:delText>
        </w:r>
        <w:r w:rsidDel="00AA20E6">
          <w:rPr>
            <w:rFonts w:ascii="Georgia" w:eastAsia="Georgia" w:hAnsi="Georgia" w:cs="Georgia"/>
            <w:i/>
            <w:spacing w:val="14"/>
            <w:sz w:val="19"/>
            <w:szCs w:val="19"/>
          </w:rPr>
          <w:delText xml:space="preserve"> </w:delText>
        </w:r>
        <w:r w:rsidDel="00AA20E6">
          <w:rPr>
            <w:rFonts w:ascii="Georgia" w:eastAsia="Georgia" w:hAnsi="Georgia" w:cs="Georgia"/>
            <w:i/>
            <w:sz w:val="19"/>
            <w:szCs w:val="19"/>
          </w:rPr>
          <w:delText>that,</w:delText>
        </w:r>
        <w:r w:rsidDel="00AA20E6">
          <w:rPr>
            <w:rFonts w:ascii="Georgia" w:eastAsia="Georgia" w:hAnsi="Georgia" w:cs="Georgia"/>
            <w:i/>
            <w:spacing w:val="18"/>
            <w:sz w:val="19"/>
            <w:szCs w:val="19"/>
          </w:rPr>
          <w:delText xml:space="preserve"> </w:delText>
        </w:r>
        <w:r w:rsidDel="00AA20E6">
          <w:rPr>
            <w:rFonts w:ascii="Georgia" w:eastAsia="Georgia" w:hAnsi="Georgia" w:cs="Georgia"/>
            <w:i/>
            <w:sz w:val="19"/>
            <w:szCs w:val="19"/>
          </w:rPr>
          <w:delText>through</w:delText>
        </w:r>
        <w:r w:rsidDel="00AA20E6">
          <w:rPr>
            <w:rFonts w:ascii="Georgia" w:eastAsia="Georgia" w:hAnsi="Georgia" w:cs="Georgia"/>
            <w:i/>
            <w:spacing w:val="14"/>
            <w:sz w:val="19"/>
            <w:szCs w:val="19"/>
          </w:rPr>
          <w:delText xml:space="preserve"> </w:delText>
        </w:r>
        <w:r w:rsidDel="00AA20E6">
          <w:rPr>
            <w:rFonts w:ascii="Georgia" w:eastAsia="Georgia" w:hAnsi="Georgia" w:cs="Georgia"/>
            <w:i/>
            <w:sz w:val="19"/>
            <w:szCs w:val="19"/>
          </w:rPr>
          <w:delText>extension</w:delText>
        </w:r>
        <w:r w:rsidDel="00AA20E6">
          <w:rPr>
            <w:rFonts w:ascii="Georgia" w:eastAsia="Georgia" w:hAnsi="Georgia" w:cs="Georgia"/>
            <w:i/>
            <w:spacing w:val="14"/>
            <w:sz w:val="19"/>
            <w:szCs w:val="19"/>
          </w:rPr>
          <w:delText xml:space="preserve"> </w:delText>
        </w:r>
        <w:r w:rsidDel="00AA20E6">
          <w:rPr>
            <w:rFonts w:ascii="Georgia" w:eastAsia="Georgia" w:hAnsi="Georgia" w:cs="Georgia"/>
            <w:i/>
            <w:sz w:val="19"/>
            <w:szCs w:val="19"/>
          </w:rPr>
          <w:delText>and</w:delText>
        </w:r>
        <w:r w:rsidDel="00AA20E6">
          <w:rPr>
            <w:rFonts w:ascii="Georgia" w:eastAsia="Georgia" w:hAnsi="Georgia" w:cs="Georgia"/>
            <w:i/>
            <w:spacing w:val="14"/>
            <w:sz w:val="19"/>
            <w:szCs w:val="19"/>
          </w:rPr>
          <w:delText xml:space="preserve"> </w:delText>
        </w:r>
        <w:r w:rsidDel="00AA20E6">
          <w:rPr>
            <w:rFonts w:ascii="Georgia" w:eastAsia="Georgia" w:hAnsi="Georgia" w:cs="Georgia"/>
            <w:i/>
            <w:sz w:val="19"/>
            <w:szCs w:val="19"/>
          </w:rPr>
          <w:delText>continued</w:delText>
        </w:r>
        <w:r w:rsidDel="00AA20E6">
          <w:rPr>
            <w:rFonts w:ascii="Georgia" w:eastAsia="Georgia" w:hAnsi="Georgia" w:cs="Georgia"/>
            <w:i/>
            <w:spacing w:val="14"/>
            <w:sz w:val="19"/>
            <w:szCs w:val="19"/>
          </w:rPr>
          <w:delText xml:space="preserve"> </w:delText>
        </w:r>
        <w:r w:rsidDel="00AA20E6">
          <w:rPr>
            <w:rFonts w:ascii="Georgia" w:eastAsia="Georgia" w:hAnsi="Georgia" w:cs="Georgia"/>
            <w:i/>
            <w:sz w:val="19"/>
            <w:szCs w:val="19"/>
          </w:rPr>
          <w:delText>development</w:delText>
        </w:r>
        <w:r w:rsidDel="00AA20E6">
          <w:rPr>
            <w:rFonts w:ascii="Georgia" w:eastAsia="Georgia" w:hAnsi="Georgia" w:cs="Georgia"/>
            <w:i/>
            <w:spacing w:val="15"/>
            <w:sz w:val="19"/>
            <w:szCs w:val="19"/>
          </w:rPr>
          <w:delText xml:space="preserve"> </w:delText>
        </w:r>
        <w:r w:rsidDel="00AA20E6">
          <w:rPr>
            <w:rFonts w:ascii="Georgia" w:eastAsia="Georgia" w:hAnsi="Georgia" w:cs="Georgia"/>
            <w:i/>
            <w:sz w:val="19"/>
            <w:szCs w:val="19"/>
          </w:rPr>
          <w:delText>of</w:delText>
        </w:r>
        <w:r w:rsidDel="00AA20E6">
          <w:rPr>
            <w:rFonts w:ascii="Georgia" w:eastAsia="Georgia" w:hAnsi="Georgia" w:cs="Georgia"/>
            <w:i/>
            <w:spacing w:val="14"/>
            <w:sz w:val="19"/>
            <w:szCs w:val="19"/>
          </w:rPr>
          <w:delText xml:space="preserve"> </w:delText>
        </w:r>
        <w:r w:rsidDel="00AA20E6">
          <w:rPr>
            <w:rFonts w:ascii="Georgia" w:eastAsia="Georgia" w:hAnsi="Georgia" w:cs="Georgia"/>
            <w:i/>
            <w:sz w:val="19"/>
            <w:szCs w:val="19"/>
          </w:rPr>
          <w:delText>ANTs</w:delText>
        </w:r>
        <w:r w:rsidDel="00AA20E6">
          <w:rPr>
            <w:rFonts w:ascii="Georgia" w:eastAsia="Georgia" w:hAnsi="Georgia" w:cs="Georgia"/>
            <w:i/>
            <w:spacing w:val="14"/>
            <w:sz w:val="19"/>
            <w:szCs w:val="19"/>
          </w:rPr>
          <w:delText xml:space="preserve"> </w:delText>
        </w:r>
        <w:r w:rsidDel="00AA20E6">
          <w:rPr>
            <w:rFonts w:ascii="Georgia" w:eastAsia="Georgia" w:hAnsi="Georgia" w:cs="Georgia"/>
            <w:i/>
            <w:sz w:val="19"/>
            <w:szCs w:val="19"/>
          </w:rPr>
          <w:delText>and</w:delText>
        </w:r>
        <w:r w:rsidDel="00AA20E6">
          <w:rPr>
            <w:rFonts w:ascii="Georgia" w:eastAsia="Georgia" w:hAnsi="Georgia" w:cs="Georgia"/>
            <w:i/>
            <w:spacing w:val="14"/>
            <w:sz w:val="19"/>
            <w:szCs w:val="19"/>
          </w:rPr>
          <w:delText xml:space="preserve"> </w:delText>
        </w:r>
        <w:r w:rsidDel="00AA20E6">
          <w:rPr>
            <w:rFonts w:ascii="Georgia" w:eastAsia="Georgia" w:hAnsi="Georgia" w:cs="Georgia"/>
            <w:i/>
            <w:sz w:val="19"/>
            <w:szCs w:val="19"/>
          </w:rPr>
          <w:delText>ITK</w:delText>
        </w:r>
        <w:r w:rsidDel="00AA20E6">
          <w:rPr>
            <w:rFonts w:ascii="Georgia" w:eastAsia="Georgia" w:hAnsi="Georgia" w:cs="Georgia"/>
            <w:i/>
            <w:spacing w:val="14"/>
            <w:sz w:val="19"/>
            <w:szCs w:val="19"/>
          </w:rPr>
          <w:delText xml:space="preserve"> </w:delText>
        </w:r>
        <w:r w:rsidDel="00AA20E6">
          <w:rPr>
            <w:rFonts w:ascii="Georgia" w:eastAsia="Georgia" w:hAnsi="Georgia" w:cs="Georgia"/>
            <w:i/>
            <w:sz w:val="19"/>
            <w:szCs w:val="19"/>
          </w:rPr>
          <w:delText>functionality,</w:delText>
        </w:r>
        <w:r w:rsidDel="00AA20E6">
          <w:rPr>
            <w:rFonts w:ascii="Georgia" w:eastAsia="Georgia" w:hAnsi="Georgia" w:cs="Georgia"/>
            <w:i/>
            <w:spacing w:val="18"/>
            <w:sz w:val="19"/>
            <w:szCs w:val="19"/>
          </w:rPr>
          <w:delText xml:space="preserve"> </w:delText>
        </w:r>
        <w:r w:rsidDel="00AA20E6">
          <w:rPr>
            <w:rFonts w:ascii="Georgia" w:eastAsia="Georgia" w:hAnsi="Georgia" w:cs="Georgia"/>
            <w:i/>
            <w:sz w:val="19"/>
            <w:szCs w:val="19"/>
          </w:rPr>
          <w:delText>we can make a significant impact on the pulmonary imaging research community in both basic science and clinical workflows by developing lung-specific algorithms which can be used by the pulmonary research community.</w:delText>
        </w:r>
        <w:r w:rsidDel="00AA20E6">
          <w:rPr>
            <w:rFonts w:ascii="Georgia" w:eastAsia="Georgia" w:hAnsi="Georgia" w:cs="Georgia"/>
            <w:i/>
            <w:spacing w:val="17"/>
            <w:sz w:val="19"/>
            <w:szCs w:val="19"/>
          </w:rPr>
          <w:delText xml:space="preserve"> </w:delText>
        </w:r>
      </w:del>
      <w:r>
        <w:rPr>
          <w:rFonts w:ascii="Georgia" w:eastAsia="Georgia" w:hAnsi="Georgia" w:cs="Georgia"/>
          <w:color w:val="FF0000"/>
          <w:sz w:val="19"/>
          <w:szCs w:val="19"/>
        </w:rPr>
        <w:t>Toward</w:t>
      </w:r>
      <w:r>
        <w:rPr>
          <w:rFonts w:ascii="Georgia" w:eastAsia="Georgia" w:hAnsi="Georgia" w:cs="Georgia"/>
          <w:color w:val="FF0000"/>
          <w:spacing w:val="14"/>
          <w:sz w:val="19"/>
          <w:szCs w:val="19"/>
        </w:rPr>
        <w:t xml:space="preserve"> </w:t>
      </w:r>
      <w:r>
        <w:rPr>
          <w:rFonts w:ascii="Georgia" w:eastAsia="Georgia" w:hAnsi="Georgia" w:cs="Georgia"/>
          <w:color w:val="FF0000"/>
          <w:sz w:val="19"/>
          <w:szCs w:val="19"/>
        </w:rPr>
        <w:t>this</w:t>
      </w:r>
      <w:r>
        <w:rPr>
          <w:rFonts w:ascii="Georgia" w:eastAsia="Georgia" w:hAnsi="Georgia" w:cs="Georgia"/>
          <w:color w:val="FF0000"/>
          <w:spacing w:val="7"/>
          <w:sz w:val="19"/>
          <w:szCs w:val="19"/>
        </w:rPr>
        <w:t xml:space="preserve"> </w:t>
      </w:r>
      <w:r>
        <w:rPr>
          <w:rFonts w:ascii="Georgia" w:eastAsia="Georgia" w:hAnsi="Georgia" w:cs="Georgia"/>
          <w:color w:val="FF0000"/>
          <w:sz w:val="19"/>
          <w:szCs w:val="19"/>
        </w:rPr>
        <w:t>end,</w:t>
      </w:r>
      <w:r>
        <w:rPr>
          <w:rFonts w:ascii="Georgia" w:eastAsia="Georgia" w:hAnsi="Georgia" w:cs="Georgia"/>
          <w:color w:val="FF0000"/>
          <w:spacing w:val="8"/>
          <w:sz w:val="19"/>
          <w:szCs w:val="19"/>
        </w:rPr>
        <w:t xml:space="preserve"> </w:t>
      </w:r>
      <w:r>
        <w:rPr>
          <w:rFonts w:ascii="Georgia" w:eastAsia="Georgia" w:hAnsi="Georgia" w:cs="Georgia"/>
          <w:color w:val="FF0000"/>
          <w:sz w:val="19"/>
          <w:szCs w:val="19"/>
        </w:rPr>
        <w:t>a</w:t>
      </w:r>
      <w:r>
        <w:rPr>
          <w:rFonts w:ascii="Georgia" w:eastAsia="Georgia" w:hAnsi="Georgia" w:cs="Georgia"/>
          <w:color w:val="FF0000"/>
          <w:spacing w:val="4"/>
          <w:sz w:val="19"/>
          <w:szCs w:val="19"/>
        </w:rPr>
        <w:t xml:space="preserve"> </w:t>
      </w:r>
      <w:r>
        <w:rPr>
          <w:rFonts w:ascii="Georgia" w:eastAsia="Georgia" w:hAnsi="Georgia" w:cs="Georgia"/>
          <w:color w:val="FF0000"/>
          <w:sz w:val="19"/>
          <w:szCs w:val="19"/>
        </w:rPr>
        <w:t>select</w:t>
      </w:r>
      <w:r>
        <w:rPr>
          <w:rFonts w:ascii="Georgia" w:eastAsia="Georgia" w:hAnsi="Georgia" w:cs="Georgia"/>
          <w:color w:val="FF0000"/>
          <w:spacing w:val="10"/>
          <w:sz w:val="19"/>
          <w:szCs w:val="19"/>
        </w:rPr>
        <w:t xml:space="preserve"> </w:t>
      </w:r>
      <w:r>
        <w:rPr>
          <w:rFonts w:ascii="Georgia" w:eastAsia="Georgia" w:hAnsi="Georgia" w:cs="Georgia"/>
          <w:color w:val="FF0000"/>
          <w:sz w:val="19"/>
          <w:szCs w:val="19"/>
        </w:rPr>
        <w:t>set</w:t>
      </w:r>
      <w:r>
        <w:rPr>
          <w:rFonts w:ascii="Georgia" w:eastAsia="Georgia" w:hAnsi="Georgia" w:cs="Georgia"/>
          <w:color w:val="FF0000"/>
          <w:spacing w:val="6"/>
          <w:sz w:val="19"/>
          <w:szCs w:val="19"/>
        </w:rPr>
        <w:t xml:space="preserve"> </w:t>
      </w:r>
      <w:r>
        <w:rPr>
          <w:rFonts w:ascii="Georgia" w:eastAsia="Georgia" w:hAnsi="Georgia" w:cs="Georgia"/>
          <w:color w:val="FF0000"/>
          <w:w w:val="102"/>
          <w:sz w:val="19"/>
          <w:szCs w:val="19"/>
        </w:rPr>
        <w:t xml:space="preserve">of </w:t>
      </w:r>
      <w:r>
        <w:rPr>
          <w:rFonts w:ascii="Georgia" w:eastAsia="Georgia" w:hAnsi="Georgia" w:cs="Georgia"/>
          <w:color w:val="FF0000"/>
          <w:sz w:val="19"/>
          <w:szCs w:val="19"/>
        </w:rPr>
        <w:t>tools</w:t>
      </w:r>
      <w:r>
        <w:rPr>
          <w:rFonts w:ascii="Georgia" w:eastAsia="Georgia" w:hAnsi="Georgia" w:cs="Georgia"/>
          <w:color w:val="FF0000"/>
          <w:spacing w:val="19"/>
          <w:sz w:val="19"/>
          <w:szCs w:val="19"/>
        </w:rPr>
        <w:t xml:space="preserve"> </w:t>
      </w:r>
      <w:r>
        <w:rPr>
          <w:rFonts w:ascii="Georgia" w:eastAsia="Georgia" w:hAnsi="Georgia" w:cs="Georgia"/>
          <w:color w:val="FF0000"/>
          <w:sz w:val="19"/>
          <w:szCs w:val="19"/>
        </w:rPr>
        <w:t>with</w:t>
      </w:r>
      <w:r>
        <w:rPr>
          <w:rFonts w:ascii="Georgia" w:eastAsia="Georgia" w:hAnsi="Georgia" w:cs="Georgia"/>
          <w:color w:val="FF0000"/>
          <w:spacing w:val="18"/>
          <w:sz w:val="19"/>
          <w:szCs w:val="19"/>
        </w:rPr>
        <w:t xml:space="preserve"> </w:t>
      </w:r>
      <w:r>
        <w:rPr>
          <w:rFonts w:ascii="Georgia" w:eastAsia="Georgia" w:hAnsi="Georgia" w:cs="Georgia"/>
          <w:color w:val="FF0000"/>
          <w:sz w:val="19"/>
          <w:szCs w:val="19"/>
        </w:rPr>
        <w:t>a</w:t>
      </w:r>
      <w:r>
        <w:rPr>
          <w:rFonts w:ascii="Georgia" w:eastAsia="Georgia" w:hAnsi="Georgia" w:cs="Georgia"/>
          <w:color w:val="FF0000"/>
          <w:spacing w:val="14"/>
          <w:sz w:val="19"/>
          <w:szCs w:val="19"/>
        </w:rPr>
        <w:t xml:space="preserve"> </w:t>
      </w:r>
      <w:r>
        <w:rPr>
          <w:rFonts w:ascii="Georgia" w:eastAsia="Georgia" w:hAnsi="Georgia" w:cs="Georgia"/>
          <w:color w:val="FF0000"/>
          <w:sz w:val="19"/>
          <w:szCs w:val="19"/>
        </w:rPr>
        <w:t>track</w:t>
      </w:r>
      <w:r>
        <w:rPr>
          <w:rFonts w:ascii="Georgia" w:eastAsia="Georgia" w:hAnsi="Georgia" w:cs="Georgia"/>
          <w:color w:val="FF0000"/>
          <w:spacing w:val="20"/>
          <w:sz w:val="19"/>
          <w:szCs w:val="19"/>
        </w:rPr>
        <w:t xml:space="preserve"> </w:t>
      </w:r>
      <w:r>
        <w:rPr>
          <w:rFonts w:ascii="Georgia" w:eastAsia="Georgia" w:hAnsi="Georgia" w:cs="Georgia"/>
          <w:color w:val="FF0000"/>
          <w:sz w:val="19"/>
          <w:szCs w:val="19"/>
        </w:rPr>
        <w:t>record</w:t>
      </w:r>
      <w:r>
        <w:rPr>
          <w:rFonts w:ascii="Georgia" w:eastAsia="Georgia" w:hAnsi="Georgia" w:cs="Georgia"/>
          <w:color w:val="FF0000"/>
          <w:spacing w:val="22"/>
          <w:sz w:val="19"/>
          <w:szCs w:val="19"/>
        </w:rPr>
        <w:t xml:space="preserve"> </w:t>
      </w:r>
      <w:r>
        <w:rPr>
          <w:rFonts w:ascii="Georgia" w:eastAsia="Georgia" w:hAnsi="Georgia" w:cs="Georgia"/>
          <w:color w:val="FF0000"/>
          <w:sz w:val="19"/>
          <w:szCs w:val="19"/>
        </w:rPr>
        <w:t>of</w:t>
      </w:r>
      <w:r>
        <w:rPr>
          <w:rFonts w:ascii="Georgia" w:eastAsia="Georgia" w:hAnsi="Georgia" w:cs="Georgia"/>
          <w:color w:val="FF0000"/>
          <w:spacing w:val="14"/>
          <w:sz w:val="19"/>
          <w:szCs w:val="19"/>
        </w:rPr>
        <w:t xml:space="preserve"> </w:t>
      </w:r>
      <w:r>
        <w:rPr>
          <w:rFonts w:ascii="Georgia" w:eastAsia="Georgia" w:hAnsi="Georgia" w:cs="Georgia"/>
          <w:color w:val="FF0000"/>
          <w:sz w:val="19"/>
          <w:szCs w:val="19"/>
        </w:rPr>
        <w:t>good</w:t>
      </w:r>
      <w:r>
        <w:rPr>
          <w:rFonts w:ascii="Georgia" w:eastAsia="Georgia" w:hAnsi="Georgia" w:cs="Georgia"/>
          <w:color w:val="FF0000"/>
          <w:spacing w:val="19"/>
          <w:sz w:val="19"/>
          <w:szCs w:val="19"/>
        </w:rPr>
        <w:t xml:space="preserve"> </w:t>
      </w:r>
      <w:r>
        <w:rPr>
          <w:rFonts w:ascii="Georgia" w:eastAsia="Georgia" w:hAnsi="Georgia" w:cs="Georgia"/>
          <w:color w:val="FF0000"/>
          <w:sz w:val="19"/>
          <w:szCs w:val="19"/>
        </w:rPr>
        <w:t>performance,</w:t>
      </w:r>
      <w:r>
        <w:rPr>
          <w:rFonts w:ascii="Georgia" w:eastAsia="Georgia" w:hAnsi="Georgia" w:cs="Georgia"/>
          <w:color w:val="FF0000"/>
          <w:spacing w:val="36"/>
          <w:sz w:val="19"/>
          <w:szCs w:val="19"/>
        </w:rPr>
        <w:t xml:space="preserve"> </w:t>
      </w:r>
      <w:r>
        <w:rPr>
          <w:rFonts w:ascii="Georgia" w:eastAsia="Georgia" w:hAnsi="Georgia" w:cs="Georgia"/>
          <w:color w:val="FF0000"/>
          <w:sz w:val="19"/>
          <w:szCs w:val="19"/>
        </w:rPr>
        <w:t>spanning</w:t>
      </w:r>
      <w:r>
        <w:rPr>
          <w:rFonts w:ascii="Georgia" w:eastAsia="Georgia" w:hAnsi="Georgia" w:cs="Georgia"/>
          <w:color w:val="FF0000"/>
          <w:spacing w:val="26"/>
          <w:sz w:val="19"/>
          <w:szCs w:val="19"/>
        </w:rPr>
        <w:t xml:space="preserve"> </w:t>
      </w:r>
      <w:r>
        <w:rPr>
          <w:rFonts w:ascii="Georgia" w:eastAsia="Georgia" w:hAnsi="Georgia" w:cs="Georgia"/>
          <w:color w:val="FF0000"/>
          <w:sz w:val="19"/>
          <w:szCs w:val="19"/>
        </w:rPr>
        <w:t>the</w:t>
      </w:r>
      <w:r>
        <w:rPr>
          <w:rFonts w:ascii="Georgia" w:eastAsia="Georgia" w:hAnsi="Georgia" w:cs="Georgia"/>
          <w:color w:val="FF0000"/>
          <w:spacing w:val="16"/>
          <w:sz w:val="19"/>
          <w:szCs w:val="19"/>
        </w:rPr>
        <w:t xml:space="preserve"> </w:t>
      </w:r>
      <w:r>
        <w:rPr>
          <w:rFonts w:ascii="Georgia" w:eastAsia="Georgia" w:hAnsi="Georgia" w:cs="Georgia"/>
          <w:color w:val="FF0000"/>
          <w:sz w:val="19"/>
          <w:szCs w:val="19"/>
        </w:rPr>
        <w:t>range</w:t>
      </w:r>
      <w:r>
        <w:rPr>
          <w:rFonts w:ascii="Georgia" w:eastAsia="Georgia" w:hAnsi="Georgia" w:cs="Georgia"/>
          <w:color w:val="FF0000"/>
          <w:spacing w:val="20"/>
          <w:sz w:val="19"/>
          <w:szCs w:val="19"/>
        </w:rPr>
        <w:t xml:space="preserve"> </w:t>
      </w:r>
      <w:r>
        <w:rPr>
          <w:rFonts w:ascii="Georgia" w:eastAsia="Georgia" w:hAnsi="Georgia" w:cs="Georgia"/>
          <w:color w:val="FF0000"/>
          <w:sz w:val="19"/>
          <w:szCs w:val="19"/>
        </w:rPr>
        <w:t>of</w:t>
      </w:r>
      <w:r>
        <w:rPr>
          <w:rFonts w:ascii="Georgia" w:eastAsia="Georgia" w:hAnsi="Georgia" w:cs="Georgia"/>
          <w:color w:val="FF0000"/>
          <w:spacing w:val="14"/>
          <w:sz w:val="19"/>
          <w:szCs w:val="19"/>
        </w:rPr>
        <w:t xml:space="preserve"> </w:t>
      </w:r>
      <w:r>
        <w:rPr>
          <w:rFonts w:ascii="Georgia" w:eastAsia="Georgia" w:hAnsi="Georgia" w:cs="Georgia"/>
          <w:color w:val="FF0000"/>
          <w:sz w:val="19"/>
          <w:szCs w:val="19"/>
        </w:rPr>
        <w:t>core</w:t>
      </w:r>
      <w:r>
        <w:rPr>
          <w:rFonts w:ascii="Georgia" w:eastAsia="Georgia" w:hAnsi="Georgia" w:cs="Georgia"/>
          <w:color w:val="FF0000"/>
          <w:spacing w:val="18"/>
          <w:sz w:val="19"/>
          <w:szCs w:val="19"/>
        </w:rPr>
        <w:t xml:space="preserve"> </w:t>
      </w:r>
      <w:r>
        <w:rPr>
          <w:rFonts w:ascii="Georgia" w:eastAsia="Georgia" w:hAnsi="Georgia" w:cs="Georgia"/>
          <w:color w:val="FF0000"/>
          <w:sz w:val="19"/>
          <w:szCs w:val="19"/>
        </w:rPr>
        <w:t>functionality</w:t>
      </w:r>
      <w:r>
        <w:rPr>
          <w:rFonts w:ascii="Georgia" w:eastAsia="Georgia" w:hAnsi="Georgia" w:cs="Georgia"/>
          <w:color w:val="FF0000"/>
          <w:spacing w:val="32"/>
          <w:sz w:val="19"/>
          <w:szCs w:val="19"/>
        </w:rPr>
        <w:t xml:space="preserve"> </w:t>
      </w:r>
      <w:r>
        <w:rPr>
          <w:rFonts w:ascii="Georgia" w:eastAsia="Georgia" w:hAnsi="Georgia" w:cs="Georgia"/>
          <w:color w:val="FF0000"/>
          <w:sz w:val="19"/>
          <w:szCs w:val="19"/>
        </w:rPr>
        <w:t>and</w:t>
      </w:r>
      <w:r>
        <w:rPr>
          <w:rFonts w:ascii="Georgia" w:eastAsia="Georgia" w:hAnsi="Georgia" w:cs="Georgia"/>
          <w:color w:val="FF0000"/>
          <w:spacing w:val="17"/>
          <w:sz w:val="19"/>
          <w:szCs w:val="19"/>
        </w:rPr>
        <w:t xml:space="preserve"> </w:t>
      </w:r>
      <w:r>
        <w:rPr>
          <w:rFonts w:ascii="Georgia" w:eastAsia="Georgia" w:hAnsi="Georgia" w:cs="Georgia"/>
          <w:color w:val="FF0000"/>
          <w:sz w:val="19"/>
          <w:szCs w:val="19"/>
        </w:rPr>
        <w:t>designed</w:t>
      </w:r>
      <w:r>
        <w:rPr>
          <w:rFonts w:ascii="Georgia" w:eastAsia="Georgia" w:hAnsi="Georgia" w:cs="Georgia"/>
          <w:color w:val="FF0000"/>
          <w:spacing w:val="26"/>
          <w:sz w:val="19"/>
          <w:szCs w:val="19"/>
        </w:rPr>
        <w:t xml:space="preserve"> </w:t>
      </w:r>
      <w:r>
        <w:rPr>
          <w:rFonts w:ascii="Georgia" w:eastAsia="Georgia" w:hAnsi="Georgia" w:cs="Georgia"/>
          <w:color w:val="FF0000"/>
          <w:sz w:val="19"/>
          <w:szCs w:val="19"/>
        </w:rPr>
        <w:t>to</w:t>
      </w:r>
      <w:r>
        <w:rPr>
          <w:rFonts w:ascii="Georgia" w:eastAsia="Georgia" w:hAnsi="Georgia" w:cs="Georgia"/>
          <w:color w:val="FF0000"/>
          <w:spacing w:val="14"/>
          <w:sz w:val="19"/>
          <w:szCs w:val="19"/>
        </w:rPr>
        <w:t xml:space="preserve"> </w:t>
      </w:r>
      <w:r>
        <w:rPr>
          <w:rFonts w:ascii="Georgia" w:eastAsia="Georgia" w:hAnsi="Georgia" w:cs="Georgia"/>
          <w:color w:val="FF0000"/>
          <w:sz w:val="19"/>
          <w:szCs w:val="19"/>
        </w:rPr>
        <w:t>facilitate</w:t>
      </w:r>
      <w:r>
        <w:rPr>
          <w:rFonts w:ascii="Georgia" w:eastAsia="Georgia" w:hAnsi="Georgia" w:cs="Georgia"/>
          <w:color w:val="FF0000"/>
          <w:spacing w:val="26"/>
          <w:sz w:val="19"/>
          <w:szCs w:val="19"/>
        </w:rPr>
        <w:t xml:space="preserve"> </w:t>
      </w:r>
      <w:r>
        <w:rPr>
          <w:rFonts w:ascii="Georgia" w:eastAsia="Georgia" w:hAnsi="Georgia" w:cs="Georgia"/>
          <w:color w:val="FF0000"/>
          <w:w w:val="102"/>
          <w:sz w:val="19"/>
          <w:szCs w:val="19"/>
        </w:rPr>
        <w:t>expansion</w:t>
      </w:r>
      <w:r>
        <w:rPr>
          <w:rFonts w:ascii="Georgia" w:eastAsia="Georgia" w:hAnsi="Georgia" w:cs="Georgia"/>
          <w:color w:val="FF0000"/>
          <w:w w:val="103"/>
          <w:sz w:val="19"/>
          <w:szCs w:val="19"/>
        </w:rPr>
        <w:t xml:space="preserve">, </w:t>
      </w:r>
      <w:r>
        <w:rPr>
          <w:rFonts w:ascii="Georgia" w:eastAsia="Georgia" w:hAnsi="Georgia" w:cs="Georgia"/>
          <w:color w:val="FF0000"/>
          <w:sz w:val="19"/>
          <w:szCs w:val="19"/>
        </w:rPr>
        <w:t>will</w:t>
      </w:r>
      <w:r>
        <w:rPr>
          <w:rFonts w:ascii="Georgia" w:eastAsia="Georgia" w:hAnsi="Georgia" w:cs="Georgia"/>
          <w:color w:val="FF0000"/>
          <w:spacing w:val="3"/>
          <w:sz w:val="19"/>
          <w:szCs w:val="19"/>
        </w:rPr>
        <w:t xml:space="preserve"> </w:t>
      </w:r>
      <w:r>
        <w:rPr>
          <w:rFonts w:ascii="Georgia" w:eastAsia="Georgia" w:hAnsi="Georgia" w:cs="Georgia"/>
          <w:color w:val="FF0000"/>
          <w:sz w:val="19"/>
          <w:szCs w:val="19"/>
        </w:rPr>
        <w:t>serve</w:t>
      </w:r>
      <w:r>
        <w:rPr>
          <w:rFonts w:ascii="Georgia" w:eastAsia="Georgia" w:hAnsi="Georgia" w:cs="Georgia"/>
          <w:color w:val="FF0000"/>
          <w:spacing w:val="6"/>
          <w:sz w:val="19"/>
          <w:szCs w:val="19"/>
        </w:rPr>
        <w:t xml:space="preserve"> </w:t>
      </w:r>
      <w:r>
        <w:rPr>
          <w:rFonts w:ascii="Georgia" w:eastAsia="Georgia" w:hAnsi="Georgia" w:cs="Georgia"/>
          <w:color w:val="FF0000"/>
          <w:sz w:val="19"/>
          <w:szCs w:val="19"/>
        </w:rPr>
        <w:t>the</w:t>
      </w:r>
      <w:r>
        <w:rPr>
          <w:rFonts w:ascii="Georgia" w:eastAsia="Georgia" w:hAnsi="Georgia" w:cs="Georgia"/>
          <w:color w:val="FF0000"/>
          <w:spacing w:val="2"/>
          <w:sz w:val="19"/>
          <w:szCs w:val="19"/>
        </w:rPr>
        <w:t xml:space="preserve"> </w:t>
      </w:r>
      <w:ins w:id="172" w:author="James Gee" w:date="2016-07-20T14:23:00Z">
        <w:r w:rsidR="00AA20E6">
          <w:rPr>
            <w:rFonts w:ascii="Georgia" w:eastAsia="Georgia" w:hAnsi="Georgia" w:cs="Georgia"/>
            <w:color w:val="FF0000"/>
            <w:spacing w:val="2"/>
            <w:sz w:val="19"/>
            <w:szCs w:val="19"/>
          </w:rPr>
          <w:t xml:space="preserve">pulmonary research </w:t>
        </w:r>
      </w:ins>
      <w:r>
        <w:rPr>
          <w:rFonts w:ascii="Georgia" w:eastAsia="Georgia" w:hAnsi="Georgia" w:cs="Georgia"/>
          <w:color w:val="FF0000"/>
          <w:sz w:val="19"/>
          <w:szCs w:val="19"/>
        </w:rPr>
        <w:t>community</w:t>
      </w:r>
      <w:r>
        <w:rPr>
          <w:rFonts w:ascii="Georgia" w:eastAsia="Georgia" w:hAnsi="Georgia" w:cs="Georgia"/>
          <w:color w:val="FF0000"/>
          <w:spacing w:val="16"/>
          <w:sz w:val="19"/>
          <w:szCs w:val="19"/>
        </w:rPr>
        <w:t xml:space="preserve"> </w:t>
      </w:r>
      <w:r>
        <w:rPr>
          <w:rFonts w:ascii="Georgia" w:eastAsia="Georgia" w:hAnsi="Georgia" w:cs="Georgia"/>
          <w:color w:val="FF0000"/>
          <w:sz w:val="19"/>
          <w:szCs w:val="19"/>
        </w:rPr>
        <w:t>as</w:t>
      </w:r>
      <w:r>
        <w:rPr>
          <w:rFonts w:ascii="Georgia" w:eastAsia="Georgia" w:hAnsi="Georgia" w:cs="Georgia"/>
          <w:color w:val="FF0000"/>
          <w:spacing w:val="1"/>
          <w:sz w:val="19"/>
          <w:szCs w:val="19"/>
        </w:rPr>
        <w:t xml:space="preserve"> </w:t>
      </w:r>
      <w:r>
        <w:rPr>
          <w:rFonts w:ascii="Georgia" w:eastAsia="Georgia" w:hAnsi="Georgia" w:cs="Georgia"/>
          <w:color w:val="FF0000"/>
          <w:sz w:val="19"/>
          <w:szCs w:val="19"/>
        </w:rPr>
        <w:t>a well-vetted</w:t>
      </w:r>
      <w:r>
        <w:rPr>
          <w:rFonts w:ascii="Georgia" w:eastAsia="Georgia" w:hAnsi="Georgia" w:cs="Georgia"/>
          <w:color w:val="FF0000"/>
          <w:spacing w:val="16"/>
          <w:sz w:val="19"/>
          <w:szCs w:val="19"/>
        </w:rPr>
        <w:t xml:space="preserve"> </w:t>
      </w:r>
      <w:r>
        <w:rPr>
          <w:rFonts w:ascii="Georgia" w:eastAsia="Georgia" w:hAnsi="Georgia" w:cs="Georgia"/>
          <w:color w:val="FF0000"/>
          <w:sz w:val="19"/>
          <w:szCs w:val="19"/>
        </w:rPr>
        <w:t>quantitative</w:t>
      </w:r>
      <w:r>
        <w:rPr>
          <w:rFonts w:ascii="Georgia" w:eastAsia="Georgia" w:hAnsi="Georgia" w:cs="Georgia"/>
          <w:color w:val="FF0000"/>
          <w:spacing w:val="17"/>
          <w:sz w:val="19"/>
          <w:szCs w:val="19"/>
        </w:rPr>
        <w:t xml:space="preserve"> </w:t>
      </w:r>
      <w:r>
        <w:rPr>
          <w:rFonts w:ascii="Georgia" w:eastAsia="Georgia" w:hAnsi="Georgia" w:cs="Georgia"/>
          <w:color w:val="FF0000"/>
          <w:sz w:val="19"/>
          <w:szCs w:val="19"/>
        </w:rPr>
        <w:t>resource</w:t>
      </w:r>
      <w:r>
        <w:rPr>
          <w:rFonts w:ascii="Georgia" w:eastAsia="Georgia" w:hAnsi="Georgia" w:cs="Georgia"/>
          <w:color w:val="FF0000"/>
          <w:spacing w:val="12"/>
          <w:sz w:val="19"/>
          <w:szCs w:val="19"/>
        </w:rPr>
        <w:t xml:space="preserve"> </w:t>
      </w:r>
      <w:r>
        <w:rPr>
          <w:rFonts w:ascii="Georgia" w:eastAsia="Georgia" w:hAnsi="Georgia" w:cs="Georgia"/>
          <w:color w:val="FF0000"/>
          <w:sz w:val="19"/>
          <w:szCs w:val="19"/>
        </w:rPr>
        <w:t>and</w:t>
      </w:r>
      <w:r>
        <w:rPr>
          <w:rFonts w:ascii="Georgia" w:eastAsia="Georgia" w:hAnsi="Georgia" w:cs="Georgia"/>
          <w:color w:val="FF0000"/>
          <w:spacing w:val="3"/>
          <w:sz w:val="19"/>
          <w:szCs w:val="19"/>
        </w:rPr>
        <w:t xml:space="preserve"> </w:t>
      </w:r>
      <w:r>
        <w:rPr>
          <w:rFonts w:ascii="Georgia" w:eastAsia="Georgia" w:hAnsi="Georgia" w:cs="Georgia"/>
          <w:color w:val="FF0000"/>
          <w:sz w:val="19"/>
          <w:szCs w:val="19"/>
        </w:rPr>
        <w:t>baseline</w:t>
      </w:r>
      <w:r>
        <w:rPr>
          <w:rFonts w:ascii="Georgia" w:eastAsia="Georgia" w:hAnsi="Georgia" w:cs="Georgia"/>
          <w:color w:val="FF0000"/>
          <w:spacing w:val="11"/>
          <w:sz w:val="19"/>
          <w:szCs w:val="19"/>
        </w:rPr>
        <w:t xml:space="preserve"> </w:t>
      </w:r>
      <w:r>
        <w:rPr>
          <w:rFonts w:ascii="Georgia" w:eastAsia="Georgia" w:hAnsi="Georgia" w:cs="Georgia"/>
          <w:color w:val="FF0000"/>
          <w:sz w:val="19"/>
          <w:szCs w:val="19"/>
        </w:rPr>
        <w:t>for</w:t>
      </w:r>
      <w:r>
        <w:rPr>
          <w:rFonts w:ascii="Georgia" w:eastAsia="Georgia" w:hAnsi="Georgia" w:cs="Georgia"/>
          <w:color w:val="FF0000"/>
          <w:spacing w:val="2"/>
          <w:sz w:val="19"/>
          <w:szCs w:val="19"/>
        </w:rPr>
        <w:t xml:space="preserve"> </w:t>
      </w:r>
      <w:r>
        <w:rPr>
          <w:rFonts w:ascii="Georgia" w:eastAsia="Georgia" w:hAnsi="Georgia" w:cs="Georgia"/>
          <w:color w:val="FF0000"/>
          <w:sz w:val="19"/>
          <w:szCs w:val="19"/>
        </w:rPr>
        <w:t>future</w:t>
      </w:r>
      <w:r>
        <w:rPr>
          <w:rFonts w:ascii="Georgia" w:eastAsia="Georgia" w:hAnsi="Georgia" w:cs="Georgia"/>
          <w:color w:val="FF0000"/>
          <w:spacing w:val="7"/>
          <w:sz w:val="19"/>
          <w:szCs w:val="19"/>
        </w:rPr>
        <w:t xml:space="preserve"> </w:t>
      </w:r>
      <w:r>
        <w:rPr>
          <w:rFonts w:ascii="Georgia" w:eastAsia="Georgia" w:hAnsi="Georgia" w:cs="Georgia"/>
          <w:color w:val="FF0000"/>
          <w:sz w:val="19"/>
          <w:szCs w:val="19"/>
        </w:rPr>
        <w:t>algorithmic</w:t>
      </w:r>
      <w:r>
        <w:rPr>
          <w:rFonts w:ascii="Georgia" w:eastAsia="Georgia" w:hAnsi="Georgia" w:cs="Georgia"/>
          <w:color w:val="FF0000"/>
          <w:spacing w:val="16"/>
          <w:sz w:val="19"/>
          <w:szCs w:val="19"/>
        </w:rPr>
        <w:t xml:space="preserve"> </w:t>
      </w:r>
      <w:r>
        <w:rPr>
          <w:rFonts w:ascii="Georgia" w:eastAsia="Georgia" w:hAnsi="Georgia" w:cs="Georgia"/>
          <w:color w:val="FF0000"/>
          <w:sz w:val="19"/>
          <w:szCs w:val="19"/>
        </w:rPr>
        <w:t xml:space="preserve">development. </w:t>
      </w:r>
      <w:r>
        <w:rPr>
          <w:rFonts w:ascii="Georgia" w:eastAsia="Georgia" w:hAnsi="Georgia" w:cs="Georgia"/>
          <w:color w:val="FF0000"/>
          <w:spacing w:val="38"/>
          <w:sz w:val="19"/>
          <w:szCs w:val="19"/>
        </w:rPr>
        <w:t xml:space="preserve"> </w:t>
      </w:r>
      <w:r>
        <w:rPr>
          <w:rFonts w:ascii="Georgia" w:eastAsia="Georgia" w:hAnsi="Georgia" w:cs="Georgia"/>
          <w:color w:val="000000"/>
          <w:sz w:val="19"/>
          <w:szCs w:val="19"/>
        </w:rPr>
        <w:t>Table</w:t>
      </w:r>
      <w:r>
        <w:rPr>
          <w:rFonts w:ascii="Georgia" w:eastAsia="Georgia" w:hAnsi="Georgia" w:cs="Georgia"/>
          <w:color w:val="000000"/>
          <w:spacing w:val="6"/>
          <w:sz w:val="19"/>
          <w:szCs w:val="19"/>
        </w:rPr>
        <w:t xml:space="preserve"> </w:t>
      </w:r>
      <w:r>
        <w:rPr>
          <w:rFonts w:ascii="Georgia" w:eastAsia="Georgia" w:hAnsi="Georgia" w:cs="Georgia"/>
          <w:color w:val="000000"/>
          <w:w w:val="102"/>
          <w:sz w:val="19"/>
          <w:szCs w:val="19"/>
        </w:rPr>
        <w:t xml:space="preserve">2 </w:t>
      </w:r>
      <w:r>
        <w:rPr>
          <w:rFonts w:ascii="Georgia" w:eastAsia="Georgia" w:hAnsi="Georgia" w:cs="Georgia"/>
          <w:color w:val="000000"/>
          <w:sz w:val="19"/>
          <w:szCs w:val="19"/>
        </w:rPr>
        <w:t>comprises</w:t>
      </w:r>
      <w:r>
        <w:rPr>
          <w:rFonts w:ascii="Georgia" w:eastAsia="Georgia" w:hAnsi="Georgia" w:cs="Georgia"/>
          <w:color w:val="000000"/>
          <w:spacing w:val="32"/>
          <w:sz w:val="19"/>
          <w:szCs w:val="19"/>
        </w:rPr>
        <w:t xml:space="preserve"> </w:t>
      </w:r>
      <w:bookmarkStart w:id="173" w:name="_GoBack"/>
      <w:del w:id="174" w:author="James Gee" w:date="2016-07-20T14:24:00Z">
        <w:r w:rsidDel="00AA20E6">
          <w:rPr>
            <w:rFonts w:ascii="Georgia" w:eastAsia="Georgia" w:hAnsi="Georgia" w:cs="Georgia"/>
            <w:color w:val="000000"/>
            <w:sz w:val="19"/>
            <w:szCs w:val="19"/>
          </w:rPr>
          <w:delText>core</w:delText>
        </w:r>
        <w:r w:rsidDel="00AA20E6">
          <w:rPr>
            <w:rFonts w:ascii="Georgia" w:eastAsia="Georgia" w:hAnsi="Georgia" w:cs="Georgia"/>
            <w:color w:val="000000"/>
            <w:spacing w:val="22"/>
            <w:sz w:val="19"/>
            <w:szCs w:val="19"/>
          </w:rPr>
          <w:delText xml:space="preserve"> </w:delText>
        </w:r>
      </w:del>
      <w:ins w:id="175" w:author="James Gee" w:date="2016-07-20T14:24:00Z">
        <w:r w:rsidR="00AA20E6">
          <w:rPr>
            <w:rFonts w:ascii="Georgia" w:eastAsia="Georgia" w:hAnsi="Georgia" w:cs="Georgia"/>
            <w:color w:val="000000"/>
            <w:sz w:val="19"/>
            <w:szCs w:val="19"/>
          </w:rPr>
          <w:t>the proposed</w:t>
        </w:r>
        <w:r w:rsidR="00AA20E6">
          <w:rPr>
            <w:rFonts w:ascii="Georgia" w:eastAsia="Georgia" w:hAnsi="Georgia" w:cs="Georgia"/>
            <w:color w:val="000000"/>
            <w:spacing w:val="22"/>
            <w:sz w:val="19"/>
            <w:szCs w:val="19"/>
          </w:rPr>
          <w:t xml:space="preserve"> </w:t>
        </w:r>
      </w:ins>
      <w:bookmarkEnd w:id="173"/>
      <w:r>
        <w:rPr>
          <w:rFonts w:ascii="Georgia" w:eastAsia="Georgia" w:hAnsi="Georgia" w:cs="Georgia"/>
          <w:color w:val="000000"/>
          <w:sz w:val="19"/>
          <w:szCs w:val="19"/>
        </w:rPr>
        <w:t>functionality</w:t>
      </w:r>
      <w:r>
        <w:rPr>
          <w:rFonts w:ascii="Georgia" w:eastAsia="Georgia" w:hAnsi="Georgia" w:cs="Georgia"/>
          <w:color w:val="000000"/>
          <w:spacing w:val="36"/>
          <w:sz w:val="19"/>
          <w:szCs w:val="19"/>
        </w:rPr>
        <w:t xml:space="preserve"> </w:t>
      </w:r>
      <w:r>
        <w:rPr>
          <w:rFonts w:ascii="Georgia" w:eastAsia="Georgia" w:hAnsi="Georgia" w:cs="Georgia"/>
          <w:color w:val="000000"/>
          <w:sz w:val="19"/>
          <w:szCs w:val="19"/>
        </w:rPr>
        <w:t>for</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multi-modal</w:t>
      </w:r>
      <w:r>
        <w:rPr>
          <w:rFonts w:ascii="Georgia" w:eastAsia="Georgia" w:hAnsi="Georgia" w:cs="Georgia"/>
          <w:color w:val="000000"/>
          <w:spacing w:val="36"/>
          <w:sz w:val="19"/>
          <w:szCs w:val="19"/>
        </w:rPr>
        <w:t xml:space="preserve"> </w:t>
      </w:r>
      <w:r>
        <w:rPr>
          <w:rFonts w:ascii="Georgia" w:eastAsia="Georgia" w:hAnsi="Georgia" w:cs="Georgia"/>
          <w:color w:val="000000"/>
          <w:sz w:val="19"/>
          <w:szCs w:val="19"/>
        </w:rPr>
        <w:t>lung</w:t>
      </w:r>
      <w:r>
        <w:rPr>
          <w:rFonts w:ascii="Georgia" w:eastAsia="Georgia" w:hAnsi="Georgia" w:cs="Georgia"/>
          <w:color w:val="000000"/>
          <w:spacing w:val="22"/>
          <w:sz w:val="19"/>
          <w:szCs w:val="19"/>
        </w:rPr>
        <w:t xml:space="preserve"> </w:t>
      </w:r>
      <w:ins w:id="176" w:author="James Gee" w:date="2016-07-20T14:24:00Z">
        <w:r w:rsidR="00AA20E6">
          <w:rPr>
            <w:rFonts w:ascii="Georgia" w:eastAsia="Georgia" w:hAnsi="Georgia" w:cs="Georgia"/>
            <w:color w:val="000000"/>
            <w:spacing w:val="22"/>
            <w:sz w:val="19"/>
            <w:szCs w:val="19"/>
          </w:rPr>
          <w:t xml:space="preserve">image </w:t>
        </w:r>
      </w:ins>
      <w:r>
        <w:rPr>
          <w:rFonts w:ascii="Georgia" w:eastAsia="Georgia" w:hAnsi="Georgia" w:cs="Georgia"/>
          <w:color w:val="000000"/>
          <w:sz w:val="19"/>
          <w:szCs w:val="19"/>
        </w:rPr>
        <w:t>analysis</w:t>
      </w:r>
      <w:r>
        <w:rPr>
          <w:rFonts w:ascii="Georgia" w:eastAsia="Georgia" w:hAnsi="Georgia" w:cs="Georgia"/>
          <w:color w:val="000000"/>
          <w:spacing w:val="28"/>
          <w:sz w:val="19"/>
          <w:szCs w:val="19"/>
        </w:rPr>
        <w:t xml:space="preserve"> </w:t>
      </w:r>
      <w:r>
        <w:rPr>
          <w:rFonts w:ascii="Georgia" w:eastAsia="Georgia" w:hAnsi="Georgia" w:cs="Georgia"/>
          <w:color w:val="000000"/>
          <w:sz w:val="19"/>
          <w:szCs w:val="19"/>
        </w:rPr>
        <w:t>that</w:t>
      </w:r>
      <w:r>
        <w:rPr>
          <w:rFonts w:ascii="Georgia" w:eastAsia="Georgia" w:hAnsi="Georgia" w:cs="Georgia"/>
          <w:color w:val="000000"/>
          <w:spacing w:val="22"/>
          <w:sz w:val="19"/>
          <w:szCs w:val="19"/>
        </w:rPr>
        <w:t xml:space="preserve"> </w:t>
      </w:r>
      <w:r>
        <w:rPr>
          <w:rFonts w:ascii="Georgia" w:eastAsia="Georgia" w:hAnsi="Georgia" w:cs="Georgia"/>
          <w:color w:val="000000"/>
          <w:sz w:val="19"/>
          <w:szCs w:val="19"/>
        </w:rPr>
        <w:t>would</w:t>
      </w:r>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be</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incorporated</w:t>
      </w:r>
      <w:r>
        <w:rPr>
          <w:rFonts w:ascii="Georgia" w:eastAsia="Georgia" w:hAnsi="Georgia" w:cs="Georgia"/>
          <w:color w:val="000000"/>
          <w:spacing w:val="37"/>
          <w:sz w:val="19"/>
          <w:szCs w:val="19"/>
        </w:rPr>
        <w:t xml:space="preserve"> </w:t>
      </w:r>
      <w:r>
        <w:rPr>
          <w:rFonts w:ascii="Georgia" w:eastAsia="Georgia" w:hAnsi="Georgia" w:cs="Georgia"/>
          <w:color w:val="000000"/>
          <w:sz w:val="19"/>
          <w:szCs w:val="19"/>
        </w:rPr>
        <w:t>into</w:t>
      </w:r>
      <w:r>
        <w:rPr>
          <w:rFonts w:ascii="Georgia" w:eastAsia="Georgia" w:hAnsi="Georgia" w:cs="Georgia"/>
          <w:color w:val="000000"/>
          <w:spacing w:val="22"/>
          <w:sz w:val="19"/>
          <w:szCs w:val="19"/>
        </w:rPr>
        <w:t xml:space="preserve"> </w:t>
      </w:r>
      <w:r>
        <w:rPr>
          <w:rFonts w:ascii="Georgia" w:eastAsia="Georgia" w:hAnsi="Georgia" w:cs="Georgia"/>
          <w:color w:val="000000"/>
          <w:sz w:val="19"/>
          <w:szCs w:val="19"/>
        </w:rPr>
        <w:t>ITK-Lung</w:t>
      </w:r>
      <w:r>
        <w:rPr>
          <w:rFonts w:ascii="Georgia" w:eastAsia="Georgia" w:hAnsi="Georgia" w:cs="Georgia"/>
          <w:color w:val="000000"/>
          <w:spacing w:val="32"/>
          <w:sz w:val="19"/>
          <w:szCs w:val="19"/>
        </w:rPr>
        <w:t xml:space="preserve"> </w:t>
      </w:r>
      <w:r>
        <w:rPr>
          <w:rFonts w:ascii="Georgia" w:eastAsia="Georgia" w:hAnsi="Georgia" w:cs="Georgia"/>
          <w:color w:val="000000"/>
          <w:sz w:val="19"/>
          <w:szCs w:val="19"/>
        </w:rPr>
        <w:t>in</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addition</w:t>
      </w:r>
      <w:r>
        <w:rPr>
          <w:rFonts w:ascii="Georgia" w:eastAsia="Georgia" w:hAnsi="Georgia" w:cs="Georgia"/>
          <w:color w:val="000000"/>
          <w:spacing w:val="29"/>
          <w:sz w:val="19"/>
          <w:szCs w:val="19"/>
        </w:rPr>
        <w:t xml:space="preserve"> </w:t>
      </w:r>
      <w:r>
        <w:rPr>
          <w:rFonts w:ascii="Georgia" w:eastAsia="Georgia" w:hAnsi="Georgia" w:cs="Georgia"/>
          <w:color w:val="000000"/>
          <w:sz w:val="19"/>
          <w:szCs w:val="19"/>
        </w:rPr>
        <w:t>to</w:t>
      </w:r>
      <w:r>
        <w:rPr>
          <w:rFonts w:ascii="Georgia" w:eastAsia="Georgia" w:hAnsi="Georgia" w:cs="Georgia"/>
          <w:color w:val="000000"/>
          <w:spacing w:val="18"/>
          <w:sz w:val="19"/>
          <w:szCs w:val="19"/>
        </w:rPr>
        <w:t xml:space="preserve"> </w:t>
      </w:r>
      <w:r>
        <w:rPr>
          <w:rFonts w:ascii="Georgia" w:eastAsia="Georgia" w:hAnsi="Georgia" w:cs="Georgia"/>
          <w:color w:val="000000"/>
          <w:w w:val="102"/>
          <w:sz w:val="19"/>
          <w:szCs w:val="19"/>
        </w:rPr>
        <w:t xml:space="preserve">further </w:t>
      </w:r>
      <w:r>
        <w:rPr>
          <w:rFonts w:ascii="Georgia" w:eastAsia="Georgia" w:hAnsi="Georgia" w:cs="Georgia"/>
          <w:color w:val="000000"/>
          <w:sz w:val="19"/>
          <w:szCs w:val="19"/>
        </w:rPr>
        <w:t>enhancements</w:t>
      </w:r>
      <w:r>
        <w:rPr>
          <w:rFonts w:ascii="Georgia" w:eastAsia="Georgia" w:hAnsi="Georgia" w:cs="Georgia"/>
          <w:color w:val="000000"/>
          <w:spacing w:val="38"/>
          <w:sz w:val="19"/>
          <w:szCs w:val="19"/>
        </w:rPr>
        <w:t xml:space="preserve"> </w:t>
      </w:r>
      <w:r>
        <w:rPr>
          <w:rFonts w:ascii="Georgia" w:eastAsia="Georgia" w:hAnsi="Georgia" w:cs="Georgia"/>
          <w:color w:val="000000"/>
          <w:sz w:val="19"/>
          <w:szCs w:val="19"/>
        </w:rPr>
        <w:t>to</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registration</w:t>
      </w:r>
      <w:r>
        <w:rPr>
          <w:rFonts w:ascii="Georgia" w:eastAsia="Georgia" w:hAnsi="Georgia" w:cs="Georgia"/>
          <w:color w:val="000000"/>
          <w:spacing w:val="34"/>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segmentation</w:t>
      </w:r>
      <w:r>
        <w:rPr>
          <w:rFonts w:ascii="Georgia" w:eastAsia="Georgia" w:hAnsi="Georgia" w:cs="Georgia"/>
          <w:color w:val="000000"/>
          <w:spacing w:val="37"/>
          <w:sz w:val="19"/>
          <w:szCs w:val="19"/>
        </w:rPr>
        <w:t xml:space="preserve"> </w:t>
      </w:r>
      <w:r>
        <w:rPr>
          <w:rFonts w:ascii="Georgia" w:eastAsia="Georgia" w:hAnsi="Georgia" w:cs="Georgia"/>
          <w:color w:val="000000"/>
          <w:sz w:val="19"/>
          <w:szCs w:val="19"/>
        </w:rPr>
        <w:t>capabilities</w:t>
      </w:r>
      <w:r>
        <w:rPr>
          <w:rFonts w:ascii="Georgia" w:eastAsia="Georgia" w:hAnsi="Georgia" w:cs="Georgia"/>
          <w:color w:val="000000"/>
          <w:spacing w:val="33"/>
          <w:sz w:val="19"/>
          <w:szCs w:val="19"/>
        </w:rPr>
        <w:t xml:space="preserve"> </w:t>
      </w:r>
      <w:r>
        <w:rPr>
          <w:rFonts w:ascii="Georgia" w:eastAsia="Georgia" w:hAnsi="Georgia" w:cs="Georgia"/>
          <w:color w:val="000000"/>
          <w:sz w:val="19"/>
          <w:szCs w:val="19"/>
        </w:rPr>
        <w:t>described</w:t>
      </w:r>
      <w:r>
        <w:rPr>
          <w:rFonts w:ascii="Georgia" w:eastAsia="Georgia" w:hAnsi="Georgia" w:cs="Georgia"/>
          <w:color w:val="000000"/>
          <w:spacing w:val="30"/>
          <w:sz w:val="19"/>
          <w:szCs w:val="19"/>
        </w:rPr>
        <w:t xml:space="preserve"> </w:t>
      </w:r>
      <w:r>
        <w:rPr>
          <w:rFonts w:ascii="Georgia" w:eastAsia="Georgia" w:hAnsi="Georgia" w:cs="Georgia"/>
          <w:color w:val="000000"/>
          <w:sz w:val="19"/>
          <w:szCs w:val="19"/>
        </w:rPr>
        <w:t>in</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preliminary</w:t>
      </w:r>
      <w:r>
        <w:rPr>
          <w:rFonts w:ascii="Georgia" w:eastAsia="Georgia" w:hAnsi="Georgia" w:cs="Georgia"/>
          <w:color w:val="000000"/>
          <w:spacing w:val="34"/>
          <w:sz w:val="19"/>
          <w:szCs w:val="19"/>
        </w:rPr>
        <w:t xml:space="preserve"> </w:t>
      </w:r>
      <w:r>
        <w:rPr>
          <w:rFonts w:ascii="Georgia" w:eastAsia="Georgia" w:hAnsi="Georgia" w:cs="Georgia"/>
          <w:color w:val="000000"/>
          <w:sz w:val="19"/>
          <w:szCs w:val="19"/>
        </w:rPr>
        <w:t xml:space="preserve">work. </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Using</w:t>
      </w:r>
      <w:r>
        <w:rPr>
          <w:rFonts w:ascii="Georgia" w:eastAsia="Georgia" w:hAnsi="Georgia" w:cs="Georgia"/>
          <w:color w:val="000000"/>
          <w:spacing w:val="24"/>
          <w:sz w:val="19"/>
          <w:szCs w:val="19"/>
        </w:rPr>
        <w:t xml:space="preserve"> </w:t>
      </w:r>
      <w:r>
        <w:rPr>
          <w:rFonts w:ascii="Georgia" w:eastAsia="Georgia" w:hAnsi="Georgia" w:cs="Georgia"/>
          <w:color w:val="000000"/>
          <w:sz w:val="19"/>
          <w:szCs w:val="19"/>
        </w:rPr>
        <w:t>ANTs</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core</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tools</w:t>
      </w:r>
      <w:r>
        <w:rPr>
          <w:rFonts w:ascii="Georgia" w:eastAsia="Georgia" w:hAnsi="Georgia" w:cs="Georgia"/>
          <w:color w:val="000000"/>
          <w:spacing w:val="23"/>
          <w:sz w:val="19"/>
          <w:szCs w:val="19"/>
        </w:rPr>
        <w:t xml:space="preserve"> </w:t>
      </w:r>
      <w:r>
        <w:rPr>
          <w:rFonts w:ascii="Georgia" w:eastAsia="Georgia" w:hAnsi="Georgia" w:cs="Georgia"/>
          <w:color w:val="FF0000"/>
          <w:w w:val="102"/>
          <w:sz w:val="19"/>
          <w:szCs w:val="19"/>
        </w:rPr>
        <w:t xml:space="preserve">with </w:t>
      </w:r>
      <w:r>
        <w:rPr>
          <w:rFonts w:ascii="Georgia" w:eastAsia="Georgia" w:hAnsi="Georgia" w:cs="Georgia"/>
          <w:color w:val="FF0000"/>
          <w:sz w:val="19"/>
          <w:szCs w:val="19"/>
        </w:rPr>
        <w:t>lung-specific</w:t>
      </w:r>
      <w:r>
        <w:rPr>
          <w:rFonts w:ascii="Georgia" w:eastAsia="Georgia" w:hAnsi="Georgia" w:cs="Georgia"/>
          <w:color w:val="FF0000"/>
          <w:spacing w:val="30"/>
          <w:sz w:val="19"/>
          <w:szCs w:val="19"/>
        </w:rPr>
        <w:t xml:space="preserve"> </w:t>
      </w:r>
      <w:r>
        <w:rPr>
          <w:rFonts w:ascii="Georgia" w:eastAsia="Georgia" w:hAnsi="Georgia" w:cs="Georgia"/>
          <w:color w:val="FF0000"/>
          <w:sz w:val="19"/>
          <w:szCs w:val="19"/>
        </w:rPr>
        <w:t>modifications</w:t>
      </w:r>
      <w:r>
        <w:rPr>
          <w:rFonts w:ascii="Georgia" w:eastAsia="Georgia" w:hAnsi="Georgia" w:cs="Georgia"/>
          <w:color w:val="000000"/>
          <w:sz w:val="19"/>
          <w:szCs w:val="19"/>
        </w:rPr>
        <w:t>,</w:t>
      </w:r>
      <w:r>
        <w:rPr>
          <w:rFonts w:ascii="Georgia" w:eastAsia="Georgia" w:hAnsi="Georgia" w:cs="Georgia"/>
          <w:color w:val="000000"/>
          <w:spacing w:val="35"/>
          <w:sz w:val="19"/>
          <w:szCs w:val="19"/>
        </w:rPr>
        <w:t xml:space="preserve"> </w:t>
      </w:r>
      <w:r>
        <w:rPr>
          <w:rFonts w:ascii="Georgia" w:eastAsia="Georgia" w:hAnsi="Georgia" w:cs="Georgia"/>
          <w:color w:val="000000"/>
          <w:sz w:val="19"/>
          <w:szCs w:val="19"/>
        </w:rPr>
        <w:t>we</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have</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produced</w:t>
      </w:r>
      <w:r>
        <w:rPr>
          <w:rFonts w:ascii="Georgia" w:eastAsia="Georgia" w:hAnsi="Georgia" w:cs="Georgia"/>
          <w:color w:val="000000"/>
          <w:spacing w:val="25"/>
          <w:sz w:val="19"/>
          <w:szCs w:val="19"/>
        </w:rPr>
        <w:t xml:space="preserve"> </w:t>
      </w:r>
      <w:del w:id="177" w:author="James Gee" w:date="2016-07-20T14:25:00Z">
        <w:r w:rsidDel="00AA20E6">
          <w:rPr>
            <w:rFonts w:ascii="Georgia" w:eastAsia="Georgia" w:hAnsi="Georgia" w:cs="Georgia"/>
            <w:color w:val="000000"/>
            <w:sz w:val="19"/>
            <w:szCs w:val="19"/>
          </w:rPr>
          <w:delText>several</w:delText>
        </w:r>
        <w:r w:rsidDel="00AA20E6">
          <w:rPr>
            <w:rFonts w:ascii="Georgia" w:eastAsia="Georgia" w:hAnsi="Georgia" w:cs="Georgia"/>
            <w:color w:val="000000"/>
            <w:spacing w:val="21"/>
            <w:sz w:val="19"/>
            <w:szCs w:val="19"/>
          </w:rPr>
          <w:delText xml:space="preserve"> </w:delText>
        </w:r>
        <w:r w:rsidDel="00AA20E6">
          <w:rPr>
            <w:rFonts w:ascii="Georgia" w:eastAsia="Georgia" w:hAnsi="Georgia" w:cs="Georgia"/>
            <w:color w:val="000000"/>
            <w:sz w:val="19"/>
            <w:szCs w:val="19"/>
          </w:rPr>
          <w:delText>algorithms</w:delText>
        </w:r>
        <w:r w:rsidDel="00AA20E6">
          <w:rPr>
            <w:rFonts w:ascii="Georgia" w:eastAsia="Georgia" w:hAnsi="Georgia" w:cs="Georgia"/>
            <w:color w:val="000000"/>
            <w:spacing w:val="27"/>
            <w:sz w:val="19"/>
            <w:szCs w:val="19"/>
          </w:rPr>
          <w:delText xml:space="preserve"> </w:delText>
        </w:r>
      </w:del>
      <w:ins w:id="178" w:author="James Gee" w:date="2016-07-20T14:25:00Z">
        <w:r w:rsidR="00AA20E6">
          <w:rPr>
            <w:rFonts w:ascii="Georgia" w:eastAsia="Georgia" w:hAnsi="Georgia" w:cs="Georgia"/>
            <w:color w:val="000000"/>
            <w:sz w:val="19"/>
            <w:szCs w:val="19"/>
          </w:rPr>
          <w:t>prototypical implementations</w:t>
        </w:r>
      </w:ins>
      <w:ins w:id="179" w:author="James Gee" w:date="2016-07-20T14:26:00Z">
        <w:r w:rsidR="00AA20E6">
          <w:rPr>
            <w:rFonts w:ascii="Georgia" w:eastAsia="Georgia" w:hAnsi="Georgia" w:cs="Georgia"/>
            <w:color w:val="000000"/>
            <w:sz w:val="19"/>
            <w:szCs w:val="19"/>
          </w:rPr>
          <w:t xml:space="preserve">, </w:t>
        </w:r>
      </w:ins>
      <w:ins w:id="180" w:author="James Gee" w:date="2016-07-20T14:33:00Z">
        <w:r w:rsidR="001D4E15">
          <w:rPr>
            <w:rFonts w:ascii="Georgia" w:eastAsia="Georgia" w:hAnsi="Georgia" w:cs="Georgia"/>
            <w:color w:val="000000"/>
            <w:sz w:val="19"/>
            <w:szCs w:val="19"/>
          </w:rPr>
          <w:t xml:space="preserve">complete with preliminary documentation and </w:t>
        </w:r>
        <w:proofErr w:type="spellStart"/>
        <w:r w:rsidR="001D4E15">
          <w:rPr>
            <w:rFonts w:ascii="Georgia" w:eastAsia="Georgia" w:hAnsi="Georgia" w:cs="Georgia"/>
            <w:color w:val="000000"/>
            <w:sz w:val="19"/>
            <w:szCs w:val="19"/>
          </w:rPr>
          <w:t>github</w:t>
        </w:r>
        <w:proofErr w:type="spellEnd"/>
        <w:r w:rsidR="001D4E15">
          <w:rPr>
            <w:rFonts w:ascii="Georgia" w:eastAsia="Georgia" w:hAnsi="Georgia" w:cs="Georgia"/>
            <w:color w:val="000000"/>
            <w:sz w:val="19"/>
            <w:szCs w:val="19"/>
          </w:rPr>
          <w:t xml:space="preserve"> examples</w:t>
        </w:r>
      </w:ins>
      <w:ins w:id="181" w:author="James Gee" w:date="2016-07-20T14:26:00Z">
        <w:r w:rsidR="00AA20E6">
          <w:rPr>
            <w:rFonts w:ascii="Georgia" w:eastAsia="Georgia" w:hAnsi="Georgia" w:cs="Georgia"/>
            <w:color w:val="000000"/>
            <w:sz w:val="19"/>
            <w:szCs w:val="19"/>
          </w:rPr>
          <w:t>,</w:t>
        </w:r>
      </w:ins>
      <w:ins w:id="182" w:author="James Gee" w:date="2016-07-20T14:25:00Z">
        <w:r w:rsidR="00AA20E6">
          <w:rPr>
            <w:rFonts w:ascii="Georgia" w:eastAsia="Georgia" w:hAnsi="Georgia" w:cs="Georgia"/>
            <w:color w:val="000000"/>
            <w:spacing w:val="27"/>
            <w:sz w:val="19"/>
            <w:szCs w:val="19"/>
          </w:rPr>
          <w:t xml:space="preserve"> </w:t>
        </w:r>
      </w:ins>
      <w:r>
        <w:rPr>
          <w:rFonts w:ascii="Georgia" w:eastAsia="Georgia" w:hAnsi="Georgia" w:cs="Georgia"/>
          <w:color w:val="000000"/>
          <w:sz w:val="19"/>
          <w:szCs w:val="19"/>
        </w:rPr>
        <w:t>for</w:t>
      </w:r>
      <w:r>
        <w:rPr>
          <w:rFonts w:ascii="Georgia" w:eastAsia="Georgia" w:hAnsi="Georgia" w:cs="Georgia"/>
          <w:color w:val="000000"/>
          <w:spacing w:val="14"/>
          <w:sz w:val="19"/>
          <w:szCs w:val="19"/>
        </w:rPr>
        <w:t xml:space="preserve"> </w:t>
      </w:r>
      <w:del w:id="183" w:author="James Gee" w:date="2016-07-20T14:26:00Z">
        <w:r w:rsidDel="00AA20E6">
          <w:rPr>
            <w:rFonts w:ascii="Georgia" w:eastAsia="Georgia" w:hAnsi="Georgia" w:cs="Georgia"/>
            <w:color w:val="000000"/>
            <w:sz w:val="19"/>
            <w:szCs w:val="19"/>
          </w:rPr>
          <w:delText>core</w:delText>
        </w:r>
        <w:r w:rsidDel="00AA20E6">
          <w:rPr>
            <w:rFonts w:ascii="Georgia" w:eastAsia="Georgia" w:hAnsi="Georgia" w:cs="Georgia"/>
            <w:color w:val="000000"/>
            <w:spacing w:val="16"/>
            <w:sz w:val="19"/>
            <w:szCs w:val="19"/>
          </w:rPr>
          <w:delText xml:space="preserve"> </w:delText>
        </w:r>
      </w:del>
      <w:ins w:id="184" w:author="James Gee" w:date="2016-07-20T14:26:00Z">
        <w:r w:rsidR="00AA20E6">
          <w:rPr>
            <w:rFonts w:ascii="Georgia" w:eastAsia="Georgia" w:hAnsi="Georgia" w:cs="Georgia"/>
            <w:color w:val="000000"/>
            <w:sz w:val="19"/>
            <w:szCs w:val="19"/>
          </w:rPr>
          <w:t xml:space="preserve">several </w:t>
        </w:r>
      </w:ins>
      <w:ins w:id="185" w:author="James Gee" w:date="2016-07-20T14:30:00Z">
        <w:r w:rsidR="00AA20E6">
          <w:rPr>
            <w:rFonts w:ascii="Georgia" w:eastAsia="Georgia" w:hAnsi="Georgia" w:cs="Georgia"/>
            <w:color w:val="000000"/>
            <w:sz w:val="19"/>
            <w:szCs w:val="19"/>
          </w:rPr>
          <w:t>of the proposed processing capabilities</w:t>
        </w:r>
      </w:ins>
      <w:del w:id="186" w:author="James Gee" w:date="2016-07-20T14:30:00Z">
        <w:r w:rsidDel="00AA20E6">
          <w:rPr>
            <w:rFonts w:ascii="Georgia" w:eastAsia="Georgia" w:hAnsi="Georgia" w:cs="Georgia"/>
            <w:color w:val="000000"/>
            <w:sz w:val="19"/>
            <w:szCs w:val="19"/>
          </w:rPr>
          <w:delText>pulmonary</w:delText>
        </w:r>
        <w:r w:rsidDel="00AA20E6">
          <w:rPr>
            <w:rFonts w:ascii="Georgia" w:eastAsia="Georgia" w:hAnsi="Georgia" w:cs="Georgia"/>
            <w:color w:val="000000"/>
            <w:spacing w:val="27"/>
            <w:sz w:val="19"/>
            <w:szCs w:val="19"/>
          </w:rPr>
          <w:delText xml:space="preserve"> </w:delText>
        </w:r>
        <w:r w:rsidDel="00AA20E6">
          <w:rPr>
            <w:rFonts w:ascii="Georgia" w:eastAsia="Georgia" w:hAnsi="Georgia" w:cs="Georgia"/>
            <w:color w:val="000000"/>
            <w:sz w:val="19"/>
            <w:szCs w:val="19"/>
          </w:rPr>
          <w:delText>imaging</w:delText>
        </w:r>
        <w:r w:rsidDel="00AA20E6">
          <w:rPr>
            <w:rFonts w:ascii="Georgia" w:eastAsia="Georgia" w:hAnsi="Georgia" w:cs="Georgia"/>
            <w:color w:val="000000"/>
            <w:spacing w:val="23"/>
            <w:sz w:val="19"/>
            <w:szCs w:val="19"/>
          </w:rPr>
          <w:delText xml:space="preserve"> </w:delText>
        </w:r>
        <w:r w:rsidDel="00AA20E6">
          <w:rPr>
            <w:rFonts w:ascii="Georgia" w:eastAsia="Georgia" w:hAnsi="Georgia" w:cs="Georgia"/>
            <w:color w:val="000000"/>
            <w:sz w:val="19"/>
            <w:szCs w:val="19"/>
          </w:rPr>
          <w:delText>task</w:delText>
        </w:r>
      </w:del>
      <w:ins w:id="187" w:author="James Gee" w:date="2016-07-20T14:33:00Z">
        <w:r w:rsidR="001D4E15">
          <w:rPr>
            <w:rFonts w:ascii="Georgia" w:eastAsia="Georgia" w:hAnsi="Georgia" w:cs="Georgia"/>
            <w:color w:val="000000"/>
            <w:sz w:val="19"/>
            <w:szCs w:val="19"/>
          </w:rPr>
          <w:t>, as described below</w:t>
        </w:r>
      </w:ins>
      <w:del w:id="188" w:author="James Gee" w:date="2016-07-20T14:30:00Z">
        <w:r w:rsidDel="00AA20E6">
          <w:rPr>
            <w:rFonts w:ascii="Georgia" w:eastAsia="Georgia" w:hAnsi="Georgia" w:cs="Georgia"/>
            <w:color w:val="000000"/>
            <w:sz w:val="19"/>
            <w:szCs w:val="19"/>
          </w:rPr>
          <w:delText>s</w:delText>
        </w:r>
      </w:del>
      <w:r>
        <w:rPr>
          <w:rFonts w:ascii="Georgia" w:eastAsia="Georgia" w:hAnsi="Georgia" w:cs="Georgia"/>
          <w:color w:val="000000"/>
          <w:sz w:val="19"/>
          <w:szCs w:val="19"/>
        </w:rPr>
        <w:t xml:space="preserve">. </w:t>
      </w:r>
      <w:r>
        <w:rPr>
          <w:rFonts w:ascii="Georgia" w:eastAsia="Georgia" w:hAnsi="Georgia" w:cs="Georgia"/>
          <w:color w:val="000000"/>
          <w:spacing w:val="4"/>
          <w:sz w:val="19"/>
          <w:szCs w:val="19"/>
        </w:rPr>
        <w:t xml:space="preserve"> </w:t>
      </w:r>
      <w:del w:id="189" w:author="James Gee" w:date="2016-07-20T14:31:00Z">
        <w:r w:rsidDel="00AA20E6">
          <w:rPr>
            <w:rFonts w:ascii="Georgia" w:eastAsia="Georgia" w:hAnsi="Georgia" w:cs="Georgia"/>
            <w:color w:val="FF0000"/>
            <w:sz w:val="19"/>
            <w:szCs w:val="19"/>
          </w:rPr>
          <w:delText>We</w:delText>
        </w:r>
        <w:r w:rsidDel="00AA20E6">
          <w:rPr>
            <w:rFonts w:ascii="Georgia" w:eastAsia="Georgia" w:hAnsi="Georgia" w:cs="Georgia"/>
            <w:color w:val="FF0000"/>
            <w:spacing w:val="15"/>
            <w:sz w:val="19"/>
            <w:szCs w:val="19"/>
          </w:rPr>
          <w:delText xml:space="preserve"> </w:delText>
        </w:r>
        <w:r w:rsidDel="00AA20E6">
          <w:rPr>
            <w:rFonts w:ascii="Georgia" w:eastAsia="Georgia" w:hAnsi="Georgia" w:cs="Georgia"/>
            <w:color w:val="FF0000"/>
            <w:sz w:val="19"/>
            <w:szCs w:val="19"/>
          </w:rPr>
          <w:delText>have</w:delText>
        </w:r>
        <w:r w:rsidDel="00AA20E6">
          <w:rPr>
            <w:rFonts w:ascii="Georgia" w:eastAsia="Georgia" w:hAnsi="Georgia" w:cs="Georgia"/>
            <w:color w:val="FF0000"/>
            <w:spacing w:val="17"/>
            <w:sz w:val="19"/>
            <w:szCs w:val="19"/>
          </w:rPr>
          <w:delText xml:space="preserve"> </w:delText>
        </w:r>
        <w:r w:rsidDel="00AA20E6">
          <w:rPr>
            <w:rFonts w:ascii="Georgia" w:eastAsia="Georgia" w:hAnsi="Georgia" w:cs="Georgia"/>
            <w:color w:val="FF0000"/>
            <w:sz w:val="19"/>
            <w:szCs w:val="19"/>
          </w:rPr>
          <w:delText>even</w:delText>
        </w:r>
        <w:r w:rsidDel="00AA20E6">
          <w:rPr>
            <w:rFonts w:ascii="Georgia" w:eastAsia="Georgia" w:hAnsi="Georgia" w:cs="Georgia"/>
            <w:color w:val="FF0000"/>
            <w:spacing w:val="17"/>
            <w:sz w:val="19"/>
            <w:szCs w:val="19"/>
          </w:rPr>
          <w:delText xml:space="preserve"> </w:delText>
        </w:r>
        <w:r w:rsidDel="00AA20E6">
          <w:rPr>
            <w:rFonts w:ascii="Georgia" w:eastAsia="Georgia" w:hAnsi="Georgia" w:cs="Georgia"/>
            <w:color w:val="FF0000"/>
            <w:w w:val="102"/>
            <w:sz w:val="19"/>
            <w:szCs w:val="19"/>
          </w:rPr>
          <w:delText xml:space="preserve">provided </w:delText>
        </w:r>
        <w:r w:rsidDel="00AA20E6">
          <w:rPr>
            <w:rFonts w:ascii="Georgia" w:eastAsia="Georgia" w:hAnsi="Georgia" w:cs="Georgia"/>
            <w:color w:val="FF0000"/>
            <w:sz w:val="19"/>
            <w:szCs w:val="19"/>
          </w:rPr>
          <w:delText>as</w:delText>
        </w:r>
        <w:r w:rsidDel="00AA20E6">
          <w:rPr>
            <w:rFonts w:ascii="Georgia" w:eastAsia="Georgia" w:hAnsi="Georgia" w:cs="Georgia"/>
            <w:color w:val="FF0000"/>
            <w:spacing w:val="5"/>
            <w:sz w:val="19"/>
            <w:szCs w:val="19"/>
          </w:rPr>
          <w:delText xml:space="preserve"> </w:delText>
        </w:r>
        <w:r w:rsidDel="00AA20E6">
          <w:rPr>
            <w:rFonts w:ascii="Georgia" w:eastAsia="Georgia" w:hAnsi="Georgia" w:cs="Georgia"/>
            <w:color w:val="FF0000"/>
            <w:sz w:val="19"/>
            <w:szCs w:val="19"/>
          </w:rPr>
          <w:delText>open-source</w:delText>
        </w:r>
        <w:r w:rsidDel="00AA20E6">
          <w:rPr>
            <w:rFonts w:ascii="Georgia" w:eastAsia="Georgia" w:hAnsi="Georgia" w:cs="Georgia"/>
            <w:color w:val="FF0000"/>
            <w:spacing w:val="22"/>
            <w:sz w:val="19"/>
            <w:szCs w:val="19"/>
          </w:rPr>
          <w:delText xml:space="preserve"> </w:delText>
        </w:r>
        <w:r w:rsidDel="00AA20E6">
          <w:rPr>
            <w:rFonts w:ascii="Georgia" w:eastAsia="Georgia" w:hAnsi="Georgia" w:cs="Georgia"/>
            <w:color w:val="FF0000"/>
            <w:sz w:val="19"/>
            <w:szCs w:val="19"/>
          </w:rPr>
          <w:delText>initial</w:delText>
        </w:r>
        <w:r w:rsidDel="00AA20E6">
          <w:rPr>
            <w:rFonts w:ascii="Georgia" w:eastAsia="Georgia" w:hAnsi="Georgia" w:cs="Georgia"/>
            <w:color w:val="FF0000"/>
            <w:spacing w:val="11"/>
            <w:sz w:val="19"/>
            <w:szCs w:val="19"/>
          </w:rPr>
          <w:delText xml:space="preserve"> </w:delText>
        </w:r>
        <w:r w:rsidDel="00AA20E6">
          <w:rPr>
            <w:rFonts w:ascii="Georgia" w:eastAsia="Georgia" w:hAnsi="Georgia" w:cs="Georgia"/>
            <w:color w:val="FF0000"/>
            <w:sz w:val="19"/>
            <w:szCs w:val="19"/>
          </w:rPr>
          <w:delText>implementations</w:delText>
        </w:r>
        <w:r w:rsidDel="00AA20E6">
          <w:rPr>
            <w:rFonts w:ascii="Georgia" w:eastAsia="Georgia" w:hAnsi="Georgia" w:cs="Georgia"/>
            <w:color w:val="FF0000"/>
            <w:spacing w:val="30"/>
            <w:sz w:val="19"/>
            <w:szCs w:val="19"/>
          </w:rPr>
          <w:delText xml:space="preserve"> </w:delText>
        </w:r>
        <w:r w:rsidDel="00AA20E6">
          <w:rPr>
            <w:rFonts w:ascii="Georgia" w:eastAsia="Georgia" w:hAnsi="Georgia" w:cs="Georgia"/>
            <w:color w:val="FF0000"/>
            <w:sz w:val="19"/>
            <w:szCs w:val="19"/>
          </w:rPr>
          <w:delText>and</w:delText>
        </w:r>
        <w:r w:rsidDel="00AA20E6">
          <w:rPr>
            <w:rFonts w:ascii="Georgia" w:eastAsia="Georgia" w:hAnsi="Georgia" w:cs="Georgia"/>
            <w:color w:val="FF0000"/>
            <w:spacing w:val="7"/>
            <w:sz w:val="19"/>
            <w:szCs w:val="19"/>
          </w:rPr>
          <w:delText xml:space="preserve"> </w:delText>
        </w:r>
        <w:r w:rsidDel="00AA20E6">
          <w:rPr>
            <w:rFonts w:ascii="Georgia" w:eastAsia="Georgia" w:hAnsi="Georgia" w:cs="Georgia"/>
            <w:color w:val="FF0000"/>
            <w:sz w:val="19"/>
            <w:szCs w:val="19"/>
          </w:rPr>
          <w:delText>github</w:delText>
        </w:r>
        <w:r w:rsidDel="00AA20E6">
          <w:rPr>
            <w:rFonts w:ascii="Georgia" w:eastAsia="Georgia" w:hAnsi="Georgia" w:cs="Georgia"/>
            <w:color w:val="FF0000"/>
            <w:spacing w:val="12"/>
            <w:sz w:val="19"/>
            <w:szCs w:val="19"/>
          </w:rPr>
          <w:delText xml:space="preserve"> </w:delText>
        </w:r>
        <w:r w:rsidDel="00AA20E6">
          <w:rPr>
            <w:rFonts w:ascii="Georgia" w:eastAsia="Georgia" w:hAnsi="Georgia" w:cs="Georgia"/>
            <w:color w:val="FF0000"/>
            <w:sz w:val="19"/>
            <w:szCs w:val="19"/>
          </w:rPr>
          <w:delText>examples</w:delText>
        </w:r>
        <w:r w:rsidDel="00AA20E6">
          <w:rPr>
            <w:rFonts w:ascii="Georgia" w:eastAsia="Georgia" w:hAnsi="Georgia" w:cs="Georgia"/>
            <w:color w:val="FF0000"/>
            <w:spacing w:val="17"/>
            <w:sz w:val="19"/>
            <w:szCs w:val="19"/>
          </w:rPr>
          <w:delText xml:space="preserve"> </w:delText>
        </w:r>
        <w:r w:rsidDel="00AA20E6">
          <w:rPr>
            <w:rFonts w:ascii="Georgia" w:eastAsia="Georgia" w:hAnsi="Georgia" w:cs="Georgia"/>
            <w:color w:val="FF0000"/>
            <w:sz w:val="19"/>
            <w:szCs w:val="19"/>
          </w:rPr>
          <w:delText>for</w:delText>
        </w:r>
        <w:r w:rsidDel="00AA20E6">
          <w:rPr>
            <w:rFonts w:ascii="Georgia" w:eastAsia="Georgia" w:hAnsi="Georgia" w:cs="Georgia"/>
            <w:color w:val="FF0000"/>
            <w:spacing w:val="6"/>
            <w:sz w:val="19"/>
            <w:szCs w:val="19"/>
          </w:rPr>
          <w:delText xml:space="preserve"> </w:delText>
        </w:r>
        <w:r w:rsidDel="00AA20E6">
          <w:rPr>
            <w:rFonts w:ascii="Georgia" w:eastAsia="Georgia" w:hAnsi="Georgia" w:cs="Georgia"/>
            <w:color w:val="FF0000"/>
            <w:sz w:val="19"/>
            <w:szCs w:val="19"/>
          </w:rPr>
          <w:delText>many</w:delText>
        </w:r>
        <w:r w:rsidDel="00AA20E6">
          <w:rPr>
            <w:rFonts w:ascii="Georgia" w:eastAsia="Georgia" w:hAnsi="Georgia" w:cs="Georgia"/>
            <w:color w:val="FF0000"/>
            <w:spacing w:val="10"/>
            <w:sz w:val="19"/>
            <w:szCs w:val="19"/>
          </w:rPr>
          <w:delText xml:space="preserve"> </w:delText>
        </w:r>
        <w:r w:rsidDel="00AA20E6">
          <w:rPr>
            <w:rFonts w:ascii="Georgia" w:eastAsia="Georgia" w:hAnsi="Georgia" w:cs="Georgia"/>
            <w:color w:val="FF0000"/>
            <w:sz w:val="19"/>
            <w:szCs w:val="19"/>
          </w:rPr>
          <w:delText>of</w:delText>
        </w:r>
        <w:r w:rsidDel="00AA20E6">
          <w:rPr>
            <w:rFonts w:ascii="Georgia" w:eastAsia="Georgia" w:hAnsi="Georgia" w:cs="Georgia"/>
            <w:color w:val="FF0000"/>
            <w:spacing w:val="4"/>
            <w:sz w:val="19"/>
            <w:szCs w:val="19"/>
          </w:rPr>
          <w:delText xml:space="preserve"> </w:delText>
        </w:r>
        <w:r w:rsidDel="00AA20E6">
          <w:rPr>
            <w:rFonts w:ascii="Georgia" w:eastAsia="Georgia" w:hAnsi="Georgia" w:cs="Georgia"/>
            <w:color w:val="FF0000"/>
            <w:sz w:val="19"/>
            <w:szCs w:val="19"/>
          </w:rPr>
          <w:delText>them.</w:delText>
        </w:r>
        <w:r w:rsidDel="00AA20E6">
          <w:rPr>
            <w:rFonts w:ascii="Georgia" w:eastAsia="Georgia" w:hAnsi="Georgia" w:cs="Georgia"/>
            <w:color w:val="FF0000"/>
            <w:spacing w:val="28"/>
            <w:sz w:val="19"/>
            <w:szCs w:val="19"/>
          </w:rPr>
          <w:delText xml:space="preserve"> </w:delText>
        </w:r>
        <w:r w:rsidDel="00AA20E6">
          <w:rPr>
            <w:rFonts w:ascii="Georgia" w:eastAsia="Georgia" w:hAnsi="Georgia" w:cs="Georgia"/>
            <w:color w:val="000000"/>
            <w:sz w:val="19"/>
            <w:szCs w:val="19"/>
          </w:rPr>
          <w:delText>These</w:delText>
        </w:r>
        <w:r w:rsidDel="00AA20E6">
          <w:rPr>
            <w:rFonts w:ascii="Georgia" w:eastAsia="Georgia" w:hAnsi="Georgia" w:cs="Georgia"/>
            <w:color w:val="000000"/>
            <w:spacing w:val="11"/>
            <w:sz w:val="19"/>
            <w:szCs w:val="19"/>
          </w:rPr>
          <w:delText xml:space="preserve"> </w:delText>
        </w:r>
        <w:r w:rsidDel="00AA20E6">
          <w:rPr>
            <w:rFonts w:ascii="Georgia" w:eastAsia="Georgia" w:hAnsi="Georgia" w:cs="Georgia"/>
            <w:color w:val="000000"/>
            <w:sz w:val="19"/>
            <w:szCs w:val="19"/>
          </w:rPr>
          <w:delText>imaging</w:delText>
        </w:r>
        <w:r w:rsidDel="00AA20E6">
          <w:rPr>
            <w:rFonts w:ascii="Georgia" w:eastAsia="Georgia" w:hAnsi="Georgia" w:cs="Georgia"/>
            <w:color w:val="000000"/>
            <w:spacing w:val="15"/>
            <w:sz w:val="19"/>
            <w:szCs w:val="19"/>
          </w:rPr>
          <w:delText xml:space="preserve"> </w:delText>
        </w:r>
        <w:r w:rsidDel="00AA20E6">
          <w:rPr>
            <w:rFonts w:ascii="Georgia" w:eastAsia="Georgia" w:hAnsi="Georgia" w:cs="Georgia"/>
            <w:color w:val="000000"/>
            <w:sz w:val="19"/>
            <w:szCs w:val="19"/>
          </w:rPr>
          <w:delText>tasks</w:delText>
        </w:r>
        <w:r w:rsidDel="00AA20E6">
          <w:rPr>
            <w:rFonts w:ascii="Georgia" w:eastAsia="Georgia" w:hAnsi="Georgia" w:cs="Georgia"/>
            <w:color w:val="000000"/>
            <w:spacing w:val="10"/>
            <w:sz w:val="19"/>
            <w:szCs w:val="19"/>
          </w:rPr>
          <w:delText xml:space="preserve"> </w:delText>
        </w:r>
        <w:r w:rsidDel="00AA20E6">
          <w:rPr>
            <w:rFonts w:ascii="Georgia" w:eastAsia="Georgia" w:hAnsi="Georgia" w:cs="Georgia"/>
            <w:color w:val="000000"/>
            <w:w w:val="102"/>
            <w:sz w:val="19"/>
            <w:szCs w:val="19"/>
          </w:rPr>
          <w:delText>include:</w:delText>
        </w:r>
      </w:del>
    </w:p>
    <w:p w14:paraId="2AA0BB10" w14:textId="09120872" w:rsidR="00E61F9D" w:rsidRDefault="005C64D6">
      <w:pPr>
        <w:spacing w:before="60" w:after="0" w:line="277" w:lineRule="auto"/>
        <w:ind w:left="120" w:right="52"/>
        <w:jc w:val="both"/>
        <w:rPr>
          <w:rFonts w:ascii="Georgia" w:eastAsia="Georgia" w:hAnsi="Georgia" w:cs="Georgia"/>
          <w:sz w:val="19"/>
          <w:szCs w:val="19"/>
        </w:rPr>
      </w:pPr>
      <w:r>
        <w:rPr>
          <w:rFonts w:ascii="Georgia" w:eastAsia="Georgia" w:hAnsi="Georgia" w:cs="Georgia"/>
          <w:b/>
          <w:bCs/>
          <w:sz w:val="19"/>
          <w:szCs w:val="19"/>
        </w:rPr>
        <w:t>Atlas-based</w:t>
      </w:r>
      <w:r>
        <w:rPr>
          <w:rFonts w:ascii="Georgia" w:eastAsia="Georgia" w:hAnsi="Georgia" w:cs="Georgia"/>
          <w:b/>
          <w:bCs/>
          <w:spacing w:val="21"/>
          <w:sz w:val="19"/>
          <w:szCs w:val="19"/>
        </w:rPr>
        <w:t xml:space="preserve"> </w:t>
      </w:r>
      <w:r>
        <w:rPr>
          <w:rFonts w:ascii="Georgia" w:eastAsia="Georgia" w:hAnsi="Georgia" w:cs="Georgia"/>
          <w:b/>
          <w:bCs/>
          <w:sz w:val="19"/>
          <w:szCs w:val="19"/>
        </w:rPr>
        <w:t>lung</w:t>
      </w:r>
      <w:r>
        <w:rPr>
          <w:rFonts w:ascii="Georgia" w:eastAsia="Georgia" w:hAnsi="Georgia" w:cs="Georgia"/>
          <w:b/>
          <w:bCs/>
          <w:spacing w:val="8"/>
          <w:sz w:val="19"/>
          <w:szCs w:val="19"/>
        </w:rPr>
        <w:t xml:space="preserve"> </w:t>
      </w:r>
      <w:r>
        <w:rPr>
          <w:rFonts w:ascii="Georgia" w:eastAsia="Georgia" w:hAnsi="Georgia" w:cs="Georgia"/>
          <w:b/>
          <w:bCs/>
          <w:sz w:val="19"/>
          <w:szCs w:val="19"/>
        </w:rPr>
        <w:t>segmentation.</w:t>
      </w:r>
      <w:r>
        <w:rPr>
          <w:rFonts w:ascii="Georgia" w:eastAsia="Georgia" w:hAnsi="Georgia" w:cs="Georgia"/>
          <w:b/>
          <w:bCs/>
          <w:spacing w:val="41"/>
          <w:sz w:val="19"/>
          <w:szCs w:val="19"/>
        </w:rPr>
        <w:t xml:space="preserve"> </w:t>
      </w:r>
      <w:r>
        <w:rPr>
          <w:rFonts w:ascii="Georgia" w:eastAsia="Georgia" w:hAnsi="Georgia" w:cs="Georgia"/>
          <w:sz w:val="19"/>
          <w:szCs w:val="19"/>
        </w:rPr>
        <w:t>Identification</w:t>
      </w:r>
      <w:r>
        <w:rPr>
          <w:rFonts w:ascii="Georgia" w:eastAsia="Georgia" w:hAnsi="Georgia" w:cs="Georgia"/>
          <w:spacing w:val="22"/>
          <w:sz w:val="19"/>
          <w:szCs w:val="19"/>
        </w:rPr>
        <w:t xml:space="preserve"> </w:t>
      </w:r>
      <w:r>
        <w:rPr>
          <w:rFonts w:ascii="Georgia" w:eastAsia="Georgia" w:hAnsi="Georgia" w:cs="Georgia"/>
          <w:sz w:val="19"/>
          <w:szCs w:val="19"/>
        </w:rPr>
        <w:t>of</w:t>
      </w:r>
      <w:r>
        <w:rPr>
          <w:rFonts w:ascii="Georgia" w:eastAsia="Georgia" w:hAnsi="Georgia" w:cs="Georgia"/>
          <w:spacing w:val="2"/>
          <w:sz w:val="19"/>
          <w:szCs w:val="19"/>
        </w:rPr>
        <w:t xml:space="preserve"> </w:t>
      </w:r>
      <w:r>
        <w:rPr>
          <w:rFonts w:ascii="Georgia" w:eastAsia="Georgia" w:hAnsi="Georgia" w:cs="Georgia"/>
          <w:sz w:val="19"/>
          <w:szCs w:val="19"/>
        </w:rPr>
        <w:t>anatomical</w:t>
      </w:r>
      <w:r>
        <w:rPr>
          <w:rFonts w:ascii="Georgia" w:eastAsia="Georgia" w:hAnsi="Georgia" w:cs="Georgia"/>
          <w:spacing w:val="18"/>
          <w:sz w:val="19"/>
          <w:szCs w:val="19"/>
        </w:rPr>
        <w:t xml:space="preserve"> </w:t>
      </w:r>
      <w:r>
        <w:rPr>
          <w:rFonts w:ascii="Georgia" w:eastAsia="Georgia" w:hAnsi="Georgia" w:cs="Georgia"/>
          <w:sz w:val="19"/>
          <w:szCs w:val="19"/>
        </w:rPr>
        <w:t>structure</w:t>
      </w:r>
      <w:r>
        <w:rPr>
          <w:rFonts w:ascii="Georgia" w:eastAsia="Georgia" w:hAnsi="Georgia" w:cs="Georgia"/>
          <w:spacing w:val="14"/>
          <w:sz w:val="19"/>
          <w:szCs w:val="19"/>
        </w:rPr>
        <w:t xml:space="preserve"> </w:t>
      </w:r>
      <w:r>
        <w:rPr>
          <w:rFonts w:ascii="Georgia" w:eastAsia="Georgia" w:hAnsi="Georgia" w:cs="Georgia"/>
          <w:sz w:val="19"/>
          <w:szCs w:val="19"/>
        </w:rPr>
        <w:t>in</w:t>
      </w:r>
      <w:r>
        <w:rPr>
          <w:rFonts w:ascii="Georgia" w:eastAsia="Georgia" w:hAnsi="Georgia" w:cs="Georgia"/>
          <w:spacing w:val="4"/>
          <w:sz w:val="19"/>
          <w:szCs w:val="19"/>
        </w:rPr>
        <w:t xml:space="preserve"> </w:t>
      </w:r>
      <w:r>
        <w:rPr>
          <w:rFonts w:ascii="Georgia" w:eastAsia="Georgia" w:hAnsi="Georgia" w:cs="Georgia"/>
          <w:sz w:val="19"/>
          <w:szCs w:val="19"/>
        </w:rPr>
        <w:t>lung</w:t>
      </w:r>
      <w:r>
        <w:rPr>
          <w:rFonts w:ascii="Georgia" w:eastAsia="Georgia" w:hAnsi="Georgia" w:cs="Georgia"/>
          <w:spacing w:val="6"/>
          <w:sz w:val="19"/>
          <w:szCs w:val="19"/>
        </w:rPr>
        <w:t xml:space="preserve"> </w:t>
      </w:r>
      <w:r>
        <w:rPr>
          <w:rFonts w:ascii="Georgia" w:eastAsia="Georgia" w:hAnsi="Georgia" w:cs="Georgia"/>
          <w:sz w:val="19"/>
          <w:szCs w:val="19"/>
        </w:rPr>
        <w:t>images</w:t>
      </w:r>
      <w:r>
        <w:rPr>
          <w:rFonts w:ascii="Georgia" w:eastAsia="Georgia" w:hAnsi="Georgia" w:cs="Georgia"/>
          <w:spacing w:val="11"/>
          <w:sz w:val="19"/>
          <w:szCs w:val="19"/>
        </w:rPr>
        <w:t xml:space="preserve"> </w:t>
      </w:r>
      <w:r>
        <w:rPr>
          <w:rFonts w:ascii="Georgia" w:eastAsia="Georgia" w:hAnsi="Georgia" w:cs="Georgia"/>
          <w:sz w:val="19"/>
          <w:szCs w:val="19"/>
        </w:rPr>
        <w:t>is</w:t>
      </w:r>
      <w:r>
        <w:rPr>
          <w:rFonts w:ascii="Georgia" w:eastAsia="Georgia" w:hAnsi="Georgia" w:cs="Georgia"/>
          <w:spacing w:val="2"/>
          <w:sz w:val="19"/>
          <w:szCs w:val="19"/>
        </w:rPr>
        <w:t xml:space="preserve"> </w:t>
      </w:r>
      <w:r>
        <w:rPr>
          <w:rFonts w:ascii="Georgia" w:eastAsia="Georgia" w:hAnsi="Georgia" w:cs="Georgia"/>
          <w:sz w:val="19"/>
          <w:szCs w:val="19"/>
        </w:rPr>
        <w:t>often</w:t>
      </w:r>
      <w:r>
        <w:rPr>
          <w:rFonts w:ascii="Georgia" w:eastAsia="Georgia" w:hAnsi="Georgia" w:cs="Georgia"/>
          <w:spacing w:val="8"/>
          <w:sz w:val="19"/>
          <w:szCs w:val="19"/>
        </w:rPr>
        <w:t xml:space="preserve"> </w:t>
      </w:r>
      <w:r>
        <w:rPr>
          <w:rFonts w:ascii="Georgia" w:eastAsia="Georgia" w:hAnsi="Georgia" w:cs="Georgia"/>
          <w:sz w:val="19"/>
          <w:szCs w:val="19"/>
        </w:rPr>
        <w:t>a</w:t>
      </w:r>
      <w:r>
        <w:rPr>
          <w:rFonts w:ascii="Georgia" w:eastAsia="Georgia" w:hAnsi="Georgia" w:cs="Georgia"/>
          <w:spacing w:val="2"/>
          <w:sz w:val="19"/>
          <w:szCs w:val="19"/>
        </w:rPr>
        <w:t xml:space="preserve"> </w:t>
      </w:r>
      <w:r>
        <w:rPr>
          <w:rFonts w:ascii="Georgia" w:eastAsia="Georgia" w:hAnsi="Georgia" w:cs="Georgia"/>
          <w:sz w:val="19"/>
          <w:szCs w:val="19"/>
        </w:rPr>
        <w:t>crucial</w:t>
      </w:r>
      <w:r>
        <w:rPr>
          <w:rFonts w:ascii="Georgia" w:eastAsia="Georgia" w:hAnsi="Georgia" w:cs="Georgia"/>
          <w:spacing w:val="10"/>
          <w:sz w:val="19"/>
          <w:szCs w:val="19"/>
        </w:rPr>
        <w:t xml:space="preserve"> </w:t>
      </w:r>
      <w:r>
        <w:rPr>
          <w:rFonts w:ascii="Georgia" w:eastAsia="Georgia" w:hAnsi="Georgia" w:cs="Georgia"/>
          <w:sz w:val="19"/>
          <w:szCs w:val="19"/>
        </w:rPr>
        <w:t>preprocessing</w:t>
      </w:r>
      <w:r>
        <w:rPr>
          <w:rFonts w:ascii="Georgia" w:eastAsia="Georgia" w:hAnsi="Georgia" w:cs="Georgia"/>
          <w:spacing w:val="22"/>
          <w:sz w:val="19"/>
          <w:szCs w:val="19"/>
        </w:rPr>
        <w:t xml:space="preserve"> </w:t>
      </w:r>
      <w:r>
        <w:rPr>
          <w:rFonts w:ascii="Georgia" w:eastAsia="Georgia" w:hAnsi="Georgia" w:cs="Georgia"/>
          <w:w w:val="102"/>
          <w:sz w:val="19"/>
          <w:szCs w:val="19"/>
        </w:rPr>
        <w:t xml:space="preserve">step </w:t>
      </w:r>
      <w:r>
        <w:rPr>
          <w:rFonts w:ascii="Georgia" w:eastAsia="Georgia" w:hAnsi="Georgia" w:cs="Georgia"/>
          <w:sz w:val="19"/>
          <w:szCs w:val="19"/>
        </w:rPr>
        <w:t>for</w:t>
      </w:r>
      <w:r>
        <w:rPr>
          <w:rFonts w:ascii="Georgia" w:eastAsia="Georgia" w:hAnsi="Georgia" w:cs="Georgia"/>
          <w:spacing w:val="7"/>
          <w:sz w:val="19"/>
          <w:szCs w:val="19"/>
        </w:rPr>
        <w:t xml:space="preserve"> </w:t>
      </w:r>
      <w:r>
        <w:rPr>
          <w:rFonts w:ascii="Georgia" w:eastAsia="Georgia" w:hAnsi="Georgia" w:cs="Georgia"/>
          <w:sz w:val="19"/>
          <w:szCs w:val="19"/>
        </w:rPr>
        <w:t>quantification</w:t>
      </w:r>
      <w:r>
        <w:rPr>
          <w:rFonts w:ascii="Georgia" w:eastAsia="Georgia" w:hAnsi="Georgia" w:cs="Georgia"/>
          <w:spacing w:val="26"/>
          <w:sz w:val="19"/>
          <w:szCs w:val="19"/>
        </w:rPr>
        <w:t xml:space="preserve"> </w:t>
      </w:r>
      <w:r>
        <w:rPr>
          <w:rFonts w:ascii="Georgia" w:eastAsia="Georgia" w:hAnsi="Georgia" w:cs="Georgia"/>
          <w:sz w:val="19"/>
          <w:szCs w:val="19"/>
        </w:rPr>
        <w:t>of</w:t>
      </w:r>
      <w:r>
        <w:rPr>
          <w:rFonts w:ascii="Georgia" w:eastAsia="Georgia" w:hAnsi="Georgia" w:cs="Georgia"/>
          <w:spacing w:val="5"/>
          <w:sz w:val="19"/>
          <w:szCs w:val="19"/>
        </w:rPr>
        <w:t xml:space="preserve"> </w:t>
      </w:r>
      <w:r>
        <w:rPr>
          <w:rFonts w:ascii="Georgia" w:eastAsia="Georgia" w:hAnsi="Georgia" w:cs="Georgia"/>
          <w:sz w:val="19"/>
          <w:szCs w:val="19"/>
        </w:rPr>
        <w:t>morphological</w:t>
      </w:r>
      <w:r>
        <w:rPr>
          <w:rFonts w:ascii="Georgia" w:eastAsia="Georgia" w:hAnsi="Georgia" w:cs="Georgia"/>
          <w:spacing w:val="26"/>
          <w:sz w:val="19"/>
          <w:szCs w:val="19"/>
        </w:rPr>
        <w:t xml:space="preserve"> </w:t>
      </w:r>
      <w:r>
        <w:rPr>
          <w:rFonts w:ascii="Georgia" w:eastAsia="Georgia" w:hAnsi="Georgia" w:cs="Georgia"/>
          <w:sz w:val="19"/>
          <w:szCs w:val="19"/>
        </w:rPr>
        <w:t>features</w:t>
      </w:r>
      <w:r>
        <w:rPr>
          <w:rFonts w:ascii="Georgia" w:eastAsia="Georgia" w:hAnsi="Georgia" w:cs="Georgia"/>
          <w:spacing w:val="15"/>
          <w:sz w:val="19"/>
          <w:szCs w:val="19"/>
        </w:rPr>
        <w:t xml:space="preserve"> </w:t>
      </w:r>
      <w:r>
        <w:rPr>
          <w:rFonts w:ascii="Georgia" w:eastAsia="Georgia" w:hAnsi="Georgia" w:cs="Georgia"/>
          <w:sz w:val="19"/>
          <w:szCs w:val="19"/>
        </w:rPr>
        <w:t>or</w:t>
      </w:r>
      <w:r>
        <w:rPr>
          <w:rFonts w:ascii="Georgia" w:eastAsia="Georgia" w:hAnsi="Georgia" w:cs="Georgia"/>
          <w:spacing w:val="6"/>
          <w:sz w:val="19"/>
          <w:szCs w:val="19"/>
        </w:rPr>
        <w:t xml:space="preserve"> </w:t>
      </w:r>
      <w:r>
        <w:rPr>
          <w:rFonts w:ascii="Georgia" w:eastAsia="Georgia" w:hAnsi="Georgia" w:cs="Georgia"/>
          <w:sz w:val="19"/>
          <w:szCs w:val="19"/>
        </w:rPr>
        <w:t>ventilation</w:t>
      </w:r>
      <w:r>
        <w:rPr>
          <w:rFonts w:ascii="Georgia" w:eastAsia="Georgia" w:hAnsi="Georgia" w:cs="Georgia"/>
          <w:spacing w:val="20"/>
          <w:sz w:val="19"/>
          <w:szCs w:val="19"/>
        </w:rPr>
        <w:t xml:space="preserve"> </w:t>
      </w:r>
      <w:r>
        <w:rPr>
          <w:rFonts w:ascii="Georgia" w:eastAsia="Georgia" w:hAnsi="Georgia" w:cs="Georgia"/>
          <w:sz w:val="19"/>
          <w:szCs w:val="19"/>
        </w:rPr>
        <w:t>information</w:t>
      </w:r>
      <w:r>
        <w:rPr>
          <w:rFonts w:ascii="Georgia" w:eastAsia="Georgia" w:hAnsi="Georgia" w:cs="Georgia"/>
          <w:spacing w:val="22"/>
          <w:sz w:val="19"/>
          <w:szCs w:val="19"/>
        </w:rPr>
        <w:t xml:space="preserve"> </w:t>
      </w:r>
      <w:r>
        <w:rPr>
          <w:rFonts w:ascii="Georgia" w:eastAsia="Georgia" w:hAnsi="Georgia" w:cs="Georgia"/>
          <w:sz w:val="19"/>
          <w:szCs w:val="19"/>
        </w:rPr>
        <w:t>from</w:t>
      </w:r>
      <w:r>
        <w:rPr>
          <w:rFonts w:ascii="Georgia" w:eastAsia="Georgia" w:hAnsi="Georgia" w:cs="Georgia"/>
          <w:spacing w:val="10"/>
          <w:sz w:val="19"/>
          <w:szCs w:val="19"/>
        </w:rPr>
        <w:t xml:space="preserve"> </w:t>
      </w:r>
      <w:r>
        <w:rPr>
          <w:rFonts w:ascii="Georgia" w:eastAsia="Georgia" w:hAnsi="Georgia" w:cs="Georgia"/>
          <w:sz w:val="19"/>
          <w:szCs w:val="19"/>
        </w:rPr>
        <w:t>functional</w:t>
      </w:r>
      <w:r>
        <w:rPr>
          <w:rFonts w:ascii="Georgia" w:eastAsia="Georgia" w:hAnsi="Georgia" w:cs="Georgia"/>
          <w:spacing w:val="19"/>
          <w:sz w:val="19"/>
          <w:szCs w:val="19"/>
        </w:rPr>
        <w:t xml:space="preserve"> </w:t>
      </w:r>
      <w:r>
        <w:rPr>
          <w:rFonts w:ascii="Georgia" w:eastAsia="Georgia" w:hAnsi="Georgia" w:cs="Georgia"/>
          <w:sz w:val="19"/>
          <w:szCs w:val="19"/>
        </w:rPr>
        <w:t>images.</w:t>
      </w:r>
      <w:r>
        <w:rPr>
          <w:rFonts w:ascii="Georgia" w:eastAsia="Georgia" w:hAnsi="Georgia" w:cs="Georgia"/>
          <w:spacing w:val="32"/>
          <w:sz w:val="19"/>
          <w:szCs w:val="19"/>
        </w:rPr>
        <w:t xml:space="preserve"> </w:t>
      </w:r>
      <w:r>
        <w:rPr>
          <w:rFonts w:ascii="Georgia" w:eastAsia="Georgia" w:hAnsi="Georgia" w:cs="Georgia"/>
          <w:sz w:val="19"/>
          <w:szCs w:val="19"/>
        </w:rPr>
        <w:t>Quantitative</w:t>
      </w:r>
      <w:r>
        <w:rPr>
          <w:rFonts w:ascii="Georgia" w:eastAsia="Georgia" w:hAnsi="Georgia" w:cs="Georgia"/>
          <w:spacing w:val="23"/>
          <w:sz w:val="19"/>
          <w:szCs w:val="19"/>
        </w:rPr>
        <w:t xml:space="preserve"> </w:t>
      </w:r>
      <w:r>
        <w:rPr>
          <w:rFonts w:ascii="Georgia" w:eastAsia="Georgia" w:hAnsi="Georgia" w:cs="Georgia"/>
          <w:sz w:val="19"/>
          <w:szCs w:val="19"/>
        </w:rPr>
        <w:t>regional</w:t>
      </w:r>
      <w:r>
        <w:rPr>
          <w:rFonts w:ascii="Georgia" w:eastAsia="Georgia" w:hAnsi="Georgia" w:cs="Georgia"/>
          <w:spacing w:val="16"/>
          <w:sz w:val="19"/>
          <w:szCs w:val="19"/>
        </w:rPr>
        <w:t xml:space="preserve"> </w:t>
      </w:r>
      <w:r>
        <w:rPr>
          <w:rFonts w:ascii="Georgia" w:eastAsia="Georgia" w:hAnsi="Georgia" w:cs="Georgia"/>
          <w:w w:val="102"/>
          <w:sz w:val="19"/>
          <w:szCs w:val="19"/>
        </w:rPr>
        <w:t xml:space="preserve">analysis </w:t>
      </w:r>
      <w:r>
        <w:rPr>
          <w:rFonts w:ascii="Georgia" w:eastAsia="Georgia" w:hAnsi="Georgia" w:cs="Georgia"/>
          <w:sz w:val="19"/>
          <w:szCs w:val="19"/>
        </w:rPr>
        <w:t>typically</w:t>
      </w:r>
      <w:r>
        <w:rPr>
          <w:rFonts w:ascii="Georgia" w:eastAsia="Georgia" w:hAnsi="Georgia" w:cs="Georgia"/>
          <w:spacing w:val="9"/>
          <w:sz w:val="19"/>
          <w:szCs w:val="19"/>
        </w:rPr>
        <w:t xml:space="preserve"> </w:t>
      </w:r>
      <w:r>
        <w:rPr>
          <w:rFonts w:ascii="Georgia" w:eastAsia="Georgia" w:hAnsi="Georgia" w:cs="Georgia"/>
          <w:sz w:val="19"/>
          <w:szCs w:val="19"/>
        </w:rPr>
        <w:t>requires</w:t>
      </w:r>
      <w:r>
        <w:rPr>
          <w:rFonts w:ascii="Georgia" w:eastAsia="Georgia" w:hAnsi="Georgia" w:cs="Georgia"/>
          <w:spacing w:val="9"/>
          <w:sz w:val="19"/>
          <w:szCs w:val="19"/>
        </w:rPr>
        <w:t xml:space="preserve"> </w:t>
      </w:r>
      <w:r>
        <w:rPr>
          <w:rFonts w:ascii="Georgia" w:eastAsia="Georgia" w:hAnsi="Georgia" w:cs="Georgia"/>
          <w:sz w:val="19"/>
          <w:szCs w:val="19"/>
        </w:rPr>
        <w:t>the</w:t>
      </w:r>
      <w:r>
        <w:rPr>
          <w:rFonts w:ascii="Georgia" w:eastAsia="Georgia" w:hAnsi="Georgia" w:cs="Georgia"/>
          <w:spacing w:val="1"/>
          <w:sz w:val="19"/>
          <w:szCs w:val="19"/>
        </w:rPr>
        <w:t xml:space="preserve"> </w:t>
      </w:r>
      <w:del w:id="190" w:author="James Gee" w:date="2016-07-20T14:34:00Z">
        <w:r w:rsidDel="00FE26EA">
          <w:rPr>
            <w:rFonts w:ascii="Georgia" w:eastAsia="Georgia" w:hAnsi="Georgia" w:cs="Georgia"/>
            <w:sz w:val="19"/>
            <w:szCs w:val="19"/>
          </w:rPr>
          <w:delText>identification</w:delText>
        </w:r>
        <w:r w:rsidDel="00FE26EA">
          <w:rPr>
            <w:rFonts w:ascii="Georgia" w:eastAsia="Georgia" w:hAnsi="Georgia" w:cs="Georgia"/>
            <w:spacing w:val="17"/>
            <w:sz w:val="19"/>
            <w:szCs w:val="19"/>
          </w:rPr>
          <w:delText xml:space="preserve"> </w:delText>
        </w:r>
      </w:del>
      <w:ins w:id="191" w:author="James Gee" w:date="2016-07-20T14:34:00Z">
        <w:r w:rsidR="00FE26EA">
          <w:rPr>
            <w:rFonts w:ascii="Georgia" w:eastAsia="Georgia" w:hAnsi="Georgia" w:cs="Georgia"/>
            <w:sz w:val="19"/>
            <w:szCs w:val="19"/>
          </w:rPr>
          <w:t>delineation</w:t>
        </w:r>
        <w:r w:rsidR="00FE26EA">
          <w:rPr>
            <w:rFonts w:ascii="Georgia" w:eastAsia="Georgia" w:hAnsi="Georgia" w:cs="Georgia"/>
            <w:spacing w:val="17"/>
            <w:sz w:val="19"/>
            <w:szCs w:val="19"/>
          </w:rPr>
          <w:t xml:space="preserve"> </w:t>
        </w:r>
      </w:ins>
      <w:r>
        <w:rPr>
          <w:rFonts w:ascii="Georgia" w:eastAsia="Georgia" w:hAnsi="Georgia" w:cs="Georgia"/>
          <w:sz w:val="19"/>
          <w:szCs w:val="19"/>
        </w:rPr>
        <w:t>of</w:t>
      </w:r>
      <w:r>
        <w:rPr>
          <w:rFonts w:ascii="Georgia" w:eastAsia="Georgia" w:hAnsi="Georgia" w:cs="Georgia"/>
          <w:spacing w:val="-1"/>
          <w:sz w:val="19"/>
          <w:szCs w:val="19"/>
        </w:rPr>
        <w:t xml:space="preserve"> </w:t>
      </w:r>
      <w:r>
        <w:rPr>
          <w:rFonts w:ascii="Georgia" w:eastAsia="Georgia" w:hAnsi="Georgia" w:cs="Georgia"/>
          <w:sz w:val="19"/>
          <w:szCs w:val="19"/>
        </w:rPr>
        <w:t>lung</w:t>
      </w:r>
      <w:r>
        <w:rPr>
          <w:rFonts w:ascii="Georgia" w:eastAsia="Georgia" w:hAnsi="Georgia" w:cs="Georgia"/>
          <w:spacing w:val="2"/>
          <w:sz w:val="19"/>
          <w:szCs w:val="19"/>
        </w:rPr>
        <w:t xml:space="preserve"> </w:t>
      </w:r>
      <w:r>
        <w:rPr>
          <w:rFonts w:ascii="Georgia" w:eastAsia="Georgia" w:hAnsi="Georgia" w:cs="Georgia"/>
          <w:sz w:val="19"/>
          <w:szCs w:val="19"/>
        </w:rPr>
        <w:t>and</w:t>
      </w:r>
      <w:r>
        <w:rPr>
          <w:rFonts w:ascii="Georgia" w:eastAsia="Georgia" w:hAnsi="Georgia" w:cs="Georgia"/>
          <w:spacing w:val="2"/>
          <w:sz w:val="19"/>
          <w:szCs w:val="19"/>
        </w:rPr>
        <w:t xml:space="preserve"> </w:t>
      </w:r>
      <w:r>
        <w:rPr>
          <w:rFonts w:ascii="Georgia" w:eastAsia="Georgia" w:hAnsi="Georgia" w:cs="Georgia"/>
          <w:sz w:val="19"/>
          <w:szCs w:val="19"/>
        </w:rPr>
        <w:t>lobar</w:t>
      </w:r>
      <w:r>
        <w:rPr>
          <w:rFonts w:ascii="Georgia" w:eastAsia="Georgia" w:hAnsi="Georgia" w:cs="Georgia"/>
          <w:spacing w:val="4"/>
          <w:sz w:val="19"/>
          <w:szCs w:val="19"/>
        </w:rPr>
        <w:t xml:space="preserve"> </w:t>
      </w:r>
      <w:r>
        <w:rPr>
          <w:rFonts w:ascii="Georgia" w:eastAsia="Georgia" w:hAnsi="Georgia" w:cs="Georgia"/>
          <w:sz w:val="19"/>
          <w:szCs w:val="19"/>
        </w:rPr>
        <w:t>anatomy.</w:t>
      </w:r>
      <w:r>
        <w:rPr>
          <w:rFonts w:ascii="Georgia" w:eastAsia="Georgia" w:hAnsi="Georgia" w:cs="Georgia"/>
          <w:spacing w:val="31"/>
          <w:sz w:val="19"/>
          <w:szCs w:val="19"/>
        </w:rPr>
        <w:t xml:space="preserve"> </w:t>
      </w:r>
      <w:r>
        <w:rPr>
          <w:rFonts w:ascii="Georgia" w:eastAsia="Georgia" w:hAnsi="Georgia" w:cs="Georgia"/>
          <w:sz w:val="19"/>
          <w:szCs w:val="19"/>
        </w:rPr>
        <w:t>Although</w:t>
      </w:r>
      <w:r>
        <w:rPr>
          <w:rFonts w:ascii="Georgia" w:eastAsia="Georgia" w:hAnsi="Georgia" w:cs="Georgia"/>
          <w:spacing w:val="11"/>
          <w:sz w:val="19"/>
          <w:szCs w:val="19"/>
        </w:rPr>
        <w:t xml:space="preserve"> </w:t>
      </w:r>
      <w:r>
        <w:rPr>
          <w:rFonts w:ascii="Georgia" w:eastAsia="Georgia" w:hAnsi="Georgia" w:cs="Georgia"/>
          <w:sz w:val="19"/>
          <w:szCs w:val="19"/>
        </w:rPr>
        <w:t>much</w:t>
      </w:r>
      <w:r>
        <w:rPr>
          <w:rFonts w:ascii="Georgia" w:eastAsia="Georgia" w:hAnsi="Georgia" w:cs="Georgia"/>
          <w:spacing w:val="5"/>
          <w:sz w:val="19"/>
          <w:szCs w:val="19"/>
        </w:rPr>
        <w:t xml:space="preserve"> </w:t>
      </w:r>
      <w:r>
        <w:rPr>
          <w:rFonts w:ascii="Georgia" w:eastAsia="Georgia" w:hAnsi="Georgia" w:cs="Georgia"/>
          <w:sz w:val="19"/>
          <w:szCs w:val="19"/>
        </w:rPr>
        <w:t>algorithmic</w:t>
      </w:r>
      <w:r>
        <w:rPr>
          <w:rFonts w:ascii="Georgia" w:eastAsia="Georgia" w:hAnsi="Georgia" w:cs="Georgia"/>
          <w:spacing w:val="14"/>
          <w:sz w:val="19"/>
          <w:szCs w:val="19"/>
        </w:rPr>
        <w:t xml:space="preserve"> </w:t>
      </w:r>
      <w:r>
        <w:rPr>
          <w:rFonts w:ascii="Georgia" w:eastAsia="Georgia" w:hAnsi="Georgia" w:cs="Georgia"/>
          <w:sz w:val="19"/>
          <w:szCs w:val="19"/>
        </w:rPr>
        <w:t>research</w:t>
      </w:r>
      <w:r>
        <w:rPr>
          <w:rFonts w:ascii="Georgia" w:eastAsia="Georgia" w:hAnsi="Georgia" w:cs="Georgia"/>
          <w:spacing w:val="10"/>
          <w:sz w:val="19"/>
          <w:szCs w:val="19"/>
        </w:rPr>
        <w:t xml:space="preserve"> </w:t>
      </w:r>
      <w:r>
        <w:rPr>
          <w:rFonts w:ascii="Georgia" w:eastAsia="Georgia" w:hAnsi="Georgia" w:cs="Georgia"/>
          <w:sz w:val="19"/>
          <w:szCs w:val="19"/>
        </w:rPr>
        <w:t>for lung</w:t>
      </w:r>
      <w:r>
        <w:rPr>
          <w:rFonts w:ascii="Georgia" w:eastAsia="Georgia" w:hAnsi="Georgia" w:cs="Georgia"/>
          <w:spacing w:val="2"/>
          <w:sz w:val="19"/>
          <w:szCs w:val="19"/>
        </w:rPr>
        <w:t xml:space="preserve"> </w:t>
      </w:r>
      <w:r>
        <w:rPr>
          <w:rFonts w:ascii="Georgia" w:eastAsia="Georgia" w:hAnsi="Georgia" w:cs="Georgia"/>
          <w:sz w:val="19"/>
          <w:szCs w:val="19"/>
        </w:rPr>
        <w:t>segmentation</w:t>
      </w:r>
      <w:r>
        <w:rPr>
          <w:rFonts w:ascii="Georgia" w:eastAsia="Georgia" w:hAnsi="Georgia" w:cs="Georgia"/>
          <w:spacing w:val="19"/>
          <w:sz w:val="19"/>
          <w:szCs w:val="19"/>
        </w:rPr>
        <w:t xml:space="preserve"> </w:t>
      </w:r>
      <w:r>
        <w:rPr>
          <w:rFonts w:ascii="Georgia" w:eastAsia="Georgia" w:hAnsi="Georgia" w:cs="Georgia"/>
          <w:w w:val="102"/>
          <w:sz w:val="19"/>
          <w:szCs w:val="19"/>
        </w:rPr>
        <w:t xml:space="preserve">has </w:t>
      </w:r>
      <w:r>
        <w:rPr>
          <w:rFonts w:ascii="Georgia" w:eastAsia="Georgia" w:hAnsi="Georgia" w:cs="Georgia"/>
          <w:sz w:val="19"/>
          <w:szCs w:val="19"/>
        </w:rPr>
        <w:t>been</w:t>
      </w:r>
      <w:r>
        <w:rPr>
          <w:rFonts w:ascii="Georgia" w:eastAsia="Georgia" w:hAnsi="Georgia" w:cs="Georgia"/>
          <w:spacing w:val="17"/>
          <w:sz w:val="19"/>
          <w:szCs w:val="19"/>
        </w:rPr>
        <w:t xml:space="preserve"> </w:t>
      </w:r>
      <w:r>
        <w:rPr>
          <w:rFonts w:ascii="Georgia" w:eastAsia="Georgia" w:hAnsi="Georgia" w:cs="Georgia"/>
          <w:sz w:val="19"/>
          <w:szCs w:val="19"/>
        </w:rPr>
        <w:t>reported</w:t>
      </w:r>
      <w:r>
        <w:rPr>
          <w:rFonts w:ascii="Georgia" w:eastAsia="Georgia" w:hAnsi="Georgia" w:cs="Georgia"/>
          <w:spacing w:val="24"/>
          <w:sz w:val="19"/>
          <w:szCs w:val="19"/>
        </w:rPr>
        <w:t xml:space="preserve"> </w:t>
      </w:r>
      <w:r>
        <w:rPr>
          <w:rFonts w:ascii="Georgia" w:eastAsia="Georgia" w:hAnsi="Georgia" w:cs="Georgia"/>
          <w:sz w:val="19"/>
          <w:szCs w:val="19"/>
        </w:rPr>
        <w:t>in</w:t>
      </w:r>
      <w:r>
        <w:rPr>
          <w:rFonts w:ascii="Georgia" w:eastAsia="Georgia" w:hAnsi="Georgia" w:cs="Georgia"/>
          <w:spacing w:val="14"/>
          <w:sz w:val="19"/>
          <w:szCs w:val="19"/>
        </w:rPr>
        <w:t xml:space="preserve"> </w:t>
      </w:r>
      <w:r>
        <w:rPr>
          <w:rFonts w:ascii="Georgia" w:eastAsia="Georgia" w:hAnsi="Georgia" w:cs="Georgia"/>
          <w:sz w:val="19"/>
          <w:szCs w:val="19"/>
        </w:rPr>
        <w:t>the</w:t>
      </w:r>
      <w:r>
        <w:rPr>
          <w:rFonts w:ascii="Georgia" w:eastAsia="Georgia" w:hAnsi="Georgia" w:cs="Georgia"/>
          <w:spacing w:val="15"/>
          <w:sz w:val="19"/>
          <w:szCs w:val="19"/>
        </w:rPr>
        <w:t xml:space="preserve"> </w:t>
      </w:r>
      <w:r>
        <w:rPr>
          <w:rFonts w:ascii="Georgia" w:eastAsia="Georgia" w:hAnsi="Georgia" w:cs="Georgia"/>
          <w:sz w:val="19"/>
          <w:szCs w:val="19"/>
        </w:rPr>
        <w:t>CT</w:t>
      </w:r>
      <w:r>
        <w:rPr>
          <w:rFonts w:ascii="Georgia" w:eastAsia="Georgia" w:hAnsi="Georgia" w:cs="Georgia"/>
          <w:spacing w:val="14"/>
          <w:sz w:val="19"/>
          <w:szCs w:val="19"/>
        </w:rPr>
        <w:t xml:space="preserve"> </w:t>
      </w:r>
      <w:r>
        <w:rPr>
          <w:rFonts w:ascii="Georgia" w:eastAsia="Georgia" w:hAnsi="Georgia" w:cs="Georgia"/>
          <w:sz w:val="19"/>
          <w:szCs w:val="19"/>
        </w:rPr>
        <w:t>literature</w:t>
      </w:r>
      <w:r>
        <w:rPr>
          <w:rFonts w:ascii="Georgia" w:eastAsia="Georgia" w:hAnsi="Georgia" w:cs="Georgia"/>
          <w:spacing w:val="26"/>
          <w:sz w:val="19"/>
          <w:szCs w:val="19"/>
        </w:rPr>
        <w:t xml:space="preserve"> </w:t>
      </w:r>
      <w:r>
        <w:rPr>
          <w:rFonts w:ascii="Georgia" w:eastAsia="Georgia" w:hAnsi="Georgia" w:cs="Georgia"/>
          <w:sz w:val="19"/>
          <w:szCs w:val="19"/>
        </w:rPr>
        <w:t>[61],</w:t>
      </w:r>
      <w:r>
        <w:rPr>
          <w:rFonts w:ascii="Georgia" w:eastAsia="Georgia" w:hAnsi="Georgia" w:cs="Georgia"/>
          <w:spacing w:val="20"/>
          <w:sz w:val="19"/>
          <w:szCs w:val="19"/>
        </w:rPr>
        <w:t xml:space="preserve"> </w:t>
      </w:r>
      <w:r>
        <w:rPr>
          <w:rFonts w:ascii="Georgia" w:eastAsia="Georgia" w:hAnsi="Georgia" w:cs="Georgia"/>
          <w:sz w:val="19"/>
          <w:szCs w:val="19"/>
        </w:rPr>
        <w:t>co-opting</w:t>
      </w:r>
      <w:r>
        <w:rPr>
          <w:rFonts w:ascii="Georgia" w:eastAsia="Georgia" w:hAnsi="Georgia" w:cs="Georgia"/>
          <w:spacing w:val="25"/>
          <w:sz w:val="19"/>
          <w:szCs w:val="19"/>
        </w:rPr>
        <w:t xml:space="preserve"> </w:t>
      </w:r>
      <w:r>
        <w:rPr>
          <w:rFonts w:ascii="Georgia" w:eastAsia="Georgia" w:hAnsi="Georgia" w:cs="Georgia"/>
          <w:sz w:val="19"/>
          <w:szCs w:val="19"/>
        </w:rPr>
        <w:t>such</w:t>
      </w:r>
      <w:r>
        <w:rPr>
          <w:rFonts w:ascii="Georgia" w:eastAsia="Georgia" w:hAnsi="Georgia" w:cs="Georgia"/>
          <w:spacing w:val="18"/>
          <w:sz w:val="19"/>
          <w:szCs w:val="19"/>
        </w:rPr>
        <w:t xml:space="preserve"> </w:t>
      </w:r>
      <w:r>
        <w:rPr>
          <w:rFonts w:ascii="Georgia" w:eastAsia="Georgia" w:hAnsi="Georgia" w:cs="Georgia"/>
          <w:sz w:val="19"/>
          <w:szCs w:val="19"/>
        </w:rPr>
        <w:t>technologies</w:t>
      </w:r>
      <w:r>
        <w:rPr>
          <w:rFonts w:ascii="Georgia" w:eastAsia="Georgia" w:hAnsi="Georgia" w:cs="Georgia"/>
          <w:spacing w:val="30"/>
          <w:sz w:val="19"/>
          <w:szCs w:val="19"/>
        </w:rPr>
        <w:t xml:space="preserve"> </w:t>
      </w:r>
      <w:r>
        <w:rPr>
          <w:rFonts w:ascii="Georgia" w:eastAsia="Georgia" w:hAnsi="Georgia" w:cs="Georgia"/>
          <w:sz w:val="19"/>
          <w:szCs w:val="19"/>
        </w:rPr>
        <w:t>is</w:t>
      </w:r>
      <w:r>
        <w:rPr>
          <w:rFonts w:ascii="Georgia" w:eastAsia="Georgia" w:hAnsi="Georgia" w:cs="Georgia"/>
          <w:spacing w:val="13"/>
          <w:sz w:val="19"/>
          <w:szCs w:val="19"/>
        </w:rPr>
        <w:t xml:space="preserve"> </w:t>
      </w:r>
      <w:r>
        <w:rPr>
          <w:rFonts w:ascii="Georgia" w:eastAsia="Georgia" w:hAnsi="Georgia" w:cs="Georgia"/>
          <w:sz w:val="19"/>
          <w:szCs w:val="19"/>
        </w:rPr>
        <w:t>complicated</w:t>
      </w:r>
      <w:r>
        <w:rPr>
          <w:rFonts w:ascii="Georgia" w:eastAsia="Georgia" w:hAnsi="Georgia" w:cs="Georgia"/>
          <w:spacing w:val="29"/>
          <w:sz w:val="19"/>
          <w:szCs w:val="19"/>
        </w:rPr>
        <w:t xml:space="preserve"> </w:t>
      </w:r>
      <w:r>
        <w:rPr>
          <w:rFonts w:ascii="Georgia" w:eastAsia="Georgia" w:hAnsi="Georgia" w:cs="Georgia"/>
          <w:sz w:val="19"/>
          <w:szCs w:val="19"/>
        </w:rPr>
        <w:t>in</w:t>
      </w:r>
      <w:r>
        <w:rPr>
          <w:rFonts w:ascii="Georgia" w:eastAsia="Georgia" w:hAnsi="Georgia" w:cs="Georgia"/>
          <w:spacing w:val="15"/>
          <w:sz w:val="19"/>
          <w:szCs w:val="19"/>
        </w:rPr>
        <w:t xml:space="preserve"> </w:t>
      </w:r>
      <w:r>
        <w:rPr>
          <w:rFonts w:ascii="Georgia" w:eastAsia="Georgia" w:hAnsi="Georgia" w:cs="Georgia"/>
          <w:sz w:val="19"/>
          <w:szCs w:val="19"/>
        </w:rPr>
        <w:t>MRI</w:t>
      </w:r>
      <w:r>
        <w:rPr>
          <w:rFonts w:ascii="Georgia" w:eastAsia="Georgia" w:hAnsi="Georgia" w:cs="Georgia"/>
          <w:spacing w:val="17"/>
          <w:sz w:val="19"/>
          <w:szCs w:val="19"/>
        </w:rPr>
        <w:t xml:space="preserve"> </w:t>
      </w:r>
      <w:r>
        <w:rPr>
          <w:rFonts w:ascii="Georgia" w:eastAsia="Georgia" w:hAnsi="Georgia" w:cs="Georgia"/>
          <w:sz w:val="19"/>
          <w:szCs w:val="19"/>
        </w:rPr>
        <w:t>by</w:t>
      </w:r>
      <w:r>
        <w:rPr>
          <w:rFonts w:ascii="Georgia" w:eastAsia="Georgia" w:hAnsi="Georgia" w:cs="Georgia"/>
          <w:spacing w:val="14"/>
          <w:sz w:val="19"/>
          <w:szCs w:val="19"/>
        </w:rPr>
        <w:t xml:space="preserve"> </w:t>
      </w:r>
      <w:r>
        <w:rPr>
          <w:rFonts w:ascii="Georgia" w:eastAsia="Georgia" w:hAnsi="Georgia" w:cs="Georgia"/>
          <w:sz w:val="19"/>
          <w:szCs w:val="19"/>
        </w:rPr>
        <w:t>issues</w:t>
      </w:r>
      <w:r>
        <w:rPr>
          <w:rFonts w:ascii="Georgia" w:eastAsia="Georgia" w:hAnsi="Georgia" w:cs="Georgia"/>
          <w:spacing w:val="20"/>
          <w:sz w:val="19"/>
          <w:szCs w:val="19"/>
        </w:rPr>
        <w:t xml:space="preserve"> </w:t>
      </w:r>
      <w:r>
        <w:rPr>
          <w:rFonts w:ascii="Georgia" w:eastAsia="Georgia" w:hAnsi="Georgia" w:cs="Georgia"/>
          <w:sz w:val="19"/>
          <w:szCs w:val="19"/>
        </w:rPr>
        <w:t>such</w:t>
      </w:r>
      <w:r>
        <w:rPr>
          <w:rFonts w:ascii="Georgia" w:eastAsia="Georgia" w:hAnsi="Georgia" w:cs="Georgia"/>
          <w:spacing w:val="17"/>
          <w:sz w:val="19"/>
          <w:szCs w:val="19"/>
        </w:rPr>
        <w:t xml:space="preserve"> </w:t>
      </w:r>
      <w:r>
        <w:rPr>
          <w:rFonts w:ascii="Georgia" w:eastAsia="Georgia" w:hAnsi="Georgia" w:cs="Georgia"/>
          <w:sz w:val="19"/>
          <w:szCs w:val="19"/>
        </w:rPr>
        <w:t>as</w:t>
      </w:r>
      <w:r>
        <w:rPr>
          <w:rFonts w:ascii="Georgia" w:eastAsia="Georgia" w:hAnsi="Georgia" w:cs="Georgia"/>
          <w:spacing w:val="14"/>
          <w:sz w:val="19"/>
          <w:szCs w:val="19"/>
        </w:rPr>
        <w:t xml:space="preserve"> </w:t>
      </w:r>
      <w:r>
        <w:rPr>
          <w:rFonts w:ascii="Georgia" w:eastAsia="Georgia" w:hAnsi="Georgia" w:cs="Georgia"/>
          <w:sz w:val="19"/>
          <w:szCs w:val="19"/>
        </w:rPr>
        <w:t>RF</w:t>
      </w:r>
      <w:r>
        <w:rPr>
          <w:rFonts w:ascii="Georgia" w:eastAsia="Georgia" w:hAnsi="Georgia" w:cs="Georgia"/>
          <w:spacing w:val="14"/>
          <w:sz w:val="19"/>
          <w:szCs w:val="19"/>
        </w:rPr>
        <w:t xml:space="preserve"> </w:t>
      </w:r>
      <w:r>
        <w:rPr>
          <w:rFonts w:ascii="Georgia" w:eastAsia="Georgia" w:hAnsi="Georgia" w:cs="Georgia"/>
          <w:sz w:val="19"/>
          <w:szCs w:val="19"/>
        </w:rPr>
        <w:t>coil</w:t>
      </w:r>
      <w:r>
        <w:rPr>
          <w:rFonts w:ascii="Georgia" w:eastAsia="Georgia" w:hAnsi="Georgia" w:cs="Georgia"/>
          <w:spacing w:val="16"/>
          <w:sz w:val="19"/>
          <w:szCs w:val="19"/>
        </w:rPr>
        <w:t xml:space="preserve"> </w:t>
      </w:r>
      <w:proofErr w:type="spellStart"/>
      <w:r>
        <w:rPr>
          <w:rFonts w:ascii="Georgia" w:eastAsia="Georgia" w:hAnsi="Georgia" w:cs="Georgia"/>
          <w:w w:val="102"/>
          <w:sz w:val="19"/>
          <w:szCs w:val="19"/>
        </w:rPr>
        <w:t>inhomo</w:t>
      </w:r>
      <w:proofErr w:type="spellEnd"/>
      <w:r>
        <w:rPr>
          <w:rFonts w:ascii="Georgia" w:eastAsia="Georgia" w:hAnsi="Georgia" w:cs="Georgia"/>
          <w:w w:val="102"/>
          <w:sz w:val="19"/>
          <w:szCs w:val="19"/>
        </w:rPr>
        <w:t xml:space="preserve">- </w:t>
      </w:r>
      <w:proofErr w:type="spellStart"/>
      <w:r>
        <w:rPr>
          <w:rFonts w:ascii="Georgia" w:eastAsia="Georgia" w:hAnsi="Georgia" w:cs="Georgia"/>
          <w:sz w:val="19"/>
          <w:szCs w:val="19"/>
        </w:rPr>
        <w:t>geneity</w:t>
      </w:r>
      <w:proofErr w:type="spellEnd"/>
      <w:r>
        <w:rPr>
          <w:rFonts w:ascii="Georgia" w:eastAsia="Georgia" w:hAnsi="Georgia" w:cs="Georgia"/>
          <w:sz w:val="19"/>
          <w:szCs w:val="19"/>
        </w:rPr>
        <w:t>,</w:t>
      </w:r>
      <w:r>
        <w:rPr>
          <w:rFonts w:ascii="Georgia" w:eastAsia="Georgia" w:hAnsi="Georgia" w:cs="Georgia"/>
          <w:spacing w:val="14"/>
          <w:sz w:val="19"/>
          <w:szCs w:val="19"/>
        </w:rPr>
        <w:t xml:space="preserve"> </w:t>
      </w:r>
      <w:r>
        <w:rPr>
          <w:rFonts w:ascii="Georgia" w:eastAsia="Georgia" w:hAnsi="Georgia" w:cs="Georgia"/>
          <w:sz w:val="19"/>
          <w:szCs w:val="19"/>
        </w:rPr>
        <w:t>presence</w:t>
      </w:r>
      <w:r>
        <w:rPr>
          <w:rFonts w:ascii="Georgia" w:eastAsia="Georgia" w:hAnsi="Georgia" w:cs="Georgia"/>
          <w:spacing w:val="16"/>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sz w:val="19"/>
          <w:szCs w:val="19"/>
        </w:rPr>
        <w:t>resolution</w:t>
      </w:r>
      <w:r>
        <w:rPr>
          <w:rFonts w:ascii="Georgia" w:eastAsia="Georgia" w:hAnsi="Georgia" w:cs="Georgia"/>
          <w:spacing w:val="18"/>
          <w:sz w:val="19"/>
          <w:szCs w:val="19"/>
        </w:rPr>
        <w:t xml:space="preserve"> </w:t>
      </w:r>
      <w:r>
        <w:rPr>
          <w:rFonts w:ascii="Georgia" w:eastAsia="Georgia" w:hAnsi="Georgia" w:cs="Georgia"/>
          <w:sz w:val="19"/>
          <w:szCs w:val="19"/>
        </w:rPr>
        <w:t>of</w:t>
      </w:r>
      <w:r>
        <w:rPr>
          <w:rFonts w:ascii="Georgia" w:eastAsia="Georgia" w:hAnsi="Georgia" w:cs="Georgia"/>
          <w:spacing w:val="4"/>
          <w:sz w:val="19"/>
          <w:szCs w:val="19"/>
        </w:rPr>
        <w:t xml:space="preserve"> </w:t>
      </w:r>
      <w:r>
        <w:rPr>
          <w:rFonts w:ascii="Georgia" w:eastAsia="Georgia" w:hAnsi="Georgia" w:cs="Georgia"/>
          <w:sz w:val="19"/>
          <w:szCs w:val="19"/>
        </w:rPr>
        <w:t>structural</w:t>
      </w:r>
      <w:r>
        <w:rPr>
          <w:rFonts w:ascii="Georgia" w:eastAsia="Georgia" w:hAnsi="Georgia" w:cs="Georgia"/>
          <w:spacing w:val="17"/>
          <w:sz w:val="19"/>
          <w:szCs w:val="19"/>
        </w:rPr>
        <w:t xml:space="preserve"> </w:t>
      </w:r>
      <w:r>
        <w:rPr>
          <w:rFonts w:ascii="Georgia" w:eastAsia="Georgia" w:hAnsi="Georgia" w:cs="Georgia"/>
          <w:sz w:val="19"/>
          <w:szCs w:val="19"/>
        </w:rPr>
        <w:t>detail,</w:t>
      </w:r>
      <w:r>
        <w:rPr>
          <w:rFonts w:ascii="Georgia" w:eastAsia="Georgia" w:hAnsi="Georgia" w:cs="Georgia"/>
          <w:spacing w:val="11"/>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sz w:val="19"/>
          <w:szCs w:val="19"/>
        </w:rPr>
        <w:t>the</w:t>
      </w:r>
      <w:r>
        <w:rPr>
          <w:rFonts w:ascii="Georgia" w:eastAsia="Georgia" w:hAnsi="Georgia" w:cs="Georgia"/>
          <w:spacing w:val="6"/>
          <w:sz w:val="19"/>
          <w:szCs w:val="19"/>
        </w:rPr>
        <w:t xml:space="preserve"> </w:t>
      </w:r>
      <w:r>
        <w:rPr>
          <w:rFonts w:ascii="Georgia" w:eastAsia="Georgia" w:hAnsi="Georgia" w:cs="Georgia"/>
          <w:sz w:val="19"/>
          <w:szCs w:val="19"/>
        </w:rPr>
        <w:t>absence</w:t>
      </w:r>
      <w:r>
        <w:rPr>
          <w:rFonts w:ascii="Georgia" w:eastAsia="Georgia" w:hAnsi="Georgia" w:cs="Georgia"/>
          <w:spacing w:val="14"/>
          <w:sz w:val="19"/>
          <w:szCs w:val="19"/>
        </w:rPr>
        <w:t xml:space="preserve"> </w:t>
      </w:r>
      <w:r>
        <w:rPr>
          <w:rFonts w:ascii="Georgia" w:eastAsia="Georgia" w:hAnsi="Georgia" w:cs="Georgia"/>
          <w:sz w:val="19"/>
          <w:szCs w:val="19"/>
        </w:rPr>
        <w:t>of</w:t>
      </w:r>
      <w:r>
        <w:rPr>
          <w:rFonts w:ascii="Georgia" w:eastAsia="Georgia" w:hAnsi="Georgia" w:cs="Georgia"/>
          <w:spacing w:val="4"/>
          <w:sz w:val="19"/>
          <w:szCs w:val="19"/>
        </w:rPr>
        <w:t xml:space="preserve"> </w:t>
      </w:r>
      <w:r>
        <w:rPr>
          <w:rFonts w:ascii="Georgia" w:eastAsia="Georgia" w:hAnsi="Georgia" w:cs="Georgia"/>
          <w:sz w:val="19"/>
          <w:szCs w:val="19"/>
        </w:rPr>
        <w:t>a</w:t>
      </w:r>
      <w:r>
        <w:rPr>
          <w:rFonts w:ascii="Georgia" w:eastAsia="Georgia" w:hAnsi="Georgia" w:cs="Georgia"/>
          <w:spacing w:val="4"/>
          <w:sz w:val="19"/>
          <w:szCs w:val="19"/>
        </w:rPr>
        <w:t xml:space="preserve"> </w:t>
      </w:r>
      <w:r>
        <w:rPr>
          <w:rFonts w:ascii="Georgia" w:eastAsia="Georgia" w:hAnsi="Georgia" w:cs="Georgia"/>
          <w:sz w:val="19"/>
          <w:szCs w:val="19"/>
        </w:rPr>
        <w:t>physically-based</w:t>
      </w:r>
      <w:r>
        <w:rPr>
          <w:rFonts w:ascii="Georgia" w:eastAsia="Georgia" w:hAnsi="Georgia" w:cs="Georgia"/>
          <w:spacing w:val="29"/>
          <w:sz w:val="19"/>
          <w:szCs w:val="19"/>
        </w:rPr>
        <w:t xml:space="preserve"> </w:t>
      </w:r>
      <w:r>
        <w:rPr>
          <w:rFonts w:ascii="Georgia" w:eastAsia="Georgia" w:hAnsi="Georgia" w:cs="Georgia"/>
          <w:sz w:val="19"/>
          <w:szCs w:val="19"/>
        </w:rPr>
        <w:t>intensity</w:t>
      </w:r>
      <w:r>
        <w:rPr>
          <w:rFonts w:ascii="Georgia" w:eastAsia="Georgia" w:hAnsi="Georgia" w:cs="Georgia"/>
          <w:spacing w:val="16"/>
          <w:sz w:val="19"/>
          <w:szCs w:val="19"/>
        </w:rPr>
        <w:t xml:space="preserve"> </w:t>
      </w:r>
      <w:r>
        <w:rPr>
          <w:rFonts w:ascii="Georgia" w:eastAsia="Georgia" w:hAnsi="Georgia" w:cs="Georgia"/>
          <w:w w:val="102"/>
          <w:sz w:val="19"/>
          <w:szCs w:val="19"/>
        </w:rPr>
        <w:t>scaling.</w:t>
      </w:r>
    </w:p>
    <w:p w14:paraId="73350E0E" w14:textId="6B4B2EEB" w:rsidR="00E61F9D" w:rsidRDefault="005C64D6">
      <w:pPr>
        <w:spacing w:before="59" w:after="0" w:line="277" w:lineRule="auto"/>
        <w:ind w:left="120" w:right="89" w:hanging="10"/>
        <w:jc w:val="both"/>
        <w:rPr>
          <w:rFonts w:ascii="Georgia" w:eastAsia="Georgia" w:hAnsi="Georgia" w:cs="Georgia"/>
          <w:sz w:val="19"/>
          <w:szCs w:val="19"/>
        </w:rPr>
      </w:pPr>
      <w:r>
        <w:rPr>
          <w:rFonts w:ascii="Georgia" w:eastAsia="Georgia" w:hAnsi="Georgia" w:cs="Georgia"/>
          <w:sz w:val="19"/>
          <w:szCs w:val="19"/>
        </w:rPr>
        <w:t>We</w:t>
      </w:r>
      <w:r>
        <w:rPr>
          <w:rFonts w:ascii="Georgia" w:eastAsia="Georgia" w:hAnsi="Georgia" w:cs="Georgia"/>
          <w:spacing w:val="4"/>
          <w:sz w:val="19"/>
          <w:szCs w:val="19"/>
        </w:rPr>
        <w:t xml:space="preserve"> </w:t>
      </w:r>
      <w:r>
        <w:rPr>
          <w:rFonts w:ascii="Georgia" w:eastAsia="Georgia" w:hAnsi="Georgia" w:cs="Georgia"/>
          <w:sz w:val="19"/>
          <w:szCs w:val="19"/>
        </w:rPr>
        <w:t>recently</w:t>
      </w:r>
      <w:r>
        <w:rPr>
          <w:rFonts w:ascii="Georgia" w:eastAsia="Georgia" w:hAnsi="Georgia" w:cs="Georgia"/>
          <w:spacing w:val="11"/>
          <w:sz w:val="19"/>
          <w:szCs w:val="19"/>
        </w:rPr>
        <w:t xml:space="preserve"> </w:t>
      </w:r>
      <w:r>
        <w:rPr>
          <w:rFonts w:ascii="Georgia" w:eastAsia="Georgia" w:hAnsi="Georgia" w:cs="Georgia"/>
          <w:sz w:val="19"/>
          <w:szCs w:val="19"/>
        </w:rPr>
        <w:t>proposed</w:t>
      </w:r>
      <w:r>
        <w:rPr>
          <w:rFonts w:ascii="Georgia" w:eastAsia="Georgia" w:hAnsi="Georgia" w:cs="Georgia"/>
          <w:spacing w:val="14"/>
          <w:sz w:val="19"/>
          <w:szCs w:val="19"/>
        </w:rPr>
        <w:t xml:space="preserve"> </w:t>
      </w:r>
      <w:r>
        <w:rPr>
          <w:rFonts w:ascii="Georgia" w:eastAsia="Georgia" w:hAnsi="Georgia" w:cs="Georgia"/>
          <w:sz w:val="19"/>
          <w:szCs w:val="19"/>
        </w:rPr>
        <w:t>a</w:t>
      </w:r>
      <w:r>
        <w:rPr>
          <w:rFonts w:ascii="Georgia" w:eastAsia="Georgia" w:hAnsi="Georgia" w:cs="Georgia"/>
          <w:spacing w:val="1"/>
          <w:sz w:val="19"/>
          <w:szCs w:val="19"/>
        </w:rPr>
        <w:t xml:space="preserve"> </w:t>
      </w:r>
      <w:r>
        <w:rPr>
          <w:rFonts w:ascii="Georgia" w:eastAsia="Georgia" w:hAnsi="Georgia" w:cs="Georgia"/>
          <w:sz w:val="19"/>
          <w:szCs w:val="19"/>
        </w:rPr>
        <w:t>multi-atlas</w:t>
      </w:r>
      <w:r>
        <w:rPr>
          <w:rFonts w:ascii="Georgia" w:eastAsia="Georgia" w:hAnsi="Georgia" w:cs="Georgia"/>
          <w:spacing w:val="16"/>
          <w:sz w:val="19"/>
          <w:szCs w:val="19"/>
        </w:rPr>
        <w:t xml:space="preserve"> </w:t>
      </w:r>
      <w:r>
        <w:rPr>
          <w:rFonts w:ascii="Georgia" w:eastAsia="Georgia" w:hAnsi="Georgia" w:cs="Georgia"/>
          <w:sz w:val="19"/>
          <w:szCs w:val="19"/>
        </w:rPr>
        <w:t>approach</w:t>
      </w:r>
      <w:r>
        <w:rPr>
          <w:rFonts w:ascii="Georgia" w:eastAsia="Georgia" w:hAnsi="Georgia" w:cs="Georgia"/>
          <w:spacing w:val="14"/>
          <w:sz w:val="19"/>
          <w:szCs w:val="19"/>
        </w:rPr>
        <w:t xml:space="preserve"> </w:t>
      </w:r>
      <w:r>
        <w:rPr>
          <w:rFonts w:ascii="Georgia" w:eastAsia="Georgia" w:hAnsi="Georgia" w:cs="Georgia"/>
          <w:sz w:val="19"/>
          <w:szCs w:val="19"/>
        </w:rPr>
        <w:t>for</w:t>
      </w:r>
      <w:r>
        <w:rPr>
          <w:rFonts w:ascii="Georgia" w:eastAsia="Georgia" w:hAnsi="Georgia" w:cs="Georgia"/>
          <w:spacing w:val="3"/>
          <w:sz w:val="19"/>
          <w:szCs w:val="19"/>
        </w:rPr>
        <w:t xml:space="preserve"> </w:t>
      </w:r>
      <w:r>
        <w:rPr>
          <w:rFonts w:ascii="Georgia" w:eastAsia="Georgia" w:hAnsi="Georgia" w:cs="Georgia"/>
          <w:sz w:val="19"/>
          <w:szCs w:val="19"/>
        </w:rPr>
        <w:t>automatically</w:t>
      </w:r>
      <w:r>
        <w:rPr>
          <w:rFonts w:ascii="Georgia" w:eastAsia="Georgia" w:hAnsi="Georgia" w:cs="Georgia"/>
          <w:spacing w:val="21"/>
          <w:sz w:val="19"/>
          <w:szCs w:val="19"/>
        </w:rPr>
        <w:t xml:space="preserve"> </w:t>
      </w:r>
      <w:r>
        <w:rPr>
          <w:rFonts w:ascii="Georgia" w:eastAsia="Georgia" w:hAnsi="Georgia" w:cs="Georgia"/>
          <w:sz w:val="19"/>
          <w:szCs w:val="19"/>
        </w:rPr>
        <w:t>segmenting</w:t>
      </w:r>
      <w:r>
        <w:rPr>
          <w:rFonts w:ascii="Georgia" w:eastAsia="Georgia" w:hAnsi="Georgia" w:cs="Georgia"/>
          <w:spacing w:val="17"/>
          <w:sz w:val="19"/>
          <w:szCs w:val="19"/>
        </w:rPr>
        <w:t xml:space="preserve"> </w:t>
      </w:r>
      <w:r>
        <w:rPr>
          <w:rFonts w:ascii="Georgia" w:eastAsia="Georgia" w:hAnsi="Georgia" w:cs="Georgia"/>
          <w:sz w:val="19"/>
          <w:szCs w:val="19"/>
        </w:rPr>
        <w:t>the</w:t>
      </w:r>
      <w:r>
        <w:rPr>
          <w:rFonts w:ascii="Georgia" w:eastAsia="Georgia" w:hAnsi="Georgia" w:cs="Georgia"/>
          <w:spacing w:val="3"/>
          <w:sz w:val="19"/>
          <w:szCs w:val="19"/>
        </w:rPr>
        <w:t xml:space="preserve"> </w:t>
      </w:r>
      <w:r>
        <w:rPr>
          <w:rFonts w:ascii="Georgia" w:eastAsia="Georgia" w:hAnsi="Georgia" w:cs="Georgia"/>
          <w:sz w:val="19"/>
          <w:szCs w:val="19"/>
        </w:rPr>
        <w:t>left</w:t>
      </w:r>
      <w:r>
        <w:rPr>
          <w:rFonts w:ascii="Georgia" w:eastAsia="Georgia" w:hAnsi="Georgia" w:cs="Georgia"/>
          <w:spacing w:val="3"/>
          <w:sz w:val="19"/>
          <w:szCs w:val="19"/>
        </w:rPr>
        <w:t xml:space="preserve"> </w:t>
      </w:r>
      <w:r>
        <w:rPr>
          <w:rFonts w:ascii="Georgia" w:eastAsia="Georgia" w:hAnsi="Georgia" w:cs="Georgia"/>
          <w:sz w:val="19"/>
          <w:szCs w:val="19"/>
        </w:rPr>
        <w:t>and</w:t>
      </w:r>
      <w:r>
        <w:rPr>
          <w:rFonts w:ascii="Georgia" w:eastAsia="Georgia" w:hAnsi="Georgia" w:cs="Georgia"/>
          <w:spacing w:val="4"/>
          <w:sz w:val="19"/>
          <w:szCs w:val="19"/>
        </w:rPr>
        <w:t xml:space="preserve"> </w:t>
      </w:r>
      <w:r>
        <w:rPr>
          <w:rFonts w:ascii="Georgia" w:eastAsia="Georgia" w:hAnsi="Georgia" w:cs="Georgia"/>
          <w:sz w:val="19"/>
          <w:szCs w:val="19"/>
        </w:rPr>
        <w:t>right</w:t>
      </w:r>
      <w:r>
        <w:rPr>
          <w:rFonts w:ascii="Georgia" w:eastAsia="Georgia" w:hAnsi="Georgia" w:cs="Georgia"/>
          <w:spacing w:val="6"/>
          <w:sz w:val="19"/>
          <w:szCs w:val="19"/>
        </w:rPr>
        <w:t xml:space="preserve"> </w:t>
      </w:r>
      <w:r>
        <w:rPr>
          <w:rFonts w:ascii="Georgia" w:eastAsia="Georgia" w:hAnsi="Georgia" w:cs="Georgia"/>
          <w:sz w:val="19"/>
          <w:szCs w:val="19"/>
        </w:rPr>
        <w:t>lungs</w:t>
      </w:r>
      <w:r>
        <w:rPr>
          <w:rFonts w:ascii="Georgia" w:eastAsia="Georgia" w:hAnsi="Georgia" w:cs="Georgia"/>
          <w:spacing w:val="7"/>
          <w:sz w:val="19"/>
          <w:szCs w:val="19"/>
        </w:rPr>
        <w:t xml:space="preserve"> </w:t>
      </w:r>
      <w:r>
        <w:rPr>
          <w:rFonts w:ascii="Georgia" w:eastAsia="Georgia" w:hAnsi="Georgia" w:cs="Georgia"/>
          <w:sz w:val="19"/>
          <w:szCs w:val="19"/>
        </w:rPr>
        <w:t>in</w:t>
      </w:r>
      <w:r>
        <w:rPr>
          <w:rFonts w:ascii="Georgia" w:eastAsia="Georgia" w:hAnsi="Georgia" w:cs="Georgia"/>
          <w:spacing w:val="3"/>
          <w:sz w:val="19"/>
          <w:szCs w:val="19"/>
        </w:rPr>
        <w:t xml:space="preserve"> </w:t>
      </w:r>
      <w:r>
        <w:rPr>
          <w:rFonts w:ascii="Georgia" w:eastAsia="Georgia" w:hAnsi="Georgia" w:cs="Georgia"/>
          <w:sz w:val="19"/>
          <w:szCs w:val="19"/>
        </w:rPr>
        <w:t>1H</w:t>
      </w:r>
      <w:r>
        <w:rPr>
          <w:rFonts w:ascii="Georgia" w:eastAsia="Georgia" w:hAnsi="Georgia" w:cs="Georgia"/>
          <w:spacing w:val="3"/>
          <w:sz w:val="19"/>
          <w:szCs w:val="19"/>
        </w:rPr>
        <w:t xml:space="preserve"> </w:t>
      </w:r>
      <w:r>
        <w:rPr>
          <w:rFonts w:ascii="Georgia" w:eastAsia="Georgia" w:hAnsi="Georgia" w:cs="Georgia"/>
          <w:sz w:val="19"/>
          <w:szCs w:val="19"/>
        </w:rPr>
        <w:t>MRI</w:t>
      </w:r>
      <w:r>
        <w:rPr>
          <w:rFonts w:ascii="Georgia" w:eastAsia="Georgia" w:hAnsi="Georgia" w:cs="Georgia"/>
          <w:spacing w:val="6"/>
          <w:sz w:val="19"/>
          <w:szCs w:val="19"/>
        </w:rPr>
        <w:t xml:space="preserve"> </w:t>
      </w:r>
      <w:r>
        <w:rPr>
          <w:rFonts w:ascii="Georgia" w:eastAsia="Georgia" w:hAnsi="Georgia" w:cs="Georgia"/>
          <w:sz w:val="19"/>
          <w:szCs w:val="19"/>
        </w:rPr>
        <w:t>[50].</w:t>
      </w:r>
      <w:r>
        <w:rPr>
          <w:rFonts w:ascii="Georgia" w:eastAsia="Georgia" w:hAnsi="Georgia" w:cs="Georgia"/>
          <w:spacing w:val="24"/>
          <w:sz w:val="19"/>
          <w:szCs w:val="19"/>
        </w:rPr>
        <w:t xml:space="preserve"> </w:t>
      </w:r>
      <w:r>
        <w:rPr>
          <w:rFonts w:ascii="Georgia" w:eastAsia="Georgia" w:hAnsi="Georgia" w:cs="Georgia"/>
          <w:w w:val="102"/>
          <w:sz w:val="19"/>
          <w:szCs w:val="19"/>
        </w:rPr>
        <w:t xml:space="preserve">Multi-atlas </w:t>
      </w:r>
      <w:r>
        <w:rPr>
          <w:rFonts w:ascii="Georgia" w:eastAsia="Georgia" w:hAnsi="Georgia" w:cs="Georgia"/>
          <w:sz w:val="19"/>
          <w:szCs w:val="19"/>
        </w:rPr>
        <w:t>approaches</w:t>
      </w:r>
      <w:r>
        <w:rPr>
          <w:rFonts w:ascii="Georgia" w:eastAsia="Georgia" w:hAnsi="Georgia" w:cs="Georgia"/>
          <w:spacing w:val="15"/>
          <w:sz w:val="19"/>
          <w:szCs w:val="19"/>
        </w:rPr>
        <w:t xml:space="preserve"> </w:t>
      </w:r>
      <w:r>
        <w:rPr>
          <w:rFonts w:ascii="Georgia" w:eastAsia="Georgia" w:hAnsi="Georgia" w:cs="Georgia"/>
          <w:sz w:val="19"/>
          <w:szCs w:val="19"/>
        </w:rPr>
        <w:t>to</w:t>
      </w:r>
      <w:r>
        <w:rPr>
          <w:rFonts w:ascii="Georgia" w:eastAsia="Georgia" w:hAnsi="Georgia" w:cs="Georgia"/>
          <w:spacing w:val="-1"/>
          <w:sz w:val="19"/>
          <w:szCs w:val="19"/>
        </w:rPr>
        <w:t xml:space="preserve"> </w:t>
      </w:r>
      <w:r>
        <w:rPr>
          <w:rFonts w:ascii="Georgia" w:eastAsia="Georgia" w:hAnsi="Georgia" w:cs="Georgia"/>
          <w:sz w:val="19"/>
          <w:szCs w:val="19"/>
        </w:rPr>
        <w:t>segmentation</w:t>
      </w:r>
      <w:r>
        <w:rPr>
          <w:rFonts w:ascii="Georgia" w:eastAsia="Georgia" w:hAnsi="Georgia" w:cs="Georgia"/>
          <w:spacing w:val="19"/>
          <w:sz w:val="19"/>
          <w:szCs w:val="19"/>
        </w:rPr>
        <w:t xml:space="preserve"> </w:t>
      </w:r>
      <w:r>
        <w:rPr>
          <w:rFonts w:ascii="Georgia" w:eastAsia="Georgia" w:hAnsi="Georgia" w:cs="Georgia"/>
          <w:sz w:val="19"/>
          <w:szCs w:val="19"/>
        </w:rPr>
        <w:t>have</w:t>
      </w:r>
      <w:r>
        <w:rPr>
          <w:rFonts w:ascii="Georgia" w:eastAsia="Georgia" w:hAnsi="Georgia" w:cs="Georgia"/>
          <w:spacing w:val="4"/>
          <w:sz w:val="19"/>
          <w:szCs w:val="19"/>
        </w:rPr>
        <w:t xml:space="preserve"> </w:t>
      </w:r>
      <w:r>
        <w:rPr>
          <w:rFonts w:ascii="Georgia" w:eastAsia="Georgia" w:hAnsi="Georgia" w:cs="Georgia"/>
          <w:sz w:val="19"/>
          <w:szCs w:val="19"/>
        </w:rPr>
        <w:t>proven</w:t>
      </w:r>
      <w:r>
        <w:rPr>
          <w:rFonts w:ascii="Georgia" w:eastAsia="Georgia" w:hAnsi="Georgia" w:cs="Georgia"/>
          <w:spacing w:val="8"/>
          <w:sz w:val="19"/>
          <w:szCs w:val="19"/>
        </w:rPr>
        <w:t xml:space="preserve"> </w:t>
      </w:r>
      <w:r>
        <w:rPr>
          <w:rFonts w:ascii="Georgia" w:eastAsia="Georgia" w:hAnsi="Georgia" w:cs="Georgia"/>
          <w:sz w:val="19"/>
          <w:szCs w:val="19"/>
        </w:rPr>
        <w:t>highly</w:t>
      </w:r>
      <w:r>
        <w:rPr>
          <w:rFonts w:ascii="Georgia" w:eastAsia="Georgia" w:hAnsi="Georgia" w:cs="Georgia"/>
          <w:spacing w:val="6"/>
          <w:sz w:val="19"/>
          <w:szCs w:val="19"/>
        </w:rPr>
        <w:t xml:space="preserve"> </w:t>
      </w:r>
      <w:r>
        <w:rPr>
          <w:rFonts w:ascii="Georgia" w:eastAsia="Georgia" w:hAnsi="Georgia" w:cs="Georgia"/>
          <w:sz w:val="19"/>
          <w:szCs w:val="19"/>
        </w:rPr>
        <w:t>successful</w:t>
      </w:r>
      <w:r>
        <w:rPr>
          <w:rFonts w:ascii="Georgia" w:eastAsia="Georgia" w:hAnsi="Georgia" w:cs="Georgia"/>
          <w:spacing w:val="13"/>
          <w:sz w:val="19"/>
          <w:szCs w:val="19"/>
        </w:rPr>
        <w:t xml:space="preserve"> </w:t>
      </w:r>
      <w:r>
        <w:rPr>
          <w:rFonts w:ascii="Georgia" w:eastAsia="Georgia" w:hAnsi="Georgia" w:cs="Georgia"/>
          <w:sz w:val="19"/>
          <w:szCs w:val="19"/>
        </w:rPr>
        <w:t>in</w:t>
      </w:r>
      <w:r>
        <w:rPr>
          <w:rFonts w:ascii="Georgia" w:eastAsia="Georgia" w:hAnsi="Georgia" w:cs="Georgia"/>
          <w:spacing w:val="1"/>
          <w:sz w:val="19"/>
          <w:szCs w:val="19"/>
        </w:rPr>
        <w:t xml:space="preserve"> </w:t>
      </w:r>
      <w:del w:id="192" w:author="James Gee" w:date="2016-07-20T14:34:00Z">
        <w:r w:rsidDel="00FE26EA">
          <w:rPr>
            <w:rFonts w:ascii="Georgia" w:eastAsia="Georgia" w:hAnsi="Georgia" w:cs="Georgia"/>
            <w:sz w:val="19"/>
            <w:szCs w:val="19"/>
          </w:rPr>
          <w:delText>neuroimaging</w:delText>
        </w:r>
        <w:r w:rsidDel="00FE26EA">
          <w:rPr>
            <w:rFonts w:ascii="Georgia" w:eastAsia="Georgia" w:hAnsi="Georgia" w:cs="Georgia"/>
            <w:spacing w:val="19"/>
            <w:sz w:val="19"/>
            <w:szCs w:val="19"/>
          </w:rPr>
          <w:delText xml:space="preserve"> </w:delText>
        </w:r>
      </w:del>
      <w:ins w:id="193" w:author="James Gee" w:date="2016-07-20T14:34:00Z">
        <w:r w:rsidR="00FE26EA">
          <w:rPr>
            <w:rFonts w:ascii="Georgia" w:eastAsia="Georgia" w:hAnsi="Georgia" w:cs="Georgia"/>
            <w:sz w:val="19"/>
            <w:szCs w:val="19"/>
          </w:rPr>
          <w:t>multiple domains</w:t>
        </w:r>
        <w:r w:rsidR="00FE26EA">
          <w:rPr>
            <w:rFonts w:ascii="Georgia" w:eastAsia="Georgia" w:hAnsi="Georgia" w:cs="Georgia"/>
            <w:spacing w:val="19"/>
            <w:sz w:val="19"/>
            <w:szCs w:val="19"/>
          </w:rPr>
          <w:t xml:space="preserve"> </w:t>
        </w:r>
      </w:ins>
      <w:r>
        <w:rPr>
          <w:rFonts w:ascii="Georgia" w:eastAsia="Georgia" w:hAnsi="Georgia" w:cs="Georgia"/>
          <w:sz w:val="19"/>
          <w:szCs w:val="19"/>
        </w:rPr>
        <w:t>[46,</w:t>
      </w:r>
      <w:r>
        <w:rPr>
          <w:rFonts w:ascii="Georgia" w:eastAsia="Georgia" w:hAnsi="Georgia" w:cs="Georgia"/>
          <w:spacing w:val="4"/>
          <w:sz w:val="19"/>
          <w:szCs w:val="19"/>
        </w:rPr>
        <w:t xml:space="preserve"> </w:t>
      </w:r>
      <w:r>
        <w:rPr>
          <w:rFonts w:ascii="Georgia" w:eastAsia="Georgia" w:hAnsi="Georgia" w:cs="Georgia"/>
          <w:sz w:val="19"/>
          <w:szCs w:val="19"/>
        </w:rPr>
        <w:t>52]</w:t>
      </w:r>
      <w:r>
        <w:rPr>
          <w:rFonts w:ascii="Georgia" w:eastAsia="Georgia" w:hAnsi="Georgia" w:cs="Georgia"/>
          <w:spacing w:val="2"/>
          <w:sz w:val="19"/>
          <w:szCs w:val="19"/>
        </w:rPr>
        <w:t xml:space="preserve"> </w:t>
      </w:r>
      <w:r>
        <w:rPr>
          <w:rFonts w:ascii="Georgia" w:eastAsia="Georgia" w:hAnsi="Georgia" w:cs="Georgia"/>
          <w:sz w:val="19"/>
          <w:szCs w:val="19"/>
        </w:rPr>
        <w:t>and</w:t>
      </w:r>
      <w:r>
        <w:rPr>
          <w:rFonts w:ascii="Georgia" w:eastAsia="Georgia" w:hAnsi="Georgia" w:cs="Georgia"/>
          <w:spacing w:val="2"/>
          <w:sz w:val="19"/>
          <w:szCs w:val="19"/>
        </w:rPr>
        <w:t xml:space="preserve"> </w:t>
      </w:r>
      <w:r>
        <w:rPr>
          <w:rFonts w:ascii="Georgia" w:eastAsia="Georgia" w:hAnsi="Georgia" w:cs="Georgia"/>
          <w:sz w:val="19"/>
          <w:szCs w:val="19"/>
        </w:rPr>
        <w:t>these</w:t>
      </w:r>
      <w:r>
        <w:rPr>
          <w:rFonts w:ascii="Georgia" w:eastAsia="Georgia" w:hAnsi="Georgia" w:cs="Georgia"/>
          <w:spacing w:val="5"/>
          <w:sz w:val="19"/>
          <w:szCs w:val="19"/>
        </w:rPr>
        <w:t xml:space="preserve"> </w:t>
      </w:r>
      <w:r>
        <w:rPr>
          <w:rFonts w:ascii="Georgia" w:eastAsia="Georgia" w:hAnsi="Georgia" w:cs="Georgia"/>
          <w:sz w:val="19"/>
          <w:szCs w:val="19"/>
        </w:rPr>
        <w:t>methods</w:t>
      </w:r>
      <w:r>
        <w:rPr>
          <w:rFonts w:ascii="Georgia" w:eastAsia="Georgia" w:hAnsi="Georgia" w:cs="Georgia"/>
          <w:spacing w:val="11"/>
          <w:sz w:val="19"/>
          <w:szCs w:val="19"/>
        </w:rPr>
        <w:t xml:space="preserve"> </w:t>
      </w:r>
      <w:r>
        <w:rPr>
          <w:rFonts w:ascii="Georgia" w:eastAsia="Georgia" w:hAnsi="Georgia" w:cs="Georgia"/>
          <w:sz w:val="19"/>
          <w:szCs w:val="19"/>
        </w:rPr>
        <w:t>translate</w:t>
      </w:r>
      <w:r>
        <w:rPr>
          <w:rFonts w:ascii="Georgia" w:eastAsia="Georgia" w:hAnsi="Georgia" w:cs="Georgia"/>
          <w:spacing w:val="11"/>
          <w:sz w:val="19"/>
          <w:szCs w:val="19"/>
        </w:rPr>
        <w:t xml:space="preserve"> </w:t>
      </w:r>
      <w:r>
        <w:rPr>
          <w:rFonts w:ascii="Georgia" w:eastAsia="Georgia" w:hAnsi="Georgia" w:cs="Georgia"/>
          <w:sz w:val="19"/>
          <w:szCs w:val="19"/>
        </w:rPr>
        <w:t>readily</w:t>
      </w:r>
      <w:r>
        <w:rPr>
          <w:rFonts w:ascii="Georgia" w:eastAsia="Georgia" w:hAnsi="Georgia" w:cs="Georgia"/>
          <w:spacing w:val="8"/>
          <w:sz w:val="19"/>
          <w:szCs w:val="19"/>
        </w:rPr>
        <w:t xml:space="preserve"> </w:t>
      </w:r>
      <w:r>
        <w:rPr>
          <w:rFonts w:ascii="Georgia" w:eastAsia="Georgia" w:hAnsi="Georgia" w:cs="Georgia"/>
          <w:sz w:val="19"/>
          <w:szCs w:val="19"/>
        </w:rPr>
        <w:t>to</w:t>
      </w:r>
      <w:r>
        <w:rPr>
          <w:rFonts w:ascii="Georgia" w:eastAsia="Georgia" w:hAnsi="Georgia" w:cs="Georgia"/>
          <w:spacing w:val="-1"/>
          <w:sz w:val="19"/>
          <w:szCs w:val="19"/>
        </w:rPr>
        <w:t xml:space="preserve"> </w:t>
      </w:r>
      <w:del w:id="194" w:author="James Gee" w:date="2016-07-20T14:35:00Z">
        <w:r w:rsidDel="00FE26EA">
          <w:rPr>
            <w:rFonts w:ascii="Georgia" w:eastAsia="Georgia" w:hAnsi="Georgia" w:cs="Georgia"/>
            <w:w w:val="102"/>
            <w:sz w:val="19"/>
            <w:szCs w:val="19"/>
          </w:rPr>
          <w:delText xml:space="preserve">the </w:delText>
        </w:r>
      </w:del>
      <w:r>
        <w:rPr>
          <w:rFonts w:ascii="Georgia" w:eastAsia="Georgia" w:hAnsi="Georgia" w:cs="Georgia"/>
          <w:sz w:val="19"/>
          <w:szCs w:val="19"/>
        </w:rPr>
        <w:t>pulmonary</w:t>
      </w:r>
      <w:r>
        <w:rPr>
          <w:rFonts w:ascii="Georgia" w:eastAsia="Georgia" w:hAnsi="Georgia" w:cs="Georgia"/>
          <w:spacing w:val="34"/>
          <w:sz w:val="19"/>
          <w:szCs w:val="19"/>
        </w:rPr>
        <w:t xml:space="preserve"> </w:t>
      </w:r>
      <w:del w:id="195" w:author="James Gee" w:date="2016-07-20T14:35:00Z">
        <w:r w:rsidDel="00FE26EA">
          <w:rPr>
            <w:rFonts w:ascii="Georgia" w:eastAsia="Georgia" w:hAnsi="Georgia" w:cs="Georgia"/>
            <w:sz w:val="19"/>
            <w:szCs w:val="19"/>
          </w:rPr>
          <w:delText>domain</w:delText>
        </w:r>
      </w:del>
      <w:ins w:id="196" w:author="James Gee" w:date="2016-07-20T14:35:00Z">
        <w:r w:rsidR="00FE26EA">
          <w:rPr>
            <w:rFonts w:ascii="Georgia" w:eastAsia="Georgia" w:hAnsi="Georgia" w:cs="Georgia"/>
            <w:sz w:val="19"/>
            <w:szCs w:val="19"/>
          </w:rPr>
          <w:t>applications</w:t>
        </w:r>
      </w:ins>
      <w:r>
        <w:rPr>
          <w:rFonts w:ascii="Georgia" w:eastAsia="Georgia" w:hAnsi="Georgia" w:cs="Georgia"/>
          <w:sz w:val="19"/>
          <w:szCs w:val="19"/>
        </w:rPr>
        <w:t xml:space="preserve">. </w:t>
      </w:r>
      <w:r>
        <w:rPr>
          <w:rFonts w:ascii="Georgia" w:eastAsia="Georgia" w:hAnsi="Georgia" w:cs="Georgia"/>
          <w:spacing w:val="28"/>
          <w:sz w:val="19"/>
          <w:szCs w:val="19"/>
        </w:rPr>
        <w:t xml:space="preserve"> </w:t>
      </w:r>
      <w:r>
        <w:rPr>
          <w:rFonts w:ascii="Georgia" w:eastAsia="Georgia" w:hAnsi="Georgia" w:cs="Georgia"/>
          <w:sz w:val="19"/>
          <w:szCs w:val="19"/>
        </w:rPr>
        <w:t>Whereas</w:t>
      </w:r>
      <w:r>
        <w:rPr>
          <w:rFonts w:ascii="Georgia" w:eastAsia="Georgia" w:hAnsi="Georgia" w:cs="Georgia"/>
          <w:spacing w:val="31"/>
          <w:sz w:val="19"/>
          <w:szCs w:val="19"/>
        </w:rPr>
        <w:t xml:space="preserve"> </w:t>
      </w:r>
      <w:r>
        <w:rPr>
          <w:rFonts w:ascii="Georgia" w:eastAsia="Georgia" w:hAnsi="Georgia" w:cs="Georgia"/>
          <w:sz w:val="19"/>
          <w:szCs w:val="19"/>
        </w:rPr>
        <w:t>many</w:t>
      </w:r>
      <w:r>
        <w:rPr>
          <w:rFonts w:ascii="Georgia" w:eastAsia="Georgia" w:hAnsi="Georgia" w:cs="Georgia"/>
          <w:spacing w:val="25"/>
          <w:sz w:val="19"/>
          <w:szCs w:val="19"/>
        </w:rPr>
        <w:t xml:space="preserve"> </w:t>
      </w:r>
      <w:r>
        <w:rPr>
          <w:rFonts w:ascii="Georgia" w:eastAsia="Georgia" w:hAnsi="Georgia" w:cs="Georgia"/>
          <w:sz w:val="19"/>
          <w:szCs w:val="19"/>
        </w:rPr>
        <w:t>current</w:t>
      </w:r>
      <w:r>
        <w:rPr>
          <w:rFonts w:ascii="Georgia" w:eastAsia="Georgia" w:hAnsi="Georgia" w:cs="Georgia"/>
          <w:spacing w:val="28"/>
          <w:sz w:val="19"/>
          <w:szCs w:val="19"/>
        </w:rPr>
        <w:t xml:space="preserve"> </w:t>
      </w:r>
      <w:r>
        <w:rPr>
          <w:rFonts w:ascii="Georgia" w:eastAsia="Georgia" w:hAnsi="Georgia" w:cs="Georgia"/>
          <w:sz w:val="19"/>
          <w:szCs w:val="19"/>
        </w:rPr>
        <w:t>strategies</w:t>
      </w:r>
      <w:r>
        <w:rPr>
          <w:rFonts w:ascii="Georgia" w:eastAsia="Georgia" w:hAnsi="Georgia" w:cs="Georgia"/>
          <w:spacing w:val="32"/>
          <w:sz w:val="19"/>
          <w:szCs w:val="19"/>
        </w:rPr>
        <w:t xml:space="preserve"> </w:t>
      </w:r>
      <w:r>
        <w:rPr>
          <w:rFonts w:ascii="Georgia" w:eastAsia="Georgia" w:hAnsi="Georgia" w:cs="Georgia"/>
          <w:sz w:val="19"/>
          <w:szCs w:val="19"/>
        </w:rPr>
        <w:t>for</w:t>
      </w:r>
      <w:r>
        <w:rPr>
          <w:rFonts w:ascii="Georgia" w:eastAsia="Georgia" w:hAnsi="Georgia" w:cs="Georgia"/>
          <w:spacing w:val="21"/>
          <w:sz w:val="19"/>
          <w:szCs w:val="19"/>
        </w:rPr>
        <w:t xml:space="preserve"> </w:t>
      </w:r>
      <w:r>
        <w:rPr>
          <w:rFonts w:ascii="Georgia" w:eastAsia="Georgia" w:hAnsi="Georgia" w:cs="Georgia"/>
          <w:sz w:val="19"/>
          <w:szCs w:val="19"/>
        </w:rPr>
        <w:t>lung</w:t>
      </w:r>
      <w:r>
        <w:rPr>
          <w:rFonts w:ascii="Georgia" w:eastAsia="Georgia" w:hAnsi="Georgia" w:cs="Georgia"/>
          <w:spacing w:val="23"/>
          <w:sz w:val="19"/>
          <w:szCs w:val="19"/>
        </w:rPr>
        <w:t xml:space="preserve"> </w:t>
      </w:r>
      <w:r>
        <w:rPr>
          <w:rFonts w:ascii="Georgia" w:eastAsia="Georgia" w:hAnsi="Georgia" w:cs="Georgia"/>
          <w:sz w:val="19"/>
          <w:szCs w:val="19"/>
        </w:rPr>
        <w:t>image</w:t>
      </w:r>
      <w:r>
        <w:rPr>
          <w:rFonts w:ascii="Georgia" w:eastAsia="Georgia" w:hAnsi="Georgia" w:cs="Georgia"/>
          <w:spacing w:val="26"/>
          <w:sz w:val="19"/>
          <w:szCs w:val="19"/>
        </w:rPr>
        <w:t xml:space="preserve"> </w:t>
      </w:r>
      <w:r>
        <w:rPr>
          <w:rFonts w:ascii="Georgia" w:eastAsia="Georgia" w:hAnsi="Georgia" w:cs="Georgia"/>
          <w:sz w:val="19"/>
          <w:szCs w:val="19"/>
        </w:rPr>
        <w:t>segmentation</w:t>
      </w:r>
      <w:r>
        <w:rPr>
          <w:rFonts w:ascii="Georgia" w:eastAsia="Georgia" w:hAnsi="Georgia" w:cs="Georgia"/>
          <w:spacing w:val="39"/>
          <w:sz w:val="19"/>
          <w:szCs w:val="19"/>
        </w:rPr>
        <w:t xml:space="preserve"> </w:t>
      </w:r>
      <w:r>
        <w:rPr>
          <w:rFonts w:ascii="Georgia" w:eastAsia="Georgia" w:hAnsi="Georgia" w:cs="Georgia"/>
          <w:sz w:val="19"/>
          <w:szCs w:val="19"/>
        </w:rPr>
        <w:t>employ</w:t>
      </w:r>
      <w:r>
        <w:rPr>
          <w:rFonts w:ascii="Georgia" w:eastAsia="Georgia" w:hAnsi="Georgia" w:cs="Georgia"/>
          <w:spacing w:val="28"/>
          <w:sz w:val="19"/>
          <w:szCs w:val="19"/>
        </w:rPr>
        <w:t xml:space="preserve"> </w:t>
      </w:r>
      <w:r>
        <w:rPr>
          <w:rFonts w:ascii="Georgia" w:eastAsia="Georgia" w:hAnsi="Georgia" w:cs="Georgia"/>
          <w:sz w:val="19"/>
          <w:szCs w:val="19"/>
        </w:rPr>
        <w:t>low-level</w:t>
      </w:r>
      <w:r>
        <w:rPr>
          <w:rFonts w:ascii="Georgia" w:eastAsia="Georgia" w:hAnsi="Georgia" w:cs="Georgia"/>
          <w:spacing w:val="31"/>
          <w:sz w:val="19"/>
          <w:szCs w:val="19"/>
        </w:rPr>
        <w:t xml:space="preserve"> </w:t>
      </w:r>
      <w:r>
        <w:rPr>
          <w:rFonts w:ascii="Georgia" w:eastAsia="Georgia" w:hAnsi="Georgia" w:cs="Georgia"/>
          <w:sz w:val="19"/>
          <w:szCs w:val="19"/>
        </w:rPr>
        <w:t>processing</w:t>
      </w:r>
      <w:r>
        <w:rPr>
          <w:rFonts w:ascii="Georgia" w:eastAsia="Georgia" w:hAnsi="Georgia" w:cs="Georgia"/>
          <w:spacing w:val="34"/>
          <w:sz w:val="19"/>
          <w:szCs w:val="19"/>
        </w:rPr>
        <w:t xml:space="preserve"> </w:t>
      </w:r>
      <w:r>
        <w:rPr>
          <w:rFonts w:ascii="Georgia" w:eastAsia="Georgia" w:hAnsi="Georgia" w:cs="Georgia"/>
          <w:w w:val="102"/>
          <w:sz w:val="19"/>
          <w:szCs w:val="19"/>
        </w:rPr>
        <w:t>techniques</w:t>
      </w:r>
    </w:p>
    <w:p w14:paraId="55692698" w14:textId="77777777" w:rsidR="00E61F9D" w:rsidRDefault="00E61F9D">
      <w:pPr>
        <w:spacing w:after="0"/>
        <w:jc w:val="both"/>
        <w:sectPr w:rsidR="00E61F9D">
          <w:pgSz w:w="12240" w:h="15840"/>
          <w:pgMar w:top="620" w:right="580" w:bottom="280" w:left="600" w:header="720" w:footer="720" w:gutter="0"/>
          <w:cols w:space="720"/>
        </w:sectPr>
      </w:pPr>
    </w:p>
    <w:p w14:paraId="3DFA8AA2" w14:textId="1E29ECDA" w:rsidR="00E61F9D" w:rsidRDefault="00E87768">
      <w:pPr>
        <w:tabs>
          <w:tab w:val="left" w:pos="4720"/>
          <w:tab w:val="left" w:pos="6440"/>
          <w:tab w:val="left" w:pos="8600"/>
        </w:tabs>
        <w:spacing w:before="88" w:after="0" w:line="240" w:lineRule="auto"/>
        <w:ind w:left="1914" w:right="-20"/>
        <w:rPr>
          <w:rFonts w:ascii="Georgia" w:eastAsia="Georgia" w:hAnsi="Georgia" w:cs="Georgia"/>
          <w:sz w:val="17"/>
          <w:szCs w:val="17"/>
        </w:rPr>
      </w:pPr>
      <w:r>
        <w:rPr>
          <w:noProof/>
        </w:rPr>
        <w:lastRenderedPageBreak/>
        <mc:AlternateContent>
          <mc:Choice Requires="wpg">
            <w:drawing>
              <wp:anchor distT="0" distB="0" distL="114300" distR="114300" simplePos="0" relativeHeight="251654656" behindDoc="1" locked="0" layoutInCell="1" allowOverlap="1" wp14:anchorId="79AD74C3" wp14:editId="5254E6DF">
                <wp:simplePos x="0" y="0"/>
                <wp:positionH relativeFrom="page">
                  <wp:posOffset>1300480</wp:posOffset>
                </wp:positionH>
                <wp:positionV relativeFrom="paragraph">
                  <wp:posOffset>17145</wp:posOffset>
                </wp:positionV>
                <wp:extent cx="5143500" cy="1270"/>
                <wp:effectExtent l="5080" t="4445" r="7620" b="6985"/>
                <wp:wrapNone/>
                <wp:docPr id="63"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3500" cy="1270"/>
                          <a:chOff x="2048" y="27"/>
                          <a:chExt cx="8100" cy="2"/>
                        </a:xfrm>
                      </wpg:grpSpPr>
                      <wps:wsp>
                        <wps:cNvPr id="64" name="Freeform 63"/>
                        <wps:cNvSpPr>
                          <a:spLocks/>
                        </wps:cNvSpPr>
                        <wps:spPr bwMode="auto">
                          <a:xfrm>
                            <a:off x="2048" y="27"/>
                            <a:ext cx="8100" cy="2"/>
                          </a:xfrm>
                          <a:custGeom>
                            <a:avLst/>
                            <a:gdLst>
                              <a:gd name="T0" fmla="+- 0 2048 2048"/>
                              <a:gd name="T1" fmla="*/ T0 w 8100"/>
                              <a:gd name="T2" fmla="+- 0 10148 2048"/>
                              <a:gd name="T3" fmla="*/ T2 w 8100"/>
                            </a:gdLst>
                            <a:ahLst/>
                            <a:cxnLst>
                              <a:cxn ang="0">
                                <a:pos x="T1" y="0"/>
                              </a:cxn>
                              <a:cxn ang="0">
                                <a:pos x="T3" y="0"/>
                              </a:cxn>
                            </a:cxnLst>
                            <a:rect l="0" t="0" r="r" b="b"/>
                            <a:pathLst>
                              <a:path w="8100">
                                <a:moveTo>
                                  <a:pt x="0" y="0"/>
                                </a:moveTo>
                                <a:lnTo>
                                  <a:pt x="8100" y="0"/>
                                </a:lnTo>
                              </a:path>
                            </a:pathLst>
                          </a:custGeom>
                          <a:noFill/>
                          <a:ln w="90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2" o:spid="_x0000_s1026" style="position:absolute;margin-left:102.4pt;margin-top:1.35pt;width:405pt;height:.1pt;z-index:-251661824;mso-position-horizontal-relative:page" coordorigin="2048,27" coordsize="8100,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">
                <v:polyline id="Freeform 63" o:spid="_x0000_s1027" style="position:absolute;visibility:visible;mso-wrap-style:square;v-text-anchor:top" points="2048,27,10148,27" coordsize="810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9etUxQAA&#10;ANsAAAAPAAAAZHJzL2Rvd25yZXYueG1sRI9Ba8JAFITvQv/D8grezKYiUqKrSEpRiq0aRejtkX1N&#10;QrNvQ3abxH/fLRQ8DjPzDbNcD6YWHbWusqzgKYpBEOdWV1wouJxfJ88gnEfWWFsmBTdysF49jJaY&#10;aNvzibrMFyJA2CWooPS+SaR0eUkGXWQb4uB92dagD7ItpG6xD3BTy2kcz6XBisNCiQ2lJeXf2Y9R&#10;cE43dODP6/59u53O3mxKx+blQ6nx47BZgPA0+Hv4v73TCuYz+PsSfoBc/Q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r161TFAAAA2wAAAA8AAAAAAAAAAAAAAAAAlwIAAGRycy9k&#10;b3ducmV2LnhtbFBLBQYAAAAABAAEAPUAAACJAwAAAAA=&#10;" filled="f" strokeweight="9067emu">
                  <v:path arrowok="t" o:connecttype="custom" o:connectlocs="0,0;8100,0" o:connectangles="0,0"/>
                </v:polyline>
                <w10:wrap anchorx="page"/>
              </v:group>
            </w:pict>
          </mc:Fallback>
        </mc:AlternateContent>
      </w:r>
      <w:r>
        <w:rPr>
          <w:noProof/>
        </w:rPr>
        <mc:AlternateContent>
          <mc:Choice Requires="wpg">
            <w:drawing>
              <wp:anchor distT="0" distB="0" distL="114300" distR="114300" simplePos="0" relativeHeight="251655680" behindDoc="1" locked="0" layoutInCell="1" allowOverlap="1" wp14:anchorId="0E65673C" wp14:editId="09F25C88">
                <wp:simplePos x="0" y="0"/>
                <wp:positionH relativeFrom="page">
                  <wp:posOffset>1350645</wp:posOffset>
                </wp:positionH>
                <wp:positionV relativeFrom="paragraph">
                  <wp:posOffset>218440</wp:posOffset>
                </wp:positionV>
                <wp:extent cx="5042535" cy="154940"/>
                <wp:effectExtent l="0" t="0" r="3982720" b="579120"/>
                <wp:wrapNone/>
                <wp:docPr id="57"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2535" cy="154940"/>
                          <a:chOff x="2128" y="344"/>
                          <a:chExt cx="7942" cy="244"/>
                        </a:xfrm>
                      </wpg:grpSpPr>
                      <wpg:grpSp>
                        <wpg:cNvPr id="58" name="Group 60"/>
                        <wpg:cNvGrpSpPr>
                          <a:grpSpLocks/>
                        </wpg:cNvGrpSpPr>
                        <wpg:grpSpPr bwMode="auto">
                          <a:xfrm>
                            <a:off x="2138" y="354"/>
                            <a:ext cx="7922" cy="2"/>
                            <a:chOff x="2138" y="354"/>
                            <a:chExt cx="7922" cy="2"/>
                          </a:xfrm>
                        </wpg:grpSpPr>
                        <wps:wsp>
                          <wps:cNvPr id="59" name="Freeform 61"/>
                          <wps:cNvSpPr>
                            <a:spLocks/>
                          </wps:cNvSpPr>
                          <wps:spPr bwMode="auto">
                            <a:xfrm>
                              <a:off x="2138" y="354"/>
                              <a:ext cx="7922" cy="2"/>
                            </a:xfrm>
                            <a:custGeom>
                              <a:avLst/>
                              <a:gdLst>
                                <a:gd name="T0" fmla="+- 0 2138 2138"/>
                                <a:gd name="T1" fmla="*/ T0 w 7922"/>
                                <a:gd name="T2" fmla="+- 0 10059 2138"/>
                                <a:gd name="T3" fmla="*/ T2 w 7922"/>
                              </a:gdLst>
                              <a:ahLst/>
                              <a:cxnLst>
                                <a:cxn ang="0">
                                  <a:pos x="T1" y="0"/>
                                </a:cxn>
                                <a:cxn ang="0">
                                  <a:pos x="T3" y="0"/>
                                </a:cxn>
                              </a:cxnLst>
                              <a:rect l="0" t="0" r="r" b="b"/>
                              <a:pathLst>
                                <a:path w="7922">
                                  <a:moveTo>
                                    <a:pt x="0" y="0"/>
                                  </a:moveTo>
                                  <a:lnTo>
                                    <a:pt x="7921" y="0"/>
                                  </a:lnTo>
                                </a:path>
                              </a:pathLst>
                            </a:custGeom>
                            <a:noFill/>
                            <a:ln w="126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0" name="Group 57"/>
                        <wpg:cNvGrpSpPr>
                          <a:grpSpLocks/>
                        </wpg:cNvGrpSpPr>
                        <wpg:grpSpPr bwMode="auto">
                          <a:xfrm>
                            <a:off x="5354" y="420"/>
                            <a:ext cx="227" cy="159"/>
                            <a:chOff x="5354" y="420"/>
                            <a:chExt cx="227" cy="159"/>
                          </a:xfrm>
                        </wpg:grpSpPr>
                        <wps:wsp>
                          <wps:cNvPr id="61" name="Freeform 59"/>
                          <wps:cNvSpPr>
                            <a:spLocks noEditPoints="1"/>
                          </wps:cNvSpPr>
                          <wps:spPr bwMode="auto">
                            <a:xfrm>
                              <a:off x="16062" y="1339"/>
                              <a:ext cx="227" cy="159"/>
                            </a:xfrm>
                            <a:custGeom>
                              <a:avLst/>
                              <a:gdLst>
                                <a:gd name="T0" fmla="+- 0 5354 5354"/>
                                <a:gd name="T1" fmla="*/ T0 w 227"/>
                                <a:gd name="T2" fmla="+- 0 420 420"/>
                                <a:gd name="T3" fmla="*/ 420 h 159"/>
                                <a:gd name="T4" fmla="+- 0 5493 5354"/>
                                <a:gd name="T5" fmla="*/ T4 w 227"/>
                                <a:gd name="T6" fmla="+- 0 579 420"/>
                                <a:gd name="T7" fmla="*/ 579 h 159"/>
                                <a:gd name="T8" fmla="+- 0 5581 5354"/>
                                <a:gd name="T9" fmla="*/ T8 w 227"/>
                                <a:gd name="T10" fmla="+- 0 511 420"/>
                                <a:gd name="T11" fmla="*/ 511 h 159"/>
                                <a:gd name="T12" fmla="+- 0 5493 5354"/>
                                <a:gd name="T13" fmla="*/ T12 w 227"/>
                                <a:gd name="T14" fmla="+- 0 511 420"/>
                                <a:gd name="T15" fmla="*/ 511 h 159"/>
                                <a:gd name="T16" fmla="+- 0 5354 5354"/>
                                <a:gd name="T17" fmla="*/ T16 w 227"/>
                                <a:gd name="T18" fmla="+- 0 420 420"/>
                                <a:gd name="T19" fmla="*/ 420 h 159"/>
                              </a:gdLst>
                              <a:ahLst/>
                              <a:cxnLst>
                                <a:cxn ang="0">
                                  <a:pos x="T1" y="T3"/>
                                </a:cxn>
                                <a:cxn ang="0">
                                  <a:pos x="T5" y="T7"/>
                                </a:cxn>
                                <a:cxn ang="0">
                                  <a:pos x="T9" y="T11"/>
                                </a:cxn>
                                <a:cxn ang="0">
                                  <a:pos x="T13" y="T15"/>
                                </a:cxn>
                                <a:cxn ang="0">
                                  <a:pos x="T17" y="T19"/>
                                </a:cxn>
                              </a:cxnLst>
                              <a:rect l="0" t="0" r="r" b="b"/>
                              <a:pathLst>
                                <a:path w="227" h="159">
                                  <a:moveTo>
                                    <a:pt x="0" y="0"/>
                                  </a:moveTo>
                                  <a:lnTo>
                                    <a:pt x="139" y="159"/>
                                  </a:lnTo>
                                  <a:lnTo>
                                    <a:pt x="227" y="91"/>
                                  </a:lnTo>
                                  <a:lnTo>
                                    <a:pt x="139" y="91"/>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58"/>
                          <wps:cNvSpPr>
                            <a:spLocks noEditPoints="1"/>
                          </wps:cNvSpPr>
                          <wps:spPr bwMode="auto">
                            <a:xfrm>
                              <a:off x="16119" y="1260"/>
                              <a:ext cx="227" cy="159"/>
                            </a:xfrm>
                            <a:custGeom>
                              <a:avLst/>
                              <a:gdLst>
                                <a:gd name="T0" fmla="+- 0 5581 5354"/>
                                <a:gd name="T1" fmla="*/ T0 w 227"/>
                                <a:gd name="T2" fmla="+- 0 420 420"/>
                                <a:gd name="T3" fmla="*/ 420 h 159"/>
                                <a:gd name="T4" fmla="+- 0 5354 5354"/>
                                <a:gd name="T5" fmla="*/ T4 w 227"/>
                                <a:gd name="T6" fmla="+- 0 579 420"/>
                                <a:gd name="T7" fmla="*/ 579 h 159"/>
                                <a:gd name="T8" fmla="+- 0 5402 5354"/>
                                <a:gd name="T9" fmla="*/ T8 w 227"/>
                                <a:gd name="T10" fmla="+- 0 579 420"/>
                                <a:gd name="T11" fmla="*/ 579 h 159"/>
                                <a:gd name="T12" fmla="+- 0 5581 5354"/>
                                <a:gd name="T13" fmla="*/ T12 w 227"/>
                                <a:gd name="T14" fmla="+- 0 420 420"/>
                                <a:gd name="T15" fmla="*/ 420 h 159"/>
                              </a:gdLst>
                              <a:ahLst/>
                              <a:cxnLst>
                                <a:cxn ang="0">
                                  <a:pos x="T1" y="T3"/>
                                </a:cxn>
                                <a:cxn ang="0">
                                  <a:pos x="T5" y="T7"/>
                                </a:cxn>
                                <a:cxn ang="0">
                                  <a:pos x="T9" y="T11"/>
                                </a:cxn>
                                <a:cxn ang="0">
                                  <a:pos x="T13" y="T15"/>
                                </a:cxn>
                              </a:cxnLst>
                              <a:rect l="0" t="0" r="r" b="b"/>
                              <a:pathLst>
                                <a:path w="227" h="159">
                                  <a:moveTo>
                                    <a:pt x="227" y="0"/>
                                  </a:moveTo>
                                  <a:lnTo>
                                    <a:pt x="0" y="159"/>
                                  </a:lnTo>
                                  <a:lnTo>
                                    <a:pt x="48" y="159"/>
                                  </a:lnTo>
                                  <a:lnTo>
                                    <a:pt x="22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56" o:spid="_x0000_s1026" style="position:absolute;margin-left:106.35pt;margin-top:17.2pt;width:397.05pt;height:12.2pt;z-index:-251660800;mso-position-horizontal-relative:page" coordorigin="2128,344" coordsize="7942,24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">
                <v:group id="Group 60" o:spid="_x0000_s1027" style="position:absolute;left:2138;top:354;width:7922;height:2" coordorigin="2138,354" coordsize="7922,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FIXfcwQAAANsAAAAPAAAA&#10;AAAAAAAAAAAAAKkCAABkcnMvZG93bnJldi54bWxQSwUGAAAAAAQABAD6AAAAlwMAAAAA&#10;">
                  <v:polyline id="Freeform 61" o:spid="_x0000_s1028" style="position:absolute;visibility:visible;mso-wrap-style:square;v-text-anchor:top" points="2138,354,10059,354" coordsize="792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Yn8axAAA&#10;ANsAAAAPAAAAZHJzL2Rvd25yZXYueG1sRI9La8MwEITvhfwHsYHeEjklTzdKaFJaeskhz/NibS0T&#10;a2UkxXH/fVUI9DjMzDfMct3ZWrTkQ+VYwWiYgSAunK64VHA6fgzmIEJE1lg7JgU/FGC96j0tMdfu&#10;zntqD7EUCcIhRwUmxiaXMhSGLIaha4iT9+28xZikL6X2eE9wW8uXLJtKixWnBYMNbQ0V18PNKrhd&#10;z8eRfzfjhfmcTaa7ttpciq1Sz/3u7RVEpC7+hx/tL61gsoC/L+kHyNU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mJ/GsQAAADbAAAADwAAAAAAAAAAAAAAAACXAgAAZHJzL2Rv&#10;d25yZXYueG1sUEsFBgAAAAAEAAQA9QAAAIgDAAAAAA==&#10;" filled="f" strokeweight="12649emu">
                    <v:path arrowok="t" o:connecttype="custom" o:connectlocs="0,0;7921,0" o:connectangles="0,0"/>
                  </v:polyline>
                </v:group>
                <v:group id="Group 57" o:spid="_x0000_s1029" style="position:absolute;left:5354;top:420;width:227;height:159" coordorigin="5354,420" coordsize="227,15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1O7FnwQAAANsAAAAPAAAA&#10;AAAAAAAAAAAAAKkCAABkcnMvZG93bnJldi54bWxQSwUGAAAAAAQABAD6AAAAlwMAAAAA&#10;">
                  <v:polyline id="Freeform 59" o:spid="_x0000_s1030" style="position:absolute;visibility:visible;mso-wrap-style:square;v-text-anchor:top" points="16062,1339,16201,1498,16289,1430,16201,1430,16062,1339" coordsize="227,15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v71lxQAA&#10;ANsAAAAPAAAAZHJzL2Rvd25yZXYueG1sRI9Ba8JAFITvQv/D8gpepG4saGvqJtiC6EVE7cHja/Y1&#10;WZp9m2ZXE/99Vyh4HGbmG2aR97YWF2q9caxgMk5AEBdOGy4VfB5XT68gfEDWWDsmBVfykGcPgwWm&#10;2nW8p8shlCJC2KeooAqhSaX0RUUW/dg1xNH7dq3FEGVbSt1iF+G2ls9JMpMWDceFChv6qKj4OZyt&#10;gu3InI5mN//aviyL/fR3Te+mI6WGj/3yDUSgPtzD/+2NVjCbwO1L/AEy+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y/vWXFAAAA2wAAAA8AAAAAAAAAAAAAAAAAlwIAAGRycy9k&#10;b3ducmV2LnhtbFBLBQYAAAAABAAEAPUAAACJAwAAAAA=&#10;" fillcolor="black" stroked="f">
                    <v:path arrowok="t" o:connecttype="custom" o:connectlocs="0,420;139,579;227,511;139,511;0,420" o:connectangles="0,0,0,0,0"/>
                    <o:lock v:ext="edit" verticies="t"/>
                  </v:polyline>
                  <v:polyline id="Freeform 58" o:spid="_x0000_s1031" style="position:absolute;visibility:visible;mso-wrap-style:square;v-text-anchor:top" points="16346,1260,16119,1419,16167,1419,16346,1260" coordsize="227,15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bSMSxQAA&#10;ANsAAAAPAAAAZHJzL2Rvd25yZXYueG1sRI9Ba8JAFITvQv/D8gpepG4qaGvqJqhQ6kVE7cHja/Y1&#10;WZp9m2ZXE/99Vyh4HGbmG2aR97YWF2q9cazgeZyAIC6cNlwq+Dy+P72C8AFZY+2YFFzJQ549DBaY&#10;atfxni6HUIoIYZ+igiqEJpXSFxVZ9GPXEEfv27UWQ5RtKXWLXYTbWk6SZCYtGo4LFTa0rqj4OZyt&#10;gu3InI5mN//aviyL/fT3g1amI6WGj/3yDUSgPtzD/+2NVjCbwO1L/AEy+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xtIxLFAAAA2wAAAA8AAAAAAAAAAAAAAAAAlwIAAGRycy9k&#10;b3ducmV2LnhtbFBLBQYAAAAABAAEAPUAAACJAwAAAAA=&#10;" fillcolor="black" stroked="f">
                    <v:path arrowok="t" o:connecttype="custom" o:connectlocs="227,420;0,579;48,579;227,420" o:connectangles="0,0,0,0"/>
                    <o:lock v:ext="edit" verticies="t"/>
                  </v:polyline>
                </v:group>
                <w10:wrap anchorx="page"/>
              </v:group>
            </w:pict>
          </mc:Fallback>
        </mc:AlternateContent>
      </w:r>
      <w:r w:rsidR="005C64D6">
        <w:rPr>
          <w:rFonts w:ascii="Georgia" w:eastAsia="Georgia" w:hAnsi="Georgia" w:cs="Georgia"/>
          <w:b/>
          <w:bCs/>
          <w:sz w:val="17"/>
          <w:szCs w:val="17"/>
        </w:rPr>
        <w:t>Functionality</w:t>
      </w:r>
      <w:r w:rsidR="005C64D6">
        <w:rPr>
          <w:rFonts w:ascii="Georgia" w:eastAsia="Georgia" w:hAnsi="Georgia" w:cs="Georgia"/>
          <w:b/>
          <w:bCs/>
          <w:spacing w:val="4"/>
          <w:sz w:val="17"/>
          <w:szCs w:val="17"/>
        </w:rPr>
        <w:t xml:space="preserve"> </w:t>
      </w:r>
      <w:r w:rsidR="005C64D6">
        <w:rPr>
          <w:rFonts w:ascii="Georgia" w:eastAsia="Georgia" w:hAnsi="Georgia" w:cs="Georgia"/>
          <w:b/>
          <w:bCs/>
          <w:sz w:val="17"/>
          <w:szCs w:val="17"/>
        </w:rPr>
        <w:tab/>
        <w:t>CT</w:t>
      </w:r>
      <w:r w:rsidR="005C64D6">
        <w:rPr>
          <w:rFonts w:ascii="Georgia" w:eastAsia="Georgia" w:hAnsi="Georgia" w:cs="Georgia"/>
          <w:b/>
          <w:bCs/>
          <w:spacing w:val="-33"/>
          <w:sz w:val="17"/>
          <w:szCs w:val="17"/>
        </w:rPr>
        <w:t xml:space="preserve"> </w:t>
      </w:r>
      <w:r w:rsidR="005C64D6">
        <w:rPr>
          <w:rFonts w:ascii="Georgia" w:eastAsia="Georgia" w:hAnsi="Georgia" w:cs="Georgia"/>
          <w:b/>
          <w:bCs/>
          <w:sz w:val="17"/>
          <w:szCs w:val="17"/>
        </w:rPr>
        <w:tab/>
        <w:t>1H</w:t>
      </w:r>
      <w:r w:rsidR="005C64D6">
        <w:rPr>
          <w:rFonts w:ascii="Georgia" w:eastAsia="Georgia" w:hAnsi="Georgia" w:cs="Georgia"/>
          <w:b/>
          <w:bCs/>
          <w:spacing w:val="12"/>
          <w:sz w:val="17"/>
          <w:szCs w:val="17"/>
        </w:rPr>
        <w:t xml:space="preserve"> </w:t>
      </w:r>
      <w:r w:rsidR="005C64D6">
        <w:rPr>
          <w:rFonts w:ascii="Georgia" w:eastAsia="Georgia" w:hAnsi="Georgia" w:cs="Georgia"/>
          <w:b/>
          <w:bCs/>
          <w:sz w:val="17"/>
          <w:szCs w:val="17"/>
        </w:rPr>
        <w:t>MRI</w:t>
      </w:r>
      <w:r w:rsidR="005C64D6">
        <w:rPr>
          <w:rFonts w:ascii="Georgia" w:eastAsia="Georgia" w:hAnsi="Georgia" w:cs="Georgia"/>
          <w:b/>
          <w:bCs/>
          <w:spacing w:val="-28"/>
          <w:sz w:val="17"/>
          <w:szCs w:val="17"/>
        </w:rPr>
        <w:t xml:space="preserve"> </w:t>
      </w:r>
      <w:r w:rsidR="005C64D6">
        <w:rPr>
          <w:rFonts w:ascii="Georgia" w:eastAsia="Georgia" w:hAnsi="Georgia" w:cs="Georgia"/>
          <w:b/>
          <w:bCs/>
          <w:sz w:val="17"/>
          <w:szCs w:val="17"/>
        </w:rPr>
        <w:tab/>
        <w:t>3He</w:t>
      </w:r>
      <w:r w:rsidR="005C64D6">
        <w:rPr>
          <w:rFonts w:ascii="Georgia" w:eastAsia="Georgia" w:hAnsi="Georgia" w:cs="Georgia"/>
          <w:b/>
          <w:bCs/>
          <w:spacing w:val="16"/>
          <w:sz w:val="17"/>
          <w:szCs w:val="17"/>
        </w:rPr>
        <w:t xml:space="preserve"> </w:t>
      </w:r>
      <w:r w:rsidR="005C64D6">
        <w:rPr>
          <w:rFonts w:ascii="Georgia" w:eastAsia="Georgia" w:hAnsi="Georgia" w:cs="Georgia"/>
          <w:b/>
          <w:bCs/>
          <w:w w:val="104"/>
          <w:sz w:val="17"/>
          <w:szCs w:val="17"/>
        </w:rPr>
        <w:t>MRI</w:t>
      </w:r>
    </w:p>
    <w:p w14:paraId="4FA53487" w14:textId="77777777" w:rsidR="00E61F9D" w:rsidRDefault="00E61F9D">
      <w:pPr>
        <w:spacing w:before="2" w:after="0" w:line="130" w:lineRule="exact"/>
        <w:rPr>
          <w:sz w:val="13"/>
          <w:szCs w:val="13"/>
        </w:rPr>
      </w:pPr>
    </w:p>
    <w:p w14:paraId="0FDD0A6B" w14:textId="2988B084" w:rsidR="00E61F9D" w:rsidRDefault="00E87768">
      <w:pPr>
        <w:spacing w:after="0" w:line="263" w:lineRule="auto"/>
        <w:ind w:left="1673" w:right="7661"/>
        <w:jc w:val="center"/>
        <w:rPr>
          <w:rFonts w:ascii="Georgia" w:eastAsia="Georgia" w:hAnsi="Georgia" w:cs="Georgia"/>
          <w:sz w:val="18"/>
          <w:szCs w:val="18"/>
        </w:rPr>
      </w:pPr>
      <w:r>
        <w:rPr>
          <w:noProof/>
        </w:rPr>
        <mc:AlternateContent>
          <mc:Choice Requires="wpg">
            <w:drawing>
              <wp:anchor distT="0" distB="0" distL="114300" distR="114300" simplePos="0" relativeHeight="251656704" behindDoc="1" locked="0" layoutInCell="1" allowOverlap="1" wp14:anchorId="63362F27" wp14:editId="0A4238C6">
                <wp:simplePos x="0" y="0"/>
                <wp:positionH relativeFrom="page">
                  <wp:posOffset>4630420</wp:posOffset>
                </wp:positionH>
                <wp:positionV relativeFrom="paragraph">
                  <wp:posOffset>-1905</wp:posOffset>
                </wp:positionV>
                <wp:extent cx="156210" cy="255905"/>
                <wp:effectExtent l="0" t="0" r="9259570" b="342900"/>
                <wp:wrapNone/>
                <wp:docPr id="50"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6210" cy="255905"/>
                          <a:chOff x="7293" y="-4"/>
                          <a:chExt cx="247" cy="403"/>
                        </a:xfrm>
                      </wpg:grpSpPr>
                      <wpg:grpSp>
                        <wpg:cNvPr id="51" name="Group 53"/>
                        <wpg:cNvGrpSpPr>
                          <a:grpSpLocks/>
                        </wpg:cNvGrpSpPr>
                        <wpg:grpSpPr bwMode="auto">
                          <a:xfrm>
                            <a:off x="7303" y="6"/>
                            <a:ext cx="227" cy="159"/>
                            <a:chOff x="7303" y="6"/>
                            <a:chExt cx="227" cy="159"/>
                          </a:xfrm>
                        </wpg:grpSpPr>
                        <wps:wsp>
                          <wps:cNvPr id="52" name="Freeform 55"/>
                          <wps:cNvSpPr>
                            <a:spLocks noEditPoints="1"/>
                          </wps:cNvSpPr>
                          <wps:spPr bwMode="auto">
                            <a:xfrm>
                              <a:off x="21909" y="98"/>
                              <a:ext cx="227" cy="159"/>
                            </a:xfrm>
                            <a:custGeom>
                              <a:avLst/>
                              <a:gdLst>
                                <a:gd name="T0" fmla="+- 0 7303 7303"/>
                                <a:gd name="T1" fmla="*/ T0 w 227"/>
                                <a:gd name="T2" fmla="+- 0 6 6"/>
                                <a:gd name="T3" fmla="*/ 6 h 159"/>
                                <a:gd name="T4" fmla="+- 0 7440 7303"/>
                                <a:gd name="T5" fmla="*/ T4 w 227"/>
                                <a:gd name="T6" fmla="+- 0 165 6"/>
                                <a:gd name="T7" fmla="*/ 165 h 159"/>
                                <a:gd name="T8" fmla="+- 0 7530 7303"/>
                                <a:gd name="T9" fmla="*/ T8 w 227"/>
                                <a:gd name="T10" fmla="+- 0 97 6"/>
                                <a:gd name="T11" fmla="*/ 97 h 159"/>
                                <a:gd name="T12" fmla="+- 0 7440 7303"/>
                                <a:gd name="T13" fmla="*/ T12 w 227"/>
                                <a:gd name="T14" fmla="+- 0 97 6"/>
                                <a:gd name="T15" fmla="*/ 97 h 159"/>
                                <a:gd name="T16" fmla="+- 0 7303 7303"/>
                                <a:gd name="T17" fmla="*/ T16 w 227"/>
                                <a:gd name="T18" fmla="+- 0 6 6"/>
                                <a:gd name="T19" fmla="*/ 6 h 159"/>
                              </a:gdLst>
                              <a:ahLst/>
                              <a:cxnLst>
                                <a:cxn ang="0">
                                  <a:pos x="T1" y="T3"/>
                                </a:cxn>
                                <a:cxn ang="0">
                                  <a:pos x="T5" y="T7"/>
                                </a:cxn>
                                <a:cxn ang="0">
                                  <a:pos x="T9" y="T11"/>
                                </a:cxn>
                                <a:cxn ang="0">
                                  <a:pos x="T13" y="T15"/>
                                </a:cxn>
                                <a:cxn ang="0">
                                  <a:pos x="T17" y="T19"/>
                                </a:cxn>
                              </a:cxnLst>
                              <a:rect l="0" t="0" r="r" b="b"/>
                              <a:pathLst>
                                <a:path w="227" h="159">
                                  <a:moveTo>
                                    <a:pt x="0" y="0"/>
                                  </a:moveTo>
                                  <a:lnTo>
                                    <a:pt x="137" y="159"/>
                                  </a:lnTo>
                                  <a:lnTo>
                                    <a:pt x="227" y="91"/>
                                  </a:lnTo>
                                  <a:lnTo>
                                    <a:pt x="137" y="91"/>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4"/>
                          <wps:cNvSpPr>
                            <a:spLocks noEditPoints="1"/>
                          </wps:cNvSpPr>
                          <wps:spPr bwMode="auto">
                            <a:xfrm>
                              <a:off x="21965" y="18"/>
                              <a:ext cx="227" cy="159"/>
                            </a:xfrm>
                            <a:custGeom>
                              <a:avLst/>
                              <a:gdLst>
                                <a:gd name="T0" fmla="+- 0 7530 7303"/>
                                <a:gd name="T1" fmla="*/ T0 w 227"/>
                                <a:gd name="T2" fmla="+- 0 6 6"/>
                                <a:gd name="T3" fmla="*/ 6 h 159"/>
                                <a:gd name="T4" fmla="+- 0 7303 7303"/>
                                <a:gd name="T5" fmla="*/ T4 w 227"/>
                                <a:gd name="T6" fmla="+- 0 165 6"/>
                                <a:gd name="T7" fmla="*/ 165 h 159"/>
                                <a:gd name="T8" fmla="+- 0 7352 7303"/>
                                <a:gd name="T9" fmla="*/ T8 w 227"/>
                                <a:gd name="T10" fmla="+- 0 165 6"/>
                                <a:gd name="T11" fmla="*/ 165 h 159"/>
                                <a:gd name="T12" fmla="+- 0 7530 7303"/>
                                <a:gd name="T13" fmla="*/ T12 w 227"/>
                                <a:gd name="T14" fmla="+- 0 6 6"/>
                                <a:gd name="T15" fmla="*/ 6 h 159"/>
                              </a:gdLst>
                              <a:ahLst/>
                              <a:cxnLst>
                                <a:cxn ang="0">
                                  <a:pos x="T1" y="T3"/>
                                </a:cxn>
                                <a:cxn ang="0">
                                  <a:pos x="T5" y="T7"/>
                                </a:cxn>
                                <a:cxn ang="0">
                                  <a:pos x="T9" y="T11"/>
                                </a:cxn>
                                <a:cxn ang="0">
                                  <a:pos x="T13" y="T15"/>
                                </a:cxn>
                              </a:cxnLst>
                              <a:rect l="0" t="0" r="r" b="b"/>
                              <a:pathLst>
                                <a:path w="227" h="159">
                                  <a:moveTo>
                                    <a:pt x="227" y="0"/>
                                  </a:moveTo>
                                  <a:lnTo>
                                    <a:pt x="0" y="159"/>
                                  </a:lnTo>
                                  <a:lnTo>
                                    <a:pt x="49" y="159"/>
                                  </a:lnTo>
                                  <a:lnTo>
                                    <a:pt x="22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4" name="Group 50"/>
                        <wpg:cNvGrpSpPr>
                          <a:grpSpLocks/>
                        </wpg:cNvGrpSpPr>
                        <wpg:grpSpPr bwMode="auto">
                          <a:xfrm>
                            <a:off x="7303" y="231"/>
                            <a:ext cx="227" cy="159"/>
                            <a:chOff x="7303" y="231"/>
                            <a:chExt cx="227" cy="159"/>
                          </a:xfrm>
                        </wpg:grpSpPr>
                        <wps:wsp>
                          <wps:cNvPr id="55" name="Freeform 52"/>
                          <wps:cNvSpPr>
                            <a:spLocks noEditPoints="1"/>
                          </wps:cNvSpPr>
                          <wps:spPr bwMode="auto">
                            <a:xfrm>
                              <a:off x="21909" y="772"/>
                              <a:ext cx="227" cy="159"/>
                            </a:xfrm>
                            <a:custGeom>
                              <a:avLst/>
                              <a:gdLst>
                                <a:gd name="T0" fmla="+- 0 7303 7303"/>
                                <a:gd name="T1" fmla="*/ T0 w 227"/>
                                <a:gd name="T2" fmla="+- 0 231 231"/>
                                <a:gd name="T3" fmla="*/ 231 h 159"/>
                                <a:gd name="T4" fmla="+- 0 7440 7303"/>
                                <a:gd name="T5" fmla="*/ T4 w 227"/>
                                <a:gd name="T6" fmla="+- 0 390 231"/>
                                <a:gd name="T7" fmla="*/ 390 h 159"/>
                                <a:gd name="T8" fmla="+- 0 7530 7303"/>
                                <a:gd name="T9" fmla="*/ T8 w 227"/>
                                <a:gd name="T10" fmla="+- 0 322 231"/>
                                <a:gd name="T11" fmla="*/ 322 h 159"/>
                                <a:gd name="T12" fmla="+- 0 7440 7303"/>
                                <a:gd name="T13" fmla="*/ T12 w 227"/>
                                <a:gd name="T14" fmla="+- 0 322 231"/>
                                <a:gd name="T15" fmla="*/ 322 h 159"/>
                                <a:gd name="T16" fmla="+- 0 7303 7303"/>
                                <a:gd name="T17" fmla="*/ T16 w 227"/>
                                <a:gd name="T18" fmla="+- 0 231 231"/>
                                <a:gd name="T19" fmla="*/ 231 h 159"/>
                              </a:gdLst>
                              <a:ahLst/>
                              <a:cxnLst>
                                <a:cxn ang="0">
                                  <a:pos x="T1" y="T3"/>
                                </a:cxn>
                                <a:cxn ang="0">
                                  <a:pos x="T5" y="T7"/>
                                </a:cxn>
                                <a:cxn ang="0">
                                  <a:pos x="T9" y="T11"/>
                                </a:cxn>
                                <a:cxn ang="0">
                                  <a:pos x="T13" y="T15"/>
                                </a:cxn>
                                <a:cxn ang="0">
                                  <a:pos x="T17" y="T19"/>
                                </a:cxn>
                              </a:cxnLst>
                              <a:rect l="0" t="0" r="r" b="b"/>
                              <a:pathLst>
                                <a:path w="227" h="159">
                                  <a:moveTo>
                                    <a:pt x="0" y="0"/>
                                  </a:moveTo>
                                  <a:lnTo>
                                    <a:pt x="137" y="159"/>
                                  </a:lnTo>
                                  <a:lnTo>
                                    <a:pt x="227" y="91"/>
                                  </a:lnTo>
                                  <a:lnTo>
                                    <a:pt x="137" y="91"/>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1"/>
                          <wps:cNvSpPr>
                            <a:spLocks noEditPoints="1"/>
                          </wps:cNvSpPr>
                          <wps:spPr bwMode="auto">
                            <a:xfrm>
                              <a:off x="21965" y="693"/>
                              <a:ext cx="227" cy="159"/>
                            </a:xfrm>
                            <a:custGeom>
                              <a:avLst/>
                              <a:gdLst>
                                <a:gd name="T0" fmla="+- 0 7530 7303"/>
                                <a:gd name="T1" fmla="*/ T0 w 227"/>
                                <a:gd name="T2" fmla="+- 0 231 231"/>
                                <a:gd name="T3" fmla="*/ 231 h 159"/>
                                <a:gd name="T4" fmla="+- 0 7303 7303"/>
                                <a:gd name="T5" fmla="*/ T4 w 227"/>
                                <a:gd name="T6" fmla="+- 0 390 231"/>
                                <a:gd name="T7" fmla="*/ 390 h 159"/>
                                <a:gd name="T8" fmla="+- 0 7352 7303"/>
                                <a:gd name="T9" fmla="*/ T8 w 227"/>
                                <a:gd name="T10" fmla="+- 0 390 231"/>
                                <a:gd name="T11" fmla="*/ 390 h 159"/>
                                <a:gd name="T12" fmla="+- 0 7530 7303"/>
                                <a:gd name="T13" fmla="*/ T12 w 227"/>
                                <a:gd name="T14" fmla="+- 0 231 231"/>
                                <a:gd name="T15" fmla="*/ 231 h 159"/>
                              </a:gdLst>
                              <a:ahLst/>
                              <a:cxnLst>
                                <a:cxn ang="0">
                                  <a:pos x="T1" y="T3"/>
                                </a:cxn>
                                <a:cxn ang="0">
                                  <a:pos x="T5" y="T7"/>
                                </a:cxn>
                                <a:cxn ang="0">
                                  <a:pos x="T9" y="T11"/>
                                </a:cxn>
                                <a:cxn ang="0">
                                  <a:pos x="T13" y="T15"/>
                                </a:cxn>
                              </a:cxnLst>
                              <a:rect l="0" t="0" r="r" b="b"/>
                              <a:pathLst>
                                <a:path w="227" h="159">
                                  <a:moveTo>
                                    <a:pt x="227" y="0"/>
                                  </a:moveTo>
                                  <a:lnTo>
                                    <a:pt x="0" y="159"/>
                                  </a:lnTo>
                                  <a:lnTo>
                                    <a:pt x="49" y="159"/>
                                  </a:lnTo>
                                  <a:lnTo>
                                    <a:pt x="22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49" o:spid="_x0000_s1026" style="position:absolute;margin-left:364.6pt;margin-top:-.1pt;width:12.3pt;height:20.15pt;z-index:-251659776;mso-position-horizontal-relative:page" coordorigin="7293,-4" coordsize="247,40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">
                <v:group id="Group 53" o:spid="_x0000_s1027" style="position:absolute;left:7303;top:6;width:227;height:159" coordorigin="7303,6" coordsize="227,15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BQb3kHDAAAA2wAAAA8A&#10;AAAAAAAAAAAAAAAAqQIAAGRycy9kb3ducmV2LnhtbFBLBQYAAAAABAAEAPoAAACZAwAAAAA=&#10;">
                  <v:polyline id="Freeform 55" o:spid="_x0000_s1028" style="position:absolute;visibility:visible;mso-wrap-style:square;v-text-anchor:top" points="21909,98,22046,257,22136,189,22046,189,21909,98" coordsize="227,15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AemvxQAA&#10;ANsAAAAPAAAAZHJzL2Rvd25yZXYueG1sRI9Ba8JAFITvQv/D8gpepG4qaGvqJqhQ2ouI2oPH1+xr&#10;sjT7Ns2uJv33riB4HGbmG2aR97YWZ2q9cazgeZyAIC6cNlwq+Dq8P72C8AFZY+2YFPyThzx7GCww&#10;1a7jHZ33oRQRwj5FBVUITSqlLyqy6MeuIY7ej2sthijbUuoWuwi3tZwkyUxaNBwXKmxoXVHxuz9Z&#10;BZuROR7Mdv69eVkWu+nfB61MR0oNH/vlG4hAfbiHb+1PrWA6geuX+ANkd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IB6a/FAAAA2wAAAA8AAAAAAAAAAAAAAAAAlwIAAGRycy9k&#10;b3ducmV2LnhtbFBLBQYAAAAABAAEAPUAAACJAwAAAAA=&#10;" fillcolor="black" stroked="f">
                    <v:path arrowok="t" o:connecttype="custom" o:connectlocs="0,6;137,165;227,97;137,97;0,6" o:connectangles="0,0,0,0,0"/>
                    <o:lock v:ext="edit" verticies="t"/>
                  </v:polyline>
                  <v:polyline id="Freeform 54" o:spid="_x0000_s1029" style="position:absolute;visibility:visible;mso-wrap-style:square;v-text-anchor:top" points="22192,18,21965,177,22014,177,22192,18" coordsize="227,15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TUw0xgAA&#10;ANsAAAAPAAAAZHJzL2Rvd25yZXYueG1sRI/NawIxFMTvBf+H8AQvRbNa/FqNYgulXqT4cfD43Dx3&#10;g5uX7SZ1t/+9KRR6HGbmN8xy3dpS3Kn2xrGC4SABQZw5bThXcDq+92cgfEDWWDomBT/kYb3qPC0x&#10;1a7hPd0PIRcRwj5FBUUIVSqlzwqy6AeuIo7e1dUWQ5R1LnWNTYTbUo6SZCItGo4LBVb0VlB2O3xb&#10;Bbtncz6az/llN91k+/HXB72ahpTqddvNAkSgNvyH/9pbrWD8Ar9f4g+Qqw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dTUw0xgAAANsAAAAPAAAAAAAAAAAAAAAAAJcCAABkcnMv&#10;ZG93bnJldi54bWxQSwUGAAAAAAQABAD1AAAAigMAAAAA&#10;" fillcolor="black" stroked="f">
                    <v:path arrowok="t" o:connecttype="custom" o:connectlocs="227,6;0,165;49,165;227,6" o:connectangles="0,0,0,0"/>
                    <o:lock v:ext="edit" verticies="t"/>
                  </v:polyline>
                </v:group>
                <v:group id="Group 50" o:spid="_x0000_s1030" style="position:absolute;left:7303;top:231;width:227;height:159" coordorigin="7303,231" coordsize="227,15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EbH3ZxQAAANsAAAAPAAAAZHJzL2Rvd25yZXYueG1sRI9Pa8JAFMTvhX6H5RV6&#10;M5u0WiRmFZG29BAEtSDeHtlnEsy+Ddlt/nx7t1DocZiZ3zDZZjSN6KlztWUFSRSDIC6srrlU8H36&#10;mC1BOI+ssbFMCiZysFk/PmSYajvwgfqjL0WAsEtRQeV9m0rpiooMusi2xMG72s6gD7Irpe5wCHDT&#10;yJc4fpMGaw4LFba0q6i4HX+Mgs8Bh+1r8t7nt+tuupwW+3OekFLPT+N2BcLT6P/Df+0vrWAxh9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BGx92cUAAADbAAAA&#10;DwAAAAAAAAAAAAAAAACpAgAAZHJzL2Rvd25yZXYueG1sUEsFBgAAAAAEAAQA+gAAAJsDAAAAAA==&#10;">
                  <v:polyline id="Freeform 52" o:spid="_x0000_s1031" style="position:absolute;visibility:visible;mso-wrap-style:square;v-text-anchor:top" points="21909,772,22046,931,22136,863,22046,863,21909,772" coordsize="227,15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6HHbxQAA&#10;ANsAAAAPAAAAZHJzL2Rvd25yZXYueG1sRI9Ba8JAFITvQv/D8gpeRDctxNrUVbQg9iJi9ODxNfua&#10;LM2+jdnVpP++WxB6HGbmG2a+7G0tbtR641jB0yQBQVw4bbhUcDpuxjMQPiBrrB2Tgh/ysFw8DOaY&#10;adfxgW55KEWEsM9QQRVCk0npi4os+olriKP35VqLIcq2lLrFLsJtLZ+TZCotGo4LFTb0XlHxnV+t&#10;gt3InI9m//q5e1kVh/SypbXpSKnhY796AxGoD//he/tDK0hT+PsSf4Bc/A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3ocdvFAAAA2wAAAA8AAAAAAAAAAAAAAAAAlwIAAGRycy9k&#10;b3ducmV2LnhtbFBLBQYAAAAABAAEAPUAAACJAwAAAAA=&#10;" fillcolor="black" stroked="f">
                    <v:path arrowok="t" o:connecttype="custom" o:connectlocs="0,231;137,390;227,322;137,322;0,231" o:connectangles="0,0,0,0,0"/>
                    <o:lock v:ext="edit" verticies="t"/>
                  </v:polyline>
                  <v:polyline id="Freeform 51" o:spid="_x0000_s1032" style="position:absolute;visibility:visible;mso-wrap-style:square;v-text-anchor:top" points="22192,693,21965,852,22014,852,22192,693" coordsize="227,15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Ou+sxQAA&#10;ANsAAAAPAAAAZHJzL2Rvd25yZXYueG1sRI/NawIxFMTvBf+H8IReimYt+LUaRYXSXqT4cfD43Dx3&#10;g5uXdZO62//eFIQeh5n5DTNftrYUd6q9caxg0E9AEGdOG84VHA8fvQkIH5A1lo5JwS95WC46L3NM&#10;tWt4R/d9yEWEsE9RQRFClUrps4Is+r6riKN3cbXFEGWdS11jE+G2lO9JMpIWDceFAivaFJRd9z9W&#10;wfbNnA7me3rejlfZbnj7pLVpSKnXbruagQjUhv/ws/2lFQxH8Pcl/gC5e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0676zFAAAA2wAAAA8AAAAAAAAAAAAAAAAAlwIAAGRycy9k&#10;b3ducmV2LnhtbFBLBQYAAAAABAAEAPUAAACJAwAAAAA=&#10;" fillcolor="black" stroked="f">
                    <v:path arrowok="t" o:connecttype="custom" o:connectlocs="227,231;0,390;49,390;227,231" o:connectangles="0,0,0,0"/>
                    <o:lock v:ext="edit" verticies="t"/>
                  </v:polyline>
                </v:group>
                <w10:wrap anchorx="page"/>
              </v:group>
            </w:pict>
          </mc:Fallback>
        </mc:AlternateContent>
      </w:r>
      <w:r>
        <w:rPr>
          <w:noProof/>
        </w:rPr>
        <mc:AlternateContent>
          <mc:Choice Requires="wpg">
            <w:drawing>
              <wp:anchor distT="0" distB="0" distL="114300" distR="114300" simplePos="0" relativeHeight="251657728" behindDoc="1" locked="0" layoutInCell="1" allowOverlap="1" wp14:anchorId="30BBDA83" wp14:editId="25ABBD01">
                <wp:simplePos x="0" y="0"/>
                <wp:positionH relativeFrom="page">
                  <wp:posOffset>6042660</wp:posOffset>
                </wp:positionH>
                <wp:positionV relativeFrom="paragraph">
                  <wp:posOffset>-1905</wp:posOffset>
                </wp:positionV>
                <wp:extent cx="156210" cy="255905"/>
                <wp:effectExtent l="0" t="0" r="12076430" b="342900"/>
                <wp:wrapNone/>
                <wp:docPr id="43"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6210" cy="255905"/>
                          <a:chOff x="9517" y="-4"/>
                          <a:chExt cx="247" cy="403"/>
                        </a:xfrm>
                      </wpg:grpSpPr>
                      <wpg:grpSp>
                        <wpg:cNvPr id="44" name="Group 46"/>
                        <wpg:cNvGrpSpPr>
                          <a:grpSpLocks/>
                        </wpg:cNvGrpSpPr>
                        <wpg:grpSpPr bwMode="auto">
                          <a:xfrm>
                            <a:off x="9527" y="6"/>
                            <a:ext cx="227" cy="159"/>
                            <a:chOff x="9527" y="6"/>
                            <a:chExt cx="227" cy="159"/>
                          </a:xfrm>
                        </wpg:grpSpPr>
                        <wps:wsp>
                          <wps:cNvPr id="45" name="Freeform 48"/>
                          <wps:cNvSpPr>
                            <a:spLocks noEditPoints="1"/>
                          </wps:cNvSpPr>
                          <wps:spPr bwMode="auto">
                            <a:xfrm>
                              <a:off x="28581" y="98"/>
                              <a:ext cx="227" cy="159"/>
                            </a:xfrm>
                            <a:custGeom>
                              <a:avLst/>
                              <a:gdLst>
                                <a:gd name="T0" fmla="+- 0 9527 9527"/>
                                <a:gd name="T1" fmla="*/ T0 w 227"/>
                                <a:gd name="T2" fmla="+- 0 6 6"/>
                                <a:gd name="T3" fmla="*/ 6 h 159"/>
                                <a:gd name="T4" fmla="+- 0 9664 9527"/>
                                <a:gd name="T5" fmla="*/ T4 w 227"/>
                                <a:gd name="T6" fmla="+- 0 165 6"/>
                                <a:gd name="T7" fmla="*/ 165 h 159"/>
                                <a:gd name="T8" fmla="+- 0 9754 9527"/>
                                <a:gd name="T9" fmla="*/ T8 w 227"/>
                                <a:gd name="T10" fmla="+- 0 97 6"/>
                                <a:gd name="T11" fmla="*/ 97 h 159"/>
                                <a:gd name="T12" fmla="+- 0 9664 9527"/>
                                <a:gd name="T13" fmla="*/ T12 w 227"/>
                                <a:gd name="T14" fmla="+- 0 97 6"/>
                                <a:gd name="T15" fmla="*/ 97 h 159"/>
                                <a:gd name="T16" fmla="+- 0 9527 9527"/>
                                <a:gd name="T17" fmla="*/ T16 w 227"/>
                                <a:gd name="T18" fmla="+- 0 6 6"/>
                                <a:gd name="T19" fmla="*/ 6 h 159"/>
                              </a:gdLst>
                              <a:ahLst/>
                              <a:cxnLst>
                                <a:cxn ang="0">
                                  <a:pos x="T1" y="T3"/>
                                </a:cxn>
                                <a:cxn ang="0">
                                  <a:pos x="T5" y="T7"/>
                                </a:cxn>
                                <a:cxn ang="0">
                                  <a:pos x="T9" y="T11"/>
                                </a:cxn>
                                <a:cxn ang="0">
                                  <a:pos x="T13" y="T15"/>
                                </a:cxn>
                                <a:cxn ang="0">
                                  <a:pos x="T17" y="T19"/>
                                </a:cxn>
                              </a:cxnLst>
                              <a:rect l="0" t="0" r="r" b="b"/>
                              <a:pathLst>
                                <a:path w="227" h="159">
                                  <a:moveTo>
                                    <a:pt x="0" y="0"/>
                                  </a:moveTo>
                                  <a:lnTo>
                                    <a:pt x="137" y="159"/>
                                  </a:lnTo>
                                  <a:lnTo>
                                    <a:pt x="227" y="91"/>
                                  </a:lnTo>
                                  <a:lnTo>
                                    <a:pt x="137" y="91"/>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7"/>
                          <wps:cNvSpPr>
                            <a:spLocks noEditPoints="1"/>
                          </wps:cNvSpPr>
                          <wps:spPr bwMode="auto">
                            <a:xfrm>
                              <a:off x="28637" y="18"/>
                              <a:ext cx="227" cy="159"/>
                            </a:xfrm>
                            <a:custGeom>
                              <a:avLst/>
                              <a:gdLst>
                                <a:gd name="T0" fmla="+- 0 9754 9527"/>
                                <a:gd name="T1" fmla="*/ T0 w 227"/>
                                <a:gd name="T2" fmla="+- 0 6 6"/>
                                <a:gd name="T3" fmla="*/ 6 h 159"/>
                                <a:gd name="T4" fmla="+- 0 9527 9527"/>
                                <a:gd name="T5" fmla="*/ T4 w 227"/>
                                <a:gd name="T6" fmla="+- 0 165 6"/>
                                <a:gd name="T7" fmla="*/ 165 h 159"/>
                                <a:gd name="T8" fmla="+- 0 9576 9527"/>
                                <a:gd name="T9" fmla="*/ T8 w 227"/>
                                <a:gd name="T10" fmla="+- 0 165 6"/>
                                <a:gd name="T11" fmla="*/ 165 h 159"/>
                                <a:gd name="T12" fmla="+- 0 9754 9527"/>
                                <a:gd name="T13" fmla="*/ T12 w 227"/>
                                <a:gd name="T14" fmla="+- 0 6 6"/>
                                <a:gd name="T15" fmla="*/ 6 h 159"/>
                              </a:gdLst>
                              <a:ahLst/>
                              <a:cxnLst>
                                <a:cxn ang="0">
                                  <a:pos x="T1" y="T3"/>
                                </a:cxn>
                                <a:cxn ang="0">
                                  <a:pos x="T5" y="T7"/>
                                </a:cxn>
                                <a:cxn ang="0">
                                  <a:pos x="T9" y="T11"/>
                                </a:cxn>
                                <a:cxn ang="0">
                                  <a:pos x="T13" y="T15"/>
                                </a:cxn>
                              </a:cxnLst>
                              <a:rect l="0" t="0" r="r" b="b"/>
                              <a:pathLst>
                                <a:path w="227" h="159">
                                  <a:moveTo>
                                    <a:pt x="227" y="0"/>
                                  </a:moveTo>
                                  <a:lnTo>
                                    <a:pt x="0" y="159"/>
                                  </a:lnTo>
                                  <a:lnTo>
                                    <a:pt x="49" y="159"/>
                                  </a:lnTo>
                                  <a:lnTo>
                                    <a:pt x="22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7" name="Group 43"/>
                        <wpg:cNvGrpSpPr>
                          <a:grpSpLocks/>
                        </wpg:cNvGrpSpPr>
                        <wpg:grpSpPr bwMode="auto">
                          <a:xfrm>
                            <a:off x="9527" y="231"/>
                            <a:ext cx="227" cy="159"/>
                            <a:chOff x="9527" y="231"/>
                            <a:chExt cx="227" cy="159"/>
                          </a:xfrm>
                        </wpg:grpSpPr>
                        <wps:wsp>
                          <wps:cNvPr id="48" name="Freeform 45"/>
                          <wps:cNvSpPr>
                            <a:spLocks noEditPoints="1"/>
                          </wps:cNvSpPr>
                          <wps:spPr bwMode="auto">
                            <a:xfrm>
                              <a:off x="28581" y="772"/>
                              <a:ext cx="227" cy="159"/>
                            </a:xfrm>
                            <a:custGeom>
                              <a:avLst/>
                              <a:gdLst>
                                <a:gd name="T0" fmla="+- 0 9527 9527"/>
                                <a:gd name="T1" fmla="*/ T0 w 227"/>
                                <a:gd name="T2" fmla="+- 0 231 231"/>
                                <a:gd name="T3" fmla="*/ 231 h 159"/>
                                <a:gd name="T4" fmla="+- 0 9664 9527"/>
                                <a:gd name="T5" fmla="*/ T4 w 227"/>
                                <a:gd name="T6" fmla="+- 0 390 231"/>
                                <a:gd name="T7" fmla="*/ 390 h 159"/>
                                <a:gd name="T8" fmla="+- 0 9754 9527"/>
                                <a:gd name="T9" fmla="*/ T8 w 227"/>
                                <a:gd name="T10" fmla="+- 0 322 231"/>
                                <a:gd name="T11" fmla="*/ 322 h 159"/>
                                <a:gd name="T12" fmla="+- 0 9664 9527"/>
                                <a:gd name="T13" fmla="*/ T12 w 227"/>
                                <a:gd name="T14" fmla="+- 0 322 231"/>
                                <a:gd name="T15" fmla="*/ 322 h 159"/>
                                <a:gd name="T16" fmla="+- 0 9527 9527"/>
                                <a:gd name="T17" fmla="*/ T16 w 227"/>
                                <a:gd name="T18" fmla="+- 0 231 231"/>
                                <a:gd name="T19" fmla="*/ 231 h 159"/>
                              </a:gdLst>
                              <a:ahLst/>
                              <a:cxnLst>
                                <a:cxn ang="0">
                                  <a:pos x="T1" y="T3"/>
                                </a:cxn>
                                <a:cxn ang="0">
                                  <a:pos x="T5" y="T7"/>
                                </a:cxn>
                                <a:cxn ang="0">
                                  <a:pos x="T9" y="T11"/>
                                </a:cxn>
                                <a:cxn ang="0">
                                  <a:pos x="T13" y="T15"/>
                                </a:cxn>
                                <a:cxn ang="0">
                                  <a:pos x="T17" y="T19"/>
                                </a:cxn>
                              </a:cxnLst>
                              <a:rect l="0" t="0" r="r" b="b"/>
                              <a:pathLst>
                                <a:path w="227" h="159">
                                  <a:moveTo>
                                    <a:pt x="0" y="0"/>
                                  </a:moveTo>
                                  <a:lnTo>
                                    <a:pt x="137" y="159"/>
                                  </a:lnTo>
                                  <a:lnTo>
                                    <a:pt x="227" y="91"/>
                                  </a:lnTo>
                                  <a:lnTo>
                                    <a:pt x="137" y="91"/>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4"/>
                          <wps:cNvSpPr>
                            <a:spLocks noEditPoints="1"/>
                          </wps:cNvSpPr>
                          <wps:spPr bwMode="auto">
                            <a:xfrm>
                              <a:off x="28637" y="693"/>
                              <a:ext cx="227" cy="159"/>
                            </a:xfrm>
                            <a:custGeom>
                              <a:avLst/>
                              <a:gdLst>
                                <a:gd name="T0" fmla="+- 0 9754 9527"/>
                                <a:gd name="T1" fmla="*/ T0 w 227"/>
                                <a:gd name="T2" fmla="+- 0 231 231"/>
                                <a:gd name="T3" fmla="*/ 231 h 159"/>
                                <a:gd name="T4" fmla="+- 0 9527 9527"/>
                                <a:gd name="T5" fmla="*/ T4 w 227"/>
                                <a:gd name="T6" fmla="+- 0 390 231"/>
                                <a:gd name="T7" fmla="*/ 390 h 159"/>
                                <a:gd name="T8" fmla="+- 0 9576 9527"/>
                                <a:gd name="T9" fmla="*/ T8 w 227"/>
                                <a:gd name="T10" fmla="+- 0 390 231"/>
                                <a:gd name="T11" fmla="*/ 390 h 159"/>
                                <a:gd name="T12" fmla="+- 0 9754 9527"/>
                                <a:gd name="T13" fmla="*/ T12 w 227"/>
                                <a:gd name="T14" fmla="+- 0 231 231"/>
                                <a:gd name="T15" fmla="*/ 231 h 159"/>
                              </a:gdLst>
                              <a:ahLst/>
                              <a:cxnLst>
                                <a:cxn ang="0">
                                  <a:pos x="T1" y="T3"/>
                                </a:cxn>
                                <a:cxn ang="0">
                                  <a:pos x="T5" y="T7"/>
                                </a:cxn>
                                <a:cxn ang="0">
                                  <a:pos x="T9" y="T11"/>
                                </a:cxn>
                                <a:cxn ang="0">
                                  <a:pos x="T13" y="T15"/>
                                </a:cxn>
                              </a:cxnLst>
                              <a:rect l="0" t="0" r="r" b="b"/>
                              <a:pathLst>
                                <a:path w="227" h="159">
                                  <a:moveTo>
                                    <a:pt x="227" y="0"/>
                                  </a:moveTo>
                                  <a:lnTo>
                                    <a:pt x="0" y="159"/>
                                  </a:lnTo>
                                  <a:lnTo>
                                    <a:pt x="49" y="159"/>
                                  </a:lnTo>
                                  <a:lnTo>
                                    <a:pt x="22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42" o:spid="_x0000_s1026" style="position:absolute;margin-left:475.8pt;margin-top:-.1pt;width:12.3pt;height:20.15pt;z-index:-251658752;mso-position-horizontal-relative:page" coordorigin="9517,-4" coordsize="247,40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">
                <v:group id="Group 46" o:spid="_x0000_s1027" style="position:absolute;left:9527;top:6;width:227;height:159" coordorigin="9527,6" coordsize="227,15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tesExQAAANsAAAAPAAAAZHJzL2Rvd25yZXYueG1sRI9Pa8JAFMTvQr/D8gq9&#10;1U3atEh0FZG29CAFk4J4e2SfSTD7NmS3+fPtXaHgcZiZ3zCrzWga0VPnassK4nkEgriwuuZSwW/+&#10;+bwA4TyyxsYyKZjIwWb9MFthqu3AB+ozX4oAYZeigsr7NpXSFRUZdHPbEgfvbDuDPsiulLrDIcBN&#10;I1+i6F0arDksVNjSrqLikv0ZBV8DDtvX+KPfX8676ZS//Rz3MSn19DhulyA8jf4e/m9/awVJA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gbXrBMUAAADbAAAA&#10;DwAAAAAAAAAAAAAAAACpAgAAZHJzL2Rvd25yZXYueG1sUEsFBgAAAAAEAAQA+gAAAJsDAAAAAA==&#10;">
                  <v:polyline id="Freeform 48" o:spid="_x0000_s1028" style="position:absolute;visibility:visible;mso-wrap-style:square;v-text-anchor:top" points="28581,98,28718,257,28808,189,28718,189,28581,98" coordsize="227,15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MecGxgAA&#10;ANsAAAAPAAAAZHJzL2Rvd25yZXYueG1sRI/NawIxFMTvBf+H8AQvRbNK/VqNYgulXqT4cfD43Dx3&#10;g5uX7SZ1t/+9KRR6HGbmN8xy3dpS3Kn2xrGC4SABQZw5bThXcDq+92cgfEDWWDomBT/kYb3qPC0x&#10;1a7hPd0PIRcRwj5FBUUIVSqlzwqy6AeuIo7e1dUWQ5R1LnWNTYTbUo6SZCItGo4LBVb0VlB2O3xb&#10;Bbtncz6az/llN91k+/HXB72ahpTqddvNAkSgNvyH/9pbreBlDL9f4g+Qqw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4MecGxgAAANsAAAAPAAAAAAAAAAAAAAAAAJcCAABkcnMv&#10;ZG93bnJldi54bWxQSwUGAAAAAAQABAD1AAAAigMAAAAA&#10;" fillcolor="black" stroked="f">
                    <v:path arrowok="t" o:connecttype="custom" o:connectlocs="0,6;137,165;227,97;137,97;0,6" o:connectangles="0,0,0,0,0"/>
                    <o:lock v:ext="edit" verticies="t"/>
                  </v:polyline>
                  <v:polyline id="Freeform 47" o:spid="_x0000_s1029" style="position:absolute;visibility:visible;mso-wrap-style:square;v-text-anchor:top" points="28864,18,28637,177,28686,177,28864,18" coordsize="227,15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43lxxgAA&#10;ANsAAAAPAAAAZHJzL2Rvd25yZXYueG1sRI9Pa8JAFMTvgt9heUIvUjct/qnRVWxB2otItIcen9ln&#10;sjT7Ns1uTfrtu4LgcZiZ3zDLdWcrcaHGG8cKnkYJCOLcacOFgs/j9vEFhA/IGivHpOCPPKxX/d4S&#10;U+1azuhyCIWIEPYpKihDqFMpfV6SRT9yNXH0zq6xGKJsCqkbbCPcVvI5SabSouG4UGJNbyXl34df&#10;q2A3NF9Hs5+fdrNNnk1+3unVtKTUw6DbLEAE6sI9fGt/aAXjKVy/xB8gV/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I43lxxgAAANsAAAAPAAAAAAAAAAAAAAAAAJcCAABkcnMv&#10;ZG93bnJldi54bWxQSwUGAAAAAAQABAD1AAAAigMAAAAA&#10;" fillcolor="black" stroked="f">
                    <v:path arrowok="t" o:connecttype="custom" o:connectlocs="227,6;0,165;49,165;227,6" o:connectangles="0,0,0,0"/>
                    <o:lock v:ext="edit" verticies="t"/>
                  </v:polyline>
                </v:group>
                <v:group id="Group 43" o:spid="_x0000_s1030" style="position:absolute;left:9527;top:231;width:227;height:159" coordorigin="9527,231" coordsize="227,15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HFndXPGAAAA2wAA&#10;AA8AAAAAAAAAAAAAAAAAqQIAAGRycy9kb3ducmV2LnhtbFBLBQYAAAAABAAEAPoAAACcAwAAAAA=&#10;">
                  <v:polyline id="Freeform 45" o:spid="_x0000_s1031" style="position:absolute;visibility:visible;mso-wrap-style:square;v-text-anchor:top" points="28581,772,28718,931,28808,863,28718,863,28581,772" coordsize="227,15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MEiYwgAA&#10;ANsAAAAPAAAAZHJzL2Rvd25yZXYueG1sRE/Pa8IwFL4P/B/CE7yMmSqbzmoUFYZeZKg77Phsnm2w&#10;ealNtPW/N4fBjh/f79mitaW4U+2NYwWDfgKCOHPacK7g5/j19gnCB2SNpWNS8CAPi3nnZYapdg3v&#10;6X4IuYgh7FNUUIRQpVL6rCCLvu8q4sidXW0xRFjnUtfYxHBbymGSjKRFw7GhwIrWBWWXw80q2L2a&#10;36P5npx242W2/7huaGUaUqrXbZdTEIHa8C/+c2+1gvc4Nn6JP0DOn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YwSJjCAAAA2wAAAA8AAAAAAAAAAAAAAAAAlwIAAGRycy9kb3du&#10;cmV2LnhtbFBLBQYAAAAABAAEAPUAAACGAwAAAAA=&#10;" fillcolor="black" stroked="f">
                    <v:path arrowok="t" o:connecttype="custom" o:connectlocs="0,231;137,390;227,322;137,322;0,231" o:connectangles="0,0,0,0,0"/>
                    <o:lock v:ext="edit" verticies="t"/>
                  </v:polyline>
                  <v:polyline id="Freeform 44" o:spid="_x0000_s1032" style="position:absolute;visibility:visible;mso-wrap-style:square;v-text-anchor:top" points="28864,693,28637,852,28686,852,28864,693" coordsize="227,15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fO0DxgAA&#10;ANsAAAAPAAAAZHJzL2Rvd25yZXYueG1sRI/NawIxFMTvBf+H8IReimYr1o/VKFoo9iLFj4PH5+a5&#10;G9y8bDepu/73plDocZiZ3zDzZWtLcaPaG8cKXvsJCOLMacO5guPhozcB4QOyxtIxKbiTh+Wi8zTH&#10;VLuGd3Tbh1xECPsUFRQhVKmUPivIou+7ijh6F1dbDFHWudQ1NhFuSzlIkpG0aDguFFjRe0HZdf9j&#10;FWxfzOlgvqbn7XiV7d6+N7Q2DSn13G1XMxCB2vAf/mt/agXDKfx+iT9ALh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5fO0DxgAAANsAAAAPAAAAAAAAAAAAAAAAAJcCAABkcnMv&#10;ZG93bnJldi54bWxQSwUGAAAAAAQABAD1AAAAigMAAAAA&#10;" fillcolor="black" stroked="f">
                    <v:path arrowok="t" o:connecttype="custom" o:connectlocs="227,231;0,390;49,390;227,231" o:connectangles="0,0,0,0"/>
                    <o:lock v:ext="edit" verticies="t"/>
                  </v:polyline>
                </v:group>
                <w10:wrap anchorx="page"/>
              </v:group>
            </w:pict>
          </mc:Fallback>
        </mc:AlternateContent>
      </w:r>
      <w:r>
        <w:rPr>
          <w:noProof/>
        </w:rPr>
        <mc:AlternateContent>
          <mc:Choice Requires="wpg">
            <w:drawing>
              <wp:anchor distT="0" distB="0" distL="114300" distR="114300" simplePos="0" relativeHeight="251658752" behindDoc="1" locked="0" layoutInCell="1" allowOverlap="1" wp14:anchorId="31BAAA48" wp14:editId="3CE9EEF9">
                <wp:simplePos x="0" y="0"/>
                <wp:positionH relativeFrom="page">
                  <wp:posOffset>3393440</wp:posOffset>
                </wp:positionH>
                <wp:positionV relativeFrom="paragraph">
                  <wp:posOffset>140335</wp:posOffset>
                </wp:positionV>
                <wp:extent cx="156210" cy="255905"/>
                <wp:effectExtent l="0" t="0" r="6800850" b="619760"/>
                <wp:wrapNone/>
                <wp:docPr id="36"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6210" cy="255905"/>
                          <a:chOff x="5344" y="221"/>
                          <a:chExt cx="247" cy="403"/>
                        </a:xfrm>
                      </wpg:grpSpPr>
                      <wpg:grpSp>
                        <wpg:cNvPr id="37" name="Group 39"/>
                        <wpg:cNvGrpSpPr>
                          <a:grpSpLocks/>
                        </wpg:cNvGrpSpPr>
                        <wpg:grpSpPr bwMode="auto">
                          <a:xfrm>
                            <a:off x="5354" y="231"/>
                            <a:ext cx="227" cy="159"/>
                            <a:chOff x="5354" y="231"/>
                            <a:chExt cx="227" cy="159"/>
                          </a:xfrm>
                        </wpg:grpSpPr>
                        <wps:wsp>
                          <wps:cNvPr id="38" name="Freeform 41"/>
                          <wps:cNvSpPr>
                            <a:spLocks noEditPoints="1"/>
                          </wps:cNvSpPr>
                          <wps:spPr bwMode="auto">
                            <a:xfrm>
                              <a:off x="16062" y="772"/>
                              <a:ext cx="227" cy="159"/>
                            </a:xfrm>
                            <a:custGeom>
                              <a:avLst/>
                              <a:gdLst>
                                <a:gd name="T0" fmla="+- 0 5354 5354"/>
                                <a:gd name="T1" fmla="*/ T0 w 227"/>
                                <a:gd name="T2" fmla="+- 0 231 231"/>
                                <a:gd name="T3" fmla="*/ 231 h 159"/>
                                <a:gd name="T4" fmla="+- 0 5493 5354"/>
                                <a:gd name="T5" fmla="*/ T4 w 227"/>
                                <a:gd name="T6" fmla="+- 0 390 231"/>
                                <a:gd name="T7" fmla="*/ 390 h 159"/>
                                <a:gd name="T8" fmla="+- 0 5581 5354"/>
                                <a:gd name="T9" fmla="*/ T8 w 227"/>
                                <a:gd name="T10" fmla="+- 0 322 231"/>
                                <a:gd name="T11" fmla="*/ 322 h 159"/>
                                <a:gd name="T12" fmla="+- 0 5493 5354"/>
                                <a:gd name="T13" fmla="*/ T12 w 227"/>
                                <a:gd name="T14" fmla="+- 0 322 231"/>
                                <a:gd name="T15" fmla="*/ 322 h 159"/>
                                <a:gd name="T16" fmla="+- 0 5354 5354"/>
                                <a:gd name="T17" fmla="*/ T16 w 227"/>
                                <a:gd name="T18" fmla="+- 0 231 231"/>
                                <a:gd name="T19" fmla="*/ 231 h 159"/>
                              </a:gdLst>
                              <a:ahLst/>
                              <a:cxnLst>
                                <a:cxn ang="0">
                                  <a:pos x="T1" y="T3"/>
                                </a:cxn>
                                <a:cxn ang="0">
                                  <a:pos x="T5" y="T7"/>
                                </a:cxn>
                                <a:cxn ang="0">
                                  <a:pos x="T9" y="T11"/>
                                </a:cxn>
                                <a:cxn ang="0">
                                  <a:pos x="T13" y="T15"/>
                                </a:cxn>
                                <a:cxn ang="0">
                                  <a:pos x="T17" y="T19"/>
                                </a:cxn>
                              </a:cxnLst>
                              <a:rect l="0" t="0" r="r" b="b"/>
                              <a:pathLst>
                                <a:path w="227" h="159">
                                  <a:moveTo>
                                    <a:pt x="0" y="0"/>
                                  </a:moveTo>
                                  <a:lnTo>
                                    <a:pt x="139" y="159"/>
                                  </a:lnTo>
                                  <a:lnTo>
                                    <a:pt x="227" y="91"/>
                                  </a:lnTo>
                                  <a:lnTo>
                                    <a:pt x="139" y="91"/>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40"/>
                          <wps:cNvSpPr>
                            <a:spLocks noEditPoints="1"/>
                          </wps:cNvSpPr>
                          <wps:spPr bwMode="auto">
                            <a:xfrm>
                              <a:off x="16119" y="693"/>
                              <a:ext cx="227" cy="159"/>
                            </a:xfrm>
                            <a:custGeom>
                              <a:avLst/>
                              <a:gdLst>
                                <a:gd name="T0" fmla="+- 0 5581 5354"/>
                                <a:gd name="T1" fmla="*/ T0 w 227"/>
                                <a:gd name="T2" fmla="+- 0 231 231"/>
                                <a:gd name="T3" fmla="*/ 231 h 159"/>
                                <a:gd name="T4" fmla="+- 0 5354 5354"/>
                                <a:gd name="T5" fmla="*/ T4 w 227"/>
                                <a:gd name="T6" fmla="+- 0 390 231"/>
                                <a:gd name="T7" fmla="*/ 390 h 159"/>
                                <a:gd name="T8" fmla="+- 0 5402 5354"/>
                                <a:gd name="T9" fmla="*/ T8 w 227"/>
                                <a:gd name="T10" fmla="+- 0 390 231"/>
                                <a:gd name="T11" fmla="*/ 390 h 159"/>
                                <a:gd name="T12" fmla="+- 0 5581 5354"/>
                                <a:gd name="T13" fmla="*/ T12 w 227"/>
                                <a:gd name="T14" fmla="+- 0 231 231"/>
                                <a:gd name="T15" fmla="*/ 231 h 159"/>
                              </a:gdLst>
                              <a:ahLst/>
                              <a:cxnLst>
                                <a:cxn ang="0">
                                  <a:pos x="T1" y="T3"/>
                                </a:cxn>
                                <a:cxn ang="0">
                                  <a:pos x="T5" y="T7"/>
                                </a:cxn>
                                <a:cxn ang="0">
                                  <a:pos x="T9" y="T11"/>
                                </a:cxn>
                                <a:cxn ang="0">
                                  <a:pos x="T13" y="T15"/>
                                </a:cxn>
                              </a:cxnLst>
                              <a:rect l="0" t="0" r="r" b="b"/>
                              <a:pathLst>
                                <a:path w="227" h="159">
                                  <a:moveTo>
                                    <a:pt x="227" y="0"/>
                                  </a:moveTo>
                                  <a:lnTo>
                                    <a:pt x="0" y="159"/>
                                  </a:lnTo>
                                  <a:lnTo>
                                    <a:pt x="48" y="159"/>
                                  </a:lnTo>
                                  <a:lnTo>
                                    <a:pt x="22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0" name="Group 36"/>
                        <wpg:cNvGrpSpPr>
                          <a:grpSpLocks/>
                        </wpg:cNvGrpSpPr>
                        <wpg:grpSpPr bwMode="auto">
                          <a:xfrm>
                            <a:off x="5354" y="456"/>
                            <a:ext cx="227" cy="159"/>
                            <a:chOff x="5354" y="456"/>
                            <a:chExt cx="227" cy="159"/>
                          </a:xfrm>
                        </wpg:grpSpPr>
                        <wps:wsp>
                          <wps:cNvPr id="41" name="Freeform 38"/>
                          <wps:cNvSpPr>
                            <a:spLocks noEditPoints="1"/>
                          </wps:cNvSpPr>
                          <wps:spPr bwMode="auto">
                            <a:xfrm>
                              <a:off x="16062" y="1447"/>
                              <a:ext cx="227" cy="159"/>
                            </a:xfrm>
                            <a:custGeom>
                              <a:avLst/>
                              <a:gdLst>
                                <a:gd name="T0" fmla="+- 0 5354 5354"/>
                                <a:gd name="T1" fmla="*/ T0 w 227"/>
                                <a:gd name="T2" fmla="+- 0 456 456"/>
                                <a:gd name="T3" fmla="*/ 456 h 159"/>
                                <a:gd name="T4" fmla="+- 0 5493 5354"/>
                                <a:gd name="T5" fmla="*/ T4 w 227"/>
                                <a:gd name="T6" fmla="+- 0 615 456"/>
                                <a:gd name="T7" fmla="*/ 615 h 159"/>
                                <a:gd name="T8" fmla="+- 0 5581 5354"/>
                                <a:gd name="T9" fmla="*/ T8 w 227"/>
                                <a:gd name="T10" fmla="+- 0 547 456"/>
                                <a:gd name="T11" fmla="*/ 547 h 159"/>
                                <a:gd name="T12" fmla="+- 0 5493 5354"/>
                                <a:gd name="T13" fmla="*/ T12 w 227"/>
                                <a:gd name="T14" fmla="+- 0 547 456"/>
                                <a:gd name="T15" fmla="*/ 547 h 159"/>
                                <a:gd name="T16" fmla="+- 0 5354 5354"/>
                                <a:gd name="T17" fmla="*/ T16 w 227"/>
                                <a:gd name="T18" fmla="+- 0 456 456"/>
                                <a:gd name="T19" fmla="*/ 456 h 159"/>
                              </a:gdLst>
                              <a:ahLst/>
                              <a:cxnLst>
                                <a:cxn ang="0">
                                  <a:pos x="T1" y="T3"/>
                                </a:cxn>
                                <a:cxn ang="0">
                                  <a:pos x="T5" y="T7"/>
                                </a:cxn>
                                <a:cxn ang="0">
                                  <a:pos x="T9" y="T11"/>
                                </a:cxn>
                                <a:cxn ang="0">
                                  <a:pos x="T13" y="T15"/>
                                </a:cxn>
                                <a:cxn ang="0">
                                  <a:pos x="T17" y="T19"/>
                                </a:cxn>
                              </a:cxnLst>
                              <a:rect l="0" t="0" r="r" b="b"/>
                              <a:pathLst>
                                <a:path w="227" h="159">
                                  <a:moveTo>
                                    <a:pt x="0" y="0"/>
                                  </a:moveTo>
                                  <a:lnTo>
                                    <a:pt x="139" y="159"/>
                                  </a:lnTo>
                                  <a:lnTo>
                                    <a:pt x="227" y="91"/>
                                  </a:lnTo>
                                  <a:lnTo>
                                    <a:pt x="139" y="91"/>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7"/>
                          <wps:cNvSpPr>
                            <a:spLocks noEditPoints="1"/>
                          </wps:cNvSpPr>
                          <wps:spPr bwMode="auto">
                            <a:xfrm>
                              <a:off x="16119" y="1368"/>
                              <a:ext cx="227" cy="159"/>
                            </a:xfrm>
                            <a:custGeom>
                              <a:avLst/>
                              <a:gdLst>
                                <a:gd name="T0" fmla="+- 0 5581 5354"/>
                                <a:gd name="T1" fmla="*/ T0 w 227"/>
                                <a:gd name="T2" fmla="+- 0 456 456"/>
                                <a:gd name="T3" fmla="*/ 456 h 159"/>
                                <a:gd name="T4" fmla="+- 0 5354 5354"/>
                                <a:gd name="T5" fmla="*/ T4 w 227"/>
                                <a:gd name="T6" fmla="+- 0 615 456"/>
                                <a:gd name="T7" fmla="*/ 615 h 159"/>
                                <a:gd name="T8" fmla="+- 0 5402 5354"/>
                                <a:gd name="T9" fmla="*/ T8 w 227"/>
                                <a:gd name="T10" fmla="+- 0 615 456"/>
                                <a:gd name="T11" fmla="*/ 615 h 159"/>
                                <a:gd name="T12" fmla="+- 0 5581 5354"/>
                                <a:gd name="T13" fmla="*/ T12 w 227"/>
                                <a:gd name="T14" fmla="+- 0 456 456"/>
                                <a:gd name="T15" fmla="*/ 456 h 159"/>
                              </a:gdLst>
                              <a:ahLst/>
                              <a:cxnLst>
                                <a:cxn ang="0">
                                  <a:pos x="T1" y="T3"/>
                                </a:cxn>
                                <a:cxn ang="0">
                                  <a:pos x="T5" y="T7"/>
                                </a:cxn>
                                <a:cxn ang="0">
                                  <a:pos x="T9" y="T11"/>
                                </a:cxn>
                                <a:cxn ang="0">
                                  <a:pos x="T13" y="T15"/>
                                </a:cxn>
                              </a:cxnLst>
                              <a:rect l="0" t="0" r="r" b="b"/>
                              <a:pathLst>
                                <a:path w="227" h="159">
                                  <a:moveTo>
                                    <a:pt x="227" y="0"/>
                                  </a:moveTo>
                                  <a:lnTo>
                                    <a:pt x="0" y="159"/>
                                  </a:lnTo>
                                  <a:lnTo>
                                    <a:pt x="48" y="159"/>
                                  </a:lnTo>
                                  <a:lnTo>
                                    <a:pt x="22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35" o:spid="_x0000_s1026" style="position:absolute;margin-left:267.2pt;margin-top:11.05pt;width:12.3pt;height:20.15pt;z-index:-251657728;mso-position-horizontal-relative:page" coordorigin="5344,221" coordsize="247,40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">
                <v:group id="Group 39" o:spid="_x0000_s1027" style="position:absolute;left:5354;top:231;width:227;height:159" coordorigin="5354,231" coordsize="227,15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pYQYOxAAAANsAAAAPAAAAZHJzL2Rvd25yZXYueG1sRI9Pi8IwFMTvC36H8ARv&#10;a1rFVapRRFzxIIJ/QLw9mmdbbF5Kk23rt98sCHscZuY3zGLVmVI0VLvCsoJ4GIEgTq0uOFNwvXx/&#10;zkA4j6yxtEwKXuRgtex9LDDRtuUTNWefiQBhl6CC3PsqkdKlORl0Q1sRB+9ha4M+yDqTusY2wE0p&#10;R1H0JQ0WHBZyrGiTU/o8/xgFuxbb9TjeNofnY/O6XybH2yEmpQb9bj0H4anz/+F3e68VjK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pYQYOxAAAANsAAAAP&#10;AAAAAAAAAAAAAAAAAKkCAABkcnMvZG93bnJldi54bWxQSwUGAAAAAAQABAD6AAAAmgMAAAAA&#10;">
                  <v:polyline id="Freeform 41" o:spid="_x0000_s1028" style="position:absolute;visibility:visible;mso-wrap-style:square;v-text-anchor:top" points="16062,772,16201,931,16289,863,16201,863,16062,772" coordsize="227,15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NjvlwgAA&#10;ANsAAAAPAAAAZHJzL2Rvd25yZXYueG1sRE/Pa8IwFL4P/B/CE7yMmeqYzmoUFYZeZKg77Phsnm2w&#10;ealNtPW/N4fBjh/f79mitaW4U+2NYwWDfgKCOHPacK7g5/j19gnCB2SNpWNS8CAPi3nnZYapdg3v&#10;6X4IuYgh7FNUUIRQpVL6rCCLvu8q4sidXW0xRFjnUtfYxHBbymGSjKRFw7GhwIrWBWWXw80q2L2a&#10;36P5npx242W2/7huaGUaUqrXbZdTEIHa8C/+c2+1gvc4Nn6JP0DOn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42O+XCAAAA2wAAAA8AAAAAAAAAAAAAAAAAlwIAAGRycy9kb3du&#10;cmV2LnhtbFBLBQYAAAAABAAEAPUAAACGAwAAAAA=&#10;" fillcolor="black" stroked="f">
                    <v:path arrowok="t" o:connecttype="custom" o:connectlocs="0,231;139,390;227,322;139,322;0,231" o:connectangles="0,0,0,0,0"/>
                    <o:lock v:ext="edit" verticies="t"/>
                  </v:polyline>
                  <v:polyline id="Freeform 40" o:spid="_x0000_s1029" style="position:absolute;visibility:visible;mso-wrap-style:square;v-text-anchor:top" points="16346,693,16119,852,16167,852,16346,693" coordsize="227,15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ep5+xgAA&#10;ANsAAAAPAAAAZHJzL2Rvd25yZXYueG1sRI/NawIxFMTvBf+H8IReimar1I/VKFoo9iLFj4PH5+a5&#10;G9y8bDepu/73plDocZiZ3zDzZWtLcaPaG8cKXvsJCOLMacO5guPhozcB4QOyxtIxKbiTh+Wi8zTH&#10;VLuGd3Tbh1xECPsUFRQhVKmUPivIou+7ijh6F1dbDFHWudQ1NhFuSzlIkpG0aDguFFjRe0HZdf9j&#10;FWxfzOlgvqbn7XiV7d6+N7Q2DSn13G1XMxCB2vAf/mt/agXDKfx+iT9ALh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hep5+xgAAANsAAAAPAAAAAAAAAAAAAAAAAJcCAABkcnMv&#10;ZG93bnJldi54bWxQSwUGAAAAAAQABAD1AAAAigMAAAAA&#10;" fillcolor="black" stroked="f">
                    <v:path arrowok="t" o:connecttype="custom" o:connectlocs="227,231;0,390;48,390;227,231" o:connectangles="0,0,0,0"/>
                    <o:lock v:ext="edit" verticies="t"/>
                  </v:polyline>
                </v:group>
                <v:group id="Group 36" o:spid="_x0000_s1030" style="position:absolute;left:5354;top:456;width:227;height:159" coordorigin="5354,456" coordsize="227,15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6O7QfDAAAA2wAAAA8A&#10;AAAAAAAAAAAAAAAAqQIAAGRycy9kb3ducmV2LnhtbFBLBQYAAAAABAAEAPoAAACZAwAAAAA=&#10;">
                  <v:polyline id="Freeform 38" o:spid="_x0000_s1031" style="position:absolute;visibility:visible;mso-wrap-style:square;v-text-anchor:top" points="16062,1447,16201,1606,16289,1538,16201,1538,16062,1447" coordsize="227,15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CuEFxgAA&#10;ANsAAAAPAAAAZHJzL2Rvd25yZXYueG1sRI9Pa8JAFMTvgt9heUIvUjeW1j+pq9hCaS8i0R48PrOv&#10;yWL2bcxuTfrtu4LgcZiZ3zCLVWcrcaHGG8cKxqMEBHHutOFCwff+43EGwgdkjZVjUvBHHlbLfm+B&#10;qXYtZ3TZhUJECPsUFZQh1KmUPi/Joh+5mjh6P66xGKJsCqkbbCPcVvIpSSbSouG4UGJN7yXlp92v&#10;VbAZmsPebOfHzXSdZy/nT3ozLSn1MOjWryACdeEevrW/tILnMVy/xB8gl/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HCuEFxgAAANsAAAAPAAAAAAAAAAAAAAAAAJcCAABkcnMv&#10;ZG93bnJldi54bWxQSwUGAAAAAAQABAD1AAAAigMAAAAA&#10;" fillcolor="black" stroked="f">
                    <v:path arrowok="t" o:connecttype="custom" o:connectlocs="0,456;139,615;227,547;139,547;0,456" o:connectangles="0,0,0,0,0"/>
                    <o:lock v:ext="edit" verticies="t"/>
                  </v:polyline>
                  <v:polyline id="Freeform 37" o:spid="_x0000_s1032" style="position:absolute;visibility:visible;mso-wrap-style:square;v-text-anchor:top" points="16346,1368,16119,1527,16167,1527,16346,1368" coordsize="227,15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2H9yxQAA&#10;ANsAAAAPAAAAZHJzL2Rvd25yZXYueG1sRI9PawIxFMTvhX6H8ApeimYr2trVKCqIXqT45+DxdfPc&#10;Dd28rJvort/eFAo9DjPzG2Yya20pblR741jBWy8BQZw5bThXcDysuiMQPiBrLB2Tgjt5mE2fnyaY&#10;atfwjm77kIsIYZ+igiKEKpXSZwVZ9D1XEUfv7GqLIco6l7rGJsJtKftJ8i4tGo4LBVa0LCj72V+t&#10;gu2rOR3M1+f39mOe7YaXNS1MQ0p1Xtr5GESgNvyH/9obrWDQh98v8QfI6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fYf3LFAAAA2wAAAA8AAAAAAAAAAAAAAAAAlwIAAGRycy9k&#10;b3ducmV2LnhtbFBLBQYAAAAABAAEAPUAAACJAwAAAAA=&#10;" fillcolor="black" stroked="f">
                    <v:path arrowok="t" o:connecttype="custom" o:connectlocs="227,456;0,615;48,615;227,456" o:connectangles="0,0,0,0"/>
                    <o:lock v:ext="edit" verticies="t"/>
                  </v:polyline>
                </v:group>
                <w10:wrap anchorx="page"/>
              </v:group>
            </w:pict>
          </mc:Fallback>
        </mc:AlternateContent>
      </w:r>
      <w:r>
        <w:rPr>
          <w:noProof/>
        </w:rPr>
        <mc:AlternateContent>
          <mc:Choice Requires="wpg">
            <w:drawing>
              <wp:anchor distT="0" distB="0" distL="114300" distR="114300" simplePos="0" relativeHeight="251659776" behindDoc="1" locked="0" layoutInCell="1" allowOverlap="1" wp14:anchorId="61236C10" wp14:editId="1A547253">
                <wp:simplePos x="0" y="0"/>
                <wp:positionH relativeFrom="page">
                  <wp:posOffset>4630420</wp:posOffset>
                </wp:positionH>
                <wp:positionV relativeFrom="paragraph">
                  <wp:posOffset>282575</wp:posOffset>
                </wp:positionV>
                <wp:extent cx="156210" cy="255905"/>
                <wp:effectExtent l="0" t="0" r="9259570" b="909320"/>
                <wp:wrapNone/>
                <wp:docPr id="29"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6210" cy="255905"/>
                          <a:chOff x="7293" y="446"/>
                          <a:chExt cx="247" cy="403"/>
                        </a:xfrm>
                      </wpg:grpSpPr>
                      <wpg:grpSp>
                        <wpg:cNvPr id="30" name="Group 32"/>
                        <wpg:cNvGrpSpPr>
                          <a:grpSpLocks/>
                        </wpg:cNvGrpSpPr>
                        <wpg:grpSpPr bwMode="auto">
                          <a:xfrm>
                            <a:off x="7303" y="456"/>
                            <a:ext cx="227" cy="159"/>
                            <a:chOff x="7303" y="456"/>
                            <a:chExt cx="227" cy="159"/>
                          </a:xfrm>
                        </wpg:grpSpPr>
                        <wps:wsp>
                          <wps:cNvPr id="31" name="Freeform 34"/>
                          <wps:cNvSpPr>
                            <a:spLocks noEditPoints="1"/>
                          </wps:cNvSpPr>
                          <wps:spPr bwMode="auto">
                            <a:xfrm>
                              <a:off x="21909" y="1447"/>
                              <a:ext cx="227" cy="159"/>
                            </a:xfrm>
                            <a:custGeom>
                              <a:avLst/>
                              <a:gdLst>
                                <a:gd name="T0" fmla="+- 0 7303 7303"/>
                                <a:gd name="T1" fmla="*/ T0 w 227"/>
                                <a:gd name="T2" fmla="+- 0 456 456"/>
                                <a:gd name="T3" fmla="*/ 456 h 159"/>
                                <a:gd name="T4" fmla="+- 0 7440 7303"/>
                                <a:gd name="T5" fmla="*/ T4 w 227"/>
                                <a:gd name="T6" fmla="+- 0 615 456"/>
                                <a:gd name="T7" fmla="*/ 615 h 159"/>
                                <a:gd name="T8" fmla="+- 0 7530 7303"/>
                                <a:gd name="T9" fmla="*/ T8 w 227"/>
                                <a:gd name="T10" fmla="+- 0 547 456"/>
                                <a:gd name="T11" fmla="*/ 547 h 159"/>
                                <a:gd name="T12" fmla="+- 0 7440 7303"/>
                                <a:gd name="T13" fmla="*/ T12 w 227"/>
                                <a:gd name="T14" fmla="+- 0 547 456"/>
                                <a:gd name="T15" fmla="*/ 547 h 159"/>
                                <a:gd name="T16" fmla="+- 0 7303 7303"/>
                                <a:gd name="T17" fmla="*/ T16 w 227"/>
                                <a:gd name="T18" fmla="+- 0 456 456"/>
                                <a:gd name="T19" fmla="*/ 456 h 159"/>
                              </a:gdLst>
                              <a:ahLst/>
                              <a:cxnLst>
                                <a:cxn ang="0">
                                  <a:pos x="T1" y="T3"/>
                                </a:cxn>
                                <a:cxn ang="0">
                                  <a:pos x="T5" y="T7"/>
                                </a:cxn>
                                <a:cxn ang="0">
                                  <a:pos x="T9" y="T11"/>
                                </a:cxn>
                                <a:cxn ang="0">
                                  <a:pos x="T13" y="T15"/>
                                </a:cxn>
                                <a:cxn ang="0">
                                  <a:pos x="T17" y="T19"/>
                                </a:cxn>
                              </a:cxnLst>
                              <a:rect l="0" t="0" r="r" b="b"/>
                              <a:pathLst>
                                <a:path w="227" h="159">
                                  <a:moveTo>
                                    <a:pt x="0" y="0"/>
                                  </a:moveTo>
                                  <a:lnTo>
                                    <a:pt x="137" y="159"/>
                                  </a:lnTo>
                                  <a:lnTo>
                                    <a:pt x="227" y="91"/>
                                  </a:lnTo>
                                  <a:lnTo>
                                    <a:pt x="137" y="91"/>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3"/>
                          <wps:cNvSpPr>
                            <a:spLocks noEditPoints="1"/>
                          </wps:cNvSpPr>
                          <wps:spPr bwMode="auto">
                            <a:xfrm>
                              <a:off x="21965" y="1368"/>
                              <a:ext cx="227" cy="159"/>
                            </a:xfrm>
                            <a:custGeom>
                              <a:avLst/>
                              <a:gdLst>
                                <a:gd name="T0" fmla="+- 0 7530 7303"/>
                                <a:gd name="T1" fmla="*/ T0 w 227"/>
                                <a:gd name="T2" fmla="+- 0 456 456"/>
                                <a:gd name="T3" fmla="*/ 456 h 159"/>
                                <a:gd name="T4" fmla="+- 0 7303 7303"/>
                                <a:gd name="T5" fmla="*/ T4 w 227"/>
                                <a:gd name="T6" fmla="+- 0 615 456"/>
                                <a:gd name="T7" fmla="*/ 615 h 159"/>
                                <a:gd name="T8" fmla="+- 0 7352 7303"/>
                                <a:gd name="T9" fmla="*/ T8 w 227"/>
                                <a:gd name="T10" fmla="+- 0 615 456"/>
                                <a:gd name="T11" fmla="*/ 615 h 159"/>
                                <a:gd name="T12" fmla="+- 0 7530 7303"/>
                                <a:gd name="T13" fmla="*/ T12 w 227"/>
                                <a:gd name="T14" fmla="+- 0 456 456"/>
                                <a:gd name="T15" fmla="*/ 456 h 159"/>
                              </a:gdLst>
                              <a:ahLst/>
                              <a:cxnLst>
                                <a:cxn ang="0">
                                  <a:pos x="T1" y="T3"/>
                                </a:cxn>
                                <a:cxn ang="0">
                                  <a:pos x="T5" y="T7"/>
                                </a:cxn>
                                <a:cxn ang="0">
                                  <a:pos x="T9" y="T11"/>
                                </a:cxn>
                                <a:cxn ang="0">
                                  <a:pos x="T13" y="T15"/>
                                </a:cxn>
                              </a:cxnLst>
                              <a:rect l="0" t="0" r="r" b="b"/>
                              <a:pathLst>
                                <a:path w="227" h="159">
                                  <a:moveTo>
                                    <a:pt x="227" y="0"/>
                                  </a:moveTo>
                                  <a:lnTo>
                                    <a:pt x="0" y="159"/>
                                  </a:lnTo>
                                  <a:lnTo>
                                    <a:pt x="49" y="159"/>
                                  </a:lnTo>
                                  <a:lnTo>
                                    <a:pt x="22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3" name="Group 29"/>
                        <wpg:cNvGrpSpPr>
                          <a:grpSpLocks/>
                        </wpg:cNvGrpSpPr>
                        <wpg:grpSpPr bwMode="auto">
                          <a:xfrm>
                            <a:off x="7303" y="681"/>
                            <a:ext cx="227" cy="159"/>
                            <a:chOff x="7303" y="681"/>
                            <a:chExt cx="227" cy="159"/>
                          </a:xfrm>
                        </wpg:grpSpPr>
                        <wps:wsp>
                          <wps:cNvPr id="34" name="Freeform 31"/>
                          <wps:cNvSpPr>
                            <a:spLocks noEditPoints="1"/>
                          </wps:cNvSpPr>
                          <wps:spPr bwMode="auto">
                            <a:xfrm>
                              <a:off x="21909" y="2122"/>
                              <a:ext cx="227" cy="159"/>
                            </a:xfrm>
                            <a:custGeom>
                              <a:avLst/>
                              <a:gdLst>
                                <a:gd name="T0" fmla="+- 0 7303 7303"/>
                                <a:gd name="T1" fmla="*/ T0 w 227"/>
                                <a:gd name="T2" fmla="+- 0 681 681"/>
                                <a:gd name="T3" fmla="*/ 681 h 159"/>
                                <a:gd name="T4" fmla="+- 0 7440 7303"/>
                                <a:gd name="T5" fmla="*/ T4 w 227"/>
                                <a:gd name="T6" fmla="+- 0 840 681"/>
                                <a:gd name="T7" fmla="*/ 840 h 159"/>
                                <a:gd name="T8" fmla="+- 0 7530 7303"/>
                                <a:gd name="T9" fmla="*/ T8 w 227"/>
                                <a:gd name="T10" fmla="+- 0 772 681"/>
                                <a:gd name="T11" fmla="*/ 772 h 159"/>
                                <a:gd name="T12" fmla="+- 0 7440 7303"/>
                                <a:gd name="T13" fmla="*/ T12 w 227"/>
                                <a:gd name="T14" fmla="+- 0 772 681"/>
                                <a:gd name="T15" fmla="*/ 772 h 159"/>
                                <a:gd name="T16" fmla="+- 0 7303 7303"/>
                                <a:gd name="T17" fmla="*/ T16 w 227"/>
                                <a:gd name="T18" fmla="+- 0 681 681"/>
                                <a:gd name="T19" fmla="*/ 681 h 159"/>
                              </a:gdLst>
                              <a:ahLst/>
                              <a:cxnLst>
                                <a:cxn ang="0">
                                  <a:pos x="T1" y="T3"/>
                                </a:cxn>
                                <a:cxn ang="0">
                                  <a:pos x="T5" y="T7"/>
                                </a:cxn>
                                <a:cxn ang="0">
                                  <a:pos x="T9" y="T11"/>
                                </a:cxn>
                                <a:cxn ang="0">
                                  <a:pos x="T13" y="T15"/>
                                </a:cxn>
                                <a:cxn ang="0">
                                  <a:pos x="T17" y="T19"/>
                                </a:cxn>
                              </a:cxnLst>
                              <a:rect l="0" t="0" r="r" b="b"/>
                              <a:pathLst>
                                <a:path w="227" h="159">
                                  <a:moveTo>
                                    <a:pt x="0" y="0"/>
                                  </a:moveTo>
                                  <a:lnTo>
                                    <a:pt x="137" y="159"/>
                                  </a:lnTo>
                                  <a:lnTo>
                                    <a:pt x="227" y="91"/>
                                  </a:lnTo>
                                  <a:lnTo>
                                    <a:pt x="137" y="91"/>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0"/>
                          <wps:cNvSpPr>
                            <a:spLocks noEditPoints="1"/>
                          </wps:cNvSpPr>
                          <wps:spPr bwMode="auto">
                            <a:xfrm>
                              <a:off x="21965" y="2043"/>
                              <a:ext cx="227" cy="159"/>
                            </a:xfrm>
                            <a:custGeom>
                              <a:avLst/>
                              <a:gdLst>
                                <a:gd name="T0" fmla="+- 0 7530 7303"/>
                                <a:gd name="T1" fmla="*/ T0 w 227"/>
                                <a:gd name="T2" fmla="+- 0 681 681"/>
                                <a:gd name="T3" fmla="*/ 681 h 159"/>
                                <a:gd name="T4" fmla="+- 0 7303 7303"/>
                                <a:gd name="T5" fmla="*/ T4 w 227"/>
                                <a:gd name="T6" fmla="+- 0 840 681"/>
                                <a:gd name="T7" fmla="*/ 840 h 159"/>
                                <a:gd name="T8" fmla="+- 0 7352 7303"/>
                                <a:gd name="T9" fmla="*/ T8 w 227"/>
                                <a:gd name="T10" fmla="+- 0 840 681"/>
                                <a:gd name="T11" fmla="*/ 840 h 159"/>
                                <a:gd name="T12" fmla="+- 0 7530 7303"/>
                                <a:gd name="T13" fmla="*/ T12 w 227"/>
                                <a:gd name="T14" fmla="+- 0 681 681"/>
                                <a:gd name="T15" fmla="*/ 681 h 159"/>
                              </a:gdLst>
                              <a:ahLst/>
                              <a:cxnLst>
                                <a:cxn ang="0">
                                  <a:pos x="T1" y="T3"/>
                                </a:cxn>
                                <a:cxn ang="0">
                                  <a:pos x="T5" y="T7"/>
                                </a:cxn>
                                <a:cxn ang="0">
                                  <a:pos x="T9" y="T11"/>
                                </a:cxn>
                                <a:cxn ang="0">
                                  <a:pos x="T13" y="T15"/>
                                </a:cxn>
                              </a:cxnLst>
                              <a:rect l="0" t="0" r="r" b="b"/>
                              <a:pathLst>
                                <a:path w="227" h="159">
                                  <a:moveTo>
                                    <a:pt x="227" y="0"/>
                                  </a:moveTo>
                                  <a:lnTo>
                                    <a:pt x="0" y="159"/>
                                  </a:lnTo>
                                  <a:lnTo>
                                    <a:pt x="49" y="159"/>
                                  </a:lnTo>
                                  <a:lnTo>
                                    <a:pt x="22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28" o:spid="_x0000_s1026" style="position:absolute;margin-left:364.6pt;margin-top:22.25pt;width:12.3pt;height:20.15pt;z-index:-251656704;mso-position-horizontal-relative:page" coordorigin="7293,446" coordsize="247,40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">
                <v:group id="Group 32" o:spid="_x0000_s1027" style="position:absolute;left:7303;top:456;width:227;height:159" coordorigin="7303,456" coordsize="227,15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poieesIAAADbAAAADwAA&#10;AAAAAAAAAAAAAACpAgAAZHJzL2Rvd25yZXYueG1sUEsFBgAAAAAEAAQA+gAAAJgDAAAAAA==&#10;">
                  <v:polyline id="Freeform 34" o:spid="_x0000_s1028" style="position:absolute;visibility:visible;mso-wrap-style:square;v-text-anchor:top" points="21909,1447,22046,1606,22136,1538,22046,1538,21909,1447" coordsize="227,15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DJJ4xgAA&#10;ANsAAAAPAAAAZHJzL2Rvd25yZXYueG1sRI9Pa8JAFMTvgt9heUIvUje21D+pq9hCaS8i0R48PrOv&#10;yWL2bcxuTfrtu4LgcZiZ3zCLVWcrcaHGG8cKxqMEBHHutOFCwff+43EGwgdkjZVjUvBHHlbLfm+B&#10;qXYtZ3TZhUJECPsUFZQh1KmUPi/Joh+5mjh6P66xGKJsCqkbbCPcVvIpSSbSouG4UGJN7yXlp92v&#10;VbAZmsPebOfHzXSdZy/nT3ozLSn1MOjWryACdeEevrW/tILnMVy/xB8gl/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fDJJ4xgAAANsAAAAPAAAAAAAAAAAAAAAAAJcCAABkcnMv&#10;ZG93bnJldi54bWxQSwUGAAAAAAQABAD1AAAAigMAAAAA&#10;" fillcolor="black" stroked="f">
                    <v:path arrowok="t" o:connecttype="custom" o:connectlocs="0,456;137,615;227,547;137,547;0,456" o:connectangles="0,0,0,0,0"/>
                    <o:lock v:ext="edit" verticies="t"/>
                  </v:polyline>
                  <v:polyline id="Freeform 33" o:spid="_x0000_s1029" style="position:absolute;visibility:visible;mso-wrap-style:square;v-text-anchor:top" points="22192,1368,21965,1527,22014,1527,22192,1368" coordsize="227,15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3gwPxQAA&#10;ANsAAAAPAAAAZHJzL2Rvd25yZXYueG1sRI9PawIxFMTvhX6H8Apeimar2NrVKCqIXqT45+DxdfPc&#10;Dd28rJvort/eFAo9DjPzG2Yya20pblR741jBWy8BQZw5bThXcDysuiMQPiBrLB2Tgjt5mE2fnyaY&#10;atfwjm77kIsIYZ+igiKEKpXSZwVZ9D1XEUfv7GqLIco6l7rGJsJtKftJ8i4tGo4LBVa0LCj72V+t&#10;gu2rOR3M1+f39mOe7YaXNS1MQ0p1Xtr5GESgNvyH/9obrWDQh98v8QfI6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eDA/FAAAA2wAAAA8AAAAAAAAAAAAAAAAAlwIAAGRycy9k&#10;b3ducmV2LnhtbFBLBQYAAAAABAAEAPUAAACJAwAAAAA=&#10;" fillcolor="black" stroked="f">
                    <v:path arrowok="t" o:connecttype="custom" o:connectlocs="227,456;0,615;49,615;227,456" o:connectangles="0,0,0,0"/>
                    <o:lock v:ext="edit" verticies="t"/>
                  </v:polyline>
                </v:group>
                <v:group id="Group 29" o:spid="_x0000_s1030" style="position:absolute;left:7303;top:681;width:227;height:159" coordorigin="7303,681" coordsize="227,15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loADcUAAADbAAAA&#10;DwAAAAAAAAAAAAAAAACpAgAAZHJzL2Rvd25yZXYueG1sUEsFBgAAAAAEAAQA+gAAAJsDAAAAAA==&#10;">
                  <v:polyline id="Freeform 31" o:spid="_x0000_s1031" style="position:absolute;visibility:visible;mso-wrap-style:square;v-text-anchor:top" points="21909,2122,22046,2281,22136,2213,22046,2213,21909,2122" coordsize="227,15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ezHgxgAA&#10;ANsAAAAPAAAAZHJzL2Rvd25yZXYueG1sRI9PawIxFMTvgt8hPKEXqVmr1ro1ii2UehHxz6HH5+Z1&#10;N7h52W5Sd/vtTUHwOMzMb5j5srWluFDtjWMFw0ECgjhz2nCu4Hj4eHwB4QOyxtIxKfgjD8tFtzPH&#10;VLuGd3TZh1xECPsUFRQhVKmUPivIoh+4ijh63662GKKsc6lrbCLclvIpSZ6lRcNxocCK3gvKzvtf&#10;q2DTN18Hs52dNtNVtpv8fNKbaUiph167egURqA338K291gpGY/j/En+AXFw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PezHgxgAAANsAAAAPAAAAAAAAAAAAAAAAAJcCAABkcnMv&#10;ZG93bnJldi54bWxQSwUGAAAAAAQABAD1AAAAigMAAAAA&#10;" fillcolor="black" stroked="f">
                    <v:path arrowok="t" o:connecttype="custom" o:connectlocs="0,681;137,840;227,772;137,772;0,681" o:connectangles="0,0,0,0,0"/>
                    <o:lock v:ext="edit" verticies="t"/>
                  </v:polyline>
                  <v:polyline id="Freeform 30" o:spid="_x0000_s1032" style="position:absolute;visibility:visible;mso-wrap-style:square;v-text-anchor:top" points="22192,2043,21965,2202,22014,2202,22192,2043" coordsize="227,15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N5R7xgAA&#10;ANsAAAAPAAAAZHJzL2Rvd25yZXYueG1sRI/NawIxFMTvBf+H8AQvRbNa/FqNYgulXqT4cfD43Dx3&#10;g5uX7SZ1t/+9KRR6HGbmN8xy3dpS3Kn2xrGC4SABQZw5bThXcDq+92cgfEDWWDomBT/kYb3qPC0x&#10;1a7hPd0PIRcRwj5FBUUIVSqlzwqy6AeuIo7e1dUWQ5R1LnWNTYTbUo6SZCItGo4LBVb0VlB2O3xb&#10;Bbtncz6az/llN91k+/HXB72ahpTqddvNAkSgNvyH/9pbreBlDL9f4g+Qqw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gN5R7xgAAANsAAAAPAAAAAAAAAAAAAAAAAJcCAABkcnMv&#10;ZG93bnJldi54bWxQSwUGAAAAAAQABAD1AAAAigMAAAAA&#10;" fillcolor="black" stroked="f">
                    <v:path arrowok="t" o:connecttype="custom" o:connectlocs="227,681;0,840;49,840;227,681" o:connectangles="0,0,0,0"/>
                    <o:lock v:ext="edit" verticies="t"/>
                  </v:polyline>
                </v:group>
                <w10:wrap anchorx="page"/>
              </v:group>
            </w:pict>
          </mc:Fallback>
        </mc:AlternateContent>
      </w:r>
      <w:r>
        <w:rPr>
          <w:noProof/>
        </w:rPr>
        <mc:AlternateContent>
          <mc:Choice Requires="wpg">
            <w:drawing>
              <wp:anchor distT="0" distB="0" distL="114300" distR="114300" simplePos="0" relativeHeight="251660800" behindDoc="1" locked="0" layoutInCell="1" allowOverlap="1" wp14:anchorId="26F58ED6" wp14:editId="2406E980">
                <wp:simplePos x="0" y="0"/>
                <wp:positionH relativeFrom="page">
                  <wp:posOffset>3393440</wp:posOffset>
                </wp:positionH>
                <wp:positionV relativeFrom="paragraph">
                  <wp:posOffset>425450</wp:posOffset>
                </wp:positionV>
                <wp:extent cx="156210" cy="255905"/>
                <wp:effectExtent l="0" t="0" r="6800850" b="1198245"/>
                <wp:wrapNone/>
                <wp:docPr id="22"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6210" cy="255905"/>
                          <a:chOff x="5344" y="671"/>
                          <a:chExt cx="247" cy="403"/>
                        </a:xfrm>
                      </wpg:grpSpPr>
                      <wpg:grpSp>
                        <wpg:cNvPr id="23" name="Group 25"/>
                        <wpg:cNvGrpSpPr>
                          <a:grpSpLocks/>
                        </wpg:cNvGrpSpPr>
                        <wpg:grpSpPr bwMode="auto">
                          <a:xfrm>
                            <a:off x="5354" y="681"/>
                            <a:ext cx="227" cy="159"/>
                            <a:chOff x="5354" y="681"/>
                            <a:chExt cx="227" cy="159"/>
                          </a:xfrm>
                        </wpg:grpSpPr>
                        <wps:wsp>
                          <wps:cNvPr id="24" name="Freeform 27"/>
                          <wps:cNvSpPr>
                            <a:spLocks noEditPoints="1"/>
                          </wps:cNvSpPr>
                          <wps:spPr bwMode="auto">
                            <a:xfrm>
                              <a:off x="16062" y="2122"/>
                              <a:ext cx="227" cy="159"/>
                            </a:xfrm>
                            <a:custGeom>
                              <a:avLst/>
                              <a:gdLst>
                                <a:gd name="T0" fmla="+- 0 5354 5354"/>
                                <a:gd name="T1" fmla="*/ T0 w 227"/>
                                <a:gd name="T2" fmla="+- 0 681 681"/>
                                <a:gd name="T3" fmla="*/ 681 h 159"/>
                                <a:gd name="T4" fmla="+- 0 5493 5354"/>
                                <a:gd name="T5" fmla="*/ T4 w 227"/>
                                <a:gd name="T6" fmla="+- 0 840 681"/>
                                <a:gd name="T7" fmla="*/ 840 h 159"/>
                                <a:gd name="T8" fmla="+- 0 5581 5354"/>
                                <a:gd name="T9" fmla="*/ T8 w 227"/>
                                <a:gd name="T10" fmla="+- 0 772 681"/>
                                <a:gd name="T11" fmla="*/ 772 h 159"/>
                                <a:gd name="T12" fmla="+- 0 5493 5354"/>
                                <a:gd name="T13" fmla="*/ T12 w 227"/>
                                <a:gd name="T14" fmla="+- 0 772 681"/>
                                <a:gd name="T15" fmla="*/ 772 h 159"/>
                                <a:gd name="T16" fmla="+- 0 5354 5354"/>
                                <a:gd name="T17" fmla="*/ T16 w 227"/>
                                <a:gd name="T18" fmla="+- 0 681 681"/>
                                <a:gd name="T19" fmla="*/ 681 h 159"/>
                              </a:gdLst>
                              <a:ahLst/>
                              <a:cxnLst>
                                <a:cxn ang="0">
                                  <a:pos x="T1" y="T3"/>
                                </a:cxn>
                                <a:cxn ang="0">
                                  <a:pos x="T5" y="T7"/>
                                </a:cxn>
                                <a:cxn ang="0">
                                  <a:pos x="T9" y="T11"/>
                                </a:cxn>
                                <a:cxn ang="0">
                                  <a:pos x="T13" y="T15"/>
                                </a:cxn>
                                <a:cxn ang="0">
                                  <a:pos x="T17" y="T19"/>
                                </a:cxn>
                              </a:cxnLst>
                              <a:rect l="0" t="0" r="r" b="b"/>
                              <a:pathLst>
                                <a:path w="227" h="159">
                                  <a:moveTo>
                                    <a:pt x="0" y="0"/>
                                  </a:moveTo>
                                  <a:lnTo>
                                    <a:pt x="139" y="159"/>
                                  </a:lnTo>
                                  <a:lnTo>
                                    <a:pt x="227" y="91"/>
                                  </a:lnTo>
                                  <a:lnTo>
                                    <a:pt x="139" y="91"/>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6"/>
                          <wps:cNvSpPr>
                            <a:spLocks noEditPoints="1"/>
                          </wps:cNvSpPr>
                          <wps:spPr bwMode="auto">
                            <a:xfrm>
                              <a:off x="16119" y="2043"/>
                              <a:ext cx="227" cy="159"/>
                            </a:xfrm>
                            <a:custGeom>
                              <a:avLst/>
                              <a:gdLst>
                                <a:gd name="T0" fmla="+- 0 5581 5354"/>
                                <a:gd name="T1" fmla="*/ T0 w 227"/>
                                <a:gd name="T2" fmla="+- 0 681 681"/>
                                <a:gd name="T3" fmla="*/ 681 h 159"/>
                                <a:gd name="T4" fmla="+- 0 5354 5354"/>
                                <a:gd name="T5" fmla="*/ T4 w 227"/>
                                <a:gd name="T6" fmla="+- 0 840 681"/>
                                <a:gd name="T7" fmla="*/ 840 h 159"/>
                                <a:gd name="T8" fmla="+- 0 5402 5354"/>
                                <a:gd name="T9" fmla="*/ T8 w 227"/>
                                <a:gd name="T10" fmla="+- 0 840 681"/>
                                <a:gd name="T11" fmla="*/ 840 h 159"/>
                                <a:gd name="T12" fmla="+- 0 5581 5354"/>
                                <a:gd name="T13" fmla="*/ T12 w 227"/>
                                <a:gd name="T14" fmla="+- 0 681 681"/>
                                <a:gd name="T15" fmla="*/ 681 h 159"/>
                              </a:gdLst>
                              <a:ahLst/>
                              <a:cxnLst>
                                <a:cxn ang="0">
                                  <a:pos x="T1" y="T3"/>
                                </a:cxn>
                                <a:cxn ang="0">
                                  <a:pos x="T5" y="T7"/>
                                </a:cxn>
                                <a:cxn ang="0">
                                  <a:pos x="T9" y="T11"/>
                                </a:cxn>
                                <a:cxn ang="0">
                                  <a:pos x="T13" y="T15"/>
                                </a:cxn>
                              </a:cxnLst>
                              <a:rect l="0" t="0" r="r" b="b"/>
                              <a:pathLst>
                                <a:path w="227" h="159">
                                  <a:moveTo>
                                    <a:pt x="227" y="0"/>
                                  </a:moveTo>
                                  <a:lnTo>
                                    <a:pt x="0" y="159"/>
                                  </a:lnTo>
                                  <a:lnTo>
                                    <a:pt x="48" y="159"/>
                                  </a:lnTo>
                                  <a:lnTo>
                                    <a:pt x="22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6" name="Group 22"/>
                        <wpg:cNvGrpSpPr>
                          <a:grpSpLocks/>
                        </wpg:cNvGrpSpPr>
                        <wpg:grpSpPr bwMode="auto">
                          <a:xfrm>
                            <a:off x="5354" y="905"/>
                            <a:ext cx="227" cy="159"/>
                            <a:chOff x="5354" y="905"/>
                            <a:chExt cx="227" cy="159"/>
                          </a:xfrm>
                        </wpg:grpSpPr>
                        <wps:wsp>
                          <wps:cNvPr id="27" name="Freeform 24"/>
                          <wps:cNvSpPr>
                            <a:spLocks noEditPoints="1"/>
                          </wps:cNvSpPr>
                          <wps:spPr bwMode="auto">
                            <a:xfrm>
                              <a:off x="16062" y="2795"/>
                              <a:ext cx="227" cy="159"/>
                            </a:xfrm>
                            <a:custGeom>
                              <a:avLst/>
                              <a:gdLst>
                                <a:gd name="T0" fmla="+- 0 5354 5354"/>
                                <a:gd name="T1" fmla="*/ T0 w 227"/>
                                <a:gd name="T2" fmla="+- 0 905 905"/>
                                <a:gd name="T3" fmla="*/ 905 h 159"/>
                                <a:gd name="T4" fmla="+- 0 5493 5354"/>
                                <a:gd name="T5" fmla="*/ T4 w 227"/>
                                <a:gd name="T6" fmla="+- 0 1064 905"/>
                                <a:gd name="T7" fmla="*/ 1064 h 159"/>
                                <a:gd name="T8" fmla="+- 0 5581 5354"/>
                                <a:gd name="T9" fmla="*/ T8 w 227"/>
                                <a:gd name="T10" fmla="+- 0 996 905"/>
                                <a:gd name="T11" fmla="*/ 996 h 159"/>
                                <a:gd name="T12" fmla="+- 0 5493 5354"/>
                                <a:gd name="T13" fmla="*/ T12 w 227"/>
                                <a:gd name="T14" fmla="+- 0 996 905"/>
                                <a:gd name="T15" fmla="*/ 996 h 159"/>
                                <a:gd name="T16" fmla="+- 0 5354 5354"/>
                                <a:gd name="T17" fmla="*/ T16 w 227"/>
                                <a:gd name="T18" fmla="+- 0 905 905"/>
                                <a:gd name="T19" fmla="*/ 905 h 159"/>
                              </a:gdLst>
                              <a:ahLst/>
                              <a:cxnLst>
                                <a:cxn ang="0">
                                  <a:pos x="T1" y="T3"/>
                                </a:cxn>
                                <a:cxn ang="0">
                                  <a:pos x="T5" y="T7"/>
                                </a:cxn>
                                <a:cxn ang="0">
                                  <a:pos x="T9" y="T11"/>
                                </a:cxn>
                                <a:cxn ang="0">
                                  <a:pos x="T13" y="T15"/>
                                </a:cxn>
                                <a:cxn ang="0">
                                  <a:pos x="T17" y="T19"/>
                                </a:cxn>
                              </a:cxnLst>
                              <a:rect l="0" t="0" r="r" b="b"/>
                              <a:pathLst>
                                <a:path w="227" h="159">
                                  <a:moveTo>
                                    <a:pt x="0" y="0"/>
                                  </a:moveTo>
                                  <a:lnTo>
                                    <a:pt x="139" y="159"/>
                                  </a:lnTo>
                                  <a:lnTo>
                                    <a:pt x="227" y="91"/>
                                  </a:lnTo>
                                  <a:lnTo>
                                    <a:pt x="139" y="91"/>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3"/>
                          <wps:cNvSpPr>
                            <a:spLocks noEditPoints="1"/>
                          </wps:cNvSpPr>
                          <wps:spPr bwMode="auto">
                            <a:xfrm>
                              <a:off x="16119" y="2715"/>
                              <a:ext cx="227" cy="159"/>
                            </a:xfrm>
                            <a:custGeom>
                              <a:avLst/>
                              <a:gdLst>
                                <a:gd name="T0" fmla="+- 0 5581 5354"/>
                                <a:gd name="T1" fmla="*/ T0 w 227"/>
                                <a:gd name="T2" fmla="+- 0 905 905"/>
                                <a:gd name="T3" fmla="*/ 905 h 159"/>
                                <a:gd name="T4" fmla="+- 0 5354 5354"/>
                                <a:gd name="T5" fmla="*/ T4 w 227"/>
                                <a:gd name="T6" fmla="+- 0 1064 905"/>
                                <a:gd name="T7" fmla="*/ 1064 h 159"/>
                                <a:gd name="T8" fmla="+- 0 5402 5354"/>
                                <a:gd name="T9" fmla="*/ T8 w 227"/>
                                <a:gd name="T10" fmla="+- 0 1064 905"/>
                                <a:gd name="T11" fmla="*/ 1064 h 159"/>
                                <a:gd name="T12" fmla="+- 0 5581 5354"/>
                                <a:gd name="T13" fmla="*/ T12 w 227"/>
                                <a:gd name="T14" fmla="+- 0 905 905"/>
                                <a:gd name="T15" fmla="*/ 905 h 159"/>
                              </a:gdLst>
                              <a:ahLst/>
                              <a:cxnLst>
                                <a:cxn ang="0">
                                  <a:pos x="T1" y="T3"/>
                                </a:cxn>
                                <a:cxn ang="0">
                                  <a:pos x="T5" y="T7"/>
                                </a:cxn>
                                <a:cxn ang="0">
                                  <a:pos x="T9" y="T11"/>
                                </a:cxn>
                                <a:cxn ang="0">
                                  <a:pos x="T13" y="T15"/>
                                </a:cxn>
                              </a:cxnLst>
                              <a:rect l="0" t="0" r="r" b="b"/>
                              <a:pathLst>
                                <a:path w="227" h="159">
                                  <a:moveTo>
                                    <a:pt x="227" y="0"/>
                                  </a:moveTo>
                                  <a:lnTo>
                                    <a:pt x="0" y="159"/>
                                  </a:lnTo>
                                  <a:lnTo>
                                    <a:pt x="48" y="159"/>
                                  </a:lnTo>
                                  <a:lnTo>
                                    <a:pt x="22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21" o:spid="_x0000_s1026" style="position:absolute;margin-left:267.2pt;margin-top:33.5pt;width:12.3pt;height:20.15pt;z-index:-251655680;mso-position-horizontal-relative:page" coordorigin="5344,671" coordsize="247,40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">
                <v:group id="Group 25" o:spid="_x0000_s1027" style="position:absolute;left:5354;top:681;width:227;height:159" coordorigin="5354,681" coordsize="227,15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Tg5bQxAAAANsAAAAP&#10;AAAAAAAAAAAAAAAAAKkCAABkcnMvZG93bnJldi54bWxQSwUGAAAAAAQABAD6AAAAmgMAAAAA&#10;">
                  <v:polyline id="Freeform 27" o:spid="_x0000_s1028" style="position:absolute;visibility:visible;mso-wrap-style:square;v-text-anchor:top" points="16062,2122,16201,2281,16289,2213,16201,2213,16062,2122" coordsize="227,15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oqc9xQAA&#10;ANsAAAAPAAAAZHJzL2Rvd25yZXYueG1sRI9PawIxFMTvhX6H8ApeimYr2trVKCqIXqT45+DxdfPc&#10;Dd28rJvort/eFAo9DjPzG2Yya20pblR741jBWy8BQZw5bThXcDysuiMQPiBrLB2Tgjt5mE2fnyaY&#10;atfwjm77kIsIYZ+igiKEKpXSZwVZ9D1XEUfv7GqLIco6l7rGJsJtKftJ8i4tGo4LBVa0LCj72V+t&#10;gu2rOR3M1+f39mOe7YaXNS1MQ0p1Xtr5GESgNvyH/9obraA/gN8v8QfI6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qipz3FAAAA2wAAAA8AAAAAAAAAAAAAAAAAlwIAAGRycy9k&#10;b3ducmV2LnhtbFBLBQYAAAAABAAEAPUAAACJAwAAAAA=&#10;" fillcolor="black" stroked="f">
                    <v:path arrowok="t" o:connecttype="custom" o:connectlocs="0,681;139,840;227,772;139,772;0,681" o:connectangles="0,0,0,0,0"/>
                    <o:lock v:ext="edit" verticies="t"/>
                  </v:polyline>
                  <v:polyline id="Freeform 26" o:spid="_x0000_s1029" style="position:absolute;visibility:visible;mso-wrap-style:square;v-text-anchor:top" points="16346,2043,16119,2202,16167,2202,16346,2043" coordsize="227,15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7gKmxQAA&#10;ANsAAAAPAAAAZHJzL2Rvd25yZXYueG1sRI9Ba8JAFITvQv/D8gpepG4qaGvqJqhQ2ouI2oPH1+xr&#10;sjT7Ns2uJv33riB4HGbmG2aR97YWZ2q9cazgeZyAIC6cNlwq+Dq8P72C8AFZY+2YFPyThzx7GCww&#10;1a7jHZ33oRQRwj5FBVUITSqlLyqy6MeuIY7ej2sthijbUuoWuwi3tZwkyUxaNBwXKmxoXVHxuz9Z&#10;BZuROR7Mdv69eVkWu+nfB61MR0oNH/vlG4hAfbiHb+1PrWAyheuX+ANkd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XuAqbFAAAA2wAAAA8AAAAAAAAAAAAAAAAAlwIAAGRycy9k&#10;b3ducmV2LnhtbFBLBQYAAAAABAAEAPUAAACJAwAAAAA=&#10;" fillcolor="black" stroked="f">
                    <v:path arrowok="t" o:connecttype="custom" o:connectlocs="227,681;0,840;48,840;227,681" o:connectangles="0,0,0,0"/>
                    <o:lock v:ext="edit" verticies="t"/>
                  </v:polyline>
                </v:group>
                <v:group id="Group 22" o:spid="_x0000_s1030" style="position:absolute;left:5354;top:905;width:227;height:159" coordorigin="5354,905" coordsize="227,15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D9DVIxAAAANsAAAAP&#10;AAAAAAAAAAAAAAAAAKkCAABkcnMvZG93bnJldi54bWxQSwUGAAAAAAQABAD6AAAAmgMAAAAA&#10;">
                  <v:polyline id="Freeform 24" o:spid="_x0000_s1031" style="position:absolute;visibility:visible;mso-wrap-style:square;v-text-anchor:top" points="16062,2795,16201,2954,16289,2886,16201,2886,16062,2795" coordsize="227,15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cDlKxQAA&#10;ANsAAAAPAAAAZHJzL2Rvd25yZXYueG1sRI9PawIxFMTvBb9DeIKXolmFVl2NYoVSL1L8c/D43Dx3&#10;g5uX7SZ1129vhEKPw8z8hpkvW1uKG9XeOFYwHCQgiDOnDecKjofP/gSED8gaS8ek4E4elovOyxxT&#10;7Rre0W0fchEh7FNUUIRQpVL6rCCLfuAq4uhdXG0xRFnnUtfYRLgt5ShJ3qVFw3GhwIrWBWXX/a9V&#10;sH01p4P5np6341W2e/v5og/TkFK9bruagQjUhv/wX3ujFYzG8PwSf4BcP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pwOUrFAAAA2wAAAA8AAAAAAAAAAAAAAAAAlwIAAGRycy9k&#10;b3ducmV2LnhtbFBLBQYAAAAABAAEAPUAAACJAwAAAAA=&#10;" fillcolor="black" stroked="f">
                    <v:path arrowok="t" o:connecttype="custom" o:connectlocs="0,905;139,1064;227,996;139,996;0,905" o:connectangles="0,0,0,0,0"/>
                    <o:lock v:ext="edit" verticies="t"/>
                  </v:polyline>
                  <v:polyline id="Freeform 23" o:spid="_x0000_s1032" style="position:absolute;visibility:visible;mso-wrap-style:square;v-text-anchor:top" points="16346,2715,16119,2874,16167,2874,16346,2715" coordsize="227,15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7604wgAA&#10;ANsAAAAPAAAAZHJzL2Rvd25yZXYueG1sRE/Pa8IwFL4L/g/hCbuMmSpMZ2cUHYx5Eal68Phs3tpg&#10;81KbzNb/3hwGHj++3/NlZytxo8YbxwpGwwQEce604ULB8fD99gHCB2SNlWNScCcPy0W/N8dUu5Yz&#10;uu1DIWII+xQVlCHUqZQ+L8miH7qaOHK/rrEYImwKqRtsY7it5DhJJtKi4dhQYk1fJeWX/Z9VsH01&#10;p4PZzc7b6SrP3q8/tDYtKfUy6FafIAJ14Sn+d2+0gnEcG7/EHyA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vvrTjCAAAA2wAAAA8AAAAAAAAAAAAAAAAAlwIAAGRycy9kb3du&#10;cmV2LnhtbFBLBQYAAAAABAAEAPUAAACGAwAAAAA=&#10;" fillcolor="black" stroked="f">
                    <v:path arrowok="t" o:connecttype="custom" o:connectlocs="227,905;0,1064;48,1064;227,905" o:connectangles="0,0,0,0"/>
                    <o:lock v:ext="edit" verticies="t"/>
                  </v:polyline>
                </v:group>
                <w10:wrap anchorx="page"/>
              </v:group>
            </w:pict>
          </mc:Fallback>
        </mc:AlternateContent>
      </w:r>
      <w:r>
        <w:rPr>
          <w:noProof/>
        </w:rPr>
        <mc:AlternateContent>
          <mc:Choice Requires="wpg">
            <w:drawing>
              <wp:anchor distT="0" distB="0" distL="114300" distR="114300" simplePos="0" relativeHeight="251661824" behindDoc="1" locked="0" layoutInCell="1" allowOverlap="1" wp14:anchorId="3575663C" wp14:editId="2E630AA8">
                <wp:simplePos x="0" y="0"/>
                <wp:positionH relativeFrom="page">
                  <wp:posOffset>3393440</wp:posOffset>
                </wp:positionH>
                <wp:positionV relativeFrom="paragraph">
                  <wp:posOffset>711200</wp:posOffset>
                </wp:positionV>
                <wp:extent cx="156210" cy="255905"/>
                <wp:effectExtent l="0" t="0" r="6800850" b="1763395"/>
                <wp:wrapNone/>
                <wp:docPr id="15"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6210" cy="255905"/>
                          <a:chOff x="5344" y="1120"/>
                          <a:chExt cx="247" cy="403"/>
                        </a:xfrm>
                      </wpg:grpSpPr>
                      <wpg:grpSp>
                        <wpg:cNvPr id="16" name="Group 18"/>
                        <wpg:cNvGrpSpPr>
                          <a:grpSpLocks/>
                        </wpg:cNvGrpSpPr>
                        <wpg:grpSpPr bwMode="auto">
                          <a:xfrm>
                            <a:off x="5354" y="1130"/>
                            <a:ext cx="227" cy="159"/>
                            <a:chOff x="5354" y="1130"/>
                            <a:chExt cx="227" cy="159"/>
                          </a:xfrm>
                        </wpg:grpSpPr>
                        <wps:wsp>
                          <wps:cNvPr id="17" name="Freeform 20"/>
                          <wps:cNvSpPr>
                            <a:spLocks noEditPoints="1"/>
                          </wps:cNvSpPr>
                          <wps:spPr bwMode="auto">
                            <a:xfrm>
                              <a:off x="16062" y="3469"/>
                              <a:ext cx="227" cy="159"/>
                            </a:xfrm>
                            <a:custGeom>
                              <a:avLst/>
                              <a:gdLst>
                                <a:gd name="T0" fmla="+- 0 5354 5354"/>
                                <a:gd name="T1" fmla="*/ T0 w 227"/>
                                <a:gd name="T2" fmla="+- 0 1130 1130"/>
                                <a:gd name="T3" fmla="*/ 1130 h 159"/>
                                <a:gd name="T4" fmla="+- 0 5493 5354"/>
                                <a:gd name="T5" fmla="*/ T4 w 227"/>
                                <a:gd name="T6" fmla="+- 0 1289 1130"/>
                                <a:gd name="T7" fmla="*/ 1289 h 159"/>
                                <a:gd name="T8" fmla="+- 0 5581 5354"/>
                                <a:gd name="T9" fmla="*/ T8 w 227"/>
                                <a:gd name="T10" fmla="+- 0 1221 1130"/>
                                <a:gd name="T11" fmla="*/ 1221 h 159"/>
                                <a:gd name="T12" fmla="+- 0 5493 5354"/>
                                <a:gd name="T13" fmla="*/ T12 w 227"/>
                                <a:gd name="T14" fmla="+- 0 1221 1130"/>
                                <a:gd name="T15" fmla="*/ 1221 h 159"/>
                                <a:gd name="T16" fmla="+- 0 5354 5354"/>
                                <a:gd name="T17" fmla="*/ T16 w 227"/>
                                <a:gd name="T18" fmla="+- 0 1130 1130"/>
                                <a:gd name="T19" fmla="*/ 1130 h 159"/>
                              </a:gdLst>
                              <a:ahLst/>
                              <a:cxnLst>
                                <a:cxn ang="0">
                                  <a:pos x="T1" y="T3"/>
                                </a:cxn>
                                <a:cxn ang="0">
                                  <a:pos x="T5" y="T7"/>
                                </a:cxn>
                                <a:cxn ang="0">
                                  <a:pos x="T9" y="T11"/>
                                </a:cxn>
                                <a:cxn ang="0">
                                  <a:pos x="T13" y="T15"/>
                                </a:cxn>
                                <a:cxn ang="0">
                                  <a:pos x="T17" y="T19"/>
                                </a:cxn>
                              </a:cxnLst>
                              <a:rect l="0" t="0" r="r" b="b"/>
                              <a:pathLst>
                                <a:path w="227" h="159">
                                  <a:moveTo>
                                    <a:pt x="0" y="0"/>
                                  </a:moveTo>
                                  <a:lnTo>
                                    <a:pt x="139" y="159"/>
                                  </a:lnTo>
                                  <a:lnTo>
                                    <a:pt x="227" y="91"/>
                                  </a:lnTo>
                                  <a:lnTo>
                                    <a:pt x="139" y="91"/>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9"/>
                          <wps:cNvSpPr>
                            <a:spLocks noEditPoints="1"/>
                          </wps:cNvSpPr>
                          <wps:spPr bwMode="auto">
                            <a:xfrm>
                              <a:off x="16119" y="3390"/>
                              <a:ext cx="227" cy="159"/>
                            </a:xfrm>
                            <a:custGeom>
                              <a:avLst/>
                              <a:gdLst>
                                <a:gd name="T0" fmla="+- 0 5581 5354"/>
                                <a:gd name="T1" fmla="*/ T0 w 227"/>
                                <a:gd name="T2" fmla="+- 0 1130 1130"/>
                                <a:gd name="T3" fmla="*/ 1130 h 159"/>
                                <a:gd name="T4" fmla="+- 0 5354 5354"/>
                                <a:gd name="T5" fmla="*/ T4 w 227"/>
                                <a:gd name="T6" fmla="+- 0 1289 1130"/>
                                <a:gd name="T7" fmla="*/ 1289 h 159"/>
                                <a:gd name="T8" fmla="+- 0 5402 5354"/>
                                <a:gd name="T9" fmla="*/ T8 w 227"/>
                                <a:gd name="T10" fmla="+- 0 1289 1130"/>
                                <a:gd name="T11" fmla="*/ 1289 h 159"/>
                                <a:gd name="T12" fmla="+- 0 5581 5354"/>
                                <a:gd name="T13" fmla="*/ T12 w 227"/>
                                <a:gd name="T14" fmla="+- 0 1130 1130"/>
                                <a:gd name="T15" fmla="*/ 1130 h 159"/>
                              </a:gdLst>
                              <a:ahLst/>
                              <a:cxnLst>
                                <a:cxn ang="0">
                                  <a:pos x="T1" y="T3"/>
                                </a:cxn>
                                <a:cxn ang="0">
                                  <a:pos x="T5" y="T7"/>
                                </a:cxn>
                                <a:cxn ang="0">
                                  <a:pos x="T9" y="T11"/>
                                </a:cxn>
                                <a:cxn ang="0">
                                  <a:pos x="T13" y="T15"/>
                                </a:cxn>
                              </a:cxnLst>
                              <a:rect l="0" t="0" r="r" b="b"/>
                              <a:pathLst>
                                <a:path w="227" h="159">
                                  <a:moveTo>
                                    <a:pt x="227" y="0"/>
                                  </a:moveTo>
                                  <a:lnTo>
                                    <a:pt x="0" y="159"/>
                                  </a:lnTo>
                                  <a:lnTo>
                                    <a:pt x="48" y="159"/>
                                  </a:lnTo>
                                  <a:lnTo>
                                    <a:pt x="22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 name="Group 15"/>
                        <wpg:cNvGrpSpPr>
                          <a:grpSpLocks/>
                        </wpg:cNvGrpSpPr>
                        <wpg:grpSpPr bwMode="auto">
                          <a:xfrm>
                            <a:off x="5354" y="1355"/>
                            <a:ext cx="227" cy="159"/>
                            <a:chOff x="5354" y="1355"/>
                            <a:chExt cx="227" cy="159"/>
                          </a:xfrm>
                        </wpg:grpSpPr>
                        <wps:wsp>
                          <wps:cNvPr id="20" name="Freeform 17"/>
                          <wps:cNvSpPr>
                            <a:spLocks noEditPoints="1"/>
                          </wps:cNvSpPr>
                          <wps:spPr bwMode="auto">
                            <a:xfrm>
                              <a:off x="16062" y="4144"/>
                              <a:ext cx="227" cy="159"/>
                            </a:xfrm>
                            <a:custGeom>
                              <a:avLst/>
                              <a:gdLst>
                                <a:gd name="T0" fmla="+- 0 5354 5354"/>
                                <a:gd name="T1" fmla="*/ T0 w 227"/>
                                <a:gd name="T2" fmla="+- 0 1355 1355"/>
                                <a:gd name="T3" fmla="*/ 1355 h 159"/>
                                <a:gd name="T4" fmla="+- 0 5493 5354"/>
                                <a:gd name="T5" fmla="*/ T4 w 227"/>
                                <a:gd name="T6" fmla="+- 0 1514 1355"/>
                                <a:gd name="T7" fmla="*/ 1514 h 159"/>
                                <a:gd name="T8" fmla="+- 0 5581 5354"/>
                                <a:gd name="T9" fmla="*/ T8 w 227"/>
                                <a:gd name="T10" fmla="+- 0 1446 1355"/>
                                <a:gd name="T11" fmla="*/ 1446 h 159"/>
                                <a:gd name="T12" fmla="+- 0 5493 5354"/>
                                <a:gd name="T13" fmla="*/ T12 w 227"/>
                                <a:gd name="T14" fmla="+- 0 1446 1355"/>
                                <a:gd name="T15" fmla="*/ 1446 h 159"/>
                                <a:gd name="T16" fmla="+- 0 5354 5354"/>
                                <a:gd name="T17" fmla="*/ T16 w 227"/>
                                <a:gd name="T18" fmla="+- 0 1355 1355"/>
                                <a:gd name="T19" fmla="*/ 1355 h 159"/>
                              </a:gdLst>
                              <a:ahLst/>
                              <a:cxnLst>
                                <a:cxn ang="0">
                                  <a:pos x="T1" y="T3"/>
                                </a:cxn>
                                <a:cxn ang="0">
                                  <a:pos x="T5" y="T7"/>
                                </a:cxn>
                                <a:cxn ang="0">
                                  <a:pos x="T9" y="T11"/>
                                </a:cxn>
                                <a:cxn ang="0">
                                  <a:pos x="T13" y="T15"/>
                                </a:cxn>
                                <a:cxn ang="0">
                                  <a:pos x="T17" y="T19"/>
                                </a:cxn>
                              </a:cxnLst>
                              <a:rect l="0" t="0" r="r" b="b"/>
                              <a:pathLst>
                                <a:path w="227" h="159">
                                  <a:moveTo>
                                    <a:pt x="0" y="0"/>
                                  </a:moveTo>
                                  <a:lnTo>
                                    <a:pt x="139" y="159"/>
                                  </a:lnTo>
                                  <a:lnTo>
                                    <a:pt x="227" y="91"/>
                                  </a:lnTo>
                                  <a:lnTo>
                                    <a:pt x="139" y="91"/>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6"/>
                          <wps:cNvSpPr>
                            <a:spLocks noEditPoints="1"/>
                          </wps:cNvSpPr>
                          <wps:spPr bwMode="auto">
                            <a:xfrm>
                              <a:off x="16119" y="4065"/>
                              <a:ext cx="227" cy="159"/>
                            </a:xfrm>
                            <a:custGeom>
                              <a:avLst/>
                              <a:gdLst>
                                <a:gd name="T0" fmla="+- 0 5581 5354"/>
                                <a:gd name="T1" fmla="*/ T0 w 227"/>
                                <a:gd name="T2" fmla="+- 0 1355 1355"/>
                                <a:gd name="T3" fmla="*/ 1355 h 159"/>
                                <a:gd name="T4" fmla="+- 0 5354 5354"/>
                                <a:gd name="T5" fmla="*/ T4 w 227"/>
                                <a:gd name="T6" fmla="+- 0 1514 1355"/>
                                <a:gd name="T7" fmla="*/ 1514 h 159"/>
                                <a:gd name="T8" fmla="+- 0 5402 5354"/>
                                <a:gd name="T9" fmla="*/ T8 w 227"/>
                                <a:gd name="T10" fmla="+- 0 1514 1355"/>
                                <a:gd name="T11" fmla="*/ 1514 h 159"/>
                                <a:gd name="T12" fmla="+- 0 5581 5354"/>
                                <a:gd name="T13" fmla="*/ T12 w 227"/>
                                <a:gd name="T14" fmla="+- 0 1355 1355"/>
                                <a:gd name="T15" fmla="*/ 1355 h 159"/>
                              </a:gdLst>
                              <a:ahLst/>
                              <a:cxnLst>
                                <a:cxn ang="0">
                                  <a:pos x="T1" y="T3"/>
                                </a:cxn>
                                <a:cxn ang="0">
                                  <a:pos x="T5" y="T7"/>
                                </a:cxn>
                                <a:cxn ang="0">
                                  <a:pos x="T9" y="T11"/>
                                </a:cxn>
                                <a:cxn ang="0">
                                  <a:pos x="T13" y="T15"/>
                                </a:cxn>
                              </a:cxnLst>
                              <a:rect l="0" t="0" r="r" b="b"/>
                              <a:pathLst>
                                <a:path w="227" h="159">
                                  <a:moveTo>
                                    <a:pt x="227" y="0"/>
                                  </a:moveTo>
                                  <a:lnTo>
                                    <a:pt x="0" y="159"/>
                                  </a:lnTo>
                                  <a:lnTo>
                                    <a:pt x="48" y="159"/>
                                  </a:lnTo>
                                  <a:lnTo>
                                    <a:pt x="22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4" o:spid="_x0000_s1026" style="position:absolute;margin-left:267.2pt;margin-top:56pt;width:12.3pt;height:20.15pt;z-index:-251654656;mso-position-horizontal-relative:page" coordorigin="5344,1120" coordsize="247,40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">
                <v:group id="Group 18" o:spid="_x0000_s1027" style="position:absolute;left:5354;top:1130;width:227;height:159" coordorigin="5354,1130" coordsize="227,15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A2Y//XDAAAA2wAAAA8A&#10;AAAAAAAAAAAAAAAAqQIAAGRycy9kb3ducmV2LnhtbFBLBQYAAAAABAAEAPoAAACZAwAAAAA=&#10;">
                  <v:polyline id="Freeform 20" o:spid="_x0000_s1028" style="position:absolute;visibility:visible;mso-wrap-style:square;v-text-anchor:top" points="16062,3469,16201,3628,16289,3560,16201,3560,16062,3469" coordsize="227,15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HPP3wgAA&#10;ANsAAAAPAAAAZHJzL2Rvd25yZXYueG1sRE9LawIxEL4L/Q9hCl5EsxVa69YoKki9iPg4eJxuxt3g&#10;ZrLdRHf990Yo9DYf33Mms9aW4ka1N44VvA0SEMSZ04ZzBcfDqv8JwgdkjaVjUnAnD7PpS2eCqXYN&#10;7+i2D7mIIexTVFCEUKVS+qwgi37gKuLInV1tMURY51LX2MRwW8phknxIi4ZjQ4EVLQvKLvurVbDp&#10;mdPBbMc/m9E8273/ftPCNKRU97Wdf4EI1IZ/8Z97reP8ETx/iQfI6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Qc8/fCAAAA2wAAAA8AAAAAAAAAAAAAAAAAlwIAAGRycy9kb3du&#10;cmV2LnhtbFBLBQYAAAAABAAEAPUAAACGAwAAAAA=&#10;" fillcolor="black" stroked="f">
                    <v:path arrowok="t" o:connecttype="custom" o:connectlocs="0,1130;139,1289;227,1221;139,1221;0,1130" o:connectangles="0,0,0,0,0"/>
                    <o:lock v:ext="edit" verticies="t"/>
                  </v:polyline>
                  <v:polyline id="Freeform 19" o:spid="_x0000_s1029" style="position:absolute;visibility:visible;mso-wrap-style:square;v-text-anchor:top" points="16346,3390,16119,3549,16167,3549,16346,3390" coordsize="227,15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g2eFxgAA&#10;ANsAAAAPAAAAZHJzL2Rvd25yZXYueG1sRI9Bb8IwDIXvk/gPkZG4TCMd0oB1BMQmoXFBCNhhR6/x&#10;2miN0zWBln+PD5N2s/We3/u8WPW+Vhdqowts4HGcgSIugnVcGvg4bR7moGJCtlgHJgNXirBaDu4W&#10;mNvQ8YEux1QqCeGYo4EqpSbXOhYVeYzj0BCL9h1aj0nWttS2xU7Cfa0nWTbVHh1LQ4UNvVVU/BzP&#10;3sDu3n2e3P75azdbF4en33d6dR0ZMxr26xdQifr0b/673lrBF1j5RQbQy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Fg2eFxgAAANsAAAAPAAAAAAAAAAAAAAAAAJcCAABkcnMv&#10;ZG93bnJldi54bWxQSwUGAAAAAAQABAD1AAAAigMAAAAA&#10;" fillcolor="black" stroked="f">
                    <v:path arrowok="t" o:connecttype="custom" o:connectlocs="227,1130;0,1289;48,1289;227,1130" o:connectangles="0,0,0,0"/>
                    <o:lock v:ext="edit" verticies="t"/>
                  </v:polyline>
                </v:group>
                <v:group id="Group 15" o:spid="_x0000_s1030" style="position:absolute;left:5354;top:1355;width:227;height:159" coordorigin="5354,1355" coordsize="227,15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8B2uHwQAAANsAAAAPAAAAZHJzL2Rvd25yZXYueG1sRE9Ni8IwEL0L+x/CLHjT&#10;tLsobtcoIq54EEFdEG9DM7bFZlKa2NZ/bwTB2zze50znnSlFQ7UrLCuIhxEI4tTqgjMF/8e/wQSE&#10;88gaS8uk4E4O5rOP3hQTbVveU3PwmQgh7BJUkHtfJVK6NCeDbmgr4sBdbG3QB1hnUtfYhnBTyq8o&#10;GkuDBYeGHCta5pReDzejYN1iu/iOV832elnez8fR7rSNSan+Z7f4BeGp82/xy73RYf4P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8B2uHwQAAANsAAAAPAAAA&#10;AAAAAAAAAAAAAKkCAABkcnMvZG93bnJldi54bWxQSwUGAAAAAAQABAD6AAAAlwMAAAAA&#10;">
                  <v:polyline id="Freeform 17" o:spid="_x0000_s1031" style="position:absolute;visibility:visible;mso-wrap-style:square;v-text-anchor:top" points="16062,4144,16201,4303,16289,4235,16201,4235,16062,4144" coordsize="227,15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maE+wgAA&#10;ANsAAAAPAAAAZHJzL2Rvd25yZXYueG1sRE/Pa8IwFL4L/g/hCbuMmSpMZ2cUHYx5Eal68Phs3tpg&#10;81KbzNb/3hwGHj++3/NlZytxo8YbxwpGwwQEce604ULB8fD99gHCB2SNlWNScCcPy0W/N8dUu5Yz&#10;uu1DIWII+xQVlCHUqZQ+L8miH7qaOHK/rrEYImwKqRtsY7it5DhJJtKi4dhQYk1fJeWX/Z9VsH01&#10;p4PZzc7b6SrP3q8/tDYtKfUy6FafIAJ14Sn+d2+0gnFcH7/EHyA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WZoT7CAAAA2wAAAA8AAAAAAAAAAAAAAAAAlwIAAGRycy9kb3du&#10;cmV2LnhtbFBLBQYAAAAABAAEAPUAAACGAwAAAAA=&#10;" fillcolor="black" stroked="f">
                    <v:path arrowok="t" o:connecttype="custom" o:connectlocs="0,1355;139,1514;227,1446;139,1446;0,1355" o:connectangles="0,0,0,0,0"/>
                    <o:lock v:ext="edit" verticies="t"/>
                  </v:polyline>
                  <v:polyline id="Freeform 16" o:spid="_x0000_s1032" style="position:absolute;visibility:visible;mso-wrap-style:square;v-text-anchor:top" points="16346,4065,16119,4224,16167,4224,16346,4065" coordsize="227,15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1QSlxQAA&#10;ANsAAAAPAAAAZHJzL2Rvd25yZXYueG1sRI9PawIxFMTvgt8hPKEX0axCq65G0YK0Fyn+OXh8bp67&#10;wc3Luonu9ts3hUKPw8z8hlmsWluKJ9XeOFYwGiYgiDOnDecKTsftYArCB2SNpWNS8E0eVstuZ4Gp&#10;dg3v6XkIuYgQ9ikqKEKoUil9VpBFP3QVcfSurrYYoqxzqWtsItyWcpwkb9Ki4bhQYEXvBWW3w8Mq&#10;2PXN+Wi+ZpfdZJ3tX+8ftDENKfXSa9dzEIHa8B/+a39qBeMR/H6JP0Au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rVBKXFAAAA2wAAAA8AAAAAAAAAAAAAAAAAlwIAAGRycy9k&#10;b3ducmV2LnhtbFBLBQYAAAAABAAEAPUAAACJAwAAAAA=&#10;" fillcolor="black" stroked="f">
                    <v:path arrowok="t" o:connecttype="custom" o:connectlocs="227,1355;0,1514;48,1514;227,1355" o:connectangles="0,0,0,0"/>
                    <o:lock v:ext="edit" verticies="t"/>
                  </v:polyline>
                </v:group>
                <w10:wrap anchorx="page"/>
              </v:group>
            </w:pict>
          </mc:Fallback>
        </mc:AlternateContent>
      </w:r>
      <w:r>
        <w:rPr>
          <w:noProof/>
        </w:rPr>
        <mc:AlternateContent>
          <mc:Choice Requires="wpg">
            <w:drawing>
              <wp:anchor distT="0" distB="0" distL="114300" distR="114300" simplePos="0" relativeHeight="251662848" behindDoc="1" locked="0" layoutInCell="1" allowOverlap="1" wp14:anchorId="73DFD200" wp14:editId="5ADE0531">
                <wp:simplePos x="0" y="0"/>
                <wp:positionH relativeFrom="page">
                  <wp:posOffset>6042660</wp:posOffset>
                </wp:positionH>
                <wp:positionV relativeFrom="paragraph">
                  <wp:posOffset>853440</wp:posOffset>
                </wp:positionV>
                <wp:extent cx="156210" cy="255905"/>
                <wp:effectExtent l="0" t="0" r="12076430" b="2052955"/>
                <wp:wrapNone/>
                <wp:docPr id="8"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6210" cy="255905"/>
                          <a:chOff x="9517" y="1345"/>
                          <a:chExt cx="247" cy="403"/>
                        </a:xfrm>
                      </wpg:grpSpPr>
                      <wpg:grpSp>
                        <wpg:cNvPr id="9" name="Group 11"/>
                        <wpg:cNvGrpSpPr>
                          <a:grpSpLocks/>
                        </wpg:cNvGrpSpPr>
                        <wpg:grpSpPr bwMode="auto">
                          <a:xfrm>
                            <a:off x="9527" y="1355"/>
                            <a:ext cx="227" cy="159"/>
                            <a:chOff x="9527" y="1355"/>
                            <a:chExt cx="227" cy="159"/>
                          </a:xfrm>
                        </wpg:grpSpPr>
                        <wps:wsp>
                          <wps:cNvPr id="10" name="Freeform 13"/>
                          <wps:cNvSpPr>
                            <a:spLocks noEditPoints="1"/>
                          </wps:cNvSpPr>
                          <wps:spPr bwMode="auto">
                            <a:xfrm>
                              <a:off x="28581" y="4144"/>
                              <a:ext cx="227" cy="159"/>
                            </a:xfrm>
                            <a:custGeom>
                              <a:avLst/>
                              <a:gdLst>
                                <a:gd name="T0" fmla="+- 0 9527 9527"/>
                                <a:gd name="T1" fmla="*/ T0 w 227"/>
                                <a:gd name="T2" fmla="+- 0 1355 1355"/>
                                <a:gd name="T3" fmla="*/ 1355 h 159"/>
                                <a:gd name="T4" fmla="+- 0 9664 9527"/>
                                <a:gd name="T5" fmla="*/ T4 w 227"/>
                                <a:gd name="T6" fmla="+- 0 1514 1355"/>
                                <a:gd name="T7" fmla="*/ 1514 h 159"/>
                                <a:gd name="T8" fmla="+- 0 9754 9527"/>
                                <a:gd name="T9" fmla="*/ T8 w 227"/>
                                <a:gd name="T10" fmla="+- 0 1446 1355"/>
                                <a:gd name="T11" fmla="*/ 1446 h 159"/>
                                <a:gd name="T12" fmla="+- 0 9664 9527"/>
                                <a:gd name="T13" fmla="*/ T12 w 227"/>
                                <a:gd name="T14" fmla="+- 0 1446 1355"/>
                                <a:gd name="T15" fmla="*/ 1446 h 159"/>
                                <a:gd name="T16" fmla="+- 0 9527 9527"/>
                                <a:gd name="T17" fmla="*/ T16 w 227"/>
                                <a:gd name="T18" fmla="+- 0 1355 1355"/>
                                <a:gd name="T19" fmla="*/ 1355 h 159"/>
                              </a:gdLst>
                              <a:ahLst/>
                              <a:cxnLst>
                                <a:cxn ang="0">
                                  <a:pos x="T1" y="T3"/>
                                </a:cxn>
                                <a:cxn ang="0">
                                  <a:pos x="T5" y="T7"/>
                                </a:cxn>
                                <a:cxn ang="0">
                                  <a:pos x="T9" y="T11"/>
                                </a:cxn>
                                <a:cxn ang="0">
                                  <a:pos x="T13" y="T15"/>
                                </a:cxn>
                                <a:cxn ang="0">
                                  <a:pos x="T17" y="T19"/>
                                </a:cxn>
                              </a:cxnLst>
                              <a:rect l="0" t="0" r="r" b="b"/>
                              <a:pathLst>
                                <a:path w="227" h="159">
                                  <a:moveTo>
                                    <a:pt x="0" y="0"/>
                                  </a:moveTo>
                                  <a:lnTo>
                                    <a:pt x="137" y="159"/>
                                  </a:lnTo>
                                  <a:lnTo>
                                    <a:pt x="227" y="91"/>
                                  </a:lnTo>
                                  <a:lnTo>
                                    <a:pt x="137" y="91"/>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2"/>
                          <wps:cNvSpPr>
                            <a:spLocks noEditPoints="1"/>
                          </wps:cNvSpPr>
                          <wps:spPr bwMode="auto">
                            <a:xfrm>
                              <a:off x="28637" y="4065"/>
                              <a:ext cx="227" cy="159"/>
                            </a:xfrm>
                            <a:custGeom>
                              <a:avLst/>
                              <a:gdLst>
                                <a:gd name="T0" fmla="+- 0 9754 9527"/>
                                <a:gd name="T1" fmla="*/ T0 w 227"/>
                                <a:gd name="T2" fmla="+- 0 1355 1355"/>
                                <a:gd name="T3" fmla="*/ 1355 h 159"/>
                                <a:gd name="T4" fmla="+- 0 9527 9527"/>
                                <a:gd name="T5" fmla="*/ T4 w 227"/>
                                <a:gd name="T6" fmla="+- 0 1514 1355"/>
                                <a:gd name="T7" fmla="*/ 1514 h 159"/>
                                <a:gd name="T8" fmla="+- 0 9576 9527"/>
                                <a:gd name="T9" fmla="*/ T8 w 227"/>
                                <a:gd name="T10" fmla="+- 0 1514 1355"/>
                                <a:gd name="T11" fmla="*/ 1514 h 159"/>
                                <a:gd name="T12" fmla="+- 0 9754 9527"/>
                                <a:gd name="T13" fmla="*/ T12 w 227"/>
                                <a:gd name="T14" fmla="+- 0 1355 1355"/>
                                <a:gd name="T15" fmla="*/ 1355 h 159"/>
                              </a:gdLst>
                              <a:ahLst/>
                              <a:cxnLst>
                                <a:cxn ang="0">
                                  <a:pos x="T1" y="T3"/>
                                </a:cxn>
                                <a:cxn ang="0">
                                  <a:pos x="T5" y="T7"/>
                                </a:cxn>
                                <a:cxn ang="0">
                                  <a:pos x="T9" y="T11"/>
                                </a:cxn>
                                <a:cxn ang="0">
                                  <a:pos x="T13" y="T15"/>
                                </a:cxn>
                              </a:cxnLst>
                              <a:rect l="0" t="0" r="r" b="b"/>
                              <a:pathLst>
                                <a:path w="227" h="159">
                                  <a:moveTo>
                                    <a:pt x="227" y="0"/>
                                  </a:moveTo>
                                  <a:lnTo>
                                    <a:pt x="0" y="159"/>
                                  </a:lnTo>
                                  <a:lnTo>
                                    <a:pt x="49" y="159"/>
                                  </a:lnTo>
                                  <a:lnTo>
                                    <a:pt x="22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 name="Group 8"/>
                        <wpg:cNvGrpSpPr>
                          <a:grpSpLocks/>
                        </wpg:cNvGrpSpPr>
                        <wpg:grpSpPr bwMode="auto">
                          <a:xfrm>
                            <a:off x="9527" y="1580"/>
                            <a:ext cx="227" cy="159"/>
                            <a:chOff x="9527" y="1580"/>
                            <a:chExt cx="227" cy="159"/>
                          </a:xfrm>
                        </wpg:grpSpPr>
                        <wps:wsp>
                          <wps:cNvPr id="13" name="Freeform 10"/>
                          <wps:cNvSpPr>
                            <a:spLocks noEditPoints="1"/>
                          </wps:cNvSpPr>
                          <wps:spPr bwMode="auto">
                            <a:xfrm>
                              <a:off x="28581" y="4819"/>
                              <a:ext cx="227" cy="159"/>
                            </a:xfrm>
                            <a:custGeom>
                              <a:avLst/>
                              <a:gdLst>
                                <a:gd name="T0" fmla="+- 0 9527 9527"/>
                                <a:gd name="T1" fmla="*/ T0 w 227"/>
                                <a:gd name="T2" fmla="+- 0 1580 1580"/>
                                <a:gd name="T3" fmla="*/ 1580 h 159"/>
                                <a:gd name="T4" fmla="+- 0 9664 9527"/>
                                <a:gd name="T5" fmla="*/ T4 w 227"/>
                                <a:gd name="T6" fmla="+- 0 1739 1580"/>
                                <a:gd name="T7" fmla="*/ 1739 h 159"/>
                                <a:gd name="T8" fmla="+- 0 9754 9527"/>
                                <a:gd name="T9" fmla="*/ T8 w 227"/>
                                <a:gd name="T10" fmla="+- 0 1671 1580"/>
                                <a:gd name="T11" fmla="*/ 1671 h 159"/>
                                <a:gd name="T12" fmla="+- 0 9664 9527"/>
                                <a:gd name="T13" fmla="*/ T12 w 227"/>
                                <a:gd name="T14" fmla="+- 0 1671 1580"/>
                                <a:gd name="T15" fmla="*/ 1671 h 159"/>
                                <a:gd name="T16" fmla="+- 0 9527 9527"/>
                                <a:gd name="T17" fmla="*/ T16 w 227"/>
                                <a:gd name="T18" fmla="+- 0 1580 1580"/>
                                <a:gd name="T19" fmla="*/ 1580 h 159"/>
                              </a:gdLst>
                              <a:ahLst/>
                              <a:cxnLst>
                                <a:cxn ang="0">
                                  <a:pos x="T1" y="T3"/>
                                </a:cxn>
                                <a:cxn ang="0">
                                  <a:pos x="T5" y="T7"/>
                                </a:cxn>
                                <a:cxn ang="0">
                                  <a:pos x="T9" y="T11"/>
                                </a:cxn>
                                <a:cxn ang="0">
                                  <a:pos x="T13" y="T15"/>
                                </a:cxn>
                                <a:cxn ang="0">
                                  <a:pos x="T17" y="T19"/>
                                </a:cxn>
                              </a:cxnLst>
                              <a:rect l="0" t="0" r="r" b="b"/>
                              <a:pathLst>
                                <a:path w="227" h="159">
                                  <a:moveTo>
                                    <a:pt x="0" y="0"/>
                                  </a:moveTo>
                                  <a:lnTo>
                                    <a:pt x="137" y="159"/>
                                  </a:lnTo>
                                  <a:lnTo>
                                    <a:pt x="227" y="91"/>
                                  </a:lnTo>
                                  <a:lnTo>
                                    <a:pt x="137" y="91"/>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9"/>
                          <wps:cNvSpPr>
                            <a:spLocks noEditPoints="1"/>
                          </wps:cNvSpPr>
                          <wps:spPr bwMode="auto">
                            <a:xfrm>
                              <a:off x="28637" y="4740"/>
                              <a:ext cx="227" cy="159"/>
                            </a:xfrm>
                            <a:custGeom>
                              <a:avLst/>
                              <a:gdLst>
                                <a:gd name="T0" fmla="+- 0 9754 9527"/>
                                <a:gd name="T1" fmla="*/ T0 w 227"/>
                                <a:gd name="T2" fmla="+- 0 1580 1580"/>
                                <a:gd name="T3" fmla="*/ 1580 h 159"/>
                                <a:gd name="T4" fmla="+- 0 9527 9527"/>
                                <a:gd name="T5" fmla="*/ T4 w 227"/>
                                <a:gd name="T6" fmla="+- 0 1739 1580"/>
                                <a:gd name="T7" fmla="*/ 1739 h 159"/>
                                <a:gd name="T8" fmla="+- 0 9576 9527"/>
                                <a:gd name="T9" fmla="*/ T8 w 227"/>
                                <a:gd name="T10" fmla="+- 0 1739 1580"/>
                                <a:gd name="T11" fmla="*/ 1739 h 159"/>
                                <a:gd name="T12" fmla="+- 0 9754 9527"/>
                                <a:gd name="T13" fmla="*/ T12 w 227"/>
                                <a:gd name="T14" fmla="+- 0 1580 1580"/>
                                <a:gd name="T15" fmla="*/ 1580 h 159"/>
                              </a:gdLst>
                              <a:ahLst/>
                              <a:cxnLst>
                                <a:cxn ang="0">
                                  <a:pos x="T1" y="T3"/>
                                </a:cxn>
                                <a:cxn ang="0">
                                  <a:pos x="T5" y="T7"/>
                                </a:cxn>
                                <a:cxn ang="0">
                                  <a:pos x="T9" y="T11"/>
                                </a:cxn>
                                <a:cxn ang="0">
                                  <a:pos x="T13" y="T15"/>
                                </a:cxn>
                              </a:cxnLst>
                              <a:rect l="0" t="0" r="r" b="b"/>
                              <a:pathLst>
                                <a:path w="227" h="159">
                                  <a:moveTo>
                                    <a:pt x="227" y="0"/>
                                  </a:moveTo>
                                  <a:lnTo>
                                    <a:pt x="0" y="159"/>
                                  </a:lnTo>
                                  <a:lnTo>
                                    <a:pt x="49" y="159"/>
                                  </a:lnTo>
                                  <a:lnTo>
                                    <a:pt x="22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7" o:spid="_x0000_s1026" style="position:absolute;margin-left:475.8pt;margin-top:67.2pt;width:12.3pt;height:20.15pt;z-index:-251653632;mso-position-horizontal-relative:page" coordorigin="9517,1345" coordsize="247,40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">
                <v:group id="Group 11" o:spid="_x0000_s1027" style="position:absolute;left:9527;top:1355;width:227;height:159" coordorigin="9527,1355" coordsize="227,15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polyline id="Freeform 13" o:spid="_x0000_s1028" style="position:absolute;visibility:visible;mso-wrap-style:square;v-text-anchor:top" points="28581,4144,28718,4303,28808,4235,28718,4235,28581,4144" coordsize="227,15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9WuDxgAA&#10;ANsAAAAPAAAAZHJzL2Rvd25yZXYueG1sRI9Bb8IwDIXvk/gPkZG4TCMd0oB1BMQmoXFBCNhhR6/x&#10;2miN0zWBln+PD5N2s/We3/u8WPW+Vhdqowts4HGcgSIugnVcGvg4bR7moGJCtlgHJgNXirBaDu4W&#10;mNvQ8YEux1QqCeGYo4EqpSbXOhYVeYzj0BCL9h1aj0nWttS2xU7Cfa0nWTbVHh1LQ4UNvVVU/BzP&#10;3sDu3n2e3P75azdbF4en33d6dR0ZMxr26xdQifr0b/673lrBF3r5RQbQy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79WuDxgAAANsAAAAPAAAAAAAAAAAAAAAAAJcCAABkcnMv&#10;ZG93bnJldi54bWxQSwUGAAAAAAQABAD1AAAAigMAAAAA&#10;" fillcolor="black" stroked="f">
                    <v:path arrowok="t" o:connecttype="custom" o:connectlocs="0,1355;137,1514;227,1446;137,1446;0,1355" o:connectangles="0,0,0,0,0"/>
                    <o:lock v:ext="edit" verticies="t"/>
                  </v:polyline>
                  <v:polyline id="Freeform 12" o:spid="_x0000_s1029" style="position:absolute;visibility:visible;mso-wrap-style:square;v-text-anchor:top" points="28864,4065,28637,4224,28686,4224,28864,4065" coordsize="227,15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uc4YwwAA&#10;ANsAAAAPAAAAZHJzL2Rvd25yZXYueG1sRE9La8JAEL4X/A/LCL2UurFQbaOboEJpLyI+Dh6n2TFZ&#10;zM7G7Nak/75bELzNx/eced7bWlyp9caxgvEoAUFcOG24VHDYfzy/gfABWWPtmBT8koc8GzzMMdWu&#10;4y1dd6EUMYR9igqqEJpUSl9UZNGPXEMcuZNrLYYI21LqFrsYbmv5kiQTadFwbKiwoVVFxXn3YxWs&#10;n8xxbzbv3+vpoti+Xj5paTpS6nHYL2YgAvXhLr65v3ScP4b/X+IBMvs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Uuc4YwwAAANsAAAAPAAAAAAAAAAAAAAAAAJcCAABkcnMvZG93&#10;bnJldi54bWxQSwUGAAAAAAQABAD1AAAAhwMAAAAA&#10;" fillcolor="black" stroked="f">
                    <v:path arrowok="t" o:connecttype="custom" o:connectlocs="227,1355;0,1514;49,1514;227,1355" o:connectangles="0,0,0,0"/>
                    <o:lock v:ext="edit" verticies="t"/>
                  </v:polyline>
                </v:group>
                <v:group id="Group 8" o:spid="_x0000_s1030" style="position:absolute;left:9527;top:1580;width:227;height:159" coordorigin="9527,1580" coordsize="227,15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o/n2wQAAANsAAAAPAAAAZHJzL2Rvd25yZXYueG1sRE9Ni8IwEL0L+x/CCHvT&#10;tC6KVKOIrMseRLAKy96GZmyLzaQ0sa3/3giCt3m8z1mue1OJlhpXWlYQjyMQxJnVJecKzqfdaA7C&#10;eWSNlWVScCcH69XHYImJth0fqU19LkIIuwQVFN7XiZQuK8igG9uaOHAX2xj0ATa51A12IdxUchJF&#10;M2mw5NBQYE3bgrJrejMKfjrsNl/xd7u/Xrb3/9P08LePSanPYb9ZgPDU+7f45f7VYf4Enr+EA+Tq&#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yo/n2wQAAANsAAAAPAAAA&#10;AAAAAAAAAAAAAKkCAABkcnMvZG93bnJldi54bWxQSwUGAAAAAAQABAD6AAAAlwMAAAAA&#10;">
                  <v:polyline id="Freeform 10" o:spid="_x0000_s1031" style="position:absolute;visibility:visible;mso-wrap-style:square;v-text-anchor:top" points="28581,4819,28718,4978,28808,4910,28718,4910,28581,4819" coordsize="227,15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J/X0wwAA&#10;ANsAAAAPAAAAZHJzL2Rvd25yZXYueG1sRE9LawIxEL4X+h/CCF5KzarU2q1RVBB7EfFx6HG6GXdD&#10;N5N1E9313xuh0Nt8fM+ZzFpbiivV3jhW0O8lIIgzpw3nCo6H1esYhA/IGkvHpOBGHmbT56cJpto1&#10;vKPrPuQihrBPUUERQpVK6bOCLPqeq4gjd3K1xRBhnUtdYxPDbSkHSTKSFg3HhgIrWhaU/e4vVsHm&#10;xXwfzPbjZ/M+z3Zv5zUtTENKdTvt/BNEoDb8i//cXzrOH8Ljl3iAn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J/X0wwAAANsAAAAPAAAAAAAAAAAAAAAAAJcCAABkcnMvZG93&#10;bnJldi54bWxQSwUGAAAAAAQABAD1AAAAhwMAAAAA&#10;" fillcolor="black" stroked="f">
                    <v:path arrowok="t" o:connecttype="custom" o:connectlocs="0,1580;137,1739;227,1671;137,1671;0,1580" o:connectangles="0,0,0,0,0"/>
                    <o:lock v:ext="edit" verticies="t"/>
                  </v:polyline>
                  <v:polyline id="Freeform 9" o:spid="_x0000_s1032" style="position:absolute;visibility:visible;mso-wrap-style:square;v-text-anchor:top" points="28864,4740,28637,4899,28686,4899,28864,4740" coordsize="227,15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zm2AwwAA&#10;ANsAAAAPAAAAZHJzL2Rvd25yZXYueG1sRE9LawIxEL4X+h/CCF5KzSrW2q1RVBB7EfFx6HG6GXdD&#10;N5N1E9313xuh0Nt8fM+ZzFpbiivV3jhW0O8lIIgzpw3nCo6H1esYhA/IGkvHpOBGHmbT56cJpto1&#10;vKPrPuQihrBPUUERQpVK6bOCLPqeq4gjd3K1xRBhnUtdYxPDbSkHSTKSFg3HhgIrWhaU/e4vVsHm&#10;xXwfzPbjZ/M+z3Zv5zUtTENKdTvt/BNEoDb8i//cXzrOH8Ljl3iAn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Ezm2AwwAAANsAAAAPAAAAAAAAAAAAAAAAAJcCAABkcnMvZG93&#10;bnJldi54bWxQSwUGAAAAAAQABAD1AAAAhwMAAAAA&#10;" fillcolor="black" stroked="f">
                    <v:path arrowok="t" o:connecttype="custom" o:connectlocs="227,1580;0,1739;49,1739;227,1580" o:connectangles="0,0,0,0"/>
                    <o:lock v:ext="edit" verticies="t"/>
                  </v:polyline>
                </v:group>
                <w10:wrap anchorx="page"/>
              </v:group>
            </w:pict>
          </mc:Fallback>
        </mc:AlternateContent>
      </w:r>
      <w:proofErr w:type="gramStart"/>
      <w:r w:rsidR="005C64D6">
        <w:rPr>
          <w:rFonts w:ascii="Georgia" w:eastAsia="Georgia" w:hAnsi="Georgia" w:cs="Georgia"/>
          <w:sz w:val="18"/>
          <w:szCs w:val="18"/>
        </w:rPr>
        <w:t>spatial</w:t>
      </w:r>
      <w:proofErr w:type="gramEnd"/>
      <w:r w:rsidR="005C64D6">
        <w:rPr>
          <w:rFonts w:ascii="Georgia" w:eastAsia="Georgia" w:hAnsi="Georgia" w:cs="Georgia"/>
          <w:spacing w:val="-5"/>
          <w:sz w:val="18"/>
          <w:szCs w:val="18"/>
        </w:rPr>
        <w:t xml:space="preserve"> </w:t>
      </w:r>
      <w:r w:rsidR="005C64D6">
        <w:rPr>
          <w:rFonts w:ascii="Georgia" w:eastAsia="Georgia" w:hAnsi="Georgia" w:cs="Georgia"/>
          <w:w w:val="99"/>
          <w:sz w:val="18"/>
          <w:szCs w:val="18"/>
        </w:rPr>
        <w:t xml:space="preserve">normalization </w:t>
      </w:r>
      <w:r w:rsidR="005C64D6">
        <w:rPr>
          <w:rFonts w:ascii="Georgia" w:eastAsia="Georgia" w:hAnsi="Georgia" w:cs="Georgia"/>
          <w:sz w:val="18"/>
          <w:szCs w:val="18"/>
        </w:rPr>
        <w:t>template</w:t>
      </w:r>
      <w:r w:rsidR="005C64D6">
        <w:rPr>
          <w:rFonts w:ascii="Georgia" w:eastAsia="Georgia" w:hAnsi="Georgia" w:cs="Georgia"/>
          <w:spacing w:val="-7"/>
          <w:sz w:val="18"/>
          <w:szCs w:val="18"/>
        </w:rPr>
        <w:t xml:space="preserve"> </w:t>
      </w:r>
      <w:r w:rsidR="005C64D6">
        <w:rPr>
          <w:rFonts w:ascii="Georgia" w:eastAsia="Georgia" w:hAnsi="Georgia" w:cs="Georgia"/>
          <w:w w:val="99"/>
          <w:sz w:val="18"/>
          <w:szCs w:val="18"/>
        </w:rPr>
        <w:t xml:space="preserve">generation </w:t>
      </w:r>
      <w:r w:rsidR="005C64D6">
        <w:rPr>
          <w:rFonts w:ascii="Georgia" w:eastAsia="Georgia" w:hAnsi="Georgia" w:cs="Georgia"/>
          <w:sz w:val="18"/>
          <w:szCs w:val="18"/>
        </w:rPr>
        <w:t>lung</w:t>
      </w:r>
      <w:r w:rsidR="005C64D6">
        <w:rPr>
          <w:rFonts w:ascii="Georgia" w:eastAsia="Georgia" w:hAnsi="Georgia" w:cs="Georgia"/>
          <w:spacing w:val="-5"/>
          <w:sz w:val="18"/>
          <w:szCs w:val="18"/>
        </w:rPr>
        <w:t xml:space="preserve"> </w:t>
      </w:r>
      <w:r w:rsidR="005C64D6">
        <w:rPr>
          <w:rFonts w:ascii="Georgia" w:eastAsia="Georgia" w:hAnsi="Georgia" w:cs="Georgia"/>
          <w:w w:val="99"/>
          <w:sz w:val="18"/>
          <w:szCs w:val="18"/>
        </w:rPr>
        <w:t xml:space="preserve">segmentation </w:t>
      </w:r>
      <w:r w:rsidR="005C64D6">
        <w:rPr>
          <w:rFonts w:ascii="Georgia" w:eastAsia="Georgia" w:hAnsi="Georgia" w:cs="Georgia"/>
          <w:sz w:val="18"/>
          <w:szCs w:val="18"/>
        </w:rPr>
        <w:t>lobe</w:t>
      </w:r>
      <w:r w:rsidR="005C64D6">
        <w:rPr>
          <w:rFonts w:ascii="Georgia" w:eastAsia="Georgia" w:hAnsi="Georgia" w:cs="Georgia"/>
          <w:spacing w:val="-3"/>
          <w:sz w:val="18"/>
          <w:szCs w:val="18"/>
        </w:rPr>
        <w:t xml:space="preserve"> </w:t>
      </w:r>
      <w:r w:rsidR="005C64D6">
        <w:rPr>
          <w:rFonts w:ascii="Georgia" w:eastAsia="Georgia" w:hAnsi="Georgia" w:cs="Georgia"/>
          <w:w w:val="99"/>
          <w:sz w:val="18"/>
          <w:szCs w:val="18"/>
        </w:rPr>
        <w:t xml:space="preserve">segmentation </w:t>
      </w:r>
      <w:r w:rsidR="005C64D6">
        <w:rPr>
          <w:rFonts w:ascii="Georgia" w:eastAsia="Georgia" w:hAnsi="Georgia" w:cs="Georgia"/>
          <w:sz w:val="18"/>
          <w:szCs w:val="18"/>
        </w:rPr>
        <w:t>airway</w:t>
      </w:r>
      <w:r w:rsidR="005C64D6">
        <w:rPr>
          <w:rFonts w:ascii="Georgia" w:eastAsia="Georgia" w:hAnsi="Georgia" w:cs="Georgia"/>
          <w:spacing w:val="-5"/>
          <w:sz w:val="18"/>
          <w:szCs w:val="18"/>
        </w:rPr>
        <w:t xml:space="preserve"> </w:t>
      </w:r>
      <w:r w:rsidR="005C64D6">
        <w:rPr>
          <w:rFonts w:ascii="Georgia" w:eastAsia="Georgia" w:hAnsi="Georgia" w:cs="Georgia"/>
          <w:w w:val="99"/>
          <w:sz w:val="18"/>
          <w:szCs w:val="18"/>
        </w:rPr>
        <w:t xml:space="preserve">segmentation </w:t>
      </w:r>
      <w:r w:rsidR="005C64D6">
        <w:rPr>
          <w:rFonts w:ascii="Georgia" w:eastAsia="Georgia" w:hAnsi="Georgia" w:cs="Georgia"/>
          <w:sz w:val="18"/>
          <w:szCs w:val="18"/>
        </w:rPr>
        <w:t>vessel</w:t>
      </w:r>
      <w:r w:rsidR="005C64D6">
        <w:rPr>
          <w:rFonts w:ascii="Georgia" w:eastAsia="Georgia" w:hAnsi="Georgia" w:cs="Georgia"/>
          <w:spacing w:val="-5"/>
          <w:sz w:val="18"/>
          <w:szCs w:val="18"/>
        </w:rPr>
        <w:t xml:space="preserve"> </w:t>
      </w:r>
      <w:r w:rsidR="005C64D6">
        <w:rPr>
          <w:rFonts w:ascii="Georgia" w:eastAsia="Georgia" w:hAnsi="Georgia" w:cs="Georgia"/>
          <w:w w:val="99"/>
          <w:sz w:val="18"/>
          <w:szCs w:val="18"/>
        </w:rPr>
        <w:t>segmentation</w:t>
      </w:r>
    </w:p>
    <w:p w14:paraId="2DE56983" w14:textId="14579B44" w:rsidR="00E61F9D" w:rsidRDefault="00E87768">
      <w:pPr>
        <w:spacing w:after="0" w:line="263" w:lineRule="auto"/>
        <w:ind w:left="1553" w:right="7541"/>
        <w:jc w:val="center"/>
        <w:rPr>
          <w:rFonts w:ascii="Georgia" w:eastAsia="Georgia" w:hAnsi="Georgia" w:cs="Georgia"/>
          <w:sz w:val="18"/>
          <w:szCs w:val="18"/>
        </w:rPr>
      </w:pPr>
      <w:r>
        <w:rPr>
          <w:noProof/>
        </w:rPr>
        <mc:AlternateContent>
          <mc:Choice Requires="wpg">
            <w:drawing>
              <wp:anchor distT="0" distB="0" distL="114300" distR="114300" simplePos="0" relativeHeight="251663872" behindDoc="1" locked="0" layoutInCell="1" allowOverlap="1" wp14:anchorId="6C8851C5" wp14:editId="2F45659A">
                <wp:simplePos x="0" y="0"/>
                <wp:positionH relativeFrom="page">
                  <wp:posOffset>3399790</wp:posOffset>
                </wp:positionH>
                <wp:positionV relativeFrom="paragraph">
                  <wp:posOffset>146685</wp:posOffset>
                </wp:positionV>
                <wp:extent cx="143510" cy="100330"/>
                <wp:effectExtent l="0" t="0" r="6807200" b="337185"/>
                <wp:wrapNone/>
                <wp:docPr id="5"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3510" cy="100330"/>
                          <a:chOff x="5354" y="231"/>
                          <a:chExt cx="227" cy="159"/>
                        </a:xfrm>
                      </wpg:grpSpPr>
                      <wps:wsp>
                        <wps:cNvPr id="6" name="Freeform 6"/>
                        <wps:cNvSpPr>
                          <a:spLocks noEditPoints="1"/>
                        </wps:cNvSpPr>
                        <wps:spPr bwMode="auto">
                          <a:xfrm>
                            <a:off x="16062" y="772"/>
                            <a:ext cx="227" cy="159"/>
                          </a:xfrm>
                          <a:custGeom>
                            <a:avLst/>
                            <a:gdLst>
                              <a:gd name="T0" fmla="+- 0 5354 5354"/>
                              <a:gd name="T1" fmla="*/ T0 w 227"/>
                              <a:gd name="T2" fmla="+- 0 231 231"/>
                              <a:gd name="T3" fmla="*/ 231 h 159"/>
                              <a:gd name="T4" fmla="+- 0 5493 5354"/>
                              <a:gd name="T5" fmla="*/ T4 w 227"/>
                              <a:gd name="T6" fmla="+- 0 390 231"/>
                              <a:gd name="T7" fmla="*/ 390 h 159"/>
                              <a:gd name="T8" fmla="+- 0 5581 5354"/>
                              <a:gd name="T9" fmla="*/ T8 w 227"/>
                              <a:gd name="T10" fmla="+- 0 322 231"/>
                              <a:gd name="T11" fmla="*/ 322 h 159"/>
                              <a:gd name="T12" fmla="+- 0 5493 5354"/>
                              <a:gd name="T13" fmla="*/ T12 w 227"/>
                              <a:gd name="T14" fmla="+- 0 322 231"/>
                              <a:gd name="T15" fmla="*/ 322 h 159"/>
                              <a:gd name="T16" fmla="+- 0 5354 5354"/>
                              <a:gd name="T17" fmla="*/ T16 w 227"/>
                              <a:gd name="T18" fmla="+- 0 231 231"/>
                              <a:gd name="T19" fmla="*/ 231 h 159"/>
                            </a:gdLst>
                            <a:ahLst/>
                            <a:cxnLst>
                              <a:cxn ang="0">
                                <a:pos x="T1" y="T3"/>
                              </a:cxn>
                              <a:cxn ang="0">
                                <a:pos x="T5" y="T7"/>
                              </a:cxn>
                              <a:cxn ang="0">
                                <a:pos x="T9" y="T11"/>
                              </a:cxn>
                              <a:cxn ang="0">
                                <a:pos x="T13" y="T15"/>
                              </a:cxn>
                              <a:cxn ang="0">
                                <a:pos x="T17" y="T19"/>
                              </a:cxn>
                            </a:cxnLst>
                            <a:rect l="0" t="0" r="r" b="b"/>
                            <a:pathLst>
                              <a:path w="227" h="159">
                                <a:moveTo>
                                  <a:pt x="0" y="0"/>
                                </a:moveTo>
                                <a:lnTo>
                                  <a:pt x="139" y="159"/>
                                </a:lnTo>
                                <a:lnTo>
                                  <a:pt x="227" y="91"/>
                                </a:lnTo>
                                <a:lnTo>
                                  <a:pt x="139" y="91"/>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5"/>
                        <wps:cNvSpPr>
                          <a:spLocks noEditPoints="1"/>
                        </wps:cNvSpPr>
                        <wps:spPr bwMode="auto">
                          <a:xfrm>
                            <a:off x="16119" y="693"/>
                            <a:ext cx="227" cy="159"/>
                          </a:xfrm>
                          <a:custGeom>
                            <a:avLst/>
                            <a:gdLst>
                              <a:gd name="T0" fmla="+- 0 5581 5354"/>
                              <a:gd name="T1" fmla="*/ T0 w 227"/>
                              <a:gd name="T2" fmla="+- 0 231 231"/>
                              <a:gd name="T3" fmla="*/ 231 h 159"/>
                              <a:gd name="T4" fmla="+- 0 5354 5354"/>
                              <a:gd name="T5" fmla="*/ T4 w 227"/>
                              <a:gd name="T6" fmla="+- 0 390 231"/>
                              <a:gd name="T7" fmla="*/ 390 h 159"/>
                              <a:gd name="T8" fmla="+- 0 5402 5354"/>
                              <a:gd name="T9" fmla="*/ T8 w 227"/>
                              <a:gd name="T10" fmla="+- 0 390 231"/>
                              <a:gd name="T11" fmla="*/ 390 h 159"/>
                              <a:gd name="T12" fmla="+- 0 5581 5354"/>
                              <a:gd name="T13" fmla="*/ T12 w 227"/>
                              <a:gd name="T14" fmla="+- 0 231 231"/>
                              <a:gd name="T15" fmla="*/ 231 h 159"/>
                            </a:gdLst>
                            <a:ahLst/>
                            <a:cxnLst>
                              <a:cxn ang="0">
                                <a:pos x="T1" y="T3"/>
                              </a:cxn>
                              <a:cxn ang="0">
                                <a:pos x="T5" y="T7"/>
                              </a:cxn>
                              <a:cxn ang="0">
                                <a:pos x="T9" y="T11"/>
                              </a:cxn>
                              <a:cxn ang="0">
                                <a:pos x="T13" y="T15"/>
                              </a:cxn>
                            </a:cxnLst>
                            <a:rect l="0" t="0" r="r" b="b"/>
                            <a:pathLst>
                              <a:path w="227" h="159">
                                <a:moveTo>
                                  <a:pt x="227" y="0"/>
                                </a:moveTo>
                                <a:lnTo>
                                  <a:pt x="0" y="159"/>
                                </a:lnTo>
                                <a:lnTo>
                                  <a:pt x="48" y="159"/>
                                </a:lnTo>
                                <a:lnTo>
                                  <a:pt x="22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 o:spid="_x0000_s1026" style="position:absolute;margin-left:267.7pt;margin-top:11.55pt;width:11.3pt;height:7.9pt;z-index:-251652608;mso-position-horizontal-relative:page" coordorigin="5354,231" coordsize="227,15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">
                <v:polyline id="Freeform 6" o:spid="_x0000_s1027" style="position:absolute;visibility:visible;mso-wrap-style:square;v-text-anchor:top" points="16062,772,16201,931,16289,863,16201,863,16062,772" coordsize="227,15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54T/xAAA&#10;ANoAAAAPAAAAZHJzL2Rvd25yZXYueG1sRI9PawIxFMTvBb9DeEIvRbMKWl2NYoVSLyL+OXh8bp67&#10;wc3LdpO667dvhEKPw8z8hpkvW1uKO9XeOFYw6CcgiDOnDecKTsfP3gSED8gaS8ek4EEelovOyxxT&#10;7Rre0/0QchEh7FNUUIRQpVL6rCCLvu8q4uhdXW0xRFnnUtfYRLgt5TBJxtKi4bhQYEXrgrLb4ccq&#10;2L6Z89Hsppft+yrbj76/6MM0pNRrt13NQARqw3/4r73RCsbwvBJvgFz8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zueE/8QAAADaAAAADwAAAAAAAAAAAAAAAACXAgAAZHJzL2Rv&#10;d25yZXYueG1sUEsFBgAAAAAEAAQA9QAAAIgDAAAAAA==&#10;" fillcolor="black" stroked="f">
                  <v:path arrowok="t" o:connecttype="custom" o:connectlocs="0,231;139,390;227,322;139,322;0,231" o:connectangles="0,0,0,0,0"/>
                  <o:lock v:ext="edit" verticies="t"/>
                </v:polyline>
                <v:polyline id="Freeform 5" o:spid="_x0000_s1028" style="position:absolute;visibility:visible;mso-wrap-style:square;v-text-anchor:top" points="16346,693,16119,852,16167,852,16346,693" coordsize="227,15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qyFkxAAA&#10;ANoAAAAPAAAAZHJzL2Rvd25yZXYueG1sRI9PawIxFMTvQr9DeAUvotkKrXVrFBWkXkT8c/D4unnu&#10;Bjcv2010129vhEKPw8z8hpnMWluKG9XeOFbwNkhAEGdOG84VHA+r/icIH5A1lo5JwZ08zKYvnQmm&#10;2jW8o9s+5CJC2KeooAihSqX0WUEW/cBVxNE7u9piiLLOpa6xiXBbymGSfEiLhuNCgRUtC8ou+6tV&#10;sOmZ08Fsxz+b0Tzbvf9+08I0pFT3tZ1/gQjUhv/wX3utFYzgeSXeADl9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oashZMQAAADaAAAADwAAAAAAAAAAAAAAAACXAgAAZHJzL2Rv&#10;d25yZXYueG1sUEsFBgAAAAAEAAQA9QAAAIgDAAAAAA==&#10;" fillcolor="black" stroked="f">
                  <v:path arrowok="t" o:connecttype="custom" o:connectlocs="227,231;0,390;48,390;227,231" o:connectangles="0,0,0,0"/>
                  <o:lock v:ext="edit" verticies="t"/>
                </v:polyline>
                <w10:wrap anchorx="page"/>
              </v:group>
            </w:pict>
          </mc:Fallback>
        </mc:AlternateContent>
      </w:r>
      <w:r>
        <w:rPr>
          <w:noProof/>
        </w:rPr>
        <mc:AlternateContent>
          <mc:Choice Requires="wpg">
            <w:drawing>
              <wp:anchor distT="0" distB="0" distL="114300" distR="114300" simplePos="0" relativeHeight="251664896" behindDoc="1" locked="0" layoutInCell="1" allowOverlap="1" wp14:anchorId="44B5D180" wp14:editId="1885501E">
                <wp:simplePos x="0" y="0"/>
                <wp:positionH relativeFrom="page">
                  <wp:posOffset>1300480</wp:posOffset>
                </wp:positionH>
                <wp:positionV relativeFrom="paragraph">
                  <wp:posOffset>315595</wp:posOffset>
                </wp:positionV>
                <wp:extent cx="5143500" cy="1270"/>
                <wp:effectExtent l="5080" t="0" r="7620" b="13335"/>
                <wp:wrapNone/>
                <wp:docPr id="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3500" cy="1270"/>
                          <a:chOff x="2048" y="497"/>
                          <a:chExt cx="8100" cy="2"/>
                        </a:xfrm>
                      </wpg:grpSpPr>
                      <wps:wsp>
                        <wps:cNvPr id="4" name="Freeform 3"/>
                        <wps:cNvSpPr>
                          <a:spLocks/>
                        </wps:cNvSpPr>
                        <wps:spPr bwMode="auto">
                          <a:xfrm>
                            <a:off x="2048" y="497"/>
                            <a:ext cx="8100" cy="2"/>
                          </a:xfrm>
                          <a:custGeom>
                            <a:avLst/>
                            <a:gdLst>
                              <a:gd name="T0" fmla="+- 0 2048 2048"/>
                              <a:gd name="T1" fmla="*/ T0 w 8100"/>
                              <a:gd name="T2" fmla="+- 0 10148 2048"/>
                              <a:gd name="T3" fmla="*/ T2 w 8100"/>
                            </a:gdLst>
                            <a:ahLst/>
                            <a:cxnLst>
                              <a:cxn ang="0">
                                <a:pos x="T1" y="0"/>
                              </a:cxn>
                              <a:cxn ang="0">
                                <a:pos x="T3" y="0"/>
                              </a:cxn>
                            </a:cxnLst>
                            <a:rect l="0" t="0" r="r" b="b"/>
                            <a:pathLst>
                              <a:path w="8100">
                                <a:moveTo>
                                  <a:pt x="0" y="0"/>
                                </a:moveTo>
                                <a:lnTo>
                                  <a:pt x="8100" y="0"/>
                                </a:lnTo>
                              </a:path>
                            </a:pathLst>
                          </a:custGeom>
                          <a:noFill/>
                          <a:ln w="90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margin-left:102.4pt;margin-top:24.85pt;width:405pt;height:.1pt;z-index:-251651584;mso-position-horizontal-relative:page" coordorigin="2048,497" coordsize="8100,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">
                <v:polyline id="Freeform 3" o:spid="_x0000_s1027" style="position:absolute;visibility:visible;mso-wrap-style:square;v-text-anchor:top" points="2048,497,10148,497" coordsize="810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vCxawgAA&#10;ANoAAAAPAAAAZHJzL2Rvd25yZXYueG1sRI/disIwFITvBd8hHME7TRVZlmoUqSwuy/ovgneH5tgW&#10;m5PSRO2+vREWvBxm5htmMmtMKe5Uu8KygkE/AkGcWl1wpuB4+Op9gnAeWWNpmRT8kYPZtN2aYKzt&#10;g3d03/tMBAi7GBXk3lexlC7NyaDr24o4eBdbG/RB1pnUNT4C3JRyGEUf0mDBYSHHipKc0uv+ZhQc&#10;kjlt+Hz6XS2Xw9GPTWhbLdZKdTvNfAzCU+Pf4f/2t1YwgteVcAPk9A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28LFrCAAAA2gAAAA8AAAAAAAAAAAAAAAAAlwIAAGRycy9kb3du&#10;cmV2LnhtbFBLBQYAAAAABAAEAPUAAACGAwAAAAA=&#10;" filled="f" strokeweight="9067emu">
                  <v:path arrowok="t" o:connecttype="custom" o:connectlocs="0,0;8100,0" o:connectangles="0,0"/>
                </v:polyline>
                <w10:wrap anchorx="page"/>
              </v:group>
            </w:pict>
          </mc:Fallback>
        </mc:AlternateContent>
      </w:r>
      <w:proofErr w:type="gramStart"/>
      <w:r w:rsidR="005C64D6">
        <w:rPr>
          <w:rFonts w:ascii="Georgia" w:eastAsia="Georgia" w:hAnsi="Georgia" w:cs="Georgia"/>
          <w:sz w:val="18"/>
          <w:szCs w:val="18"/>
        </w:rPr>
        <w:t>functional</w:t>
      </w:r>
      <w:proofErr w:type="gramEnd"/>
      <w:r w:rsidR="005C64D6">
        <w:rPr>
          <w:rFonts w:ascii="Georgia" w:eastAsia="Georgia" w:hAnsi="Georgia" w:cs="Georgia"/>
          <w:spacing w:val="-8"/>
          <w:sz w:val="18"/>
          <w:szCs w:val="18"/>
        </w:rPr>
        <w:t xml:space="preserve"> </w:t>
      </w:r>
      <w:r w:rsidR="005C64D6">
        <w:rPr>
          <w:rFonts w:ascii="Georgia" w:eastAsia="Georgia" w:hAnsi="Georgia" w:cs="Georgia"/>
          <w:w w:val="99"/>
          <w:sz w:val="18"/>
          <w:szCs w:val="18"/>
        </w:rPr>
        <w:t xml:space="preserve">segmentation </w:t>
      </w:r>
      <w:r w:rsidR="005C64D6">
        <w:rPr>
          <w:rFonts w:ascii="Georgia" w:eastAsia="Georgia" w:hAnsi="Georgia" w:cs="Georgia"/>
          <w:sz w:val="18"/>
          <w:szCs w:val="18"/>
        </w:rPr>
        <w:t>feature</w:t>
      </w:r>
      <w:r w:rsidR="005C64D6">
        <w:rPr>
          <w:rFonts w:ascii="Georgia" w:eastAsia="Georgia" w:hAnsi="Georgia" w:cs="Georgia"/>
          <w:spacing w:val="-6"/>
          <w:sz w:val="18"/>
          <w:szCs w:val="18"/>
        </w:rPr>
        <w:t xml:space="preserve"> </w:t>
      </w:r>
      <w:r w:rsidR="005C64D6">
        <w:rPr>
          <w:rFonts w:ascii="Georgia" w:eastAsia="Georgia" w:hAnsi="Georgia" w:cs="Georgia"/>
          <w:w w:val="99"/>
          <w:sz w:val="18"/>
          <w:szCs w:val="18"/>
        </w:rPr>
        <w:t>indices</w:t>
      </w:r>
    </w:p>
    <w:p w14:paraId="550D9ABC" w14:textId="77777777" w:rsidR="00E61F9D" w:rsidRDefault="00E61F9D">
      <w:pPr>
        <w:spacing w:before="4" w:after="0" w:line="200" w:lineRule="exact"/>
        <w:rPr>
          <w:sz w:val="20"/>
          <w:szCs w:val="20"/>
        </w:rPr>
      </w:pPr>
    </w:p>
    <w:p w14:paraId="05F5F777" w14:textId="4366D8D3" w:rsidR="00E61F9D" w:rsidRDefault="005C64D6">
      <w:pPr>
        <w:spacing w:before="39" w:after="0" w:line="258" w:lineRule="auto"/>
        <w:ind w:left="120" w:right="90"/>
        <w:jc w:val="both"/>
        <w:rPr>
          <w:rFonts w:ascii="Georgia" w:eastAsia="Georgia" w:hAnsi="Georgia" w:cs="Georgia"/>
          <w:sz w:val="18"/>
          <w:szCs w:val="18"/>
        </w:rPr>
      </w:pPr>
      <w:commentRangeStart w:id="197"/>
      <w:r>
        <w:rPr>
          <w:rFonts w:ascii="Georgia" w:eastAsia="Georgia" w:hAnsi="Georgia" w:cs="Georgia"/>
          <w:b/>
          <w:bCs/>
          <w:sz w:val="17"/>
          <w:szCs w:val="17"/>
        </w:rPr>
        <w:t>Table</w:t>
      </w:r>
      <w:r>
        <w:rPr>
          <w:rFonts w:ascii="Georgia" w:eastAsia="Georgia" w:hAnsi="Georgia" w:cs="Georgia"/>
          <w:b/>
          <w:bCs/>
          <w:spacing w:val="14"/>
          <w:sz w:val="17"/>
          <w:szCs w:val="17"/>
        </w:rPr>
        <w:t xml:space="preserve"> </w:t>
      </w:r>
      <w:r>
        <w:rPr>
          <w:rFonts w:ascii="Georgia" w:eastAsia="Georgia" w:hAnsi="Georgia" w:cs="Georgia"/>
          <w:b/>
          <w:bCs/>
          <w:sz w:val="17"/>
          <w:szCs w:val="17"/>
        </w:rPr>
        <w:t>2:</w:t>
      </w:r>
      <w:r>
        <w:rPr>
          <w:rFonts w:ascii="Georgia" w:eastAsia="Georgia" w:hAnsi="Georgia" w:cs="Georgia"/>
          <w:b/>
          <w:bCs/>
          <w:spacing w:val="20"/>
          <w:sz w:val="17"/>
          <w:szCs w:val="17"/>
        </w:rPr>
        <w:t xml:space="preserve"> </w:t>
      </w:r>
      <w:commentRangeEnd w:id="197"/>
      <w:r w:rsidR="00FE26EA">
        <w:rPr>
          <w:rStyle w:val="CommentReference"/>
        </w:rPr>
        <w:commentReference w:id="197"/>
      </w:r>
      <w:del w:id="198" w:author="James Gee" w:date="2016-07-20T14:38:00Z">
        <w:r w:rsidDel="00FE26EA">
          <w:rPr>
            <w:rFonts w:ascii="Georgia" w:eastAsia="Georgia" w:hAnsi="Georgia" w:cs="Georgia"/>
            <w:sz w:val="18"/>
            <w:szCs w:val="18"/>
          </w:rPr>
          <w:delText>Specific</w:delText>
        </w:r>
        <w:r w:rsidDel="00FE26EA">
          <w:rPr>
            <w:rFonts w:ascii="Georgia" w:eastAsia="Georgia" w:hAnsi="Georgia" w:cs="Georgia"/>
            <w:spacing w:val="-13"/>
            <w:sz w:val="18"/>
            <w:szCs w:val="18"/>
          </w:rPr>
          <w:delText xml:space="preserve"> </w:delText>
        </w:r>
        <w:r w:rsidDel="00FE26EA">
          <w:rPr>
            <w:rFonts w:ascii="Georgia" w:eastAsia="Georgia" w:hAnsi="Georgia" w:cs="Georgia"/>
            <w:sz w:val="18"/>
            <w:szCs w:val="18"/>
          </w:rPr>
          <w:delText>outline</w:delText>
        </w:r>
        <w:r w:rsidDel="00FE26EA">
          <w:rPr>
            <w:rFonts w:ascii="Georgia" w:eastAsia="Georgia" w:hAnsi="Georgia" w:cs="Georgia"/>
            <w:spacing w:val="-13"/>
            <w:sz w:val="18"/>
            <w:szCs w:val="18"/>
          </w:rPr>
          <w:delText xml:space="preserve"> </w:delText>
        </w:r>
        <w:r w:rsidDel="00FE26EA">
          <w:rPr>
            <w:rFonts w:ascii="Georgia" w:eastAsia="Georgia" w:hAnsi="Georgia" w:cs="Georgia"/>
            <w:sz w:val="18"/>
            <w:szCs w:val="18"/>
          </w:rPr>
          <w:delText>of</w:delText>
        </w:r>
        <w:r w:rsidDel="00FE26EA">
          <w:rPr>
            <w:rFonts w:ascii="Georgia" w:eastAsia="Georgia" w:hAnsi="Georgia" w:cs="Georgia"/>
            <w:spacing w:val="-9"/>
            <w:sz w:val="18"/>
            <w:szCs w:val="18"/>
          </w:rPr>
          <w:delText xml:space="preserve"> </w:delText>
        </w:r>
        <w:r w:rsidDel="00FE26EA">
          <w:rPr>
            <w:rFonts w:ascii="Georgia" w:eastAsia="Georgia" w:hAnsi="Georgia" w:cs="Georgia"/>
            <w:sz w:val="18"/>
            <w:szCs w:val="18"/>
          </w:rPr>
          <w:delText>basic</w:delText>
        </w:r>
      </w:del>
      <w:ins w:id="199" w:author="James Gee" w:date="2016-07-20T14:38:00Z">
        <w:r w:rsidR="00FE26EA">
          <w:rPr>
            <w:rFonts w:ascii="Georgia" w:eastAsia="Georgia" w:hAnsi="Georgia" w:cs="Georgia"/>
            <w:sz w:val="18"/>
            <w:szCs w:val="18"/>
          </w:rPr>
          <w:t>Core</w:t>
        </w:r>
      </w:ins>
      <w:r>
        <w:rPr>
          <w:rFonts w:ascii="Georgia" w:eastAsia="Georgia" w:hAnsi="Georgia" w:cs="Georgia"/>
          <w:spacing w:val="-11"/>
          <w:sz w:val="18"/>
          <w:szCs w:val="18"/>
        </w:rPr>
        <w:t xml:space="preserve"> </w:t>
      </w:r>
      <w:r>
        <w:rPr>
          <w:rFonts w:ascii="Georgia" w:eastAsia="Georgia" w:hAnsi="Georgia" w:cs="Georgia"/>
          <w:sz w:val="18"/>
          <w:szCs w:val="18"/>
        </w:rPr>
        <w:t>functionality</w:t>
      </w:r>
      <w:r>
        <w:rPr>
          <w:rFonts w:ascii="Georgia" w:eastAsia="Georgia" w:hAnsi="Georgia" w:cs="Georgia"/>
          <w:spacing w:val="-17"/>
          <w:sz w:val="18"/>
          <w:szCs w:val="18"/>
        </w:rPr>
        <w:t xml:space="preserve"> </w:t>
      </w:r>
      <w:r>
        <w:rPr>
          <w:rFonts w:ascii="Georgia" w:eastAsia="Georgia" w:hAnsi="Georgia" w:cs="Georgia"/>
          <w:sz w:val="18"/>
          <w:szCs w:val="18"/>
        </w:rPr>
        <w:t>proposed</w:t>
      </w:r>
      <w:r>
        <w:rPr>
          <w:rFonts w:ascii="Georgia" w:eastAsia="Georgia" w:hAnsi="Georgia" w:cs="Georgia"/>
          <w:spacing w:val="-14"/>
          <w:sz w:val="18"/>
          <w:szCs w:val="18"/>
        </w:rPr>
        <w:t xml:space="preserve"> </w:t>
      </w:r>
      <w:r>
        <w:rPr>
          <w:rFonts w:ascii="Georgia" w:eastAsia="Georgia" w:hAnsi="Georgia" w:cs="Georgia"/>
          <w:sz w:val="18"/>
          <w:szCs w:val="18"/>
        </w:rPr>
        <w:t>for</w:t>
      </w:r>
      <w:r>
        <w:rPr>
          <w:rFonts w:ascii="Georgia" w:eastAsia="Georgia" w:hAnsi="Georgia" w:cs="Georgia"/>
          <w:spacing w:val="-9"/>
          <w:sz w:val="18"/>
          <w:szCs w:val="18"/>
        </w:rPr>
        <w:t xml:space="preserve"> </w:t>
      </w:r>
      <w:r>
        <w:rPr>
          <w:rFonts w:ascii="Georgia" w:eastAsia="Georgia" w:hAnsi="Georgia" w:cs="Georgia"/>
          <w:sz w:val="18"/>
          <w:szCs w:val="18"/>
        </w:rPr>
        <w:t>development</w:t>
      </w:r>
      <w:r>
        <w:rPr>
          <w:rFonts w:ascii="Georgia" w:eastAsia="Georgia" w:hAnsi="Georgia" w:cs="Georgia"/>
          <w:spacing w:val="-17"/>
          <w:sz w:val="18"/>
          <w:szCs w:val="18"/>
        </w:rPr>
        <w:t xml:space="preserve"> </w:t>
      </w:r>
      <w:r>
        <w:rPr>
          <w:rFonts w:ascii="Georgia" w:eastAsia="Georgia" w:hAnsi="Georgia" w:cs="Georgia"/>
          <w:sz w:val="18"/>
          <w:szCs w:val="18"/>
        </w:rPr>
        <w:t>and</w:t>
      </w:r>
      <w:r>
        <w:rPr>
          <w:rFonts w:ascii="Georgia" w:eastAsia="Georgia" w:hAnsi="Georgia" w:cs="Georgia"/>
          <w:spacing w:val="-10"/>
          <w:sz w:val="18"/>
          <w:szCs w:val="18"/>
        </w:rPr>
        <w:t xml:space="preserve"> </w:t>
      </w:r>
      <w:r>
        <w:rPr>
          <w:rFonts w:ascii="Georgia" w:eastAsia="Georgia" w:hAnsi="Georgia" w:cs="Georgia"/>
          <w:sz w:val="18"/>
          <w:szCs w:val="18"/>
        </w:rPr>
        <w:t>evaluation</w:t>
      </w:r>
      <w:r>
        <w:rPr>
          <w:rFonts w:ascii="Georgia" w:eastAsia="Georgia" w:hAnsi="Georgia" w:cs="Georgia"/>
          <w:spacing w:val="-15"/>
          <w:sz w:val="18"/>
          <w:szCs w:val="18"/>
        </w:rPr>
        <w:t xml:space="preserve"> </w:t>
      </w:r>
      <w:r>
        <w:rPr>
          <w:rFonts w:ascii="Georgia" w:eastAsia="Georgia" w:hAnsi="Georgia" w:cs="Georgia"/>
          <w:sz w:val="18"/>
          <w:szCs w:val="18"/>
        </w:rPr>
        <w:t>in</w:t>
      </w:r>
      <w:r>
        <w:rPr>
          <w:rFonts w:ascii="Georgia" w:eastAsia="Georgia" w:hAnsi="Georgia" w:cs="Georgia"/>
          <w:spacing w:val="-9"/>
          <w:sz w:val="18"/>
          <w:szCs w:val="18"/>
        </w:rPr>
        <w:t xml:space="preserve"> </w:t>
      </w:r>
      <w:r>
        <w:rPr>
          <w:rFonts w:ascii="Georgia" w:eastAsia="Georgia" w:hAnsi="Georgia" w:cs="Georgia"/>
          <w:sz w:val="18"/>
          <w:szCs w:val="18"/>
        </w:rPr>
        <w:t>the</w:t>
      </w:r>
      <w:r>
        <w:rPr>
          <w:rFonts w:ascii="Georgia" w:eastAsia="Georgia" w:hAnsi="Georgia" w:cs="Georgia"/>
          <w:spacing w:val="-10"/>
          <w:sz w:val="18"/>
          <w:szCs w:val="18"/>
        </w:rPr>
        <w:t xml:space="preserve"> </w:t>
      </w:r>
      <w:r>
        <w:rPr>
          <w:rFonts w:ascii="Georgia" w:eastAsia="Georgia" w:hAnsi="Georgia" w:cs="Georgia"/>
          <w:sz w:val="18"/>
          <w:szCs w:val="18"/>
        </w:rPr>
        <w:t>project</w:t>
      </w:r>
      <w:r>
        <w:rPr>
          <w:rFonts w:ascii="Georgia" w:eastAsia="Georgia" w:hAnsi="Georgia" w:cs="Georgia"/>
          <w:spacing w:val="-13"/>
          <w:sz w:val="18"/>
          <w:szCs w:val="18"/>
        </w:rPr>
        <w:t xml:space="preserve"> </w:t>
      </w:r>
      <w:r>
        <w:rPr>
          <w:rFonts w:ascii="Georgia" w:eastAsia="Georgia" w:hAnsi="Georgia" w:cs="Georgia"/>
          <w:sz w:val="18"/>
          <w:szCs w:val="18"/>
        </w:rPr>
        <w:t>categorized</w:t>
      </w:r>
      <w:r>
        <w:rPr>
          <w:rFonts w:ascii="Georgia" w:eastAsia="Georgia" w:hAnsi="Georgia" w:cs="Georgia"/>
          <w:spacing w:val="-16"/>
          <w:sz w:val="18"/>
          <w:szCs w:val="18"/>
        </w:rPr>
        <w:t xml:space="preserve"> </w:t>
      </w:r>
      <w:r>
        <w:rPr>
          <w:rFonts w:ascii="Georgia" w:eastAsia="Georgia" w:hAnsi="Georgia" w:cs="Georgia"/>
          <w:sz w:val="18"/>
          <w:szCs w:val="18"/>
        </w:rPr>
        <w:t>by</w:t>
      </w:r>
      <w:r>
        <w:rPr>
          <w:rFonts w:ascii="Georgia" w:eastAsia="Georgia" w:hAnsi="Georgia" w:cs="Georgia"/>
          <w:spacing w:val="-9"/>
          <w:sz w:val="18"/>
          <w:szCs w:val="18"/>
        </w:rPr>
        <w:t xml:space="preserve"> </w:t>
      </w:r>
      <w:r>
        <w:rPr>
          <w:rFonts w:ascii="Georgia" w:eastAsia="Georgia" w:hAnsi="Georgia" w:cs="Georgia"/>
          <w:sz w:val="18"/>
          <w:szCs w:val="18"/>
        </w:rPr>
        <w:t>modality.</w:t>
      </w:r>
      <w:r>
        <w:rPr>
          <w:rFonts w:ascii="Georgia" w:eastAsia="Georgia" w:hAnsi="Georgia" w:cs="Georgia"/>
          <w:spacing w:val="4"/>
          <w:sz w:val="18"/>
          <w:szCs w:val="18"/>
        </w:rPr>
        <w:t xml:space="preserve"> </w:t>
      </w:r>
      <w:r>
        <w:rPr>
          <w:rFonts w:ascii="Georgia" w:eastAsia="Georgia" w:hAnsi="Georgia" w:cs="Georgia"/>
          <w:sz w:val="18"/>
          <w:szCs w:val="18"/>
        </w:rPr>
        <w:t>One</w:t>
      </w:r>
      <w:r>
        <w:rPr>
          <w:rFonts w:ascii="Georgia" w:eastAsia="Georgia" w:hAnsi="Georgia" w:cs="Georgia"/>
          <w:spacing w:val="-10"/>
          <w:sz w:val="18"/>
          <w:szCs w:val="18"/>
        </w:rPr>
        <w:t xml:space="preserve"> </w:t>
      </w:r>
      <w:r>
        <w:rPr>
          <w:rFonts w:ascii="Georgia" w:eastAsia="Georgia" w:hAnsi="Georgia" w:cs="Georgia"/>
          <w:sz w:val="18"/>
          <w:szCs w:val="18"/>
        </w:rPr>
        <w:t>of</w:t>
      </w:r>
      <w:r>
        <w:rPr>
          <w:rFonts w:ascii="Georgia" w:eastAsia="Georgia" w:hAnsi="Georgia" w:cs="Georgia"/>
          <w:spacing w:val="-9"/>
          <w:sz w:val="18"/>
          <w:szCs w:val="18"/>
        </w:rPr>
        <w:t xml:space="preserve"> </w:t>
      </w:r>
      <w:r>
        <w:rPr>
          <w:rFonts w:ascii="Georgia" w:eastAsia="Georgia" w:hAnsi="Georgia" w:cs="Georgia"/>
          <w:sz w:val="18"/>
          <w:szCs w:val="18"/>
        </w:rPr>
        <w:t>the motivations</w:t>
      </w:r>
      <w:r>
        <w:rPr>
          <w:rFonts w:ascii="Georgia" w:eastAsia="Georgia" w:hAnsi="Georgia" w:cs="Georgia"/>
          <w:spacing w:val="-8"/>
          <w:sz w:val="18"/>
          <w:szCs w:val="18"/>
        </w:rPr>
        <w:t xml:space="preserve"> </w:t>
      </w:r>
      <w:r>
        <w:rPr>
          <w:rFonts w:ascii="Georgia" w:eastAsia="Georgia" w:hAnsi="Georgia" w:cs="Georgia"/>
          <w:sz w:val="18"/>
          <w:szCs w:val="18"/>
        </w:rPr>
        <w:t>for</w:t>
      </w:r>
      <w:r>
        <w:rPr>
          <w:rFonts w:ascii="Georgia" w:eastAsia="Georgia" w:hAnsi="Georgia" w:cs="Georgia"/>
          <w:spacing w:val="-1"/>
          <w:sz w:val="18"/>
          <w:szCs w:val="18"/>
        </w:rPr>
        <w:t xml:space="preserve"> </w:t>
      </w:r>
      <w:r>
        <w:rPr>
          <w:rFonts w:ascii="Georgia" w:eastAsia="Georgia" w:hAnsi="Georgia" w:cs="Georgia"/>
          <w:sz w:val="18"/>
          <w:szCs w:val="18"/>
        </w:rPr>
        <w:t>the</w:t>
      </w:r>
      <w:r>
        <w:rPr>
          <w:rFonts w:ascii="Georgia" w:eastAsia="Georgia" w:hAnsi="Georgia" w:cs="Georgia"/>
          <w:spacing w:val="-2"/>
          <w:sz w:val="18"/>
          <w:szCs w:val="18"/>
        </w:rPr>
        <w:t xml:space="preserve"> </w:t>
      </w:r>
      <w:r>
        <w:rPr>
          <w:rFonts w:ascii="Georgia" w:eastAsia="Georgia" w:hAnsi="Georgia" w:cs="Georgia"/>
          <w:sz w:val="18"/>
          <w:szCs w:val="18"/>
        </w:rPr>
        <w:t>collaborative</w:t>
      </w:r>
      <w:r>
        <w:rPr>
          <w:rFonts w:ascii="Georgia" w:eastAsia="Georgia" w:hAnsi="Georgia" w:cs="Georgia"/>
          <w:spacing w:val="-9"/>
          <w:sz w:val="18"/>
          <w:szCs w:val="18"/>
        </w:rPr>
        <w:t xml:space="preserve"> </w:t>
      </w:r>
      <w:r>
        <w:rPr>
          <w:rFonts w:ascii="Georgia" w:eastAsia="Georgia" w:hAnsi="Georgia" w:cs="Georgia"/>
          <w:sz w:val="18"/>
          <w:szCs w:val="18"/>
        </w:rPr>
        <w:t>use</w:t>
      </w:r>
      <w:r>
        <w:rPr>
          <w:rFonts w:ascii="Georgia" w:eastAsia="Georgia" w:hAnsi="Georgia" w:cs="Georgia"/>
          <w:spacing w:val="-2"/>
          <w:sz w:val="18"/>
          <w:szCs w:val="18"/>
        </w:rPr>
        <w:t xml:space="preserve"> </w:t>
      </w:r>
      <w:r>
        <w:rPr>
          <w:rFonts w:ascii="Georgia" w:eastAsia="Georgia" w:hAnsi="Georgia" w:cs="Georgia"/>
          <w:sz w:val="18"/>
          <w:szCs w:val="18"/>
        </w:rPr>
        <w:t>cases</w:t>
      </w:r>
      <w:r>
        <w:rPr>
          <w:rFonts w:ascii="Georgia" w:eastAsia="Georgia" w:hAnsi="Georgia" w:cs="Georgia"/>
          <w:spacing w:val="-3"/>
          <w:sz w:val="18"/>
          <w:szCs w:val="18"/>
        </w:rPr>
        <w:t xml:space="preserve"> </w:t>
      </w:r>
      <w:r>
        <w:rPr>
          <w:rFonts w:ascii="Georgia" w:eastAsia="Georgia" w:hAnsi="Georgia" w:cs="Georgia"/>
          <w:sz w:val="18"/>
          <w:szCs w:val="18"/>
        </w:rPr>
        <w:t>as</w:t>
      </w:r>
      <w:r>
        <w:rPr>
          <w:rFonts w:ascii="Georgia" w:eastAsia="Georgia" w:hAnsi="Georgia" w:cs="Georgia"/>
          <w:spacing w:val="-1"/>
          <w:sz w:val="18"/>
          <w:szCs w:val="18"/>
        </w:rPr>
        <w:t xml:space="preserve"> </w:t>
      </w:r>
      <w:r>
        <w:rPr>
          <w:rFonts w:ascii="Georgia" w:eastAsia="Georgia" w:hAnsi="Georgia" w:cs="Georgia"/>
          <w:sz w:val="18"/>
          <w:szCs w:val="18"/>
        </w:rPr>
        <w:t>a specific</w:t>
      </w:r>
      <w:r>
        <w:rPr>
          <w:rFonts w:ascii="Georgia" w:eastAsia="Georgia" w:hAnsi="Georgia" w:cs="Georgia"/>
          <w:spacing w:val="-5"/>
          <w:sz w:val="18"/>
          <w:szCs w:val="18"/>
        </w:rPr>
        <w:t xml:space="preserve"> </w:t>
      </w:r>
      <w:r>
        <w:rPr>
          <w:rFonts w:ascii="Georgia" w:eastAsia="Georgia" w:hAnsi="Georgia" w:cs="Georgia"/>
          <w:sz w:val="18"/>
          <w:szCs w:val="18"/>
        </w:rPr>
        <w:t>aim</w:t>
      </w:r>
      <w:r>
        <w:rPr>
          <w:rFonts w:ascii="Georgia" w:eastAsia="Georgia" w:hAnsi="Georgia" w:cs="Georgia"/>
          <w:spacing w:val="-2"/>
          <w:sz w:val="18"/>
          <w:szCs w:val="18"/>
        </w:rPr>
        <w:t xml:space="preserve"> </w:t>
      </w:r>
      <w:r>
        <w:rPr>
          <w:rFonts w:ascii="Georgia" w:eastAsia="Georgia" w:hAnsi="Georgia" w:cs="Georgia"/>
          <w:sz w:val="18"/>
          <w:szCs w:val="18"/>
        </w:rPr>
        <w:t>is the</w:t>
      </w:r>
      <w:r>
        <w:rPr>
          <w:rFonts w:ascii="Georgia" w:eastAsia="Georgia" w:hAnsi="Georgia" w:cs="Georgia"/>
          <w:spacing w:val="-2"/>
          <w:sz w:val="18"/>
          <w:szCs w:val="18"/>
        </w:rPr>
        <w:t xml:space="preserve"> </w:t>
      </w:r>
      <w:r>
        <w:rPr>
          <w:rFonts w:ascii="Georgia" w:eastAsia="Georgia" w:hAnsi="Georgia" w:cs="Georgia"/>
          <w:sz w:val="18"/>
          <w:szCs w:val="18"/>
        </w:rPr>
        <w:t>inevitability</w:t>
      </w:r>
      <w:r>
        <w:rPr>
          <w:rFonts w:ascii="Georgia" w:eastAsia="Georgia" w:hAnsi="Georgia" w:cs="Georgia"/>
          <w:spacing w:val="-8"/>
          <w:sz w:val="18"/>
          <w:szCs w:val="18"/>
        </w:rPr>
        <w:t xml:space="preserve"> </w:t>
      </w:r>
      <w:r>
        <w:rPr>
          <w:rFonts w:ascii="Georgia" w:eastAsia="Georgia" w:hAnsi="Georgia" w:cs="Georgia"/>
          <w:sz w:val="18"/>
          <w:szCs w:val="18"/>
        </w:rPr>
        <w:t>that</w:t>
      </w:r>
      <w:r>
        <w:rPr>
          <w:rFonts w:ascii="Georgia" w:eastAsia="Georgia" w:hAnsi="Georgia" w:cs="Georgia"/>
          <w:spacing w:val="-2"/>
          <w:sz w:val="18"/>
          <w:szCs w:val="18"/>
        </w:rPr>
        <w:t xml:space="preserve"> </w:t>
      </w:r>
      <w:r>
        <w:rPr>
          <w:rFonts w:ascii="Georgia" w:eastAsia="Georgia" w:hAnsi="Georgia" w:cs="Georgia"/>
          <w:sz w:val="18"/>
          <w:szCs w:val="18"/>
        </w:rPr>
        <w:t>other</w:t>
      </w:r>
      <w:r>
        <w:rPr>
          <w:rFonts w:ascii="Georgia" w:eastAsia="Georgia" w:hAnsi="Georgia" w:cs="Georgia"/>
          <w:spacing w:val="-3"/>
          <w:sz w:val="18"/>
          <w:szCs w:val="18"/>
        </w:rPr>
        <w:t xml:space="preserve"> </w:t>
      </w:r>
      <w:r>
        <w:rPr>
          <w:rFonts w:ascii="Georgia" w:eastAsia="Georgia" w:hAnsi="Georgia" w:cs="Georgia"/>
          <w:sz w:val="18"/>
          <w:szCs w:val="18"/>
        </w:rPr>
        <w:t>lung-specific</w:t>
      </w:r>
      <w:r>
        <w:rPr>
          <w:rFonts w:ascii="Georgia" w:eastAsia="Georgia" w:hAnsi="Georgia" w:cs="Georgia"/>
          <w:spacing w:val="-9"/>
          <w:sz w:val="18"/>
          <w:szCs w:val="18"/>
        </w:rPr>
        <w:t xml:space="preserve"> </w:t>
      </w:r>
      <w:r>
        <w:rPr>
          <w:rFonts w:ascii="Georgia" w:eastAsia="Georgia" w:hAnsi="Georgia" w:cs="Georgia"/>
          <w:sz w:val="18"/>
          <w:szCs w:val="18"/>
        </w:rPr>
        <w:t>algorithmic</w:t>
      </w:r>
      <w:r>
        <w:rPr>
          <w:rFonts w:ascii="Georgia" w:eastAsia="Georgia" w:hAnsi="Georgia" w:cs="Georgia"/>
          <w:spacing w:val="-8"/>
          <w:sz w:val="18"/>
          <w:szCs w:val="18"/>
        </w:rPr>
        <w:t xml:space="preserve"> </w:t>
      </w:r>
      <w:r>
        <w:rPr>
          <w:rFonts w:ascii="Georgia" w:eastAsia="Georgia" w:hAnsi="Georgia" w:cs="Georgia"/>
          <w:sz w:val="18"/>
          <w:szCs w:val="18"/>
        </w:rPr>
        <w:t>needs</w:t>
      </w:r>
      <w:r>
        <w:rPr>
          <w:rFonts w:ascii="Georgia" w:eastAsia="Georgia" w:hAnsi="Georgia" w:cs="Georgia"/>
          <w:spacing w:val="-4"/>
          <w:sz w:val="18"/>
          <w:szCs w:val="18"/>
        </w:rPr>
        <w:t xml:space="preserve"> </w:t>
      </w:r>
      <w:r>
        <w:rPr>
          <w:rFonts w:ascii="Georgia" w:eastAsia="Georgia" w:hAnsi="Georgia" w:cs="Georgia"/>
          <w:sz w:val="18"/>
          <w:szCs w:val="18"/>
        </w:rPr>
        <w:t>will</w:t>
      </w:r>
      <w:r>
        <w:rPr>
          <w:rFonts w:ascii="Georgia" w:eastAsia="Georgia" w:hAnsi="Georgia" w:cs="Georgia"/>
          <w:spacing w:val="-2"/>
          <w:sz w:val="18"/>
          <w:szCs w:val="18"/>
        </w:rPr>
        <w:t xml:space="preserve"> </w:t>
      </w:r>
      <w:r>
        <w:rPr>
          <w:rFonts w:ascii="Georgia" w:eastAsia="Georgia" w:hAnsi="Georgia" w:cs="Georgia"/>
          <w:sz w:val="18"/>
          <w:szCs w:val="18"/>
        </w:rPr>
        <w:t>be</w:t>
      </w:r>
      <w:r>
        <w:rPr>
          <w:rFonts w:ascii="Georgia" w:eastAsia="Georgia" w:hAnsi="Georgia" w:cs="Georgia"/>
          <w:spacing w:val="-1"/>
          <w:sz w:val="18"/>
          <w:szCs w:val="18"/>
        </w:rPr>
        <w:t xml:space="preserve"> </w:t>
      </w:r>
      <w:r>
        <w:rPr>
          <w:rFonts w:ascii="Georgia" w:eastAsia="Georgia" w:hAnsi="Georgia" w:cs="Georgia"/>
          <w:sz w:val="18"/>
          <w:szCs w:val="18"/>
        </w:rPr>
        <w:t>identified and</w:t>
      </w:r>
      <w:r>
        <w:rPr>
          <w:rFonts w:ascii="Georgia" w:eastAsia="Georgia" w:hAnsi="Georgia" w:cs="Georgia"/>
          <w:spacing w:val="8"/>
          <w:sz w:val="18"/>
          <w:szCs w:val="18"/>
        </w:rPr>
        <w:t xml:space="preserve"> </w:t>
      </w:r>
      <w:r>
        <w:rPr>
          <w:rFonts w:ascii="Georgia" w:eastAsia="Georgia" w:hAnsi="Georgia" w:cs="Georgia"/>
          <w:sz w:val="18"/>
          <w:szCs w:val="18"/>
        </w:rPr>
        <w:t>will</w:t>
      </w:r>
      <w:r>
        <w:rPr>
          <w:rFonts w:ascii="Georgia" w:eastAsia="Georgia" w:hAnsi="Georgia" w:cs="Georgia"/>
          <w:spacing w:val="8"/>
          <w:sz w:val="18"/>
          <w:szCs w:val="18"/>
        </w:rPr>
        <w:t xml:space="preserve"> </w:t>
      </w:r>
      <w:r>
        <w:rPr>
          <w:rFonts w:ascii="Georgia" w:eastAsia="Georgia" w:hAnsi="Georgia" w:cs="Georgia"/>
          <w:sz w:val="18"/>
          <w:szCs w:val="18"/>
        </w:rPr>
        <w:t>be</w:t>
      </w:r>
      <w:r>
        <w:rPr>
          <w:rFonts w:ascii="Georgia" w:eastAsia="Georgia" w:hAnsi="Georgia" w:cs="Georgia"/>
          <w:spacing w:val="9"/>
          <w:sz w:val="18"/>
          <w:szCs w:val="18"/>
        </w:rPr>
        <w:t xml:space="preserve"> </w:t>
      </w:r>
      <w:r>
        <w:rPr>
          <w:rFonts w:ascii="Georgia" w:eastAsia="Georgia" w:hAnsi="Georgia" w:cs="Georgia"/>
          <w:sz w:val="18"/>
          <w:szCs w:val="18"/>
        </w:rPr>
        <w:t>added</w:t>
      </w:r>
      <w:r>
        <w:rPr>
          <w:rFonts w:ascii="Georgia" w:eastAsia="Georgia" w:hAnsi="Georgia" w:cs="Georgia"/>
          <w:spacing w:val="6"/>
          <w:sz w:val="18"/>
          <w:szCs w:val="18"/>
        </w:rPr>
        <w:t xml:space="preserve"> </w:t>
      </w:r>
      <w:r>
        <w:rPr>
          <w:rFonts w:ascii="Georgia" w:eastAsia="Georgia" w:hAnsi="Georgia" w:cs="Georgia"/>
          <w:sz w:val="18"/>
          <w:szCs w:val="18"/>
        </w:rPr>
        <w:t>to</w:t>
      </w:r>
      <w:r>
        <w:rPr>
          <w:rFonts w:ascii="Georgia" w:eastAsia="Georgia" w:hAnsi="Georgia" w:cs="Georgia"/>
          <w:spacing w:val="9"/>
          <w:sz w:val="18"/>
          <w:szCs w:val="18"/>
        </w:rPr>
        <w:t xml:space="preserve"> </w:t>
      </w:r>
      <w:r>
        <w:rPr>
          <w:rFonts w:ascii="Georgia" w:eastAsia="Georgia" w:hAnsi="Georgia" w:cs="Georgia"/>
          <w:sz w:val="18"/>
          <w:szCs w:val="18"/>
        </w:rPr>
        <w:t>the</w:t>
      </w:r>
      <w:r>
        <w:rPr>
          <w:rFonts w:ascii="Georgia" w:eastAsia="Georgia" w:hAnsi="Georgia" w:cs="Georgia"/>
          <w:spacing w:val="8"/>
          <w:sz w:val="18"/>
          <w:szCs w:val="18"/>
        </w:rPr>
        <w:t xml:space="preserve"> </w:t>
      </w:r>
      <w:r>
        <w:rPr>
          <w:rFonts w:ascii="Georgia" w:eastAsia="Georgia" w:hAnsi="Georgia" w:cs="Georgia"/>
          <w:sz w:val="18"/>
          <w:szCs w:val="18"/>
        </w:rPr>
        <w:t>functionality</w:t>
      </w:r>
      <w:r>
        <w:rPr>
          <w:rFonts w:ascii="Georgia" w:eastAsia="Georgia" w:hAnsi="Georgia" w:cs="Georgia"/>
          <w:spacing w:val="1"/>
          <w:sz w:val="18"/>
          <w:szCs w:val="18"/>
        </w:rPr>
        <w:t xml:space="preserve"> </w:t>
      </w:r>
      <w:r>
        <w:rPr>
          <w:rFonts w:ascii="Georgia" w:eastAsia="Georgia" w:hAnsi="Georgia" w:cs="Georgia"/>
          <w:sz w:val="18"/>
          <w:szCs w:val="18"/>
        </w:rPr>
        <w:t>developed</w:t>
      </w:r>
      <w:r>
        <w:rPr>
          <w:rFonts w:ascii="Georgia" w:eastAsia="Georgia" w:hAnsi="Georgia" w:cs="Georgia"/>
          <w:spacing w:val="3"/>
          <w:sz w:val="18"/>
          <w:szCs w:val="18"/>
        </w:rPr>
        <w:t xml:space="preserve"> </w:t>
      </w:r>
      <w:r>
        <w:rPr>
          <w:rFonts w:ascii="Georgia" w:eastAsia="Georgia" w:hAnsi="Georgia" w:cs="Georgia"/>
          <w:sz w:val="18"/>
          <w:szCs w:val="18"/>
        </w:rPr>
        <w:t>and</w:t>
      </w:r>
      <w:r>
        <w:rPr>
          <w:rFonts w:ascii="Georgia" w:eastAsia="Georgia" w:hAnsi="Georgia" w:cs="Georgia"/>
          <w:spacing w:val="8"/>
          <w:sz w:val="18"/>
          <w:szCs w:val="18"/>
        </w:rPr>
        <w:t xml:space="preserve"> </w:t>
      </w:r>
      <w:r>
        <w:rPr>
          <w:rFonts w:ascii="Georgia" w:eastAsia="Georgia" w:hAnsi="Georgia" w:cs="Georgia"/>
          <w:sz w:val="18"/>
          <w:szCs w:val="18"/>
        </w:rPr>
        <w:t>offered</w:t>
      </w:r>
      <w:r>
        <w:rPr>
          <w:rFonts w:ascii="Georgia" w:eastAsia="Georgia" w:hAnsi="Georgia" w:cs="Georgia"/>
          <w:spacing w:val="5"/>
          <w:sz w:val="18"/>
          <w:szCs w:val="18"/>
        </w:rPr>
        <w:t xml:space="preserve"> </w:t>
      </w:r>
      <w:r>
        <w:rPr>
          <w:rFonts w:ascii="Georgia" w:eastAsia="Georgia" w:hAnsi="Georgia" w:cs="Georgia"/>
          <w:sz w:val="18"/>
          <w:szCs w:val="18"/>
        </w:rPr>
        <w:t>as</w:t>
      </w:r>
      <w:r>
        <w:rPr>
          <w:rFonts w:ascii="Georgia" w:eastAsia="Georgia" w:hAnsi="Georgia" w:cs="Georgia"/>
          <w:spacing w:val="9"/>
          <w:sz w:val="18"/>
          <w:szCs w:val="18"/>
        </w:rPr>
        <w:t xml:space="preserve"> </w:t>
      </w:r>
      <w:r>
        <w:rPr>
          <w:rFonts w:ascii="Georgia" w:eastAsia="Georgia" w:hAnsi="Georgia" w:cs="Georgia"/>
          <w:sz w:val="18"/>
          <w:szCs w:val="18"/>
        </w:rPr>
        <w:t>part</w:t>
      </w:r>
      <w:r>
        <w:rPr>
          <w:rFonts w:ascii="Georgia" w:eastAsia="Georgia" w:hAnsi="Georgia" w:cs="Georgia"/>
          <w:spacing w:val="8"/>
          <w:sz w:val="18"/>
          <w:szCs w:val="18"/>
        </w:rPr>
        <w:t xml:space="preserve"> </w:t>
      </w:r>
      <w:r>
        <w:rPr>
          <w:rFonts w:ascii="Georgia" w:eastAsia="Georgia" w:hAnsi="Georgia" w:cs="Georgia"/>
          <w:sz w:val="18"/>
          <w:szCs w:val="18"/>
        </w:rPr>
        <w:t>of</w:t>
      </w:r>
      <w:r>
        <w:rPr>
          <w:rFonts w:ascii="Georgia" w:eastAsia="Georgia" w:hAnsi="Georgia" w:cs="Georgia"/>
          <w:spacing w:val="9"/>
          <w:sz w:val="18"/>
          <w:szCs w:val="18"/>
        </w:rPr>
        <w:t xml:space="preserve"> </w:t>
      </w:r>
      <w:r>
        <w:rPr>
          <w:rFonts w:ascii="Georgia" w:eastAsia="Georgia" w:hAnsi="Georgia" w:cs="Georgia"/>
          <w:sz w:val="18"/>
          <w:szCs w:val="18"/>
        </w:rPr>
        <w:t>this</w:t>
      </w:r>
      <w:r>
        <w:rPr>
          <w:rFonts w:ascii="Georgia" w:eastAsia="Georgia" w:hAnsi="Georgia" w:cs="Georgia"/>
          <w:spacing w:val="8"/>
          <w:sz w:val="18"/>
          <w:szCs w:val="18"/>
        </w:rPr>
        <w:t xml:space="preserve"> </w:t>
      </w:r>
      <w:r>
        <w:rPr>
          <w:rFonts w:ascii="Georgia" w:eastAsia="Georgia" w:hAnsi="Georgia" w:cs="Georgia"/>
          <w:sz w:val="18"/>
          <w:szCs w:val="18"/>
        </w:rPr>
        <w:t>project.</w:t>
      </w:r>
      <w:r>
        <w:rPr>
          <w:rFonts w:ascii="Georgia" w:eastAsia="Georgia" w:hAnsi="Georgia" w:cs="Georgia"/>
          <w:spacing w:val="41"/>
          <w:sz w:val="18"/>
          <w:szCs w:val="18"/>
        </w:rPr>
        <w:t xml:space="preserve"> </w:t>
      </w:r>
      <w:r>
        <w:rPr>
          <w:rFonts w:ascii="Georgia" w:eastAsia="Georgia" w:hAnsi="Georgia" w:cs="Georgia"/>
          <w:sz w:val="18"/>
          <w:szCs w:val="18"/>
        </w:rPr>
        <w:t>It</w:t>
      </w:r>
      <w:r>
        <w:rPr>
          <w:rFonts w:ascii="Georgia" w:eastAsia="Georgia" w:hAnsi="Georgia" w:cs="Georgia"/>
          <w:spacing w:val="10"/>
          <w:sz w:val="18"/>
          <w:szCs w:val="18"/>
        </w:rPr>
        <w:t xml:space="preserve"> </w:t>
      </w:r>
      <w:r>
        <w:rPr>
          <w:rFonts w:ascii="Georgia" w:eastAsia="Georgia" w:hAnsi="Georgia" w:cs="Georgia"/>
          <w:sz w:val="18"/>
          <w:szCs w:val="18"/>
        </w:rPr>
        <w:t>should</w:t>
      </w:r>
      <w:r>
        <w:rPr>
          <w:rFonts w:ascii="Georgia" w:eastAsia="Georgia" w:hAnsi="Georgia" w:cs="Georgia"/>
          <w:spacing w:val="6"/>
          <w:sz w:val="18"/>
          <w:szCs w:val="18"/>
        </w:rPr>
        <w:t xml:space="preserve"> </w:t>
      </w:r>
      <w:r>
        <w:rPr>
          <w:rFonts w:ascii="Georgia" w:eastAsia="Georgia" w:hAnsi="Georgia" w:cs="Georgia"/>
          <w:sz w:val="18"/>
          <w:szCs w:val="18"/>
        </w:rPr>
        <w:t>also</w:t>
      </w:r>
      <w:r>
        <w:rPr>
          <w:rFonts w:ascii="Georgia" w:eastAsia="Georgia" w:hAnsi="Georgia" w:cs="Georgia"/>
          <w:spacing w:val="8"/>
          <w:sz w:val="18"/>
          <w:szCs w:val="18"/>
        </w:rPr>
        <w:t xml:space="preserve"> </w:t>
      </w:r>
      <w:r>
        <w:rPr>
          <w:rFonts w:ascii="Georgia" w:eastAsia="Georgia" w:hAnsi="Georgia" w:cs="Georgia"/>
          <w:sz w:val="18"/>
          <w:szCs w:val="18"/>
        </w:rPr>
        <w:t>be</w:t>
      </w:r>
      <w:r>
        <w:rPr>
          <w:rFonts w:ascii="Georgia" w:eastAsia="Georgia" w:hAnsi="Georgia" w:cs="Georgia"/>
          <w:spacing w:val="9"/>
          <w:sz w:val="18"/>
          <w:szCs w:val="18"/>
        </w:rPr>
        <w:t xml:space="preserve"> </w:t>
      </w:r>
      <w:r>
        <w:rPr>
          <w:rFonts w:ascii="Georgia" w:eastAsia="Georgia" w:hAnsi="Georgia" w:cs="Georgia"/>
          <w:sz w:val="18"/>
          <w:szCs w:val="18"/>
        </w:rPr>
        <w:t>noted</w:t>
      </w:r>
      <w:r>
        <w:rPr>
          <w:rFonts w:ascii="Georgia" w:eastAsia="Georgia" w:hAnsi="Georgia" w:cs="Georgia"/>
          <w:spacing w:val="6"/>
          <w:sz w:val="18"/>
          <w:szCs w:val="18"/>
        </w:rPr>
        <w:t xml:space="preserve"> </w:t>
      </w:r>
      <w:r>
        <w:rPr>
          <w:rFonts w:ascii="Georgia" w:eastAsia="Georgia" w:hAnsi="Georgia" w:cs="Georgia"/>
          <w:sz w:val="18"/>
          <w:szCs w:val="18"/>
        </w:rPr>
        <w:t>that</w:t>
      </w:r>
      <w:r>
        <w:rPr>
          <w:rFonts w:ascii="Georgia" w:eastAsia="Georgia" w:hAnsi="Georgia" w:cs="Georgia"/>
          <w:spacing w:val="8"/>
          <w:sz w:val="18"/>
          <w:szCs w:val="18"/>
        </w:rPr>
        <w:t xml:space="preserve"> </w:t>
      </w:r>
      <w:r>
        <w:rPr>
          <w:rFonts w:ascii="Georgia" w:eastAsia="Georgia" w:hAnsi="Georgia" w:cs="Georgia"/>
          <w:sz w:val="18"/>
          <w:szCs w:val="18"/>
        </w:rPr>
        <w:t>some</w:t>
      </w:r>
      <w:r>
        <w:rPr>
          <w:rFonts w:ascii="Georgia" w:eastAsia="Georgia" w:hAnsi="Georgia" w:cs="Georgia"/>
          <w:spacing w:val="7"/>
          <w:sz w:val="18"/>
          <w:szCs w:val="18"/>
        </w:rPr>
        <w:t xml:space="preserve"> </w:t>
      </w:r>
      <w:r>
        <w:rPr>
          <w:rFonts w:ascii="Georgia" w:eastAsia="Georgia" w:hAnsi="Georgia" w:cs="Georgia"/>
          <w:sz w:val="18"/>
          <w:szCs w:val="18"/>
        </w:rPr>
        <w:t>modality-specific modifications</w:t>
      </w:r>
      <w:r>
        <w:rPr>
          <w:rFonts w:ascii="Georgia" w:eastAsia="Georgia" w:hAnsi="Georgia" w:cs="Georgia"/>
          <w:spacing w:val="-7"/>
          <w:sz w:val="18"/>
          <w:szCs w:val="18"/>
        </w:rPr>
        <w:t xml:space="preserve"> </w:t>
      </w:r>
      <w:proofErr w:type="gramStart"/>
      <w:r>
        <w:rPr>
          <w:rFonts w:ascii="Georgia" w:eastAsia="Georgia" w:hAnsi="Georgia" w:cs="Georgia"/>
          <w:sz w:val="18"/>
          <w:szCs w:val="18"/>
        </w:rPr>
        <w:t>will</w:t>
      </w:r>
      <w:proofErr w:type="gramEnd"/>
      <w:r>
        <w:rPr>
          <w:rFonts w:ascii="Georgia" w:eastAsia="Georgia" w:hAnsi="Georgia" w:cs="Georgia"/>
          <w:spacing w:val="1"/>
          <w:sz w:val="18"/>
          <w:szCs w:val="18"/>
        </w:rPr>
        <w:t xml:space="preserve"> </w:t>
      </w:r>
      <w:r>
        <w:rPr>
          <w:rFonts w:ascii="Georgia" w:eastAsia="Georgia" w:hAnsi="Georgia" w:cs="Georgia"/>
          <w:sz w:val="18"/>
          <w:szCs w:val="18"/>
        </w:rPr>
        <w:t>be</w:t>
      </w:r>
      <w:r>
        <w:rPr>
          <w:rFonts w:ascii="Georgia" w:eastAsia="Georgia" w:hAnsi="Georgia" w:cs="Georgia"/>
          <w:spacing w:val="3"/>
          <w:sz w:val="18"/>
          <w:szCs w:val="18"/>
        </w:rPr>
        <w:t xml:space="preserve"> </w:t>
      </w:r>
      <w:r>
        <w:rPr>
          <w:rFonts w:ascii="Georgia" w:eastAsia="Georgia" w:hAnsi="Georgia" w:cs="Georgia"/>
          <w:sz w:val="18"/>
          <w:szCs w:val="18"/>
        </w:rPr>
        <w:t>required.</w:t>
      </w:r>
      <w:r>
        <w:rPr>
          <w:rFonts w:ascii="Georgia" w:eastAsia="Georgia" w:hAnsi="Georgia" w:cs="Georgia"/>
          <w:spacing w:val="21"/>
          <w:sz w:val="18"/>
          <w:szCs w:val="18"/>
        </w:rPr>
        <w:t xml:space="preserve"> </w:t>
      </w:r>
      <w:r>
        <w:rPr>
          <w:rFonts w:ascii="Georgia" w:eastAsia="Georgia" w:hAnsi="Georgia" w:cs="Georgia"/>
          <w:sz w:val="18"/>
          <w:szCs w:val="18"/>
        </w:rPr>
        <w:t>For</w:t>
      </w:r>
      <w:r>
        <w:rPr>
          <w:rFonts w:ascii="Georgia" w:eastAsia="Georgia" w:hAnsi="Georgia" w:cs="Georgia"/>
          <w:spacing w:val="2"/>
          <w:sz w:val="18"/>
          <w:szCs w:val="18"/>
        </w:rPr>
        <w:t xml:space="preserve"> </w:t>
      </w:r>
      <w:r>
        <w:rPr>
          <w:rFonts w:ascii="Georgia" w:eastAsia="Georgia" w:hAnsi="Georgia" w:cs="Georgia"/>
          <w:sz w:val="18"/>
          <w:szCs w:val="18"/>
        </w:rPr>
        <w:t>example,</w:t>
      </w:r>
      <w:r>
        <w:rPr>
          <w:rFonts w:ascii="Georgia" w:eastAsia="Georgia" w:hAnsi="Georgia" w:cs="Georgia"/>
          <w:spacing w:val="-1"/>
          <w:sz w:val="18"/>
          <w:szCs w:val="18"/>
        </w:rPr>
        <w:t xml:space="preserve"> </w:t>
      </w:r>
      <w:r>
        <w:rPr>
          <w:rFonts w:ascii="Georgia" w:eastAsia="Georgia" w:hAnsi="Georgia" w:cs="Georgia"/>
          <w:sz w:val="18"/>
          <w:szCs w:val="18"/>
        </w:rPr>
        <w:t>our</w:t>
      </w:r>
      <w:r>
        <w:rPr>
          <w:rFonts w:ascii="Georgia" w:eastAsia="Georgia" w:hAnsi="Georgia" w:cs="Georgia"/>
          <w:spacing w:val="2"/>
          <w:sz w:val="18"/>
          <w:szCs w:val="18"/>
        </w:rPr>
        <w:t xml:space="preserve"> </w:t>
      </w:r>
      <w:r>
        <w:rPr>
          <w:rFonts w:ascii="Georgia" w:eastAsia="Georgia" w:hAnsi="Georgia" w:cs="Georgia"/>
          <w:sz w:val="18"/>
          <w:szCs w:val="18"/>
        </w:rPr>
        <w:t>lobe</w:t>
      </w:r>
      <w:r>
        <w:rPr>
          <w:rFonts w:ascii="Georgia" w:eastAsia="Georgia" w:hAnsi="Georgia" w:cs="Georgia"/>
          <w:spacing w:val="1"/>
          <w:sz w:val="18"/>
          <w:szCs w:val="18"/>
        </w:rPr>
        <w:t xml:space="preserve"> </w:t>
      </w:r>
      <w:r>
        <w:rPr>
          <w:rFonts w:ascii="Georgia" w:eastAsia="Georgia" w:hAnsi="Georgia" w:cs="Georgia"/>
          <w:sz w:val="18"/>
          <w:szCs w:val="18"/>
        </w:rPr>
        <w:t>estimation</w:t>
      </w:r>
      <w:r>
        <w:rPr>
          <w:rFonts w:ascii="Georgia" w:eastAsia="Georgia" w:hAnsi="Georgia" w:cs="Georgia"/>
          <w:spacing w:val="-4"/>
          <w:sz w:val="18"/>
          <w:szCs w:val="18"/>
        </w:rPr>
        <w:t xml:space="preserve"> </w:t>
      </w:r>
      <w:r>
        <w:rPr>
          <w:rFonts w:ascii="Georgia" w:eastAsia="Georgia" w:hAnsi="Georgia" w:cs="Georgia"/>
          <w:sz w:val="18"/>
          <w:szCs w:val="18"/>
        </w:rPr>
        <w:t>approach</w:t>
      </w:r>
      <w:r>
        <w:rPr>
          <w:rFonts w:ascii="Georgia" w:eastAsia="Georgia" w:hAnsi="Georgia" w:cs="Georgia"/>
          <w:spacing w:val="-2"/>
          <w:sz w:val="18"/>
          <w:szCs w:val="18"/>
        </w:rPr>
        <w:t xml:space="preserve"> </w:t>
      </w:r>
      <w:r>
        <w:rPr>
          <w:rFonts w:ascii="Georgia" w:eastAsia="Georgia" w:hAnsi="Georgia" w:cs="Georgia"/>
          <w:sz w:val="18"/>
          <w:szCs w:val="18"/>
        </w:rPr>
        <w:t>works</w:t>
      </w:r>
      <w:r>
        <w:rPr>
          <w:rFonts w:ascii="Georgia" w:eastAsia="Georgia" w:hAnsi="Georgia" w:cs="Georgia"/>
          <w:spacing w:val="-1"/>
          <w:sz w:val="18"/>
          <w:szCs w:val="18"/>
        </w:rPr>
        <w:t xml:space="preserve"> </w:t>
      </w:r>
      <w:r>
        <w:rPr>
          <w:rFonts w:ascii="Georgia" w:eastAsia="Georgia" w:hAnsi="Georgia" w:cs="Georgia"/>
          <w:sz w:val="18"/>
          <w:szCs w:val="18"/>
        </w:rPr>
        <w:t>well</w:t>
      </w:r>
      <w:r>
        <w:rPr>
          <w:rFonts w:ascii="Georgia" w:eastAsia="Georgia" w:hAnsi="Georgia" w:cs="Georgia"/>
          <w:spacing w:val="2"/>
          <w:sz w:val="18"/>
          <w:szCs w:val="18"/>
        </w:rPr>
        <w:t xml:space="preserve"> </w:t>
      </w:r>
      <w:r>
        <w:rPr>
          <w:rFonts w:ascii="Georgia" w:eastAsia="Georgia" w:hAnsi="Georgia" w:cs="Georgia"/>
          <w:sz w:val="18"/>
          <w:szCs w:val="18"/>
        </w:rPr>
        <w:t>for</w:t>
      </w:r>
      <w:r>
        <w:rPr>
          <w:rFonts w:ascii="Georgia" w:eastAsia="Georgia" w:hAnsi="Georgia" w:cs="Georgia"/>
          <w:spacing w:val="2"/>
          <w:sz w:val="18"/>
          <w:szCs w:val="18"/>
        </w:rPr>
        <w:t xml:space="preserve"> </w:t>
      </w:r>
      <w:r>
        <w:rPr>
          <w:rFonts w:ascii="Georgia" w:eastAsia="Georgia" w:hAnsi="Georgia" w:cs="Georgia"/>
          <w:sz w:val="18"/>
          <w:szCs w:val="18"/>
        </w:rPr>
        <w:t>1H</w:t>
      </w:r>
      <w:r>
        <w:rPr>
          <w:rFonts w:ascii="Georgia" w:eastAsia="Georgia" w:hAnsi="Georgia" w:cs="Georgia"/>
          <w:spacing w:val="3"/>
          <w:sz w:val="18"/>
          <w:szCs w:val="18"/>
        </w:rPr>
        <w:t xml:space="preserve"> </w:t>
      </w:r>
      <w:r>
        <w:rPr>
          <w:rFonts w:ascii="Georgia" w:eastAsia="Georgia" w:hAnsi="Georgia" w:cs="Georgia"/>
          <w:sz w:val="18"/>
          <w:szCs w:val="18"/>
        </w:rPr>
        <w:t>MRI where no</w:t>
      </w:r>
      <w:r>
        <w:rPr>
          <w:rFonts w:ascii="Georgia" w:eastAsia="Georgia" w:hAnsi="Georgia" w:cs="Georgia"/>
          <w:spacing w:val="2"/>
          <w:sz w:val="18"/>
          <w:szCs w:val="18"/>
        </w:rPr>
        <w:t xml:space="preserve"> </w:t>
      </w:r>
      <w:r>
        <w:rPr>
          <w:rFonts w:ascii="Georgia" w:eastAsia="Georgia" w:hAnsi="Georgia" w:cs="Georgia"/>
          <w:sz w:val="18"/>
          <w:szCs w:val="18"/>
        </w:rPr>
        <w:t>internal</w:t>
      </w:r>
      <w:r>
        <w:rPr>
          <w:rFonts w:ascii="Georgia" w:eastAsia="Georgia" w:hAnsi="Georgia" w:cs="Georgia"/>
          <w:spacing w:val="-1"/>
          <w:sz w:val="18"/>
          <w:szCs w:val="18"/>
        </w:rPr>
        <w:t xml:space="preserve"> </w:t>
      </w:r>
      <w:r>
        <w:rPr>
          <w:rFonts w:ascii="Georgia" w:eastAsia="Georgia" w:hAnsi="Georgia" w:cs="Georgia"/>
          <w:sz w:val="18"/>
          <w:szCs w:val="18"/>
        </w:rPr>
        <w:t>anatomical</w:t>
      </w:r>
      <w:r>
        <w:rPr>
          <w:rFonts w:ascii="Georgia" w:eastAsia="Georgia" w:hAnsi="Georgia" w:cs="Georgia"/>
          <w:spacing w:val="-5"/>
          <w:sz w:val="18"/>
          <w:szCs w:val="18"/>
        </w:rPr>
        <w:t xml:space="preserve"> </w:t>
      </w:r>
      <w:r>
        <w:rPr>
          <w:rFonts w:ascii="Georgia" w:eastAsia="Georgia" w:hAnsi="Georgia" w:cs="Georgia"/>
          <w:sz w:val="18"/>
          <w:szCs w:val="18"/>
        </w:rPr>
        <w:t>features are</w:t>
      </w:r>
      <w:r>
        <w:rPr>
          <w:rFonts w:ascii="Georgia" w:eastAsia="Georgia" w:hAnsi="Georgia" w:cs="Georgia"/>
          <w:spacing w:val="9"/>
          <w:sz w:val="18"/>
          <w:szCs w:val="18"/>
        </w:rPr>
        <w:t xml:space="preserve"> </w:t>
      </w:r>
      <w:r>
        <w:rPr>
          <w:rFonts w:ascii="Georgia" w:eastAsia="Georgia" w:hAnsi="Georgia" w:cs="Georgia"/>
          <w:sz w:val="18"/>
          <w:szCs w:val="18"/>
        </w:rPr>
        <w:t>available</w:t>
      </w:r>
      <w:r>
        <w:rPr>
          <w:rFonts w:ascii="Georgia" w:eastAsia="Georgia" w:hAnsi="Georgia" w:cs="Georgia"/>
          <w:spacing w:val="5"/>
          <w:sz w:val="18"/>
          <w:szCs w:val="18"/>
        </w:rPr>
        <w:t xml:space="preserve"> </w:t>
      </w:r>
      <w:r>
        <w:rPr>
          <w:rFonts w:ascii="Georgia" w:eastAsia="Georgia" w:hAnsi="Georgia" w:cs="Georgia"/>
          <w:sz w:val="18"/>
          <w:szCs w:val="18"/>
        </w:rPr>
        <w:t>for</w:t>
      </w:r>
      <w:r>
        <w:rPr>
          <w:rFonts w:ascii="Georgia" w:eastAsia="Georgia" w:hAnsi="Georgia" w:cs="Georgia"/>
          <w:spacing w:val="10"/>
          <w:sz w:val="18"/>
          <w:szCs w:val="18"/>
        </w:rPr>
        <w:t xml:space="preserve"> </w:t>
      </w:r>
      <w:r>
        <w:rPr>
          <w:rFonts w:ascii="Georgia" w:eastAsia="Georgia" w:hAnsi="Georgia" w:cs="Georgia"/>
          <w:sz w:val="18"/>
          <w:szCs w:val="18"/>
        </w:rPr>
        <w:t>refinement.</w:t>
      </w:r>
      <w:r>
        <w:rPr>
          <w:rFonts w:ascii="Georgia" w:eastAsia="Georgia" w:hAnsi="Georgia" w:cs="Georgia"/>
          <w:spacing w:val="41"/>
          <w:sz w:val="18"/>
          <w:szCs w:val="18"/>
        </w:rPr>
        <w:t xml:space="preserve"> </w:t>
      </w:r>
      <w:r>
        <w:rPr>
          <w:rFonts w:ascii="Georgia" w:eastAsia="Georgia" w:hAnsi="Georgia" w:cs="Georgia"/>
          <w:sz w:val="18"/>
          <w:szCs w:val="18"/>
        </w:rPr>
        <w:t>This</w:t>
      </w:r>
      <w:r>
        <w:rPr>
          <w:rFonts w:ascii="Georgia" w:eastAsia="Georgia" w:hAnsi="Georgia" w:cs="Georgia"/>
          <w:spacing w:val="9"/>
          <w:sz w:val="18"/>
          <w:szCs w:val="18"/>
        </w:rPr>
        <w:t xml:space="preserve"> </w:t>
      </w:r>
      <w:r>
        <w:rPr>
          <w:rFonts w:ascii="Georgia" w:eastAsia="Georgia" w:hAnsi="Georgia" w:cs="Georgia"/>
          <w:sz w:val="18"/>
          <w:szCs w:val="18"/>
        </w:rPr>
        <w:t>lobe</w:t>
      </w:r>
      <w:r>
        <w:rPr>
          <w:rFonts w:ascii="Georgia" w:eastAsia="Georgia" w:hAnsi="Georgia" w:cs="Georgia"/>
          <w:spacing w:val="9"/>
          <w:sz w:val="18"/>
          <w:szCs w:val="18"/>
        </w:rPr>
        <w:t xml:space="preserve"> </w:t>
      </w:r>
      <w:r>
        <w:rPr>
          <w:rFonts w:ascii="Georgia" w:eastAsia="Georgia" w:hAnsi="Georgia" w:cs="Georgia"/>
          <w:sz w:val="18"/>
          <w:szCs w:val="18"/>
        </w:rPr>
        <w:t>estimation</w:t>
      </w:r>
      <w:r>
        <w:rPr>
          <w:rFonts w:ascii="Georgia" w:eastAsia="Georgia" w:hAnsi="Georgia" w:cs="Georgia"/>
          <w:spacing w:val="4"/>
          <w:sz w:val="18"/>
          <w:szCs w:val="18"/>
        </w:rPr>
        <w:t xml:space="preserve"> </w:t>
      </w:r>
      <w:r>
        <w:rPr>
          <w:rFonts w:ascii="Georgia" w:eastAsia="Georgia" w:hAnsi="Georgia" w:cs="Georgia"/>
          <w:sz w:val="18"/>
          <w:szCs w:val="18"/>
        </w:rPr>
        <w:t>strategy</w:t>
      </w:r>
      <w:r>
        <w:rPr>
          <w:rFonts w:ascii="Georgia" w:eastAsia="Georgia" w:hAnsi="Georgia" w:cs="Georgia"/>
          <w:spacing w:val="6"/>
          <w:sz w:val="18"/>
          <w:szCs w:val="18"/>
        </w:rPr>
        <w:t xml:space="preserve"> </w:t>
      </w:r>
      <w:r>
        <w:rPr>
          <w:rFonts w:ascii="Georgia" w:eastAsia="Georgia" w:hAnsi="Georgia" w:cs="Georgia"/>
          <w:sz w:val="18"/>
          <w:szCs w:val="18"/>
        </w:rPr>
        <w:t>can</w:t>
      </w:r>
      <w:r>
        <w:rPr>
          <w:rFonts w:ascii="Georgia" w:eastAsia="Georgia" w:hAnsi="Georgia" w:cs="Georgia"/>
          <w:spacing w:val="9"/>
          <w:sz w:val="18"/>
          <w:szCs w:val="18"/>
        </w:rPr>
        <w:t xml:space="preserve"> </w:t>
      </w:r>
      <w:r>
        <w:rPr>
          <w:rFonts w:ascii="Georgia" w:eastAsia="Georgia" w:hAnsi="Georgia" w:cs="Georgia"/>
          <w:sz w:val="18"/>
          <w:szCs w:val="18"/>
        </w:rPr>
        <w:t>be</w:t>
      </w:r>
      <w:r>
        <w:rPr>
          <w:rFonts w:ascii="Georgia" w:eastAsia="Georgia" w:hAnsi="Georgia" w:cs="Georgia"/>
          <w:spacing w:val="10"/>
          <w:sz w:val="18"/>
          <w:szCs w:val="18"/>
        </w:rPr>
        <w:t xml:space="preserve"> </w:t>
      </w:r>
      <w:r>
        <w:rPr>
          <w:rFonts w:ascii="Georgia" w:eastAsia="Georgia" w:hAnsi="Georgia" w:cs="Georgia"/>
          <w:sz w:val="18"/>
          <w:szCs w:val="18"/>
        </w:rPr>
        <w:t>directly</w:t>
      </w:r>
      <w:r>
        <w:rPr>
          <w:rFonts w:ascii="Georgia" w:eastAsia="Georgia" w:hAnsi="Georgia" w:cs="Georgia"/>
          <w:spacing w:val="6"/>
          <w:sz w:val="18"/>
          <w:szCs w:val="18"/>
        </w:rPr>
        <w:t xml:space="preserve"> </w:t>
      </w:r>
      <w:r>
        <w:rPr>
          <w:rFonts w:ascii="Georgia" w:eastAsia="Georgia" w:hAnsi="Georgia" w:cs="Georgia"/>
          <w:sz w:val="18"/>
          <w:szCs w:val="18"/>
        </w:rPr>
        <w:t>applied</w:t>
      </w:r>
      <w:r>
        <w:rPr>
          <w:rFonts w:ascii="Georgia" w:eastAsia="Georgia" w:hAnsi="Georgia" w:cs="Georgia"/>
          <w:spacing w:val="6"/>
          <w:sz w:val="18"/>
          <w:szCs w:val="18"/>
        </w:rPr>
        <w:t xml:space="preserve"> </w:t>
      </w:r>
      <w:r>
        <w:rPr>
          <w:rFonts w:ascii="Georgia" w:eastAsia="Georgia" w:hAnsi="Georgia" w:cs="Georgia"/>
          <w:sz w:val="18"/>
          <w:szCs w:val="18"/>
        </w:rPr>
        <w:t>to</w:t>
      </w:r>
      <w:r>
        <w:rPr>
          <w:rFonts w:ascii="Georgia" w:eastAsia="Georgia" w:hAnsi="Georgia" w:cs="Georgia"/>
          <w:spacing w:val="10"/>
          <w:sz w:val="18"/>
          <w:szCs w:val="18"/>
        </w:rPr>
        <w:t xml:space="preserve"> </w:t>
      </w:r>
      <w:r>
        <w:rPr>
          <w:rFonts w:ascii="Georgia" w:eastAsia="Georgia" w:hAnsi="Georgia" w:cs="Georgia"/>
          <w:sz w:val="18"/>
          <w:szCs w:val="18"/>
        </w:rPr>
        <w:t>CT</w:t>
      </w:r>
      <w:r>
        <w:rPr>
          <w:rFonts w:ascii="Georgia" w:eastAsia="Georgia" w:hAnsi="Georgia" w:cs="Georgia"/>
          <w:spacing w:val="10"/>
          <w:sz w:val="18"/>
          <w:szCs w:val="18"/>
        </w:rPr>
        <w:t xml:space="preserve"> </w:t>
      </w:r>
      <w:r>
        <w:rPr>
          <w:rFonts w:ascii="Georgia" w:eastAsia="Georgia" w:hAnsi="Georgia" w:cs="Georgia"/>
          <w:sz w:val="18"/>
          <w:szCs w:val="18"/>
        </w:rPr>
        <w:t>in</w:t>
      </w:r>
      <w:r>
        <w:rPr>
          <w:rFonts w:ascii="Georgia" w:eastAsia="Georgia" w:hAnsi="Georgia" w:cs="Georgia"/>
          <w:spacing w:val="10"/>
          <w:sz w:val="18"/>
          <w:szCs w:val="18"/>
        </w:rPr>
        <w:t xml:space="preserve"> </w:t>
      </w:r>
      <w:r>
        <w:rPr>
          <w:rFonts w:ascii="Georgia" w:eastAsia="Georgia" w:hAnsi="Georgia" w:cs="Georgia"/>
          <w:sz w:val="18"/>
          <w:szCs w:val="18"/>
        </w:rPr>
        <w:t>providing</w:t>
      </w:r>
      <w:r>
        <w:rPr>
          <w:rFonts w:ascii="Georgia" w:eastAsia="Georgia" w:hAnsi="Georgia" w:cs="Georgia"/>
          <w:spacing w:val="4"/>
          <w:sz w:val="18"/>
          <w:szCs w:val="18"/>
        </w:rPr>
        <w:t xml:space="preserve"> </w:t>
      </w:r>
      <w:r>
        <w:rPr>
          <w:rFonts w:ascii="Georgia" w:eastAsia="Georgia" w:hAnsi="Georgia" w:cs="Georgia"/>
          <w:sz w:val="18"/>
          <w:szCs w:val="18"/>
        </w:rPr>
        <w:t>spatial</w:t>
      </w:r>
      <w:r>
        <w:rPr>
          <w:rFonts w:ascii="Georgia" w:eastAsia="Georgia" w:hAnsi="Georgia" w:cs="Georgia"/>
          <w:spacing w:val="7"/>
          <w:sz w:val="18"/>
          <w:szCs w:val="18"/>
        </w:rPr>
        <w:t xml:space="preserve"> </w:t>
      </w:r>
      <w:r>
        <w:rPr>
          <w:rFonts w:ascii="Georgia" w:eastAsia="Georgia" w:hAnsi="Georgia" w:cs="Georgia"/>
          <w:sz w:val="18"/>
          <w:szCs w:val="18"/>
        </w:rPr>
        <w:t>prior</w:t>
      </w:r>
      <w:r>
        <w:rPr>
          <w:rFonts w:ascii="Georgia" w:eastAsia="Georgia" w:hAnsi="Georgia" w:cs="Georgia"/>
          <w:spacing w:val="8"/>
          <w:sz w:val="18"/>
          <w:szCs w:val="18"/>
        </w:rPr>
        <w:t xml:space="preserve"> </w:t>
      </w:r>
      <w:r>
        <w:rPr>
          <w:rFonts w:ascii="Georgia" w:eastAsia="Georgia" w:hAnsi="Georgia" w:cs="Georgia"/>
          <w:sz w:val="18"/>
          <w:szCs w:val="18"/>
        </w:rPr>
        <w:t>maps</w:t>
      </w:r>
      <w:r>
        <w:rPr>
          <w:rFonts w:ascii="Georgia" w:eastAsia="Georgia" w:hAnsi="Georgia" w:cs="Georgia"/>
          <w:spacing w:val="8"/>
          <w:sz w:val="18"/>
          <w:szCs w:val="18"/>
        </w:rPr>
        <w:t xml:space="preserve"> </w:t>
      </w:r>
      <w:r>
        <w:rPr>
          <w:rFonts w:ascii="Georgia" w:eastAsia="Georgia" w:hAnsi="Georgia" w:cs="Georgia"/>
          <w:sz w:val="18"/>
          <w:szCs w:val="18"/>
        </w:rPr>
        <w:t>for</w:t>
      </w:r>
      <w:r>
        <w:rPr>
          <w:rFonts w:ascii="Georgia" w:eastAsia="Georgia" w:hAnsi="Georgia" w:cs="Georgia"/>
          <w:spacing w:val="10"/>
          <w:sz w:val="18"/>
          <w:szCs w:val="18"/>
        </w:rPr>
        <w:t xml:space="preserve"> </w:t>
      </w:r>
      <w:r>
        <w:rPr>
          <w:rFonts w:ascii="Georgia" w:eastAsia="Georgia" w:hAnsi="Georgia" w:cs="Georgia"/>
          <w:sz w:val="18"/>
          <w:szCs w:val="18"/>
        </w:rPr>
        <w:t>subsequent subject-specific</w:t>
      </w:r>
      <w:r>
        <w:rPr>
          <w:rFonts w:ascii="Georgia" w:eastAsia="Georgia" w:hAnsi="Georgia" w:cs="Georgia"/>
          <w:spacing w:val="-12"/>
          <w:sz w:val="18"/>
          <w:szCs w:val="18"/>
        </w:rPr>
        <w:t xml:space="preserve"> </w:t>
      </w:r>
      <w:r>
        <w:rPr>
          <w:rFonts w:ascii="Georgia" w:eastAsia="Georgia" w:hAnsi="Georgia" w:cs="Georgia"/>
          <w:sz w:val="18"/>
          <w:szCs w:val="18"/>
        </w:rPr>
        <w:t>refinement.</w:t>
      </w:r>
    </w:p>
    <w:p w14:paraId="4823498D" w14:textId="77777777" w:rsidR="00E61F9D" w:rsidRDefault="00E61F9D">
      <w:pPr>
        <w:spacing w:after="0" w:line="200" w:lineRule="exact"/>
        <w:rPr>
          <w:sz w:val="20"/>
          <w:szCs w:val="20"/>
        </w:rPr>
      </w:pPr>
    </w:p>
    <w:p w14:paraId="0CC97E57" w14:textId="77777777" w:rsidR="00E61F9D" w:rsidRDefault="00E61F9D">
      <w:pPr>
        <w:spacing w:before="9" w:after="0" w:line="220" w:lineRule="exact"/>
      </w:pPr>
    </w:p>
    <w:p w14:paraId="29009A76" w14:textId="64BA6638" w:rsidR="00E61F9D" w:rsidRDefault="005C64D6">
      <w:pPr>
        <w:spacing w:after="0" w:line="250" w:lineRule="exact"/>
        <w:ind w:left="120" w:right="44"/>
        <w:jc w:val="both"/>
        <w:rPr>
          <w:rFonts w:ascii="Georgia" w:eastAsia="Georgia" w:hAnsi="Georgia" w:cs="Georgia"/>
          <w:sz w:val="19"/>
          <w:szCs w:val="19"/>
        </w:rPr>
      </w:pPr>
      <w:proofErr w:type="gramStart"/>
      <w:r>
        <w:rPr>
          <w:rFonts w:ascii="Georgia" w:eastAsia="Georgia" w:hAnsi="Georgia" w:cs="Georgia"/>
          <w:sz w:val="19"/>
          <w:szCs w:val="19"/>
        </w:rPr>
        <w:t>based</w:t>
      </w:r>
      <w:proofErr w:type="gramEnd"/>
      <w:r>
        <w:rPr>
          <w:rFonts w:ascii="Georgia" w:eastAsia="Georgia" w:hAnsi="Georgia" w:cs="Georgia"/>
          <w:spacing w:val="13"/>
          <w:sz w:val="19"/>
          <w:szCs w:val="19"/>
        </w:rPr>
        <w:t xml:space="preserve"> </w:t>
      </w:r>
      <w:r>
        <w:rPr>
          <w:rFonts w:ascii="Georgia" w:eastAsia="Georgia" w:hAnsi="Georgia" w:cs="Georgia"/>
          <w:sz w:val="19"/>
          <w:szCs w:val="19"/>
        </w:rPr>
        <w:t>on</w:t>
      </w:r>
      <w:r>
        <w:rPr>
          <w:rFonts w:ascii="Georgia" w:eastAsia="Georgia" w:hAnsi="Georgia" w:cs="Georgia"/>
          <w:spacing w:val="7"/>
          <w:sz w:val="19"/>
          <w:szCs w:val="19"/>
        </w:rPr>
        <w:t xml:space="preserve"> </w:t>
      </w:r>
      <w:proofErr w:type="spellStart"/>
      <w:r>
        <w:rPr>
          <w:rFonts w:ascii="Georgia" w:eastAsia="Georgia" w:hAnsi="Georgia" w:cs="Georgia"/>
          <w:sz w:val="19"/>
          <w:szCs w:val="19"/>
        </w:rPr>
        <w:t>encodable</w:t>
      </w:r>
      <w:proofErr w:type="spellEnd"/>
      <w:r>
        <w:rPr>
          <w:rFonts w:ascii="Georgia" w:eastAsia="Georgia" w:hAnsi="Georgia" w:cs="Georgia"/>
          <w:spacing w:val="20"/>
          <w:sz w:val="19"/>
          <w:szCs w:val="19"/>
        </w:rPr>
        <w:t xml:space="preserve"> </w:t>
      </w:r>
      <w:r>
        <w:rPr>
          <w:rFonts w:ascii="Georgia" w:eastAsia="Georgia" w:hAnsi="Georgia" w:cs="Georgia"/>
          <w:sz w:val="19"/>
          <w:szCs w:val="19"/>
        </w:rPr>
        <w:t>heuristics,</w:t>
      </w:r>
      <w:r>
        <w:rPr>
          <w:rFonts w:ascii="Georgia" w:eastAsia="Georgia" w:hAnsi="Georgia" w:cs="Georgia"/>
          <w:spacing w:val="21"/>
          <w:sz w:val="19"/>
          <w:szCs w:val="19"/>
        </w:rPr>
        <w:t xml:space="preserve"> </w:t>
      </w:r>
      <w:r>
        <w:rPr>
          <w:rFonts w:ascii="Georgia" w:eastAsia="Georgia" w:hAnsi="Georgia" w:cs="Georgia"/>
          <w:sz w:val="19"/>
          <w:szCs w:val="19"/>
        </w:rPr>
        <w:t>consensus-based</w:t>
      </w:r>
      <w:r>
        <w:rPr>
          <w:rFonts w:ascii="Georgia" w:eastAsia="Georgia" w:hAnsi="Georgia" w:cs="Georgia"/>
          <w:spacing w:val="31"/>
          <w:sz w:val="19"/>
          <w:szCs w:val="19"/>
        </w:rPr>
        <w:t xml:space="preserve"> </w:t>
      </w:r>
      <w:r>
        <w:rPr>
          <w:rFonts w:ascii="Georgia" w:eastAsia="Georgia" w:hAnsi="Georgia" w:cs="Georgia"/>
          <w:sz w:val="19"/>
          <w:szCs w:val="19"/>
        </w:rPr>
        <w:t>strategies,</w:t>
      </w:r>
      <w:r>
        <w:rPr>
          <w:rFonts w:ascii="Georgia" w:eastAsia="Georgia" w:hAnsi="Georgia" w:cs="Georgia"/>
          <w:spacing w:val="21"/>
          <w:sz w:val="19"/>
          <w:szCs w:val="19"/>
        </w:rPr>
        <w:t xml:space="preserve"> </w:t>
      </w:r>
      <w:r>
        <w:rPr>
          <w:rFonts w:ascii="Georgia" w:eastAsia="Georgia" w:hAnsi="Georgia" w:cs="Georgia"/>
          <w:sz w:val="19"/>
          <w:szCs w:val="19"/>
        </w:rPr>
        <w:t>in</w:t>
      </w:r>
      <w:r>
        <w:rPr>
          <w:rFonts w:ascii="Georgia" w:eastAsia="Georgia" w:hAnsi="Georgia" w:cs="Georgia"/>
          <w:spacing w:val="8"/>
          <w:sz w:val="19"/>
          <w:szCs w:val="19"/>
        </w:rPr>
        <w:t xml:space="preserve"> </w:t>
      </w:r>
      <w:r>
        <w:rPr>
          <w:rFonts w:ascii="Georgia" w:eastAsia="Georgia" w:hAnsi="Georgia" w:cs="Georgia"/>
          <w:sz w:val="19"/>
          <w:szCs w:val="19"/>
        </w:rPr>
        <w:t>contrast,</w:t>
      </w:r>
      <w:r>
        <w:rPr>
          <w:rFonts w:ascii="Georgia" w:eastAsia="Georgia" w:hAnsi="Georgia" w:cs="Georgia"/>
          <w:spacing w:val="19"/>
          <w:sz w:val="19"/>
          <w:szCs w:val="19"/>
        </w:rPr>
        <w:t xml:space="preserve"> </w:t>
      </w:r>
      <w:r>
        <w:rPr>
          <w:rFonts w:ascii="Georgia" w:eastAsia="Georgia" w:hAnsi="Georgia" w:cs="Georgia"/>
          <w:sz w:val="19"/>
          <w:szCs w:val="19"/>
        </w:rPr>
        <w:t>optimize</w:t>
      </w:r>
      <w:r>
        <w:rPr>
          <w:rFonts w:ascii="Georgia" w:eastAsia="Georgia" w:hAnsi="Georgia" w:cs="Georgia"/>
          <w:spacing w:val="18"/>
          <w:sz w:val="19"/>
          <w:szCs w:val="19"/>
        </w:rPr>
        <w:t xml:space="preserve"> </w:t>
      </w:r>
      <w:r>
        <w:rPr>
          <w:rFonts w:ascii="Georgia" w:eastAsia="Georgia" w:hAnsi="Georgia" w:cs="Georgia"/>
          <w:sz w:val="19"/>
          <w:szCs w:val="19"/>
        </w:rPr>
        <w:t>the</w:t>
      </w:r>
      <w:r>
        <w:rPr>
          <w:rFonts w:ascii="Georgia" w:eastAsia="Georgia" w:hAnsi="Georgia" w:cs="Georgia"/>
          <w:spacing w:val="8"/>
          <w:sz w:val="19"/>
          <w:szCs w:val="19"/>
        </w:rPr>
        <w:t xml:space="preserve"> </w:t>
      </w:r>
      <w:r>
        <w:rPr>
          <w:rFonts w:ascii="Georgia" w:eastAsia="Georgia" w:hAnsi="Georgia" w:cs="Georgia"/>
          <w:sz w:val="19"/>
          <w:szCs w:val="19"/>
        </w:rPr>
        <w:t>prior</w:t>
      </w:r>
      <w:r>
        <w:rPr>
          <w:rFonts w:ascii="Georgia" w:eastAsia="Georgia" w:hAnsi="Georgia" w:cs="Georgia"/>
          <w:spacing w:val="11"/>
          <w:sz w:val="19"/>
          <w:szCs w:val="19"/>
        </w:rPr>
        <w:t xml:space="preserve"> </w:t>
      </w:r>
      <w:r>
        <w:rPr>
          <w:rFonts w:ascii="Georgia" w:eastAsia="Georgia" w:hAnsi="Georgia" w:cs="Georgia"/>
          <w:sz w:val="19"/>
          <w:szCs w:val="19"/>
        </w:rPr>
        <w:t>knowledge</w:t>
      </w:r>
      <w:r>
        <w:rPr>
          <w:rFonts w:ascii="Georgia" w:eastAsia="Georgia" w:hAnsi="Georgia" w:cs="Georgia"/>
          <w:spacing w:val="21"/>
          <w:sz w:val="19"/>
          <w:szCs w:val="19"/>
        </w:rPr>
        <w:t xml:space="preserve"> </w:t>
      </w:r>
      <w:r>
        <w:rPr>
          <w:rFonts w:ascii="Georgia" w:eastAsia="Georgia" w:hAnsi="Georgia" w:cs="Georgia"/>
          <w:sz w:val="19"/>
          <w:szCs w:val="19"/>
        </w:rPr>
        <w:t>applied</w:t>
      </w:r>
      <w:r>
        <w:rPr>
          <w:rFonts w:ascii="Georgia" w:eastAsia="Georgia" w:hAnsi="Georgia" w:cs="Georgia"/>
          <w:spacing w:val="15"/>
          <w:sz w:val="19"/>
          <w:szCs w:val="19"/>
        </w:rPr>
        <w:t xml:space="preserve"> </w:t>
      </w:r>
      <w:r>
        <w:rPr>
          <w:rFonts w:ascii="Georgia" w:eastAsia="Georgia" w:hAnsi="Georgia" w:cs="Georgia"/>
          <w:sz w:val="19"/>
          <w:szCs w:val="19"/>
        </w:rPr>
        <w:t>to</w:t>
      </w:r>
      <w:r>
        <w:rPr>
          <w:rFonts w:ascii="Georgia" w:eastAsia="Georgia" w:hAnsi="Georgia" w:cs="Georgia"/>
          <w:spacing w:val="6"/>
          <w:sz w:val="19"/>
          <w:szCs w:val="19"/>
        </w:rPr>
        <w:t xml:space="preserve"> </w:t>
      </w:r>
      <w:r>
        <w:rPr>
          <w:rFonts w:ascii="Georgia" w:eastAsia="Georgia" w:hAnsi="Georgia" w:cs="Georgia"/>
          <w:sz w:val="19"/>
          <w:szCs w:val="19"/>
        </w:rPr>
        <w:t>a</w:t>
      </w:r>
      <w:r>
        <w:rPr>
          <w:rFonts w:ascii="Georgia" w:eastAsia="Georgia" w:hAnsi="Georgia" w:cs="Georgia"/>
          <w:spacing w:val="6"/>
          <w:sz w:val="19"/>
          <w:szCs w:val="19"/>
        </w:rPr>
        <w:t xml:space="preserve"> </w:t>
      </w:r>
      <w:r>
        <w:rPr>
          <w:rFonts w:ascii="Georgia" w:eastAsia="Georgia" w:hAnsi="Georgia" w:cs="Georgia"/>
          <w:sz w:val="19"/>
          <w:szCs w:val="19"/>
        </w:rPr>
        <w:t>specific</w:t>
      </w:r>
      <w:r>
        <w:rPr>
          <w:rFonts w:ascii="Georgia" w:eastAsia="Georgia" w:hAnsi="Georgia" w:cs="Georgia"/>
          <w:spacing w:val="16"/>
          <w:sz w:val="19"/>
          <w:szCs w:val="19"/>
        </w:rPr>
        <w:t xml:space="preserve"> </w:t>
      </w:r>
      <w:proofErr w:type="spellStart"/>
      <w:r>
        <w:rPr>
          <w:rFonts w:ascii="Georgia" w:eastAsia="Georgia" w:hAnsi="Georgia" w:cs="Georgia"/>
          <w:w w:val="102"/>
          <w:sz w:val="19"/>
          <w:szCs w:val="19"/>
        </w:rPr>
        <w:t>seg</w:t>
      </w:r>
      <w:proofErr w:type="spellEnd"/>
      <w:r>
        <w:rPr>
          <w:rFonts w:ascii="Georgia" w:eastAsia="Georgia" w:hAnsi="Georgia" w:cs="Georgia"/>
          <w:w w:val="102"/>
          <w:sz w:val="19"/>
          <w:szCs w:val="19"/>
        </w:rPr>
        <w:t xml:space="preserve">- </w:t>
      </w:r>
      <w:r>
        <w:rPr>
          <w:rFonts w:ascii="Georgia" w:eastAsia="Georgia" w:hAnsi="Georgia" w:cs="Georgia"/>
          <w:sz w:val="19"/>
          <w:szCs w:val="19"/>
        </w:rPr>
        <w:t>mentation</w:t>
      </w:r>
      <w:r>
        <w:rPr>
          <w:rFonts w:ascii="Georgia" w:eastAsia="Georgia" w:hAnsi="Georgia" w:cs="Georgia"/>
          <w:spacing w:val="22"/>
          <w:sz w:val="19"/>
          <w:szCs w:val="19"/>
        </w:rPr>
        <w:t xml:space="preserve"> </w:t>
      </w:r>
      <w:r>
        <w:rPr>
          <w:rFonts w:ascii="Georgia" w:eastAsia="Georgia" w:hAnsi="Georgia" w:cs="Georgia"/>
          <w:sz w:val="19"/>
          <w:szCs w:val="19"/>
        </w:rPr>
        <w:t>problem</w:t>
      </w:r>
      <w:r>
        <w:rPr>
          <w:rFonts w:ascii="Georgia" w:eastAsia="Georgia" w:hAnsi="Georgia" w:cs="Georgia"/>
          <w:spacing w:val="19"/>
          <w:sz w:val="19"/>
          <w:szCs w:val="19"/>
        </w:rPr>
        <w:t xml:space="preserve"> </w:t>
      </w:r>
      <w:r>
        <w:rPr>
          <w:rFonts w:ascii="Georgia" w:eastAsia="Georgia" w:hAnsi="Georgia" w:cs="Georgia"/>
          <w:sz w:val="19"/>
          <w:szCs w:val="19"/>
        </w:rPr>
        <w:t>(</w:t>
      </w:r>
      <w:proofErr w:type="spellStart"/>
      <w:r>
        <w:rPr>
          <w:rFonts w:ascii="Georgia" w:eastAsia="Georgia" w:hAnsi="Georgia" w:cs="Georgia"/>
          <w:sz w:val="19"/>
          <w:szCs w:val="19"/>
        </w:rPr>
        <w:t>cf</w:t>
      </w:r>
      <w:proofErr w:type="spellEnd"/>
      <w:r>
        <w:rPr>
          <w:rFonts w:ascii="Georgia" w:eastAsia="Georgia" w:hAnsi="Georgia" w:cs="Georgia"/>
          <w:spacing w:val="9"/>
          <w:sz w:val="19"/>
          <w:szCs w:val="19"/>
        </w:rPr>
        <w:t xml:space="preserve"> </w:t>
      </w:r>
      <w:r>
        <w:rPr>
          <w:rFonts w:ascii="Georgia" w:eastAsia="Georgia" w:hAnsi="Georgia" w:cs="Georgia"/>
          <w:sz w:val="19"/>
          <w:szCs w:val="19"/>
        </w:rPr>
        <w:t>Figure</w:t>
      </w:r>
      <w:r>
        <w:rPr>
          <w:rFonts w:ascii="Georgia" w:eastAsia="Georgia" w:hAnsi="Georgia" w:cs="Georgia"/>
          <w:spacing w:val="16"/>
          <w:sz w:val="19"/>
          <w:szCs w:val="19"/>
        </w:rPr>
        <w:t xml:space="preserve"> </w:t>
      </w:r>
      <w:r>
        <w:rPr>
          <w:rFonts w:ascii="Georgia" w:eastAsia="Georgia" w:hAnsi="Georgia" w:cs="Georgia"/>
          <w:sz w:val="19"/>
          <w:szCs w:val="19"/>
        </w:rPr>
        <w:t>2).</w:t>
      </w:r>
      <w:r>
        <w:rPr>
          <w:rFonts w:ascii="Georgia" w:eastAsia="Georgia" w:hAnsi="Georgia" w:cs="Georgia"/>
          <w:spacing w:val="33"/>
          <w:sz w:val="19"/>
          <w:szCs w:val="19"/>
        </w:rPr>
        <w:t xml:space="preserve"> </w:t>
      </w:r>
      <w:r>
        <w:rPr>
          <w:rFonts w:ascii="Georgia" w:eastAsia="Georgia" w:hAnsi="Georgia" w:cs="Georgia"/>
          <w:sz w:val="19"/>
          <w:szCs w:val="19"/>
        </w:rPr>
        <w:t>The</w:t>
      </w:r>
      <w:r>
        <w:rPr>
          <w:rFonts w:ascii="Georgia" w:eastAsia="Georgia" w:hAnsi="Georgia" w:cs="Georgia"/>
          <w:spacing w:val="11"/>
          <w:sz w:val="19"/>
          <w:szCs w:val="19"/>
        </w:rPr>
        <w:t xml:space="preserve"> </w:t>
      </w:r>
      <w:r>
        <w:rPr>
          <w:rFonts w:ascii="Georgia" w:eastAsia="Georgia" w:hAnsi="Georgia" w:cs="Georgia"/>
          <w:sz w:val="19"/>
          <w:szCs w:val="19"/>
        </w:rPr>
        <w:t>evaluation</w:t>
      </w:r>
      <w:r>
        <w:rPr>
          <w:rFonts w:ascii="Georgia" w:eastAsia="Georgia" w:hAnsi="Georgia" w:cs="Georgia"/>
          <w:spacing w:val="23"/>
          <w:sz w:val="19"/>
          <w:szCs w:val="19"/>
        </w:rPr>
        <w:t xml:space="preserve"> </w:t>
      </w:r>
      <w:r>
        <w:rPr>
          <w:rFonts w:ascii="Georgia" w:eastAsia="Georgia" w:hAnsi="Georgia" w:cs="Georgia"/>
          <w:sz w:val="19"/>
          <w:szCs w:val="19"/>
        </w:rPr>
        <w:t>of</w:t>
      </w:r>
      <w:r>
        <w:rPr>
          <w:rFonts w:ascii="Georgia" w:eastAsia="Georgia" w:hAnsi="Georgia" w:cs="Georgia"/>
          <w:spacing w:val="8"/>
          <w:sz w:val="19"/>
          <w:szCs w:val="19"/>
        </w:rPr>
        <w:t xml:space="preserve"> </w:t>
      </w:r>
      <w:r>
        <w:rPr>
          <w:rFonts w:ascii="Georgia" w:eastAsia="Georgia" w:hAnsi="Georgia" w:cs="Georgia"/>
          <w:sz w:val="19"/>
          <w:szCs w:val="19"/>
        </w:rPr>
        <w:t>our</w:t>
      </w:r>
      <w:r>
        <w:rPr>
          <w:rFonts w:ascii="Georgia" w:eastAsia="Georgia" w:hAnsi="Georgia" w:cs="Georgia"/>
          <w:spacing w:val="11"/>
          <w:sz w:val="19"/>
          <w:szCs w:val="19"/>
        </w:rPr>
        <w:t xml:space="preserve"> </w:t>
      </w:r>
      <w:r>
        <w:rPr>
          <w:rFonts w:ascii="Georgia" w:eastAsia="Georgia" w:hAnsi="Georgia" w:cs="Georgia"/>
          <w:sz w:val="19"/>
          <w:szCs w:val="19"/>
        </w:rPr>
        <w:t>proposed</w:t>
      </w:r>
      <w:r>
        <w:rPr>
          <w:rFonts w:ascii="Georgia" w:eastAsia="Georgia" w:hAnsi="Georgia" w:cs="Georgia"/>
          <w:spacing w:val="21"/>
          <w:sz w:val="19"/>
          <w:szCs w:val="19"/>
        </w:rPr>
        <w:t xml:space="preserve"> </w:t>
      </w:r>
      <w:r>
        <w:rPr>
          <w:rFonts w:ascii="Georgia" w:eastAsia="Georgia" w:hAnsi="Georgia" w:cs="Georgia"/>
          <w:sz w:val="19"/>
          <w:szCs w:val="19"/>
        </w:rPr>
        <w:t>method</w:t>
      </w:r>
      <w:r>
        <w:rPr>
          <w:rFonts w:ascii="Georgia" w:eastAsia="Georgia" w:hAnsi="Georgia" w:cs="Georgia"/>
          <w:spacing w:val="18"/>
          <w:sz w:val="19"/>
          <w:szCs w:val="19"/>
        </w:rPr>
        <w:t xml:space="preserve"> </w:t>
      </w:r>
      <w:r>
        <w:rPr>
          <w:rFonts w:ascii="Georgia" w:eastAsia="Georgia" w:hAnsi="Georgia" w:cs="Georgia"/>
          <w:sz w:val="19"/>
          <w:szCs w:val="19"/>
        </w:rPr>
        <w:t>[50]</w:t>
      </w:r>
      <w:r>
        <w:rPr>
          <w:rFonts w:ascii="Georgia" w:eastAsia="Georgia" w:hAnsi="Georgia" w:cs="Georgia"/>
          <w:spacing w:val="12"/>
          <w:sz w:val="19"/>
          <w:szCs w:val="19"/>
        </w:rPr>
        <w:t xml:space="preserve"> </w:t>
      </w:r>
      <w:r>
        <w:rPr>
          <w:rFonts w:ascii="Georgia" w:eastAsia="Georgia" w:hAnsi="Georgia" w:cs="Georgia"/>
          <w:sz w:val="19"/>
          <w:szCs w:val="19"/>
        </w:rPr>
        <w:t>demonstrated</w:t>
      </w:r>
      <w:r>
        <w:rPr>
          <w:rFonts w:ascii="Georgia" w:eastAsia="Georgia" w:hAnsi="Georgia" w:cs="Georgia"/>
          <w:spacing w:val="28"/>
          <w:sz w:val="19"/>
          <w:szCs w:val="19"/>
        </w:rPr>
        <w:t xml:space="preserve"> </w:t>
      </w:r>
      <w:r>
        <w:rPr>
          <w:rFonts w:ascii="Georgia" w:eastAsia="Georgia" w:hAnsi="Georgia" w:cs="Georgia"/>
          <w:sz w:val="19"/>
          <w:szCs w:val="19"/>
        </w:rPr>
        <w:t>excellent</w:t>
      </w:r>
      <w:r>
        <w:rPr>
          <w:rFonts w:ascii="Georgia" w:eastAsia="Georgia" w:hAnsi="Georgia" w:cs="Georgia"/>
          <w:spacing w:val="20"/>
          <w:sz w:val="19"/>
          <w:szCs w:val="19"/>
        </w:rPr>
        <w:t xml:space="preserve"> </w:t>
      </w:r>
      <w:r>
        <w:rPr>
          <w:rFonts w:ascii="Georgia" w:eastAsia="Georgia" w:hAnsi="Georgia" w:cs="Georgia"/>
          <w:sz w:val="19"/>
          <w:szCs w:val="19"/>
        </w:rPr>
        <w:t>performance</w:t>
      </w:r>
      <w:r>
        <w:rPr>
          <w:rFonts w:ascii="Georgia" w:eastAsia="Georgia" w:hAnsi="Georgia" w:cs="Georgia"/>
          <w:spacing w:val="26"/>
          <w:sz w:val="19"/>
          <w:szCs w:val="19"/>
        </w:rPr>
        <w:t xml:space="preserve"> </w:t>
      </w:r>
      <w:r>
        <w:rPr>
          <w:rFonts w:ascii="Georgia" w:eastAsia="Georgia" w:hAnsi="Georgia" w:cs="Georgia"/>
          <w:sz w:val="19"/>
          <w:szCs w:val="19"/>
        </w:rPr>
        <w:t>with</w:t>
      </w:r>
      <w:r>
        <w:rPr>
          <w:rFonts w:ascii="Georgia" w:eastAsia="Georgia" w:hAnsi="Georgia" w:cs="Georgia"/>
          <w:spacing w:val="12"/>
          <w:sz w:val="19"/>
          <w:szCs w:val="19"/>
        </w:rPr>
        <w:t xml:space="preserve"> </w:t>
      </w:r>
      <w:proofErr w:type="spellStart"/>
      <w:r>
        <w:rPr>
          <w:rFonts w:ascii="Georgia" w:eastAsia="Georgia" w:hAnsi="Georgia" w:cs="Georgia"/>
          <w:w w:val="102"/>
          <w:sz w:val="19"/>
          <w:szCs w:val="19"/>
        </w:rPr>
        <w:t>Jac</w:t>
      </w:r>
      <w:proofErr w:type="spellEnd"/>
      <w:r>
        <w:rPr>
          <w:rFonts w:ascii="Georgia" w:eastAsia="Georgia" w:hAnsi="Georgia" w:cs="Georgia"/>
          <w:w w:val="102"/>
          <w:sz w:val="19"/>
          <w:szCs w:val="19"/>
        </w:rPr>
        <w:t xml:space="preserve">- </w:t>
      </w:r>
      <w:r>
        <w:rPr>
          <w:rFonts w:ascii="Georgia" w:eastAsia="Georgia" w:hAnsi="Georgia" w:cs="Georgia"/>
          <w:sz w:val="19"/>
          <w:szCs w:val="19"/>
        </w:rPr>
        <w:t>card</w:t>
      </w:r>
      <w:r>
        <w:rPr>
          <w:rFonts w:ascii="Georgia" w:eastAsia="Georgia" w:hAnsi="Georgia" w:cs="Georgia"/>
          <w:spacing w:val="8"/>
          <w:sz w:val="19"/>
          <w:szCs w:val="19"/>
        </w:rPr>
        <w:t xml:space="preserve"> </w:t>
      </w:r>
      <w:r>
        <w:rPr>
          <w:rFonts w:ascii="Georgia" w:eastAsia="Georgia" w:hAnsi="Georgia" w:cs="Georgia"/>
          <w:sz w:val="19"/>
          <w:szCs w:val="19"/>
        </w:rPr>
        <w:t>overlap</w:t>
      </w:r>
      <w:r>
        <w:rPr>
          <w:rFonts w:ascii="Georgia" w:eastAsia="Georgia" w:hAnsi="Georgia" w:cs="Georgia"/>
          <w:spacing w:val="13"/>
          <w:sz w:val="19"/>
          <w:szCs w:val="19"/>
        </w:rPr>
        <w:t xml:space="preserve"> </w:t>
      </w:r>
      <w:del w:id="200" w:author="James Gee" w:date="2016-07-20T14:36:00Z">
        <w:r w:rsidDel="00FE26EA">
          <w:rPr>
            <w:rFonts w:ascii="Georgia" w:eastAsia="Georgia" w:hAnsi="Georgia" w:cs="Georgia"/>
            <w:sz w:val="19"/>
            <w:szCs w:val="19"/>
          </w:rPr>
          <w:delText>measures</w:delText>
        </w:r>
        <w:r w:rsidDel="00FE26EA">
          <w:rPr>
            <w:rFonts w:ascii="Georgia" w:eastAsia="Georgia" w:hAnsi="Georgia" w:cs="Georgia"/>
            <w:spacing w:val="17"/>
            <w:sz w:val="19"/>
            <w:szCs w:val="19"/>
          </w:rPr>
          <w:delText xml:space="preserve"> </w:delText>
        </w:r>
      </w:del>
      <w:r>
        <w:rPr>
          <w:rFonts w:ascii="Georgia" w:eastAsia="Georgia" w:hAnsi="Georgia" w:cs="Georgia"/>
          <w:sz w:val="19"/>
          <w:szCs w:val="19"/>
        </w:rPr>
        <w:t>for</w:t>
      </w:r>
      <w:r>
        <w:rPr>
          <w:rFonts w:ascii="Georgia" w:eastAsia="Georgia" w:hAnsi="Georgia" w:cs="Georgia"/>
          <w:spacing w:val="6"/>
          <w:sz w:val="19"/>
          <w:szCs w:val="19"/>
        </w:rPr>
        <w:t xml:space="preserve"> </w:t>
      </w:r>
      <w:r>
        <w:rPr>
          <w:rFonts w:ascii="Georgia" w:eastAsia="Georgia" w:hAnsi="Georgia" w:cs="Georgia"/>
          <w:sz w:val="19"/>
          <w:szCs w:val="19"/>
        </w:rPr>
        <w:t>the</w:t>
      </w:r>
      <w:r>
        <w:rPr>
          <w:rFonts w:ascii="Georgia" w:eastAsia="Georgia" w:hAnsi="Georgia" w:cs="Georgia"/>
          <w:spacing w:val="6"/>
          <w:sz w:val="19"/>
          <w:szCs w:val="19"/>
        </w:rPr>
        <w:t xml:space="preserve"> </w:t>
      </w:r>
      <w:r>
        <w:rPr>
          <w:rFonts w:ascii="Georgia" w:eastAsia="Georgia" w:hAnsi="Georgia" w:cs="Georgia"/>
          <w:sz w:val="19"/>
          <w:szCs w:val="19"/>
        </w:rPr>
        <w:t>left</w:t>
      </w:r>
      <w:r>
        <w:rPr>
          <w:rFonts w:ascii="Georgia" w:eastAsia="Georgia" w:hAnsi="Georgia" w:cs="Georgia"/>
          <w:spacing w:val="6"/>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sz w:val="19"/>
          <w:szCs w:val="19"/>
        </w:rPr>
        <w:t>right</w:t>
      </w:r>
      <w:r>
        <w:rPr>
          <w:rFonts w:ascii="Georgia" w:eastAsia="Georgia" w:hAnsi="Georgia" w:cs="Georgia"/>
          <w:spacing w:val="9"/>
          <w:sz w:val="19"/>
          <w:szCs w:val="19"/>
        </w:rPr>
        <w:t xml:space="preserve"> </w:t>
      </w:r>
      <w:r>
        <w:rPr>
          <w:rFonts w:ascii="Georgia" w:eastAsia="Georgia" w:hAnsi="Georgia" w:cs="Georgia"/>
          <w:sz w:val="19"/>
          <w:szCs w:val="19"/>
        </w:rPr>
        <w:t>lungs</w:t>
      </w:r>
      <w:r>
        <w:rPr>
          <w:rFonts w:ascii="Georgia" w:eastAsia="Georgia" w:hAnsi="Georgia" w:cs="Georgia"/>
          <w:spacing w:val="10"/>
          <w:sz w:val="19"/>
          <w:szCs w:val="19"/>
        </w:rPr>
        <w:t xml:space="preserve"> </w:t>
      </w:r>
      <w:del w:id="201" w:author="James Gee" w:date="2016-07-20T14:36:00Z">
        <w:r w:rsidDel="00FE26EA">
          <w:rPr>
            <w:rFonts w:ascii="Georgia" w:eastAsia="Georgia" w:hAnsi="Georgia" w:cs="Georgia"/>
            <w:sz w:val="19"/>
            <w:szCs w:val="19"/>
          </w:rPr>
          <w:delText>being</w:delText>
        </w:r>
        <w:r w:rsidDel="00FE26EA">
          <w:rPr>
            <w:rFonts w:ascii="Georgia" w:eastAsia="Georgia" w:hAnsi="Georgia" w:cs="Georgia"/>
            <w:spacing w:val="11"/>
            <w:sz w:val="19"/>
            <w:szCs w:val="19"/>
          </w:rPr>
          <w:delText xml:space="preserve"> </w:delText>
        </w:r>
      </w:del>
      <w:ins w:id="202" w:author="James Gee" w:date="2016-07-20T14:36:00Z">
        <w:r w:rsidR="00FE26EA">
          <w:rPr>
            <w:rFonts w:ascii="Georgia" w:eastAsia="Georgia" w:hAnsi="Georgia" w:cs="Georgia"/>
            <w:sz w:val="19"/>
            <w:szCs w:val="19"/>
          </w:rPr>
          <w:t>measuring</w:t>
        </w:r>
        <w:r w:rsidR="00FE26EA">
          <w:rPr>
            <w:rFonts w:ascii="Georgia" w:eastAsia="Georgia" w:hAnsi="Georgia" w:cs="Georgia"/>
            <w:spacing w:val="11"/>
            <w:sz w:val="19"/>
            <w:szCs w:val="19"/>
          </w:rPr>
          <w:t xml:space="preserve"> </w:t>
        </w:r>
      </w:ins>
      <w:r>
        <w:rPr>
          <w:rFonts w:ascii="Times New Roman" w:eastAsia="Times New Roman" w:hAnsi="Times New Roman" w:cs="Times New Roman"/>
        </w:rPr>
        <w:t>0</w:t>
      </w:r>
      <w:r>
        <w:rPr>
          <w:rFonts w:ascii="Times New Roman" w:eastAsia="Times New Roman" w:hAnsi="Times New Roman" w:cs="Times New Roman"/>
          <w:i/>
        </w:rPr>
        <w:t>.</w:t>
      </w:r>
      <w:r>
        <w:rPr>
          <w:rFonts w:ascii="Times New Roman" w:eastAsia="Times New Roman" w:hAnsi="Times New Roman" w:cs="Times New Roman"/>
        </w:rPr>
        <w:t>966</w:t>
      </w:r>
      <w:r>
        <w:rPr>
          <w:rFonts w:ascii="Times New Roman" w:eastAsia="Times New Roman" w:hAnsi="Times New Roman" w:cs="Times New Roman"/>
          <w:spacing w:val="-5"/>
        </w:rPr>
        <w:t xml:space="preserve"> </w:t>
      </w:r>
      <w:r>
        <w:rPr>
          <w:rFonts w:ascii="Symbol" w:eastAsia="Symbol" w:hAnsi="Symbol" w:cs="Symbol"/>
          <w:w w:val="140"/>
        </w:rPr>
        <w:t></w:t>
      </w:r>
      <w:r>
        <w:rPr>
          <w:rFonts w:ascii="Symbol" w:eastAsia="Symbol" w:hAnsi="Symbol" w:cs="Symbol"/>
          <w:spacing w:val="-28"/>
          <w:w w:val="140"/>
        </w:rPr>
        <w:t></w:t>
      </w:r>
      <w:r>
        <w:rPr>
          <w:rFonts w:ascii="Times New Roman" w:eastAsia="Times New Roman" w:hAnsi="Times New Roman" w:cs="Times New Roman"/>
        </w:rPr>
        <w:t>0</w:t>
      </w:r>
      <w:r>
        <w:rPr>
          <w:rFonts w:ascii="Times New Roman" w:eastAsia="Times New Roman" w:hAnsi="Times New Roman" w:cs="Times New Roman"/>
          <w:i/>
        </w:rPr>
        <w:t>.</w:t>
      </w:r>
      <w:r>
        <w:rPr>
          <w:rFonts w:ascii="Times New Roman" w:eastAsia="Times New Roman" w:hAnsi="Times New Roman" w:cs="Times New Roman"/>
        </w:rPr>
        <w:t>018</w:t>
      </w:r>
      <w:r>
        <w:rPr>
          <w:rFonts w:ascii="Times New Roman" w:eastAsia="Times New Roman" w:hAnsi="Times New Roman" w:cs="Times New Roman"/>
          <w:spacing w:val="-7"/>
        </w:rPr>
        <w:t xml:space="preserve"> </w:t>
      </w:r>
      <w:r>
        <w:rPr>
          <w:rFonts w:ascii="Georgia" w:eastAsia="Georgia" w:hAnsi="Georgia" w:cs="Georgia"/>
          <w:sz w:val="19"/>
          <w:szCs w:val="19"/>
        </w:rPr>
        <w:t>and</w:t>
      </w:r>
      <w:r>
        <w:rPr>
          <w:rFonts w:ascii="Georgia" w:eastAsia="Georgia" w:hAnsi="Georgia" w:cs="Georgia"/>
          <w:spacing w:val="8"/>
          <w:sz w:val="19"/>
          <w:szCs w:val="19"/>
        </w:rPr>
        <w:t xml:space="preserve"> </w:t>
      </w:r>
      <w:r>
        <w:rPr>
          <w:rFonts w:ascii="Times New Roman" w:eastAsia="Times New Roman" w:hAnsi="Times New Roman" w:cs="Times New Roman"/>
        </w:rPr>
        <w:t>0</w:t>
      </w:r>
      <w:r>
        <w:rPr>
          <w:rFonts w:ascii="Times New Roman" w:eastAsia="Times New Roman" w:hAnsi="Times New Roman" w:cs="Times New Roman"/>
          <w:i/>
        </w:rPr>
        <w:t>.</w:t>
      </w:r>
      <w:r>
        <w:rPr>
          <w:rFonts w:ascii="Times New Roman" w:eastAsia="Times New Roman" w:hAnsi="Times New Roman" w:cs="Times New Roman"/>
        </w:rPr>
        <w:t>970</w:t>
      </w:r>
      <w:r>
        <w:rPr>
          <w:rFonts w:ascii="Times New Roman" w:eastAsia="Times New Roman" w:hAnsi="Times New Roman" w:cs="Times New Roman"/>
          <w:spacing w:val="-5"/>
        </w:rPr>
        <w:t xml:space="preserve"> </w:t>
      </w:r>
      <w:r>
        <w:rPr>
          <w:rFonts w:ascii="Symbol" w:eastAsia="Symbol" w:hAnsi="Symbol" w:cs="Symbol"/>
          <w:w w:val="140"/>
        </w:rPr>
        <w:t></w:t>
      </w:r>
      <w:r>
        <w:rPr>
          <w:rFonts w:ascii="Symbol" w:eastAsia="Symbol" w:hAnsi="Symbol" w:cs="Symbol"/>
          <w:spacing w:val="-28"/>
          <w:w w:val="140"/>
        </w:rPr>
        <w:t></w:t>
      </w:r>
      <w:r>
        <w:rPr>
          <w:rFonts w:ascii="Times New Roman" w:eastAsia="Times New Roman" w:hAnsi="Times New Roman" w:cs="Times New Roman"/>
        </w:rPr>
        <w:t>0</w:t>
      </w:r>
      <w:r>
        <w:rPr>
          <w:rFonts w:ascii="Times New Roman" w:eastAsia="Times New Roman" w:hAnsi="Times New Roman" w:cs="Times New Roman"/>
          <w:i/>
        </w:rPr>
        <w:t>.</w:t>
      </w:r>
      <w:r>
        <w:rPr>
          <w:rFonts w:ascii="Times New Roman" w:eastAsia="Times New Roman" w:hAnsi="Times New Roman" w:cs="Times New Roman"/>
        </w:rPr>
        <w:t>016</w:t>
      </w:r>
      <w:r>
        <w:rPr>
          <w:rFonts w:ascii="Georgia" w:eastAsia="Georgia" w:hAnsi="Georgia" w:cs="Georgia"/>
          <w:sz w:val="19"/>
          <w:szCs w:val="19"/>
        </w:rPr>
        <w:t>,</w:t>
      </w:r>
      <w:r>
        <w:rPr>
          <w:rFonts w:ascii="Georgia" w:eastAsia="Georgia" w:hAnsi="Georgia" w:cs="Georgia"/>
          <w:spacing w:val="3"/>
          <w:sz w:val="19"/>
          <w:szCs w:val="19"/>
        </w:rPr>
        <w:t xml:space="preserve"> </w:t>
      </w:r>
      <w:r>
        <w:rPr>
          <w:rFonts w:ascii="Georgia" w:eastAsia="Georgia" w:hAnsi="Georgia" w:cs="Georgia"/>
          <w:sz w:val="19"/>
          <w:szCs w:val="19"/>
        </w:rPr>
        <w:t>respectively.</w:t>
      </w:r>
      <w:r>
        <w:rPr>
          <w:rFonts w:ascii="Georgia" w:eastAsia="Georgia" w:hAnsi="Georgia" w:cs="Georgia"/>
          <w:spacing w:val="38"/>
          <w:sz w:val="19"/>
          <w:szCs w:val="19"/>
        </w:rPr>
        <w:t xml:space="preserve"> </w:t>
      </w:r>
      <w:r>
        <w:rPr>
          <w:rFonts w:ascii="Georgia" w:eastAsia="Georgia" w:hAnsi="Georgia" w:cs="Georgia"/>
          <w:sz w:val="19"/>
          <w:szCs w:val="19"/>
        </w:rPr>
        <w:t>Further</w:t>
      </w:r>
      <w:r>
        <w:rPr>
          <w:rFonts w:ascii="Georgia" w:eastAsia="Georgia" w:hAnsi="Georgia" w:cs="Georgia"/>
          <w:spacing w:val="14"/>
          <w:sz w:val="19"/>
          <w:szCs w:val="19"/>
        </w:rPr>
        <w:t xml:space="preserve"> </w:t>
      </w:r>
      <w:r>
        <w:rPr>
          <w:rFonts w:ascii="Georgia" w:eastAsia="Georgia" w:hAnsi="Georgia" w:cs="Georgia"/>
          <w:sz w:val="19"/>
          <w:szCs w:val="19"/>
        </w:rPr>
        <w:t>work</w:t>
      </w:r>
      <w:r>
        <w:rPr>
          <w:rFonts w:ascii="Georgia" w:eastAsia="Georgia" w:hAnsi="Georgia" w:cs="Georgia"/>
          <w:spacing w:val="9"/>
          <w:sz w:val="19"/>
          <w:szCs w:val="19"/>
        </w:rPr>
        <w:t xml:space="preserve"> </w:t>
      </w:r>
      <w:r>
        <w:rPr>
          <w:rFonts w:ascii="Georgia" w:eastAsia="Georgia" w:hAnsi="Georgia" w:cs="Georgia"/>
          <w:sz w:val="19"/>
          <w:szCs w:val="19"/>
        </w:rPr>
        <w:t>for</w:t>
      </w:r>
      <w:r>
        <w:rPr>
          <w:rFonts w:ascii="Georgia" w:eastAsia="Georgia" w:hAnsi="Georgia" w:cs="Georgia"/>
          <w:spacing w:val="6"/>
          <w:sz w:val="19"/>
          <w:szCs w:val="19"/>
        </w:rPr>
        <w:t xml:space="preserve"> </w:t>
      </w:r>
      <w:r>
        <w:rPr>
          <w:rFonts w:ascii="Georgia" w:eastAsia="Georgia" w:hAnsi="Georgia" w:cs="Georgia"/>
          <w:w w:val="102"/>
          <w:sz w:val="19"/>
          <w:szCs w:val="19"/>
        </w:rPr>
        <w:t xml:space="preserve">this </w:t>
      </w:r>
      <w:r>
        <w:rPr>
          <w:rFonts w:ascii="Georgia" w:eastAsia="Georgia" w:hAnsi="Georgia" w:cs="Georgia"/>
          <w:sz w:val="19"/>
          <w:szCs w:val="19"/>
        </w:rPr>
        <w:t>project</w:t>
      </w:r>
      <w:r>
        <w:rPr>
          <w:rFonts w:ascii="Georgia" w:eastAsia="Georgia" w:hAnsi="Georgia" w:cs="Georgia"/>
          <w:spacing w:val="3"/>
          <w:sz w:val="19"/>
          <w:szCs w:val="19"/>
        </w:rPr>
        <w:t xml:space="preserve"> </w:t>
      </w:r>
      <w:r>
        <w:rPr>
          <w:rFonts w:ascii="Georgia" w:eastAsia="Georgia" w:hAnsi="Georgia" w:cs="Georgia"/>
          <w:sz w:val="19"/>
          <w:szCs w:val="19"/>
        </w:rPr>
        <w:t>includes</w:t>
      </w:r>
      <w:r>
        <w:rPr>
          <w:rFonts w:ascii="Georgia" w:eastAsia="Georgia" w:hAnsi="Georgia" w:cs="Georgia"/>
          <w:spacing w:val="5"/>
          <w:sz w:val="19"/>
          <w:szCs w:val="19"/>
        </w:rPr>
        <w:t xml:space="preserve"> </w:t>
      </w:r>
      <w:r>
        <w:rPr>
          <w:rFonts w:ascii="Georgia" w:eastAsia="Georgia" w:hAnsi="Georgia" w:cs="Georgia"/>
          <w:sz w:val="19"/>
          <w:szCs w:val="19"/>
        </w:rPr>
        <w:t>extension</w:t>
      </w:r>
      <w:r>
        <w:rPr>
          <w:rFonts w:ascii="Georgia" w:eastAsia="Georgia" w:hAnsi="Georgia" w:cs="Georgia"/>
          <w:spacing w:val="7"/>
          <w:sz w:val="19"/>
          <w:szCs w:val="19"/>
        </w:rPr>
        <w:t xml:space="preserve"> </w:t>
      </w:r>
      <w:r>
        <w:rPr>
          <w:rFonts w:ascii="Georgia" w:eastAsia="Georgia" w:hAnsi="Georgia" w:cs="Georgia"/>
          <w:sz w:val="19"/>
          <w:szCs w:val="19"/>
        </w:rPr>
        <w:t>to</w:t>
      </w:r>
      <w:r>
        <w:rPr>
          <w:rFonts w:ascii="Georgia" w:eastAsia="Georgia" w:hAnsi="Georgia" w:cs="Georgia"/>
          <w:spacing w:val="-6"/>
          <w:sz w:val="19"/>
          <w:szCs w:val="19"/>
        </w:rPr>
        <w:t xml:space="preserve"> </w:t>
      </w:r>
      <w:r>
        <w:rPr>
          <w:rFonts w:ascii="Georgia" w:eastAsia="Georgia" w:hAnsi="Georgia" w:cs="Georgia"/>
          <w:sz w:val="19"/>
          <w:szCs w:val="19"/>
        </w:rPr>
        <w:t>CT</w:t>
      </w:r>
      <w:r>
        <w:rPr>
          <w:rFonts w:ascii="Georgia" w:eastAsia="Georgia" w:hAnsi="Georgia" w:cs="Georgia"/>
          <w:spacing w:val="-4"/>
          <w:sz w:val="19"/>
          <w:szCs w:val="19"/>
        </w:rPr>
        <w:t xml:space="preserve"> </w:t>
      </w:r>
      <w:r>
        <w:rPr>
          <w:rFonts w:ascii="Georgia" w:eastAsia="Georgia" w:hAnsi="Georgia" w:cs="Georgia"/>
          <w:sz w:val="19"/>
          <w:szCs w:val="19"/>
        </w:rPr>
        <w:t>datasets</w:t>
      </w:r>
      <w:r>
        <w:rPr>
          <w:rFonts w:ascii="Georgia" w:eastAsia="Georgia" w:hAnsi="Georgia" w:cs="Georgia"/>
          <w:spacing w:val="5"/>
          <w:sz w:val="19"/>
          <w:szCs w:val="19"/>
        </w:rPr>
        <w:t xml:space="preserve"> </w:t>
      </w:r>
      <w:r>
        <w:rPr>
          <w:rFonts w:ascii="Georgia" w:eastAsia="Georgia" w:hAnsi="Georgia" w:cs="Georgia"/>
          <w:sz w:val="19"/>
          <w:szCs w:val="19"/>
        </w:rPr>
        <w:t>with</w:t>
      </w:r>
      <w:r>
        <w:rPr>
          <w:rFonts w:ascii="Georgia" w:eastAsia="Georgia" w:hAnsi="Georgia" w:cs="Georgia"/>
          <w:spacing w:val="-2"/>
          <w:sz w:val="19"/>
          <w:szCs w:val="19"/>
        </w:rPr>
        <w:t xml:space="preserve"> </w:t>
      </w:r>
      <w:r>
        <w:rPr>
          <w:rFonts w:ascii="Georgia" w:eastAsia="Georgia" w:hAnsi="Georgia" w:cs="Georgia"/>
          <w:sz w:val="19"/>
          <w:szCs w:val="19"/>
        </w:rPr>
        <w:t>a</w:t>
      </w:r>
      <w:r>
        <w:rPr>
          <w:rFonts w:ascii="Georgia" w:eastAsia="Georgia" w:hAnsi="Georgia" w:cs="Georgia"/>
          <w:spacing w:val="-6"/>
          <w:sz w:val="19"/>
          <w:szCs w:val="19"/>
        </w:rPr>
        <w:t xml:space="preserve"> </w:t>
      </w:r>
      <w:r>
        <w:rPr>
          <w:rFonts w:ascii="Georgia" w:eastAsia="Georgia" w:hAnsi="Georgia" w:cs="Georgia"/>
          <w:sz w:val="19"/>
          <w:szCs w:val="19"/>
        </w:rPr>
        <w:t>particular</w:t>
      </w:r>
      <w:r>
        <w:rPr>
          <w:rFonts w:ascii="Georgia" w:eastAsia="Georgia" w:hAnsi="Georgia" w:cs="Georgia"/>
          <w:spacing w:val="8"/>
          <w:sz w:val="19"/>
          <w:szCs w:val="19"/>
        </w:rPr>
        <w:t xml:space="preserve"> </w:t>
      </w:r>
      <w:r>
        <w:rPr>
          <w:rFonts w:ascii="Georgia" w:eastAsia="Georgia" w:hAnsi="Georgia" w:cs="Georgia"/>
          <w:sz w:val="19"/>
          <w:szCs w:val="19"/>
        </w:rPr>
        <w:t>emphasis</w:t>
      </w:r>
      <w:r>
        <w:rPr>
          <w:rFonts w:ascii="Georgia" w:eastAsia="Georgia" w:hAnsi="Georgia" w:cs="Georgia"/>
          <w:spacing w:val="7"/>
          <w:sz w:val="19"/>
          <w:szCs w:val="19"/>
        </w:rPr>
        <w:t xml:space="preserve"> </w:t>
      </w:r>
      <w:r>
        <w:rPr>
          <w:rFonts w:ascii="Georgia" w:eastAsia="Georgia" w:hAnsi="Georgia" w:cs="Georgia"/>
          <w:sz w:val="19"/>
          <w:szCs w:val="19"/>
        </w:rPr>
        <w:t>on</w:t>
      </w:r>
      <w:r>
        <w:rPr>
          <w:rFonts w:ascii="Georgia" w:eastAsia="Georgia" w:hAnsi="Georgia" w:cs="Georgia"/>
          <w:spacing w:val="-5"/>
          <w:sz w:val="19"/>
          <w:szCs w:val="19"/>
        </w:rPr>
        <w:t xml:space="preserve"> </w:t>
      </w:r>
      <w:r>
        <w:rPr>
          <w:rFonts w:ascii="Georgia" w:eastAsia="Georgia" w:hAnsi="Georgia" w:cs="Georgia"/>
          <w:sz w:val="19"/>
          <w:szCs w:val="19"/>
        </w:rPr>
        <w:t>segmentation</w:t>
      </w:r>
      <w:r>
        <w:rPr>
          <w:rFonts w:ascii="Georgia" w:eastAsia="Georgia" w:hAnsi="Georgia" w:cs="Georgia"/>
          <w:spacing w:val="14"/>
          <w:sz w:val="19"/>
          <w:szCs w:val="19"/>
        </w:rPr>
        <w:t xml:space="preserve"> </w:t>
      </w:r>
      <w:r>
        <w:rPr>
          <w:rFonts w:ascii="Georgia" w:eastAsia="Georgia" w:hAnsi="Georgia" w:cs="Georgia"/>
          <w:sz w:val="19"/>
          <w:szCs w:val="19"/>
        </w:rPr>
        <w:t>in</w:t>
      </w:r>
      <w:r>
        <w:rPr>
          <w:rFonts w:ascii="Georgia" w:eastAsia="Georgia" w:hAnsi="Georgia" w:cs="Georgia"/>
          <w:spacing w:val="-4"/>
          <w:sz w:val="19"/>
          <w:szCs w:val="19"/>
        </w:rPr>
        <w:t xml:space="preserve"> </w:t>
      </w:r>
      <w:r>
        <w:rPr>
          <w:rFonts w:ascii="Georgia" w:eastAsia="Georgia" w:hAnsi="Georgia" w:cs="Georgia"/>
          <w:sz w:val="19"/>
          <w:szCs w:val="19"/>
        </w:rPr>
        <w:t>the</w:t>
      </w:r>
      <w:r>
        <w:rPr>
          <w:rFonts w:ascii="Georgia" w:eastAsia="Georgia" w:hAnsi="Georgia" w:cs="Georgia"/>
          <w:spacing w:val="-4"/>
          <w:sz w:val="19"/>
          <w:szCs w:val="19"/>
        </w:rPr>
        <w:t xml:space="preserve"> </w:t>
      </w:r>
      <w:r>
        <w:rPr>
          <w:rFonts w:ascii="Georgia" w:eastAsia="Georgia" w:hAnsi="Georgia" w:cs="Georgia"/>
          <w:sz w:val="19"/>
          <w:szCs w:val="19"/>
        </w:rPr>
        <w:t>presence</w:t>
      </w:r>
      <w:r>
        <w:rPr>
          <w:rFonts w:ascii="Georgia" w:eastAsia="Georgia" w:hAnsi="Georgia" w:cs="Georgia"/>
          <w:spacing w:val="6"/>
          <w:sz w:val="19"/>
          <w:szCs w:val="19"/>
        </w:rPr>
        <w:t xml:space="preserve"> </w:t>
      </w:r>
      <w:r>
        <w:rPr>
          <w:rFonts w:ascii="Georgia" w:eastAsia="Georgia" w:hAnsi="Georgia" w:cs="Georgia"/>
          <w:sz w:val="19"/>
          <w:szCs w:val="19"/>
        </w:rPr>
        <w:t>of</w:t>
      </w:r>
      <w:r>
        <w:rPr>
          <w:rFonts w:ascii="Georgia" w:eastAsia="Georgia" w:hAnsi="Georgia" w:cs="Georgia"/>
          <w:spacing w:val="-6"/>
          <w:sz w:val="19"/>
          <w:szCs w:val="19"/>
        </w:rPr>
        <w:t xml:space="preserve"> </w:t>
      </w:r>
      <w:r>
        <w:rPr>
          <w:rFonts w:ascii="Georgia" w:eastAsia="Georgia" w:hAnsi="Georgia" w:cs="Georgia"/>
          <w:sz w:val="19"/>
          <w:szCs w:val="19"/>
        </w:rPr>
        <w:t>lung</w:t>
      </w:r>
      <w:r>
        <w:rPr>
          <w:rFonts w:ascii="Georgia" w:eastAsia="Georgia" w:hAnsi="Georgia" w:cs="Georgia"/>
          <w:spacing w:val="-2"/>
          <w:sz w:val="19"/>
          <w:szCs w:val="19"/>
        </w:rPr>
        <w:t xml:space="preserve"> </w:t>
      </w:r>
      <w:r>
        <w:rPr>
          <w:rFonts w:ascii="Georgia" w:eastAsia="Georgia" w:hAnsi="Georgia" w:cs="Georgia"/>
          <w:sz w:val="19"/>
          <w:szCs w:val="19"/>
        </w:rPr>
        <w:t>pathology</w:t>
      </w:r>
      <w:r>
        <w:rPr>
          <w:rFonts w:ascii="Georgia" w:eastAsia="Georgia" w:hAnsi="Georgia" w:cs="Georgia"/>
          <w:spacing w:val="8"/>
          <w:sz w:val="19"/>
          <w:szCs w:val="19"/>
        </w:rPr>
        <w:t xml:space="preserve"> </w:t>
      </w:r>
      <w:r>
        <w:rPr>
          <w:rFonts w:ascii="Georgia" w:eastAsia="Georgia" w:hAnsi="Georgia" w:cs="Georgia"/>
          <w:sz w:val="19"/>
          <w:szCs w:val="19"/>
        </w:rPr>
        <w:t>that</w:t>
      </w:r>
      <w:r>
        <w:rPr>
          <w:rFonts w:ascii="Georgia" w:eastAsia="Georgia" w:hAnsi="Georgia" w:cs="Georgia"/>
          <w:spacing w:val="-2"/>
          <w:sz w:val="19"/>
          <w:szCs w:val="19"/>
        </w:rPr>
        <w:t xml:space="preserve"> </w:t>
      </w:r>
      <w:r>
        <w:rPr>
          <w:rFonts w:ascii="Georgia" w:eastAsia="Georgia" w:hAnsi="Georgia" w:cs="Georgia"/>
          <w:w w:val="102"/>
          <w:sz w:val="19"/>
          <w:szCs w:val="19"/>
        </w:rPr>
        <w:t xml:space="preserve">will </w:t>
      </w:r>
      <w:r>
        <w:rPr>
          <w:rFonts w:ascii="Georgia" w:eastAsia="Georgia" w:hAnsi="Georgia" w:cs="Georgia"/>
          <w:sz w:val="19"/>
          <w:szCs w:val="19"/>
        </w:rPr>
        <w:t>incorporate</w:t>
      </w:r>
      <w:r>
        <w:rPr>
          <w:rFonts w:ascii="Georgia" w:eastAsia="Georgia" w:hAnsi="Georgia" w:cs="Georgia"/>
          <w:spacing w:val="12"/>
          <w:sz w:val="19"/>
          <w:szCs w:val="19"/>
        </w:rPr>
        <w:t xml:space="preserve"> </w:t>
      </w:r>
      <w:r>
        <w:rPr>
          <w:rFonts w:ascii="Georgia" w:eastAsia="Georgia" w:hAnsi="Georgia" w:cs="Georgia"/>
          <w:sz w:val="19"/>
          <w:szCs w:val="19"/>
        </w:rPr>
        <w:t>the</w:t>
      </w:r>
      <w:r>
        <w:rPr>
          <w:rFonts w:ascii="Georgia" w:eastAsia="Georgia" w:hAnsi="Georgia" w:cs="Georgia"/>
          <w:spacing w:val="-3"/>
          <w:sz w:val="19"/>
          <w:szCs w:val="19"/>
        </w:rPr>
        <w:t xml:space="preserve"> </w:t>
      </w:r>
      <w:r>
        <w:rPr>
          <w:rFonts w:ascii="Georgia" w:eastAsia="Georgia" w:hAnsi="Georgia" w:cs="Georgia"/>
          <w:sz w:val="19"/>
          <w:szCs w:val="19"/>
        </w:rPr>
        <w:t>data</w:t>
      </w:r>
      <w:r>
        <w:rPr>
          <w:rFonts w:ascii="Georgia" w:eastAsia="Georgia" w:hAnsi="Georgia" w:cs="Georgia"/>
          <w:spacing w:val="-1"/>
          <w:sz w:val="19"/>
          <w:szCs w:val="19"/>
        </w:rPr>
        <w:t xml:space="preserve"> </w:t>
      </w:r>
      <w:r>
        <w:rPr>
          <w:rFonts w:ascii="Georgia" w:eastAsia="Georgia" w:hAnsi="Georgia" w:cs="Georgia"/>
          <w:sz w:val="19"/>
          <w:szCs w:val="19"/>
        </w:rPr>
        <w:t>from the</w:t>
      </w:r>
      <w:r>
        <w:rPr>
          <w:rFonts w:ascii="Georgia" w:eastAsia="Georgia" w:hAnsi="Georgia" w:cs="Georgia"/>
          <w:spacing w:val="-3"/>
          <w:sz w:val="19"/>
          <w:szCs w:val="19"/>
        </w:rPr>
        <w:t xml:space="preserve"> </w:t>
      </w:r>
      <w:r>
        <w:rPr>
          <w:rFonts w:ascii="Georgia" w:eastAsia="Georgia" w:hAnsi="Georgia" w:cs="Georgia"/>
          <w:sz w:val="19"/>
          <w:szCs w:val="19"/>
        </w:rPr>
        <w:t>proposed</w:t>
      </w:r>
      <w:r>
        <w:rPr>
          <w:rFonts w:ascii="Georgia" w:eastAsia="Georgia" w:hAnsi="Georgia" w:cs="Georgia"/>
          <w:spacing w:val="8"/>
          <w:sz w:val="19"/>
          <w:szCs w:val="19"/>
        </w:rPr>
        <w:t xml:space="preserve"> </w:t>
      </w:r>
      <w:r>
        <w:rPr>
          <w:rFonts w:ascii="Georgia" w:eastAsia="Georgia" w:hAnsi="Georgia" w:cs="Georgia"/>
          <w:sz w:val="19"/>
          <w:szCs w:val="19"/>
        </w:rPr>
        <w:t>multi-atlas</w:t>
      </w:r>
      <w:r>
        <w:rPr>
          <w:rFonts w:ascii="Georgia" w:eastAsia="Georgia" w:hAnsi="Georgia" w:cs="Georgia"/>
          <w:spacing w:val="10"/>
          <w:sz w:val="19"/>
          <w:szCs w:val="19"/>
        </w:rPr>
        <w:t xml:space="preserve"> </w:t>
      </w:r>
      <w:r>
        <w:rPr>
          <w:rFonts w:ascii="Georgia" w:eastAsia="Georgia" w:hAnsi="Georgia" w:cs="Georgia"/>
          <w:sz w:val="19"/>
          <w:szCs w:val="19"/>
        </w:rPr>
        <w:t>CT</w:t>
      </w:r>
      <w:r>
        <w:rPr>
          <w:rFonts w:ascii="Georgia" w:eastAsia="Georgia" w:hAnsi="Georgia" w:cs="Georgia"/>
          <w:spacing w:val="-3"/>
          <w:sz w:val="19"/>
          <w:szCs w:val="19"/>
        </w:rPr>
        <w:t xml:space="preserve"> </w:t>
      </w:r>
      <w:r>
        <w:rPr>
          <w:rFonts w:ascii="Georgia" w:eastAsia="Georgia" w:hAnsi="Georgia" w:cs="Georgia"/>
          <w:sz w:val="19"/>
          <w:szCs w:val="19"/>
        </w:rPr>
        <w:t>library.</w:t>
      </w:r>
      <w:ins w:id="203" w:author="James Gee" w:date="2016-07-20T14:36:00Z">
        <w:r w:rsidR="00FE26EA">
          <w:rPr>
            <w:rFonts w:ascii="Georgia" w:eastAsia="Georgia" w:hAnsi="Georgia" w:cs="Georgia"/>
            <w:sz w:val="19"/>
            <w:szCs w:val="19"/>
          </w:rPr>
          <w:t xml:space="preserve"> [FIX</w:t>
        </w:r>
      </w:ins>
      <w:ins w:id="204" w:author="James Gee" w:date="2016-07-20T14:37:00Z">
        <w:r w:rsidR="00FE26EA">
          <w:rPr>
            <w:rFonts w:ascii="Georgia" w:eastAsia="Georgia" w:hAnsi="Georgia" w:cs="Georgia"/>
            <w:sz w:val="19"/>
            <w:szCs w:val="19"/>
          </w:rPr>
          <w:t xml:space="preserve"> #1</w:t>
        </w:r>
      </w:ins>
      <w:ins w:id="205" w:author="James Gee" w:date="2016-07-20T14:36:00Z">
        <w:r w:rsidR="00FE26EA">
          <w:rPr>
            <w:rFonts w:ascii="Georgia" w:eastAsia="Georgia" w:hAnsi="Georgia" w:cs="Georgia"/>
            <w:sz w:val="19"/>
            <w:szCs w:val="19"/>
          </w:rPr>
          <w:t>: explain in a few sentences how lung pathology will be addressed] [</w:t>
        </w:r>
      </w:ins>
      <w:ins w:id="206" w:author="James Gee" w:date="2016-07-20T14:37:00Z">
        <w:r w:rsidR="00FE26EA">
          <w:rPr>
            <w:rFonts w:ascii="Georgia" w:eastAsia="Georgia" w:hAnsi="Georgia" w:cs="Georgia"/>
            <w:spacing w:val="26"/>
            <w:sz w:val="19"/>
            <w:szCs w:val="19"/>
          </w:rPr>
          <w:t xml:space="preserve">FIX #2: add </w:t>
        </w:r>
        <w:proofErr w:type="gramStart"/>
        <w:r w:rsidR="00FE26EA">
          <w:rPr>
            <w:rFonts w:ascii="Georgia" w:eastAsia="Georgia" w:hAnsi="Georgia" w:cs="Georgia"/>
            <w:spacing w:val="26"/>
            <w:sz w:val="19"/>
            <w:szCs w:val="19"/>
          </w:rPr>
          <w:t>text describing</w:t>
        </w:r>
        <w:proofErr w:type="gramEnd"/>
        <w:r w:rsidR="00FE26EA">
          <w:rPr>
            <w:rFonts w:ascii="Georgia" w:eastAsia="Georgia" w:hAnsi="Georgia" w:cs="Georgia"/>
            <w:spacing w:val="26"/>
            <w:sz w:val="19"/>
            <w:szCs w:val="19"/>
          </w:rPr>
          <w:t xml:space="preserve"> EXTENSION to PET]</w:t>
        </w:r>
      </w:ins>
      <w:del w:id="207" w:author="James Gee" w:date="2016-07-20T14:37:00Z">
        <w:r w:rsidDel="00FE26EA">
          <w:rPr>
            <w:rFonts w:ascii="Georgia" w:eastAsia="Georgia" w:hAnsi="Georgia" w:cs="Georgia"/>
            <w:spacing w:val="26"/>
            <w:sz w:val="19"/>
            <w:szCs w:val="19"/>
          </w:rPr>
          <w:delText xml:space="preserve"> </w:delText>
        </w:r>
      </w:del>
      <w:del w:id="208" w:author="James Gee" w:date="2016-07-20T14:36:00Z">
        <w:r w:rsidDel="00FE26EA">
          <w:rPr>
            <w:rFonts w:ascii="Georgia" w:eastAsia="Georgia" w:hAnsi="Georgia" w:cs="Georgia"/>
            <w:sz w:val="19"/>
            <w:szCs w:val="19"/>
          </w:rPr>
          <w:delText>Regional</w:delText>
        </w:r>
        <w:r w:rsidDel="00FE26EA">
          <w:rPr>
            <w:rFonts w:ascii="Georgia" w:eastAsia="Georgia" w:hAnsi="Georgia" w:cs="Georgia"/>
            <w:spacing w:val="7"/>
            <w:sz w:val="19"/>
            <w:szCs w:val="19"/>
          </w:rPr>
          <w:delText xml:space="preserve"> </w:delText>
        </w:r>
        <w:r w:rsidDel="00FE26EA">
          <w:rPr>
            <w:rFonts w:ascii="Georgia" w:eastAsia="Georgia" w:hAnsi="Georgia" w:cs="Georgia"/>
            <w:sz w:val="19"/>
            <w:szCs w:val="19"/>
          </w:rPr>
          <w:delText>quantification</w:delText>
        </w:r>
        <w:r w:rsidDel="00FE26EA">
          <w:rPr>
            <w:rFonts w:ascii="Georgia" w:eastAsia="Georgia" w:hAnsi="Georgia" w:cs="Georgia"/>
            <w:spacing w:val="16"/>
            <w:sz w:val="19"/>
            <w:szCs w:val="19"/>
          </w:rPr>
          <w:delText xml:space="preserve"> </w:delText>
        </w:r>
        <w:r w:rsidDel="00FE26EA">
          <w:rPr>
            <w:rFonts w:ascii="Georgia" w:eastAsia="Georgia" w:hAnsi="Georgia" w:cs="Georgia"/>
            <w:sz w:val="19"/>
            <w:szCs w:val="19"/>
          </w:rPr>
          <w:delText>of</w:delText>
        </w:r>
        <w:r w:rsidDel="00FE26EA">
          <w:rPr>
            <w:rFonts w:ascii="Georgia" w:eastAsia="Georgia" w:hAnsi="Georgia" w:cs="Georgia"/>
            <w:spacing w:val="-5"/>
            <w:sz w:val="19"/>
            <w:szCs w:val="19"/>
          </w:rPr>
          <w:delText xml:space="preserve"> </w:delText>
        </w:r>
        <w:r w:rsidDel="00FE26EA">
          <w:rPr>
            <w:rFonts w:ascii="Georgia" w:eastAsia="Georgia" w:hAnsi="Georgia" w:cs="Georgia"/>
            <w:sz w:val="19"/>
            <w:szCs w:val="19"/>
          </w:rPr>
          <w:delText>pathologies</w:delText>
        </w:r>
        <w:r w:rsidDel="00FE26EA">
          <w:rPr>
            <w:rFonts w:ascii="Georgia" w:eastAsia="Georgia" w:hAnsi="Georgia" w:cs="Georgia"/>
            <w:spacing w:val="11"/>
            <w:sz w:val="19"/>
            <w:szCs w:val="19"/>
          </w:rPr>
          <w:delText xml:space="preserve"> </w:delText>
        </w:r>
        <w:r w:rsidDel="00FE26EA">
          <w:rPr>
            <w:rFonts w:ascii="Georgia" w:eastAsia="Georgia" w:hAnsi="Georgia" w:cs="Georgia"/>
            <w:sz w:val="19"/>
            <w:szCs w:val="19"/>
          </w:rPr>
          <w:delText>indicated</w:delText>
        </w:r>
        <w:r w:rsidDel="00FE26EA">
          <w:rPr>
            <w:rFonts w:ascii="Georgia" w:eastAsia="Georgia" w:hAnsi="Georgia" w:cs="Georgia"/>
            <w:spacing w:val="8"/>
            <w:sz w:val="19"/>
            <w:szCs w:val="19"/>
          </w:rPr>
          <w:delText xml:space="preserve"> </w:delText>
        </w:r>
        <w:r w:rsidDel="00FE26EA">
          <w:rPr>
            <w:rFonts w:ascii="Georgia" w:eastAsia="Georgia" w:hAnsi="Georgia" w:cs="Georgia"/>
            <w:sz w:val="19"/>
            <w:szCs w:val="19"/>
          </w:rPr>
          <w:delText>by</w:delText>
        </w:r>
        <w:r w:rsidDel="00FE26EA">
          <w:rPr>
            <w:rFonts w:ascii="Georgia" w:eastAsia="Georgia" w:hAnsi="Georgia" w:cs="Georgia"/>
            <w:spacing w:val="-4"/>
            <w:sz w:val="19"/>
            <w:szCs w:val="19"/>
          </w:rPr>
          <w:delText xml:space="preserve"> </w:delText>
        </w:r>
        <w:r w:rsidDel="00FE26EA">
          <w:rPr>
            <w:rFonts w:ascii="Georgia" w:eastAsia="Georgia" w:hAnsi="Georgia" w:cs="Georgia"/>
            <w:sz w:val="19"/>
            <w:szCs w:val="19"/>
          </w:rPr>
          <w:delText>ground</w:delText>
        </w:r>
        <w:r w:rsidDel="00FE26EA">
          <w:rPr>
            <w:rFonts w:ascii="Georgia" w:eastAsia="Georgia" w:hAnsi="Georgia" w:cs="Georgia"/>
            <w:spacing w:val="4"/>
            <w:sz w:val="19"/>
            <w:szCs w:val="19"/>
          </w:rPr>
          <w:delText xml:space="preserve"> </w:delText>
        </w:r>
        <w:r w:rsidDel="00FE26EA">
          <w:rPr>
            <w:rFonts w:ascii="Georgia" w:eastAsia="Georgia" w:hAnsi="Georgia" w:cs="Georgia"/>
            <w:w w:val="102"/>
            <w:sz w:val="19"/>
            <w:szCs w:val="19"/>
          </w:rPr>
          <w:delText xml:space="preserve">glass </w:delText>
        </w:r>
        <w:r w:rsidDel="00FE26EA">
          <w:rPr>
            <w:rFonts w:ascii="Georgia" w:eastAsia="Georgia" w:hAnsi="Georgia" w:cs="Georgia"/>
            <w:sz w:val="19"/>
            <w:szCs w:val="19"/>
          </w:rPr>
          <w:delText>opacity</w:delText>
        </w:r>
        <w:r w:rsidDel="00FE26EA">
          <w:rPr>
            <w:rFonts w:ascii="Georgia" w:eastAsia="Georgia" w:hAnsi="Georgia" w:cs="Georgia"/>
            <w:spacing w:val="25"/>
            <w:sz w:val="19"/>
            <w:szCs w:val="19"/>
          </w:rPr>
          <w:delText xml:space="preserve"> </w:delText>
        </w:r>
        <w:r w:rsidDel="00FE26EA">
          <w:rPr>
            <w:rFonts w:ascii="Georgia" w:eastAsia="Georgia" w:hAnsi="Georgia" w:cs="Georgia"/>
            <w:sz w:val="19"/>
            <w:szCs w:val="19"/>
          </w:rPr>
          <w:delText>can</w:delText>
        </w:r>
        <w:r w:rsidDel="00FE26EA">
          <w:rPr>
            <w:rFonts w:ascii="Georgia" w:eastAsia="Georgia" w:hAnsi="Georgia" w:cs="Georgia"/>
            <w:spacing w:val="19"/>
            <w:sz w:val="19"/>
            <w:szCs w:val="19"/>
          </w:rPr>
          <w:delText xml:space="preserve"> </w:delText>
        </w:r>
        <w:r w:rsidDel="00FE26EA">
          <w:rPr>
            <w:rFonts w:ascii="Georgia" w:eastAsia="Georgia" w:hAnsi="Georgia" w:cs="Georgia"/>
            <w:sz w:val="19"/>
            <w:szCs w:val="19"/>
          </w:rPr>
          <w:delText>be</w:delText>
        </w:r>
        <w:r w:rsidDel="00FE26EA">
          <w:rPr>
            <w:rFonts w:ascii="Georgia" w:eastAsia="Georgia" w:hAnsi="Georgia" w:cs="Georgia"/>
            <w:spacing w:val="17"/>
            <w:sz w:val="19"/>
            <w:szCs w:val="19"/>
          </w:rPr>
          <w:delText xml:space="preserve"> </w:delText>
        </w:r>
        <w:r w:rsidDel="00FE26EA">
          <w:rPr>
            <w:rFonts w:ascii="Georgia" w:eastAsia="Georgia" w:hAnsi="Georgia" w:cs="Georgia"/>
            <w:sz w:val="19"/>
            <w:szCs w:val="19"/>
          </w:rPr>
          <w:delText>quantified</w:delText>
        </w:r>
        <w:r w:rsidDel="00FE26EA">
          <w:rPr>
            <w:rFonts w:ascii="Georgia" w:eastAsia="Georgia" w:hAnsi="Georgia" w:cs="Georgia"/>
            <w:spacing w:val="30"/>
            <w:sz w:val="19"/>
            <w:szCs w:val="19"/>
          </w:rPr>
          <w:delText xml:space="preserve"> </w:delText>
        </w:r>
        <w:r w:rsidDel="00FE26EA">
          <w:rPr>
            <w:rFonts w:ascii="Georgia" w:eastAsia="Georgia" w:hAnsi="Georgia" w:cs="Georgia"/>
            <w:sz w:val="19"/>
            <w:szCs w:val="19"/>
          </w:rPr>
          <w:delText>from</w:delText>
        </w:r>
        <w:r w:rsidDel="00FE26EA">
          <w:rPr>
            <w:rFonts w:ascii="Georgia" w:eastAsia="Georgia" w:hAnsi="Georgia" w:cs="Georgia"/>
            <w:spacing w:val="21"/>
            <w:sz w:val="19"/>
            <w:szCs w:val="19"/>
          </w:rPr>
          <w:delText xml:space="preserve"> </w:delText>
        </w:r>
        <w:r w:rsidDel="00FE26EA">
          <w:rPr>
            <w:rFonts w:ascii="Georgia" w:eastAsia="Georgia" w:hAnsi="Georgia" w:cs="Georgia"/>
            <w:sz w:val="19"/>
            <w:szCs w:val="19"/>
          </w:rPr>
          <w:delText>intensity-based</w:delText>
        </w:r>
        <w:r w:rsidDel="00FE26EA">
          <w:rPr>
            <w:rFonts w:ascii="Georgia" w:eastAsia="Georgia" w:hAnsi="Georgia" w:cs="Georgia"/>
            <w:spacing w:val="39"/>
            <w:sz w:val="19"/>
            <w:szCs w:val="19"/>
          </w:rPr>
          <w:delText xml:space="preserve"> </w:delText>
        </w:r>
        <w:r w:rsidDel="00FE26EA">
          <w:rPr>
            <w:rFonts w:ascii="Georgia" w:eastAsia="Georgia" w:hAnsi="Georgia" w:cs="Georgia"/>
            <w:sz w:val="19"/>
            <w:szCs w:val="19"/>
          </w:rPr>
          <w:delText>Bayesian</w:delText>
        </w:r>
        <w:r w:rsidDel="00FE26EA">
          <w:rPr>
            <w:rFonts w:ascii="Georgia" w:eastAsia="Georgia" w:hAnsi="Georgia" w:cs="Georgia"/>
            <w:spacing w:val="28"/>
            <w:sz w:val="19"/>
            <w:szCs w:val="19"/>
          </w:rPr>
          <w:delText xml:space="preserve"> </w:delText>
        </w:r>
        <w:r w:rsidDel="00FE26EA">
          <w:rPr>
            <w:rFonts w:ascii="Georgia" w:eastAsia="Georgia" w:hAnsi="Georgia" w:cs="Georgia"/>
            <w:sz w:val="19"/>
            <w:szCs w:val="19"/>
          </w:rPr>
          <w:delText>segmentation</w:delText>
        </w:r>
        <w:r w:rsidDel="00FE26EA">
          <w:rPr>
            <w:rFonts w:ascii="Georgia" w:eastAsia="Georgia" w:hAnsi="Georgia" w:cs="Georgia"/>
            <w:spacing w:val="36"/>
            <w:sz w:val="19"/>
            <w:szCs w:val="19"/>
          </w:rPr>
          <w:delText xml:space="preserve"> </w:delText>
        </w:r>
        <w:r w:rsidDel="00FE26EA">
          <w:rPr>
            <w:rFonts w:ascii="Georgia" w:eastAsia="Georgia" w:hAnsi="Georgia" w:cs="Georgia"/>
            <w:sz w:val="19"/>
            <w:szCs w:val="19"/>
          </w:rPr>
          <w:delText>with</w:delText>
        </w:r>
        <w:r w:rsidDel="00FE26EA">
          <w:rPr>
            <w:rFonts w:ascii="Georgia" w:eastAsia="Georgia" w:hAnsi="Georgia" w:cs="Georgia"/>
            <w:spacing w:val="20"/>
            <w:sz w:val="19"/>
            <w:szCs w:val="19"/>
          </w:rPr>
          <w:delText xml:space="preserve"> </w:delText>
        </w:r>
        <w:r w:rsidDel="00FE26EA">
          <w:rPr>
            <w:rFonts w:ascii="Georgia" w:eastAsia="Georgia" w:hAnsi="Georgia" w:cs="Georgia"/>
            <w:sz w:val="19"/>
            <w:szCs w:val="19"/>
          </w:rPr>
          <w:delText>a</w:delText>
        </w:r>
        <w:r w:rsidDel="00FE26EA">
          <w:rPr>
            <w:rFonts w:ascii="Georgia" w:eastAsia="Georgia" w:hAnsi="Georgia" w:cs="Georgia"/>
            <w:spacing w:val="16"/>
            <w:sz w:val="19"/>
            <w:szCs w:val="19"/>
          </w:rPr>
          <w:delText xml:space="preserve"> </w:delText>
        </w:r>
        <w:r w:rsidDel="00FE26EA">
          <w:rPr>
            <w:rFonts w:ascii="Georgia" w:eastAsia="Georgia" w:hAnsi="Georgia" w:cs="Georgia"/>
            <w:sz w:val="19"/>
            <w:szCs w:val="19"/>
          </w:rPr>
          <w:delText>Markov</w:delText>
        </w:r>
        <w:r w:rsidDel="00FE26EA">
          <w:rPr>
            <w:rFonts w:ascii="Georgia" w:eastAsia="Georgia" w:hAnsi="Georgia" w:cs="Georgia"/>
            <w:spacing w:val="26"/>
            <w:sz w:val="19"/>
            <w:szCs w:val="19"/>
          </w:rPr>
          <w:delText xml:space="preserve"> </w:delText>
        </w:r>
        <w:r w:rsidDel="00FE26EA">
          <w:rPr>
            <w:rFonts w:ascii="Georgia" w:eastAsia="Georgia" w:hAnsi="Georgia" w:cs="Georgia"/>
            <w:sz w:val="19"/>
            <w:szCs w:val="19"/>
          </w:rPr>
          <w:delText>random</w:delText>
        </w:r>
        <w:r w:rsidDel="00FE26EA">
          <w:rPr>
            <w:rFonts w:ascii="Georgia" w:eastAsia="Georgia" w:hAnsi="Georgia" w:cs="Georgia"/>
            <w:spacing w:val="26"/>
            <w:sz w:val="19"/>
            <w:szCs w:val="19"/>
          </w:rPr>
          <w:delText xml:space="preserve"> </w:delText>
        </w:r>
        <w:r w:rsidDel="00FE26EA">
          <w:rPr>
            <w:rFonts w:ascii="Georgia" w:eastAsia="Georgia" w:hAnsi="Georgia" w:cs="Georgia"/>
            <w:sz w:val="19"/>
            <w:szCs w:val="19"/>
          </w:rPr>
          <w:delText>field</w:delText>
        </w:r>
        <w:r w:rsidDel="00FE26EA">
          <w:rPr>
            <w:rFonts w:ascii="Georgia" w:eastAsia="Georgia" w:hAnsi="Georgia" w:cs="Georgia"/>
            <w:spacing w:val="20"/>
            <w:sz w:val="19"/>
            <w:szCs w:val="19"/>
          </w:rPr>
          <w:delText xml:space="preserve"> </w:delText>
        </w:r>
        <w:r w:rsidDel="00FE26EA">
          <w:rPr>
            <w:rFonts w:ascii="Georgia" w:eastAsia="Georgia" w:hAnsi="Georgia" w:cs="Georgia"/>
            <w:sz w:val="19"/>
            <w:szCs w:val="19"/>
          </w:rPr>
          <w:delText>spatial</w:delText>
        </w:r>
        <w:r w:rsidDel="00FE26EA">
          <w:rPr>
            <w:rFonts w:ascii="Georgia" w:eastAsia="Georgia" w:hAnsi="Georgia" w:cs="Georgia"/>
            <w:spacing w:val="24"/>
            <w:sz w:val="19"/>
            <w:szCs w:val="19"/>
          </w:rPr>
          <w:delText xml:space="preserve"> </w:delText>
        </w:r>
        <w:r w:rsidDel="00FE26EA">
          <w:rPr>
            <w:rFonts w:ascii="Georgia" w:eastAsia="Georgia" w:hAnsi="Georgia" w:cs="Georgia"/>
            <w:sz w:val="19"/>
            <w:szCs w:val="19"/>
          </w:rPr>
          <w:delText>priors</w:delText>
        </w:r>
        <w:r w:rsidDel="00FE26EA">
          <w:rPr>
            <w:rFonts w:ascii="Georgia" w:eastAsia="Georgia" w:hAnsi="Georgia" w:cs="Georgia"/>
            <w:spacing w:val="23"/>
            <w:sz w:val="19"/>
            <w:szCs w:val="19"/>
          </w:rPr>
          <w:delText xml:space="preserve"> </w:delText>
        </w:r>
        <w:r w:rsidDel="00FE26EA">
          <w:rPr>
            <w:rFonts w:ascii="Georgia" w:eastAsia="Georgia" w:hAnsi="Georgia" w:cs="Georgia"/>
            <w:w w:val="102"/>
            <w:sz w:val="19"/>
            <w:szCs w:val="19"/>
          </w:rPr>
          <w:delText xml:space="preserve">(described </w:delText>
        </w:r>
        <w:r w:rsidDel="00FE26EA">
          <w:rPr>
            <w:rFonts w:ascii="Georgia" w:eastAsia="Georgia" w:hAnsi="Georgia" w:cs="Georgia"/>
            <w:sz w:val="19"/>
            <w:szCs w:val="19"/>
          </w:rPr>
          <w:delText>below)</w:delText>
        </w:r>
        <w:r w:rsidDel="00FE26EA">
          <w:rPr>
            <w:rFonts w:ascii="Georgia" w:eastAsia="Georgia" w:hAnsi="Georgia" w:cs="Georgia"/>
            <w:spacing w:val="12"/>
            <w:sz w:val="19"/>
            <w:szCs w:val="19"/>
          </w:rPr>
          <w:delText xml:space="preserve"> </w:delText>
        </w:r>
        <w:r w:rsidDel="00FE26EA">
          <w:rPr>
            <w:rFonts w:ascii="Georgia" w:eastAsia="Georgia" w:hAnsi="Georgia" w:cs="Georgia"/>
            <w:sz w:val="19"/>
            <w:szCs w:val="19"/>
          </w:rPr>
          <w:delText>following</w:delText>
        </w:r>
        <w:r w:rsidDel="00FE26EA">
          <w:rPr>
            <w:rFonts w:ascii="Georgia" w:eastAsia="Georgia" w:hAnsi="Georgia" w:cs="Georgia"/>
            <w:spacing w:val="17"/>
            <w:sz w:val="19"/>
            <w:szCs w:val="19"/>
          </w:rPr>
          <w:delText xml:space="preserve"> </w:delText>
        </w:r>
        <w:r w:rsidDel="00FE26EA">
          <w:rPr>
            <w:rFonts w:ascii="Georgia" w:eastAsia="Georgia" w:hAnsi="Georgia" w:cs="Georgia"/>
            <w:sz w:val="19"/>
            <w:szCs w:val="19"/>
          </w:rPr>
          <w:delText>atlas-based</w:delText>
        </w:r>
        <w:r w:rsidDel="00FE26EA">
          <w:rPr>
            <w:rFonts w:ascii="Georgia" w:eastAsia="Georgia" w:hAnsi="Georgia" w:cs="Georgia"/>
            <w:spacing w:val="20"/>
            <w:sz w:val="19"/>
            <w:szCs w:val="19"/>
          </w:rPr>
          <w:delText xml:space="preserve"> </w:delText>
        </w:r>
        <w:r w:rsidDel="00FE26EA">
          <w:rPr>
            <w:rFonts w:ascii="Georgia" w:eastAsia="Georgia" w:hAnsi="Georgia" w:cs="Georgia"/>
            <w:sz w:val="19"/>
            <w:szCs w:val="19"/>
          </w:rPr>
          <w:delText>lung</w:delText>
        </w:r>
        <w:r w:rsidDel="00FE26EA">
          <w:rPr>
            <w:rFonts w:ascii="Georgia" w:eastAsia="Georgia" w:hAnsi="Georgia" w:cs="Georgia"/>
            <w:spacing w:val="8"/>
            <w:sz w:val="19"/>
            <w:szCs w:val="19"/>
          </w:rPr>
          <w:delText xml:space="preserve"> </w:delText>
        </w:r>
        <w:r w:rsidDel="00FE26EA">
          <w:rPr>
            <w:rFonts w:ascii="Georgia" w:eastAsia="Georgia" w:hAnsi="Georgia" w:cs="Georgia"/>
            <w:w w:val="102"/>
            <w:sz w:val="19"/>
            <w:szCs w:val="19"/>
          </w:rPr>
          <w:delText>segmentation.</w:delText>
        </w:r>
      </w:del>
    </w:p>
    <w:p w14:paraId="173265F4" w14:textId="21F6A985" w:rsidR="00E61F9D" w:rsidRDefault="005C64D6">
      <w:pPr>
        <w:spacing w:before="59" w:after="0" w:line="250" w:lineRule="exact"/>
        <w:ind w:left="113" w:right="43" w:firstLine="7"/>
        <w:jc w:val="both"/>
        <w:rPr>
          <w:rFonts w:ascii="Georgia" w:eastAsia="Georgia" w:hAnsi="Georgia" w:cs="Georgia"/>
          <w:sz w:val="19"/>
          <w:szCs w:val="19"/>
        </w:rPr>
      </w:pPr>
      <w:r>
        <w:rPr>
          <w:rFonts w:ascii="Georgia" w:eastAsia="Georgia" w:hAnsi="Georgia" w:cs="Georgia"/>
          <w:b/>
          <w:bCs/>
          <w:sz w:val="19"/>
          <w:szCs w:val="19"/>
        </w:rPr>
        <w:t>Atlas-based</w:t>
      </w:r>
      <w:r>
        <w:rPr>
          <w:rFonts w:ascii="Georgia" w:eastAsia="Georgia" w:hAnsi="Georgia" w:cs="Georgia"/>
          <w:b/>
          <w:bCs/>
          <w:spacing w:val="43"/>
          <w:sz w:val="19"/>
          <w:szCs w:val="19"/>
        </w:rPr>
        <w:t xml:space="preserve"> </w:t>
      </w:r>
      <w:r>
        <w:rPr>
          <w:rFonts w:ascii="Georgia" w:eastAsia="Georgia" w:hAnsi="Georgia" w:cs="Georgia"/>
          <w:b/>
          <w:bCs/>
          <w:sz w:val="19"/>
          <w:szCs w:val="19"/>
        </w:rPr>
        <w:t>lobe</w:t>
      </w:r>
      <w:r>
        <w:rPr>
          <w:rFonts w:ascii="Georgia" w:eastAsia="Georgia" w:hAnsi="Georgia" w:cs="Georgia"/>
          <w:b/>
          <w:bCs/>
          <w:spacing w:val="28"/>
          <w:sz w:val="19"/>
          <w:szCs w:val="19"/>
        </w:rPr>
        <w:t xml:space="preserve"> </w:t>
      </w:r>
      <w:r>
        <w:rPr>
          <w:rFonts w:ascii="Georgia" w:eastAsia="Georgia" w:hAnsi="Georgia" w:cs="Georgia"/>
          <w:b/>
          <w:bCs/>
          <w:sz w:val="19"/>
          <w:szCs w:val="19"/>
        </w:rPr>
        <w:t xml:space="preserve">estimation. </w:t>
      </w:r>
      <w:r>
        <w:rPr>
          <w:rFonts w:ascii="Georgia" w:eastAsia="Georgia" w:hAnsi="Georgia" w:cs="Georgia"/>
          <w:b/>
          <w:bCs/>
          <w:spacing w:val="43"/>
          <w:sz w:val="19"/>
          <w:szCs w:val="19"/>
        </w:rPr>
        <w:t xml:space="preserve"> </w:t>
      </w:r>
      <w:r>
        <w:rPr>
          <w:rFonts w:ascii="Georgia" w:eastAsia="Georgia" w:hAnsi="Georgia" w:cs="Georgia"/>
          <w:sz w:val="19"/>
          <w:szCs w:val="19"/>
        </w:rPr>
        <w:t>For</w:t>
      </w:r>
      <w:r>
        <w:rPr>
          <w:rFonts w:ascii="Georgia" w:eastAsia="Georgia" w:hAnsi="Georgia" w:cs="Georgia"/>
          <w:spacing w:val="25"/>
          <w:sz w:val="19"/>
          <w:szCs w:val="19"/>
        </w:rPr>
        <w:t xml:space="preserve"> </w:t>
      </w:r>
      <w:r>
        <w:rPr>
          <w:rFonts w:ascii="Georgia" w:eastAsia="Georgia" w:hAnsi="Georgia" w:cs="Georgia"/>
          <w:sz w:val="19"/>
          <w:szCs w:val="19"/>
        </w:rPr>
        <w:t>regional</w:t>
      </w:r>
      <w:r>
        <w:rPr>
          <w:rFonts w:ascii="Georgia" w:eastAsia="Georgia" w:hAnsi="Georgia" w:cs="Georgia"/>
          <w:spacing w:val="34"/>
          <w:sz w:val="19"/>
          <w:szCs w:val="19"/>
        </w:rPr>
        <w:t xml:space="preserve"> </w:t>
      </w:r>
      <w:r>
        <w:rPr>
          <w:rFonts w:ascii="Georgia" w:eastAsia="Georgia" w:hAnsi="Georgia" w:cs="Georgia"/>
          <w:sz w:val="19"/>
          <w:szCs w:val="19"/>
        </w:rPr>
        <w:t>investigation</w:t>
      </w:r>
      <w:r>
        <w:rPr>
          <w:rFonts w:ascii="Georgia" w:eastAsia="Georgia" w:hAnsi="Georgia" w:cs="Georgia"/>
          <w:spacing w:val="42"/>
          <w:sz w:val="19"/>
          <w:szCs w:val="19"/>
        </w:rPr>
        <w:t xml:space="preserve"> </w:t>
      </w:r>
      <w:r>
        <w:rPr>
          <w:rFonts w:ascii="Georgia" w:eastAsia="Georgia" w:hAnsi="Georgia" w:cs="Georgia"/>
          <w:sz w:val="19"/>
          <w:szCs w:val="19"/>
        </w:rPr>
        <w:t>of</w:t>
      </w:r>
      <w:r>
        <w:rPr>
          <w:rFonts w:ascii="Georgia" w:eastAsia="Georgia" w:hAnsi="Georgia" w:cs="Georgia"/>
          <w:spacing w:val="23"/>
          <w:sz w:val="19"/>
          <w:szCs w:val="19"/>
        </w:rPr>
        <w:t xml:space="preserve"> </w:t>
      </w:r>
      <w:r>
        <w:rPr>
          <w:rFonts w:ascii="Georgia" w:eastAsia="Georgia" w:hAnsi="Georgia" w:cs="Georgia"/>
          <w:sz w:val="19"/>
          <w:szCs w:val="19"/>
        </w:rPr>
        <w:t>certain</w:t>
      </w:r>
      <w:r>
        <w:rPr>
          <w:rFonts w:ascii="Georgia" w:eastAsia="Georgia" w:hAnsi="Georgia" w:cs="Georgia"/>
          <w:spacing w:val="32"/>
          <w:sz w:val="19"/>
          <w:szCs w:val="19"/>
        </w:rPr>
        <w:t xml:space="preserve"> </w:t>
      </w:r>
      <w:r>
        <w:rPr>
          <w:rFonts w:ascii="Georgia" w:eastAsia="Georgia" w:hAnsi="Georgia" w:cs="Georgia"/>
          <w:sz w:val="19"/>
          <w:szCs w:val="19"/>
        </w:rPr>
        <w:t>lung</w:t>
      </w:r>
      <w:r>
        <w:rPr>
          <w:rFonts w:ascii="Georgia" w:eastAsia="Georgia" w:hAnsi="Georgia" w:cs="Georgia"/>
          <w:spacing w:val="27"/>
          <w:sz w:val="19"/>
          <w:szCs w:val="19"/>
        </w:rPr>
        <w:t xml:space="preserve"> </w:t>
      </w:r>
      <w:r>
        <w:rPr>
          <w:rFonts w:ascii="Georgia" w:eastAsia="Georgia" w:hAnsi="Georgia" w:cs="Georgia"/>
          <w:sz w:val="19"/>
          <w:szCs w:val="19"/>
        </w:rPr>
        <w:t>pathologies</w:t>
      </w:r>
      <w:r>
        <w:rPr>
          <w:rFonts w:ascii="Georgia" w:eastAsia="Georgia" w:hAnsi="Georgia" w:cs="Georgia"/>
          <w:spacing w:val="39"/>
          <w:sz w:val="19"/>
          <w:szCs w:val="19"/>
        </w:rPr>
        <w:t xml:space="preserve"> </w:t>
      </w:r>
      <w:r>
        <w:rPr>
          <w:rFonts w:ascii="Georgia" w:eastAsia="Georgia" w:hAnsi="Georgia" w:cs="Georgia"/>
          <w:sz w:val="19"/>
          <w:szCs w:val="19"/>
        </w:rPr>
        <w:t>and</w:t>
      </w:r>
      <w:r>
        <w:rPr>
          <w:rFonts w:ascii="Georgia" w:eastAsia="Georgia" w:hAnsi="Georgia" w:cs="Georgia"/>
          <w:spacing w:val="26"/>
          <w:sz w:val="19"/>
          <w:szCs w:val="19"/>
        </w:rPr>
        <w:t xml:space="preserve"> </w:t>
      </w:r>
      <w:r>
        <w:rPr>
          <w:rFonts w:ascii="Georgia" w:eastAsia="Georgia" w:hAnsi="Georgia" w:cs="Georgia"/>
          <w:sz w:val="19"/>
          <w:szCs w:val="19"/>
        </w:rPr>
        <w:t>conditions,</w:t>
      </w:r>
      <w:r>
        <w:rPr>
          <w:rFonts w:ascii="Georgia" w:eastAsia="Georgia" w:hAnsi="Georgia" w:cs="Georgia"/>
          <w:spacing w:val="43"/>
          <w:sz w:val="19"/>
          <w:szCs w:val="19"/>
        </w:rPr>
        <w:t xml:space="preserve"> </w:t>
      </w:r>
      <w:r>
        <w:rPr>
          <w:rFonts w:ascii="Georgia" w:eastAsia="Georgia" w:hAnsi="Georgia" w:cs="Georgia"/>
          <w:sz w:val="19"/>
          <w:szCs w:val="19"/>
        </w:rPr>
        <w:t>it</w:t>
      </w:r>
      <w:r>
        <w:rPr>
          <w:rFonts w:ascii="Georgia" w:eastAsia="Georgia" w:hAnsi="Georgia" w:cs="Georgia"/>
          <w:spacing w:val="22"/>
          <w:sz w:val="19"/>
          <w:szCs w:val="19"/>
        </w:rPr>
        <w:t xml:space="preserve"> </w:t>
      </w:r>
      <w:r>
        <w:rPr>
          <w:rFonts w:ascii="Georgia" w:eastAsia="Georgia" w:hAnsi="Georgia" w:cs="Georgia"/>
          <w:sz w:val="19"/>
          <w:szCs w:val="19"/>
        </w:rPr>
        <w:t>is</w:t>
      </w:r>
      <w:r>
        <w:rPr>
          <w:rFonts w:ascii="Georgia" w:eastAsia="Georgia" w:hAnsi="Georgia" w:cs="Georgia"/>
          <w:spacing w:val="23"/>
          <w:sz w:val="19"/>
          <w:szCs w:val="19"/>
        </w:rPr>
        <w:t xml:space="preserve"> </w:t>
      </w:r>
      <w:r>
        <w:rPr>
          <w:rFonts w:ascii="Georgia" w:eastAsia="Georgia" w:hAnsi="Georgia" w:cs="Georgia"/>
          <w:sz w:val="19"/>
          <w:szCs w:val="19"/>
        </w:rPr>
        <w:t>often</w:t>
      </w:r>
      <w:r>
        <w:rPr>
          <w:rFonts w:ascii="Georgia" w:eastAsia="Georgia" w:hAnsi="Georgia" w:cs="Georgia"/>
          <w:spacing w:val="29"/>
          <w:sz w:val="19"/>
          <w:szCs w:val="19"/>
        </w:rPr>
        <w:t xml:space="preserve"> </w:t>
      </w:r>
      <w:r>
        <w:rPr>
          <w:rFonts w:ascii="Georgia" w:eastAsia="Georgia" w:hAnsi="Georgia" w:cs="Georgia"/>
          <w:sz w:val="19"/>
          <w:szCs w:val="19"/>
        </w:rPr>
        <w:t>useful</w:t>
      </w:r>
      <w:r>
        <w:rPr>
          <w:rFonts w:ascii="Georgia" w:eastAsia="Georgia" w:hAnsi="Georgia" w:cs="Georgia"/>
          <w:spacing w:val="30"/>
          <w:sz w:val="19"/>
          <w:szCs w:val="19"/>
        </w:rPr>
        <w:t xml:space="preserve"> </w:t>
      </w:r>
      <w:r>
        <w:rPr>
          <w:rFonts w:ascii="Georgia" w:eastAsia="Georgia" w:hAnsi="Georgia" w:cs="Georgia"/>
          <w:w w:val="102"/>
          <w:sz w:val="19"/>
          <w:szCs w:val="19"/>
        </w:rPr>
        <w:t xml:space="preserve">to </w:t>
      </w:r>
      <w:r>
        <w:rPr>
          <w:rFonts w:ascii="Georgia" w:eastAsia="Georgia" w:hAnsi="Georgia" w:cs="Georgia"/>
          <w:sz w:val="19"/>
          <w:szCs w:val="19"/>
        </w:rPr>
        <w:t>quantify</w:t>
      </w:r>
      <w:r>
        <w:rPr>
          <w:rFonts w:ascii="Georgia" w:eastAsia="Georgia" w:hAnsi="Georgia" w:cs="Georgia"/>
          <w:spacing w:val="23"/>
          <w:sz w:val="19"/>
          <w:szCs w:val="19"/>
        </w:rPr>
        <w:t xml:space="preserve"> </w:t>
      </w:r>
      <w:r>
        <w:rPr>
          <w:rFonts w:ascii="Georgia" w:eastAsia="Georgia" w:hAnsi="Georgia" w:cs="Georgia"/>
          <w:sz w:val="19"/>
          <w:szCs w:val="19"/>
        </w:rPr>
        <w:t>measurements</w:t>
      </w:r>
      <w:r>
        <w:rPr>
          <w:rFonts w:ascii="Georgia" w:eastAsia="Georgia" w:hAnsi="Georgia" w:cs="Georgia"/>
          <w:spacing w:val="34"/>
          <w:sz w:val="19"/>
          <w:szCs w:val="19"/>
        </w:rPr>
        <w:t xml:space="preserve"> </w:t>
      </w:r>
      <w:r>
        <w:rPr>
          <w:rFonts w:ascii="Georgia" w:eastAsia="Georgia" w:hAnsi="Georgia" w:cs="Georgia"/>
          <w:sz w:val="19"/>
          <w:szCs w:val="19"/>
        </w:rPr>
        <w:t>of</w:t>
      </w:r>
      <w:r>
        <w:rPr>
          <w:rFonts w:ascii="Georgia" w:eastAsia="Georgia" w:hAnsi="Georgia" w:cs="Georgia"/>
          <w:spacing w:val="12"/>
          <w:sz w:val="19"/>
          <w:szCs w:val="19"/>
        </w:rPr>
        <w:t xml:space="preserve"> </w:t>
      </w:r>
      <w:r>
        <w:rPr>
          <w:rFonts w:ascii="Georgia" w:eastAsia="Georgia" w:hAnsi="Georgia" w:cs="Georgia"/>
          <w:sz w:val="19"/>
          <w:szCs w:val="19"/>
        </w:rPr>
        <w:t>interest</w:t>
      </w:r>
      <w:r>
        <w:rPr>
          <w:rFonts w:ascii="Georgia" w:eastAsia="Georgia" w:hAnsi="Georgia" w:cs="Georgia"/>
          <w:spacing w:val="22"/>
          <w:sz w:val="19"/>
          <w:szCs w:val="19"/>
        </w:rPr>
        <w:t xml:space="preserve"> </w:t>
      </w:r>
      <w:r>
        <w:rPr>
          <w:rFonts w:ascii="Georgia" w:eastAsia="Georgia" w:hAnsi="Georgia" w:cs="Georgia"/>
          <w:sz w:val="19"/>
          <w:szCs w:val="19"/>
        </w:rPr>
        <w:t>within</w:t>
      </w:r>
      <w:r>
        <w:rPr>
          <w:rFonts w:ascii="Georgia" w:eastAsia="Georgia" w:hAnsi="Georgia" w:cs="Georgia"/>
          <w:spacing w:val="20"/>
          <w:sz w:val="19"/>
          <w:szCs w:val="19"/>
        </w:rPr>
        <w:t xml:space="preserve"> </w:t>
      </w:r>
      <w:r>
        <w:rPr>
          <w:rFonts w:ascii="Georgia" w:eastAsia="Georgia" w:hAnsi="Georgia" w:cs="Georgia"/>
          <w:sz w:val="19"/>
          <w:szCs w:val="19"/>
        </w:rPr>
        <w:t>more</w:t>
      </w:r>
      <w:r>
        <w:rPr>
          <w:rFonts w:ascii="Georgia" w:eastAsia="Georgia" w:hAnsi="Georgia" w:cs="Georgia"/>
          <w:spacing w:val="18"/>
          <w:sz w:val="19"/>
          <w:szCs w:val="19"/>
        </w:rPr>
        <w:t xml:space="preserve"> </w:t>
      </w:r>
      <w:r>
        <w:rPr>
          <w:rFonts w:ascii="Georgia" w:eastAsia="Georgia" w:hAnsi="Georgia" w:cs="Georgia"/>
          <w:sz w:val="19"/>
          <w:szCs w:val="19"/>
        </w:rPr>
        <w:t>localized</w:t>
      </w:r>
      <w:r>
        <w:rPr>
          <w:rFonts w:ascii="Georgia" w:eastAsia="Georgia" w:hAnsi="Georgia" w:cs="Georgia"/>
          <w:spacing w:val="24"/>
          <w:sz w:val="19"/>
          <w:szCs w:val="19"/>
        </w:rPr>
        <w:t xml:space="preserve"> </w:t>
      </w:r>
      <w:r>
        <w:rPr>
          <w:rFonts w:ascii="Georgia" w:eastAsia="Georgia" w:hAnsi="Georgia" w:cs="Georgia"/>
          <w:sz w:val="19"/>
          <w:szCs w:val="19"/>
        </w:rPr>
        <w:t>regions,</w:t>
      </w:r>
      <w:r>
        <w:rPr>
          <w:rFonts w:ascii="Georgia" w:eastAsia="Georgia" w:hAnsi="Georgia" w:cs="Georgia"/>
          <w:spacing w:val="23"/>
          <w:sz w:val="19"/>
          <w:szCs w:val="19"/>
        </w:rPr>
        <w:t xml:space="preserve"> </w:t>
      </w:r>
      <w:r>
        <w:rPr>
          <w:rFonts w:ascii="Georgia" w:eastAsia="Georgia" w:hAnsi="Georgia" w:cs="Georgia"/>
          <w:sz w:val="19"/>
          <w:szCs w:val="19"/>
        </w:rPr>
        <w:t>such</w:t>
      </w:r>
      <w:r>
        <w:rPr>
          <w:rFonts w:ascii="Georgia" w:eastAsia="Georgia" w:hAnsi="Georgia" w:cs="Georgia"/>
          <w:spacing w:val="17"/>
          <w:sz w:val="19"/>
          <w:szCs w:val="19"/>
        </w:rPr>
        <w:t xml:space="preserve"> </w:t>
      </w:r>
      <w:r>
        <w:rPr>
          <w:rFonts w:ascii="Georgia" w:eastAsia="Georgia" w:hAnsi="Georgia" w:cs="Georgia"/>
          <w:sz w:val="19"/>
          <w:szCs w:val="19"/>
        </w:rPr>
        <w:t>as</w:t>
      </w:r>
      <w:r>
        <w:rPr>
          <w:rFonts w:ascii="Georgia" w:eastAsia="Georgia" w:hAnsi="Georgia" w:cs="Georgia"/>
          <w:spacing w:val="13"/>
          <w:sz w:val="19"/>
          <w:szCs w:val="19"/>
        </w:rPr>
        <w:t xml:space="preserve"> </w:t>
      </w:r>
      <w:r>
        <w:rPr>
          <w:rFonts w:ascii="Georgia" w:eastAsia="Georgia" w:hAnsi="Georgia" w:cs="Georgia"/>
          <w:sz w:val="19"/>
          <w:szCs w:val="19"/>
        </w:rPr>
        <w:t>the</w:t>
      </w:r>
      <w:r>
        <w:rPr>
          <w:rFonts w:ascii="Georgia" w:eastAsia="Georgia" w:hAnsi="Georgia" w:cs="Georgia"/>
          <w:spacing w:val="14"/>
          <w:sz w:val="19"/>
          <w:szCs w:val="19"/>
        </w:rPr>
        <w:t xml:space="preserve"> </w:t>
      </w:r>
      <w:r>
        <w:rPr>
          <w:rFonts w:ascii="Georgia" w:eastAsia="Georgia" w:hAnsi="Georgia" w:cs="Georgia"/>
          <w:sz w:val="19"/>
          <w:szCs w:val="19"/>
        </w:rPr>
        <w:t xml:space="preserve">lobes. </w:t>
      </w:r>
      <w:r>
        <w:rPr>
          <w:rFonts w:ascii="Georgia" w:eastAsia="Georgia" w:hAnsi="Georgia" w:cs="Georgia"/>
          <w:spacing w:val="3"/>
          <w:sz w:val="19"/>
          <w:szCs w:val="19"/>
        </w:rPr>
        <w:t xml:space="preserve"> </w:t>
      </w:r>
      <w:r>
        <w:rPr>
          <w:rFonts w:ascii="Georgia" w:eastAsia="Georgia" w:hAnsi="Georgia" w:cs="Georgia"/>
          <w:sz w:val="19"/>
          <w:szCs w:val="19"/>
        </w:rPr>
        <w:t>However</w:t>
      </w:r>
      <w:r>
        <w:rPr>
          <w:rFonts w:ascii="Georgia" w:eastAsia="Georgia" w:hAnsi="Georgia" w:cs="Georgia"/>
          <w:spacing w:val="24"/>
          <w:sz w:val="19"/>
          <w:szCs w:val="19"/>
        </w:rPr>
        <w:t xml:space="preserve"> </w:t>
      </w:r>
      <w:r>
        <w:rPr>
          <w:rFonts w:ascii="Georgia" w:eastAsia="Georgia" w:hAnsi="Georgia" w:cs="Georgia"/>
          <w:sz w:val="19"/>
          <w:szCs w:val="19"/>
        </w:rPr>
        <w:t>there</w:t>
      </w:r>
      <w:r>
        <w:rPr>
          <w:rFonts w:ascii="Georgia" w:eastAsia="Georgia" w:hAnsi="Georgia" w:cs="Georgia"/>
          <w:spacing w:val="18"/>
          <w:sz w:val="19"/>
          <w:szCs w:val="19"/>
        </w:rPr>
        <w:t xml:space="preserve"> </w:t>
      </w:r>
      <w:r>
        <w:rPr>
          <w:rFonts w:ascii="Georgia" w:eastAsia="Georgia" w:hAnsi="Georgia" w:cs="Georgia"/>
          <w:sz w:val="19"/>
          <w:szCs w:val="19"/>
        </w:rPr>
        <w:t>is</w:t>
      </w:r>
      <w:r>
        <w:rPr>
          <w:rFonts w:ascii="Georgia" w:eastAsia="Georgia" w:hAnsi="Georgia" w:cs="Georgia"/>
          <w:spacing w:val="12"/>
          <w:sz w:val="19"/>
          <w:szCs w:val="19"/>
        </w:rPr>
        <w:t xml:space="preserve"> </w:t>
      </w:r>
      <w:r>
        <w:rPr>
          <w:rFonts w:ascii="Georgia" w:eastAsia="Georgia" w:hAnsi="Georgia" w:cs="Georgia"/>
          <w:sz w:val="19"/>
          <w:szCs w:val="19"/>
        </w:rPr>
        <w:t>little</w:t>
      </w:r>
      <w:r>
        <w:rPr>
          <w:rFonts w:ascii="Georgia" w:eastAsia="Georgia" w:hAnsi="Georgia" w:cs="Georgia"/>
          <w:spacing w:val="17"/>
          <w:sz w:val="19"/>
          <w:szCs w:val="19"/>
        </w:rPr>
        <w:t xml:space="preserve"> </w:t>
      </w:r>
      <w:r>
        <w:rPr>
          <w:rFonts w:ascii="Georgia" w:eastAsia="Georgia" w:hAnsi="Georgia" w:cs="Georgia"/>
          <w:sz w:val="19"/>
          <w:szCs w:val="19"/>
        </w:rPr>
        <w:t>(if</w:t>
      </w:r>
      <w:r>
        <w:rPr>
          <w:rFonts w:ascii="Georgia" w:eastAsia="Georgia" w:hAnsi="Georgia" w:cs="Georgia"/>
          <w:spacing w:val="13"/>
          <w:sz w:val="19"/>
          <w:szCs w:val="19"/>
        </w:rPr>
        <w:t xml:space="preserve"> </w:t>
      </w:r>
      <w:r>
        <w:rPr>
          <w:rFonts w:ascii="Georgia" w:eastAsia="Georgia" w:hAnsi="Georgia" w:cs="Georgia"/>
          <w:sz w:val="19"/>
          <w:szCs w:val="19"/>
        </w:rPr>
        <w:t>any)</w:t>
      </w:r>
      <w:r>
        <w:rPr>
          <w:rFonts w:ascii="Georgia" w:eastAsia="Georgia" w:hAnsi="Georgia" w:cs="Georgia"/>
          <w:spacing w:val="16"/>
          <w:sz w:val="19"/>
          <w:szCs w:val="19"/>
        </w:rPr>
        <w:t xml:space="preserve"> </w:t>
      </w:r>
      <w:r>
        <w:rPr>
          <w:rFonts w:ascii="Georgia" w:eastAsia="Georgia" w:hAnsi="Georgia" w:cs="Georgia"/>
          <w:sz w:val="19"/>
          <w:szCs w:val="19"/>
        </w:rPr>
        <w:t>usable</w:t>
      </w:r>
      <w:r>
        <w:rPr>
          <w:rFonts w:ascii="Georgia" w:eastAsia="Georgia" w:hAnsi="Georgia" w:cs="Georgia"/>
          <w:spacing w:val="20"/>
          <w:sz w:val="19"/>
          <w:szCs w:val="19"/>
        </w:rPr>
        <w:t xml:space="preserve"> </w:t>
      </w:r>
      <w:r>
        <w:rPr>
          <w:rFonts w:ascii="Georgia" w:eastAsia="Georgia" w:hAnsi="Georgia" w:cs="Georgia"/>
          <w:w w:val="102"/>
          <w:sz w:val="19"/>
          <w:szCs w:val="19"/>
        </w:rPr>
        <w:t xml:space="preserve">in- </w:t>
      </w:r>
      <w:r>
        <w:rPr>
          <w:rFonts w:ascii="Georgia" w:eastAsia="Georgia" w:hAnsi="Georgia" w:cs="Georgia"/>
          <w:sz w:val="19"/>
          <w:szCs w:val="19"/>
        </w:rPr>
        <w:t>formation</w:t>
      </w:r>
      <w:r>
        <w:rPr>
          <w:rFonts w:ascii="Georgia" w:eastAsia="Georgia" w:hAnsi="Georgia" w:cs="Georgia"/>
          <w:spacing w:val="33"/>
          <w:sz w:val="19"/>
          <w:szCs w:val="19"/>
        </w:rPr>
        <w:t xml:space="preserve"> </w:t>
      </w:r>
      <w:r>
        <w:rPr>
          <w:rFonts w:ascii="Georgia" w:eastAsia="Georgia" w:hAnsi="Georgia" w:cs="Georgia"/>
          <w:sz w:val="19"/>
          <w:szCs w:val="19"/>
        </w:rPr>
        <w:t>in</w:t>
      </w:r>
      <w:r>
        <w:rPr>
          <w:rFonts w:ascii="Georgia" w:eastAsia="Georgia" w:hAnsi="Georgia" w:cs="Georgia"/>
          <w:spacing w:val="21"/>
          <w:sz w:val="19"/>
          <w:szCs w:val="19"/>
        </w:rPr>
        <w:t xml:space="preserve"> </w:t>
      </w:r>
      <w:r>
        <w:rPr>
          <w:rFonts w:ascii="Georgia" w:eastAsia="Georgia" w:hAnsi="Georgia" w:cs="Georgia"/>
          <w:sz w:val="19"/>
          <w:szCs w:val="19"/>
        </w:rPr>
        <w:t>1H</w:t>
      </w:r>
      <w:r>
        <w:rPr>
          <w:rFonts w:ascii="Georgia" w:eastAsia="Georgia" w:hAnsi="Georgia" w:cs="Georgia"/>
          <w:spacing w:val="21"/>
          <w:sz w:val="19"/>
          <w:szCs w:val="19"/>
        </w:rPr>
        <w:t xml:space="preserve"> </w:t>
      </w:r>
      <w:r>
        <w:rPr>
          <w:rFonts w:ascii="Georgia" w:eastAsia="Georgia" w:hAnsi="Georgia" w:cs="Georgia"/>
          <w:sz w:val="19"/>
          <w:szCs w:val="19"/>
        </w:rPr>
        <w:t>MRI</w:t>
      </w:r>
      <w:r>
        <w:rPr>
          <w:rFonts w:ascii="Georgia" w:eastAsia="Georgia" w:hAnsi="Georgia" w:cs="Georgia"/>
          <w:spacing w:val="24"/>
          <w:sz w:val="19"/>
          <w:szCs w:val="19"/>
        </w:rPr>
        <w:t xml:space="preserve"> </w:t>
      </w:r>
      <w:r>
        <w:rPr>
          <w:rFonts w:ascii="Georgia" w:eastAsia="Georgia" w:hAnsi="Georgia" w:cs="Georgia"/>
          <w:sz w:val="19"/>
          <w:szCs w:val="19"/>
        </w:rPr>
        <w:t>for</w:t>
      </w:r>
      <w:r>
        <w:rPr>
          <w:rFonts w:ascii="Georgia" w:eastAsia="Georgia" w:hAnsi="Georgia" w:cs="Georgia"/>
          <w:spacing w:val="21"/>
          <w:sz w:val="19"/>
          <w:szCs w:val="19"/>
        </w:rPr>
        <w:t xml:space="preserve"> </w:t>
      </w:r>
      <w:r>
        <w:rPr>
          <w:rFonts w:ascii="Georgia" w:eastAsia="Georgia" w:hAnsi="Georgia" w:cs="Georgia"/>
          <w:sz w:val="19"/>
          <w:szCs w:val="19"/>
        </w:rPr>
        <w:t>image-based</w:t>
      </w:r>
      <w:r>
        <w:rPr>
          <w:rFonts w:ascii="Georgia" w:eastAsia="Georgia" w:hAnsi="Georgia" w:cs="Georgia"/>
          <w:spacing w:val="37"/>
          <w:sz w:val="19"/>
          <w:szCs w:val="19"/>
        </w:rPr>
        <w:t xml:space="preserve"> </w:t>
      </w:r>
      <w:r>
        <w:rPr>
          <w:rFonts w:ascii="Georgia" w:eastAsia="Georgia" w:hAnsi="Georgia" w:cs="Georgia"/>
          <w:sz w:val="19"/>
          <w:szCs w:val="19"/>
        </w:rPr>
        <w:t>lobar</w:t>
      </w:r>
      <w:r>
        <w:rPr>
          <w:rFonts w:ascii="Georgia" w:eastAsia="Georgia" w:hAnsi="Georgia" w:cs="Georgia"/>
          <w:spacing w:val="25"/>
          <w:sz w:val="19"/>
          <w:szCs w:val="19"/>
        </w:rPr>
        <w:t xml:space="preserve"> </w:t>
      </w:r>
      <w:r>
        <w:rPr>
          <w:rFonts w:ascii="Georgia" w:eastAsia="Georgia" w:hAnsi="Georgia" w:cs="Georgia"/>
          <w:sz w:val="19"/>
          <w:szCs w:val="19"/>
        </w:rPr>
        <w:t>segmentation</w:t>
      </w:r>
      <w:r>
        <w:rPr>
          <w:rFonts w:ascii="Georgia" w:eastAsia="Georgia" w:hAnsi="Georgia" w:cs="Georgia"/>
          <w:spacing w:val="39"/>
          <w:sz w:val="19"/>
          <w:szCs w:val="19"/>
        </w:rPr>
        <w:t xml:space="preserve"> </w:t>
      </w:r>
      <w:r>
        <w:rPr>
          <w:rFonts w:ascii="Georgia" w:eastAsia="Georgia" w:hAnsi="Georgia" w:cs="Georgia"/>
          <w:sz w:val="19"/>
          <w:szCs w:val="19"/>
        </w:rPr>
        <w:t>which</w:t>
      </w:r>
      <w:r>
        <w:rPr>
          <w:rFonts w:ascii="Georgia" w:eastAsia="Georgia" w:hAnsi="Georgia" w:cs="Georgia"/>
          <w:spacing w:val="26"/>
          <w:sz w:val="19"/>
          <w:szCs w:val="19"/>
        </w:rPr>
        <w:t xml:space="preserve"> </w:t>
      </w:r>
      <w:r>
        <w:rPr>
          <w:rFonts w:ascii="Georgia" w:eastAsia="Georgia" w:hAnsi="Georgia" w:cs="Georgia"/>
          <w:sz w:val="19"/>
          <w:szCs w:val="19"/>
        </w:rPr>
        <w:t>has</w:t>
      </w:r>
      <w:r>
        <w:rPr>
          <w:rFonts w:ascii="Georgia" w:eastAsia="Georgia" w:hAnsi="Georgia" w:cs="Georgia"/>
          <w:spacing w:val="22"/>
          <w:sz w:val="19"/>
          <w:szCs w:val="19"/>
        </w:rPr>
        <w:t xml:space="preserve"> </w:t>
      </w:r>
      <w:r>
        <w:rPr>
          <w:rFonts w:ascii="Georgia" w:eastAsia="Georgia" w:hAnsi="Georgia" w:cs="Georgia"/>
          <w:sz w:val="19"/>
          <w:szCs w:val="19"/>
        </w:rPr>
        <w:t>led</w:t>
      </w:r>
      <w:r>
        <w:rPr>
          <w:rFonts w:ascii="Georgia" w:eastAsia="Georgia" w:hAnsi="Georgia" w:cs="Georgia"/>
          <w:spacing w:val="21"/>
          <w:sz w:val="19"/>
          <w:szCs w:val="19"/>
        </w:rPr>
        <w:t xml:space="preserve"> </w:t>
      </w:r>
      <w:r>
        <w:rPr>
          <w:rFonts w:ascii="Georgia" w:eastAsia="Georgia" w:hAnsi="Georgia" w:cs="Georgia"/>
          <w:sz w:val="19"/>
          <w:szCs w:val="19"/>
        </w:rPr>
        <w:t>to</w:t>
      </w:r>
      <w:r>
        <w:rPr>
          <w:rFonts w:ascii="Georgia" w:eastAsia="Georgia" w:hAnsi="Georgia" w:cs="Georgia"/>
          <w:spacing w:val="19"/>
          <w:sz w:val="19"/>
          <w:szCs w:val="19"/>
        </w:rPr>
        <w:t xml:space="preserve"> </w:t>
      </w:r>
      <w:r>
        <w:rPr>
          <w:rFonts w:ascii="Georgia" w:eastAsia="Georgia" w:hAnsi="Georgia" w:cs="Georgia"/>
          <w:sz w:val="19"/>
          <w:szCs w:val="19"/>
        </w:rPr>
        <w:t>alternative</w:t>
      </w:r>
      <w:r>
        <w:rPr>
          <w:rFonts w:ascii="Georgia" w:eastAsia="Georgia" w:hAnsi="Georgia" w:cs="Georgia"/>
          <w:spacing w:val="34"/>
          <w:sz w:val="19"/>
          <w:szCs w:val="19"/>
        </w:rPr>
        <w:t xml:space="preserve"> </w:t>
      </w:r>
      <w:r>
        <w:rPr>
          <w:rFonts w:ascii="Georgia" w:eastAsia="Georgia" w:hAnsi="Georgia" w:cs="Georgia"/>
          <w:sz w:val="19"/>
          <w:szCs w:val="19"/>
        </w:rPr>
        <w:t>geometric</w:t>
      </w:r>
      <w:r>
        <w:rPr>
          <w:rFonts w:ascii="Georgia" w:eastAsia="Georgia" w:hAnsi="Georgia" w:cs="Georgia"/>
          <w:spacing w:val="33"/>
          <w:sz w:val="19"/>
          <w:szCs w:val="19"/>
        </w:rPr>
        <w:t xml:space="preserve"> </w:t>
      </w:r>
      <w:r>
        <w:rPr>
          <w:rFonts w:ascii="Georgia" w:eastAsia="Georgia" w:hAnsi="Georgia" w:cs="Georgia"/>
          <w:sz w:val="19"/>
          <w:szCs w:val="19"/>
        </w:rPr>
        <w:t>subdivisions</w:t>
      </w:r>
      <w:r>
        <w:rPr>
          <w:rFonts w:ascii="Georgia" w:eastAsia="Georgia" w:hAnsi="Georgia" w:cs="Georgia"/>
          <w:spacing w:val="37"/>
          <w:sz w:val="19"/>
          <w:szCs w:val="19"/>
        </w:rPr>
        <w:t xml:space="preserve"> </w:t>
      </w:r>
      <w:r>
        <w:rPr>
          <w:rFonts w:ascii="Georgia" w:eastAsia="Georgia" w:hAnsi="Georgia" w:cs="Georgia"/>
          <w:sz w:val="19"/>
          <w:szCs w:val="19"/>
        </w:rPr>
        <w:t>which</w:t>
      </w:r>
      <w:r>
        <w:rPr>
          <w:rFonts w:ascii="Georgia" w:eastAsia="Georgia" w:hAnsi="Georgia" w:cs="Georgia"/>
          <w:spacing w:val="26"/>
          <w:sz w:val="19"/>
          <w:szCs w:val="19"/>
        </w:rPr>
        <w:t xml:space="preserve"> </w:t>
      </w:r>
      <w:r>
        <w:rPr>
          <w:rFonts w:ascii="Georgia" w:eastAsia="Georgia" w:hAnsi="Georgia" w:cs="Georgia"/>
          <w:sz w:val="19"/>
          <w:szCs w:val="19"/>
        </w:rPr>
        <w:t>are</w:t>
      </w:r>
      <w:r>
        <w:rPr>
          <w:rFonts w:ascii="Georgia" w:eastAsia="Georgia" w:hAnsi="Georgia" w:cs="Georgia"/>
          <w:spacing w:val="21"/>
          <w:sz w:val="19"/>
          <w:szCs w:val="19"/>
        </w:rPr>
        <w:t xml:space="preserve"> </w:t>
      </w:r>
      <w:r>
        <w:rPr>
          <w:rFonts w:ascii="Georgia" w:eastAsia="Georgia" w:hAnsi="Georgia" w:cs="Georgia"/>
          <w:w w:val="102"/>
          <w:sz w:val="19"/>
          <w:szCs w:val="19"/>
        </w:rPr>
        <w:t xml:space="preserve">ad </w:t>
      </w:r>
      <w:r>
        <w:rPr>
          <w:rFonts w:ascii="Georgia" w:eastAsia="Georgia" w:hAnsi="Georgia" w:cs="Georgia"/>
          <w:sz w:val="19"/>
          <w:szCs w:val="19"/>
        </w:rPr>
        <w:t>hoc,</w:t>
      </w:r>
      <w:r>
        <w:rPr>
          <w:rFonts w:ascii="Georgia" w:eastAsia="Georgia" w:hAnsi="Georgia" w:cs="Georgia"/>
          <w:spacing w:val="18"/>
          <w:sz w:val="19"/>
          <w:szCs w:val="19"/>
        </w:rPr>
        <w:t xml:space="preserve"> </w:t>
      </w:r>
      <w:r>
        <w:rPr>
          <w:rFonts w:ascii="Georgia" w:eastAsia="Georgia" w:hAnsi="Georgia" w:cs="Georgia"/>
          <w:sz w:val="19"/>
          <w:szCs w:val="19"/>
        </w:rPr>
        <w:t>non-anatomical,</w:t>
      </w:r>
      <w:r>
        <w:rPr>
          <w:rFonts w:ascii="Georgia" w:eastAsia="Georgia" w:hAnsi="Georgia" w:cs="Georgia"/>
          <w:spacing w:val="40"/>
          <w:sz w:val="19"/>
          <w:szCs w:val="19"/>
        </w:rPr>
        <w:t xml:space="preserve"> </w:t>
      </w:r>
      <w:r>
        <w:rPr>
          <w:rFonts w:ascii="Georgia" w:eastAsia="Georgia" w:hAnsi="Georgia" w:cs="Georgia"/>
          <w:sz w:val="19"/>
          <w:szCs w:val="19"/>
        </w:rPr>
        <w:t>and</w:t>
      </w:r>
      <w:r>
        <w:rPr>
          <w:rFonts w:ascii="Georgia" w:eastAsia="Georgia" w:hAnsi="Georgia" w:cs="Georgia"/>
          <w:spacing w:val="15"/>
          <w:sz w:val="19"/>
          <w:szCs w:val="19"/>
        </w:rPr>
        <w:t xml:space="preserve"> </w:t>
      </w:r>
      <w:r>
        <w:rPr>
          <w:rFonts w:ascii="Georgia" w:eastAsia="Georgia" w:hAnsi="Georgia" w:cs="Georgia"/>
          <w:sz w:val="19"/>
          <w:szCs w:val="19"/>
        </w:rPr>
        <w:t>do</w:t>
      </w:r>
      <w:r>
        <w:rPr>
          <w:rFonts w:ascii="Georgia" w:eastAsia="Georgia" w:hAnsi="Georgia" w:cs="Georgia"/>
          <w:spacing w:val="13"/>
          <w:sz w:val="19"/>
          <w:szCs w:val="19"/>
        </w:rPr>
        <w:t xml:space="preserve"> </w:t>
      </w:r>
      <w:r>
        <w:rPr>
          <w:rFonts w:ascii="Georgia" w:eastAsia="Georgia" w:hAnsi="Georgia" w:cs="Georgia"/>
          <w:sz w:val="19"/>
          <w:szCs w:val="19"/>
        </w:rPr>
        <w:t>not</w:t>
      </w:r>
      <w:r>
        <w:rPr>
          <w:rFonts w:ascii="Georgia" w:eastAsia="Georgia" w:hAnsi="Georgia" w:cs="Georgia"/>
          <w:spacing w:val="15"/>
          <w:sz w:val="19"/>
          <w:szCs w:val="19"/>
        </w:rPr>
        <w:t xml:space="preserve"> </w:t>
      </w:r>
      <w:r>
        <w:rPr>
          <w:rFonts w:ascii="Georgia" w:eastAsia="Georgia" w:hAnsi="Georgia" w:cs="Georgia"/>
          <w:sz w:val="19"/>
          <w:szCs w:val="19"/>
        </w:rPr>
        <w:t>adequately</w:t>
      </w:r>
      <w:r>
        <w:rPr>
          <w:rFonts w:ascii="Georgia" w:eastAsia="Georgia" w:hAnsi="Georgia" w:cs="Georgia"/>
          <w:spacing w:val="27"/>
          <w:sz w:val="19"/>
          <w:szCs w:val="19"/>
        </w:rPr>
        <w:t xml:space="preserve"> </w:t>
      </w:r>
      <w:r>
        <w:rPr>
          <w:rFonts w:ascii="Georgia" w:eastAsia="Georgia" w:hAnsi="Georgia" w:cs="Georgia"/>
          <w:sz w:val="19"/>
          <w:szCs w:val="19"/>
        </w:rPr>
        <w:t>address</w:t>
      </w:r>
      <w:r>
        <w:rPr>
          <w:rFonts w:ascii="Georgia" w:eastAsia="Georgia" w:hAnsi="Georgia" w:cs="Georgia"/>
          <w:spacing w:val="22"/>
          <w:sz w:val="19"/>
          <w:szCs w:val="19"/>
        </w:rPr>
        <w:t xml:space="preserve"> </w:t>
      </w:r>
      <w:r>
        <w:rPr>
          <w:rFonts w:ascii="Georgia" w:eastAsia="Georgia" w:hAnsi="Georgia" w:cs="Georgia"/>
          <w:sz w:val="19"/>
          <w:szCs w:val="19"/>
        </w:rPr>
        <w:t>intra-</w:t>
      </w:r>
      <w:r>
        <w:rPr>
          <w:rFonts w:ascii="Georgia" w:eastAsia="Georgia" w:hAnsi="Georgia" w:cs="Georgia"/>
          <w:spacing w:val="19"/>
          <w:sz w:val="19"/>
          <w:szCs w:val="19"/>
        </w:rPr>
        <w:t xml:space="preserve"> </w:t>
      </w:r>
      <w:r>
        <w:rPr>
          <w:rFonts w:ascii="Georgia" w:eastAsia="Georgia" w:hAnsi="Georgia" w:cs="Georgia"/>
          <w:sz w:val="19"/>
          <w:szCs w:val="19"/>
        </w:rPr>
        <w:t>and</w:t>
      </w:r>
      <w:r>
        <w:rPr>
          <w:rFonts w:ascii="Georgia" w:eastAsia="Georgia" w:hAnsi="Georgia" w:cs="Georgia"/>
          <w:spacing w:val="15"/>
          <w:sz w:val="19"/>
          <w:szCs w:val="19"/>
        </w:rPr>
        <w:t xml:space="preserve"> </w:t>
      </w:r>
      <w:r>
        <w:rPr>
          <w:rFonts w:ascii="Georgia" w:eastAsia="Georgia" w:hAnsi="Georgia" w:cs="Georgia"/>
          <w:sz w:val="19"/>
          <w:szCs w:val="19"/>
        </w:rPr>
        <w:t>inter-subject</w:t>
      </w:r>
      <w:r>
        <w:rPr>
          <w:rFonts w:ascii="Georgia" w:eastAsia="Georgia" w:hAnsi="Georgia" w:cs="Georgia"/>
          <w:spacing w:val="30"/>
          <w:sz w:val="19"/>
          <w:szCs w:val="19"/>
        </w:rPr>
        <w:t xml:space="preserve"> </w:t>
      </w:r>
      <w:r>
        <w:rPr>
          <w:rFonts w:ascii="Georgia" w:eastAsia="Georgia" w:hAnsi="Georgia" w:cs="Georgia"/>
          <w:sz w:val="19"/>
          <w:szCs w:val="19"/>
        </w:rPr>
        <w:t xml:space="preserve">correspondences. </w:t>
      </w:r>
      <w:r>
        <w:rPr>
          <w:rFonts w:ascii="Georgia" w:eastAsia="Georgia" w:hAnsi="Georgia" w:cs="Georgia"/>
          <w:spacing w:val="25"/>
          <w:sz w:val="19"/>
          <w:szCs w:val="19"/>
        </w:rPr>
        <w:t xml:space="preserve"> </w:t>
      </w:r>
      <w:del w:id="209" w:author="James Gee" w:date="2016-07-20T14:55:00Z">
        <w:r w:rsidDel="00D8088B">
          <w:rPr>
            <w:rFonts w:ascii="Georgia" w:eastAsia="Georgia" w:hAnsi="Georgia" w:cs="Georgia"/>
            <w:sz w:val="19"/>
            <w:szCs w:val="19"/>
          </w:rPr>
          <w:delText>However</w:delText>
        </w:r>
      </w:del>
      <w:ins w:id="210" w:author="James Gee" w:date="2016-07-20T14:55:00Z">
        <w:r w:rsidR="00D8088B">
          <w:rPr>
            <w:rFonts w:ascii="Georgia" w:eastAsia="Georgia" w:hAnsi="Georgia" w:cs="Georgia"/>
            <w:sz w:val="19"/>
            <w:szCs w:val="19"/>
          </w:rPr>
          <w:t>Nevertheless</w:t>
        </w:r>
      </w:ins>
      <w:r>
        <w:rPr>
          <w:rFonts w:ascii="Georgia" w:eastAsia="Georgia" w:hAnsi="Georgia" w:cs="Georgia"/>
          <w:sz w:val="19"/>
          <w:szCs w:val="19"/>
        </w:rPr>
        <w:t>,</w:t>
      </w:r>
      <w:r>
        <w:rPr>
          <w:rFonts w:ascii="Georgia" w:eastAsia="Georgia" w:hAnsi="Georgia" w:cs="Georgia"/>
          <w:spacing w:val="28"/>
          <w:sz w:val="19"/>
          <w:szCs w:val="19"/>
        </w:rPr>
        <w:t xml:space="preserve"> </w:t>
      </w:r>
      <w:r>
        <w:rPr>
          <w:rFonts w:ascii="Georgia" w:eastAsia="Georgia" w:hAnsi="Georgia" w:cs="Georgia"/>
          <w:sz w:val="19"/>
          <w:szCs w:val="19"/>
        </w:rPr>
        <w:t>we</w:t>
      </w:r>
      <w:r>
        <w:rPr>
          <w:rFonts w:ascii="Georgia" w:eastAsia="Georgia" w:hAnsi="Georgia" w:cs="Georgia"/>
          <w:spacing w:val="14"/>
          <w:sz w:val="19"/>
          <w:szCs w:val="19"/>
        </w:rPr>
        <w:t xml:space="preserve"> </w:t>
      </w:r>
      <w:r>
        <w:rPr>
          <w:rFonts w:ascii="Georgia" w:eastAsia="Georgia" w:hAnsi="Georgia" w:cs="Georgia"/>
          <w:sz w:val="19"/>
          <w:szCs w:val="19"/>
        </w:rPr>
        <w:t>can</w:t>
      </w:r>
      <w:r>
        <w:rPr>
          <w:rFonts w:ascii="Georgia" w:eastAsia="Georgia" w:hAnsi="Georgia" w:cs="Georgia"/>
          <w:spacing w:val="15"/>
          <w:sz w:val="19"/>
          <w:szCs w:val="19"/>
        </w:rPr>
        <w:t xml:space="preserve"> </w:t>
      </w:r>
      <w:r>
        <w:rPr>
          <w:rFonts w:ascii="Georgia" w:eastAsia="Georgia" w:hAnsi="Georgia" w:cs="Georgia"/>
          <w:sz w:val="19"/>
          <w:szCs w:val="19"/>
        </w:rPr>
        <w:t>take</w:t>
      </w:r>
      <w:r>
        <w:rPr>
          <w:rFonts w:ascii="Georgia" w:eastAsia="Georgia" w:hAnsi="Georgia" w:cs="Georgia"/>
          <w:spacing w:val="16"/>
          <w:sz w:val="19"/>
          <w:szCs w:val="19"/>
        </w:rPr>
        <w:t xml:space="preserve"> </w:t>
      </w:r>
      <w:proofErr w:type="spellStart"/>
      <w:r>
        <w:rPr>
          <w:rFonts w:ascii="Georgia" w:eastAsia="Georgia" w:hAnsi="Georgia" w:cs="Georgia"/>
          <w:w w:val="102"/>
          <w:sz w:val="19"/>
          <w:szCs w:val="19"/>
        </w:rPr>
        <w:t>advan</w:t>
      </w:r>
      <w:proofErr w:type="spellEnd"/>
      <w:r>
        <w:rPr>
          <w:rFonts w:ascii="Georgia" w:eastAsia="Georgia" w:hAnsi="Georgia" w:cs="Georgia"/>
          <w:w w:val="102"/>
          <w:sz w:val="19"/>
          <w:szCs w:val="19"/>
        </w:rPr>
        <w:t xml:space="preserve">- </w:t>
      </w:r>
      <w:proofErr w:type="spellStart"/>
      <w:r>
        <w:rPr>
          <w:rFonts w:ascii="Georgia" w:eastAsia="Georgia" w:hAnsi="Georgia" w:cs="Georgia"/>
          <w:sz w:val="19"/>
          <w:szCs w:val="19"/>
        </w:rPr>
        <w:t>tage</w:t>
      </w:r>
      <w:proofErr w:type="spellEnd"/>
      <w:r>
        <w:rPr>
          <w:rFonts w:ascii="Georgia" w:eastAsia="Georgia" w:hAnsi="Georgia" w:cs="Georgia"/>
          <w:spacing w:val="25"/>
          <w:sz w:val="19"/>
          <w:szCs w:val="19"/>
        </w:rPr>
        <w:t xml:space="preserve"> </w:t>
      </w:r>
      <w:r>
        <w:rPr>
          <w:rFonts w:ascii="Georgia" w:eastAsia="Georgia" w:hAnsi="Georgia" w:cs="Georgia"/>
          <w:sz w:val="19"/>
          <w:szCs w:val="19"/>
        </w:rPr>
        <w:t>of</w:t>
      </w:r>
      <w:r>
        <w:rPr>
          <w:rFonts w:ascii="Georgia" w:eastAsia="Georgia" w:hAnsi="Georgia" w:cs="Georgia"/>
          <w:spacing w:val="21"/>
          <w:sz w:val="19"/>
          <w:szCs w:val="19"/>
        </w:rPr>
        <w:t xml:space="preserve"> </w:t>
      </w:r>
      <w:r>
        <w:rPr>
          <w:rFonts w:ascii="Georgia" w:eastAsia="Georgia" w:hAnsi="Georgia" w:cs="Georgia"/>
          <w:sz w:val="19"/>
          <w:szCs w:val="19"/>
        </w:rPr>
        <w:t>inter-subject</w:t>
      </w:r>
      <w:r>
        <w:rPr>
          <w:rFonts w:ascii="Georgia" w:eastAsia="Georgia" w:hAnsi="Georgia" w:cs="Georgia"/>
          <w:spacing w:val="39"/>
          <w:sz w:val="19"/>
          <w:szCs w:val="19"/>
        </w:rPr>
        <w:t xml:space="preserve"> </w:t>
      </w:r>
      <w:r>
        <w:rPr>
          <w:rFonts w:ascii="Georgia" w:eastAsia="Georgia" w:hAnsi="Georgia" w:cs="Georgia"/>
          <w:sz w:val="19"/>
          <w:szCs w:val="19"/>
        </w:rPr>
        <w:t>similarities</w:t>
      </w:r>
      <w:r>
        <w:rPr>
          <w:rFonts w:ascii="Georgia" w:eastAsia="Georgia" w:hAnsi="Georgia" w:cs="Georgia"/>
          <w:spacing w:val="37"/>
          <w:sz w:val="19"/>
          <w:szCs w:val="19"/>
        </w:rPr>
        <w:t xml:space="preserve"> </w:t>
      </w:r>
      <w:r>
        <w:rPr>
          <w:rFonts w:ascii="Georgia" w:eastAsia="Georgia" w:hAnsi="Georgia" w:cs="Georgia"/>
          <w:sz w:val="19"/>
          <w:szCs w:val="19"/>
        </w:rPr>
        <w:t>in</w:t>
      </w:r>
      <w:r>
        <w:rPr>
          <w:rFonts w:ascii="Georgia" w:eastAsia="Georgia" w:hAnsi="Georgia" w:cs="Georgia"/>
          <w:spacing w:val="23"/>
          <w:sz w:val="19"/>
          <w:szCs w:val="19"/>
        </w:rPr>
        <w:t xml:space="preserve"> </w:t>
      </w:r>
      <w:r>
        <w:rPr>
          <w:rFonts w:ascii="Georgia" w:eastAsia="Georgia" w:hAnsi="Georgia" w:cs="Georgia"/>
          <w:sz w:val="19"/>
          <w:szCs w:val="19"/>
        </w:rPr>
        <w:t>lobar</w:t>
      </w:r>
      <w:r>
        <w:rPr>
          <w:rFonts w:ascii="Georgia" w:eastAsia="Georgia" w:hAnsi="Georgia" w:cs="Georgia"/>
          <w:spacing w:val="27"/>
          <w:sz w:val="19"/>
          <w:szCs w:val="19"/>
        </w:rPr>
        <w:t xml:space="preserve"> </w:t>
      </w:r>
      <w:r>
        <w:rPr>
          <w:rFonts w:ascii="Georgia" w:eastAsia="Georgia" w:hAnsi="Georgia" w:cs="Georgia"/>
          <w:sz w:val="19"/>
          <w:szCs w:val="19"/>
        </w:rPr>
        <w:t>geometry</w:t>
      </w:r>
      <w:r>
        <w:rPr>
          <w:rFonts w:ascii="Georgia" w:eastAsia="Georgia" w:hAnsi="Georgia" w:cs="Georgia"/>
          <w:spacing w:val="34"/>
          <w:sz w:val="19"/>
          <w:szCs w:val="19"/>
        </w:rPr>
        <w:t xml:space="preserve"> </w:t>
      </w:r>
      <w:r>
        <w:rPr>
          <w:rFonts w:ascii="Georgia" w:eastAsia="Georgia" w:hAnsi="Georgia" w:cs="Georgia"/>
          <w:sz w:val="19"/>
          <w:szCs w:val="19"/>
        </w:rPr>
        <w:t>to</w:t>
      </w:r>
      <w:r>
        <w:rPr>
          <w:rFonts w:ascii="Georgia" w:eastAsia="Georgia" w:hAnsi="Georgia" w:cs="Georgia"/>
          <w:spacing w:val="21"/>
          <w:sz w:val="19"/>
          <w:szCs w:val="19"/>
        </w:rPr>
        <w:t xml:space="preserve"> </w:t>
      </w:r>
      <w:r>
        <w:rPr>
          <w:rFonts w:ascii="Georgia" w:eastAsia="Georgia" w:hAnsi="Georgia" w:cs="Georgia"/>
          <w:sz w:val="19"/>
          <w:szCs w:val="19"/>
        </w:rPr>
        <w:t>provide</w:t>
      </w:r>
      <w:r>
        <w:rPr>
          <w:rFonts w:ascii="Georgia" w:eastAsia="Georgia" w:hAnsi="Georgia" w:cs="Georgia"/>
          <w:spacing w:val="31"/>
          <w:sz w:val="19"/>
          <w:szCs w:val="19"/>
        </w:rPr>
        <w:t xml:space="preserve"> </w:t>
      </w:r>
      <w:r>
        <w:rPr>
          <w:rFonts w:ascii="Georgia" w:eastAsia="Georgia" w:hAnsi="Georgia" w:cs="Georgia"/>
          <w:sz w:val="19"/>
          <w:szCs w:val="19"/>
        </w:rPr>
        <w:t>a</w:t>
      </w:r>
      <w:r>
        <w:rPr>
          <w:rFonts w:ascii="Georgia" w:eastAsia="Georgia" w:hAnsi="Georgia" w:cs="Georgia"/>
          <w:spacing w:val="21"/>
          <w:sz w:val="19"/>
          <w:szCs w:val="19"/>
        </w:rPr>
        <w:t xml:space="preserve"> </w:t>
      </w:r>
      <w:r>
        <w:rPr>
          <w:rFonts w:ascii="Georgia" w:eastAsia="Georgia" w:hAnsi="Georgia" w:cs="Georgia"/>
          <w:sz w:val="19"/>
          <w:szCs w:val="19"/>
        </w:rPr>
        <w:t>prior-based</w:t>
      </w:r>
      <w:r>
        <w:rPr>
          <w:rFonts w:ascii="Georgia" w:eastAsia="Georgia" w:hAnsi="Georgia" w:cs="Georgia"/>
          <w:spacing w:val="38"/>
          <w:sz w:val="19"/>
          <w:szCs w:val="19"/>
        </w:rPr>
        <w:t xml:space="preserve"> </w:t>
      </w:r>
      <w:r>
        <w:rPr>
          <w:rFonts w:ascii="Georgia" w:eastAsia="Georgia" w:hAnsi="Georgia" w:cs="Georgia"/>
          <w:sz w:val="19"/>
          <w:szCs w:val="19"/>
        </w:rPr>
        <w:t>estimation</w:t>
      </w:r>
      <w:r>
        <w:rPr>
          <w:rFonts w:ascii="Georgia" w:eastAsia="Georgia" w:hAnsi="Georgia" w:cs="Georgia"/>
          <w:spacing w:val="36"/>
          <w:sz w:val="19"/>
          <w:szCs w:val="19"/>
        </w:rPr>
        <w:t xml:space="preserve"> </w:t>
      </w:r>
      <w:r>
        <w:rPr>
          <w:rFonts w:ascii="Georgia" w:eastAsia="Georgia" w:hAnsi="Georgia" w:cs="Georgia"/>
          <w:sz w:val="19"/>
          <w:szCs w:val="19"/>
        </w:rPr>
        <w:t>of</w:t>
      </w:r>
      <w:r>
        <w:rPr>
          <w:rFonts w:ascii="Georgia" w:eastAsia="Georgia" w:hAnsi="Georgia" w:cs="Georgia"/>
          <w:spacing w:val="21"/>
          <w:sz w:val="19"/>
          <w:szCs w:val="19"/>
        </w:rPr>
        <w:t xml:space="preserve"> </w:t>
      </w:r>
      <w:r>
        <w:rPr>
          <w:rFonts w:ascii="Georgia" w:eastAsia="Georgia" w:hAnsi="Georgia" w:cs="Georgia"/>
          <w:sz w:val="19"/>
          <w:szCs w:val="19"/>
        </w:rPr>
        <w:t>lobar</w:t>
      </w:r>
      <w:r>
        <w:rPr>
          <w:rFonts w:ascii="Georgia" w:eastAsia="Georgia" w:hAnsi="Georgia" w:cs="Georgia"/>
          <w:spacing w:val="27"/>
          <w:sz w:val="19"/>
          <w:szCs w:val="19"/>
        </w:rPr>
        <w:t xml:space="preserve"> </w:t>
      </w:r>
      <w:r>
        <w:rPr>
          <w:rFonts w:ascii="Georgia" w:eastAsia="Georgia" w:hAnsi="Georgia" w:cs="Georgia"/>
          <w:sz w:val="19"/>
          <w:szCs w:val="19"/>
        </w:rPr>
        <w:t>divisions</w:t>
      </w:r>
      <w:r>
        <w:rPr>
          <w:rFonts w:ascii="Georgia" w:eastAsia="Georgia" w:hAnsi="Georgia" w:cs="Georgia"/>
          <w:spacing w:val="33"/>
          <w:sz w:val="19"/>
          <w:szCs w:val="19"/>
        </w:rPr>
        <w:t xml:space="preserve"> </w:t>
      </w:r>
      <w:r>
        <w:rPr>
          <w:rFonts w:ascii="Georgia" w:eastAsia="Georgia" w:hAnsi="Georgia" w:cs="Georgia"/>
          <w:sz w:val="19"/>
          <w:szCs w:val="19"/>
        </w:rPr>
        <w:t>using</w:t>
      </w:r>
      <w:r>
        <w:rPr>
          <w:rFonts w:ascii="Georgia" w:eastAsia="Georgia" w:hAnsi="Georgia" w:cs="Georgia"/>
          <w:spacing w:val="27"/>
          <w:sz w:val="19"/>
          <w:szCs w:val="19"/>
        </w:rPr>
        <w:t xml:space="preserve"> </w:t>
      </w:r>
      <w:r>
        <w:rPr>
          <w:rFonts w:ascii="Georgia" w:eastAsia="Georgia" w:hAnsi="Georgia" w:cs="Georgia"/>
          <w:sz w:val="19"/>
          <w:szCs w:val="19"/>
        </w:rPr>
        <w:t>a</w:t>
      </w:r>
      <w:r>
        <w:rPr>
          <w:rFonts w:ascii="Georgia" w:eastAsia="Georgia" w:hAnsi="Georgia" w:cs="Georgia"/>
          <w:spacing w:val="21"/>
          <w:sz w:val="19"/>
          <w:szCs w:val="19"/>
        </w:rPr>
        <w:t xml:space="preserve"> </w:t>
      </w:r>
      <w:r>
        <w:rPr>
          <w:rFonts w:ascii="Georgia" w:eastAsia="Georgia" w:hAnsi="Georgia" w:cs="Georgia"/>
          <w:w w:val="102"/>
          <w:sz w:val="19"/>
          <w:szCs w:val="19"/>
        </w:rPr>
        <w:t xml:space="preserve">consensus </w:t>
      </w:r>
      <w:r>
        <w:rPr>
          <w:rFonts w:ascii="Georgia" w:eastAsia="Georgia" w:hAnsi="Georgia" w:cs="Georgia"/>
          <w:sz w:val="19"/>
          <w:szCs w:val="19"/>
        </w:rPr>
        <w:t>labeling</w:t>
      </w:r>
      <w:r>
        <w:rPr>
          <w:rFonts w:ascii="Georgia" w:eastAsia="Georgia" w:hAnsi="Georgia" w:cs="Georgia"/>
          <w:spacing w:val="26"/>
          <w:sz w:val="19"/>
          <w:szCs w:val="19"/>
        </w:rPr>
        <w:t xml:space="preserve"> </w:t>
      </w:r>
      <w:r>
        <w:rPr>
          <w:rFonts w:ascii="Georgia" w:eastAsia="Georgia" w:hAnsi="Georgia" w:cs="Georgia"/>
          <w:sz w:val="19"/>
          <w:szCs w:val="19"/>
        </w:rPr>
        <w:t>approach</w:t>
      </w:r>
      <w:r>
        <w:rPr>
          <w:rFonts w:ascii="Georgia" w:eastAsia="Georgia" w:hAnsi="Georgia" w:cs="Georgia"/>
          <w:spacing w:val="29"/>
          <w:sz w:val="19"/>
          <w:szCs w:val="19"/>
        </w:rPr>
        <w:t xml:space="preserve"> </w:t>
      </w:r>
      <w:r>
        <w:rPr>
          <w:rFonts w:ascii="Georgia" w:eastAsia="Georgia" w:hAnsi="Georgia" w:cs="Georgia"/>
          <w:sz w:val="19"/>
          <w:szCs w:val="19"/>
        </w:rPr>
        <w:t>(</w:t>
      </w:r>
      <w:proofErr w:type="spellStart"/>
      <w:r>
        <w:rPr>
          <w:rFonts w:ascii="Georgia" w:eastAsia="Georgia" w:hAnsi="Georgia" w:cs="Georgia"/>
          <w:sz w:val="19"/>
          <w:szCs w:val="19"/>
        </w:rPr>
        <w:t>cf</w:t>
      </w:r>
      <w:proofErr w:type="spellEnd"/>
      <w:r>
        <w:rPr>
          <w:rFonts w:ascii="Georgia" w:eastAsia="Georgia" w:hAnsi="Georgia" w:cs="Georgia"/>
          <w:spacing w:val="17"/>
          <w:sz w:val="19"/>
          <w:szCs w:val="19"/>
        </w:rPr>
        <w:t xml:space="preserve"> </w:t>
      </w:r>
      <w:r>
        <w:rPr>
          <w:rFonts w:ascii="Georgia" w:eastAsia="Georgia" w:hAnsi="Georgia" w:cs="Georgia"/>
          <w:sz w:val="19"/>
          <w:szCs w:val="19"/>
        </w:rPr>
        <w:t>Figure</w:t>
      </w:r>
      <w:r>
        <w:rPr>
          <w:rFonts w:ascii="Georgia" w:eastAsia="Georgia" w:hAnsi="Georgia" w:cs="Georgia"/>
          <w:spacing w:val="24"/>
          <w:sz w:val="19"/>
          <w:szCs w:val="19"/>
        </w:rPr>
        <w:t xml:space="preserve"> </w:t>
      </w:r>
      <w:r>
        <w:rPr>
          <w:rFonts w:ascii="Georgia" w:eastAsia="Georgia" w:hAnsi="Georgia" w:cs="Georgia"/>
          <w:sz w:val="19"/>
          <w:szCs w:val="19"/>
        </w:rPr>
        <w:t xml:space="preserve">2). </w:t>
      </w:r>
      <w:r>
        <w:rPr>
          <w:rFonts w:ascii="Georgia" w:eastAsia="Georgia" w:hAnsi="Georgia" w:cs="Georgia"/>
          <w:spacing w:val="12"/>
          <w:sz w:val="19"/>
          <w:szCs w:val="19"/>
        </w:rPr>
        <w:t xml:space="preserve"> </w:t>
      </w:r>
      <w:r>
        <w:rPr>
          <w:rFonts w:ascii="Georgia" w:eastAsia="Georgia" w:hAnsi="Georgia" w:cs="Georgia"/>
          <w:sz w:val="19"/>
          <w:szCs w:val="19"/>
        </w:rPr>
        <w:t>Specifically,</w:t>
      </w:r>
      <w:r>
        <w:rPr>
          <w:rFonts w:ascii="Georgia" w:eastAsia="Georgia" w:hAnsi="Georgia" w:cs="Georgia"/>
          <w:spacing w:val="36"/>
          <w:sz w:val="19"/>
          <w:szCs w:val="19"/>
        </w:rPr>
        <w:t xml:space="preserve"> </w:t>
      </w:r>
      <w:r>
        <w:rPr>
          <w:rFonts w:ascii="Georgia" w:eastAsia="Georgia" w:hAnsi="Georgia" w:cs="Georgia"/>
          <w:sz w:val="19"/>
          <w:szCs w:val="19"/>
        </w:rPr>
        <w:t>to</w:t>
      </w:r>
      <w:r>
        <w:rPr>
          <w:rFonts w:ascii="Georgia" w:eastAsia="Georgia" w:hAnsi="Georgia" w:cs="Georgia"/>
          <w:spacing w:val="16"/>
          <w:sz w:val="19"/>
          <w:szCs w:val="19"/>
        </w:rPr>
        <w:t xml:space="preserve"> </w:t>
      </w:r>
      <w:r>
        <w:rPr>
          <w:rFonts w:ascii="Georgia" w:eastAsia="Georgia" w:hAnsi="Georgia" w:cs="Georgia"/>
          <w:sz w:val="19"/>
          <w:szCs w:val="19"/>
        </w:rPr>
        <w:t>generate</w:t>
      </w:r>
      <w:r>
        <w:rPr>
          <w:rFonts w:ascii="Georgia" w:eastAsia="Georgia" w:hAnsi="Georgia" w:cs="Georgia"/>
          <w:spacing w:val="27"/>
          <w:sz w:val="19"/>
          <w:szCs w:val="19"/>
        </w:rPr>
        <w:t xml:space="preserve"> </w:t>
      </w:r>
      <w:r>
        <w:rPr>
          <w:rFonts w:ascii="Georgia" w:eastAsia="Georgia" w:hAnsi="Georgia" w:cs="Georgia"/>
          <w:sz w:val="19"/>
          <w:szCs w:val="19"/>
        </w:rPr>
        <w:t>the</w:t>
      </w:r>
      <w:r>
        <w:rPr>
          <w:rFonts w:ascii="Georgia" w:eastAsia="Georgia" w:hAnsi="Georgia" w:cs="Georgia"/>
          <w:spacing w:val="18"/>
          <w:sz w:val="19"/>
          <w:szCs w:val="19"/>
        </w:rPr>
        <w:t xml:space="preserve"> </w:t>
      </w:r>
      <w:r>
        <w:rPr>
          <w:rFonts w:ascii="Georgia" w:eastAsia="Georgia" w:hAnsi="Georgia" w:cs="Georgia"/>
          <w:sz w:val="19"/>
          <w:szCs w:val="19"/>
        </w:rPr>
        <w:t>lobe</w:t>
      </w:r>
      <w:r>
        <w:rPr>
          <w:rFonts w:ascii="Georgia" w:eastAsia="Georgia" w:hAnsi="Georgia" w:cs="Georgia"/>
          <w:spacing w:val="20"/>
          <w:sz w:val="19"/>
          <w:szCs w:val="19"/>
        </w:rPr>
        <w:t xml:space="preserve"> </w:t>
      </w:r>
      <w:r>
        <w:rPr>
          <w:rFonts w:ascii="Georgia" w:eastAsia="Georgia" w:hAnsi="Georgia" w:cs="Georgia"/>
          <w:sz w:val="19"/>
          <w:szCs w:val="19"/>
        </w:rPr>
        <w:t>segmentation</w:t>
      </w:r>
      <w:r>
        <w:rPr>
          <w:rFonts w:ascii="Georgia" w:eastAsia="Georgia" w:hAnsi="Georgia" w:cs="Georgia"/>
          <w:spacing w:val="36"/>
          <w:sz w:val="19"/>
          <w:szCs w:val="19"/>
        </w:rPr>
        <w:t xml:space="preserve"> </w:t>
      </w:r>
      <w:r>
        <w:rPr>
          <w:rFonts w:ascii="Georgia" w:eastAsia="Georgia" w:hAnsi="Georgia" w:cs="Georgia"/>
          <w:sz w:val="19"/>
          <w:szCs w:val="19"/>
        </w:rPr>
        <w:t>in</w:t>
      </w:r>
      <w:r>
        <w:rPr>
          <w:rFonts w:ascii="Georgia" w:eastAsia="Georgia" w:hAnsi="Georgia" w:cs="Georgia"/>
          <w:spacing w:val="18"/>
          <w:sz w:val="19"/>
          <w:szCs w:val="19"/>
        </w:rPr>
        <w:t xml:space="preserve"> </w:t>
      </w:r>
      <w:r>
        <w:rPr>
          <w:rFonts w:ascii="Georgia" w:eastAsia="Georgia" w:hAnsi="Georgia" w:cs="Georgia"/>
          <w:sz w:val="19"/>
          <w:szCs w:val="19"/>
        </w:rPr>
        <w:t>a</w:t>
      </w:r>
      <w:r>
        <w:rPr>
          <w:rFonts w:ascii="Georgia" w:eastAsia="Georgia" w:hAnsi="Georgia" w:cs="Georgia"/>
          <w:spacing w:val="16"/>
          <w:sz w:val="19"/>
          <w:szCs w:val="19"/>
        </w:rPr>
        <w:t xml:space="preserve"> </w:t>
      </w:r>
      <w:r>
        <w:rPr>
          <w:rFonts w:ascii="Georgia" w:eastAsia="Georgia" w:hAnsi="Georgia" w:cs="Georgia"/>
          <w:sz w:val="19"/>
          <w:szCs w:val="19"/>
        </w:rPr>
        <w:t>target</w:t>
      </w:r>
      <w:r>
        <w:rPr>
          <w:rFonts w:ascii="Georgia" w:eastAsia="Georgia" w:hAnsi="Georgia" w:cs="Georgia"/>
          <w:spacing w:val="23"/>
          <w:sz w:val="19"/>
          <w:szCs w:val="19"/>
        </w:rPr>
        <w:t xml:space="preserve"> </w:t>
      </w:r>
      <w:r>
        <w:rPr>
          <w:rFonts w:ascii="Georgia" w:eastAsia="Georgia" w:hAnsi="Georgia" w:cs="Georgia"/>
          <w:sz w:val="19"/>
          <w:szCs w:val="19"/>
        </w:rPr>
        <w:t>1H</w:t>
      </w:r>
      <w:r>
        <w:rPr>
          <w:rFonts w:ascii="Georgia" w:eastAsia="Georgia" w:hAnsi="Georgia" w:cs="Georgia"/>
          <w:spacing w:val="18"/>
          <w:sz w:val="19"/>
          <w:szCs w:val="19"/>
        </w:rPr>
        <w:t xml:space="preserve"> </w:t>
      </w:r>
      <w:r>
        <w:rPr>
          <w:rFonts w:ascii="Georgia" w:eastAsia="Georgia" w:hAnsi="Georgia" w:cs="Georgia"/>
          <w:sz w:val="19"/>
          <w:szCs w:val="19"/>
        </w:rPr>
        <w:t>or</w:t>
      </w:r>
      <w:r>
        <w:rPr>
          <w:rFonts w:ascii="Georgia" w:eastAsia="Georgia" w:hAnsi="Georgia" w:cs="Georgia"/>
          <w:spacing w:val="17"/>
          <w:sz w:val="19"/>
          <w:szCs w:val="19"/>
        </w:rPr>
        <w:t xml:space="preserve"> </w:t>
      </w:r>
      <w:r>
        <w:rPr>
          <w:rFonts w:ascii="Georgia" w:eastAsia="Georgia" w:hAnsi="Georgia" w:cs="Georgia"/>
          <w:sz w:val="19"/>
          <w:szCs w:val="19"/>
        </w:rPr>
        <w:t>CT</w:t>
      </w:r>
      <w:r>
        <w:rPr>
          <w:rFonts w:ascii="Georgia" w:eastAsia="Georgia" w:hAnsi="Georgia" w:cs="Georgia"/>
          <w:spacing w:val="18"/>
          <w:sz w:val="19"/>
          <w:szCs w:val="19"/>
        </w:rPr>
        <w:t xml:space="preserve"> </w:t>
      </w:r>
      <w:r>
        <w:rPr>
          <w:rFonts w:ascii="Georgia" w:eastAsia="Georgia" w:hAnsi="Georgia" w:cs="Georgia"/>
          <w:sz w:val="19"/>
          <w:szCs w:val="19"/>
        </w:rPr>
        <w:t>lung</w:t>
      </w:r>
      <w:r>
        <w:rPr>
          <w:rFonts w:ascii="Georgia" w:eastAsia="Georgia" w:hAnsi="Georgia" w:cs="Georgia"/>
          <w:spacing w:val="20"/>
          <w:sz w:val="19"/>
          <w:szCs w:val="19"/>
        </w:rPr>
        <w:t xml:space="preserve"> </w:t>
      </w:r>
      <w:r>
        <w:rPr>
          <w:rFonts w:ascii="Georgia" w:eastAsia="Georgia" w:hAnsi="Georgia" w:cs="Georgia"/>
          <w:sz w:val="19"/>
          <w:szCs w:val="19"/>
        </w:rPr>
        <w:t>image,</w:t>
      </w:r>
      <w:r>
        <w:rPr>
          <w:rFonts w:ascii="Georgia" w:eastAsia="Georgia" w:hAnsi="Georgia" w:cs="Georgia"/>
          <w:spacing w:val="27"/>
          <w:sz w:val="19"/>
          <w:szCs w:val="19"/>
        </w:rPr>
        <w:t xml:space="preserve"> </w:t>
      </w:r>
      <w:r>
        <w:rPr>
          <w:rFonts w:ascii="Georgia" w:eastAsia="Georgia" w:hAnsi="Georgia" w:cs="Georgia"/>
          <w:sz w:val="19"/>
          <w:szCs w:val="19"/>
        </w:rPr>
        <w:t>we</w:t>
      </w:r>
      <w:r>
        <w:rPr>
          <w:rFonts w:ascii="Georgia" w:eastAsia="Georgia" w:hAnsi="Georgia" w:cs="Georgia"/>
          <w:spacing w:val="18"/>
          <w:sz w:val="19"/>
          <w:szCs w:val="19"/>
        </w:rPr>
        <w:t xml:space="preserve"> </w:t>
      </w:r>
      <w:r>
        <w:rPr>
          <w:rFonts w:ascii="Georgia" w:eastAsia="Georgia" w:hAnsi="Georgia" w:cs="Georgia"/>
          <w:w w:val="102"/>
          <w:sz w:val="19"/>
          <w:szCs w:val="19"/>
        </w:rPr>
        <w:t xml:space="preserve">register </w:t>
      </w:r>
      <w:r>
        <w:rPr>
          <w:rFonts w:ascii="Georgia" w:eastAsia="Georgia" w:hAnsi="Georgia" w:cs="Georgia"/>
          <w:sz w:val="19"/>
          <w:szCs w:val="19"/>
        </w:rPr>
        <w:t>the</w:t>
      </w:r>
      <w:r>
        <w:rPr>
          <w:rFonts w:ascii="Georgia" w:eastAsia="Georgia" w:hAnsi="Georgia" w:cs="Georgia"/>
          <w:spacing w:val="21"/>
          <w:sz w:val="19"/>
          <w:szCs w:val="19"/>
        </w:rPr>
        <w:t xml:space="preserve"> </w:t>
      </w:r>
      <w:r>
        <w:rPr>
          <w:rFonts w:ascii="Georgia" w:eastAsia="Georgia" w:hAnsi="Georgia" w:cs="Georgia"/>
          <w:sz w:val="19"/>
          <w:szCs w:val="19"/>
        </w:rPr>
        <w:t>same-modality</w:t>
      </w:r>
      <w:r>
        <w:rPr>
          <w:rFonts w:ascii="Georgia" w:eastAsia="Georgia" w:hAnsi="Georgia" w:cs="Georgia"/>
          <w:spacing w:val="41"/>
          <w:sz w:val="19"/>
          <w:szCs w:val="19"/>
        </w:rPr>
        <w:t xml:space="preserve"> </w:t>
      </w:r>
      <w:r>
        <w:rPr>
          <w:rFonts w:ascii="Georgia" w:eastAsia="Georgia" w:hAnsi="Georgia" w:cs="Georgia"/>
          <w:sz w:val="19"/>
          <w:szCs w:val="19"/>
        </w:rPr>
        <w:t>atlas</w:t>
      </w:r>
      <w:r>
        <w:rPr>
          <w:rFonts w:ascii="Georgia" w:eastAsia="Georgia" w:hAnsi="Georgia" w:cs="Georgia"/>
          <w:spacing w:val="24"/>
          <w:sz w:val="19"/>
          <w:szCs w:val="19"/>
        </w:rPr>
        <w:t xml:space="preserve"> </w:t>
      </w:r>
      <w:r>
        <w:rPr>
          <w:rFonts w:ascii="Georgia" w:eastAsia="Georgia" w:hAnsi="Georgia" w:cs="Georgia"/>
          <w:sz w:val="19"/>
          <w:szCs w:val="19"/>
        </w:rPr>
        <w:t>set</w:t>
      </w:r>
      <w:r>
        <w:rPr>
          <w:rFonts w:ascii="Georgia" w:eastAsia="Georgia" w:hAnsi="Georgia" w:cs="Georgia"/>
          <w:spacing w:val="21"/>
          <w:sz w:val="19"/>
          <w:szCs w:val="19"/>
        </w:rPr>
        <w:t xml:space="preserve"> </w:t>
      </w:r>
      <w:r>
        <w:rPr>
          <w:rFonts w:ascii="Georgia" w:eastAsia="Georgia" w:hAnsi="Georgia" w:cs="Georgia"/>
          <w:sz w:val="19"/>
          <w:szCs w:val="19"/>
        </w:rPr>
        <w:t>to</w:t>
      </w:r>
      <w:r>
        <w:rPr>
          <w:rFonts w:ascii="Georgia" w:eastAsia="Georgia" w:hAnsi="Georgia" w:cs="Georgia"/>
          <w:spacing w:val="19"/>
          <w:sz w:val="19"/>
          <w:szCs w:val="19"/>
        </w:rPr>
        <w:t xml:space="preserve"> </w:t>
      </w:r>
      <w:r>
        <w:rPr>
          <w:rFonts w:ascii="Georgia" w:eastAsia="Georgia" w:hAnsi="Georgia" w:cs="Georgia"/>
          <w:sz w:val="19"/>
          <w:szCs w:val="19"/>
        </w:rPr>
        <w:t>the</w:t>
      </w:r>
      <w:r>
        <w:rPr>
          <w:rFonts w:ascii="Georgia" w:eastAsia="Georgia" w:hAnsi="Georgia" w:cs="Georgia"/>
          <w:spacing w:val="21"/>
          <w:sz w:val="19"/>
          <w:szCs w:val="19"/>
        </w:rPr>
        <w:t xml:space="preserve"> </w:t>
      </w:r>
      <w:r>
        <w:rPr>
          <w:rFonts w:ascii="Georgia" w:eastAsia="Georgia" w:hAnsi="Georgia" w:cs="Georgia"/>
          <w:sz w:val="19"/>
          <w:szCs w:val="19"/>
        </w:rPr>
        <w:t>target</w:t>
      </w:r>
      <w:r>
        <w:rPr>
          <w:rFonts w:ascii="Georgia" w:eastAsia="Georgia" w:hAnsi="Georgia" w:cs="Georgia"/>
          <w:spacing w:val="26"/>
          <w:sz w:val="19"/>
          <w:szCs w:val="19"/>
        </w:rPr>
        <w:t xml:space="preserve"> </w:t>
      </w:r>
      <w:r>
        <w:rPr>
          <w:rFonts w:ascii="Georgia" w:eastAsia="Georgia" w:hAnsi="Georgia" w:cs="Georgia"/>
          <w:sz w:val="19"/>
          <w:szCs w:val="19"/>
        </w:rPr>
        <w:t>image</w:t>
      </w:r>
      <w:r>
        <w:rPr>
          <w:rFonts w:ascii="Georgia" w:eastAsia="Georgia" w:hAnsi="Georgia" w:cs="Georgia"/>
          <w:spacing w:val="26"/>
          <w:sz w:val="19"/>
          <w:szCs w:val="19"/>
        </w:rPr>
        <w:t xml:space="preserve"> </w:t>
      </w:r>
      <w:r>
        <w:rPr>
          <w:rFonts w:ascii="Georgia" w:eastAsia="Georgia" w:hAnsi="Georgia" w:cs="Georgia"/>
          <w:sz w:val="19"/>
          <w:szCs w:val="19"/>
        </w:rPr>
        <w:t>(given</w:t>
      </w:r>
      <w:r>
        <w:rPr>
          <w:rFonts w:ascii="Georgia" w:eastAsia="Georgia" w:hAnsi="Georgia" w:cs="Georgia"/>
          <w:spacing w:val="26"/>
          <w:sz w:val="19"/>
          <w:szCs w:val="19"/>
        </w:rPr>
        <w:t xml:space="preserve"> </w:t>
      </w:r>
      <w:r>
        <w:rPr>
          <w:rFonts w:ascii="Georgia" w:eastAsia="Georgia" w:hAnsi="Georgia" w:cs="Georgia"/>
          <w:sz w:val="19"/>
          <w:szCs w:val="19"/>
        </w:rPr>
        <w:t>the</w:t>
      </w:r>
      <w:r>
        <w:rPr>
          <w:rFonts w:ascii="Georgia" w:eastAsia="Georgia" w:hAnsi="Georgia" w:cs="Georgia"/>
          <w:spacing w:val="21"/>
          <w:sz w:val="19"/>
          <w:szCs w:val="19"/>
        </w:rPr>
        <w:t xml:space="preserve"> </w:t>
      </w:r>
      <w:r>
        <w:rPr>
          <w:rFonts w:ascii="Georgia" w:eastAsia="Georgia" w:hAnsi="Georgia" w:cs="Georgia"/>
          <w:sz w:val="19"/>
          <w:szCs w:val="19"/>
        </w:rPr>
        <w:t>general</w:t>
      </w:r>
      <w:r>
        <w:rPr>
          <w:rFonts w:ascii="Georgia" w:eastAsia="Georgia" w:hAnsi="Georgia" w:cs="Georgia"/>
          <w:spacing w:val="28"/>
          <w:sz w:val="19"/>
          <w:szCs w:val="19"/>
        </w:rPr>
        <w:t xml:space="preserve"> </w:t>
      </w:r>
      <w:r>
        <w:rPr>
          <w:rFonts w:ascii="Georgia" w:eastAsia="Georgia" w:hAnsi="Georgia" w:cs="Georgia"/>
          <w:sz w:val="19"/>
          <w:szCs w:val="19"/>
        </w:rPr>
        <w:t>increased</w:t>
      </w:r>
      <w:r>
        <w:rPr>
          <w:rFonts w:ascii="Georgia" w:eastAsia="Georgia" w:hAnsi="Georgia" w:cs="Georgia"/>
          <w:spacing w:val="32"/>
          <w:sz w:val="19"/>
          <w:szCs w:val="19"/>
        </w:rPr>
        <w:t xml:space="preserve"> </w:t>
      </w:r>
      <w:r>
        <w:rPr>
          <w:rFonts w:ascii="Georgia" w:eastAsia="Georgia" w:hAnsi="Georgia" w:cs="Georgia"/>
          <w:sz w:val="19"/>
          <w:szCs w:val="19"/>
        </w:rPr>
        <w:t>robustness</w:t>
      </w:r>
      <w:r>
        <w:rPr>
          <w:rFonts w:ascii="Georgia" w:eastAsia="Georgia" w:hAnsi="Georgia" w:cs="Georgia"/>
          <w:spacing w:val="34"/>
          <w:sz w:val="19"/>
          <w:szCs w:val="19"/>
        </w:rPr>
        <w:t xml:space="preserve"> </w:t>
      </w:r>
      <w:r>
        <w:rPr>
          <w:rFonts w:ascii="Georgia" w:eastAsia="Georgia" w:hAnsi="Georgia" w:cs="Georgia"/>
          <w:sz w:val="19"/>
          <w:szCs w:val="19"/>
        </w:rPr>
        <w:t>of</w:t>
      </w:r>
      <w:r>
        <w:rPr>
          <w:rFonts w:ascii="Georgia" w:eastAsia="Georgia" w:hAnsi="Georgia" w:cs="Georgia"/>
          <w:spacing w:val="19"/>
          <w:sz w:val="19"/>
          <w:szCs w:val="19"/>
        </w:rPr>
        <w:t xml:space="preserve"> </w:t>
      </w:r>
      <w:r>
        <w:rPr>
          <w:rFonts w:ascii="Georgia" w:eastAsia="Georgia" w:hAnsi="Georgia" w:cs="Georgia"/>
          <w:sz w:val="19"/>
          <w:szCs w:val="19"/>
        </w:rPr>
        <w:t>intra-modality</w:t>
      </w:r>
      <w:r>
        <w:rPr>
          <w:rFonts w:ascii="Georgia" w:eastAsia="Georgia" w:hAnsi="Georgia" w:cs="Georgia"/>
          <w:spacing w:val="40"/>
          <w:sz w:val="19"/>
          <w:szCs w:val="19"/>
        </w:rPr>
        <w:t xml:space="preserve"> </w:t>
      </w:r>
      <w:r>
        <w:rPr>
          <w:rFonts w:ascii="Georgia" w:eastAsia="Georgia" w:hAnsi="Georgia" w:cs="Georgia"/>
          <w:sz w:val="19"/>
          <w:szCs w:val="19"/>
        </w:rPr>
        <w:t>vs.</w:t>
      </w:r>
      <w:r>
        <w:rPr>
          <w:rFonts w:ascii="Georgia" w:eastAsia="Georgia" w:hAnsi="Georgia" w:cs="Georgia"/>
          <w:spacing w:val="21"/>
          <w:sz w:val="19"/>
          <w:szCs w:val="19"/>
        </w:rPr>
        <w:t xml:space="preserve"> </w:t>
      </w:r>
      <w:r>
        <w:rPr>
          <w:rFonts w:ascii="Georgia" w:eastAsia="Georgia" w:hAnsi="Georgia" w:cs="Georgia"/>
          <w:w w:val="102"/>
          <w:sz w:val="19"/>
          <w:szCs w:val="19"/>
        </w:rPr>
        <w:t xml:space="preserve">inter-modality </w:t>
      </w:r>
      <w:r>
        <w:rPr>
          <w:rFonts w:ascii="Georgia" w:eastAsia="Georgia" w:hAnsi="Georgia" w:cs="Georgia"/>
          <w:sz w:val="19"/>
          <w:szCs w:val="19"/>
        </w:rPr>
        <w:t>image</w:t>
      </w:r>
      <w:r>
        <w:rPr>
          <w:rFonts w:ascii="Georgia" w:eastAsia="Georgia" w:hAnsi="Georgia" w:cs="Georgia"/>
          <w:spacing w:val="12"/>
          <w:sz w:val="19"/>
          <w:szCs w:val="19"/>
        </w:rPr>
        <w:t xml:space="preserve"> </w:t>
      </w:r>
      <w:r>
        <w:rPr>
          <w:rFonts w:ascii="Georgia" w:eastAsia="Georgia" w:hAnsi="Georgia" w:cs="Georgia"/>
          <w:sz w:val="19"/>
          <w:szCs w:val="19"/>
        </w:rPr>
        <w:t>registration)</w:t>
      </w:r>
      <w:r>
        <w:rPr>
          <w:rFonts w:ascii="Georgia" w:eastAsia="Georgia" w:hAnsi="Georgia" w:cs="Georgia"/>
          <w:spacing w:val="23"/>
          <w:sz w:val="19"/>
          <w:szCs w:val="19"/>
        </w:rPr>
        <w:t xml:space="preserve"> </w:t>
      </w:r>
      <w:r>
        <w:rPr>
          <w:rFonts w:ascii="Georgia" w:eastAsia="Georgia" w:hAnsi="Georgia" w:cs="Georgia"/>
          <w:sz w:val="19"/>
          <w:szCs w:val="19"/>
        </w:rPr>
        <w:t>using</w:t>
      </w:r>
      <w:r>
        <w:rPr>
          <w:rFonts w:ascii="Georgia" w:eastAsia="Georgia" w:hAnsi="Georgia" w:cs="Georgia"/>
          <w:spacing w:val="11"/>
          <w:sz w:val="19"/>
          <w:szCs w:val="19"/>
        </w:rPr>
        <w:t xml:space="preserve"> </w:t>
      </w:r>
      <w:r>
        <w:rPr>
          <w:rFonts w:ascii="Georgia" w:eastAsia="Georgia" w:hAnsi="Georgia" w:cs="Georgia"/>
          <w:sz w:val="19"/>
          <w:szCs w:val="19"/>
        </w:rPr>
        <w:t>the</w:t>
      </w:r>
      <w:r>
        <w:rPr>
          <w:rFonts w:ascii="Georgia" w:eastAsia="Georgia" w:hAnsi="Georgia" w:cs="Georgia"/>
          <w:spacing w:val="7"/>
          <w:sz w:val="19"/>
          <w:szCs w:val="19"/>
        </w:rPr>
        <w:t xml:space="preserve"> </w:t>
      </w:r>
      <w:r>
        <w:rPr>
          <w:rFonts w:ascii="Georgia" w:eastAsia="Georgia" w:hAnsi="Georgia" w:cs="Georgia"/>
          <w:sz w:val="19"/>
          <w:szCs w:val="19"/>
        </w:rPr>
        <w:t>B-spline</w:t>
      </w:r>
      <w:r>
        <w:rPr>
          <w:rFonts w:ascii="Georgia" w:eastAsia="Georgia" w:hAnsi="Georgia" w:cs="Georgia"/>
          <w:spacing w:val="16"/>
          <w:sz w:val="19"/>
          <w:szCs w:val="19"/>
        </w:rPr>
        <w:t xml:space="preserve"> </w:t>
      </w:r>
      <w:proofErr w:type="spellStart"/>
      <w:r>
        <w:rPr>
          <w:rFonts w:ascii="Georgia" w:eastAsia="Georgia" w:hAnsi="Georgia" w:cs="Georgia"/>
          <w:sz w:val="19"/>
          <w:szCs w:val="19"/>
        </w:rPr>
        <w:t>SyN</w:t>
      </w:r>
      <w:proofErr w:type="spellEnd"/>
      <w:r>
        <w:rPr>
          <w:rFonts w:ascii="Georgia" w:eastAsia="Georgia" w:hAnsi="Georgia" w:cs="Georgia"/>
          <w:spacing w:val="9"/>
          <w:sz w:val="19"/>
          <w:szCs w:val="19"/>
        </w:rPr>
        <w:t xml:space="preserve"> </w:t>
      </w:r>
      <w:r>
        <w:rPr>
          <w:rFonts w:ascii="Georgia" w:eastAsia="Georgia" w:hAnsi="Georgia" w:cs="Georgia"/>
          <w:sz w:val="19"/>
          <w:szCs w:val="19"/>
        </w:rPr>
        <w:t>registration</w:t>
      </w:r>
      <w:r>
        <w:rPr>
          <w:rFonts w:ascii="Georgia" w:eastAsia="Georgia" w:hAnsi="Georgia" w:cs="Georgia"/>
          <w:spacing w:val="22"/>
          <w:sz w:val="19"/>
          <w:szCs w:val="19"/>
        </w:rPr>
        <w:t xml:space="preserve"> </w:t>
      </w:r>
      <w:r>
        <w:rPr>
          <w:rFonts w:ascii="Georgia" w:eastAsia="Georgia" w:hAnsi="Georgia" w:cs="Georgia"/>
          <w:sz w:val="19"/>
          <w:szCs w:val="19"/>
        </w:rPr>
        <w:t>approach</w:t>
      </w:r>
      <w:r>
        <w:rPr>
          <w:rFonts w:ascii="Georgia" w:eastAsia="Georgia" w:hAnsi="Georgia" w:cs="Georgia"/>
          <w:spacing w:val="18"/>
          <w:sz w:val="19"/>
          <w:szCs w:val="19"/>
        </w:rPr>
        <w:t xml:space="preserve"> </w:t>
      </w:r>
      <w:r>
        <w:rPr>
          <w:rFonts w:ascii="Georgia" w:eastAsia="Georgia" w:hAnsi="Georgia" w:cs="Georgia"/>
          <w:sz w:val="19"/>
          <w:szCs w:val="19"/>
        </w:rPr>
        <w:t>described</w:t>
      </w:r>
      <w:r>
        <w:rPr>
          <w:rFonts w:ascii="Georgia" w:eastAsia="Georgia" w:hAnsi="Georgia" w:cs="Georgia"/>
          <w:spacing w:val="18"/>
          <w:sz w:val="19"/>
          <w:szCs w:val="19"/>
        </w:rPr>
        <w:t xml:space="preserve"> </w:t>
      </w:r>
      <w:r>
        <w:rPr>
          <w:rFonts w:ascii="Georgia" w:eastAsia="Georgia" w:hAnsi="Georgia" w:cs="Georgia"/>
          <w:sz w:val="19"/>
          <w:szCs w:val="19"/>
        </w:rPr>
        <w:t>earlier</w:t>
      </w:r>
      <w:r>
        <w:rPr>
          <w:rFonts w:ascii="Georgia" w:eastAsia="Georgia" w:hAnsi="Georgia" w:cs="Georgia"/>
          <w:spacing w:val="13"/>
          <w:sz w:val="19"/>
          <w:szCs w:val="19"/>
        </w:rPr>
        <w:t xml:space="preserve"> </w:t>
      </w:r>
      <w:r>
        <w:rPr>
          <w:rFonts w:ascii="Georgia" w:eastAsia="Georgia" w:hAnsi="Georgia" w:cs="Georgia"/>
          <w:sz w:val="19"/>
          <w:szCs w:val="19"/>
        </w:rPr>
        <w:t>[12].</w:t>
      </w:r>
      <w:r>
        <w:rPr>
          <w:rFonts w:ascii="Georgia" w:eastAsia="Georgia" w:hAnsi="Georgia" w:cs="Georgia"/>
          <w:spacing w:val="28"/>
          <w:sz w:val="19"/>
          <w:szCs w:val="19"/>
        </w:rPr>
        <w:t xml:space="preserve"> </w:t>
      </w:r>
      <w:r>
        <w:rPr>
          <w:rFonts w:ascii="Georgia" w:eastAsia="Georgia" w:hAnsi="Georgia" w:cs="Georgia"/>
          <w:sz w:val="19"/>
          <w:szCs w:val="19"/>
        </w:rPr>
        <w:t>Subsequently,</w:t>
      </w:r>
      <w:r>
        <w:rPr>
          <w:rFonts w:ascii="Georgia" w:eastAsia="Georgia" w:hAnsi="Georgia" w:cs="Georgia"/>
          <w:spacing w:val="27"/>
          <w:sz w:val="19"/>
          <w:szCs w:val="19"/>
        </w:rPr>
        <w:t xml:space="preserve"> </w:t>
      </w:r>
      <w:r>
        <w:rPr>
          <w:rFonts w:ascii="Georgia" w:eastAsia="Georgia" w:hAnsi="Georgia" w:cs="Georgia"/>
          <w:sz w:val="19"/>
          <w:szCs w:val="19"/>
        </w:rPr>
        <w:t>we</w:t>
      </w:r>
      <w:r>
        <w:rPr>
          <w:rFonts w:ascii="Georgia" w:eastAsia="Georgia" w:hAnsi="Georgia" w:cs="Georgia"/>
          <w:spacing w:val="7"/>
          <w:sz w:val="19"/>
          <w:szCs w:val="19"/>
        </w:rPr>
        <w:t xml:space="preserve"> </w:t>
      </w:r>
      <w:r>
        <w:rPr>
          <w:rFonts w:ascii="Georgia" w:eastAsia="Georgia" w:hAnsi="Georgia" w:cs="Georgia"/>
          <w:sz w:val="19"/>
          <w:szCs w:val="19"/>
        </w:rPr>
        <w:t>warp</w:t>
      </w:r>
      <w:r>
        <w:rPr>
          <w:rFonts w:ascii="Georgia" w:eastAsia="Georgia" w:hAnsi="Georgia" w:cs="Georgia"/>
          <w:spacing w:val="10"/>
          <w:sz w:val="19"/>
          <w:szCs w:val="19"/>
        </w:rPr>
        <w:t xml:space="preserve"> </w:t>
      </w:r>
      <w:r>
        <w:rPr>
          <w:rFonts w:ascii="Georgia" w:eastAsia="Georgia" w:hAnsi="Georgia" w:cs="Georgia"/>
          <w:sz w:val="19"/>
          <w:szCs w:val="19"/>
        </w:rPr>
        <w:t>the</w:t>
      </w:r>
      <w:r>
        <w:rPr>
          <w:rFonts w:ascii="Georgia" w:eastAsia="Georgia" w:hAnsi="Georgia" w:cs="Georgia"/>
          <w:spacing w:val="7"/>
          <w:sz w:val="19"/>
          <w:szCs w:val="19"/>
        </w:rPr>
        <w:t xml:space="preserve"> </w:t>
      </w:r>
      <w:r>
        <w:rPr>
          <w:rFonts w:ascii="Georgia" w:eastAsia="Georgia" w:hAnsi="Georgia" w:cs="Georgia"/>
          <w:sz w:val="19"/>
          <w:szCs w:val="19"/>
        </w:rPr>
        <w:t>set</w:t>
      </w:r>
      <w:r>
        <w:rPr>
          <w:rFonts w:ascii="Georgia" w:eastAsia="Georgia" w:hAnsi="Georgia" w:cs="Georgia"/>
          <w:spacing w:val="7"/>
          <w:sz w:val="19"/>
          <w:szCs w:val="19"/>
        </w:rPr>
        <w:t xml:space="preserve"> </w:t>
      </w:r>
      <w:r>
        <w:rPr>
          <w:rFonts w:ascii="Georgia" w:eastAsia="Georgia" w:hAnsi="Georgia" w:cs="Georgia"/>
          <w:sz w:val="19"/>
          <w:szCs w:val="19"/>
        </w:rPr>
        <w:t>of</w:t>
      </w:r>
      <w:r>
        <w:rPr>
          <w:rFonts w:ascii="Georgia" w:eastAsia="Georgia" w:hAnsi="Georgia" w:cs="Georgia"/>
          <w:spacing w:val="5"/>
          <w:sz w:val="19"/>
          <w:szCs w:val="19"/>
        </w:rPr>
        <w:t xml:space="preserve"> </w:t>
      </w:r>
      <w:r>
        <w:rPr>
          <w:rFonts w:ascii="Georgia" w:eastAsia="Georgia" w:hAnsi="Georgia" w:cs="Georgia"/>
          <w:w w:val="102"/>
          <w:sz w:val="19"/>
          <w:szCs w:val="19"/>
        </w:rPr>
        <w:t xml:space="preserve">lobe </w:t>
      </w:r>
      <w:r>
        <w:rPr>
          <w:rFonts w:ascii="Georgia" w:eastAsia="Georgia" w:hAnsi="Georgia" w:cs="Georgia"/>
          <w:sz w:val="19"/>
          <w:szCs w:val="19"/>
        </w:rPr>
        <w:t>label</w:t>
      </w:r>
      <w:r>
        <w:rPr>
          <w:rFonts w:ascii="Georgia" w:eastAsia="Georgia" w:hAnsi="Georgia" w:cs="Georgia"/>
          <w:spacing w:val="23"/>
          <w:sz w:val="19"/>
          <w:szCs w:val="19"/>
        </w:rPr>
        <w:t xml:space="preserve"> </w:t>
      </w:r>
      <w:r>
        <w:rPr>
          <w:rFonts w:ascii="Georgia" w:eastAsia="Georgia" w:hAnsi="Georgia" w:cs="Georgia"/>
          <w:sz w:val="19"/>
          <w:szCs w:val="19"/>
        </w:rPr>
        <w:t>images</w:t>
      </w:r>
      <w:r>
        <w:rPr>
          <w:rFonts w:ascii="Georgia" w:eastAsia="Georgia" w:hAnsi="Georgia" w:cs="Georgia"/>
          <w:spacing w:val="27"/>
          <w:sz w:val="19"/>
          <w:szCs w:val="19"/>
        </w:rPr>
        <w:t xml:space="preserve"> </w:t>
      </w:r>
      <w:r>
        <w:rPr>
          <w:rFonts w:ascii="Georgia" w:eastAsia="Georgia" w:hAnsi="Georgia" w:cs="Georgia"/>
          <w:sz w:val="19"/>
          <w:szCs w:val="19"/>
        </w:rPr>
        <w:t>to</w:t>
      </w:r>
      <w:r>
        <w:rPr>
          <w:rFonts w:ascii="Georgia" w:eastAsia="Georgia" w:hAnsi="Georgia" w:cs="Georgia"/>
          <w:spacing w:val="18"/>
          <w:sz w:val="19"/>
          <w:szCs w:val="19"/>
        </w:rPr>
        <w:t xml:space="preserve"> </w:t>
      </w:r>
      <w:r>
        <w:rPr>
          <w:rFonts w:ascii="Georgia" w:eastAsia="Georgia" w:hAnsi="Georgia" w:cs="Georgia"/>
          <w:sz w:val="19"/>
          <w:szCs w:val="19"/>
        </w:rPr>
        <w:t>the</w:t>
      </w:r>
      <w:r>
        <w:rPr>
          <w:rFonts w:ascii="Georgia" w:eastAsia="Georgia" w:hAnsi="Georgia" w:cs="Georgia"/>
          <w:spacing w:val="20"/>
          <w:sz w:val="19"/>
          <w:szCs w:val="19"/>
        </w:rPr>
        <w:t xml:space="preserve"> </w:t>
      </w:r>
      <w:r>
        <w:rPr>
          <w:rFonts w:ascii="Georgia" w:eastAsia="Georgia" w:hAnsi="Georgia" w:cs="Georgia"/>
          <w:sz w:val="19"/>
          <w:szCs w:val="19"/>
        </w:rPr>
        <w:t>target</w:t>
      </w:r>
      <w:r>
        <w:rPr>
          <w:rFonts w:ascii="Georgia" w:eastAsia="Georgia" w:hAnsi="Georgia" w:cs="Georgia"/>
          <w:spacing w:val="25"/>
          <w:sz w:val="19"/>
          <w:szCs w:val="19"/>
        </w:rPr>
        <w:t xml:space="preserve"> </w:t>
      </w:r>
      <w:r>
        <w:rPr>
          <w:rFonts w:ascii="Georgia" w:eastAsia="Georgia" w:hAnsi="Georgia" w:cs="Georgia"/>
          <w:sz w:val="19"/>
          <w:szCs w:val="19"/>
        </w:rPr>
        <w:t>image</w:t>
      </w:r>
      <w:r>
        <w:rPr>
          <w:rFonts w:ascii="Georgia" w:eastAsia="Georgia" w:hAnsi="Georgia" w:cs="Georgia"/>
          <w:spacing w:val="25"/>
          <w:sz w:val="19"/>
          <w:szCs w:val="19"/>
        </w:rPr>
        <w:t xml:space="preserve"> </w:t>
      </w:r>
      <w:r>
        <w:rPr>
          <w:rFonts w:ascii="Georgia" w:eastAsia="Georgia" w:hAnsi="Georgia" w:cs="Georgia"/>
          <w:sz w:val="19"/>
          <w:szCs w:val="19"/>
        </w:rPr>
        <w:t>using</w:t>
      </w:r>
      <w:r>
        <w:rPr>
          <w:rFonts w:ascii="Georgia" w:eastAsia="Georgia" w:hAnsi="Georgia" w:cs="Georgia"/>
          <w:spacing w:val="24"/>
          <w:sz w:val="19"/>
          <w:szCs w:val="19"/>
        </w:rPr>
        <w:t xml:space="preserve"> </w:t>
      </w:r>
      <w:r>
        <w:rPr>
          <w:rFonts w:ascii="Georgia" w:eastAsia="Georgia" w:hAnsi="Georgia" w:cs="Georgia"/>
          <w:sz w:val="19"/>
          <w:szCs w:val="19"/>
        </w:rPr>
        <w:t>the</w:t>
      </w:r>
      <w:r>
        <w:rPr>
          <w:rFonts w:ascii="Georgia" w:eastAsia="Georgia" w:hAnsi="Georgia" w:cs="Georgia"/>
          <w:spacing w:val="20"/>
          <w:sz w:val="19"/>
          <w:szCs w:val="19"/>
        </w:rPr>
        <w:t xml:space="preserve"> </w:t>
      </w:r>
      <w:r>
        <w:rPr>
          <w:rFonts w:ascii="Georgia" w:eastAsia="Georgia" w:hAnsi="Georgia" w:cs="Georgia"/>
          <w:sz w:val="19"/>
          <w:szCs w:val="19"/>
        </w:rPr>
        <w:t>atlas-to-target</w:t>
      </w:r>
      <w:r>
        <w:rPr>
          <w:rFonts w:ascii="Georgia" w:eastAsia="Georgia" w:hAnsi="Georgia" w:cs="Georgia"/>
          <w:spacing w:val="39"/>
          <w:sz w:val="19"/>
          <w:szCs w:val="19"/>
        </w:rPr>
        <w:t xml:space="preserve"> </w:t>
      </w:r>
      <w:r>
        <w:rPr>
          <w:rFonts w:ascii="Georgia" w:eastAsia="Georgia" w:hAnsi="Georgia" w:cs="Georgia"/>
          <w:sz w:val="19"/>
          <w:szCs w:val="19"/>
        </w:rPr>
        <w:t xml:space="preserve">transformation. </w:t>
      </w:r>
      <w:r>
        <w:rPr>
          <w:rFonts w:ascii="Georgia" w:eastAsia="Georgia" w:hAnsi="Georgia" w:cs="Georgia"/>
          <w:spacing w:val="39"/>
          <w:sz w:val="19"/>
          <w:szCs w:val="19"/>
        </w:rPr>
        <w:t xml:space="preserve"> </w:t>
      </w:r>
      <w:r>
        <w:rPr>
          <w:rFonts w:ascii="Georgia" w:eastAsia="Georgia" w:hAnsi="Georgia" w:cs="Georgia"/>
          <w:sz w:val="19"/>
          <w:szCs w:val="19"/>
        </w:rPr>
        <w:t>This</w:t>
      </w:r>
      <w:r>
        <w:rPr>
          <w:rFonts w:ascii="Georgia" w:eastAsia="Georgia" w:hAnsi="Georgia" w:cs="Georgia"/>
          <w:spacing w:val="22"/>
          <w:sz w:val="19"/>
          <w:szCs w:val="19"/>
        </w:rPr>
        <w:t xml:space="preserve"> </w:t>
      </w:r>
      <w:r>
        <w:rPr>
          <w:rFonts w:ascii="Georgia" w:eastAsia="Georgia" w:hAnsi="Georgia" w:cs="Georgia"/>
          <w:sz w:val="19"/>
          <w:szCs w:val="19"/>
        </w:rPr>
        <w:t>process</w:t>
      </w:r>
      <w:r>
        <w:rPr>
          <w:rFonts w:ascii="Georgia" w:eastAsia="Georgia" w:hAnsi="Georgia" w:cs="Georgia"/>
          <w:spacing w:val="28"/>
          <w:sz w:val="19"/>
          <w:szCs w:val="19"/>
        </w:rPr>
        <w:t xml:space="preserve"> </w:t>
      </w:r>
      <w:r>
        <w:rPr>
          <w:rFonts w:ascii="Georgia" w:eastAsia="Georgia" w:hAnsi="Georgia" w:cs="Georgia"/>
          <w:sz w:val="19"/>
          <w:szCs w:val="19"/>
        </w:rPr>
        <w:t>will</w:t>
      </w:r>
      <w:r>
        <w:rPr>
          <w:rFonts w:ascii="Georgia" w:eastAsia="Georgia" w:hAnsi="Georgia" w:cs="Georgia"/>
          <w:spacing w:val="21"/>
          <w:sz w:val="19"/>
          <w:szCs w:val="19"/>
        </w:rPr>
        <w:t xml:space="preserve"> </w:t>
      </w:r>
      <w:r>
        <w:rPr>
          <w:rFonts w:ascii="Georgia" w:eastAsia="Georgia" w:hAnsi="Georgia" w:cs="Georgia"/>
          <w:sz w:val="19"/>
          <w:szCs w:val="19"/>
        </w:rPr>
        <w:t>be</w:t>
      </w:r>
      <w:r>
        <w:rPr>
          <w:rFonts w:ascii="Georgia" w:eastAsia="Georgia" w:hAnsi="Georgia" w:cs="Georgia"/>
          <w:spacing w:val="19"/>
          <w:sz w:val="19"/>
          <w:szCs w:val="19"/>
        </w:rPr>
        <w:t xml:space="preserve"> </w:t>
      </w:r>
      <w:r>
        <w:rPr>
          <w:rFonts w:ascii="Georgia" w:eastAsia="Georgia" w:hAnsi="Georgia" w:cs="Georgia"/>
          <w:sz w:val="19"/>
          <w:szCs w:val="19"/>
        </w:rPr>
        <w:t>illustrated</w:t>
      </w:r>
      <w:r>
        <w:rPr>
          <w:rFonts w:ascii="Georgia" w:eastAsia="Georgia" w:hAnsi="Georgia" w:cs="Georgia"/>
          <w:spacing w:val="32"/>
          <w:sz w:val="19"/>
          <w:szCs w:val="19"/>
        </w:rPr>
        <w:t xml:space="preserve"> </w:t>
      </w:r>
      <w:r>
        <w:rPr>
          <w:rFonts w:ascii="Georgia" w:eastAsia="Georgia" w:hAnsi="Georgia" w:cs="Georgia"/>
          <w:sz w:val="19"/>
          <w:szCs w:val="19"/>
        </w:rPr>
        <w:t>publicly</w:t>
      </w:r>
      <w:r>
        <w:rPr>
          <w:rFonts w:ascii="Georgia" w:eastAsia="Georgia" w:hAnsi="Georgia" w:cs="Georgia"/>
          <w:spacing w:val="28"/>
          <w:sz w:val="19"/>
          <w:szCs w:val="19"/>
        </w:rPr>
        <w:t xml:space="preserve"> </w:t>
      </w:r>
      <w:r>
        <w:rPr>
          <w:rFonts w:ascii="Georgia" w:eastAsia="Georgia" w:hAnsi="Georgia" w:cs="Georgia"/>
          <w:sz w:val="19"/>
          <w:szCs w:val="19"/>
        </w:rPr>
        <w:t>as</w:t>
      </w:r>
      <w:r>
        <w:rPr>
          <w:rFonts w:ascii="Georgia" w:eastAsia="Georgia" w:hAnsi="Georgia" w:cs="Georgia"/>
          <w:spacing w:val="19"/>
          <w:sz w:val="19"/>
          <w:szCs w:val="19"/>
        </w:rPr>
        <w:t xml:space="preserve"> </w:t>
      </w:r>
      <w:r>
        <w:rPr>
          <w:rFonts w:ascii="Georgia" w:eastAsia="Georgia" w:hAnsi="Georgia" w:cs="Georgia"/>
          <w:sz w:val="19"/>
          <w:szCs w:val="19"/>
        </w:rPr>
        <w:t>part</w:t>
      </w:r>
      <w:r>
        <w:rPr>
          <w:rFonts w:ascii="Georgia" w:eastAsia="Georgia" w:hAnsi="Georgia" w:cs="Georgia"/>
          <w:spacing w:val="22"/>
          <w:sz w:val="19"/>
          <w:szCs w:val="19"/>
        </w:rPr>
        <w:t xml:space="preserve"> </w:t>
      </w:r>
      <w:r>
        <w:rPr>
          <w:rFonts w:ascii="Georgia" w:eastAsia="Georgia" w:hAnsi="Georgia" w:cs="Georgia"/>
          <w:w w:val="102"/>
          <w:sz w:val="19"/>
          <w:szCs w:val="19"/>
        </w:rPr>
        <w:t xml:space="preserve">of </w:t>
      </w:r>
      <w:r>
        <w:rPr>
          <w:rFonts w:ascii="Georgia" w:eastAsia="Georgia" w:hAnsi="Georgia" w:cs="Georgia"/>
          <w:sz w:val="19"/>
          <w:szCs w:val="19"/>
        </w:rPr>
        <w:t>the</w:t>
      </w:r>
      <w:r>
        <w:rPr>
          <w:rFonts w:ascii="Georgia" w:eastAsia="Georgia" w:hAnsi="Georgia" w:cs="Georgia"/>
          <w:spacing w:val="1"/>
          <w:sz w:val="19"/>
          <w:szCs w:val="19"/>
        </w:rPr>
        <w:t xml:space="preserve"> </w:t>
      </w:r>
      <w:r>
        <w:rPr>
          <w:rFonts w:ascii="Georgia" w:eastAsia="Georgia" w:hAnsi="Georgia" w:cs="Georgia"/>
          <w:sz w:val="19"/>
          <w:szCs w:val="19"/>
        </w:rPr>
        <w:t>project</w:t>
      </w:r>
      <w:r>
        <w:rPr>
          <w:rFonts w:ascii="Georgia" w:eastAsia="Georgia" w:hAnsi="Georgia" w:cs="Georgia"/>
          <w:spacing w:val="8"/>
          <w:sz w:val="19"/>
          <w:szCs w:val="19"/>
        </w:rPr>
        <w:t xml:space="preserve"> </w:t>
      </w:r>
      <w:r>
        <w:rPr>
          <w:rFonts w:ascii="Georgia" w:eastAsia="Georgia" w:hAnsi="Georgia" w:cs="Georgia"/>
          <w:sz w:val="19"/>
          <w:szCs w:val="19"/>
        </w:rPr>
        <w:t>using</w:t>
      </w:r>
      <w:r>
        <w:rPr>
          <w:rFonts w:ascii="Georgia" w:eastAsia="Georgia" w:hAnsi="Georgia" w:cs="Georgia"/>
          <w:spacing w:val="5"/>
          <w:sz w:val="19"/>
          <w:szCs w:val="19"/>
        </w:rPr>
        <w:t xml:space="preserve"> </w:t>
      </w:r>
      <w:r>
        <w:rPr>
          <w:rFonts w:ascii="Georgia" w:eastAsia="Georgia" w:hAnsi="Georgia" w:cs="Georgia"/>
          <w:sz w:val="19"/>
          <w:szCs w:val="19"/>
        </w:rPr>
        <w:t>the</w:t>
      </w:r>
      <w:r>
        <w:rPr>
          <w:rFonts w:ascii="Georgia" w:eastAsia="Georgia" w:hAnsi="Georgia" w:cs="Georgia"/>
          <w:spacing w:val="2"/>
          <w:sz w:val="19"/>
          <w:szCs w:val="19"/>
        </w:rPr>
        <w:t xml:space="preserve"> </w:t>
      </w:r>
      <w:r>
        <w:rPr>
          <w:rFonts w:ascii="Georgia" w:eastAsia="Georgia" w:hAnsi="Georgia" w:cs="Georgia"/>
          <w:sz w:val="19"/>
          <w:szCs w:val="19"/>
        </w:rPr>
        <w:t>open-data</w:t>
      </w:r>
      <w:r>
        <w:rPr>
          <w:rFonts w:ascii="Georgia" w:eastAsia="Georgia" w:hAnsi="Georgia" w:cs="Georgia"/>
          <w:spacing w:val="13"/>
          <w:sz w:val="19"/>
          <w:szCs w:val="19"/>
        </w:rPr>
        <w:t xml:space="preserve"> </w:t>
      </w:r>
      <w:r>
        <w:rPr>
          <w:rFonts w:ascii="Georgia" w:eastAsia="Georgia" w:hAnsi="Georgia" w:cs="Georgia"/>
          <w:sz w:val="19"/>
          <w:szCs w:val="19"/>
        </w:rPr>
        <w:t>multi-atlas</w:t>
      </w:r>
      <w:r>
        <w:rPr>
          <w:rFonts w:ascii="Georgia" w:eastAsia="Georgia" w:hAnsi="Georgia" w:cs="Georgia"/>
          <w:spacing w:val="15"/>
          <w:sz w:val="19"/>
          <w:szCs w:val="19"/>
        </w:rPr>
        <w:t xml:space="preserve"> </w:t>
      </w:r>
      <w:r>
        <w:rPr>
          <w:rFonts w:ascii="Georgia" w:eastAsia="Georgia" w:hAnsi="Georgia" w:cs="Georgia"/>
          <w:sz w:val="19"/>
          <w:szCs w:val="19"/>
        </w:rPr>
        <w:t>CT</w:t>
      </w:r>
      <w:r>
        <w:rPr>
          <w:rFonts w:ascii="Georgia" w:eastAsia="Georgia" w:hAnsi="Georgia" w:cs="Georgia"/>
          <w:spacing w:val="1"/>
          <w:sz w:val="19"/>
          <w:szCs w:val="19"/>
        </w:rPr>
        <w:t xml:space="preserve"> </w:t>
      </w:r>
      <w:r>
        <w:rPr>
          <w:rFonts w:ascii="Georgia" w:eastAsia="Georgia" w:hAnsi="Georgia" w:cs="Georgia"/>
          <w:sz w:val="19"/>
          <w:szCs w:val="19"/>
        </w:rPr>
        <w:t>and</w:t>
      </w:r>
      <w:r>
        <w:rPr>
          <w:rFonts w:ascii="Georgia" w:eastAsia="Georgia" w:hAnsi="Georgia" w:cs="Georgia"/>
          <w:spacing w:val="3"/>
          <w:sz w:val="19"/>
          <w:szCs w:val="19"/>
        </w:rPr>
        <w:t xml:space="preserve"> </w:t>
      </w:r>
      <w:r>
        <w:rPr>
          <w:rFonts w:ascii="Georgia" w:eastAsia="Georgia" w:hAnsi="Georgia" w:cs="Georgia"/>
          <w:sz w:val="19"/>
          <w:szCs w:val="19"/>
        </w:rPr>
        <w:t>1H</w:t>
      </w:r>
      <w:r>
        <w:rPr>
          <w:rFonts w:ascii="Georgia" w:eastAsia="Georgia" w:hAnsi="Georgia" w:cs="Georgia"/>
          <w:spacing w:val="1"/>
          <w:sz w:val="19"/>
          <w:szCs w:val="19"/>
        </w:rPr>
        <w:t xml:space="preserve"> </w:t>
      </w:r>
      <w:r>
        <w:rPr>
          <w:rFonts w:ascii="Georgia" w:eastAsia="Georgia" w:hAnsi="Georgia" w:cs="Georgia"/>
          <w:sz w:val="19"/>
          <w:szCs w:val="19"/>
        </w:rPr>
        <w:t>atlas</w:t>
      </w:r>
      <w:r>
        <w:rPr>
          <w:rFonts w:ascii="Georgia" w:eastAsia="Georgia" w:hAnsi="Georgia" w:cs="Georgia"/>
          <w:spacing w:val="4"/>
          <w:sz w:val="19"/>
          <w:szCs w:val="19"/>
        </w:rPr>
        <w:t xml:space="preserve"> </w:t>
      </w:r>
      <w:r>
        <w:rPr>
          <w:rFonts w:ascii="Georgia" w:eastAsia="Georgia" w:hAnsi="Georgia" w:cs="Georgia"/>
          <w:sz w:val="19"/>
          <w:szCs w:val="19"/>
        </w:rPr>
        <w:t>libraries</w:t>
      </w:r>
      <w:r>
        <w:rPr>
          <w:rFonts w:ascii="Georgia" w:eastAsia="Georgia" w:hAnsi="Georgia" w:cs="Georgia"/>
          <w:spacing w:val="11"/>
          <w:sz w:val="19"/>
          <w:szCs w:val="19"/>
        </w:rPr>
        <w:t xml:space="preserve"> </w:t>
      </w:r>
      <w:r>
        <w:rPr>
          <w:rFonts w:ascii="Georgia" w:eastAsia="Georgia" w:hAnsi="Georgia" w:cs="Georgia"/>
          <w:sz w:val="19"/>
          <w:szCs w:val="19"/>
        </w:rPr>
        <w:t>created</w:t>
      </w:r>
      <w:r>
        <w:rPr>
          <w:rFonts w:ascii="Georgia" w:eastAsia="Georgia" w:hAnsi="Georgia" w:cs="Georgia"/>
          <w:spacing w:val="8"/>
          <w:sz w:val="19"/>
          <w:szCs w:val="19"/>
        </w:rPr>
        <w:t xml:space="preserve"> </w:t>
      </w:r>
      <w:r>
        <w:rPr>
          <w:rFonts w:ascii="Georgia" w:eastAsia="Georgia" w:hAnsi="Georgia" w:cs="Georgia"/>
          <w:sz w:val="19"/>
          <w:szCs w:val="19"/>
        </w:rPr>
        <w:t>as part</w:t>
      </w:r>
      <w:r>
        <w:rPr>
          <w:rFonts w:ascii="Georgia" w:eastAsia="Georgia" w:hAnsi="Georgia" w:cs="Georgia"/>
          <w:spacing w:val="3"/>
          <w:sz w:val="19"/>
          <w:szCs w:val="19"/>
        </w:rPr>
        <w:t xml:space="preserve"> </w:t>
      </w:r>
      <w:r>
        <w:rPr>
          <w:rFonts w:ascii="Georgia" w:eastAsia="Georgia" w:hAnsi="Georgia" w:cs="Georgia"/>
          <w:sz w:val="19"/>
          <w:szCs w:val="19"/>
        </w:rPr>
        <w:t>of Sub-Aim</w:t>
      </w:r>
      <w:r>
        <w:rPr>
          <w:rFonts w:ascii="Georgia" w:eastAsia="Georgia" w:hAnsi="Georgia" w:cs="Georgia"/>
          <w:spacing w:val="12"/>
          <w:sz w:val="19"/>
          <w:szCs w:val="19"/>
        </w:rPr>
        <w:t xml:space="preserve"> </w:t>
      </w:r>
      <w:r>
        <w:rPr>
          <w:rFonts w:ascii="Georgia" w:eastAsia="Georgia" w:hAnsi="Georgia" w:cs="Georgia"/>
          <w:sz w:val="19"/>
          <w:szCs w:val="19"/>
        </w:rPr>
        <w:t>1b.</w:t>
      </w:r>
      <w:r>
        <w:rPr>
          <w:rFonts w:ascii="Georgia" w:eastAsia="Georgia" w:hAnsi="Georgia" w:cs="Georgia"/>
          <w:spacing w:val="17"/>
          <w:sz w:val="19"/>
          <w:szCs w:val="19"/>
        </w:rPr>
        <w:t xml:space="preserve"> </w:t>
      </w:r>
      <w:r>
        <w:rPr>
          <w:rFonts w:ascii="Georgia" w:eastAsia="Georgia" w:hAnsi="Georgia" w:cs="Georgia"/>
          <w:sz w:val="19"/>
          <w:szCs w:val="19"/>
        </w:rPr>
        <w:t>Since</w:t>
      </w:r>
      <w:r>
        <w:rPr>
          <w:rFonts w:ascii="Georgia" w:eastAsia="Georgia" w:hAnsi="Georgia" w:cs="Georgia"/>
          <w:spacing w:val="5"/>
          <w:sz w:val="19"/>
          <w:szCs w:val="19"/>
        </w:rPr>
        <w:t xml:space="preserve"> </w:t>
      </w:r>
      <w:r>
        <w:rPr>
          <w:rFonts w:ascii="Georgia" w:eastAsia="Georgia" w:hAnsi="Georgia" w:cs="Georgia"/>
          <w:sz w:val="19"/>
          <w:szCs w:val="19"/>
        </w:rPr>
        <w:t>we</w:t>
      </w:r>
      <w:r>
        <w:rPr>
          <w:rFonts w:ascii="Georgia" w:eastAsia="Georgia" w:hAnsi="Georgia" w:cs="Georgia"/>
          <w:spacing w:val="1"/>
          <w:sz w:val="19"/>
          <w:szCs w:val="19"/>
        </w:rPr>
        <w:t xml:space="preserve"> </w:t>
      </w:r>
      <w:r>
        <w:rPr>
          <w:rFonts w:ascii="Georgia" w:eastAsia="Georgia" w:hAnsi="Georgia" w:cs="Georgia"/>
          <w:sz w:val="19"/>
          <w:szCs w:val="19"/>
        </w:rPr>
        <w:t>have</w:t>
      </w:r>
      <w:r>
        <w:rPr>
          <w:rFonts w:ascii="Georgia" w:eastAsia="Georgia" w:hAnsi="Georgia" w:cs="Georgia"/>
          <w:spacing w:val="4"/>
          <w:sz w:val="19"/>
          <w:szCs w:val="19"/>
        </w:rPr>
        <w:t xml:space="preserve"> </w:t>
      </w:r>
      <w:r>
        <w:rPr>
          <w:rFonts w:ascii="Georgia" w:eastAsia="Georgia" w:hAnsi="Georgia" w:cs="Georgia"/>
          <w:sz w:val="19"/>
          <w:szCs w:val="19"/>
        </w:rPr>
        <w:t>no</w:t>
      </w:r>
      <w:r>
        <w:rPr>
          <w:rFonts w:ascii="Georgia" w:eastAsia="Georgia" w:hAnsi="Georgia" w:cs="Georgia"/>
          <w:spacing w:val="1"/>
          <w:sz w:val="19"/>
          <w:szCs w:val="19"/>
        </w:rPr>
        <w:t xml:space="preserve"> </w:t>
      </w:r>
      <w:r>
        <w:rPr>
          <w:rFonts w:ascii="Georgia" w:eastAsia="Georgia" w:hAnsi="Georgia" w:cs="Georgia"/>
          <w:w w:val="102"/>
          <w:sz w:val="19"/>
          <w:szCs w:val="19"/>
        </w:rPr>
        <w:t xml:space="preserve">intensity </w:t>
      </w:r>
      <w:r>
        <w:rPr>
          <w:rFonts w:ascii="Georgia" w:eastAsia="Georgia" w:hAnsi="Georgia" w:cs="Georgia"/>
          <w:sz w:val="19"/>
          <w:szCs w:val="19"/>
        </w:rPr>
        <w:t>information</w:t>
      </w:r>
      <w:r>
        <w:rPr>
          <w:rFonts w:ascii="Georgia" w:eastAsia="Georgia" w:hAnsi="Georgia" w:cs="Georgia"/>
          <w:spacing w:val="17"/>
          <w:sz w:val="19"/>
          <w:szCs w:val="19"/>
        </w:rPr>
        <w:t xml:space="preserve"> </w:t>
      </w:r>
      <w:r>
        <w:rPr>
          <w:rFonts w:ascii="Georgia" w:eastAsia="Georgia" w:hAnsi="Georgia" w:cs="Georgia"/>
          <w:sz w:val="19"/>
          <w:szCs w:val="19"/>
        </w:rPr>
        <w:t>inside</w:t>
      </w:r>
      <w:r>
        <w:rPr>
          <w:rFonts w:ascii="Georgia" w:eastAsia="Georgia" w:hAnsi="Georgia" w:cs="Georgia"/>
          <w:spacing w:val="7"/>
          <w:sz w:val="19"/>
          <w:szCs w:val="19"/>
        </w:rPr>
        <w:t xml:space="preserve"> </w:t>
      </w:r>
      <w:r>
        <w:rPr>
          <w:rFonts w:ascii="Georgia" w:eastAsia="Georgia" w:hAnsi="Georgia" w:cs="Georgia"/>
          <w:sz w:val="19"/>
          <w:szCs w:val="19"/>
        </w:rPr>
        <w:t>the</w:t>
      </w:r>
      <w:r>
        <w:rPr>
          <w:rFonts w:ascii="Georgia" w:eastAsia="Georgia" w:hAnsi="Georgia" w:cs="Georgia"/>
          <w:spacing w:val="2"/>
          <w:sz w:val="19"/>
          <w:szCs w:val="19"/>
        </w:rPr>
        <w:t xml:space="preserve"> </w:t>
      </w:r>
      <w:r>
        <w:rPr>
          <w:rFonts w:ascii="Georgia" w:eastAsia="Georgia" w:hAnsi="Georgia" w:cs="Georgia"/>
          <w:sz w:val="19"/>
          <w:szCs w:val="19"/>
        </w:rPr>
        <w:t>target</w:t>
      </w:r>
      <w:r>
        <w:rPr>
          <w:rFonts w:ascii="Georgia" w:eastAsia="Georgia" w:hAnsi="Georgia" w:cs="Georgia"/>
          <w:spacing w:val="7"/>
          <w:sz w:val="19"/>
          <w:szCs w:val="19"/>
        </w:rPr>
        <w:t xml:space="preserve"> </w:t>
      </w:r>
      <w:r>
        <w:rPr>
          <w:rFonts w:ascii="Georgia" w:eastAsia="Georgia" w:hAnsi="Georgia" w:cs="Georgia"/>
          <w:sz w:val="19"/>
          <w:szCs w:val="19"/>
        </w:rPr>
        <w:t>lung</w:t>
      </w:r>
      <w:r>
        <w:rPr>
          <w:rFonts w:ascii="Georgia" w:eastAsia="Georgia" w:hAnsi="Georgia" w:cs="Georgia"/>
          <w:spacing w:val="5"/>
          <w:sz w:val="19"/>
          <w:szCs w:val="19"/>
        </w:rPr>
        <w:t xml:space="preserve"> </w:t>
      </w:r>
      <w:r>
        <w:rPr>
          <w:rFonts w:ascii="Georgia" w:eastAsia="Georgia" w:hAnsi="Georgia" w:cs="Georgia"/>
          <w:sz w:val="19"/>
          <w:szCs w:val="19"/>
        </w:rPr>
        <w:t>mask</w:t>
      </w:r>
      <w:r>
        <w:rPr>
          <w:rFonts w:ascii="Georgia" w:eastAsia="Georgia" w:hAnsi="Georgia" w:cs="Georgia"/>
          <w:spacing w:val="6"/>
          <w:sz w:val="19"/>
          <w:szCs w:val="19"/>
        </w:rPr>
        <w:t xml:space="preserve"> </w:t>
      </w:r>
      <w:r>
        <w:rPr>
          <w:rFonts w:ascii="Georgia" w:eastAsia="Georgia" w:hAnsi="Georgia" w:cs="Georgia"/>
          <w:sz w:val="19"/>
          <w:szCs w:val="19"/>
        </w:rPr>
        <w:t>and</w:t>
      </w:r>
      <w:r>
        <w:rPr>
          <w:rFonts w:ascii="Georgia" w:eastAsia="Georgia" w:hAnsi="Georgia" w:cs="Georgia"/>
          <w:spacing w:val="3"/>
          <w:sz w:val="19"/>
          <w:szCs w:val="19"/>
        </w:rPr>
        <w:t xml:space="preserve"> </w:t>
      </w:r>
      <w:r>
        <w:rPr>
          <w:rFonts w:ascii="Georgia" w:eastAsia="Georgia" w:hAnsi="Georgia" w:cs="Georgia"/>
          <w:sz w:val="19"/>
          <w:szCs w:val="19"/>
        </w:rPr>
        <w:t>CT</w:t>
      </w:r>
      <w:r>
        <w:rPr>
          <w:rFonts w:ascii="Georgia" w:eastAsia="Georgia" w:hAnsi="Georgia" w:cs="Georgia"/>
          <w:spacing w:val="2"/>
          <w:sz w:val="19"/>
          <w:szCs w:val="19"/>
        </w:rPr>
        <w:t xml:space="preserve"> </w:t>
      </w:r>
      <w:r>
        <w:rPr>
          <w:rFonts w:ascii="Georgia" w:eastAsia="Georgia" w:hAnsi="Georgia" w:cs="Georgia"/>
          <w:sz w:val="19"/>
          <w:szCs w:val="19"/>
        </w:rPr>
        <w:t>atlas</w:t>
      </w:r>
      <w:r>
        <w:rPr>
          <w:rFonts w:ascii="Georgia" w:eastAsia="Georgia" w:hAnsi="Georgia" w:cs="Georgia"/>
          <w:spacing w:val="5"/>
          <w:sz w:val="19"/>
          <w:szCs w:val="19"/>
        </w:rPr>
        <w:t xml:space="preserve"> </w:t>
      </w:r>
      <w:r>
        <w:rPr>
          <w:rFonts w:ascii="Georgia" w:eastAsia="Georgia" w:hAnsi="Georgia" w:cs="Georgia"/>
          <w:sz w:val="19"/>
          <w:szCs w:val="19"/>
        </w:rPr>
        <w:t>lung</w:t>
      </w:r>
      <w:r>
        <w:rPr>
          <w:rFonts w:ascii="Georgia" w:eastAsia="Georgia" w:hAnsi="Georgia" w:cs="Georgia"/>
          <w:spacing w:val="5"/>
          <w:sz w:val="19"/>
          <w:szCs w:val="19"/>
        </w:rPr>
        <w:t xml:space="preserve"> </w:t>
      </w:r>
      <w:r>
        <w:rPr>
          <w:rFonts w:ascii="Georgia" w:eastAsia="Georgia" w:hAnsi="Georgia" w:cs="Georgia"/>
          <w:sz w:val="19"/>
          <w:szCs w:val="19"/>
        </w:rPr>
        <w:t>masks,</w:t>
      </w:r>
      <w:r>
        <w:rPr>
          <w:rFonts w:ascii="Georgia" w:eastAsia="Georgia" w:hAnsi="Georgia" w:cs="Georgia"/>
          <w:spacing w:val="10"/>
          <w:sz w:val="19"/>
          <w:szCs w:val="19"/>
        </w:rPr>
        <w:t xml:space="preserve"> </w:t>
      </w:r>
      <w:del w:id="211" w:author="James Gee" w:date="2016-07-20T14:55:00Z">
        <w:r w:rsidDel="00D8088B">
          <w:rPr>
            <w:rFonts w:ascii="Georgia" w:eastAsia="Georgia" w:hAnsi="Georgia" w:cs="Georgia"/>
            <w:sz w:val="19"/>
            <w:szCs w:val="19"/>
          </w:rPr>
          <w:delText>we</w:delText>
        </w:r>
        <w:r w:rsidDel="00D8088B">
          <w:rPr>
            <w:rFonts w:ascii="Georgia" w:eastAsia="Georgia" w:hAnsi="Georgia" w:cs="Georgia"/>
            <w:spacing w:val="2"/>
            <w:sz w:val="19"/>
            <w:szCs w:val="19"/>
          </w:rPr>
          <w:delText xml:space="preserve"> </w:delText>
        </w:r>
        <w:r w:rsidDel="00D8088B">
          <w:rPr>
            <w:rFonts w:ascii="Georgia" w:eastAsia="Georgia" w:hAnsi="Georgia" w:cs="Georgia"/>
            <w:sz w:val="19"/>
            <w:szCs w:val="19"/>
          </w:rPr>
          <w:delText>use</w:delText>
        </w:r>
        <w:r w:rsidDel="00D8088B">
          <w:rPr>
            <w:rFonts w:ascii="Georgia" w:eastAsia="Georgia" w:hAnsi="Georgia" w:cs="Georgia"/>
            <w:spacing w:val="3"/>
            <w:sz w:val="19"/>
            <w:szCs w:val="19"/>
          </w:rPr>
          <w:delText xml:space="preserve"> </w:delText>
        </w:r>
      </w:del>
      <w:r>
        <w:rPr>
          <w:rFonts w:ascii="Georgia" w:eastAsia="Georgia" w:hAnsi="Georgia" w:cs="Georgia"/>
          <w:sz w:val="19"/>
          <w:szCs w:val="19"/>
        </w:rPr>
        <w:t>a simply</w:t>
      </w:r>
      <w:r>
        <w:rPr>
          <w:rFonts w:ascii="Georgia" w:eastAsia="Georgia" w:hAnsi="Georgia" w:cs="Georgia"/>
          <w:spacing w:val="8"/>
          <w:sz w:val="19"/>
          <w:szCs w:val="19"/>
        </w:rPr>
        <w:t xml:space="preserve"> </w:t>
      </w:r>
      <w:r>
        <w:rPr>
          <w:rFonts w:ascii="Georgia" w:eastAsia="Georgia" w:hAnsi="Georgia" w:cs="Georgia"/>
          <w:sz w:val="19"/>
          <w:szCs w:val="19"/>
        </w:rPr>
        <w:t>majority</w:t>
      </w:r>
      <w:r>
        <w:rPr>
          <w:rFonts w:ascii="Georgia" w:eastAsia="Georgia" w:hAnsi="Georgia" w:cs="Georgia"/>
          <w:spacing w:val="11"/>
          <w:sz w:val="19"/>
          <w:szCs w:val="19"/>
        </w:rPr>
        <w:t xml:space="preserve"> </w:t>
      </w:r>
      <w:r>
        <w:rPr>
          <w:rFonts w:ascii="Georgia" w:eastAsia="Georgia" w:hAnsi="Georgia" w:cs="Georgia"/>
          <w:sz w:val="19"/>
          <w:szCs w:val="19"/>
        </w:rPr>
        <w:t>voting</w:t>
      </w:r>
      <w:r>
        <w:rPr>
          <w:rFonts w:ascii="Georgia" w:eastAsia="Georgia" w:hAnsi="Georgia" w:cs="Georgia"/>
          <w:spacing w:val="8"/>
          <w:sz w:val="19"/>
          <w:szCs w:val="19"/>
        </w:rPr>
        <w:t xml:space="preserve"> </w:t>
      </w:r>
      <w:r>
        <w:rPr>
          <w:rFonts w:ascii="Georgia" w:eastAsia="Georgia" w:hAnsi="Georgia" w:cs="Georgia"/>
          <w:sz w:val="19"/>
          <w:szCs w:val="19"/>
        </w:rPr>
        <w:t>strategy</w:t>
      </w:r>
      <w:ins w:id="212" w:author="James Gee" w:date="2016-07-20T14:56:00Z">
        <w:r w:rsidR="00D8088B">
          <w:rPr>
            <w:rFonts w:ascii="Georgia" w:eastAsia="Georgia" w:hAnsi="Georgia" w:cs="Georgia"/>
            <w:sz w:val="19"/>
            <w:szCs w:val="19"/>
          </w:rPr>
          <w:t xml:space="preserve"> is used</w:t>
        </w:r>
      </w:ins>
      <w:r>
        <w:rPr>
          <w:rFonts w:ascii="Georgia" w:eastAsia="Georgia" w:hAnsi="Georgia" w:cs="Georgia"/>
          <w:spacing w:val="10"/>
          <w:sz w:val="19"/>
          <w:szCs w:val="19"/>
        </w:rPr>
        <w:t xml:space="preserve"> </w:t>
      </w:r>
      <w:r>
        <w:rPr>
          <w:rFonts w:ascii="Georgia" w:eastAsia="Georgia" w:hAnsi="Georgia" w:cs="Georgia"/>
          <w:sz w:val="19"/>
          <w:szCs w:val="19"/>
        </w:rPr>
        <w:t>to generate</w:t>
      </w:r>
      <w:r>
        <w:rPr>
          <w:rFonts w:ascii="Georgia" w:eastAsia="Georgia" w:hAnsi="Georgia" w:cs="Georgia"/>
          <w:spacing w:val="12"/>
          <w:sz w:val="19"/>
          <w:szCs w:val="19"/>
        </w:rPr>
        <w:t xml:space="preserve"> </w:t>
      </w:r>
      <w:r>
        <w:rPr>
          <w:rFonts w:ascii="Georgia" w:eastAsia="Georgia" w:hAnsi="Georgia" w:cs="Georgia"/>
          <w:sz w:val="19"/>
          <w:szCs w:val="19"/>
        </w:rPr>
        <w:t>the</w:t>
      </w:r>
      <w:r>
        <w:rPr>
          <w:rFonts w:ascii="Georgia" w:eastAsia="Georgia" w:hAnsi="Georgia" w:cs="Georgia"/>
          <w:spacing w:val="2"/>
          <w:sz w:val="19"/>
          <w:szCs w:val="19"/>
        </w:rPr>
        <w:t xml:space="preserve"> </w:t>
      </w:r>
      <w:del w:id="213" w:author="James Gee" w:date="2016-07-20T14:56:00Z">
        <w:r w:rsidDel="00D8088B">
          <w:rPr>
            <w:rFonts w:ascii="Georgia" w:eastAsia="Georgia" w:hAnsi="Georgia" w:cs="Georgia"/>
            <w:w w:val="102"/>
            <w:sz w:val="19"/>
            <w:szCs w:val="19"/>
          </w:rPr>
          <w:delText xml:space="preserve">opti- </w:delText>
        </w:r>
        <w:r w:rsidDel="00D8088B">
          <w:rPr>
            <w:rFonts w:ascii="Georgia" w:eastAsia="Georgia" w:hAnsi="Georgia" w:cs="Georgia"/>
            <w:sz w:val="19"/>
            <w:szCs w:val="19"/>
          </w:rPr>
          <w:delText>mal</w:delText>
        </w:r>
      </w:del>
      <w:ins w:id="214" w:author="James Gee" w:date="2016-07-20T14:56:00Z">
        <w:r w:rsidR="00D8088B">
          <w:rPr>
            <w:rFonts w:ascii="Georgia" w:eastAsia="Georgia" w:hAnsi="Georgia" w:cs="Georgia"/>
            <w:w w:val="102"/>
            <w:sz w:val="19"/>
            <w:szCs w:val="19"/>
          </w:rPr>
          <w:t>consensus</w:t>
        </w:r>
      </w:ins>
      <w:r>
        <w:rPr>
          <w:rFonts w:ascii="Georgia" w:eastAsia="Georgia" w:hAnsi="Georgia" w:cs="Georgia"/>
          <w:spacing w:val="1"/>
          <w:sz w:val="19"/>
          <w:szCs w:val="19"/>
        </w:rPr>
        <w:t xml:space="preserve"> </w:t>
      </w:r>
      <w:r>
        <w:rPr>
          <w:rFonts w:ascii="Georgia" w:eastAsia="Georgia" w:hAnsi="Georgia" w:cs="Georgia"/>
          <w:sz w:val="19"/>
          <w:szCs w:val="19"/>
        </w:rPr>
        <w:t>labeling</w:t>
      </w:r>
      <w:r>
        <w:rPr>
          <w:rFonts w:ascii="Georgia" w:eastAsia="Georgia" w:hAnsi="Georgia" w:cs="Georgia"/>
          <w:spacing w:val="8"/>
          <w:sz w:val="19"/>
          <w:szCs w:val="19"/>
        </w:rPr>
        <w:t xml:space="preserve"> </w:t>
      </w:r>
      <w:r>
        <w:rPr>
          <w:rFonts w:ascii="Georgia" w:eastAsia="Georgia" w:hAnsi="Georgia" w:cs="Georgia"/>
          <w:sz w:val="19"/>
          <w:szCs w:val="19"/>
        </w:rPr>
        <w:t>for the target</w:t>
      </w:r>
      <w:r>
        <w:rPr>
          <w:rFonts w:ascii="Georgia" w:eastAsia="Georgia" w:hAnsi="Georgia" w:cs="Georgia"/>
          <w:spacing w:val="5"/>
          <w:sz w:val="19"/>
          <w:szCs w:val="19"/>
        </w:rPr>
        <w:t xml:space="preserve"> </w:t>
      </w:r>
      <w:r>
        <w:rPr>
          <w:rFonts w:ascii="Georgia" w:eastAsia="Georgia" w:hAnsi="Georgia" w:cs="Georgia"/>
          <w:sz w:val="19"/>
          <w:szCs w:val="19"/>
        </w:rPr>
        <w:t>image.</w:t>
      </w:r>
      <w:r>
        <w:rPr>
          <w:rFonts w:ascii="Georgia" w:eastAsia="Georgia" w:hAnsi="Georgia" w:cs="Georgia"/>
          <w:spacing w:val="26"/>
          <w:sz w:val="19"/>
          <w:szCs w:val="19"/>
        </w:rPr>
        <w:t xml:space="preserve"> </w:t>
      </w:r>
      <w:r>
        <w:rPr>
          <w:rFonts w:ascii="Georgia" w:eastAsia="Georgia" w:hAnsi="Georgia" w:cs="Georgia"/>
          <w:sz w:val="19"/>
          <w:szCs w:val="19"/>
        </w:rPr>
        <w:t>Following</w:t>
      </w:r>
      <w:r>
        <w:rPr>
          <w:rFonts w:ascii="Georgia" w:eastAsia="Georgia" w:hAnsi="Georgia" w:cs="Georgia"/>
          <w:spacing w:val="12"/>
          <w:sz w:val="19"/>
          <w:szCs w:val="19"/>
        </w:rPr>
        <w:t xml:space="preserve"> </w:t>
      </w:r>
      <w:del w:id="215" w:author="James Gee" w:date="2016-07-20T14:56:00Z">
        <w:r w:rsidDel="00D8088B">
          <w:rPr>
            <w:rFonts w:ascii="Georgia" w:eastAsia="Georgia" w:hAnsi="Georgia" w:cs="Georgia"/>
            <w:sz w:val="19"/>
            <w:szCs w:val="19"/>
          </w:rPr>
          <w:delText>the majority</w:delText>
        </w:r>
        <w:r w:rsidDel="00D8088B">
          <w:rPr>
            <w:rFonts w:ascii="Georgia" w:eastAsia="Georgia" w:hAnsi="Georgia" w:cs="Georgia"/>
            <w:spacing w:val="9"/>
            <w:sz w:val="19"/>
            <w:szCs w:val="19"/>
          </w:rPr>
          <w:delText xml:space="preserve"> </w:delText>
        </w:r>
        <w:r w:rsidDel="00D8088B">
          <w:rPr>
            <w:rFonts w:ascii="Georgia" w:eastAsia="Georgia" w:hAnsi="Georgia" w:cs="Georgia"/>
            <w:sz w:val="19"/>
            <w:szCs w:val="19"/>
          </w:rPr>
          <w:delText>voting</w:delText>
        </w:r>
      </w:del>
      <w:ins w:id="216" w:author="James Gee" w:date="2016-07-20T14:56:00Z">
        <w:r w:rsidR="00D8088B">
          <w:rPr>
            <w:rFonts w:ascii="Georgia" w:eastAsia="Georgia" w:hAnsi="Georgia" w:cs="Georgia"/>
            <w:sz w:val="19"/>
            <w:szCs w:val="19"/>
          </w:rPr>
          <w:t>this step</w:t>
        </w:r>
      </w:ins>
      <w:r>
        <w:rPr>
          <w:rFonts w:ascii="Georgia" w:eastAsia="Georgia" w:hAnsi="Georgia" w:cs="Georgia"/>
          <w:sz w:val="19"/>
          <w:szCs w:val="19"/>
        </w:rPr>
        <w:t>,</w:t>
      </w:r>
      <w:r>
        <w:rPr>
          <w:rFonts w:ascii="Georgia" w:eastAsia="Georgia" w:hAnsi="Georgia" w:cs="Georgia"/>
          <w:spacing w:val="8"/>
          <w:sz w:val="19"/>
          <w:szCs w:val="19"/>
        </w:rPr>
        <w:t xml:space="preserve"> </w:t>
      </w:r>
      <w:r>
        <w:rPr>
          <w:rFonts w:ascii="Georgia" w:eastAsia="Georgia" w:hAnsi="Georgia" w:cs="Georgia"/>
          <w:sz w:val="19"/>
          <w:szCs w:val="19"/>
        </w:rPr>
        <w:t>we remove</w:t>
      </w:r>
      <w:r>
        <w:rPr>
          <w:rFonts w:ascii="Georgia" w:eastAsia="Georgia" w:hAnsi="Georgia" w:cs="Georgia"/>
          <w:spacing w:val="8"/>
          <w:sz w:val="19"/>
          <w:szCs w:val="19"/>
        </w:rPr>
        <w:t xml:space="preserve"> </w:t>
      </w:r>
      <w:r>
        <w:rPr>
          <w:rFonts w:ascii="Georgia" w:eastAsia="Georgia" w:hAnsi="Georgia" w:cs="Georgia"/>
          <w:sz w:val="19"/>
          <w:szCs w:val="19"/>
        </w:rPr>
        <w:t>any</w:t>
      </w:r>
      <w:r>
        <w:rPr>
          <w:rFonts w:ascii="Georgia" w:eastAsia="Georgia" w:hAnsi="Georgia" w:cs="Georgia"/>
          <w:spacing w:val="1"/>
          <w:sz w:val="19"/>
          <w:szCs w:val="19"/>
        </w:rPr>
        <w:t xml:space="preserve"> </w:t>
      </w:r>
      <w:proofErr w:type="spellStart"/>
      <w:r>
        <w:rPr>
          <w:rFonts w:ascii="Georgia" w:eastAsia="Georgia" w:hAnsi="Georgia" w:cs="Georgia"/>
          <w:sz w:val="19"/>
          <w:szCs w:val="19"/>
        </w:rPr>
        <w:t>labelings</w:t>
      </w:r>
      <w:proofErr w:type="spellEnd"/>
      <w:r>
        <w:rPr>
          <w:rFonts w:ascii="Georgia" w:eastAsia="Georgia" w:hAnsi="Georgia" w:cs="Georgia"/>
          <w:spacing w:val="10"/>
          <w:sz w:val="19"/>
          <w:szCs w:val="19"/>
        </w:rPr>
        <w:t xml:space="preserve"> </w:t>
      </w:r>
      <w:r>
        <w:rPr>
          <w:rFonts w:ascii="Georgia" w:eastAsia="Georgia" w:hAnsi="Georgia" w:cs="Georgia"/>
          <w:sz w:val="19"/>
          <w:szCs w:val="19"/>
        </w:rPr>
        <w:t>outside</w:t>
      </w:r>
      <w:r>
        <w:rPr>
          <w:rFonts w:ascii="Georgia" w:eastAsia="Georgia" w:hAnsi="Georgia" w:cs="Georgia"/>
          <w:spacing w:val="7"/>
          <w:sz w:val="19"/>
          <w:szCs w:val="19"/>
        </w:rPr>
        <w:t xml:space="preserve"> </w:t>
      </w:r>
      <w:r>
        <w:rPr>
          <w:rFonts w:ascii="Georgia" w:eastAsia="Georgia" w:hAnsi="Georgia" w:cs="Georgia"/>
          <w:sz w:val="19"/>
          <w:szCs w:val="19"/>
        </w:rPr>
        <w:t>the lung</w:t>
      </w:r>
      <w:r>
        <w:rPr>
          <w:rFonts w:ascii="Georgia" w:eastAsia="Georgia" w:hAnsi="Georgia" w:cs="Georgia"/>
          <w:spacing w:val="2"/>
          <w:sz w:val="19"/>
          <w:szCs w:val="19"/>
        </w:rPr>
        <w:t xml:space="preserve"> </w:t>
      </w:r>
      <w:r>
        <w:rPr>
          <w:rFonts w:ascii="Georgia" w:eastAsia="Georgia" w:hAnsi="Georgia" w:cs="Georgia"/>
          <w:sz w:val="19"/>
          <w:szCs w:val="19"/>
        </w:rPr>
        <w:t>mask</w:t>
      </w:r>
      <w:r>
        <w:rPr>
          <w:rFonts w:ascii="Georgia" w:eastAsia="Georgia" w:hAnsi="Georgia" w:cs="Georgia"/>
          <w:spacing w:val="4"/>
          <w:sz w:val="19"/>
          <w:szCs w:val="19"/>
        </w:rPr>
        <w:t xml:space="preserve"> </w:t>
      </w:r>
      <w:r>
        <w:rPr>
          <w:rFonts w:ascii="Georgia" w:eastAsia="Georgia" w:hAnsi="Georgia" w:cs="Georgia"/>
          <w:sz w:val="19"/>
          <w:szCs w:val="19"/>
        </w:rPr>
        <w:t>and</w:t>
      </w:r>
      <w:r>
        <w:rPr>
          <w:rFonts w:ascii="Georgia" w:eastAsia="Georgia" w:hAnsi="Georgia" w:cs="Georgia"/>
          <w:spacing w:val="1"/>
          <w:sz w:val="19"/>
          <w:szCs w:val="19"/>
        </w:rPr>
        <w:t xml:space="preserve"> </w:t>
      </w:r>
      <w:r>
        <w:rPr>
          <w:rFonts w:ascii="Georgia" w:eastAsia="Georgia" w:hAnsi="Georgia" w:cs="Georgia"/>
          <w:sz w:val="19"/>
          <w:szCs w:val="19"/>
        </w:rPr>
        <w:t>assign</w:t>
      </w:r>
      <w:r>
        <w:rPr>
          <w:rFonts w:ascii="Georgia" w:eastAsia="Georgia" w:hAnsi="Georgia" w:cs="Georgia"/>
          <w:spacing w:val="5"/>
          <w:sz w:val="19"/>
          <w:szCs w:val="19"/>
        </w:rPr>
        <w:t xml:space="preserve"> </w:t>
      </w:r>
      <w:r>
        <w:rPr>
          <w:rFonts w:ascii="Georgia" w:eastAsia="Georgia" w:hAnsi="Georgia" w:cs="Georgia"/>
          <w:w w:val="102"/>
          <w:sz w:val="19"/>
          <w:szCs w:val="19"/>
        </w:rPr>
        <w:t xml:space="preserve">any </w:t>
      </w:r>
      <w:r>
        <w:rPr>
          <w:rFonts w:ascii="Georgia" w:eastAsia="Georgia" w:hAnsi="Georgia" w:cs="Georgia"/>
          <w:sz w:val="19"/>
          <w:szCs w:val="19"/>
        </w:rPr>
        <w:t>unlabeled</w:t>
      </w:r>
      <w:r>
        <w:rPr>
          <w:rFonts w:ascii="Georgia" w:eastAsia="Georgia" w:hAnsi="Georgia" w:cs="Georgia"/>
          <w:spacing w:val="17"/>
          <w:sz w:val="19"/>
          <w:szCs w:val="19"/>
        </w:rPr>
        <w:t xml:space="preserve"> </w:t>
      </w:r>
      <w:r>
        <w:rPr>
          <w:rFonts w:ascii="Georgia" w:eastAsia="Georgia" w:hAnsi="Georgia" w:cs="Georgia"/>
          <w:sz w:val="19"/>
          <w:szCs w:val="19"/>
        </w:rPr>
        <w:t>voxels</w:t>
      </w:r>
      <w:r>
        <w:rPr>
          <w:rFonts w:ascii="Georgia" w:eastAsia="Georgia" w:hAnsi="Georgia" w:cs="Georgia"/>
          <w:spacing w:val="11"/>
          <w:sz w:val="19"/>
          <w:szCs w:val="19"/>
        </w:rPr>
        <w:t xml:space="preserve"> </w:t>
      </w:r>
      <w:r>
        <w:rPr>
          <w:rFonts w:ascii="Georgia" w:eastAsia="Georgia" w:hAnsi="Georgia" w:cs="Georgia"/>
          <w:sz w:val="19"/>
          <w:szCs w:val="19"/>
        </w:rPr>
        <w:t>with</w:t>
      </w:r>
      <w:r>
        <w:rPr>
          <w:rFonts w:ascii="Georgia" w:eastAsia="Georgia" w:hAnsi="Georgia" w:cs="Georgia"/>
          <w:spacing w:val="8"/>
          <w:sz w:val="19"/>
          <w:szCs w:val="19"/>
        </w:rPr>
        <w:t xml:space="preserve"> </w:t>
      </w:r>
      <w:r>
        <w:rPr>
          <w:rFonts w:ascii="Georgia" w:eastAsia="Georgia" w:hAnsi="Georgia" w:cs="Georgia"/>
          <w:sz w:val="19"/>
          <w:szCs w:val="19"/>
        </w:rPr>
        <w:t>the</w:t>
      </w:r>
      <w:r>
        <w:rPr>
          <w:rFonts w:ascii="Georgia" w:eastAsia="Georgia" w:hAnsi="Georgia" w:cs="Georgia"/>
          <w:spacing w:val="6"/>
          <w:sz w:val="19"/>
          <w:szCs w:val="19"/>
        </w:rPr>
        <w:t xml:space="preserve"> </w:t>
      </w:r>
      <w:r>
        <w:rPr>
          <w:rFonts w:ascii="Georgia" w:eastAsia="Georgia" w:hAnsi="Georgia" w:cs="Georgia"/>
          <w:sz w:val="19"/>
          <w:szCs w:val="19"/>
        </w:rPr>
        <w:t>label</w:t>
      </w:r>
      <w:r>
        <w:rPr>
          <w:rFonts w:ascii="Georgia" w:eastAsia="Georgia" w:hAnsi="Georgia" w:cs="Georgia"/>
          <w:spacing w:val="9"/>
          <w:sz w:val="19"/>
          <w:szCs w:val="19"/>
        </w:rPr>
        <w:t xml:space="preserve"> </w:t>
      </w:r>
      <w:r>
        <w:rPr>
          <w:rFonts w:ascii="Georgia" w:eastAsia="Georgia" w:hAnsi="Georgia" w:cs="Georgia"/>
          <w:sz w:val="19"/>
          <w:szCs w:val="19"/>
        </w:rPr>
        <w:t>closest</w:t>
      </w:r>
      <w:r>
        <w:rPr>
          <w:rFonts w:ascii="Georgia" w:eastAsia="Georgia" w:hAnsi="Georgia" w:cs="Georgia"/>
          <w:spacing w:val="12"/>
          <w:sz w:val="19"/>
          <w:szCs w:val="19"/>
        </w:rPr>
        <w:t xml:space="preserve"> </w:t>
      </w:r>
      <w:r>
        <w:rPr>
          <w:rFonts w:ascii="Georgia" w:eastAsia="Georgia" w:hAnsi="Georgia" w:cs="Georgia"/>
          <w:sz w:val="19"/>
          <w:szCs w:val="19"/>
        </w:rPr>
        <w:t>in</w:t>
      </w:r>
      <w:r>
        <w:rPr>
          <w:rFonts w:ascii="Georgia" w:eastAsia="Georgia" w:hAnsi="Georgia" w:cs="Georgia"/>
          <w:spacing w:val="6"/>
          <w:sz w:val="19"/>
          <w:szCs w:val="19"/>
        </w:rPr>
        <w:t xml:space="preserve"> </w:t>
      </w:r>
      <w:r>
        <w:rPr>
          <w:rFonts w:ascii="Georgia" w:eastAsia="Georgia" w:hAnsi="Georgia" w:cs="Georgia"/>
          <w:sz w:val="19"/>
          <w:szCs w:val="19"/>
        </w:rPr>
        <w:t>distance</w:t>
      </w:r>
      <w:r>
        <w:rPr>
          <w:rFonts w:ascii="Georgia" w:eastAsia="Georgia" w:hAnsi="Georgia" w:cs="Georgia"/>
          <w:spacing w:val="15"/>
          <w:sz w:val="19"/>
          <w:szCs w:val="19"/>
        </w:rPr>
        <w:t xml:space="preserve"> </w:t>
      </w:r>
      <w:r>
        <w:rPr>
          <w:rFonts w:ascii="Georgia" w:eastAsia="Georgia" w:hAnsi="Georgia" w:cs="Georgia"/>
          <w:sz w:val="19"/>
          <w:szCs w:val="19"/>
        </w:rPr>
        <w:t>to</w:t>
      </w:r>
      <w:r>
        <w:rPr>
          <w:rFonts w:ascii="Georgia" w:eastAsia="Georgia" w:hAnsi="Georgia" w:cs="Georgia"/>
          <w:spacing w:val="4"/>
          <w:sz w:val="19"/>
          <w:szCs w:val="19"/>
        </w:rPr>
        <w:t xml:space="preserve"> </w:t>
      </w:r>
      <w:r>
        <w:rPr>
          <w:rFonts w:ascii="Georgia" w:eastAsia="Georgia" w:hAnsi="Georgia" w:cs="Georgia"/>
          <w:sz w:val="19"/>
          <w:szCs w:val="19"/>
        </w:rPr>
        <w:t>that</w:t>
      </w:r>
      <w:r>
        <w:rPr>
          <w:rFonts w:ascii="Georgia" w:eastAsia="Georgia" w:hAnsi="Georgia" w:cs="Georgia"/>
          <w:spacing w:val="8"/>
          <w:sz w:val="19"/>
          <w:szCs w:val="19"/>
        </w:rPr>
        <w:t xml:space="preserve"> </w:t>
      </w:r>
      <w:r>
        <w:rPr>
          <w:rFonts w:ascii="Georgia" w:eastAsia="Georgia" w:hAnsi="Georgia" w:cs="Georgia"/>
          <w:sz w:val="19"/>
          <w:szCs w:val="19"/>
        </w:rPr>
        <w:t>voxel.</w:t>
      </w:r>
      <w:r>
        <w:rPr>
          <w:rFonts w:ascii="Georgia" w:eastAsia="Georgia" w:hAnsi="Georgia" w:cs="Georgia"/>
          <w:spacing w:val="27"/>
          <w:sz w:val="19"/>
          <w:szCs w:val="19"/>
        </w:rPr>
        <w:t xml:space="preserve"> </w:t>
      </w:r>
      <w:del w:id="217" w:author="James Gee" w:date="2016-07-20T14:56:00Z">
        <w:r w:rsidDel="00D8088B">
          <w:rPr>
            <w:rFonts w:ascii="Georgia" w:eastAsia="Georgia" w:hAnsi="Georgia" w:cs="Georgia"/>
            <w:sz w:val="19"/>
            <w:szCs w:val="19"/>
          </w:rPr>
          <w:delText>This</w:delText>
        </w:r>
        <w:r w:rsidDel="00D8088B">
          <w:rPr>
            <w:rFonts w:ascii="Georgia" w:eastAsia="Georgia" w:hAnsi="Georgia" w:cs="Georgia"/>
            <w:spacing w:val="8"/>
            <w:sz w:val="19"/>
            <w:szCs w:val="19"/>
          </w:rPr>
          <w:delText xml:space="preserve"> </w:delText>
        </w:r>
        <w:r w:rsidDel="00D8088B">
          <w:rPr>
            <w:rFonts w:ascii="Georgia" w:eastAsia="Georgia" w:hAnsi="Georgia" w:cs="Georgia"/>
            <w:sz w:val="19"/>
            <w:szCs w:val="19"/>
          </w:rPr>
          <w:delText>methodology</w:delText>
        </w:r>
        <w:r w:rsidDel="00D8088B">
          <w:rPr>
            <w:rFonts w:ascii="Georgia" w:eastAsia="Georgia" w:hAnsi="Georgia" w:cs="Georgia"/>
            <w:spacing w:val="23"/>
            <w:sz w:val="19"/>
            <w:szCs w:val="19"/>
          </w:rPr>
          <w:delText xml:space="preserve"> </w:delText>
        </w:r>
        <w:r w:rsidDel="00D8088B">
          <w:rPr>
            <w:rFonts w:ascii="Georgia" w:eastAsia="Georgia" w:hAnsi="Georgia" w:cs="Georgia"/>
            <w:sz w:val="19"/>
            <w:szCs w:val="19"/>
          </w:rPr>
          <w:delText>is</w:delText>
        </w:r>
        <w:r w:rsidDel="00D8088B">
          <w:rPr>
            <w:rFonts w:ascii="Georgia" w:eastAsia="Georgia" w:hAnsi="Georgia" w:cs="Georgia"/>
            <w:spacing w:val="4"/>
            <w:sz w:val="19"/>
            <w:szCs w:val="19"/>
          </w:rPr>
          <w:delText xml:space="preserve"> </w:delText>
        </w:r>
        <w:r w:rsidDel="00D8088B">
          <w:rPr>
            <w:rFonts w:ascii="Georgia" w:eastAsia="Georgia" w:hAnsi="Georgia" w:cs="Georgia"/>
            <w:sz w:val="19"/>
            <w:szCs w:val="19"/>
          </w:rPr>
          <w:delText>more</w:delText>
        </w:r>
        <w:r w:rsidDel="00D8088B">
          <w:rPr>
            <w:rFonts w:ascii="Georgia" w:eastAsia="Georgia" w:hAnsi="Georgia" w:cs="Georgia"/>
            <w:spacing w:val="10"/>
            <w:sz w:val="19"/>
            <w:szCs w:val="19"/>
          </w:rPr>
          <w:delText xml:space="preserve"> </w:delText>
        </w:r>
        <w:r w:rsidDel="00D8088B">
          <w:rPr>
            <w:rFonts w:ascii="Georgia" w:eastAsia="Georgia" w:hAnsi="Georgia" w:cs="Georgia"/>
            <w:sz w:val="19"/>
            <w:szCs w:val="19"/>
          </w:rPr>
          <w:delText>thoroughly</w:delText>
        </w:r>
        <w:r w:rsidDel="00D8088B">
          <w:rPr>
            <w:rFonts w:ascii="Georgia" w:eastAsia="Georgia" w:hAnsi="Georgia" w:cs="Georgia"/>
            <w:spacing w:val="19"/>
            <w:sz w:val="19"/>
            <w:szCs w:val="19"/>
          </w:rPr>
          <w:delText xml:space="preserve"> </w:delText>
        </w:r>
        <w:r w:rsidDel="00D8088B">
          <w:rPr>
            <w:rFonts w:ascii="Georgia" w:eastAsia="Georgia" w:hAnsi="Georgia" w:cs="Georgia"/>
            <w:sz w:val="19"/>
            <w:szCs w:val="19"/>
          </w:rPr>
          <w:delText>described</w:delText>
        </w:r>
      </w:del>
      <w:ins w:id="218" w:author="James Gee" w:date="2016-07-20T14:56:00Z">
        <w:r w:rsidR="00D8088B">
          <w:rPr>
            <w:rFonts w:ascii="Georgia" w:eastAsia="Georgia" w:hAnsi="Georgia" w:cs="Georgia"/>
            <w:sz w:val="19"/>
            <w:szCs w:val="19"/>
          </w:rPr>
          <w:t>Additional details can be found</w:t>
        </w:r>
      </w:ins>
      <w:r>
        <w:rPr>
          <w:rFonts w:ascii="Georgia" w:eastAsia="Georgia" w:hAnsi="Georgia" w:cs="Georgia"/>
          <w:spacing w:val="17"/>
          <w:sz w:val="19"/>
          <w:szCs w:val="19"/>
        </w:rPr>
        <w:t xml:space="preserve"> </w:t>
      </w:r>
      <w:r>
        <w:rPr>
          <w:rFonts w:ascii="Georgia" w:eastAsia="Georgia" w:hAnsi="Georgia" w:cs="Georgia"/>
          <w:sz w:val="19"/>
          <w:szCs w:val="19"/>
        </w:rPr>
        <w:t>in</w:t>
      </w:r>
      <w:r>
        <w:rPr>
          <w:rFonts w:ascii="Georgia" w:eastAsia="Georgia" w:hAnsi="Georgia" w:cs="Georgia"/>
          <w:spacing w:val="6"/>
          <w:sz w:val="19"/>
          <w:szCs w:val="19"/>
        </w:rPr>
        <w:t xml:space="preserve"> </w:t>
      </w:r>
      <w:r>
        <w:rPr>
          <w:rFonts w:ascii="Georgia" w:eastAsia="Georgia" w:hAnsi="Georgia" w:cs="Georgia"/>
          <w:sz w:val="19"/>
          <w:szCs w:val="19"/>
        </w:rPr>
        <w:t>[50]</w:t>
      </w:r>
      <w:r>
        <w:rPr>
          <w:rFonts w:ascii="Georgia" w:eastAsia="Georgia" w:hAnsi="Georgia" w:cs="Georgia"/>
          <w:spacing w:val="8"/>
          <w:sz w:val="19"/>
          <w:szCs w:val="19"/>
        </w:rPr>
        <w:t xml:space="preserve"> </w:t>
      </w:r>
      <w:r>
        <w:rPr>
          <w:rFonts w:ascii="Georgia" w:eastAsia="Georgia" w:hAnsi="Georgia" w:cs="Georgia"/>
          <w:w w:val="102"/>
          <w:sz w:val="19"/>
          <w:szCs w:val="19"/>
        </w:rPr>
        <w:t xml:space="preserve">where </w:t>
      </w:r>
      <w:r>
        <w:rPr>
          <w:rFonts w:ascii="Georgia" w:eastAsia="Georgia" w:hAnsi="Georgia" w:cs="Georgia"/>
          <w:sz w:val="19"/>
          <w:szCs w:val="19"/>
        </w:rPr>
        <w:t>we</w:t>
      </w:r>
      <w:r>
        <w:rPr>
          <w:rFonts w:ascii="Georgia" w:eastAsia="Georgia" w:hAnsi="Georgia" w:cs="Georgia"/>
          <w:spacing w:val="9"/>
          <w:sz w:val="19"/>
          <w:szCs w:val="19"/>
        </w:rPr>
        <w:t xml:space="preserve"> </w:t>
      </w:r>
      <w:r>
        <w:rPr>
          <w:rFonts w:ascii="Georgia" w:eastAsia="Georgia" w:hAnsi="Georgia" w:cs="Georgia"/>
          <w:sz w:val="19"/>
          <w:szCs w:val="19"/>
        </w:rPr>
        <w:t>showed</w:t>
      </w:r>
      <w:r>
        <w:rPr>
          <w:rFonts w:ascii="Georgia" w:eastAsia="Georgia" w:hAnsi="Georgia" w:cs="Georgia"/>
          <w:spacing w:val="17"/>
          <w:sz w:val="19"/>
          <w:szCs w:val="19"/>
        </w:rPr>
        <w:t xml:space="preserve"> </w:t>
      </w:r>
      <w:r>
        <w:rPr>
          <w:rFonts w:ascii="Georgia" w:eastAsia="Georgia" w:hAnsi="Georgia" w:cs="Georgia"/>
          <w:sz w:val="19"/>
          <w:szCs w:val="19"/>
        </w:rPr>
        <w:t>that</w:t>
      </w:r>
      <w:r>
        <w:rPr>
          <w:rFonts w:ascii="Georgia" w:eastAsia="Georgia" w:hAnsi="Georgia" w:cs="Georgia"/>
          <w:spacing w:val="11"/>
          <w:sz w:val="19"/>
          <w:szCs w:val="19"/>
        </w:rPr>
        <w:t xml:space="preserve"> </w:t>
      </w:r>
      <w:r>
        <w:rPr>
          <w:rFonts w:ascii="Georgia" w:eastAsia="Georgia" w:hAnsi="Georgia" w:cs="Georgia"/>
          <w:sz w:val="19"/>
          <w:szCs w:val="19"/>
        </w:rPr>
        <w:t>lobar</w:t>
      </w:r>
      <w:r>
        <w:rPr>
          <w:rFonts w:ascii="Georgia" w:eastAsia="Georgia" w:hAnsi="Georgia" w:cs="Georgia"/>
          <w:spacing w:val="13"/>
          <w:sz w:val="19"/>
          <w:szCs w:val="19"/>
        </w:rPr>
        <w:t xml:space="preserve"> </w:t>
      </w:r>
      <w:r>
        <w:rPr>
          <w:rFonts w:ascii="Georgia" w:eastAsia="Georgia" w:hAnsi="Georgia" w:cs="Georgia"/>
          <w:sz w:val="19"/>
          <w:szCs w:val="19"/>
        </w:rPr>
        <w:t>overlap</w:t>
      </w:r>
      <w:r>
        <w:rPr>
          <w:rFonts w:ascii="Georgia" w:eastAsia="Georgia" w:hAnsi="Georgia" w:cs="Georgia"/>
          <w:spacing w:val="16"/>
          <w:sz w:val="19"/>
          <w:szCs w:val="19"/>
        </w:rPr>
        <w:t xml:space="preserve"> </w:t>
      </w:r>
      <w:r>
        <w:rPr>
          <w:rFonts w:ascii="Georgia" w:eastAsia="Georgia" w:hAnsi="Georgia" w:cs="Georgia"/>
          <w:sz w:val="19"/>
          <w:szCs w:val="19"/>
        </w:rPr>
        <w:t>measures</w:t>
      </w:r>
      <w:r>
        <w:rPr>
          <w:rFonts w:ascii="Georgia" w:eastAsia="Georgia" w:hAnsi="Georgia" w:cs="Georgia"/>
          <w:spacing w:val="20"/>
          <w:sz w:val="19"/>
          <w:szCs w:val="19"/>
        </w:rPr>
        <w:t xml:space="preserve"> </w:t>
      </w:r>
      <w:r>
        <w:rPr>
          <w:rFonts w:ascii="Georgia" w:eastAsia="Georgia" w:hAnsi="Georgia" w:cs="Georgia"/>
          <w:sz w:val="19"/>
          <w:szCs w:val="19"/>
        </w:rPr>
        <w:t>in</w:t>
      </w:r>
      <w:r>
        <w:rPr>
          <w:rFonts w:ascii="Georgia" w:eastAsia="Georgia" w:hAnsi="Georgia" w:cs="Georgia"/>
          <w:spacing w:val="9"/>
          <w:sz w:val="19"/>
          <w:szCs w:val="19"/>
        </w:rPr>
        <w:t xml:space="preserve"> </w:t>
      </w:r>
      <w:r>
        <w:rPr>
          <w:rFonts w:ascii="Georgia" w:eastAsia="Georgia" w:hAnsi="Georgia" w:cs="Georgia"/>
          <w:sz w:val="19"/>
          <w:szCs w:val="19"/>
        </w:rPr>
        <w:t>1H</w:t>
      </w:r>
      <w:r>
        <w:rPr>
          <w:rFonts w:ascii="Georgia" w:eastAsia="Georgia" w:hAnsi="Georgia" w:cs="Georgia"/>
          <w:spacing w:val="9"/>
          <w:sz w:val="19"/>
          <w:szCs w:val="19"/>
        </w:rPr>
        <w:t xml:space="preserve"> </w:t>
      </w:r>
      <w:r>
        <w:rPr>
          <w:rFonts w:ascii="Georgia" w:eastAsia="Georgia" w:hAnsi="Georgia" w:cs="Georgia"/>
          <w:sz w:val="19"/>
          <w:szCs w:val="19"/>
        </w:rPr>
        <w:t>MRI</w:t>
      </w:r>
      <w:r>
        <w:rPr>
          <w:rFonts w:ascii="Georgia" w:eastAsia="Georgia" w:hAnsi="Georgia" w:cs="Georgia"/>
          <w:spacing w:val="12"/>
          <w:sz w:val="19"/>
          <w:szCs w:val="19"/>
        </w:rPr>
        <w:t xml:space="preserve"> </w:t>
      </w:r>
      <w:r>
        <w:rPr>
          <w:rFonts w:ascii="Georgia" w:eastAsia="Georgia" w:hAnsi="Georgia" w:cs="Georgia"/>
          <w:sz w:val="19"/>
          <w:szCs w:val="19"/>
        </w:rPr>
        <w:t>were</w:t>
      </w:r>
      <w:r>
        <w:rPr>
          <w:rFonts w:ascii="Georgia" w:eastAsia="Georgia" w:hAnsi="Georgia" w:cs="Georgia"/>
          <w:spacing w:val="12"/>
          <w:sz w:val="19"/>
          <w:szCs w:val="19"/>
        </w:rPr>
        <w:t xml:space="preserve"> </w:t>
      </w:r>
      <w:r>
        <w:rPr>
          <w:rFonts w:ascii="Georgia" w:eastAsia="Georgia" w:hAnsi="Georgia" w:cs="Georgia"/>
          <w:sz w:val="19"/>
          <w:szCs w:val="19"/>
        </w:rPr>
        <w:t>on</w:t>
      </w:r>
      <w:r>
        <w:rPr>
          <w:rFonts w:ascii="Georgia" w:eastAsia="Georgia" w:hAnsi="Georgia" w:cs="Georgia"/>
          <w:spacing w:val="8"/>
          <w:sz w:val="19"/>
          <w:szCs w:val="19"/>
        </w:rPr>
        <w:t xml:space="preserve"> </w:t>
      </w:r>
      <w:r>
        <w:rPr>
          <w:rFonts w:ascii="Georgia" w:eastAsia="Georgia" w:hAnsi="Georgia" w:cs="Georgia"/>
          <w:sz w:val="19"/>
          <w:szCs w:val="19"/>
        </w:rPr>
        <w:t>par</w:t>
      </w:r>
      <w:r>
        <w:rPr>
          <w:rFonts w:ascii="Georgia" w:eastAsia="Georgia" w:hAnsi="Georgia" w:cs="Georgia"/>
          <w:spacing w:val="10"/>
          <w:sz w:val="19"/>
          <w:szCs w:val="19"/>
        </w:rPr>
        <w:t xml:space="preserve"> </w:t>
      </w:r>
      <w:r>
        <w:rPr>
          <w:rFonts w:ascii="Georgia" w:eastAsia="Georgia" w:hAnsi="Georgia" w:cs="Georgia"/>
          <w:sz w:val="19"/>
          <w:szCs w:val="19"/>
        </w:rPr>
        <w:t>with</w:t>
      </w:r>
      <w:r>
        <w:rPr>
          <w:rFonts w:ascii="Georgia" w:eastAsia="Georgia" w:hAnsi="Georgia" w:cs="Georgia"/>
          <w:spacing w:val="11"/>
          <w:sz w:val="19"/>
          <w:szCs w:val="19"/>
        </w:rPr>
        <w:t xml:space="preserve"> </w:t>
      </w:r>
      <w:r>
        <w:rPr>
          <w:rFonts w:ascii="Georgia" w:eastAsia="Georgia" w:hAnsi="Georgia" w:cs="Georgia"/>
          <w:sz w:val="19"/>
          <w:szCs w:val="19"/>
        </w:rPr>
        <w:t>state-of-the-art</w:t>
      </w:r>
      <w:r>
        <w:rPr>
          <w:rFonts w:ascii="Georgia" w:eastAsia="Georgia" w:hAnsi="Georgia" w:cs="Georgia"/>
          <w:spacing w:val="30"/>
          <w:sz w:val="19"/>
          <w:szCs w:val="19"/>
        </w:rPr>
        <w:t xml:space="preserve"> </w:t>
      </w:r>
      <w:del w:id="219" w:author="James Gee" w:date="2016-07-20T14:56:00Z">
        <w:r w:rsidDel="00D8088B">
          <w:rPr>
            <w:rFonts w:ascii="Georgia" w:eastAsia="Georgia" w:hAnsi="Georgia" w:cs="Georgia"/>
            <w:sz w:val="19"/>
            <w:szCs w:val="19"/>
          </w:rPr>
          <w:delText>CT</w:delText>
        </w:r>
        <w:r w:rsidDel="00D8088B">
          <w:rPr>
            <w:rFonts w:ascii="Georgia" w:eastAsia="Georgia" w:hAnsi="Georgia" w:cs="Georgia"/>
            <w:spacing w:val="9"/>
            <w:sz w:val="19"/>
            <w:szCs w:val="19"/>
          </w:rPr>
          <w:delText xml:space="preserve"> </w:delText>
        </w:r>
      </w:del>
      <w:r>
        <w:rPr>
          <w:rFonts w:ascii="Georgia" w:eastAsia="Georgia" w:hAnsi="Georgia" w:cs="Georgia"/>
          <w:sz w:val="19"/>
          <w:szCs w:val="19"/>
        </w:rPr>
        <w:t>methods</w:t>
      </w:r>
      <w:ins w:id="220" w:author="James Gee" w:date="2016-07-20T14:56:00Z">
        <w:r w:rsidR="00D8088B">
          <w:rPr>
            <w:rFonts w:ascii="Georgia" w:eastAsia="Georgia" w:hAnsi="Georgia" w:cs="Georgia"/>
            <w:sz w:val="19"/>
            <w:szCs w:val="19"/>
          </w:rPr>
          <w:t xml:space="preserve"> for CT images,</w:t>
        </w:r>
      </w:ins>
      <w:r>
        <w:rPr>
          <w:rFonts w:ascii="Georgia" w:eastAsia="Georgia" w:hAnsi="Georgia" w:cs="Georgia"/>
          <w:spacing w:val="19"/>
          <w:sz w:val="19"/>
          <w:szCs w:val="19"/>
        </w:rPr>
        <w:t xml:space="preserve"> </w:t>
      </w:r>
      <w:ins w:id="221" w:author="James Gee" w:date="2016-07-20T14:57:00Z">
        <w:r w:rsidR="00D8088B">
          <w:rPr>
            <w:rFonts w:ascii="Georgia" w:eastAsia="Georgia" w:hAnsi="Georgia" w:cs="Georgia"/>
            <w:sz w:val="19"/>
            <w:szCs w:val="19"/>
          </w:rPr>
          <w:t>in which</w:t>
        </w:r>
      </w:ins>
      <w:del w:id="222" w:author="James Gee" w:date="2016-07-20T14:57:00Z">
        <w:r w:rsidDel="00D8088B">
          <w:rPr>
            <w:rFonts w:ascii="Georgia" w:eastAsia="Georgia" w:hAnsi="Georgia" w:cs="Georgia"/>
            <w:sz w:val="19"/>
            <w:szCs w:val="19"/>
          </w:rPr>
          <w:delText>where</w:delText>
        </w:r>
      </w:del>
      <w:r>
        <w:rPr>
          <w:rFonts w:ascii="Georgia" w:eastAsia="Georgia" w:hAnsi="Georgia" w:cs="Georgia"/>
          <w:spacing w:val="14"/>
          <w:sz w:val="19"/>
          <w:szCs w:val="19"/>
        </w:rPr>
        <w:t xml:space="preserve"> </w:t>
      </w:r>
      <w:r>
        <w:rPr>
          <w:rFonts w:ascii="Georgia" w:eastAsia="Georgia" w:hAnsi="Georgia" w:cs="Georgia"/>
          <w:sz w:val="19"/>
          <w:szCs w:val="19"/>
        </w:rPr>
        <w:t>fissure</w:t>
      </w:r>
      <w:r>
        <w:rPr>
          <w:rFonts w:ascii="Georgia" w:eastAsia="Georgia" w:hAnsi="Georgia" w:cs="Georgia"/>
          <w:spacing w:val="15"/>
          <w:sz w:val="19"/>
          <w:szCs w:val="19"/>
        </w:rPr>
        <w:t xml:space="preserve"> </w:t>
      </w:r>
      <w:r>
        <w:rPr>
          <w:rFonts w:ascii="Georgia" w:eastAsia="Georgia" w:hAnsi="Georgia" w:cs="Georgia"/>
          <w:sz w:val="19"/>
          <w:szCs w:val="19"/>
        </w:rPr>
        <w:t>information</w:t>
      </w:r>
      <w:r>
        <w:rPr>
          <w:rFonts w:ascii="Georgia" w:eastAsia="Georgia" w:hAnsi="Georgia" w:cs="Georgia"/>
          <w:spacing w:val="24"/>
          <w:sz w:val="19"/>
          <w:szCs w:val="19"/>
        </w:rPr>
        <w:t xml:space="preserve"> </w:t>
      </w:r>
      <w:r>
        <w:rPr>
          <w:rFonts w:ascii="Georgia" w:eastAsia="Georgia" w:hAnsi="Georgia" w:cs="Georgia"/>
          <w:w w:val="102"/>
          <w:sz w:val="19"/>
          <w:szCs w:val="19"/>
        </w:rPr>
        <w:t xml:space="preserve">is </w:t>
      </w:r>
      <w:r>
        <w:rPr>
          <w:rFonts w:ascii="Georgia" w:eastAsia="Georgia" w:hAnsi="Georgia" w:cs="Georgia"/>
          <w:sz w:val="19"/>
          <w:szCs w:val="19"/>
        </w:rPr>
        <w:t>actually</w:t>
      </w:r>
      <w:r>
        <w:rPr>
          <w:rFonts w:ascii="Georgia" w:eastAsia="Georgia" w:hAnsi="Georgia" w:cs="Georgia"/>
          <w:spacing w:val="13"/>
          <w:sz w:val="19"/>
          <w:szCs w:val="19"/>
        </w:rPr>
        <w:t xml:space="preserve"> </w:t>
      </w:r>
      <w:r>
        <w:rPr>
          <w:rFonts w:ascii="Georgia" w:eastAsia="Georgia" w:hAnsi="Georgia" w:cs="Georgia"/>
          <w:sz w:val="19"/>
          <w:szCs w:val="19"/>
        </w:rPr>
        <w:t>visible</w:t>
      </w:r>
      <w:r>
        <w:rPr>
          <w:rFonts w:ascii="Georgia" w:eastAsia="Georgia" w:hAnsi="Georgia" w:cs="Georgia"/>
          <w:spacing w:val="11"/>
          <w:sz w:val="19"/>
          <w:szCs w:val="19"/>
        </w:rPr>
        <w:t xml:space="preserve"> </w:t>
      </w:r>
      <w:r>
        <w:rPr>
          <w:rFonts w:ascii="Georgia" w:eastAsia="Georgia" w:hAnsi="Georgia" w:cs="Georgia"/>
          <w:sz w:val="19"/>
          <w:szCs w:val="19"/>
        </w:rPr>
        <w:t>(left</w:t>
      </w:r>
      <w:r>
        <w:rPr>
          <w:rFonts w:ascii="Georgia" w:eastAsia="Georgia" w:hAnsi="Georgia" w:cs="Georgia"/>
          <w:spacing w:val="7"/>
          <w:sz w:val="19"/>
          <w:szCs w:val="19"/>
        </w:rPr>
        <w:t xml:space="preserve"> </w:t>
      </w:r>
      <w:r>
        <w:rPr>
          <w:rFonts w:ascii="Georgia" w:eastAsia="Georgia" w:hAnsi="Georgia" w:cs="Georgia"/>
          <w:sz w:val="19"/>
          <w:szCs w:val="19"/>
        </w:rPr>
        <w:t>upper:</w:t>
      </w:r>
      <w:r>
        <w:rPr>
          <w:rFonts w:ascii="Georgia" w:eastAsia="Georgia" w:hAnsi="Georgia" w:cs="Georgia"/>
          <w:spacing w:val="28"/>
          <w:sz w:val="19"/>
          <w:szCs w:val="19"/>
        </w:rPr>
        <w:t xml:space="preserve"> </w:t>
      </w:r>
      <w:r>
        <w:rPr>
          <w:rFonts w:ascii="Times New Roman" w:eastAsia="Times New Roman" w:hAnsi="Times New Roman" w:cs="Times New Roman"/>
        </w:rPr>
        <w:t>0</w:t>
      </w:r>
      <w:r>
        <w:rPr>
          <w:rFonts w:ascii="Times New Roman" w:eastAsia="Times New Roman" w:hAnsi="Times New Roman" w:cs="Times New Roman"/>
          <w:i/>
        </w:rPr>
        <w:t>.</w:t>
      </w:r>
      <w:r>
        <w:rPr>
          <w:rFonts w:ascii="Times New Roman" w:eastAsia="Times New Roman" w:hAnsi="Times New Roman" w:cs="Times New Roman"/>
        </w:rPr>
        <w:t>882</w:t>
      </w:r>
      <w:r>
        <w:rPr>
          <w:rFonts w:ascii="Times New Roman" w:eastAsia="Times New Roman" w:hAnsi="Times New Roman" w:cs="Times New Roman"/>
          <w:spacing w:val="-9"/>
        </w:rPr>
        <w:t xml:space="preserve"> </w:t>
      </w:r>
      <w:r>
        <w:rPr>
          <w:rFonts w:ascii="Symbol" w:eastAsia="Symbol" w:hAnsi="Symbol" w:cs="Symbol"/>
          <w:w w:val="140"/>
        </w:rPr>
        <w:t></w:t>
      </w:r>
      <w:r>
        <w:rPr>
          <w:rFonts w:ascii="Symbol" w:eastAsia="Symbol" w:hAnsi="Symbol" w:cs="Symbol"/>
          <w:spacing w:val="-32"/>
          <w:w w:val="140"/>
        </w:rPr>
        <w:t></w:t>
      </w:r>
      <w:r>
        <w:rPr>
          <w:rFonts w:ascii="Times New Roman" w:eastAsia="Times New Roman" w:hAnsi="Times New Roman" w:cs="Times New Roman"/>
        </w:rPr>
        <w:t>0</w:t>
      </w:r>
      <w:r>
        <w:rPr>
          <w:rFonts w:ascii="Times New Roman" w:eastAsia="Times New Roman" w:hAnsi="Times New Roman" w:cs="Times New Roman"/>
          <w:i/>
        </w:rPr>
        <w:t>.</w:t>
      </w:r>
      <w:r>
        <w:rPr>
          <w:rFonts w:ascii="Times New Roman" w:eastAsia="Times New Roman" w:hAnsi="Times New Roman" w:cs="Times New Roman"/>
        </w:rPr>
        <w:t>059</w:t>
      </w:r>
      <w:r>
        <w:rPr>
          <w:rFonts w:ascii="Georgia" w:eastAsia="Georgia" w:hAnsi="Georgia" w:cs="Georgia"/>
          <w:sz w:val="19"/>
          <w:szCs w:val="19"/>
        </w:rPr>
        <w:t>,</w:t>
      </w:r>
      <w:r>
        <w:rPr>
          <w:rFonts w:ascii="Georgia" w:eastAsia="Georgia" w:hAnsi="Georgia" w:cs="Georgia"/>
          <w:spacing w:val="2"/>
          <w:sz w:val="19"/>
          <w:szCs w:val="19"/>
        </w:rPr>
        <w:t xml:space="preserve"> </w:t>
      </w:r>
      <w:r>
        <w:rPr>
          <w:rFonts w:ascii="Georgia" w:eastAsia="Georgia" w:hAnsi="Georgia" w:cs="Georgia"/>
          <w:sz w:val="19"/>
          <w:szCs w:val="19"/>
        </w:rPr>
        <w:t>left</w:t>
      </w:r>
      <w:r>
        <w:rPr>
          <w:rFonts w:ascii="Georgia" w:eastAsia="Georgia" w:hAnsi="Georgia" w:cs="Georgia"/>
          <w:spacing w:val="5"/>
          <w:sz w:val="19"/>
          <w:szCs w:val="19"/>
        </w:rPr>
        <w:t xml:space="preserve"> </w:t>
      </w:r>
      <w:r>
        <w:rPr>
          <w:rFonts w:ascii="Georgia" w:eastAsia="Georgia" w:hAnsi="Georgia" w:cs="Georgia"/>
          <w:sz w:val="19"/>
          <w:szCs w:val="19"/>
        </w:rPr>
        <w:t>lower:</w:t>
      </w:r>
      <w:r>
        <w:rPr>
          <w:rFonts w:ascii="Georgia" w:eastAsia="Georgia" w:hAnsi="Georgia" w:cs="Georgia"/>
          <w:spacing w:val="28"/>
          <w:sz w:val="19"/>
          <w:szCs w:val="19"/>
        </w:rPr>
        <w:t xml:space="preserve"> </w:t>
      </w:r>
      <w:r>
        <w:rPr>
          <w:rFonts w:ascii="Times New Roman" w:eastAsia="Times New Roman" w:hAnsi="Times New Roman" w:cs="Times New Roman"/>
        </w:rPr>
        <w:t>0</w:t>
      </w:r>
      <w:r>
        <w:rPr>
          <w:rFonts w:ascii="Times New Roman" w:eastAsia="Times New Roman" w:hAnsi="Times New Roman" w:cs="Times New Roman"/>
          <w:i/>
        </w:rPr>
        <w:t>.</w:t>
      </w:r>
      <w:r>
        <w:rPr>
          <w:rFonts w:ascii="Times New Roman" w:eastAsia="Times New Roman" w:hAnsi="Times New Roman" w:cs="Times New Roman"/>
        </w:rPr>
        <w:t>868</w:t>
      </w:r>
      <w:r>
        <w:rPr>
          <w:rFonts w:ascii="Times New Roman" w:eastAsia="Times New Roman" w:hAnsi="Times New Roman" w:cs="Times New Roman"/>
          <w:spacing w:val="-9"/>
        </w:rPr>
        <w:t xml:space="preserve"> </w:t>
      </w:r>
      <w:r>
        <w:rPr>
          <w:rFonts w:ascii="Symbol" w:eastAsia="Symbol" w:hAnsi="Symbol" w:cs="Symbol"/>
          <w:w w:val="140"/>
        </w:rPr>
        <w:t></w:t>
      </w:r>
      <w:r>
        <w:rPr>
          <w:rFonts w:ascii="Symbol" w:eastAsia="Symbol" w:hAnsi="Symbol" w:cs="Symbol"/>
          <w:spacing w:val="-32"/>
          <w:w w:val="140"/>
        </w:rPr>
        <w:t></w:t>
      </w:r>
      <w:r>
        <w:rPr>
          <w:rFonts w:ascii="Times New Roman" w:eastAsia="Times New Roman" w:hAnsi="Times New Roman" w:cs="Times New Roman"/>
        </w:rPr>
        <w:t>0</w:t>
      </w:r>
      <w:r>
        <w:rPr>
          <w:rFonts w:ascii="Times New Roman" w:eastAsia="Times New Roman" w:hAnsi="Times New Roman" w:cs="Times New Roman"/>
          <w:i/>
        </w:rPr>
        <w:t>.</w:t>
      </w:r>
      <w:r>
        <w:rPr>
          <w:rFonts w:ascii="Times New Roman" w:eastAsia="Times New Roman" w:hAnsi="Times New Roman" w:cs="Times New Roman"/>
        </w:rPr>
        <w:t>06</w:t>
      </w:r>
      <w:r>
        <w:rPr>
          <w:rFonts w:ascii="Georgia" w:eastAsia="Georgia" w:hAnsi="Georgia" w:cs="Georgia"/>
          <w:sz w:val="19"/>
          <w:szCs w:val="19"/>
        </w:rPr>
        <w:t>,</w:t>
      </w:r>
      <w:r>
        <w:rPr>
          <w:rFonts w:ascii="Georgia" w:eastAsia="Georgia" w:hAnsi="Georgia" w:cs="Georgia"/>
          <w:spacing w:val="3"/>
          <w:sz w:val="19"/>
          <w:szCs w:val="19"/>
        </w:rPr>
        <w:t xml:space="preserve"> </w:t>
      </w:r>
      <w:r>
        <w:rPr>
          <w:rFonts w:ascii="Georgia" w:eastAsia="Georgia" w:hAnsi="Georgia" w:cs="Georgia"/>
          <w:sz w:val="19"/>
          <w:szCs w:val="19"/>
        </w:rPr>
        <w:t>right</w:t>
      </w:r>
      <w:r>
        <w:rPr>
          <w:rFonts w:ascii="Georgia" w:eastAsia="Georgia" w:hAnsi="Georgia" w:cs="Georgia"/>
          <w:spacing w:val="8"/>
          <w:sz w:val="19"/>
          <w:szCs w:val="19"/>
        </w:rPr>
        <w:t xml:space="preserve"> </w:t>
      </w:r>
      <w:r>
        <w:rPr>
          <w:rFonts w:ascii="Georgia" w:eastAsia="Georgia" w:hAnsi="Georgia" w:cs="Georgia"/>
          <w:sz w:val="19"/>
          <w:szCs w:val="19"/>
        </w:rPr>
        <w:t>upper:</w:t>
      </w:r>
      <w:r>
        <w:rPr>
          <w:rFonts w:ascii="Georgia" w:eastAsia="Georgia" w:hAnsi="Georgia" w:cs="Georgia"/>
          <w:spacing w:val="28"/>
          <w:sz w:val="19"/>
          <w:szCs w:val="19"/>
        </w:rPr>
        <w:t xml:space="preserve"> </w:t>
      </w:r>
      <w:r>
        <w:rPr>
          <w:rFonts w:ascii="Times New Roman" w:eastAsia="Times New Roman" w:hAnsi="Times New Roman" w:cs="Times New Roman"/>
        </w:rPr>
        <w:t>0</w:t>
      </w:r>
      <w:r>
        <w:rPr>
          <w:rFonts w:ascii="Times New Roman" w:eastAsia="Times New Roman" w:hAnsi="Times New Roman" w:cs="Times New Roman"/>
          <w:i/>
        </w:rPr>
        <w:t>.</w:t>
      </w:r>
      <w:r>
        <w:rPr>
          <w:rFonts w:ascii="Times New Roman" w:eastAsia="Times New Roman" w:hAnsi="Times New Roman" w:cs="Times New Roman"/>
        </w:rPr>
        <w:t>852</w:t>
      </w:r>
      <w:r>
        <w:rPr>
          <w:rFonts w:ascii="Times New Roman" w:eastAsia="Times New Roman" w:hAnsi="Times New Roman" w:cs="Times New Roman"/>
          <w:spacing w:val="-9"/>
        </w:rPr>
        <w:t xml:space="preserve"> </w:t>
      </w:r>
      <w:r>
        <w:rPr>
          <w:rFonts w:ascii="Symbol" w:eastAsia="Symbol" w:hAnsi="Symbol" w:cs="Symbol"/>
          <w:w w:val="140"/>
        </w:rPr>
        <w:t></w:t>
      </w:r>
      <w:r>
        <w:rPr>
          <w:rFonts w:ascii="Symbol" w:eastAsia="Symbol" w:hAnsi="Symbol" w:cs="Symbol"/>
          <w:spacing w:val="-32"/>
          <w:w w:val="140"/>
        </w:rPr>
        <w:t></w:t>
      </w:r>
      <w:r>
        <w:rPr>
          <w:rFonts w:ascii="Times New Roman" w:eastAsia="Times New Roman" w:hAnsi="Times New Roman" w:cs="Times New Roman"/>
        </w:rPr>
        <w:t>0</w:t>
      </w:r>
      <w:r>
        <w:rPr>
          <w:rFonts w:ascii="Times New Roman" w:eastAsia="Times New Roman" w:hAnsi="Times New Roman" w:cs="Times New Roman"/>
          <w:i/>
        </w:rPr>
        <w:t>.</w:t>
      </w:r>
      <w:r>
        <w:rPr>
          <w:rFonts w:ascii="Times New Roman" w:eastAsia="Times New Roman" w:hAnsi="Times New Roman" w:cs="Times New Roman"/>
        </w:rPr>
        <w:t>067</w:t>
      </w:r>
      <w:r>
        <w:rPr>
          <w:rFonts w:ascii="Georgia" w:eastAsia="Georgia" w:hAnsi="Georgia" w:cs="Georgia"/>
          <w:sz w:val="19"/>
          <w:szCs w:val="19"/>
        </w:rPr>
        <w:t>,</w:t>
      </w:r>
      <w:r>
        <w:rPr>
          <w:rFonts w:ascii="Georgia" w:eastAsia="Georgia" w:hAnsi="Georgia" w:cs="Georgia"/>
          <w:spacing w:val="2"/>
          <w:sz w:val="19"/>
          <w:szCs w:val="19"/>
        </w:rPr>
        <w:t xml:space="preserve"> </w:t>
      </w:r>
      <w:r>
        <w:rPr>
          <w:rFonts w:ascii="Georgia" w:eastAsia="Georgia" w:hAnsi="Georgia" w:cs="Georgia"/>
          <w:sz w:val="19"/>
          <w:szCs w:val="19"/>
        </w:rPr>
        <w:t>right</w:t>
      </w:r>
      <w:r>
        <w:rPr>
          <w:rFonts w:ascii="Georgia" w:eastAsia="Georgia" w:hAnsi="Georgia" w:cs="Georgia"/>
          <w:spacing w:val="8"/>
          <w:sz w:val="19"/>
          <w:szCs w:val="19"/>
        </w:rPr>
        <w:t xml:space="preserve"> </w:t>
      </w:r>
      <w:r>
        <w:rPr>
          <w:rFonts w:ascii="Georgia" w:eastAsia="Georgia" w:hAnsi="Georgia" w:cs="Georgia"/>
          <w:sz w:val="19"/>
          <w:szCs w:val="19"/>
        </w:rPr>
        <w:t>middle:</w:t>
      </w:r>
      <w:r>
        <w:rPr>
          <w:rFonts w:ascii="Georgia" w:eastAsia="Georgia" w:hAnsi="Georgia" w:cs="Georgia"/>
          <w:spacing w:val="29"/>
          <w:sz w:val="19"/>
          <w:szCs w:val="19"/>
        </w:rPr>
        <w:t xml:space="preserve"> </w:t>
      </w:r>
      <w:r>
        <w:rPr>
          <w:rFonts w:ascii="Times New Roman" w:eastAsia="Times New Roman" w:hAnsi="Times New Roman" w:cs="Times New Roman"/>
        </w:rPr>
        <w:t>0</w:t>
      </w:r>
      <w:r>
        <w:rPr>
          <w:rFonts w:ascii="Times New Roman" w:eastAsia="Times New Roman" w:hAnsi="Times New Roman" w:cs="Times New Roman"/>
          <w:i/>
        </w:rPr>
        <w:t>.</w:t>
      </w:r>
      <w:r>
        <w:rPr>
          <w:rFonts w:ascii="Times New Roman" w:eastAsia="Times New Roman" w:hAnsi="Times New Roman" w:cs="Times New Roman"/>
        </w:rPr>
        <w:t>657</w:t>
      </w:r>
      <w:r>
        <w:rPr>
          <w:rFonts w:ascii="Times New Roman" w:eastAsia="Times New Roman" w:hAnsi="Times New Roman" w:cs="Times New Roman"/>
          <w:spacing w:val="-9"/>
        </w:rPr>
        <w:t xml:space="preserve"> </w:t>
      </w:r>
      <w:r>
        <w:rPr>
          <w:rFonts w:ascii="Symbol" w:eastAsia="Symbol" w:hAnsi="Symbol" w:cs="Symbol"/>
          <w:w w:val="140"/>
        </w:rPr>
        <w:t></w:t>
      </w:r>
      <w:r>
        <w:rPr>
          <w:rFonts w:ascii="Symbol" w:eastAsia="Symbol" w:hAnsi="Symbol" w:cs="Symbol"/>
          <w:spacing w:val="-32"/>
          <w:w w:val="140"/>
        </w:rPr>
        <w:t></w:t>
      </w:r>
      <w:r>
        <w:rPr>
          <w:rFonts w:ascii="Times New Roman" w:eastAsia="Times New Roman" w:hAnsi="Times New Roman" w:cs="Times New Roman"/>
          <w:w w:val="99"/>
        </w:rPr>
        <w:t>0</w:t>
      </w:r>
      <w:r>
        <w:rPr>
          <w:rFonts w:ascii="Times New Roman" w:eastAsia="Times New Roman" w:hAnsi="Times New Roman" w:cs="Times New Roman"/>
          <w:i/>
          <w:w w:val="109"/>
        </w:rPr>
        <w:t>.</w:t>
      </w:r>
      <w:r>
        <w:rPr>
          <w:rFonts w:ascii="Times New Roman" w:eastAsia="Times New Roman" w:hAnsi="Times New Roman" w:cs="Times New Roman"/>
          <w:w w:val="99"/>
        </w:rPr>
        <w:t>130</w:t>
      </w:r>
      <w:r>
        <w:rPr>
          <w:rFonts w:ascii="Georgia" w:eastAsia="Georgia" w:hAnsi="Georgia" w:cs="Georgia"/>
          <w:w w:val="103"/>
          <w:sz w:val="19"/>
          <w:szCs w:val="19"/>
        </w:rPr>
        <w:t xml:space="preserve">, </w:t>
      </w:r>
      <w:r>
        <w:rPr>
          <w:rFonts w:ascii="Georgia" w:eastAsia="Georgia" w:hAnsi="Georgia" w:cs="Georgia"/>
          <w:sz w:val="19"/>
          <w:szCs w:val="19"/>
        </w:rPr>
        <w:t>right</w:t>
      </w:r>
      <w:r>
        <w:rPr>
          <w:rFonts w:ascii="Georgia" w:eastAsia="Georgia" w:hAnsi="Georgia" w:cs="Georgia"/>
          <w:spacing w:val="16"/>
          <w:sz w:val="19"/>
          <w:szCs w:val="19"/>
        </w:rPr>
        <w:t xml:space="preserve"> </w:t>
      </w:r>
      <w:r>
        <w:rPr>
          <w:rFonts w:ascii="Georgia" w:eastAsia="Georgia" w:hAnsi="Georgia" w:cs="Georgia"/>
          <w:sz w:val="19"/>
          <w:szCs w:val="19"/>
        </w:rPr>
        <w:t>lower:</w:t>
      </w:r>
      <w:r>
        <w:rPr>
          <w:rFonts w:ascii="Georgia" w:eastAsia="Georgia" w:hAnsi="Georgia" w:cs="Georgia"/>
          <w:spacing w:val="40"/>
          <w:sz w:val="19"/>
          <w:szCs w:val="19"/>
        </w:rPr>
        <w:t xml:space="preserve"> </w:t>
      </w:r>
      <w:r>
        <w:rPr>
          <w:rFonts w:ascii="Times New Roman" w:eastAsia="Times New Roman" w:hAnsi="Times New Roman" w:cs="Times New Roman"/>
        </w:rPr>
        <w:t>0</w:t>
      </w:r>
      <w:r>
        <w:rPr>
          <w:rFonts w:ascii="Times New Roman" w:eastAsia="Times New Roman" w:hAnsi="Times New Roman" w:cs="Times New Roman"/>
          <w:i/>
        </w:rPr>
        <w:t>.</w:t>
      </w:r>
      <w:r>
        <w:rPr>
          <w:rFonts w:ascii="Times New Roman" w:eastAsia="Times New Roman" w:hAnsi="Times New Roman" w:cs="Times New Roman"/>
        </w:rPr>
        <w:t>873</w:t>
      </w:r>
      <w:r>
        <w:rPr>
          <w:rFonts w:ascii="Times New Roman" w:eastAsia="Times New Roman" w:hAnsi="Times New Roman" w:cs="Times New Roman"/>
          <w:spacing w:val="1"/>
        </w:rPr>
        <w:t xml:space="preserve"> </w:t>
      </w:r>
      <w:r>
        <w:rPr>
          <w:rFonts w:ascii="Symbol" w:eastAsia="Symbol" w:hAnsi="Symbol" w:cs="Symbol"/>
          <w:w w:val="140"/>
        </w:rPr>
        <w:t></w:t>
      </w:r>
      <w:r>
        <w:rPr>
          <w:rFonts w:ascii="Symbol" w:eastAsia="Symbol" w:hAnsi="Symbol" w:cs="Symbol"/>
          <w:spacing w:val="-22"/>
          <w:w w:val="140"/>
        </w:rPr>
        <w:t></w:t>
      </w:r>
      <w:r>
        <w:rPr>
          <w:rFonts w:ascii="Times New Roman" w:eastAsia="Times New Roman" w:hAnsi="Times New Roman" w:cs="Times New Roman"/>
        </w:rPr>
        <w:t>0</w:t>
      </w:r>
      <w:r>
        <w:rPr>
          <w:rFonts w:ascii="Times New Roman" w:eastAsia="Times New Roman" w:hAnsi="Times New Roman" w:cs="Times New Roman"/>
          <w:i/>
        </w:rPr>
        <w:t>.</w:t>
      </w:r>
      <w:r>
        <w:rPr>
          <w:rFonts w:ascii="Times New Roman" w:eastAsia="Times New Roman" w:hAnsi="Times New Roman" w:cs="Times New Roman"/>
        </w:rPr>
        <w:t>063</w:t>
      </w:r>
      <w:r>
        <w:rPr>
          <w:rFonts w:ascii="Georgia" w:eastAsia="Georgia" w:hAnsi="Georgia" w:cs="Georgia"/>
          <w:sz w:val="19"/>
          <w:szCs w:val="19"/>
        </w:rPr>
        <w:t>).</w:t>
      </w:r>
      <w:r>
        <w:rPr>
          <w:rFonts w:ascii="Georgia" w:eastAsia="Georgia" w:hAnsi="Georgia" w:cs="Georgia"/>
          <w:spacing w:val="39"/>
          <w:sz w:val="19"/>
          <w:szCs w:val="19"/>
        </w:rPr>
        <w:t xml:space="preserve"> </w:t>
      </w:r>
      <w:r>
        <w:rPr>
          <w:rFonts w:ascii="Georgia" w:eastAsia="Georgia" w:hAnsi="Georgia" w:cs="Georgia"/>
          <w:sz w:val="19"/>
          <w:szCs w:val="19"/>
        </w:rPr>
        <w:t>We</w:t>
      </w:r>
      <w:r>
        <w:rPr>
          <w:rFonts w:ascii="Georgia" w:eastAsia="Georgia" w:hAnsi="Georgia" w:cs="Georgia"/>
          <w:spacing w:val="14"/>
          <w:sz w:val="19"/>
          <w:szCs w:val="19"/>
        </w:rPr>
        <w:t xml:space="preserve"> </w:t>
      </w:r>
      <w:r>
        <w:rPr>
          <w:rFonts w:ascii="Georgia" w:eastAsia="Georgia" w:hAnsi="Georgia" w:cs="Georgia"/>
          <w:sz w:val="19"/>
          <w:szCs w:val="19"/>
        </w:rPr>
        <w:t>will</w:t>
      </w:r>
      <w:r>
        <w:rPr>
          <w:rFonts w:ascii="Georgia" w:eastAsia="Georgia" w:hAnsi="Georgia" w:cs="Georgia"/>
          <w:spacing w:val="14"/>
          <w:sz w:val="19"/>
          <w:szCs w:val="19"/>
        </w:rPr>
        <w:t xml:space="preserve"> </w:t>
      </w:r>
      <w:r>
        <w:rPr>
          <w:rFonts w:ascii="Georgia" w:eastAsia="Georgia" w:hAnsi="Georgia" w:cs="Georgia"/>
          <w:sz w:val="19"/>
          <w:szCs w:val="19"/>
        </w:rPr>
        <w:t>extend</w:t>
      </w:r>
      <w:r>
        <w:rPr>
          <w:rFonts w:ascii="Georgia" w:eastAsia="Georgia" w:hAnsi="Georgia" w:cs="Georgia"/>
          <w:spacing w:val="19"/>
          <w:sz w:val="19"/>
          <w:szCs w:val="19"/>
        </w:rPr>
        <w:t xml:space="preserve"> </w:t>
      </w:r>
      <w:r>
        <w:rPr>
          <w:rFonts w:ascii="Georgia" w:eastAsia="Georgia" w:hAnsi="Georgia" w:cs="Georgia"/>
          <w:sz w:val="19"/>
          <w:szCs w:val="19"/>
        </w:rPr>
        <w:t>this</w:t>
      </w:r>
      <w:r>
        <w:rPr>
          <w:rFonts w:ascii="Georgia" w:eastAsia="Georgia" w:hAnsi="Georgia" w:cs="Georgia"/>
          <w:spacing w:val="14"/>
          <w:sz w:val="19"/>
          <w:szCs w:val="19"/>
        </w:rPr>
        <w:t xml:space="preserve"> </w:t>
      </w:r>
      <w:r>
        <w:rPr>
          <w:rFonts w:ascii="Georgia" w:eastAsia="Georgia" w:hAnsi="Georgia" w:cs="Georgia"/>
          <w:sz w:val="19"/>
          <w:szCs w:val="19"/>
        </w:rPr>
        <w:t>framework</w:t>
      </w:r>
      <w:r>
        <w:rPr>
          <w:rFonts w:ascii="Georgia" w:eastAsia="Georgia" w:hAnsi="Georgia" w:cs="Georgia"/>
          <w:spacing w:val="26"/>
          <w:sz w:val="19"/>
          <w:szCs w:val="19"/>
        </w:rPr>
        <w:t xml:space="preserve"> </w:t>
      </w:r>
      <w:r>
        <w:rPr>
          <w:rFonts w:ascii="Georgia" w:eastAsia="Georgia" w:hAnsi="Georgia" w:cs="Georgia"/>
          <w:sz w:val="19"/>
          <w:szCs w:val="19"/>
        </w:rPr>
        <w:t>to</w:t>
      </w:r>
      <w:r>
        <w:rPr>
          <w:rFonts w:ascii="Georgia" w:eastAsia="Georgia" w:hAnsi="Georgia" w:cs="Georgia"/>
          <w:spacing w:val="11"/>
          <w:sz w:val="19"/>
          <w:szCs w:val="19"/>
        </w:rPr>
        <w:t xml:space="preserve"> </w:t>
      </w:r>
      <w:r>
        <w:rPr>
          <w:rFonts w:ascii="Georgia" w:eastAsia="Georgia" w:hAnsi="Georgia" w:cs="Georgia"/>
          <w:sz w:val="19"/>
          <w:szCs w:val="19"/>
        </w:rPr>
        <w:t>pulmonary</w:t>
      </w:r>
      <w:r>
        <w:rPr>
          <w:rFonts w:ascii="Georgia" w:eastAsia="Georgia" w:hAnsi="Georgia" w:cs="Georgia"/>
          <w:spacing w:val="26"/>
          <w:sz w:val="19"/>
          <w:szCs w:val="19"/>
        </w:rPr>
        <w:t xml:space="preserve"> </w:t>
      </w:r>
      <w:r>
        <w:rPr>
          <w:rFonts w:ascii="Georgia" w:eastAsia="Georgia" w:hAnsi="Georgia" w:cs="Georgia"/>
          <w:sz w:val="19"/>
          <w:szCs w:val="19"/>
        </w:rPr>
        <w:t>CT</w:t>
      </w:r>
      <w:r>
        <w:rPr>
          <w:rFonts w:ascii="Georgia" w:eastAsia="Georgia" w:hAnsi="Georgia" w:cs="Georgia"/>
          <w:spacing w:val="13"/>
          <w:sz w:val="19"/>
          <w:szCs w:val="19"/>
        </w:rPr>
        <w:t xml:space="preserve"> </w:t>
      </w:r>
      <w:r>
        <w:rPr>
          <w:rFonts w:ascii="Georgia" w:eastAsia="Georgia" w:hAnsi="Georgia" w:cs="Georgia"/>
          <w:sz w:val="19"/>
          <w:szCs w:val="19"/>
        </w:rPr>
        <w:t>in</w:t>
      </w:r>
      <w:r>
        <w:rPr>
          <w:rFonts w:ascii="Georgia" w:eastAsia="Georgia" w:hAnsi="Georgia" w:cs="Georgia"/>
          <w:spacing w:val="13"/>
          <w:sz w:val="19"/>
          <w:szCs w:val="19"/>
        </w:rPr>
        <w:t xml:space="preserve"> </w:t>
      </w:r>
      <w:r>
        <w:rPr>
          <w:rFonts w:ascii="Georgia" w:eastAsia="Georgia" w:hAnsi="Georgia" w:cs="Georgia"/>
          <w:sz w:val="19"/>
          <w:szCs w:val="19"/>
        </w:rPr>
        <w:t>providing</w:t>
      </w:r>
      <w:r>
        <w:rPr>
          <w:rFonts w:ascii="Georgia" w:eastAsia="Georgia" w:hAnsi="Georgia" w:cs="Georgia"/>
          <w:spacing w:val="24"/>
          <w:sz w:val="19"/>
          <w:szCs w:val="19"/>
        </w:rPr>
        <w:t xml:space="preserve"> </w:t>
      </w:r>
      <w:r>
        <w:rPr>
          <w:rFonts w:ascii="Georgia" w:eastAsia="Georgia" w:hAnsi="Georgia" w:cs="Georgia"/>
          <w:sz w:val="19"/>
          <w:szCs w:val="19"/>
        </w:rPr>
        <w:t>spatial</w:t>
      </w:r>
      <w:r>
        <w:rPr>
          <w:rFonts w:ascii="Georgia" w:eastAsia="Georgia" w:hAnsi="Georgia" w:cs="Georgia"/>
          <w:spacing w:val="19"/>
          <w:sz w:val="19"/>
          <w:szCs w:val="19"/>
        </w:rPr>
        <w:t xml:space="preserve"> </w:t>
      </w:r>
      <w:r>
        <w:rPr>
          <w:rFonts w:ascii="Georgia" w:eastAsia="Georgia" w:hAnsi="Georgia" w:cs="Georgia"/>
          <w:sz w:val="19"/>
          <w:szCs w:val="19"/>
        </w:rPr>
        <w:t>prior</w:t>
      </w:r>
      <w:r>
        <w:rPr>
          <w:rFonts w:ascii="Georgia" w:eastAsia="Georgia" w:hAnsi="Georgia" w:cs="Georgia"/>
          <w:spacing w:val="16"/>
          <w:sz w:val="19"/>
          <w:szCs w:val="19"/>
        </w:rPr>
        <w:t xml:space="preserve"> </w:t>
      </w:r>
      <w:r>
        <w:rPr>
          <w:rFonts w:ascii="Georgia" w:eastAsia="Georgia" w:hAnsi="Georgia" w:cs="Georgia"/>
          <w:sz w:val="19"/>
          <w:szCs w:val="19"/>
        </w:rPr>
        <w:t>probability</w:t>
      </w:r>
      <w:r>
        <w:rPr>
          <w:rFonts w:ascii="Georgia" w:eastAsia="Georgia" w:hAnsi="Georgia" w:cs="Georgia"/>
          <w:spacing w:val="26"/>
          <w:sz w:val="19"/>
          <w:szCs w:val="19"/>
        </w:rPr>
        <w:t xml:space="preserve"> </w:t>
      </w:r>
      <w:r>
        <w:rPr>
          <w:rFonts w:ascii="Georgia" w:eastAsia="Georgia" w:hAnsi="Georgia" w:cs="Georgia"/>
          <w:sz w:val="19"/>
          <w:szCs w:val="19"/>
        </w:rPr>
        <w:t>maps</w:t>
      </w:r>
      <w:r>
        <w:rPr>
          <w:rFonts w:ascii="Georgia" w:eastAsia="Georgia" w:hAnsi="Georgia" w:cs="Georgia"/>
          <w:spacing w:val="17"/>
          <w:sz w:val="19"/>
          <w:szCs w:val="19"/>
        </w:rPr>
        <w:t xml:space="preserve"> </w:t>
      </w:r>
      <w:r>
        <w:rPr>
          <w:rFonts w:ascii="Georgia" w:eastAsia="Georgia" w:hAnsi="Georgia" w:cs="Georgia"/>
          <w:w w:val="102"/>
          <w:sz w:val="19"/>
          <w:szCs w:val="19"/>
        </w:rPr>
        <w:t xml:space="preserve">de- </w:t>
      </w:r>
      <w:r>
        <w:rPr>
          <w:rFonts w:ascii="Georgia" w:eastAsia="Georgia" w:hAnsi="Georgia" w:cs="Georgia"/>
          <w:sz w:val="19"/>
          <w:szCs w:val="19"/>
        </w:rPr>
        <w:t>rived</w:t>
      </w:r>
      <w:r>
        <w:rPr>
          <w:rFonts w:ascii="Georgia" w:eastAsia="Georgia" w:hAnsi="Georgia" w:cs="Georgia"/>
          <w:spacing w:val="23"/>
          <w:sz w:val="19"/>
          <w:szCs w:val="19"/>
        </w:rPr>
        <w:t xml:space="preserve"> </w:t>
      </w:r>
      <w:r>
        <w:rPr>
          <w:rFonts w:ascii="Georgia" w:eastAsia="Georgia" w:hAnsi="Georgia" w:cs="Georgia"/>
          <w:sz w:val="19"/>
          <w:szCs w:val="19"/>
        </w:rPr>
        <w:t>from</w:t>
      </w:r>
      <w:r>
        <w:rPr>
          <w:rFonts w:ascii="Georgia" w:eastAsia="Georgia" w:hAnsi="Georgia" w:cs="Georgia"/>
          <w:spacing w:val="22"/>
          <w:sz w:val="19"/>
          <w:szCs w:val="19"/>
        </w:rPr>
        <w:t xml:space="preserve"> </w:t>
      </w:r>
      <w:r>
        <w:rPr>
          <w:rFonts w:ascii="Georgia" w:eastAsia="Georgia" w:hAnsi="Georgia" w:cs="Georgia"/>
          <w:sz w:val="19"/>
          <w:szCs w:val="19"/>
        </w:rPr>
        <w:t>image-specific</w:t>
      </w:r>
      <w:r>
        <w:rPr>
          <w:rFonts w:ascii="Georgia" w:eastAsia="Georgia" w:hAnsi="Georgia" w:cs="Georgia"/>
          <w:spacing w:val="38"/>
          <w:sz w:val="19"/>
          <w:szCs w:val="19"/>
        </w:rPr>
        <w:t xml:space="preserve"> </w:t>
      </w:r>
      <w:r>
        <w:rPr>
          <w:rFonts w:ascii="Georgia" w:eastAsia="Georgia" w:hAnsi="Georgia" w:cs="Georgia"/>
          <w:sz w:val="19"/>
          <w:szCs w:val="19"/>
        </w:rPr>
        <w:t>CT</w:t>
      </w:r>
      <w:r>
        <w:rPr>
          <w:rFonts w:ascii="Georgia" w:eastAsia="Georgia" w:hAnsi="Georgia" w:cs="Georgia"/>
          <w:spacing w:val="19"/>
          <w:sz w:val="19"/>
          <w:szCs w:val="19"/>
        </w:rPr>
        <w:t xml:space="preserve"> </w:t>
      </w:r>
      <w:r>
        <w:rPr>
          <w:rFonts w:ascii="Georgia" w:eastAsia="Georgia" w:hAnsi="Georgia" w:cs="Georgia"/>
          <w:sz w:val="19"/>
          <w:szCs w:val="19"/>
        </w:rPr>
        <w:t>data</w:t>
      </w:r>
      <w:r>
        <w:rPr>
          <w:rFonts w:ascii="Georgia" w:eastAsia="Georgia" w:hAnsi="Georgia" w:cs="Georgia"/>
          <w:spacing w:val="22"/>
          <w:sz w:val="19"/>
          <w:szCs w:val="19"/>
        </w:rPr>
        <w:t xml:space="preserve"> </w:t>
      </w:r>
      <w:r>
        <w:rPr>
          <w:rFonts w:ascii="Georgia" w:eastAsia="Georgia" w:hAnsi="Georgia" w:cs="Georgia"/>
          <w:sz w:val="19"/>
          <w:szCs w:val="19"/>
        </w:rPr>
        <w:t>features</w:t>
      </w:r>
      <w:r>
        <w:rPr>
          <w:rFonts w:ascii="Georgia" w:eastAsia="Georgia" w:hAnsi="Georgia" w:cs="Georgia"/>
          <w:spacing w:val="27"/>
          <w:sz w:val="19"/>
          <w:szCs w:val="19"/>
        </w:rPr>
        <w:t xml:space="preserve"> </w:t>
      </w:r>
      <w:r>
        <w:rPr>
          <w:rFonts w:ascii="Georgia" w:eastAsia="Georgia" w:hAnsi="Georgia" w:cs="Georgia"/>
          <w:sz w:val="19"/>
          <w:szCs w:val="19"/>
        </w:rPr>
        <w:t>such</w:t>
      </w:r>
      <w:r>
        <w:rPr>
          <w:rFonts w:ascii="Georgia" w:eastAsia="Georgia" w:hAnsi="Georgia" w:cs="Georgia"/>
          <w:spacing w:val="22"/>
          <w:sz w:val="19"/>
          <w:szCs w:val="19"/>
        </w:rPr>
        <w:t xml:space="preserve"> </w:t>
      </w:r>
      <w:r>
        <w:rPr>
          <w:rFonts w:ascii="Georgia" w:eastAsia="Georgia" w:hAnsi="Georgia" w:cs="Georgia"/>
          <w:sz w:val="19"/>
          <w:szCs w:val="19"/>
        </w:rPr>
        <w:t>as</w:t>
      </w:r>
      <w:r>
        <w:rPr>
          <w:rFonts w:ascii="Georgia" w:eastAsia="Georgia" w:hAnsi="Georgia" w:cs="Georgia"/>
          <w:spacing w:val="18"/>
          <w:sz w:val="19"/>
          <w:szCs w:val="19"/>
        </w:rPr>
        <w:t xml:space="preserve"> </w:t>
      </w:r>
      <w:r>
        <w:rPr>
          <w:rFonts w:ascii="Georgia" w:eastAsia="Georgia" w:hAnsi="Georgia" w:cs="Georgia"/>
          <w:sz w:val="19"/>
          <w:szCs w:val="19"/>
        </w:rPr>
        <w:t>fissures,</w:t>
      </w:r>
      <w:r>
        <w:rPr>
          <w:rFonts w:ascii="Georgia" w:eastAsia="Georgia" w:hAnsi="Georgia" w:cs="Georgia"/>
          <w:spacing w:val="31"/>
          <w:sz w:val="19"/>
          <w:szCs w:val="19"/>
        </w:rPr>
        <w:t xml:space="preserve"> </w:t>
      </w:r>
      <w:r>
        <w:rPr>
          <w:rFonts w:ascii="Georgia" w:eastAsia="Georgia" w:hAnsi="Georgia" w:cs="Georgia"/>
          <w:sz w:val="19"/>
          <w:szCs w:val="19"/>
        </w:rPr>
        <w:t>airways,</w:t>
      </w:r>
      <w:r>
        <w:rPr>
          <w:rFonts w:ascii="Georgia" w:eastAsia="Georgia" w:hAnsi="Georgia" w:cs="Georgia"/>
          <w:spacing w:val="31"/>
          <w:sz w:val="19"/>
          <w:szCs w:val="19"/>
        </w:rPr>
        <w:t xml:space="preserve"> </w:t>
      </w:r>
      <w:r>
        <w:rPr>
          <w:rFonts w:ascii="Georgia" w:eastAsia="Georgia" w:hAnsi="Georgia" w:cs="Georgia"/>
          <w:sz w:val="19"/>
          <w:szCs w:val="19"/>
        </w:rPr>
        <w:t>and</w:t>
      </w:r>
      <w:r>
        <w:rPr>
          <w:rFonts w:ascii="Georgia" w:eastAsia="Georgia" w:hAnsi="Georgia" w:cs="Georgia"/>
          <w:spacing w:val="20"/>
          <w:sz w:val="19"/>
          <w:szCs w:val="19"/>
        </w:rPr>
        <w:t xml:space="preserve"> </w:t>
      </w:r>
      <w:r>
        <w:rPr>
          <w:rFonts w:ascii="Georgia" w:eastAsia="Georgia" w:hAnsi="Georgia" w:cs="Georgia"/>
          <w:sz w:val="19"/>
          <w:szCs w:val="19"/>
        </w:rPr>
        <w:t>blood</w:t>
      </w:r>
      <w:r>
        <w:rPr>
          <w:rFonts w:ascii="Georgia" w:eastAsia="Georgia" w:hAnsi="Georgia" w:cs="Georgia"/>
          <w:spacing w:val="23"/>
          <w:sz w:val="19"/>
          <w:szCs w:val="19"/>
        </w:rPr>
        <w:t xml:space="preserve"> </w:t>
      </w:r>
      <w:r>
        <w:rPr>
          <w:rFonts w:ascii="Georgia" w:eastAsia="Georgia" w:hAnsi="Georgia" w:cs="Georgia"/>
          <w:sz w:val="19"/>
          <w:szCs w:val="19"/>
        </w:rPr>
        <w:t>vessels</w:t>
      </w:r>
      <w:r>
        <w:rPr>
          <w:rFonts w:ascii="Georgia" w:eastAsia="Georgia" w:hAnsi="Georgia" w:cs="Georgia"/>
          <w:spacing w:val="26"/>
          <w:sz w:val="19"/>
          <w:szCs w:val="19"/>
        </w:rPr>
        <w:t xml:space="preserve"> </w:t>
      </w:r>
      <w:r>
        <w:rPr>
          <w:rFonts w:ascii="Georgia" w:eastAsia="Georgia" w:hAnsi="Georgia" w:cs="Georgia"/>
          <w:sz w:val="19"/>
          <w:szCs w:val="19"/>
        </w:rPr>
        <w:t>for</w:t>
      </w:r>
      <w:r>
        <w:rPr>
          <w:rFonts w:ascii="Georgia" w:eastAsia="Georgia" w:hAnsi="Georgia" w:cs="Georgia"/>
          <w:spacing w:val="19"/>
          <w:sz w:val="19"/>
          <w:szCs w:val="19"/>
        </w:rPr>
        <w:t xml:space="preserve"> </w:t>
      </w:r>
      <w:r>
        <w:rPr>
          <w:rFonts w:ascii="Georgia" w:eastAsia="Georgia" w:hAnsi="Georgia" w:cs="Georgia"/>
          <w:sz w:val="19"/>
          <w:szCs w:val="19"/>
        </w:rPr>
        <w:t>data-driven,</w:t>
      </w:r>
      <w:r>
        <w:rPr>
          <w:rFonts w:ascii="Georgia" w:eastAsia="Georgia" w:hAnsi="Georgia" w:cs="Georgia"/>
          <w:spacing w:val="38"/>
          <w:sz w:val="19"/>
          <w:szCs w:val="19"/>
        </w:rPr>
        <w:t xml:space="preserve"> </w:t>
      </w:r>
      <w:r>
        <w:rPr>
          <w:rFonts w:ascii="Georgia" w:eastAsia="Georgia" w:hAnsi="Georgia" w:cs="Georgia"/>
          <w:sz w:val="19"/>
          <w:szCs w:val="19"/>
        </w:rPr>
        <w:t>subject-specific</w:t>
      </w:r>
      <w:r>
        <w:rPr>
          <w:rFonts w:ascii="Georgia" w:eastAsia="Georgia" w:hAnsi="Georgia" w:cs="Georgia"/>
          <w:spacing w:val="40"/>
          <w:sz w:val="19"/>
          <w:szCs w:val="19"/>
        </w:rPr>
        <w:t xml:space="preserve"> </w:t>
      </w:r>
      <w:r>
        <w:rPr>
          <w:rFonts w:ascii="Georgia" w:eastAsia="Georgia" w:hAnsi="Georgia" w:cs="Georgia"/>
          <w:w w:val="102"/>
          <w:sz w:val="19"/>
          <w:szCs w:val="19"/>
        </w:rPr>
        <w:t xml:space="preserve">lobe </w:t>
      </w:r>
      <w:r>
        <w:rPr>
          <w:rFonts w:ascii="Georgia" w:eastAsia="Georgia" w:hAnsi="Georgia" w:cs="Georgia"/>
          <w:sz w:val="19"/>
          <w:szCs w:val="19"/>
        </w:rPr>
        <w:t>segmentation</w:t>
      </w:r>
      <w:r>
        <w:rPr>
          <w:rFonts w:ascii="Georgia" w:eastAsia="Georgia" w:hAnsi="Georgia" w:cs="Georgia"/>
          <w:spacing w:val="24"/>
          <w:sz w:val="19"/>
          <w:szCs w:val="19"/>
        </w:rPr>
        <w:t xml:space="preserve"> </w:t>
      </w:r>
      <w:r>
        <w:rPr>
          <w:rFonts w:ascii="Georgia" w:eastAsia="Georgia" w:hAnsi="Georgia" w:cs="Georgia"/>
          <w:w w:val="102"/>
          <w:sz w:val="19"/>
          <w:szCs w:val="19"/>
        </w:rPr>
        <w:t>[62].</w:t>
      </w:r>
      <w:ins w:id="223" w:author="James Gee" w:date="2016-07-20T14:58:00Z">
        <w:r w:rsidR="00D8088B">
          <w:rPr>
            <w:rFonts w:ascii="Georgia" w:eastAsia="Georgia" w:hAnsi="Georgia" w:cs="Georgia"/>
            <w:w w:val="102"/>
            <w:sz w:val="19"/>
            <w:szCs w:val="19"/>
          </w:rPr>
          <w:t xml:space="preserve"> </w:t>
        </w:r>
        <w:r w:rsidR="00D8088B">
          <w:rPr>
            <w:rFonts w:ascii="Georgia" w:eastAsia="Georgia" w:hAnsi="Georgia" w:cs="Georgia"/>
            <w:sz w:val="19"/>
            <w:szCs w:val="19"/>
          </w:rPr>
          <w:t>[</w:t>
        </w:r>
        <w:r w:rsidR="00D8088B">
          <w:rPr>
            <w:rFonts w:ascii="Georgia" w:eastAsia="Georgia" w:hAnsi="Georgia" w:cs="Georgia"/>
            <w:spacing w:val="26"/>
            <w:sz w:val="19"/>
            <w:szCs w:val="19"/>
          </w:rPr>
          <w:t xml:space="preserve">FIX: add </w:t>
        </w:r>
        <w:proofErr w:type="gramStart"/>
        <w:r w:rsidR="00D8088B">
          <w:rPr>
            <w:rFonts w:ascii="Georgia" w:eastAsia="Georgia" w:hAnsi="Georgia" w:cs="Georgia"/>
            <w:spacing w:val="26"/>
            <w:sz w:val="19"/>
            <w:szCs w:val="19"/>
          </w:rPr>
          <w:t>text describing</w:t>
        </w:r>
        <w:proofErr w:type="gramEnd"/>
        <w:r w:rsidR="00D8088B">
          <w:rPr>
            <w:rFonts w:ascii="Georgia" w:eastAsia="Georgia" w:hAnsi="Georgia" w:cs="Georgia"/>
            <w:spacing w:val="26"/>
            <w:sz w:val="19"/>
            <w:szCs w:val="19"/>
          </w:rPr>
          <w:t xml:space="preserve"> EXTENSION to PET]</w:t>
        </w:r>
      </w:ins>
    </w:p>
    <w:p w14:paraId="037E0741" w14:textId="6102542B" w:rsidR="00E61F9D" w:rsidRDefault="005C64D6">
      <w:pPr>
        <w:spacing w:before="85" w:after="0" w:line="277" w:lineRule="auto"/>
        <w:ind w:left="120" w:right="52"/>
        <w:jc w:val="both"/>
        <w:rPr>
          <w:rFonts w:ascii="Georgia" w:eastAsia="Georgia" w:hAnsi="Georgia" w:cs="Georgia"/>
          <w:sz w:val="19"/>
          <w:szCs w:val="19"/>
        </w:rPr>
      </w:pPr>
      <w:r>
        <w:rPr>
          <w:rFonts w:ascii="Georgia" w:eastAsia="Georgia" w:hAnsi="Georgia" w:cs="Georgia"/>
          <w:b/>
          <w:bCs/>
          <w:sz w:val="19"/>
          <w:szCs w:val="19"/>
        </w:rPr>
        <w:t>Ventilation</w:t>
      </w:r>
      <w:r>
        <w:rPr>
          <w:rFonts w:ascii="Georgia" w:eastAsia="Georgia" w:hAnsi="Georgia" w:cs="Georgia"/>
          <w:b/>
          <w:bCs/>
          <w:spacing w:val="44"/>
          <w:sz w:val="19"/>
          <w:szCs w:val="19"/>
        </w:rPr>
        <w:t xml:space="preserve"> </w:t>
      </w:r>
      <w:r>
        <w:rPr>
          <w:rFonts w:ascii="Georgia" w:eastAsia="Georgia" w:hAnsi="Georgia" w:cs="Georgia"/>
          <w:b/>
          <w:bCs/>
          <w:sz w:val="19"/>
          <w:szCs w:val="19"/>
        </w:rPr>
        <w:t xml:space="preserve">quantification.  </w:t>
      </w:r>
      <w:r>
        <w:rPr>
          <w:rFonts w:ascii="Georgia" w:eastAsia="Georgia" w:hAnsi="Georgia" w:cs="Georgia"/>
          <w:b/>
          <w:bCs/>
          <w:spacing w:val="9"/>
          <w:sz w:val="19"/>
          <w:szCs w:val="19"/>
        </w:rPr>
        <w:t xml:space="preserve"> </w:t>
      </w:r>
      <w:del w:id="224" w:author="James Gee" w:date="2016-07-20T15:05:00Z">
        <w:r w:rsidDel="003F1692">
          <w:rPr>
            <w:rFonts w:ascii="Georgia" w:eastAsia="Georgia" w:hAnsi="Georgia" w:cs="Georgia"/>
            <w:sz w:val="19"/>
            <w:szCs w:val="19"/>
          </w:rPr>
          <w:delText>Automated</w:delText>
        </w:r>
        <w:r w:rsidDel="003F1692">
          <w:rPr>
            <w:rFonts w:ascii="Georgia" w:eastAsia="Georgia" w:hAnsi="Georgia" w:cs="Georgia"/>
            <w:spacing w:val="41"/>
            <w:sz w:val="19"/>
            <w:szCs w:val="19"/>
          </w:rPr>
          <w:delText xml:space="preserve"> </w:delText>
        </w:r>
        <w:r w:rsidDel="003F1692">
          <w:rPr>
            <w:rFonts w:ascii="Georgia" w:eastAsia="Georgia" w:hAnsi="Georgia" w:cs="Georgia"/>
            <w:sz w:val="19"/>
            <w:szCs w:val="19"/>
          </w:rPr>
          <w:delText>or</w:delText>
        </w:r>
        <w:r w:rsidDel="003F1692">
          <w:rPr>
            <w:rFonts w:ascii="Georgia" w:eastAsia="Georgia" w:hAnsi="Georgia" w:cs="Georgia"/>
            <w:spacing w:val="26"/>
            <w:sz w:val="19"/>
            <w:szCs w:val="19"/>
          </w:rPr>
          <w:delText xml:space="preserve"> </w:delText>
        </w:r>
        <w:r w:rsidDel="003F1692">
          <w:rPr>
            <w:rFonts w:ascii="Georgia" w:eastAsia="Georgia" w:hAnsi="Georgia" w:cs="Georgia"/>
            <w:sz w:val="19"/>
            <w:szCs w:val="19"/>
          </w:rPr>
          <w:delText xml:space="preserve">semi-automated </w:delText>
        </w:r>
        <w:r w:rsidDel="003F1692">
          <w:rPr>
            <w:rFonts w:ascii="Georgia" w:eastAsia="Georgia" w:hAnsi="Georgia" w:cs="Georgia"/>
            <w:spacing w:val="4"/>
            <w:sz w:val="19"/>
            <w:szCs w:val="19"/>
          </w:rPr>
          <w:delText xml:space="preserve"> </w:delText>
        </w:r>
        <w:r w:rsidDel="003F1692">
          <w:rPr>
            <w:rFonts w:ascii="Georgia" w:eastAsia="Georgia" w:hAnsi="Georgia" w:cs="Georgia"/>
            <w:sz w:val="19"/>
            <w:szCs w:val="19"/>
          </w:rPr>
          <w:delText>approaches</w:delText>
        </w:r>
      </w:del>
      <w:ins w:id="225" w:author="James Gee" w:date="2016-07-20T15:05:00Z">
        <w:r w:rsidR="003F1692">
          <w:rPr>
            <w:rFonts w:ascii="Georgia" w:eastAsia="Georgia" w:hAnsi="Georgia" w:cs="Georgia"/>
            <w:sz w:val="19"/>
            <w:szCs w:val="19"/>
          </w:rPr>
          <w:t>The ability to</w:t>
        </w:r>
      </w:ins>
      <w:r>
        <w:rPr>
          <w:rFonts w:ascii="Georgia" w:eastAsia="Georgia" w:hAnsi="Georgia" w:cs="Georgia"/>
          <w:spacing w:val="41"/>
          <w:sz w:val="19"/>
          <w:szCs w:val="19"/>
        </w:rPr>
        <w:t xml:space="preserve"> </w:t>
      </w:r>
      <w:del w:id="226" w:author="James Gee" w:date="2016-07-20T15:05:00Z">
        <w:r w:rsidDel="003F1692">
          <w:rPr>
            <w:rFonts w:ascii="Georgia" w:eastAsia="Georgia" w:hAnsi="Georgia" w:cs="Georgia"/>
            <w:sz w:val="19"/>
            <w:szCs w:val="19"/>
          </w:rPr>
          <w:delText>for</w:delText>
        </w:r>
        <w:r w:rsidDel="003F1692">
          <w:rPr>
            <w:rFonts w:ascii="Georgia" w:eastAsia="Georgia" w:hAnsi="Georgia" w:cs="Georgia"/>
            <w:spacing w:val="27"/>
            <w:sz w:val="19"/>
            <w:szCs w:val="19"/>
          </w:rPr>
          <w:delText xml:space="preserve"> </w:delText>
        </w:r>
        <w:r w:rsidDel="003F1692">
          <w:rPr>
            <w:rFonts w:ascii="Georgia" w:eastAsia="Georgia" w:hAnsi="Georgia" w:cs="Georgia"/>
            <w:sz w:val="19"/>
            <w:szCs w:val="19"/>
          </w:rPr>
          <w:delText>classifying</w:delText>
        </w:r>
      </w:del>
      <w:ins w:id="227" w:author="James Gee" w:date="2016-07-20T15:05:00Z">
        <w:r w:rsidR="003F1692">
          <w:rPr>
            <w:rFonts w:ascii="Georgia" w:eastAsia="Georgia" w:hAnsi="Georgia" w:cs="Georgia"/>
            <w:sz w:val="19"/>
            <w:szCs w:val="19"/>
          </w:rPr>
          <w:t>classify</w:t>
        </w:r>
      </w:ins>
      <w:r>
        <w:rPr>
          <w:rFonts w:ascii="Georgia" w:eastAsia="Georgia" w:hAnsi="Georgia" w:cs="Georgia"/>
          <w:spacing w:val="39"/>
          <w:sz w:val="19"/>
          <w:szCs w:val="19"/>
        </w:rPr>
        <w:t xml:space="preserve"> </w:t>
      </w:r>
      <w:r>
        <w:rPr>
          <w:rFonts w:ascii="Georgia" w:eastAsia="Georgia" w:hAnsi="Georgia" w:cs="Georgia"/>
          <w:sz w:val="19"/>
          <w:szCs w:val="19"/>
        </w:rPr>
        <w:t>areas</w:t>
      </w:r>
      <w:r>
        <w:rPr>
          <w:rFonts w:ascii="Georgia" w:eastAsia="Georgia" w:hAnsi="Georgia" w:cs="Georgia"/>
          <w:spacing w:val="31"/>
          <w:sz w:val="19"/>
          <w:szCs w:val="19"/>
        </w:rPr>
        <w:t xml:space="preserve"> </w:t>
      </w:r>
      <w:r>
        <w:rPr>
          <w:rFonts w:ascii="Georgia" w:eastAsia="Georgia" w:hAnsi="Georgia" w:cs="Georgia"/>
          <w:sz w:val="19"/>
          <w:szCs w:val="19"/>
        </w:rPr>
        <w:t>of</w:t>
      </w:r>
      <w:r>
        <w:rPr>
          <w:rFonts w:ascii="Georgia" w:eastAsia="Georgia" w:hAnsi="Georgia" w:cs="Georgia"/>
          <w:spacing w:val="25"/>
          <w:sz w:val="19"/>
          <w:szCs w:val="19"/>
        </w:rPr>
        <w:t xml:space="preserve"> </w:t>
      </w:r>
      <w:r>
        <w:rPr>
          <w:rFonts w:ascii="Georgia" w:eastAsia="Georgia" w:hAnsi="Georgia" w:cs="Georgia"/>
          <w:sz w:val="19"/>
          <w:szCs w:val="19"/>
        </w:rPr>
        <w:t>varying</w:t>
      </w:r>
      <w:r>
        <w:rPr>
          <w:rFonts w:ascii="Georgia" w:eastAsia="Georgia" w:hAnsi="Georgia" w:cs="Georgia"/>
          <w:spacing w:val="34"/>
          <w:sz w:val="19"/>
          <w:szCs w:val="19"/>
        </w:rPr>
        <w:t xml:space="preserve"> </w:t>
      </w:r>
      <w:r>
        <w:rPr>
          <w:rFonts w:ascii="Georgia" w:eastAsia="Georgia" w:hAnsi="Georgia" w:cs="Georgia"/>
          <w:sz w:val="19"/>
          <w:szCs w:val="19"/>
        </w:rPr>
        <w:t>degrees</w:t>
      </w:r>
      <w:r>
        <w:rPr>
          <w:rFonts w:ascii="Georgia" w:eastAsia="Georgia" w:hAnsi="Georgia" w:cs="Georgia"/>
          <w:spacing w:val="35"/>
          <w:sz w:val="19"/>
          <w:szCs w:val="19"/>
        </w:rPr>
        <w:t xml:space="preserve"> </w:t>
      </w:r>
      <w:r>
        <w:rPr>
          <w:rFonts w:ascii="Georgia" w:eastAsia="Georgia" w:hAnsi="Georgia" w:cs="Georgia"/>
          <w:sz w:val="19"/>
          <w:szCs w:val="19"/>
        </w:rPr>
        <w:t>of</w:t>
      </w:r>
      <w:r>
        <w:rPr>
          <w:rFonts w:ascii="Georgia" w:eastAsia="Georgia" w:hAnsi="Georgia" w:cs="Georgia"/>
          <w:spacing w:val="25"/>
          <w:sz w:val="19"/>
          <w:szCs w:val="19"/>
        </w:rPr>
        <w:t xml:space="preserve"> </w:t>
      </w:r>
      <w:proofErr w:type="spellStart"/>
      <w:r>
        <w:rPr>
          <w:rFonts w:ascii="Georgia" w:eastAsia="Georgia" w:hAnsi="Georgia" w:cs="Georgia"/>
          <w:w w:val="102"/>
          <w:sz w:val="19"/>
          <w:szCs w:val="19"/>
        </w:rPr>
        <w:t>venti</w:t>
      </w:r>
      <w:proofErr w:type="spellEnd"/>
      <w:r>
        <w:rPr>
          <w:rFonts w:ascii="Georgia" w:eastAsia="Georgia" w:hAnsi="Georgia" w:cs="Georgia"/>
          <w:w w:val="102"/>
          <w:sz w:val="19"/>
          <w:szCs w:val="19"/>
        </w:rPr>
        <w:t xml:space="preserve">- </w:t>
      </w:r>
      <w:proofErr w:type="spellStart"/>
      <w:r>
        <w:rPr>
          <w:rFonts w:ascii="Georgia" w:eastAsia="Georgia" w:hAnsi="Georgia" w:cs="Georgia"/>
          <w:sz w:val="19"/>
          <w:szCs w:val="19"/>
        </w:rPr>
        <w:t>lation</w:t>
      </w:r>
      <w:proofErr w:type="spellEnd"/>
      <w:r>
        <w:rPr>
          <w:rFonts w:ascii="Georgia" w:eastAsia="Georgia" w:hAnsi="Georgia" w:cs="Georgia"/>
          <w:spacing w:val="31"/>
          <w:sz w:val="19"/>
          <w:szCs w:val="19"/>
        </w:rPr>
        <w:t xml:space="preserve"> </w:t>
      </w:r>
      <w:ins w:id="228" w:author="James Gee" w:date="2016-07-20T15:08:00Z">
        <w:r w:rsidR="003F1692">
          <w:rPr>
            <w:rFonts w:ascii="Georgia" w:eastAsia="Georgia" w:hAnsi="Georgia" w:cs="Georgia"/>
            <w:sz w:val="19"/>
            <w:szCs w:val="19"/>
          </w:rPr>
          <w:t>represents a basic need in</w:t>
        </w:r>
      </w:ins>
      <w:del w:id="229" w:author="James Gee" w:date="2016-07-20T15:06:00Z">
        <w:r w:rsidDel="003F1692">
          <w:rPr>
            <w:rFonts w:ascii="Georgia" w:eastAsia="Georgia" w:hAnsi="Georgia" w:cs="Georgia"/>
            <w:sz w:val="19"/>
            <w:szCs w:val="19"/>
          </w:rPr>
          <w:delText>are</w:delText>
        </w:r>
      </w:del>
      <w:del w:id="230" w:author="James Gee" w:date="2016-07-20T15:08:00Z">
        <w:r w:rsidDel="003F1692">
          <w:rPr>
            <w:rFonts w:ascii="Georgia" w:eastAsia="Georgia" w:hAnsi="Georgia" w:cs="Georgia"/>
            <w:spacing w:val="26"/>
            <w:sz w:val="19"/>
            <w:szCs w:val="19"/>
          </w:rPr>
          <w:delText xml:space="preserve"> </w:delText>
        </w:r>
      </w:del>
      <w:del w:id="231" w:author="James Gee" w:date="2016-07-20T15:06:00Z">
        <w:r w:rsidDel="003F1692">
          <w:rPr>
            <w:rFonts w:ascii="Georgia" w:eastAsia="Georgia" w:hAnsi="Georgia" w:cs="Georgia"/>
            <w:sz w:val="19"/>
            <w:szCs w:val="19"/>
          </w:rPr>
          <w:delText>of</w:delText>
        </w:r>
        <w:r w:rsidDel="003F1692">
          <w:rPr>
            <w:rFonts w:ascii="Georgia" w:eastAsia="Georgia" w:hAnsi="Georgia" w:cs="Georgia"/>
            <w:spacing w:val="24"/>
            <w:sz w:val="19"/>
            <w:szCs w:val="19"/>
          </w:rPr>
          <w:delText xml:space="preserve"> </w:delText>
        </w:r>
        <w:r w:rsidDel="003F1692">
          <w:rPr>
            <w:rFonts w:ascii="Georgia" w:eastAsia="Georgia" w:hAnsi="Georgia" w:cs="Georgia"/>
            <w:sz w:val="19"/>
            <w:szCs w:val="19"/>
          </w:rPr>
          <w:delText>potential</w:delText>
        </w:r>
        <w:r w:rsidDel="003F1692">
          <w:rPr>
            <w:rFonts w:ascii="Georgia" w:eastAsia="Georgia" w:hAnsi="Georgia" w:cs="Georgia"/>
            <w:spacing w:val="36"/>
            <w:sz w:val="19"/>
            <w:szCs w:val="19"/>
          </w:rPr>
          <w:delText xml:space="preserve"> </w:delText>
        </w:r>
        <w:r w:rsidDel="003F1692">
          <w:rPr>
            <w:rFonts w:ascii="Georgia" w:eastAsia="Georgia" w:hAnsi="Georgia" w:cs="Georgia"/>
            <w:sz w:val="19"/>
            <w:szCs w:val="19"/>
          </w:rPr>
          <w:delText>benefit</w:delText>
        </w:r>
        <w:r w:rsidDel="003F1692">
          <w:rPr>
            <w:rFonts w:ascii="Georgia" w:eastAsia="Georgia" w:hAnsi="Georgia" w:cs="Georgia"/>
            <w:spacing w:val="33"/>
            <w:sz w:val="19"/>
            <w:szCs w:val="19"/>
          </w:rPr>
          <w:delText xml:space="preserve"> </w:delText>
        </w:r>
        <w:r w:rsidDel="003F1692">
          <w:rPr>
            <w:rFonts w:ascii="Georgia" w:eastAsia="Georgia" w:hAnsi="Georgia" w:cs="Georgia"/>
            <w:sz w:val="19"/>
            <w:szCs w:val="19"/>
          </w:rPr>
          <w:delText>for</w:delText>
        </w:r>
      </w:del>
      <w:r>
        <w:rPr>
          <w:rFonts w:ascii="Georgia" w:eastAsia="Georgia" w:hAnsi="Georgia" w:cs="Georgia"/>
          <w:spacing w:val="26"/>
          <w:sz w:val="19"/>
          <w:szCs w:val="19"/>
        </w:rPr>
        <w:t xml:space="preserve"> </w:t>
      </w:r>
      <w:r>
        <w:rPr>
          <w:rFonts w:ascii="Georgia" w:eastAsia="Georgia" w:hAnsi="Georgia" w:cs="Georgia"/>
          <w:sz w:val="19"/>
          <w:szCs w:val="19"/>
        </w:rPr>
        <w:t>pulmonary</w:t>
      </w:r>
      <w:r>
        <w:rPr>
          <w:rFonts w:ascii="Georgia" w:eastAsia="Georgia" w:hAnsi="Georgia" w:cs="Georgia"/>
          <w:spacing w:val="39"/>
          <w:sz w:val="19"/>
          <w:szCs w:val="19"/>
        </w:rPr>
        <w:t xml:space="preserve"> </w:t>
      </w:r>
      <w:r>
        <w:rPr>
          <w:rFonts w:ascii="Georgia" w:eastAsia="Georgia" w:hAnsi="Georgia" w:cs="Georgia"/>
          <w:sz w:val="19"/>
          <w:szCs w:val="19"/>
        </w:rPr>
        <w:t>functional</w:t>
      </w:r>
      <w:r>
        <w:rPr>
          <w:rFonts w:ascii="Georgia" w:eastAsia="Georgia" w:hAnsi="Georgia" w:cs="Georgia"/>
          <w:spacing w:val="38"/>
          <w:sz w:val="19"/>
          <w:szCs w:val="19"/>
        </w:rPr>
        <w:t xml:space="preserve"> </w:t>
      </w:r>
      <w:r>
        <w:rPr>
          <w:rFonts w:ascii="Georgia" w:eastAsia="Georgia" w:hAnsi="Georgia" w:cs="Georgia"/>
          <w:sz w:val="19"/>
          <w:szCs w:val="19"/>
        </w:rPr>
        <w:t xml:space="preserve">analysis. </w:t>
      </w:r>
      <w:r>
        <w:rPr>
          <w:rFonts w:ascii="Georgia" w:eastAsia="Georgia" w:hAnsi="Georgia" w:cs="Georgia"/>
          <w:spacing w:val="44"/>
          <w:sz w:val="19"/>
          <w:szCs w:val="19"/>
        </w:rPr>
        <w:t xml:space="preserve"> </w:t>
      </w:r>
      <w:r>
        <w:rPr>
          <w:rFonts w:ascii="Georgia" w:eastAsia="Georgia" w:hAnsi="Georgia" w:cs="Georgia"/>
          <w:sz w:val="19"/>
          <w:szCs w:val="19"/>
        </w:rPr>
        <w:t>In</w:t>
      </w:r>
      <w:r>
        <w:rPr>
          <w:rFonts w:ascii="Georgia" w:eastAsia="Georgia" w:hAnsi="Georgia" w:cs="Georgia"/>
          <w:spacing w:val="27"/>
          <w:sz w:val="19"/>
          <w:szCs w:val="19"/>
        </w:rPr>
        <w:t xml:space="preserve"> </w:t>
      </w:r>
      <w:r>
        <w:rPr>
          <w:rFonts w:ascii="Georgia" w:eastAsia="Georgia" w:hAnsi="Georgia" w:cs="Georgia"/>
          <w:sz w:val="19"/>
          <w:szCs w:val="19"/>
        </w:rPr>
        <w:t>[38],</w:t>
      </w:r>
      <w:r>
        <w:rPr>
          <w:rFonts w:ascii="Georgia" w:eastAsia="Georgia" w:hAnsi="Georgia" w:cs="Georgia"/>
          <w:spacing w:val="34"/>
          <w:sz w:val="19"/>
          <w:szCs w:val="19"/>
        </w:rPr>
        <w:t xml:space="preserve"> </w:t>
      </w:r>
      <w:r>
        <w:rPr>
          <w:rFonts w:ascii="Georgia" w:eastAsia="Georgia" w:hAnsi="Georgia" w:cs="Georgia"/>
          <w:sz w:val="19"/>
          <w:szCs w:val="19"/>
        </w:rPr>
        <w:t>we</w:t>
      </w:r>
      <w:r>
        <w:rPr>
          <w:rFonts w:ascii="Georgia" w:eastAsia="Georgia" w:hAnsi="Georgia" w:cs="Georgia"/>
          <w:spacing w:val="26"/>
          <w:sz w:val="19"/>
          <w:szCs w:val="19"/>
        </w:rPr>
        <w:t xml:space="preserve"> </w:t>
      </w:r>
      <w:r>
        <w:rPr>
          <w:rFonts w:ascii="Georgia" w:eastAsia="Georgia" w:hAnsi="Georgia" w:cs="Georgia"/>
          <w:sz w:val="19"/>
          <w:szCs w:val="19"/>
        </w:rPr>
        <w:t>presented</w:t>
      </w:r>
      <w:r>
        <w:rPr>
          <w:rFonts w:ascii="Georgia" w:eastAsia="Georgia" w:hAnsi="Georgia" w:cs="Georgia"/>
          <w:spacing w:val="38"/>
          <w:sz w:val="19"/>
          <w:szCs w:val="19"/>
        </w:rPr>
        <w:t xml:space="preserve"> </w:t>
      </w:r>
      <w:r>
        <w:rPr>
          <w:rFonts w:ascii="Georgia" w:eastAsia="Georgia" w:hAnsi="Georgia" w:cs="Georgia"/>
          <w:sz w:val="19"/>
          <w:szCs w:val="19"/>
        </w:rPr>
        <w:t>an</w:t>
      </w:r>
      <w:r>
        <w:rPr>
          <w:rFonts w:ascii="Georgia" w:eastAsia="Georgia" w:hAnsi="Georgia" w:cs="Georgia"/>
          <w:spacing w:val="25"/>
          <w:sz w:val="19"/>
          <w:szCs w:val="19"/>
        </w:rPr>
        <w:t xml:space="preserve"> </w:t>
      </w:r>
      <w:r>
        <w:rPr>
          <w:rFonts w:ascii="Georgia" w:eastAsia="Georgia" w:hAnsi="Georgia" w:cs="Georgia"/>
          <w:sz w:val="19"/>
          <w:szCs w:val="19"/>
        </w:rPr>
        <w:t>automated</w:t>
      </w:r>
      <w:r>
        <w:rPr>
          <w:rFonts w:ascii="Georgia" w:eastAsia="Georgia" w:hAnsi="Georgia" w:cs="Georgia"/>
          <w:spacing w:val="39"/>
          <w:sz w:val="19"/>
          <w:szCs w:val="19"/>
        </w:rPr>
        <w:t xml:space="preserve"> </w:t>
      </w:r>
      <w:r>
        <w:rPr>
          <w:rFonts w:ascii="Georgia" w:eastAsia="Georgia" w:hAnsi="Georgia" w:cs="Georgia"/>
          <w:sz w:val="19"/>
          <w:szCs w:val="19"/>
        </w:rPr>
        <w:t>algorithmic</w:t>
      </w:r>
      <w:r>
        <w:rPr>
          <w:rFonts w:ascii="Georgia" w:eastAsia="Georgia" w:hAnsi="Georgia" w:cs="Georgia"/>
          <w:spacing w:val="40"/>
          <w:sz w:val="19"/>
          <w:szCs w:val="19"/>
        </w:rPr>
        <w:t xml:space="preserve"> </w:t>
      </w:r>
      <w:r>
        <w:rPr>
          <w:rFonts w:ascii="Georgia" w:eastAsia="Georgia" w:hAnsi="Georgia" w:cs="Georgia"/>
          <w:w w:val="102"/>
          <w:sz w:val="19"/>
          <w:szCs w:val="19"/>
        </w:rPr>
        <w:t xml:space="preserve">pipeline </w:t>
      </w:r>
      <w:r>
        <w:rPr>
          <w:rFonts w:ascii="Georgia" w:eastAsia="Georgia" w:hAnsi="Georgia" w:cs="Georgia"/>
          <w:sz w:val="19"/>
          <w:szCs w:val="19"/>
        </w:rPr>
        <w:t>for</w:t>
      </w:r>
      <w:r>
        <w:rPr>
          <w:rFonts w:ascii="Georgia" w:eastAsia="Georgia" w:hAnsi="Georgia" w:cs="Georgia"/>
          <w:spacing w:val="16"/>
          <w:sz w:val="19"/>
          <w:szCs w:val="19"/>
        </w:rPr>
        <w:t xml:space="preserve"> </w:t>
      </w:r>
      <w:r>
        <w:rPr>
          <w:rFonts w:ascii="Georgia" w:eastAsia="Georgia" w:hAnsi="Georgia" w:cs="Georgia"/>
          <w:sz w:val="19"/>
          <w:szCs w:val="19"/>
        </w:rPr>
        <w:t>ventilation-based</w:t>
      </w:r>
      <w:r>
        <w:rPr>
          <w:rFonts w:ascii="Georgia" w:eastAsia="Georgia" w:hAnsi="Georgia" w:cs="Georgia"/>
          <w:spacing w:val="40"/>
          <w:sz w:val="19"/>
          <w:szCs w:val="19"/>
        </w:rPr>
        <w:t xml:space="preserve"> </w:t>
      </w:r>
      <w:r>
        <w:rPr>
          <w:rFonts w:ascii="Georgia" w:eastAsia="Georgia" w:hAnsi="Georgia" w:cs="Georgia"/>
          <w:sz w:val="19"/>
          <w:szCs w:val="19"/>
        </w:rPr>
        <w:t>partitioning</w:t>
      </w:r>
      <w:r>
        <w:rPr>
          <w:rFonts w:ascii="Georgia" w:eastAsia="Georgia" w:hAnsi="Georgia" w:cs="Georgia"/>
          <w:spacing w:val="31"/>
          <w:sz w:val="19"/>
          <w:szCs w:val="19"/>
        </w:rPr>
        <w:t xml:space="preserve"> </w:t>
      </w:r>
      <w:r>
        <w:rPr>
          <w:rFonts w:ascii="Georgia" w:eastAsia="Georgia" w:hAnsi="Georgia" w:cs="Georgia"/>
          <w:sz w:val="19"/>
          <w:szCs w:val="19"/>
        </w:rPr>
        <w:t>of</w:t>
      </w:r>
      <w:r>
        <w:rPr>
          <w:rFonts w:ascii="Georgia" w:eastAsia="Georgia" w:hAnsi="Georgia" w:cs="Georgia"/>
          <w:spacing w:val="14"/>
          <w:sz w:val="19"/>
          <w:szCs w:val="19"/>
        </w:rPr>
        <w:t xml:space="preserve"> </w:t>
      </w:r>
      <w:r>
        <w:rPr>
          <w:rFonts w:ascii="Georgia" w:eastAsia="Georgia" w:hAnsi="Georgia" w:cs="Georgia"/>
          <w:sz w:val="19"/>
          <w:szCs w:val="19"/>
        </w:rPr>
        <w:t>the</w:t>
      </w:r>
      <w:r>
        <w:rPr>
          <w:rFonts w:ascii="Georgia" w:eastAsia="Georgia" w:hAnsi="Georgia" w:cs="Georgia"/>
          <w:spacing w:val="16"/>
          <w:sz w:val="19"/>
          <w:szCs w:val="19"/>
        </w:rPr>
        <w:t xml:space="preserve"> </w:t>
      </w:r>
      <w:r>
        <w:rPr>
          <w:rFonts w:ascii="Georgia" w:eastAsia="Georgia" w:hAnsi="Georgia" w:cs="Georgia"/>
          <w:sz w:val="19"/>
          <w:szCs w:val="19"/>
        </w:rPr>
        <w:t>lungs</w:t>
      </w:r>
      <w:r>
        <w:rPr>
          <w:rFonts w:ascii="Georgia" w:eastAsia="Georgia" w:hAnsi="Georgia" w:cs="Georgia"/>
          <w:spacing w:val="20"/>
          <w:sz w:val="19"/>
          <w:szCs w:val="19"/>
        </w:rPr>
        <w:t xml:space="preserve"> </w:t>
      </w:r>
      <w:r>
        <w:rPr>
          <w:rFonts w:ascii="Georgia" w:eastAsia="Georgia" w:hAnsi="Georgia" w:cs="Georgia"/>
          <w:sz w:val="19"/>
          <w:szCs w:val="19"/>
        </w:rPr>
        <w:t>in</w:t>
      </w:r>
      <w:r>
        <w:rPr>
          <w:rFonts w:ascii="Georgia" w:eastAsia="Georgia" w:hAnsi="Georgia" w:cs="Georgia"/>
          <w:spacing w:val="16"/>
          <w:sz w:val="19"/>
          <w:szCs w:val="19"/>
        </w:rPr>
        <w:t xml:space="preserve"> </w:t>
      </w:r>
      <w:r>
        <w:rPr>
          <w:rFonts w:ascii="Georgia" w:eastAsia="Georgia" w:hAnsi="Georgia" w:cs="Georgia"/>
          <w:sz w:val="19"/>
          <w:szCs w:val="19"/>
        </w:rPr>
        <w:t>hyperpolarized</w:t>
      </w:r>
      <w:r>
        <w:rPr>
          <w:rFonts w:ascii="Georgia" w:eastAsia="Georgia" w:hAnsi="Georgia" w:cs="Georgia"/>
          <w:spacing w:val="36"/>
          <w:sz w:val="19"/>
          <w:szCs w:val="19"/>
        </w:rPr>
        <w:t xml:space="preserve"> </w:t>
      </w:r>
      <w:r>
        <w:rPr>
          <w:rFonts w:ascii="Georgia" w:eastAsia="Georgia" w:hAnsi="Georgia" w:cs="Georgia"/>
          <w:sz w:val="19"/>
          <w:szCs w:val="19"/>
        </w:rPr>
        <w:t>3He</w:t>
      </w:r>
      <w:r>
        <w:rPr>
          <w:rFonts w:ascii="Georgia" w:eastAsia="Georgia" w:hAnsi="Georgia" w:cs="Georgia"/>
          <w:spacing w:val="18"/>
          <w:sz w:val="19"/>
          <w:szCs w:val="19"/>
        </w:rPr>
        <w:t xml:space="preserve"> </w:t>
      </w:r>
      <w:r>
        <w:rPr>
          <w:rFonts w:ascii="Georgia" w:eastAsia="Georgia" w:hAnsi="Georgia" w:cs="Georgia"/>
          <w:sz w:val="19"/>
          <w:szCs w:val="19"/>
        </w:rPr>
        <w:t>and</w:t>
      </w:r>
      <w:r>
        <w:rPr>
          <w:rFonts w:ascii="Georgia" w:eastAsia="Georgia" w:hAnsi="Georgia" w:cs="Georgia"/>
          <w:spacing w:val="17"/>
          <w:sz w:val="19"/>
          <w:szCs w:val="19"/>
        </w:rPr>
        <w:t xml:space="preserve"> </w:t>
      </w:r>
      <w:r>
        <w:rPr>
          <w:rFonts w:ascii="Georgia" w:eastAsia="Georgia" w:hAnsi="Georgia" w:cs="Georgia"/>
          <w:sz w:val="19"/>
          <w:szCs w:val="19"/>
        </w:rPr>
        <w:t>129Xe</w:t>
      </w:r>
      <w:r>
        <w:rPr>
          <w:rFonts w:ascii="Georgia" w:eastAsia="Georgia" w:hAnsi="Georgia" w:cs="Georgia"/>
          <w:spacing w:val="21"/>
          <w:sz w:val="19"/>
          <w:szCs w:val="19"/>
        </w:rPr>
        <w:t xml:space="preserve"> </w:t>
      </w:r>
      <w:r>
        <w:rPr>
          <w:rFonts w:ascii="Georgia" w:eastAsia="Georgia" w:hAnsi="Georgia" w:cs="Georgia"/>
          <w:sz w:val="19"/>
          <w:szCs w:val="19"/>
        </w:rPr>
        <w:t>MRI.</w:t>
      </w:r>
      <w:r>
        <w:rPr>
          <w:rFonts w:ascii="Georgia" w:eastAsia="Georgia" w:hAnsi="Georgia" w:cs="Georgia"/>
          <w:spacing w:val="21"/>
          <w:sz w:val="19"/>
          <w:szCs w:val="19"/>
        </w:rPr>
        <w:t xml:space="preserve"> </w:t>
      </w:r>
      <w:r>
        <w:rPr>
          <w:rFonts w:ascii="Georgia" w:eastAsia="Georgia" w:hAnsi="Georgia" w:cs="Georgia"/>
          <w:color w:val="FF0000"/>
          <w:sz w:val="19"/>
          <w:szCs w:val="19"/>
        </w:rPr>
        <w:t>Given</w:t>
      </w:r>
      <w:r>
        <w:rPr>
          <w:rFonts w:ascii="Georgia" w:eastAsia="Georgia" w:hAnsi="Georgia" w:cs="Georgia"/>
          <w:color w:val="FF0000"/>
          <w:spacing w:val="21"/>
          <w:sz w:val="19"/>
          <w:szCs w:val="19"/>
        </w:rPr>
        <w:t xml:space="preserve"> </w:t>
      </w:r>
      <w:r>
        <w:rPr>
          <w:rFonts w:ascii="Georgia" w:eastAsia="Georgia" w:hAnsi="Georgia" w:cs="Georgia"/>
          <w:color w:val="FF0000"/>
          <w:sz w:val="19"/>
          <w:szCs w:val="19"/>
        </w:rPr>
        <w:t>a</w:t>
      </w:r>
      <w:r>
        <w:rPr>
          <w:rFonts w:ascii="Georgia" w:eastAsia="Georgia" w:hAnsi="Georgia" w:cs="Georgia"/>
          <w:color w:val="FF0000"/>
          <w:spacing w:val="14"/>
          <w:sz w:val="19"/>
          <w:szCs w:val="19"/>
        </w:rPr>
        <w:t xml:space="preserve"> </w:t>
      </w:r>
      <w:r>
        <w:rPr>
          <w:rFonts w:ascii="Georgia" w:eastAsia="Georgia" w:hAnsi="Georgia" w:cs="Georgia"/>
          <w:color w:val="FF0000"/>
          <w:sz w:val="19"/>
          <w:szCs w:val="19"/>
        </w:rPr>
        <w:t>whole</w:t>
      </w:r>
      <w:r>
        <w:rPr>
          <w:rFonts w:ascii="Georgia" w:eastAsia="Georgia" w:hAnsi="Georgia" w:cs="Georgia"/>
          <w:color w:val="FF0000"/>
          <w:spacing w:val="21"/>
          <w:sz w:val="19"/>
          <w:szCs w:val="19"/>
        </w:rPr>
        <w:t xml:space="preserve"> </w:t>
      </w:r>
      <w:r>
        <w:rPr>
          <w:rFonts w:ascii="Georgia" w:eastAsia="Georgia" w:hAnsi="Georgia" w:cs="Georgia"/>
          <w:color w:val="FF0000"/>
          <w:sz w:val="19"/>
          <w:szCs w:val="19"/>
        </w:rPr>
        <w:t>lung</w:t>
      </w:r>
      <w:r>
        <w:rPr>
          <w:rFonts w:ascii="Georgia" w:eastAsia="Georgia" w:hAnsi="Georgia" w:cs="Georgia"/>
          <w:color w:val="FF0000"/>
          <w:spacing w:val="18"/>
          <w:sz w:val="19"/>
          <w:szCs w:val="19"/>
        </w:rPr>
        <w:t xml:space="preserve"> </w:t>
      </w:r>
      <w:r>
        <w:rPr>
          <w:rFonts w:ascii="Georgia" w:eastAsia="Georgia" w:hAnsi="Georgia" w:cs="Georgia"/>
          <w:color w:val="FF0000"/>
          <w:sz w:val="19"/>
          <w:szCs w:val="19"/>
        </w:rPr>
        <w:t>mask</w:t>
      </w:r>
      <w:r>
        <w:rPr>
          <w:rFonts w:ascii="Georgia" w:eastAsia="Georgia" w:hAnsi="Georgia" w:cs="Georgia"/>
          <w:color w:val="FF0000"/>
          <w:spacing w:val="20"/>
          <w:sz w:val="19"/>
          <w:szCs w:val="19"/>
        </w:rPr>
        <w:t xml:space="preserve"> </w:t>
      </w:r>
      <w:r>
        <w:rPr>
          <w:rFonts w:ascii="Georgia" w:eastAsia="Georgia" w:hAnsi="Georgia" w:cs="Georgia"/>
          <w:color w:val="FF0000"/>
          <w:sz w:val="19"/>
          <w:szCs w:val="19"/>
        </w:rPr>
        <w:t>(</w:t>
      </w:r>
      <w:proofErr w:type="gramStart"/>
      <w:r>
        <w:rPr>
          <w:rFonts w:ascii="Georgia" w:eastAsia="Georgia" w:hAnsi="Georgia" w:cs="Georgia"/>
          <w:color w:val="FF0000"/>
          <w:sz w:val="19"/>
          <w:szCs w:val="19"/>
        </w:rPr>
        <w:t xml:space="preserve">see </w:t>
      </w:r>
      <w:r>
        <w:rPr>
          <w:rFonts w:ascii="Georgia" w:eastAsia="Georgia" w:hAnsi="Georgia" w:cs="Georgia"/>
          <w:color w:val="FF0000"/>
          <w:spacing w:val="29"/>
          <w:sz w:val="19"/>
          <w:szCs w:val="19"/>
        </w:rPr>
        <w:t xml:space="preserve"> </w:t>
      </w:r>
      <w:r>
        <w:rPr>
          <w:rFonts w:ascii="Georgia" w:eastAsia="Georgia" w:hAnsi="Georgia" w:cs="Georgia"/>
          <w:b/>
          <w:bCs/>
          <w:color w:val="000000"/>
          <w:w w:val="102"/>
          <w:sz w:val="19"/>
          <w:szCs w:val="19"/>
        </w:rPr>
        <w:t>Atlas</w:t>
      </w:r>
      <w:proofErr w:type="gramEnd"/>
      <w:r>
        <w:rPr>
          <w:rFonts w:ascii="Georgia" w:eastAsia="Georgia" w:hAnsi="Georgia" w:cs="Georgia"/>
          <w:b/>
          <w:bCs/>
          <w:color w:val="000000"/>
          <w:w w:val="102"/>
          <w:sz w:val="19"/>
          <w:szCs w:val="19"/>
        </w:rPr>
        <w:t xml:space="preserve">- </w:t>
      </w:r>
      <w:r>
        <w:rPr>
          <w:rFonts w:ascii="Georgia" w:eastAsia="Georgia" w:hAnsi="Georgia" w:cs="Georgia"/>
          <w:b/>
          <w:bCs/>
          <w:color w:val="000000"/>
          <w:sz w:val="19"/>
          <w:szCs w:val="19"/>
        </w:rPr>
        <w:t>based</w:t>
      </w:r>
      <w:r>
        <w:rPr>
          <w:rFonts w:ascii="Georgia" w:eastAsia="Georgia" w:hAnsi="Georgia" w:cs="Georgia"/>
          <w:b/>
          <w:bCs/>
          <w:color w:val="000000"/>
          <w:spacing w:val="21"/>
          <w:sz w:val="19"/>
          <w:szCs w:val="19"/>
        </w:rPr>
        <w:t xml:space="preserve"> </w:t>
      </w:r>
      <w:r>
        <w:rPr>
          <w:rFonts w:ascii="Georgia" w:eastAsia="Georgia" w:hAnsi="Georgia" w:cs="Georgia"/>
          <w:b/>
          <w:bCs/>
          <w:color w:val="000000"/>
          <w:sz w:val="19"/>
          <w:szCs w:val="19"/>
        </w:rPr>
        <w:t>lung</w:t>
      </w:r>
      <w:r>
        <w:rPr>
          <w:rFonts w:ascii="Georgia" w:eastAsia="Georgia" w:hAnsi="Georgia" w:cs="Georgia"/>
          <w:b/>
          <w:bCs/>
          <w:color w:val="000000"/>
          <w:spacing w:val="19"/>
          <w:sz w:val="19"/>
          <w:szCs w:val="19"/>
        </w:rPr>
        <w:t xml:space="preserve"> </w:t>
      </w:r>
      <w:r>
        <w:rPr>
          <w:rFonts w:ascii="Georgia" w:eastAsia="Georgia" w:hAnsi="Georgia" w:cs="Georgia"/>
          <w:b/>
          <w:bCs/>
          <w:color w:val="000000"/>
          <w:sz w:val="19"/>
          <w:szCs w:val="19"/>
        </w:rPr>
        <w:t>segmentation</w:t>
      </w:r>
      <w:r>
        <w:rPr>
          <w:rFonts w:ascii="Georgia" w:eastAsia="Georgia" w:hAnsi="Georgia" w:cs="Georgia"/>
          <w:b/>
          <w:bCs/>
          <w:color w:val="000000"/>
          <w:spacing w:val="34"/>
          <w:sz w:val="19"/>
          <w:szCs w:val="19"/>
        </w:rPr>
        <w:t xml:space="preserve"> </w:t>
      </w:r>
      <w:r>
        <w:rPr>
          <w:rFonts w:ascii="Georgia" w:eastAsia="Georgia" w:hAnsi="Georgia" w:cs="Georgia"/>
          <w:color w:val="FF0000"/>
          <w:sz w:val="19"/>
          <w:szCs w:val="19"/>
        </w:rPr>
        <w:t>),</w:t>
      </w:r>
      <w:r>
        <w:rPr>
          <w:rFonts w:ascii="Georgia" w:eastAsia="Georgia" w:hAnsi="Georgia" w:cs="Georgia"/>
          <w:color w:val="FF0000"/>
          <w:spacing w:val="14"/>
          <w:sz w:val="19"/>
          <w:szCs w:val="19"/>
        </w:rPr>
        <w:t xml:space="preserve"> </w:t>
      </w:r>
      <w:del w:id="232" w:author="James Gee" w:date="2016-07-20T15:09:00Z">
        <w:r w:rsidDel="003F1692">
          <w:rPr>
            <w:rFonts w:ascii="Georgia" w:eastAsia="Georgia" w:hAnsi="Georgia" w:cs="Georgia"/>
            <w:color w:val="FF0000"/>
            <w:sz w:val="19"/>
            <w:szCs w:val="19"/>
          </w:rPr>
          <w:delText>as</w:delText>
        </w:r>
        <w:r w:rsidDel="003F1692">
          <w:rPr>
            <w:rFonts w:ascii="Georgia" w:eastAsia="Georgia" w:hAnsi="Georgia" w:cs="Georgia"/>
            <w:color w:val="FF0000"/>
            <w:spacing w:val="14"/>
            <w:sz w:val="19"/>
            <w:szCs w:val="19"/>
          </w:rPr>
          <w:delText xml:space="preserve"> </w:delText>
        </w:r>
        <w:r w:rsidDel="003F1692">
          <w:rPr>
            <w:rFonts w:ascii="Georgia" w:eastAsia="Georgia" w:hAnsi="Georgia" w:cs="Georgia"/>
            <w:color w:val="FF0000"/>
            <w:sz w:val="19"/>
            <w:szCs w:val="19"/>
          </w:rPr>
          <w:delText>reported</w:delText>
        </w:r>
        <w:r w:rsidDel="003F1692">
          <w:rPr>
            <w:rFonts w:ascii="Georgia" w:eastAsia="Georgia" w:hAnsi="Georgia" w:cs="Georgia"/>
            <w:color w:val="FF0000"/>
            <w:spacing w:val="24"/>
            <w:sz w:val="19"/>
            <w:szCs w:val="19"/>
          </w:rPr>
          <w:delText xml:space="preserve"> </w:delText>
        </w:r>
        <w:r w:rsidDel="003F1692">
          <w:rPr>
            <w:rFonts w:ascii="Georgia" w:eastAsia="Georgia" w:hAnsi="Georgia" w:cs="Georgia"/>
            <w:color w:val="FF0000"/>
            <w:sz w:val="19"/>
            <w:szCs w:val="19"/>
          </w:rPr>
          <w:delText>in</w:delText>
        </w:r>
        <w:r w:rsidDel="003F1692">
          <w:rPr>
            <w:rFonts w:ascii="Georgia" w:eastAsia="Georgia" w:hAnsi="Georgia" w:cs="Georgia"/>
            <w:color w:val="FF0000"/>
            <w:spacing w:val="15"/>
            <w:sz w:val="19"/>
            <w:szCs w:val="19"/>
          </w:rPr>
          <w:delText xml:space="preserve"> </w:delText>
        </w:r>
        <w:r w:rsidDel="003F1692">
          <w:rPr>
            <w:rFonts w:ascii="Georgia" w:eastAsia="Georgia" w:hAnsi="Georgia" w:cs="Georgia"/>
            <w:color w:val="000000"/>
            <w:sz w:val="19"/>
            <w:szCs w:val="19"/>
          </w:rPr>
          <w:delText>[38],</w:delText>
        </w:r>
        <w:r w:rsidDel="003F1692">
          <w:rPr>
            <w:rFonts w:ascii="Georgia" w:eastAsia="Georgia" w:hAnsi="Georgia" w:cs="Georgia"/>
            <w:color w:val="000000"/>
            <w:spacing w:val="20"/>
            <w:sz w:val="19"/>
            <w:szCs w:val="19"/>
          </w:rPr>
          <w:delText xml:space="preserve"> </w:delText>
        </w:r>
      </w:del>
      <w:r>
        <w:rPr>
          <w:rFonts w:ascii="Georgia" w:eastAsia="Georgia" w:hAnsi="Georgia" w:cs="Georgia"/>
          <w:color w:val="FF0000"/>
          <w:sz w:val="19"/>
          <w:szCs w:val="19"/>
        </w:rPr>
        <w:t>the</w:t>
      </w:r>
      <w:r>
        <w:rPr>
          <w:rFonts w:ascii="Georgia" w:eastAsia="Georgia" w:hAnsi="Georgia" w:cs="Georgia"/>
          <w:color w:val="FF0000"/>
          <w:spacing w:val="15"/>
          <w:sz w:val="19"/>
          <w:szCs w:val="19"/>
        </w:rPr>
        <w:t xml:space="preserve"> </w:t>
      </w:r>
      <w:r>
        <w:rPr>
          <w:rFonts w:ascii="Georgia" w:eastAsia="Georgia" w:hAnsi="Georgia" w:cs="Georgia"/>
          <w:color w:val="FF0000"/>
          <w:sz w:val="19"/>
          <w:szCs w:val="19"/>
        </w:rPr>
        <w:t>original</w:t>
      </w:r>
      <w:r>
        <w:rPr>
          <w:rFonts w:ascii="Georgia" w:eastAsia="Georgia" w:hAnsi="Georgia" w:cs="Georgia"/>
          <w:color w:val="FF0000"/>
          <w:spacing w:val="23"/>
          <w:sz w:val="19"/>
          <w:szCs w:val="19"/>
        </w:rPr>
        <w:t xml:space="preserve"> </w:t>
      </w:r>
      <w:r>
        <w:rPr>
          <w:rFonts w:ascii="Georgia" w:eastAsia="Georgia" w:hAnsi="Georgia" w:cs="Georgia"/>
          <w:color w:val="FF0000"/>
          <w:sz w:val="19"/>
          <w:szCs w:val="19"/>
        </w:rPr>
        <w:t>pipeline</w:t>
      </w:r>
      <w:r>
        <w:rPr>
          <w:rFonts w:ascii="Georgia" w:eastAsia="Georgia" w:hAnsi="Georgia" w:cs="Georgia"/>
          <w:color w:val="FF0000"/>
          <w:spacing w:val="24"/>
          <w:sz w:val="19"/>
          <w:szCs w:val="19"/>
        </w:rPr>
        <w:t xml:space="preserve"> </w:t>
      </w:r>
      <w:r>
        <w:rPr>
          <w:rFonts w:ascii="Georgia" w:eastAsia="Georgia" w:hAnsi="Georgia" w:cs="Georgia"/>
          <w:color w:val="FF0000"/>
          <w:sz w:val="19"/>
          <w:szCs w:val="19"/>
        </w:rPr>
        <w:t>performs</w:t>
      </w:r>
      <w:r>
        <w:rPr>
          <w:rFonts w:ascii="Georgia" w:eastAsia="Georgia" w:hAnsi="Georgia" w:cs="Georgia"/>
          <w:color w:val="FF0000"/>
          <w:spacing w:val="25"/>
          <w:sz w:val="19"/>
          <w:szCs w:val="19"/>
        </w:rPr>
        <w:t xml:space="preserve"> </w:t>
      </w:r>
      <w:r>
        <w:rPr>
          <w:rFonts w:ascii="Georgia" w:eastAsia="Georgia" w:hAnsi="Georgia" w:cs="Georgia"/>
          <w:color w:val="FF0000"/>
          <w:sz w:val="19"/>
          <w:szCs w:val="19"/>
        </w:rPr>
        <w:t>MR</w:t>
      </w:r>
      <w:r>
        <w:rPr>
          <w:rFonts w:ascii="Georgia" w:eastAsia="Georgia" w:hAnsi="Georgia" w:cs="Georgia"/>
          <w:color w:val="FF0000"/>
          <w:spacing w:val="16"/>
          <w:sz w:val="19"/>
          <w:szCs w:val="19"/>
        </w:rPr>
        <w:t xml:space="preserve"> </w:t>
      </w:r>
      <w:r>
        <w:rPr>
          <w:rFonts w:ascii="Georgia" w:eastAsia="Georgia" w:hAnsi="Georgia" w:cs="Georgia"/>
          <w:color w:val="FF0000"/>
          <w:sz w:val="19"/>
          <w:szCs w:val="19"/>
        </w:rPr>
        <w:t>inhomogeneity</w:t>
      </w:r>
      <w:r>
        <w:rPr>
          <w:rFonts w:ascii="Georgia" w:eastAsia="Georgia" w:hAnsi="Georgia" w:cs="Georgia"/>
          <w:color w:val="FF0000"/>
          <w:spacing w:val="35"/>
          <w:sz w:val="19"/>
          <w:szCs w:val="19"/>
        </w:rPr>
        <w:t xml:space="preserve"> </w:t>
      </w:r>
      <w:r>
        <w:rPr>
          <w:rFonts w:ascii="Georgia" w:eastAsia="Georgia" w:hAnsi="Georgia" w:cs="Georgia"/>
          <w:color w:val="FF0000"/>
          <w:sz w:val="19"/>
          <w:szCs w:val="19"/>
        </w:rPr>
        <w:t>correction</w:t>
      </w:r>
      <w:r>
        <w:rPr>
          <w:rFonts w:ascii="Georgia" w:eastAsia="Georgia" w:hAnsi="Georgia" w:cs="Georgia"/>
          <w:color w:val="FF0000"/>
          <w:spacing w:val="27"/>
          <w:sz w:val="19"/>
          <w:szCs w:val="19"/>
        </w:rPr>
        <w:t xml:space="preserve"> </w:t>
      </w:r>
      <w:r>
        <w:rPr>
          <w:rFonts w:ascii="Georgia" w:eastAsia="Georgia" w:hAnsi="Georgia" w:cs="Georgia"/>
          <w:color w:val="FF0000"/>
          <w:sz w:val="19"/>
          <w:szCs w:val="19"/>
        </w:rPr>
        <w:t>followed</w:t>
      </w:r>
      <w:r>
        <w:rPr>
          <w:rFonts w:ascii="Georgia" w:eastAsia="Georgia" w:hAnsi="Georgia" w:cs="Georgia"/>
          <w:color w:val="FF0000"/>
          <w:spacing w:val="24"/>
          <w:sz w:val="19"/>
          <w:szCs w:val="19"/>
        </w:rPr>
        <w:t xml:space="preserve"> </w:t>
      </w:r>
      <w:r>
        <w:rPr>
          <w:rFonts w:ascii="Georgia" w:eastAsia="Georgia" w:hAnsi="Georgia" w:cs="Georgia"/>
          <w:color w:val="FF0000"/>
          <w:w w:val="102"/>
          <w:sz w:val="19"/>
          <w:szCs w:val="19"/>
        </w:rPr>
        <w:t xml:space="preserve">by </w:t>
      </w:r>
      <w:r>
        <w:rPr>
          <w:rFonts w:ascii="Georgia" w:eastAsia="Georgia" w:hAnsi="Georgia" w:cs="Georgia"/>
          <w:color w:val="FF0000"/>
          <w:sz w:val="19"/>
          <w:szCs w:val="19"/>
        </w:rPr>
        <w:t>Bayesian</w:t>
      </w:r>
      <w:r>
        <w:rPr>
          <w:rFonts w:ascii="Georgia" w:eastAsia="Georgia" w:hAnsi="Georgia" w:cs="Georgia"/>
          <w:color w:val="FF0000"/>
          <w:spacing w:val="29"/>
          <w:sz w:val="19"/>
          <w:szCs w:val="19"/>
        </w:rPr>
        <w:t xml:space="preserve"> </w:t>
      </w:r>
      <w:r>
        <w:rPr>
          <w:rFonts w:ascii="Georgia" w:eastAsia="Georgia" w:hAnsi="Georgia" w:cs="Georgia"/>
          <w:color w:val="FF0000"/>
          <w:sz w:val="19"/>
          <w:szCs w:val="19"/>
        </w:rPr>
        <w:t>segmentation</w:t>
      </w:r>
      <w:r>
        <w:rPr>
          <w:rFonts w:ascii="Georgia" w:eastAsia="Georgia" w:hAnsi="Georgia" w:cs="Georgia"/>
          <w:color w:val="FF0000"/>
          <w:spacing w:val="37"/>
          <w:sz w:val="19"/>
          <w:szCs w:val="19"/>
        </w:rPr>
        <w:t xml:space="preserve"> </w:t>
      </w:r>
      <w:r>
        <w:rPr>
          <w:rFonts w:ascii="Georgia" w:eastAsia="Georgia" w:hAnsi="Georgia" w:cs="Georgia"/>
          <w:color w:val="FF0000"/>
          <w:sz w:val="19"/>
          <w:szCs w:val="19"/>
        </w:rPr>
        <w:t>with</w:t>
      </w:r>
      <w:r>
        <w:rPr>
          <w:rFonts w:ascii="Georgia" w:eastAsia="Georgia" w:hAnsi="Georgia" w:cs="Georgia"/>
          <w:color w:val="FF0000"/>
          <w:spacing w:val="21"/>
          <w:sz w:val="19"/>
          <w:szCs w:val="19"/>
        </w:rPr>
        <w:t xml:space="preserve"> </w:t>
      </w:r>
      <w:del w:id="233" w:author="James Gee" w:date="2016-07-20T15:09:00Z">
        <w:r w:rsidDel="003F1692">
          <w:rPr>
            <w:rFonts w:ascii="Georgia" w:eastAsia="Georgia" w:hAnsi="Georgia" w:cs="Georgia"/>
            <w:color w:val="FF0000"/>
            <w:sz w:val="19"/>
            <w:szCs w:val="19"/>
          </w:rPr>
          <w:delText>a</w:delText>
        </w:r>
        <w:r w:rsidDel="003F1692">
          <w:rPr>
            <w:rFonts w:ascii="Georgia" w:eastAsia="Georgia" w:hAnsi="Georgia" w:cs="Georgia"/>
            <w:color w:val="FF0000"/>
            <w:spacing w:val="17"/>
            <w:sz w:val="19"/>
            <w:szCs w:val="19"/>
          </w:rPr>
          <w:delText xml:space="preserve"> </w:delText>
        </w:r>
        <w:r w:rsidDel="003F1692">
          <w:rPr>
            <w:rFonts w:ascii="Georgia" w:eastAsia="Georgia" w:hAnsi="Georgia" w:cs="Georgia"/>
            <w:color w:val="FF0000"/>
            <w:sz w:val="19"/>
            <w:szCs w:val="19"/>
          </w:rPr>
          <w:delText>Markov</w:delText>
        </w:r>
        <w:r w:rsidDel="003F1692">
          <w:rPr>
            <w:rFonts w:ascii="Georgia" w:eastAsia="Georgia" w:hAnsi="Georgia" w:cs="Georgia"/>
            <w:color w:val="FF0000"/>
            <w:spacing w:val="27"/>
            <w:sz w:val="19"/>
            <w:szCs w:val="19"/>
          </w:rPr>
          <w:delText xml:space="preserve"> </w:delText>
        </w:r>
        <w:r w:rsidDel="003F1692">
          <w:rPr>
            <w:rFonts w:ascii="Georgia" w:eastAsia="Georgia" w:hAnsi="Georgia" w:cs="Georgia"/>
            <w:color w:val="FF0000"/>
            <w:sz w:val="19"/>
            <w:szCs w:val="19"/>
          </w:rPr>
          <w:delText>Random</w:delText>
        </w:r>
        <w:r w:rsidDel="003F1692">
          <w:rPr>
            <w:rFonts w:ascii="Georgia" w:eastAsia="Georgia" w:hAnsi="Georgia" w:cs="Georgia"/>
            <w:color w:val="FF0000"/>
            <w:spacing w:val="28"/>
            <w:sz w:val="19"/>
            <w:szCs w:val="19"/>
          </w:rPr>
          <w:delText xml:space="preserve"> </w:delText>
        </w:r>
        <w:r w:rsidDel="003F1692">
          <w:rPr>
            <w:rFonts w:ascii="Georgia" w:eastAsia="Georgia" w:hAnsi="Georgia" w:cs="Georgia"/>
            <w:color w:val="FF0000"/>
            <w:sz w:val="19"/>
            <w:szCs w:val="19"/>
          </w:rPr>
          <w:delText>Field</w:delText>
        </w:r>
      </w:del>
      <w:ins w:id="234" w:author="James Gee" w:date="2016-07-20T15:09:00Z">
        <w:r w:rsidR="003F1692">
          <w:rPr>
            <w:rFonts w:ascii="Georgia" w:eastAsia="Georgia" w:hAnsi="Georgia" w:cs="Georgia"/>
            <w:color w:val="FF0000"/>
            <w:sz w:val="19"/>
            <w:szCs w:val="19"/>
          </w:rPr>
          <w:t>an MRF</w:t>
        </w:r>
      </w:ins>
      <w:r>
        <w:rPr>
          <w:rFonts w:ascii="Georgia" w:eastAsia="Georgia" w:hAnsi="Georgia" w:cs="Georgia"/>
          <w:color w:val="FF0000"/>
          <w:spacing w:val="22"/>
          <w:sz w:val="19"/>
          <w:szCs w:val="19"/>
        </w:rPr>
        <w:t xml:space="preserve"> </w:t>
      </w:r>
      <w:r>
        <w:rPr>
          <w:rFonts w:ascii="Georgia" w:eastAsia="Georgia" w:hAnsi="Georgia" w:cs="Georgia"/>
          <w:color w:val="FF0000"/>
          <w:sz w:val="19"/>
          <w:szCs w:val="19"/>
        </w:rPr>
        <w:t xml:space="preserve">prior. </w:t>
      </w:r>
      <w:r>
        <w:rPr>
          <w:rFonts w:ascii="Georgia" w:eastAsia="Georgia" w:hAnsi="Georgia" w:cs="Georgia"/>
          <w:color w:val="FF0000"/>
          <w:spacing w:val="19"/>
          <w:sz w:val="19"/>
          <w:szCs w:val="19"/>
        </w:rPr>
        <w:t xml:space="preserve"> </w:t>
      </w:r>
      <w:r>
        <w:rPr>
          <w:rFonts w:ascii="Georgia" w:eastAsia="Georgia" w:hAnsi="Georgia" w:cs="Georgia"/>
          <w:color w:val="000000"/>
          <w:sz w:val="19"/>
          <w:szCs w:val="19"/>
        </w:rPr>
        <w:t>Without</w:t>
      </w:r>
      <w:r>
        <w:rPr>
          <w:rFonts w:ascii="Georgia" w:eastAsia="Georgia" w:hAnsi="Georgia" w:cs="Georgia"/>
          <w:color w:val="000000"/>
          <w:spacing w:val="28"/>
          <w:sz w:val="19"/>
          <w:szCs w:val="19"/>
        </w:rPr>
        <w:t xml:space="preserve"> </w:t>
      </w:r>
      <w:r>
        <w:rPr>
          <w:rFonts w:ascii="Georgia" w:eastAsia="Georgia" w:hAnsi="Georgia" w:cs="Georgia"/>
          <w:color w:val="000000"/>
          <w:sz w:val="19"/>
          <w:szCs w:val="19"/>
        </w:rPr>
        <w:t>ground</w:t>
      </w:r>
      <w:r>
        <w:rPr>
          <w:rFonts w:ascii="Georgia" w:eastAsia="Georgia" w:hAnsi="Georgia" w:cs="Georgia"/>
          <w:color w:val="000000"/>
          <w:spacing w:val="26"/>
          <w:sz w:val="19"/>
          <w:szCs w:val="19"/>
        </w:rPr>
        <w:t xml:space="preserve"> </w:t>
      </w:r>
      <w:r>
        <w:rPr>
          <w:rFonts w:ascii="Georgia" w:eastAsia="Georgia" w:hAnsi="Georgia" w:cs="Georgia"/>
          <w:color w:val="000000"/>
          <w:sz w:val="19"/>
          <w:szCs w:val="19"/>
        </w:rPr>
        <w:t>truth</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data</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for</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evaluation,</w:t>
      </w:r>
      <w:r>
        <w:rPr>
          <w:rFonts w:ascii="Georgia" w:eastAsia="Georgia" w:hAnsi="Georgia" w:cs="Georgia"/>
          <w:color w:val="000000"/>
          <w:spacing w:val="36"/>
          <w:sz w:val="19"/>
          <w:szCs w:val="19"/>
        </w:rPr>
        <w:t xml:space="preserve"> </w:t>
      </w:r>
      <w:r>
        <w:rPr>
          <w:rFonts w:ascii="Georgia" w:eastAsia="Georgia" w:hAnsi="Georgia" w:cs="Georgia"/>
          <w:color w:val="000000"/>
          <w:sz w:val="19"/>
          <w:szCs w:val="19"/>
        </w:rPr>
        <w:t>we</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used</w:t>
      </w:r>
      <w:r>
        <w:rPr>
          <w:rFonts w:ascii="Georgia" w:eastAsia="Georgia" w:hAnsi="Georgia" w:cs="Georgia"/>
          <w:color w:val="000000"/>
          <w:spacing w:val="22"/>
          <w:sz w:val="19"/>
          <w:szCs w:val="19"/>
        </w:rPr>
        <w:t xml:space="preserve"> </w:t>
      </w:r>
      <w:r>
        <w:rPr>
          <w:rFonts w:ascii="Georgia" w:eastAsia="Georgia" w:hAnsi="Georgia" w:cs="Georgia"/>
          <w:color w:val="000000"/>
          <w:sz w:val="19"/>
          <w:szCs w:val="19"/>
        </w:rPr>
        <w:t>a</w:t>
      </w:r>
      <w:r>
        <w:rPr>
          <w:rFonts w:ascii="Georgia" w:eastAsia="Georgia" w:hAnsi="Georgia" w:cs="Georgia"/>
          <w:color w:val="000000"/>
          <w:spacing w:val="17"/>
          <w:sz w:val="19"/>
          <w:szCs w:val="19"/>
        </w:rPr>
        <w:t xml:space="preserve"> </w:t>
      </w:r>
      <w:r>
        <w:rPr>
          <w:rFonts w:ascii="Georgia" w:eastAsia="Georgia" w:hAnsi="Georgia" w:cs="Georgia"/>
          <w:color w:val="000000"/>
          <w:w w:val="102"/>
          <w:sz w:val="19"/>
          <w:szCs w:val="19"/>
        </w:rPr>
        <w:t xml:space="preserve">consensus </w:t>
      </w:r>
      <w:r>
        <w:rPr>
          <w:rFonts w:ascii="Georgia" w:eastAsia="Georgia" w:hAnsi="Georgia" w:cs="Georgia"/>
          <w:color w:val="000000"/>
          <w:sz w:val="19"/>
          <w:szCs w:val="19"/>
        </w:rPr>
        <w:t>labeling</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approach</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[63]</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to</w:t>
      </w:r>
      <w:r>
        <w:rPr>
          <w:rFonts w:ascii="Georgia" w:eastAsia="Georgia" w:hAnsi="Georgia" w:cs="Georgia"/>
          <w:color w:val="000000"/>
          <w:spacing w:val="1"/>
          <w:sz w:val="19"/>
          <w:szCs w:val="19"/>
        </w:rPr>
        <w:t xml:space="preserve"> </w:t>
      </w:r>
      <w:commentRangeStart w:id="235"/>
      <w:r>
        <w:rPr>
          <w:rFonts w:ascii="Georgia" w:eastAsia="Georgia" w:hAnsi="Georgia" w:cs="Georgia"/>
          <w:color w:val="000000"/>
          <w:sz w:val="19"/>
          <w:szCs w:val="19"/>
        </w:rPr>
        <w:t>simultaneously</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estimate</w:t>
      </w:r>
      <w:r>
        <w:rPr>
          <w:rFonts w:ascii="Georgia" w:eastAsia="Georgia" w:hAnsi="Georgia" w:cs="Georgia"/>
          <w:color w:val="000000"/>
          <w:spacing w:val="12"/>
          <w:sz w:val="19"/>
          <w:szCs w:val="19"/>
        </w:rPr>
        <w:t xml:space="preserve"> </w:t>
      </w:r>
      <w:commentRangeEnd w:id="235"/>
      <w:r w:rsidR="003F1692">
        <w:rPr>
          <w:rStyle w:val="CommentReference"/>
        </w:rPr>
        <w:commentReference w:id="235"/>
      </w:r>
      <w:r>
        <w:rPr>
          <w:rFonts w:ascii="Georgia" w:eastAsia="Georgia" w:hAnsi="Georgia" w:cs="Georgia"/>
          <w:color w:val="000000"/>
          <w:sz w:val="19"/>
          <w:szCs w:val="19"/>
        </w:rPr>
        <w:t>the</w:t>
      </w:r>
      <w:r>
        <w:rPr>
          <w:rFonts w:ascii="Georgia" w:eastAsia="Georgia" w:hAnsi="Georgia" w:cs="Georgia"/>
          <w:color w:val="000000"/>
          <w:spacing w:val="3"/>
          <w:sz w:val="19"/>
          <w:szCs w:val="19"/>
        </w:rPr>
        <w:t xml:space="preserve"> </w:t>
      </w:r>
      <w:r>
        <w:rPr>
          <w:rFonts w:ascii="Georgia" w:eastAsia="Georgia" w:hAnsi="Georgia" w:cs="Georgia"/>
          <w:color w:val="000000"/>
          <w:sz w:val="19"/>
          <w:szCs w:val="19"/>
        </w:rPr>
        <w:t>true</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segmentation</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from</w:t>
      </w:r>
      <w:r>
        <w:rPr>
          <w:rFonts w:ascii="Georgia" w:eastAsia="Georgia" w:hAnsi="Georgia" w:cs="Georgia"/>
          <w:color w:val="000000"/>
          <w:spacing w:val="6"/>
          <w:sz w:val="19"/>
          <w:szCs w:val="19"/>
        </w:rPr>
        <w:t xml:space="preserve"> </w:t>
      </w:r>
      <w:r>
        <w:rPr>
          <w:rFonts w:ascii="Georgia" w:eastAsia="Georgia" w:hAnsi="Georgia" w:cs="Georgia"/>
          <w:color w:val="000000"/>
          <w:sz w:val="19"/>
          <w:szCs w:val="19"/>
        </w:rPr>
        <w:t>given</w:t>
      </w:r>
      <w:r>
        <w:rPr>
          <w:rFonts w:ascii="Georgia" w:eastAsia="Georgia" w:hAnsi="Georgia" w:cs="Georgia"/>
          <w:color w:val="000000"/>
          <w:spacing w:val="7"/>
          <w:sz w:val="19"/>
          <w:szCs w:val="19"/>
        </w:rPr>
        <w:t xml:space="preserve"> </w:t>
      </w:r>
      <w:r>
        <w:rPr>
          <w:rFonts w:ascii="Georgia" w:eastAsia="Georgia" w:hAnsi="Georgia" w:cs="Georgia"/>
          <w:color w:val="000000"/>
          <w:sz w:val="19"/>
          <w:szCs w:val="19"/>
        </w:rPr>
        <w:t>“raters”</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which</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included</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3"/>
          <w:sz w:val="19"/>
          <w:szCs w:val="19"/>
        </w:rPr>
        <w:t xml:space="preserve"> </w:t>
      </w:r>
      <w:r>
        <w:rPr>
          <w:rFonts w:ascii="Georgia" w:eastAsia="Georgia" w:hAnsi="Georgia" w:cs="Georgia"/>
          <w:color w:val="000000"/>
          <w:w w:val="102"/>
          <w:sz w:val="19"/>
          <w:szCs w:val="19"/>
        </w:rPr>
        <w:t xml:space="preserve">segmentation </w:t>
      </w:r>
      <w:r>
        <w:rPr>
          <w:rFonts w:ascii="Georgia" w:eastAsia="Georgia" w:hAnsi="Georgia" w:cs="Georgia"/>
          <w:color w:val="000000"/>
          <w:sz w:val="19"/>
          <w:szCs w:val="19"/>
        </w:rPr>
        <w:t>from</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our</w:t>
      </w:r>
      <w:r>
        <w:rPr>
          <w:rFonts w:ascii="Georgia" w:eastAsia="Georgia" w:hAnsi="Georgia" w:cs="Georgia"/>
          <w:color w:val="000000"/>
          <w:spacing w:val="10"/>
          <w:sz w:val="19"/>
          <w:szCs w:val="19"/>
        </w:rPr>
        <w:t xml:space="preserve"> </w:t>
      </w:r>
      <w:r>
        <w:rPr>
          <w:rFonts w:ascii="Georgia" w:eastAsia="Georgia" w:hAnsi="Georgia" w:cs="Georgia"/>
          <w:color w:val="000000"/>
          <w:sz w:val="19"/>
          <w:szCs w:val="19"/>
        </w:rPr>
        <w:t>automated</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approach</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10"/>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manual</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tracings</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7"/>
          <w:sz w:val="19"/>
          <w:szCs w:val="19"/>
        </w:rPr>
        <w:t xml:space="preserve"> </w:t>
      </w:r>
      <w:r>
        <w:rPr>
          <w:rFonts w:ascii="Georgia" w:eastAsia="Georgia" w:hAnsi="Georgia" w:cs="Georgia"/>
          <w:color w:val="000000"/>
          <w:sz w:val="19"/>
          <w:szCs w:val="19"/>
        </w:rPr>
        <w:t>three</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trained</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individuals.</w:t>
      </w:r>
      <w:r>
        <w:rPr>
          <w:rFonts w:ascii="Georgia" w:eastAsia="Georgia" w:hAnsi="Georgia" w:cs="Georgia"/>
          <w:color w:val="000000"/>
          <w:spacing w:val="43"/>
          <w:sz w:val="19"/>
          <w:szCs w:val="19"/>
        </w:rPr>
        <w:t xml:space="preserve"> </w:t>
      </w:r>
      <w:r>
        <w:rPr>
          <w:rFonts w:ascii="Georgia" w:eastAsia="Georgia" w:hAnsi="Georgia" w:cs="Georgia"/>
          <w:color w:val="000000"/>
          <w:sz w:val="19"/>
          <w:szCs w:val="19"/>
        </w:rPr>
        <w:t>In</w:t>
      </w:r>
      <w:r>
        <w:rPr>
          <w:rFonts w:ascii="Georgia" w:eastAsia="Georgia" w:hAnsi="Georgia" w:cs="Georgia"/>
          <w:color w:val="000000"/>
          <w:spacing w:val="10"/>
          <w:sz w:val="19"/>
          <w:szCs w:val="19"/>
        </w:rPr>
        <w:t xml:space="preserve"> </w:t>
      </w:r>
      <w:r>
        <w:rPr>
          <w:rFonts w:ascii="Georgia" w:eastAsia="Georgia" w:hAnsi="Georgia" w:cs="Georgia"/>
          <w:color w:val="000000"/>
          <w:sz w:val="19"/>
          <w:szCs w:val="19"/>
        </w:rPr>
        <w:t>terms</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7"/>
          <w:sz w:val="19"/>
          <w:szCs w:val="19"/>
        </w:rPr>
        <w:t xml:space="preserve"> </w:t>
      </w:r>
      <w:r>
        <w:rPr>
          <w:rFonts w:ascii="Georgia" w:eastAsia="Georgia" w:hAnsi="Georgia" w:cs="Georgia"/>
          <w:color w:val="000000"/>
          <w:sz w:val="19"/>
          <w:szCs w:val="19"/>
        </w:rPr>
        <w:t>combined</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specificity</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10"/>
          <w:sz w:val="19"/>
          <w:szCs w:val="19"/>
        </w:rPr>
        <w:t xml:space="preserve"> </w:t>
      </w:r>
      <w:proofErr w:type="spellStart"/>
      <w:r>
        <w:rPr>
          <w:rFonts w:ascii="Georgia" w:eastAsia="Georgia" w:hAnsi="Georgia" w:cs="Georgia"/>
          <w:color w:val="000000"/>
          <w:w w:val="102"/>
          <w:sz w:val="19"/>
          <w:szCs w:val="19"/>
        </w:rPr>
        <w:t>sen</w:t>
      </w:r>
      <w:proofErr w:type="spellEnd"/>
      <w:r>
        <w:rPr>
          <w:rFonts w:ascii="Georgia" w:eastAsia="Georgia" w:hAnsi="Georgia" w:cs="Georgia"/>
          <w:color w:val="000000"/>
          <w:w w:val="102"/>
          <w:sz w:val="19"/>
          <w:szCs w:val="19"/>
        </w:rPr>
        <w:t xml:space="preserve">- </w:t>
      </w:r>
      <w:proofErr w:type="spellStart"/>
      <w:r>
        <w:rPr>
          <w:rFonts w:ascii="Georgia" w:eastAsia="Georgia" w:hAnsi="Georgia" w:cs="Georgia"/>
          <w:color w:val="000000"/>
          <w:sz w:val="19"/>
          <w:szCs w:val="19"/>
        </w:rPr>
        <w:t>sitivity</w:t>
      </w:r>
      <w:proofErr w:type="spellEnd"/>
      <w:r>
        <w:rPr>
          <w:rFonts w:ascii="Georgia" w:eastAsia="Georgia" w:hAnsi="Georgia" w:cs="Georgia"/>
          <w:color w:val="000000"/>
          <w:sz w:val="19"/>
          <w:szCs w:val="19"/>
        </w:rPr>
        <w:t>,</w:t>
      </w:r>
      <w:r>
        <w:rPr>
          <w:rFonts w:ascii="Georgia" w:eastAsia="Georgia" w:hAnsi="Georgia" w:cs="Georgia"/>
          <w:color w:val="000000"/>
          <w:spacing w:val="27"/>
          <w:sz w:val="19"/>
          <w:szCs w:val="19"/>
        </w:rPr>
        <w:t xml:space="preserve"> </w:t>
      </w:r>
      <w:r>
        <w:rPr>
          <w:rFonts w:ascii="Georgia" w:eastAsia="Georgia" w:hAnsi="Georgia" w:cs="Georgia"/>
          <w:color w:val="000000"/>
          <w:sz w:val="19"/>
          <w:szCs w:val="19"/>
        </w:rPr>
        <w:t>our</w:t>
      </w:r>
      <w:r>
        <w:rPr>
          <w:rFonts w:ascii="Georgia" w:eastAsia="Georgia" w:hAnsi="Georgia" w:cs="Georgia"/>
          <w:color w:val="000000"/>
          <w:spacing w:val="18"/>
          <w:sz w:val="19"/>
          <w:szCs w:val="19"/>
        </w:rPr>
        <w:t xml:space="preserve"> </w:t>
      </w:r>
      <w:del w:id="236" w:author="James Gee" w:date="2016-07-20T15:10:00Z">
        <w:r w:rsidDel="001460A3">
          <w:rPr>
            <w:rFonts w:ascii="Georgia" w:eastAsia="Georgia" w:hAnsi="Georgia" w:cs="Georgia"/>
            <w:color w:val="000000"/>
            <w:sz w:val="19"/>
            <w:szCs w:val="19"/>
          </w:rPr>
          <w:delText>automated</w:delText>
        </w:r>
        <w:r w:rsidDel="001460A3">
          <w:rPr>
            <w:rFonts w:ascii="Georgia" w:eastAsia="Georgia" w:hAnsi="Georgia" w:cs="Georgia"/>
            <w:color w:val="000000"/>
            <w:spacing w:val="30"/>
            <w:sz w:val="19"/>
            <w:szCs w:val="19"/>
          </w:rPr>
          <w:delText xml:space="preserve"> </w:delText>
        </w:r>
      </w:del>
      <w:r>
        <w:rPr>
          <w:rFonts w:ascii="Georgia" w:eastAsia="Georgia" w:hAnsi="Georgia" w:cs="Georgia"/>
          <w:color w:val="000000"/>
          <w:sz w:val="19"/>
          <w:szCs w:val="19"/>
        </w:rPr>
        <w:t>algorithm</w:t>
      </w:r>
      <w:r>
        <w:rPr>
          <w:rFonts w:ascii="Georgia" w:eastAsia="Georgia" w:hAnsi="Georgia" w:cs="Georgia"/>
          <w:color w:val="000000"/>
          <w:spacing w:val="28"/>
          <w:sz w:val="19"/>
          <w:szCs w:val="19"/>
        </w:rPr>
        <w:t xml:space="preserve"> </w:t>
      </w:r>
      <w:r>
        <w:rPr>
          <w:rFonts w:ascii="Georgia" w:eastAsia="Georgia" w:hAnsi="Georgia" w:cs="Georgia"/>
          <w:color w:val="000000"/>
          <w:sz w:val="19"/>
          <w:szCs w:val="19"/>
        </w:rPr>
        <w:t>demonstrated</w:t>
      </w:r>
      <w:r>
        <w:rPr>
          <w:rFonts w:ascii="Georgia" w:eastAsia="Georgia" w:hAnsi="Georgia" w:cs="Georgia"/>
          <w:color w:val="000000"/>
          <w:spacing w:val="35"/>
          <w:sz w:val="19"/>
          <w:szCs w:val="19"/>
        </w:rPr>
        <w:t xml:space="preserve"> </w:t>
      </w:r>
      <w:r>
        <w:rPr>
          <w:rFonts w:ascii="Georgia" w:eastAsia="Georgia" w:hAnsi="Georgia" w:cs="Georgia"/>
          <w:color w:val="000000"/>
          <w:sz w:val="19"/>
          <w:szCs w:val="19"/>
        </w:rPr>
        <w:t>superior</w:t>
      </w:r>
      <w:r>
        <w:rPr>
          <w:rFonts w:ascii="Georgia" w:eastAsia="Georgia" w:hAnsi="Georgia" w:cs="Georgia"/>
          <w:color w:val="000000"/>
          <w:spacing w:val="26"/>
          <w:sz w:val="19"/>
          <w:szCs w:val="19"/>
        </w:rPr>
        <w:t xml:space="preserve"> </w:t>
      </w:r>
      <w:r>
        <w:rPr>
          <w:rFonts w:ascii="Georgia" w:eastAsia="Georgia" w:hAnsi="Georgia" w:cs="Georgia"/>
          <w:color w:val="000000"/>
          <w:sz w:val="19"/>
          <w:szCs w:val="19"/>
        </w:rPr>
        <w:t>performance</w:t>
      </w:r>
      <w:r>
        <w:rPr>
          <w:rFonts w:ascii="Georgia" w:eastAsia="Georgia" w:hAnsi="Georgia" w:cs="Georgia"/>
          <w:color w:val="000000"/>
          <w:spacing w:val="33"/>
          <w:sz w:val="19"/>
          <w:szCs w:val="19"/>
        </w:rPr>
        <w:t xml:space="preserve"> </w:t>
      </w:r>
      <w:r>
        <w:rPr>
          <w:rFonts w:ascii="Georgia" w:eastAsia="Georgia" w:hAnsi="Georgia" w:cs="Georgia"/>
          <w:color w:val="000000"/>
          <w:sz w:val="19"/>
          <w:szCs w:val="19"/>
        </w:rPr>
        <w:t>with</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added</w:t>
      </w:r>
      <w:r>
        <w:rPr>
          <w:rFonts w:ascii="Georgia" w:eastAsia="Georgia" w:hAnsi="Georgia" w:cs="Georgia"/>
          <w:color w:val="000000"/>
          <w:spacing w:val="22"/>
          <w:sz w:val="19"/>
          <w:szCs w:val="19"/>
        </w:rPr>
        <w:t xml:space="preserve"> </w:t>
      </w:r>
      <w:r>
        <w:rPr>
          <w:rFonts w:ascii="Georgia" w:eastAsia="Georgia" w:hAnsi="Georgia" w:cs="Georgia"/>
          <w:color w:val="000000"/>
          <w:sz w:val="19"/>
          <w:szCs w:val="19"/>
        </w:rPr>
        <w:t>benefit</w:t>
      </w:r>
      <w:r>
        <w:rPr>
          <w:rFonts w:ascii="Georgia" w:eastAsia="Georgia" w:hAnsi="Georgia" w:cs="Georgia"/>
          <w:color w:val="000000"/>
          <w:spacing w:val="24"/>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being</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reproducible</w:t>
      </w:r>
      <w:r>
        <w:rPr>
          <w:rFonts w:ascii="Georgia" w:eastAsia="Georgia" w:hAnsi="Georgia" w:cs="Georgia"/>
          <w:color w:val="000000"/>
          <w:spacing w:val="33"/>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18"/>
          <w:sz w:val="19"/>
          <w:szCs w:val="19"/>
        </w:rPr>
        <w:t xml:space="preserve"> </w:t>
      </w:r>
      <w:r>
        <w:rPr>
          <w:rFonts w:ascii="Georgia" w:eastAsia="Georgia" w:hAnsi="Georgia" w:cs="Georgia"/>
          <w:color w:val="000000"/>
          <w:w w:val="102"/>
          <w:sz w:val="19"/>
          <w:szCs w:val="19"/>
        </w:rPr>
        <w:t xml:space="preserve">less </w:t>
      </w:r>
      <w:r>
        <w:rPr>
          <w:rFonts w:ascii="Georgia" w:eastAsia="Georgia" w:hAnsi="Georgia" w:cs="Georgia"/>
          <w:color w:val="000000"/>
          <w:sz w:val="19"/>
          <w:szCs w:val="19"/>
        </w:rPr>
        <w:t xml:space="preserve">time-consuming. </w:t>
      </w:r>
      <w:r>
        <w:rPr>
          <w:rFonts w:ascii="Georgia" w:eastAsia="Georgia" w:hAnsi="Georgia" w:cs="Georgia"/>
          <w:color w:val="000000"/>
          <w:spacing w:val="40"/>
          <w:sz w:val="19"/>
          <w:szCs w:val="19"/>
        </w:rPr>
        <w:t xml:space="preserve"> </w:t>
      </w:r>
      <w:r>
        <w:rPr>
          <w:rFonts w:ascii="Georgia" w:eastAsia="Georgia" w:hAnsi="Georgia" w:cs="Georgia"/>
          <w:color w:val="000000"/>
          <w:sz w:val="19"/>
          <w:szCs w:val="19"/>
        </w:rPr>
        <w:t>Future</w:t>
      </w:r>
      <w:r>
        <w:rPr>
          <w:rFonts w:ascii="Georgia" w:eastAsia="Georgia" w:hAnsi="Georgia" w:cs="Georgia"/>
          <w:color w:val="000000"/>
          <w:spacing w:val="26"/>
          <w:sz w:val="19"/>
          <w:szCs w:val="19"/>
        </w:rPr>
        <w:t xml:space="preserve"> </w:t>
      </w:r>
      <w:del w:id="237" w:author="James Gee" w:date="2016-07-20T15:13:00Z">
        <w:r w:rsidDel="001460A3">
          <w:rPr>
            <w:rFonts w:ascii="Georgia" w:eastAsia="Georgia" w:hAnsi="Georgia" w:cs="Georgia"/>
            <w:color w:val="000000"/>
            <w:sz w:val="19"/>
            <w:szCs w:val="19"/>
          </w:rPr>
          <w:delText>improvements</w:delText>
        </w:r>
        <w:r w:rsidDel="001460A3">
          <w:rPr>
            <w:rFonts w:ascii="Georgia" w:eastAsia="Georgia" w:hAnsi="Georgia" w:cs="Georgia"/>
            <w:color w:val="000000"/>
            <w:spacing w:val="39"/>
            <w:sz w:val="19"/>
            <w:szCs w:val="19"/>
          </w:rPr>
          <w:delText xml:space="preserve"> </w:delText>
        </w:r>
      </w:del>
      <w:ins w:id="238" w:author="James Gee" w:date="2016-07-20T15:13:00Z">
        <w:r w:rsidR="001460A3">
          <w:rPr>
            <w:rFonts w:ascii="Georgia" w:eastAsia="Georgia" w:hAnsi="Georgia" w:cs="Georgia"/>
            <w:color w:val="000000"/>
            <w:sz w:val="19"/>
            <w:szCs w:val="19"/>
          </w:rPr>
          <w:t>enhancements</w:t>
        </w:r>
        <w:r w:rsidR="001460A3">
          <w:rPr>
            <w:rFonts w:ascii="Georgia" w:eastAsia="Georgia" w:hAnsi="Georgia" w:cs="Georgia"/>
            <w:color w:val="000000"/>
            <w:spacing w:val="39"/>
            <w:sz w:val="19"/>
            <w:szCs w:val="19"/>
          </w:rPr>
          <w:t xml:space="preserve"> </w:t>
        </w:r>
      </w:ins>
      <w:r>
        <w:rPr>
          <w:rFonts w:ascii="Georgia" w:eastAsia="Georgia" w:hAnsi="Georgia" w:cs="Georgia"/>
          <w:color w:val="000000"/>
          <w:sz w:val="19"/>
          <w:szCs w:val="19"/>
        </w:rPr>
        <w:t>to</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this</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pipeline</w:t>
      </w:r>
      <w:r>
        <w:rPr>
          <w:rFonts w:ascii="Georgia" w:eastAsia="Georgia" w:hAnsi="Georgia" w:cs="Georgia"/>
          <w:color w:val="000000"/>
          <w:spacing w:val="29"/>
          <w:sz w:val="19"/>
          <w:szCs w:val="19"/>
        </w:rPr>
        <w:t xml:space="preserve"> </w:t>
      </w:r>
      <w:ins w:id="239" w:author="James Gee" w:date="2016-07-20T15:11:00Z">
        <w:r w:rsidR="001460A3">
          <w:rPr>
            <w:rFonts w:ascii="Georgia" w:eastAsia="Georgia" w:hAnsi="Georgia" w:cs="Georgia"/>
            <w:color w:val="000000"/>
            <w:spacing w:val="29"/>
            <w:sz w:val="19"/>
            <w:szCs w:val="19"/>
          </w:rPr>
          <w:t xml:space="preserve">will </w:t>
        </w:r>
      </w:ins>
      <w:r>
        <w:rPr>
          <w:rFonts w:ascii="Georgia" w:eastAsia="Georgia" w:hAnsi="Georgia" w:cs="Georgia"/>
          <w:color w:val="000000"/>
          <w:sz w:val="19"/>
          <w:szCs w:val="19"/>
        </w:rPr>
        <w:t>include</w:t>
      </w:r>
      <w:r>
        <w:rPr>
          <w:rFonts w:ascii="Georgia" w:eastAsia="Georgia" w:hAnsi="Georgia" w:cs="Georgia"/>
          <w:color w:val="000000"/>
          <w:spacing w:val="27"/>
          <w:sz w:val="19"/>
          <w:szCs w:val="19"/>
        </w:rPr>
        <w:t xml:space="preserve"> </w:t>
      </w:r>
      <w:ins w:id="240" w:author="James Gee" w:date="2016-07-20T15:13:00Z">
        <w:r w:rsidR="001460A3">
          <w:rPr>
            <w:rFonts w:ascii="Georgia" w:eastAsia="Georgia" w:hAnsi="Georgia" w:cs="Georgia"/>
            <w:color w:val="000000"/>
            <w:spacing w:val="27"/>
            <w:sz w:val="19"/>
            <w:szCs w:val="19"/>
          </w:rPr>
          <w:t>the incorporation of</w:t>
        </w:r>
      </w:ins>
      <w:ins w:id="241" w:author="James Gee" w:date="2016-07-20T15:11:00Z">
        <w:r w:rsidR="001460A3">
          <w:rPr>
            <w:rFonts w:ascii="Georgia" w:eastAsia="Georgia" w:hAnsi="Georgia" w:cs="Georgia"/>
            <w:color w:val="000000"/>
            <w:spacing w:val="27"/>
            <w:sz w:val="19"/>
            <w:szCs w:val="19"/>
          </w:rPr>
          <w:t xml:space="preserve"> </w:t>
        </w:r>
      </w:ins>
      <w:ins w:id="242" w:author="James Gee" w:date="2016-07-20T15:15:00Z">
        <w:r w:rsidR="001460A3">
          <w:rPr>
            <w:rFonts w:ascii="Georgia" w:eastAsia="Georgia" w:hAnsi="Georgia" w:cs="Georgia"/>
            <w:color w:val="000000"/>
            <w:spacing w:val="27"/>
            <w:sz w:val="19"/>
            <w:szCs w:val="19"/>
          </w:rPr>
          <w:t xml:space="preserve">1) </w:t>
        </w:r>
      </w:ins>
      <w:ins w:id="243" w:author="James Gee" w:date="2016-07-20T15:11:00Z">
        <w:r w:rsidR="001460A3">
          <w:rPr>
            <w:rFonts w:ascii="Georgia" w:eastAsia="Georgia" w:hAnsi="Georgia" w:cs="Georgia"/>
            <w:color w:val="000000"/>
            <w:spacing w:val="27"/>
            <w:sz w:val="19"/>
            <w:szCs w:val="19"/>
          </w:rPr>
          <w:t>an iterative bias-correction/</w:t>
        </w:r>
      </w:ins>
      <w:ins w:id="244" w:author="James Gee" w:date="2016-07-20T15:12:00Z">
        <w:r w:rsidR="001460A3">
          <w:rPr>
            <w:rFonts w:ascii="Georgia" w:eastAsia="Georgia" w:hAnsi="Georgia" w:cs="Georgia"/>
            <w:color w:val="000000"/>
            <w:spacing w:val="27"/>
            <w:sz w:val="19"/>
            <w:szCs w:val="19"/>
          </w:rPr>
          <w:t>segmentation</w:t>
        </w:r>
      </w:ins>
      <w:ins w:id="245" w:author="James Gee" w:date="2016-07-20T15:11:00Z">
        <w:r w:rsidR="001460A3">
          <w:rPr>
            <w:rFonts w:ascii="Georgia" w:eastAsia="Georgia" w:hAnsi="Georgia" w:cs="Georgia"/>
            <w:color w:val="000000"/>
            <w:spacing w:val="27"/>
            <w:sz w:val="19"/>
            <w:szCs w:val="19"/>
          </w:rPr>
          <w:t xml:space="preserve"> </w:t>
        </w:r>
      </w:ins>
      <w:ins w:id="246" w:author="James Gee" w:date="2016-07-20T15:12:00Z">
        <w:r w:rsidR="001460A3">
          <w:rPr>
            <w:rFonts w:ascii="Georgia" w:eastAsia="Georgia" w:hAnsi="Georgia" w:cs="Georgia"/>
            <w:color w:val="000000"/>
            <w:spacing w:val="27"/>
            <w:sz w:val="19"/>
            <w:szCs w:val="19"/>
          </w:rPr>
          <w:t>scheme that should yield</w:t>
        </w:r>
      </w:ins>
      <w:ins w:id="247" w:author="James Gee" w:date="2016-07-20T15:13:00Z">
        <w:r w:rsidR="001460A3">
          <w:rPr>
            <w:rFonts w:ascii="Georgia" w:eastAsia="Georgia" w:hAnsi="Georgia" w:cs="Georgia"/>
            <w:color w:val="000000"/>
            <w:spacing w:val="27"/>
            <w:sz w:val="19"/>
            <w:szCs w:val="19"/>
          </w:rPr>
          <w:t xml:space="preserve"> improved </w:t>
        </w:r>
      </w:ins>
      <w:ins w:id="248" w:author="James Gee" w:date="2016-07-20T15:20:00Z">
        <w:r w:rsidR="001460A3">
          <w:rPr>
            <w:rFonts w:ascii="Georgia" w:eastAsia="Georgia" w:hAnsi="Georgia" w:cs="Georgia"/>
            <w:color w:val="000000"/>
            <w:spacing w:val="27"/>
            <w:sz w:val="19"/>
            <w:szCs w:val="19"/>
          </w:rPr>
          <w:t>optimization solutions</w:t>
        </w:r>
      </w:ins>
      <w:ins w:id="249" w:author="James Gee" w:date="2016-07-20T15:15:00Z">
        <w:r w:rsidR="001460A3">
          <w:rPr>
            <w:rFonts w:ascii="Georgia" w:eastAsia="Georgia" w:hAnsi="Georgia" w:cs="Georgia"/>
            <w:color w:val="000000"/>
            <w:spacing w:val="27"/>
            <w:sz w:val="19"/>
            <w:szCs w:val="19"/>
          </w:rPr>
          <w:t xml:space="preserve"> and 2) </w:t>
        </w:r>
      </w:ins>
      <w:del w:id="250" w:author="James Gee" w:date="2016-07-20T15:16:00Z">
        <w:r w:rsidDel="001460A3">
          <w:rPr>
            <w:rFonts w:ascii="Georgia" w:eastAsia="Georgia" w:hAnsi="Georgia" w:cs="Georgia"/>
            <w:color w:val="000000"/>
            <w:sz w:val="19"/>
            <w:szCs w:val="19"/>
          </w:rPr>
          <w:delText>adding</w:delText>
        </w:r>
        <w:r w:rsidDel="001460A3">
          <w:rPr>
            <w:rFonts w:ascii="Georgia" w:eastAsia="Georgia" w:hAnsi="Georgia" w:cs="Georgia"/>
            <w:color w:val="000000"/>
            <w:spacing w:val="27"/>
            <w:sz w:val="19"/>
            <w:szCs w:val="19"/>
          </w:rPr>
          <w:delText xml:space="preserve"> </w:delText>
        </w:r>
        <w:r w:rsidDel="001460A3">
          <w:rPr>
            <w:rFonts w:ascii="Georgia" w:eastAsia="Georgia" w:hAnsi="Georgia" w:cs="Georgia"/>
            <w:color w:val="000000"/>
            <w:sz w:val="19"/>
            <w:szCs w:val="19"/>
          </w:rPr>
          <w:delText>an</w:delText>
        </w:r>
        <w:r w:rsidDel="001460A3">
          <w:rPr>
            <w:rFonts w:ascii="Georgia" w:eastAsia="Georgia" w:hAnsi="Georgia" w:cs="Georgia"/>
            <w:color w:val="000000"/>
            <w:spacing w:val="19"/>
            <w:sz w:val="19"/>
            <w:szCs w:val="19"/>
          </w:rPr>
          <w:delText xml:space="preserve"> </w:delText>
        </w:r>
        <w:r w:rsidDel="001460A3">
          <w:rPr>
            <w:rFonts w:ascii="Georgia" w:eastAsia="Georgia" w:hAnsi="Georgia" w:cs="Georgia"/>
            <w:color w:val="000000"/>
            <w:sz w:val="19"/>
            <w:szCs w:val="19"/>
          </w:rPr>
          <w:delText>alternating</w:delText>
        </w:r>
        <w:r w:rsidDel="001460A3">
          <w:rPr>
            <w:rFonts w:ascii="Georgia" w:eastAsia="Georgia" w:hAnsi="Georgia" w:cs="Georgia"/>
            <w:color w:val="000000"/>
            <w:spacing w:val="33"/>
            <w:sz w:val="19"/>
            <w:szCs w:val="19"/>
          </w:rPr>
          <w:delText xml:space="preserve"> </w:delText>
        </w:r>
        <w:r w:rsidDel="001460A3">
          <w:rPr>
            <w:rFonts w:ascii="Georgia" w:eastAsia="Georgia" w:hAnsi="Georgia" w:cs="Georgia"/>
            <w:color w:val="000000"/>
            <w:sz w:val="19"/>
            <w:szCs w:val="19"/>
          </w:rPr>
          <w:delText>bias-correction</w:delText>
        </w:r>
        <w:r w:rsidDel="001460A3">
          <w:rPr>
            <w:rFonts w:ascii="Georgia" w:eastAsia="Georgia" w:hAnsi="Georgia" w:cs="Georgia"/>
            <w:color w:val="000000"/>
            <w:spacing w:val="40"/>
            <w:sz w:val="19"/>
            <w:szCs w:val="19"/>
          </w:rPr>
          <w:delText xml:space="preserve"> </w:delText>
        </w:r>
        <w:r w:rsidDel="001460A3">
          <w:rPr>
            <w:rFonts w:ascii="Georgia" w:eastAsia="Georgia" w:hAnsi="Georgia" w:cs="Georgia"/>
            <w:color w:val="000000"/>
            <w:sz w:val="19"/>
            <w:szCs w:val="19"/>
          </w:rPr>
          <w:delText>and</w:delText>
        </w:r>
        <w:r w:rsidDel="001460A3">
          <w:rPr>
            <w:rFonts w:ascii="Georgia" w:eastAsia="Georgia" w:hAnsi="Georgia" w:cs="Georgia"/>
            <w:color w:val="000000"/>
            <w:spacing w:val="21"/>
            <w:sz w:val="19"/>
            <w:szCs w:val="19"/>
          </w:rPr>
          <w:delText xml:space="preserve"> </w:delText>
        </w:r>
        <w:r w:rsidDel="001460A3">
          <w:rPr>
            <w:rFonts w:ascii="Georgia" w:eastAsia="Georgia" w:hAnsi="Georgia" w:cs="Georgia"/>
            <w:color w:val="000000"/>
            <w:sz w:val="19"/>
            <w:szCs w:val="19"/>
          </w:rPr>
          <w:delText>the</w:delText>
        </w:r>
        <w:r w:rsidDel="001460A3">
          <w:rPr>
            <w:rFonts w:ascii="Georgia" w:eastAsia="Georgia" w:hAnsi="Georgia" w:cs="Georgia"/>
            <w:color w:val="000000"/>
            <w:spacing w:val="20"/>
            <w:sz w:val="19"/>
            <w:szCs w:val="19"/>
          </w:rPr>
          <w:delText xml:space="preserve"> </w:delText>
        </w:r>
        <w:r w:rsidDel="001460A3">
          <w:rPr>
            <w:rFonts w:ascii="Georgia" w:eastAsia="Georgia" w:hAnsi="Georgia" w:cs="Georgia"/>
            <w:color w:val="000000"/>
            <w:w w:val="102"/>
            <w:sz w:val="19"/>
            <w:szCs w:val="19"/>
          </w:rPr>
          <w:delText xml:space="preserve">segmentation </w:delText>
        </w:r>
        <w:r w:rsidDel="001460A3">
          <w:rPr>
            <w:rFonts w:ascii="Georgia" w:eastAsia="Georgia" w:hAnsi="Georgia" w:cs="Georgia"/>
            <w:color w:val="000000"/>
            <w:sz w:val="19"/>
            <w:szCs w:val="19"/>
          </w:rPr>
          <w:delText>process</w:delText>
        </w:r>
        <w:r w:rsidDel="001460A3">
          <w:rPr>
            <w:rFonts w:ascii="Georgia" w:eastAsia="Georgia" w:hAnsi="Georgia" w:cs="Georgia"/>
            <w:color w:val="000000"/>
            <w:spacing w:val="28"/>
            <w:sz w:val="19"/>
            <w:szCs w:val="19"/>
          </w:rPr>
          <w:delText xml:space="preserve"> </w:delText>
        </w:r>
        <w:r w:rsidDel="001460A3">
          <w:rPr>
            <w:rFonts w:ascii="Georgia" w:eastAsia="Georgia" w:hAnsi="Georgia" w:cs="Georgia"/>
            <w:color w:val="000000"/>
            <w:sz w:val="19"/>
            <w:szCs w:val="19"/>
          </w:rPr>
          <w:delText>which</w:delText>
        </w:r>
        <w:r w:rsidDel="001460A3">
          <w:rPr>
            <w:rFonts w:ascii="Georgia" w:eastAsia="Georgia" w:hAnsi="Georgia" w:cs="Georgia"/>
            <w:color w:val="000000"/>
            <w:spacing w:val="25"/>
            <w:sz w:val="19"/>
            <w:szCs w:val="19"/>
          </w:rPr>
          <w:delText xml:space="preserve"> </w:delText>
        </w:r>
        <w:r w:rsidDel="001460A3">
          <w:rPr>
            <w:rFonts w:ascii="Georgia" w:eastAsia="Georgia" w:hAnsi="Georgia" w:cs="Georgia"/>
            <w:color w:val="000000"/>
            <w:sz w:val="19"/>
            <w:szCs w:val="19"/>
          </w:rPr>
          <w:delText>iterates</w:delText>
        </w:r>
        <w:r w:rsidDel="001460A3">
          <w:rPr>
            <w:rFonts w:ascii="Georgia" w:eastAsia="Georgia" w:hAnsi="Georgia" w:cs="Georgia"/>
            <w:color w:val="000000"/>
            <w:spacing w:val="28"/>
            <w:sz w:val="19"/>
            <w:szCs w:val="19"/>
          </w:rPr>
          <w:delText xml:space="preserve"> </w:delText>
        </w:r>
        <w:r w:rsidDel="001460A3">
          <w:rPr>
            <w:rFonts w:ascii="Georgia" w:eastAsia="Georgia" w:hAnsi="Georgia" w:cs="Georgia"/>
            <w:color w:val="000000"/>
            <w:sz w:val="19"/>
            <w:szCs w:val="19"/>
          </w:rPr>
          <w:delText>to</w:delText>
        </w:r>
        <w:r w:rsidDel="001460A3">
          <w:rPr>
            <w:rFonts w:ascii="Georgia" w:eastAsia="Georgia" w:hAnsi="Georgia" w:cs="Georgia"/>
            <w:color w:val="000000"/>
            <w:spacing w:val="18"/>
            <w:sz w:val="19"/>
            <w:szCs w:val="19"/>
          </w:rPr>
          <w:delText xml:space="preserve"> </w:delText>
        </w:r>
        <w:r w:rsidDel="001460A3">
          <w:rPr>
            <w:rFonts w:ascii="Georgia" w:eastAsia="Georgia" w:hAnsi="Georgia" w:cs="Georgia"/>
            <w:color w:val="000000"/>
            <w:sz w:val="19"/>
            <w:szCs w:val="19"/>
          </w:rPr>
          <w:delText>a</w:delText>
        </w:r>
        <w:r w:rsidDel="001460A3">
          <w:rPr>
            <w:rFonts w:ascii="Georgia" w:eastAsia="Georgia" w:hAnsi="Georgia" w:cs="Georgia"/>
            <w:color w:val="000000"/>
            <w:spacing w:val="18"/>
            <w:sz w:val="19"/>
            <w:szCs w:val="19"/>
          </w:rPr>
          <w:delText xml:space="preserve"> </w:delText>
        </w:r>
        <w:r w:rsidDel="001460A3">
          <w:rPr>
            <w:rFonts w:ascii="Georgia" w:eastAsia="Georgia" w:hAnsi="Georgia" w:cs="Georgia"/>
            <w:color w:val="000000"/>
            <w:sz w:val="19"/>
            <w:szCs w:val="19"/>
          </w:rPr>
          <w:delText>more</w:delText>
        </w:r>
        <w:r w:rsidDel="001460A3">
          <w:rPr>
            <w:rFonts w:ascii="Georgia" w:eastAsia="Georgia" w:hAnsi="Georgia" w:cs="Georgia"/>
            <w:color w:val="000000"/>
            <w:spacing w:val="24"/>
            <w:sz w:val="19"/>
            <w:szCs w:val="19"/>
          </w:rPr>
          <w:delText xml:space="preserve"> </w:delText>
        </w:r>
        <w:r w:rsidDel="001460A3">
          <w:rPr>
            <w:rFonts w:ascii="Georgia" w:eastAsia="Georgia" w:hAnsi="Georgia" w:cs="Georgia"/>
            <w:color w:val="000000"/>
            <w:sz w:val="19"/>
            <w:szCs w:val="19"/>
          </w:rPr>
          <w:delText>optimal</w:delText>
        </w:r>
        <w:r w:rsidDel="001460A3">
          <w:rPr>
            <w:rFonts w:ascii="Georgia" w:eastAsia="Georgia" w:hAnsi="Georgia" w:cs="Georgia"/>
            <w:color w:val="000000"/>
            <w:spacing w:val="28"/>
            <w:sz w:val="19"/>
            <w:szCs w:val="19"/>
          </w:rPr>
          <w:delText xml:space="preserve"> </w:delText>
        </w:r>
        <w:r w:rsidDel="001460A3">
          <w:rPr>
            <w:rFonts w:ascii="Georgia" w:eastAsia="Georgia" w:hAnsi="Georgia" w:cs="Georgia"/>
            <w:color w:val="000000"/>
            <w:sz w:val="19"/>
            <w:szCs w:val="19"/>
          </w:rPr>
          <w:delText>solution</w:delText>
        </w:r>
        <w:r w:rsidDel="001460A3">
          <w:rPr>
            <w:rFonts w:ascii="Georgia" w:eastAsia="Georgia" w:hAnsi="Georgia" w:cs="Georgia"/>
            <w:color w:val="000000"/>
            <w:spacing w:val="29"/>
            <w:sz w:val="19"/>
            <w:szCs w:val="19"/>
          </w:rPr>
          <w:delText xml:space="preserve"> </w:delText>
        </w:r>
        <w:r w:rsidDel="001460A3">
          <w:rPr>
            <w:rFonts w:ascii="Georgia" w:eastAsia="Georgia" w:hAnsi="Georgia" w:cs="Georgia"/>
            <w:color w:val="000000"/>
            <w:sz w:val="19"/>
            <w:szCs w:val="19"/>
          </w:rPr>
          <w:delText>in</w:delText>
        </w:r>
        <w:r w:rsidDel="001460A3">
          <w:rPr>
            <w:rFonts w:ascii="Georgia" w:eastAsia="Georgia" w:hAnsi="Georgia" w:cs="Georgia"/>
            <w:color w:val="000000"/>
            <w:spacing w:val="20"/>
            <w:sz w:val="19"/>
            <w:szCs w:val="19"/>
          </w:rPr>
          <w:delText xml:space="preserve"> </w:delText>
        </w:r>
        <w:r w:rsidDel="001460A3">
          <w:rPr>
            <w:rFonts w:ascii="Georgia" w:eastAsia="Georgia" w:hAnsi="Georgia" w:cs="Georgia"/>
            <w:color w:val="000000"/>
            <w:sz w:val="19"/>
            <w:szCs w:val="19"/>
          </w:rPr>
          <w:delText>addition</w:delText>
        </w:r>
        <w:r w:rsidDel="001460A3">
          <w:rPr>
            <w:rFonts w:ascii="Georgia" w:eastAsia="Georgia" w:hAnsi="Georgia" w:cs="Georgia"/>
            <w:color w:val="000000"/>
            <w:spacing w:val="29"/>
            <w:sz w:val="19"/>
            <w:szCs w:val="19"/>
          </w:rPr>
          <w:delText xml:space="preserve"> </w:delText>
        </w:r>
        <w:r w:rsidDel="001460A3">
          <w:rPr>
            <w:rFonts w:ascii="Georgia" w:eastAsia="Georgia" w:hAnsi="Georgia" w:cs="Georgia"/>
            <w:color w:val="000000"/>
            <w:sz w:val="19"/>
            <w:szCs w:val="19"/>
          </w:rPr>
          <w:delText>to</w:delText>
        </w:r>
        <w:r w:rsidDel="001460A3">
          <w:rPr>
            <w:rFonts w:ascii="Georgia" w:eastAsia="Georgia" w:hAnsi="Georgia" w:cs="Georgia"/>
            <w:color w:val="000000"/>
            <w:spacing w:val="18"/>
            <w:sz w:val="19"/>
            <w:szCs w:val="19"/>
          </w:rPr>
          <w:delText xml:space="preserve"> </w:delText>
        </w:r>
        <w:r w:rsidDel="001460A3">
          <w:rPr>
            <w:rFonts w:ascii="Georgia" w:eastAsia="Georgia" w:hAnsi="Georgia" w:cs="Georgia"/>
            <w:color w:val="000000"/>
            <w:sz w:val="19"/>
            <w:szCs w:val="19"/>
          </w:rPr>
          <w:delText>the</w:delText>
        </w:r>
        <w:r w:rsidDel="001460A3">
          <w:rPr>
            <w:rFonts w:ascii="Georgia" w:eastAsia="Georgia" w:hAnsi="Georgia" w:cs="Georgia"/>
            <w:color w:val="000000"/>
            <w:spacing w:val="20"/>
            <w:sz w:val="19"/>
            <w:szCs w:val="19"/>
          </w:rPr>
          <w:delText xml:space="preserve"> </w:delText>
        </w:r>
        <w:r w:rsidDel="001460A3">
          <w:rPr>
            <w:rFonts w:ascii="Georgia" w:eastAsia="Georgia" w:hAnsi="Georgia" w:cs="Georgia"/>
            <w:color w:val="000000"/>
            <w:sz w:val="19"/>
            <w:szCs w:val="19"/>
          </w:rPr>
          <w:delText>incorporation</w:delText>
        </w:r>
        <w:r w:rsidDel="001460A3">
          <w:rPr>
            <w:rFonts w:ascii="Georgia" w:eastAsia="Georgia" w:hAnsi="Georgia" w:cs="Georgia"/>
            <w:color w:val="000000"/>
            <w:spacing w:val="38"/>
            <w:sz w:val="19"/>
            <w:szCs w:val="19"/>
          </w:rPr>
          <w:delText xml:space="preserve"> </w:delText>
        </w:r>
        <w:r w:rsidDel="001460A3">
          <w:rPr>
            <w:rFonts w:ascii="Georgia" w:eastAsia="Georgia" w:hAnsi="Georgia" w:cs="Georgia"/>
            <w:color w:val="000000"/>
            <w:sz w:val="19"/>
            <w:szCs w:val="19"/>
          </w:rPr>
          <w:delText>of</w:delText>
        </w:r>
        <w:r w:rsidDel="001460A3">
          <w:rPr>
            <w:rFonts w:ascii="Georgia" w:eastAsia="Georgia" w:hAnsi="Georgia" w:cs="Georgia"/>
            <w:color w:val="000000"/>
            <w:spacing w:val="18"/>
            <w:sz w:val="19"/>
            <w:szCs w:val="19"/>
          </w:rPr>
          <w:delText xml:space="preserve"> </w:delText>
        </w:r>
        <w:r w:rsidDel="001460A3">
          <w:rPr>
            <w:rFonts w:ascii="Georgia" w:eastAsia="Georgia" w:hAnsi="Georgia" w:cs="Georgia"/>
            <w:color w:val="000000"/>
            <w:sz w:val="19"/>
            <w:szCs w:val="19"/>
          </w:rPr>
          <w:delText>an</w:delText>
        </w:r>
        <w:r w:rsidDel="001460A3">
          <w:rPr>
            <w:rFonts w:ascii="Georgia" w:eastAsia="Georgia" w:hAnsi="Georgia" w:cs="Georgia"/>
            <w:color w:val="000000"/>
            <w:spacing w:val="19"/>
            <w:sz w:val="19"/>
            <w:szCs w:val="19"/>
          </w:rPr>
          <w:delText xml:space="preserve"> </w:delText>
        </w:r>
        <w:r w:rsidDel="001460A3">
          <w:rPr>
            <w:rFonts w:ascii="Georgia" w:eastAsia="Georgia" w:hAnsi="Georgia" w:cs="Georgia"/>
            <w:color w:val="000000"/>
            <w:sz w:val="19"/>
            <w:szCs w:val="19"/>
          </w:rPr>
          <w:delText>ANTs-based</w:delText>
        </w:r>
        <w:r w:rsidDel="001460A3">
          <w:rPr>
            <w:rFonts w:ascii="Georgia" w:eastAsia="Georgia" w:hAnsi="Georgia" w:cs="Georgia"/>
            <w:color w:val="000000"/>
            <w:spacing w:val="36"/>
            <w:sz w:val="19"/>
            <w:szCs w:val="19"/>
          </w:rPr>
          <w:delText xml:space="preserve"> </w:delText>
        </w:r>
        <w:r w:rsidDel="001460A3">
          <w:rPr>
            <w:rFonts w:ascii="Georgia" w:eastAsia="Georgia" w:hAnsi="Georgia" w:cs="Georgia"/>
            <w:color w:val="000000"/>
            <w:sz w:val="19"/>
            <w:szCs w:val="19"/>
          </w:rPr>
          <w:delText>implementation</w:delText>
        </w:r>
        <w:r w:rsidDel="001460A3">
          <w:rPr>
            <w:rFonts w:ascii="Georgia" w:eastAsia="Georgia" w:hAnsi="Georgia" w:cs="Georgia"/>
            <w:color w:val="000000"/>
            <w:spacing w:val="42"/>
            <w:sz w:val="19"/>
            <w:szCs w:val="19"/>
          </w:rPr>
          <w:delText xml:space="preserve"> </w:delText>
        </w:r>
        <w:r w:rsidDel="001460A3">
          <w:rPr>
            <w:rFonts w:ascii="Georgia" w:eastAsia="Georgia" w:hAnsi="Georgia" w:cs="Georgia"/>
            <w:color w:val="000000"/>
            <w:sz w:val="19"/>
            <w:szCs w:val="19"/>
          </w:rPr>
          <w:delText>of</w:delText>
        </w:r>
        <w:r w:rsidDel="001460A3">
          <w:rPr>
            <w:rFonts w:ascii="Georgia" w:eastAsia="Georgia" w:hAnsi="Georgia" w:cs="Georgia"/>
            <w:color w:val="000000"/>
            <w:spacing w:val="18"/>
            <w:sz w:val="19"/>
            <w:szCs w:val="19"/>
          </w:rPr>
          <w:delText xml:space="preserve"> </w:delText>
        </w:r>
      </w:del>
      <w:ins w:id="251" w:author="James Gee" w:date="2016-07-20T15:18:00Z">
        <w:r w:rsidR="001460A3">
          <w:rPr>
            <w:rFonts w:ascii="Georgia" w:eastAsia="Georgia" w:hAnsi="Georgia" w:cs="Georgia"/>
            <w:color w:val="000000"/>
            <w:w w:val="102"/>
            <w:sz w:val="19"/>
            <w:szCs w:val="19"/>
          </w:rPr>
          <w:t>a better performing</w:t>
        </w:r>
      </w:ins>
      <w:del w:id="252" w:author="James Gee" w:date="2016-07-20T15:17:00Z">
        <w:r w:rsidDel="001460A3">
          <w:rPr>
            <w:rFonts w:ascii="Georgia" w:eastAsia="Georgia" w:hAnsi="Georgia" w:cs="Georgia"/>
            <w:color w:val="000000"/>
            <w:w w:val="102"/>
            <w:sz w:val="19"/>
            <w:szCs w:val="19"/>
          </w:rPr>
          <w:delText>the</w:delText>
        </w:r>
      </w:del>
      <w:r>
        <w:rPr>
          <w:rFonts w:ascii="Georgia" w:eastAsia="Georgia" w:hAnsi="Georgia" w:cs="Georgia"/>
          <w:color w:val="000000"/>
          <w:w w:val="102"/>
          <w:sz w:val="19"/>
          <w:szCs w:val="19"/>
        </w:rPr>
        <w:t xml:space="preserve"> </w:t>
      </w:r>
      <w:del w:id="253" w:author="James Gee" w:date="2016-07-20T15:18:00Z">
        <w:r w:rsidDel="001460A3">
          <w:rPr>
            <w:rFonts w:ascii="Georgia" w:eastAsia="Georgia" w:hAnsi="Georgia" w:cs="Georgia"/>
            <w:color w:val="000000"/>
            <w:sz w:val="19"/>
            <w:szCs w:val="19"/>
          </w:rPr>
          <w:delText>patch-based</w:delText>
        </w:r>
        <w:r w:rsidDel="001460A3">
          <w:rPr>
            <w:rFonts w:ascii="Georgia" w:eastAsia="Georgia" w:hAnsi="Georgia" w:cs="Georgia"/>
            <w:color w:val="000000"/>
            <w:spacing w:val="21"/>
            <w:sz w:val="19"/>
            <w:szCs w:val="19"/>
          </w:rPr>
          <w:delText xml:space="preserve"> </w:delText>
        </w:r>
      </w:del>
      <w:proofErr w:type="spellStart"/>
      <w:r>
        <w:rPr>
          <w:rFonts w:ascii="Georgia" w:eastAsia="Georgia" w:hAnsi="Georgia" w:cs="Georgia"/>
          <w:color w:val="000000"/>
          <w:sz w:val="19"/>
          <w:szCs w:val="19"/>
        </w:rPr>
        <w:t>denoising</w:t>
      </w:r>
      <w:proofErr w:type="spellEnd"/>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protocol</w:t>
      </w:r>
      <w:r>
        <w:rPr>
          <w:rFonts w:ascii="Georgia" w:eastAsia="Georgia" w:hAnsi="Georgia" w:cs="Georgia"/>
          <w:color w:val="000000"/>
          <w:spacing w:val="15"/>
          <w:sz w:val="19"/>
          <w:szCs w:val="19"/>
        </w:rPr>
        <w:t xml:space="preserve"> </w:t>
      </w:r>
      <w:ins w:id="254" w:author="James Gee" w:date="2016-07-20T15:18:00Z">
        <w:r w:rsidR="001460A3">
          <w:rPr>
            <w:rFonts w:ascii="Georgia" w:eastAsia="Georgia" w:hAnsi="Georgia" w:cs="Georgia"/>
            <w:color w:val="000000"/>
            <w:spacing w:val="15"/>
            <w:sz w:val="19"/>
            <w:szCs w:val="19"/>
          </w:rPr>
          <w:t xml:space="preserve">based on the patch-based method </w:t>
        </w:r>
      </w:ins>
      <w:r>
        <w:rPr>
          <w:rFonts w:ascii="Georgia" w:eastAsia="Georgia" w:hAnsi="Georgia" w:cs="Georgia"/>
          <w:color w:val="000000"/>
          <w:sz w:val="19"/>
          <w:szCs w:val="19"/>
        </w:rPr>
        <w:t>described</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in</w:t>
      </w:r>
      <w:r>
        <w:rPr>
          <w:rFonts w:ascii="Georgia" w:eastAsia="Georgia" w:hAnsi="Georgia" w:cs="Georgia"/>
          <w:color w:val="000000"/>
          <w:spacing w:val="6"/>
          <w:sz w:val="19"/>
          <w:szCs w:val="19"/>
        </w:rPr>
        <w:t xml:space="preserve"> </w:t>
      </w:r>
      <w:r>
        <w:rPr>
          <w:rFonts w:ascii="Georgia" w:eastAsia="Georgia" w:hAnsi="Georgia" w:cs="Georgia"/>
          <w:color w:val="000000"/>
          <w:w w:val="102"/>
          <w:sz w:val="19"/>
          <w:szCs w:val="19"/>
        </w:rPr>
        <w:t>[51].</w:t>
      </w:r>
    </w:p>
    <w:p w14:paraId="14E8F247" w14:textId="1847D04F" w:rsidR="00E61F9D" w:rsidRDefault="005C64D6">
      <w:pPr>
        <w:spacing w:before="59" w:after="0" w:line="277" w:lineRule="auto"/>
        <w:ind w:left="120" w:right="88"/>
        <w:jc w:val="both"/>
        <w:rPr>
          <w:rFonts w:ascii="Georgia" w:eastAsia="Georgia" w:hAnsi="Georgia" w:cs="Georgia"/>
          <w:sz w:val="19"/>
          <w:szCs w:val="19"/>
        </w:rPr>
      </w:pPr>
      <w:r>
        <w:rPr>
          <w:rFonts w:ascii="Georgia" w:eastAsia="Georgia" w:hAnsi="Georgia" w:cs="Georgia"/>
          <w:b/>
          <w:bCs/>
          <w:sz w:val="19"/>
          <w:szCs w:val="19"/>
        </w:rPr>
        <w:t>Multi-</w:t>
      </w:r>
      <w:proofErr w:type="gramStart"/>
      <w:r>
        <w:rPr>
          <w:rFonts w:ascii="Georgia" w:eastAsia="Georgia" w:hAnsi="Georgia" w:cs="Georgia"/>
          <w:b/>
          <w:bCs/>
          <w:sz w:val="19"/>
          <w:szCs w:val="19"/>
        </w:rPr>
        <w:t xml:space="preserve">modality </w:t>
      </w:r>
      <w:r>
        <w:rPr>
          <w:rFonts w:ascii="Georgia" w:eastAsia="Georgia" w:hAnsi="Georgia" w:cs="Georgia"/>
          <w:b/>
          <w:bCs/>
          <w:spacing w:val="14"/>
          <w:sz w:val="19"/>
          <w:szCs w:val="19"/>
        </w:rPr>
        <w:t xml:space="preserve"> </w:t>
      </w:r>
      <w:r>
        <w:rPr>
          <w:rFonts w:ascii="Georgia" w:eastAsia="Georgia" w:hAnsi="Georgia" w:cs="Georgia"/>
          <w:b/>
          <w:bCs/>
          <w:sz w:val="19"/>
          <w:szCs w:val="19"/>
        </w:rPr>
        <w:t>lung</w:t>
      </w:r>
      <w:proofErr w:type="gramEnd"/>
      <w:r>
        <w:rPr>
          <w:rFonts w:ascii="Georgia" w:eastAsia="Georgia" w:hAnsi="Georgia" w:cs="Georgia"/>
          <w:b/>
          <w:bCs/>
          <w:spacing w:val="42"/>
          <w:sz w:val="19"/>
          <w:szCs w:val="19"/>
        </w:rPr>
        <w:t xml:space="preserve"> </w:t>
      </w:r>
      <w:r>
        <w:rPr>
          <w:rFonts w:ascii="Georgia" w:eastAsia="Georgia" w:hAnsi="Georgia" w:cs="Georgia"/>
          <w:b/>
          <w:bCs/>
          <w:sz w:val="19"/>
          <w:szCs w:val="19"/>
        </w:rPr>
        <w:t xml:space="preserve">template </w:t>
      </w:r>
      <w:r>
        <w:rPr>
          <w:rFonts w:ascii="Georgia" w:eastAsia="Georgia" w:hAnsi="Georgia" w:cs="Georgia"/>
          <w:b/>
          <w:bCs/>
          <w:spacing w:val="2"/>
          <w:sz w:val="19"/>
          <w:szCs w:val="19"/>
        </w:rPr>
        <w:t xml:space="preserve"> </w:t>
      </w:r>
      <w:r>
        <w:rPr>
          <w:rFonts w:ascii="Georgia" w:eastAsia="Georgia" w:hAnsi="Georgia" w:cs="Georgia"/>
          <w:b/>
          <w:bCs/>
          <w:sz w:val="19"/>
          <w:szCs w:val="19"/>
        </w:rPr>
        <w:t xml:space="preserve">construction.  </w:t>
      </w:r>
      <w:r>
        <w:rPr>
          <w:rFonts w:ascii="Georgia" w:eastAsia="Georgia" w:hAnsi="Georgia" w:cs="Georgia"/>
          <w:b/>
          <w:bCs/>
          <w:spacing w:val="37"/>
          <w:sz w:val="19"/>
          <w:szCs w:val="19"/>
        </w:rPr>
        <w:t xml:space="preserve"> </w:t>
      </w:r>
      <w:del w:id="255" w:author="James Gee" w:date="2016-07-20T17:13:00Z">
        <w:r w:rsidDel="002F2F2A">
          <w:rPr>
            <w:rFonts w:ascii="Georgia" w:eastAsia="Georgia" w:hAnsi="Georgia" w:cs="Georgia"/>
            <w:sz w:val="19"/>
            <w:szCs w:val="19"/>
          </w:rPr>
          <w:delText xml:space="preserve">Although </w:delText>
        </w:r>
        <w:r w:rsidDel="002F2F2A">
          <w:rPr>
            <w:rFonts w:ascii="Georgia" w:eastAsia="Georgia" w:hAnsi="Georgia" w:cs="Georgia"/>
            <w:spacing w:val="2"/>
            <w:sz w:val="19"/>
            <w:szCs w:val="19"/>
          </w:rPr>
          <w:delText xml:space="preserve"> </w:delText>
        </w:r>
      </w:del>
      <w:proofErr w:type="gramStart"/>
      <w:ins w:id="256" w:author="James Gee" w:date="2016-07-20T17:13:00Z">
        <w:r w:rsidR="002F2F2A">
          <w:rPr>
            <w:rFonts w:ascii="Georgia" w:eastAsia="Georgia" w:hAnsi="Georgia" w:cs="Georgia"/>
            <w:sz w:val="19"/>
            <w:szCs w:val="19"/>
          </w:rPr>
          <w:t xml:space="preserve">Because </w:t>
        </w:r>
        <w:r w:rsidR="002F2F2A">
          <w:rPr>
            <w:rFonts w:ascii="Georgia" w:eastAsia="Georgia" w:hAnsi="Georgia" w:cs="Georgia"/>
            <w:spacing w:val="2"/>
            <w:sz w:val="19"/>
            <w:szCs w:val="19"/>
          </w:rPr>
          <w:t xml:space="preserve"> </w:t>
        </w:r>
      </w:ins>
      <w:r>
        <w:rPr>
          <w:rFonts w:ascii="Georgia" w:eastAsia="Georgia" w:hAnsi="Georgia" w:cs="Georgia"/>
          <w:sz w:val="19"/>
          <w:szCs w:val="19"/>
        </w:rPr>
        <w:t>the</w:t>
      </w:r>
      <w:proofErr w:type="gramEnd"/>
      <w:r>
        <w:rPr>
          <w:rFonts w:ascii="Georgia" w:eastAsia="Georgia" w:hAnsi="Georgia" w:cs="Georgia"/>
          <w:spacing w:val="37"/>
          <w:sz w:val="19"/>
          <w:szCs w:val="19"/>
        </w:rPr>
        <w:t xml:space="preserve"> </w:t>
      </w:r>
      <w:r>
        <w:rPr>
          <w:rFonts w:ascii="Georgia" w:eastAsia="Georgia" w:hAnsi="Georgia" w:cs="Georgia"/>
          <w:sz w:val="19"/>
          <w:szCs w:val="19"/>
        </w:rPr>
        <w:t xml:space="preserve">template </w:t>
      </w:r>
      <w:r>
        <w:rPr>
          <w:rFonts w:ascii="Georgia" w:eastAsia="Georgia" w:hAnsi="Georgia" w:cs="Georgia"/>
          <w:spacing w:val="1"/>
          <w:sz w:val="19"/>
          <w:szCs w:val="19"/>
        </w:rPr>
        <w:t xml:space="preserve"> </w:t>
      </w:r>
      <w:r>
        <w:rPr>
          <w:rFonts w:ascii="Georgia" w:eastAsia="Georgia" w:hAnsi="Georgia" w:cs="Georgia"/>
          <w:sz w:val="19"/>
          <w:szCs w:val="19"/>
        </w:rPr>
        <w:t xml:space="preserve">construction </w:t>
      </w:r>
      <w:r>
        <w:rPr>
          <w:rFonts w:ascii="Georgia" w:eastAsia="Georgia" w:hAnsi="Georgia" w:cs="Georgia"/>
          <w:spacing w:val="8"/>
          <w:sz w:val="19"/>
          <w:szCs w:val="19"/>
        </w:rPr>
        <w:t xml:space="preserve"> </w:t>
      </w:r>
      <w:r>
        <w:rPr>
          <w:rFonts w:ascii="Georgia" w:eastAsia="Georgia" w:hAnsi="Georgia" w:cs="Georgia"/>
          <w:sz w:val="19"/>
          <w:szCs w:val="19"/>
        </w:rPr>
        <w:t xml:space="preserve">algorithm </w:t>
      </w:r>
      <w:r>
        <w:rPr>
          <w:rFonts w:ascii="Georgia" w:eastAsia="Georgia" w:hAnsi="Georgia" w:cs="Georgia"/>
          <w:spacing w:val="3"/>
          <w:sz w:val="19"/>
          <w:szCs w:val="19"/>
        </w:rPr>
        <w:t xml:space="preserve"> </w:t>
      </w:r>
      <w:r>
        <w:rPr>
          <w:rFonts w:ascii="Georgia" w:eastAsia="Georgia" w:hAnsi="Georgia" w:cs="Georgia"/>
          <w:sz w:val="19"/>
          <w:szCs w:val="19"/>
        </w:rPr>
        <w:t xml:space="preserve">described </w:t>
      </w:r>
      <w:r>
        <w:rPr>
          <w:rFonts w:ascii="Georgia" w:eastAsia="Georgia" w:hAnsi="Georgia" w:cs="Georgia"/>
          <w:spacing w:val="2"/>
          <w:sz w:val="19"/>
          <w:szCs w:val="19"/>
        </w:rPr>
        <w:t xml:space="preserve"> </w:t>
      </w:r>
      <w:r>
        <w:rPr>
          <w:rFonts w:ascii="Georgia" w:eastAsia="Georgia" w:hAnsi="Georgia" w:cs="Georgia"/>
          <w:sz w:val="19"/>
          <w:szCs w:val="19"/>
        </w:rPr>
        <w:t>in</w:t>
      </w:r>
      <w:r>
        <w:rPr>
          <w:rFonts w:ascii="Georgia" w:eastAsia="Georgia" w:hAnsi="Georgia" w:cs="Georgia"/>
          <w:spacing w:val="37"/>
          <w:sz w:val="19"/>
          <w:szCs w:val="19"/>
        </w:rPr>
        <w:t xml:space="preserve"> </w:t>
      </w:r>
      <w:r>
        <w:rPr>
          <w:rFonts w:ascii="Georgia" w:eastAsia="Georgia" w:hAnsi="Georgia" w:cs="Georgia"/>
          <w:sz w:val="19"/>
          <w:szCs w:val="19"/>
        </w:rPr>
        <w:t>[22]</w:t>
      </w:r>
      <w:r>
        <w:rPr>
          <w:rFonts w:ascii="Georgia" w:eastAsia="Georgia" w:hAnsi="Georgia" w:cs="Georgia"/>
          <w:spacing w:val="39"/>
          <w:sz w:val="19"/>
          <w:szCs w:val="19"/>
        </w:rPr>
        <w:t xml:space="preserve"> </w:t>
      </w:r>
      <w:del w:id="257" w:author="James Gee" w:date="2016-07-20T15:37:00Z">
        <w:r w:rsidDel="007419F1">
          <w:rPr>
            <w:rFonts w:ascii="Georgia" w:eastAsia="Georgia" w:hAnsi="Georgia" w:cs="Georgia"/>
            <w:sz w:val="19"/>
            <w:szCs w:val="19"/>
          </w:rPr>
          <w:delText>is,</w:delText>
        </w:r>
        <w:r w:rsidDel="007419F1">
          <w:rPr>
            <w:rFonts w:ascii="Georgia" w:eastAsia="Georgia" w:hAnsi="Georgia" w:cs="Georgia"/>
            <w:spacing w:val="45"/>
            <w:sz w:val="19"/>
            <w:szCs w:val="19"/>
          </w:rPr>
          <w:delText xml:space="preserve"> </w:delText>
        </w:r>
        <w:r w:rsidDel="007419F1">
          <w:rPr>
            <w:rFonts w:ascii="Georgia" w:eastAsia="Georgia" w:hAnsi="Georgia" w:cs="Georgia"/>
            <w:w w:val="102"/>
            <w:sz w:val="19"/>
            <w:szCs w:val="19"/>
          </w:rPr>
          <w:delText xml:space="preserve">as </w:delText>
        </w:r>
        <w:r w:rsidDel="007419F1">
          <w:rPr>
            <w:rFonts w:ascii="Georgia" w:eastAsia="Georgia" w:hAnsi="Georgia" w:cs="Georgia"/>
            <w:sz w:val="19"/>
            <w:szCs w:val="19"/>
          </w:rPr>
          <w:delText>pointed</w:delText>
        </w:r>
        <w:r w:rsidDel="007419F1">
          <w:rPr>
            <w:rFonts w:ascii="Georgia" w:eastAsia="Georgia" w:hAnsi="Georgia" w:cs="Georgia"/>
            <w:spacing w:val="8"/>
            <w:sz w:val="19"/>
            <w:szCs w:val="19"/>
          </w:rPr>
          <w:delText xml:space="preserve"> </w:delText>
        </w:r>
        <w:r w:rsidDel="007419F1">
          <w:rPr>
            <w:rFonts w:ascii="Georgia" w:eastAsia="Georgia" w:hAnsi="Georgia" w:cs="Georgia"/>
            <w:sz w:val="19"/>
            <w:szCs w:val="19"/>
          </w:rPr>
          <w:delText>out</w:delText>
        </w:r>
        <w:r w:rsidDel="007419F1">
          <w:rPr>
            <w:rFonts w:ascii="Georgia" w:eastAsia="Georgia" w:hAnsi="Georgia" w:cs="Georgia"/>
            <w:spacing w:val="1"/>
            <w:sz w:val="19"/>
            <w:szCs w:val="19"/>
          </w:rPr>
          <w:delText xml:space="preserve"> </w:delText>
        </w:r>
        <w:r w:rsidDel="007419F1">
          <w:rPr>
            <w:rFonts w:ascii="Georgia" w:eastAsia="Georgia" w:hAnsi="Georgia" w:cs="Georgia"/>
            <w:sz w:val="19"/>
            <w:szCs w:val="19"/>
          </w:rPr>
          <w:delText>earlier,</w:delText>
        </w:r>
        <w:r w:rsidDel="007419F1">
          <w:rPr>
            <w:rFonts w:ascii="Georgia" w:eastAsia="Georgia" w:hAnsi="Georgia" w:cs="Georgia"/>
            <w:spacing w:val="9"/>
            <w:sz w:val="19"/>
            <w:szCs w:val="19"/>
          </w:rPr>
          <w:delText xml:space="preserve"> </w:delText>
        </w:r>
        <w:r w:rsidDel="007419F1">
          <w:rPr>
            <w:rFonts w:ascii="Georgia" w:eastAsia="Georgia" w:hAnsi="Georgia" w:cs="Georgia"/>
            <w:sz w:val="19"/>
            <w:szCs w:val="19"/>
          </w:rPr>
          <w:delText>frequently</w:delText>
        </w:r>
        <w:r w:rsidDel="007419F1">
          <w:rPr>
            <w:rFonts w:ascii="Georgia" w:eastAsia="Georgia" w:hAnsi="Georgia" w:cs="Georgia"/>
            <w:spacing w:val="12"/>
            <w:sz w:val="19"/>
            <w:szCs w:val="19"/>
          </w:rPr>
          <w:delText xml:space="preserve"> </w:delText>
        </w:r>
        <w:r w:rsidDel="007419F1">
          <w:rPr>
            <w:rFonts w:ascii="Georgia" w:eastAsia="Georgia" w:hAnsi="Georgia" w:cs="Georgia"/>
            <w:sz w:val="19"/>
            <w:szCs w:val="19"/>
          </w:rPr>
          <w:delText>applied</w:delText>
        </w:r>
        <w:r w:rsidDel="007419F1">
          <w:rPr>
            <w:rFonts w:ascii="Georgia" w:eastAsia="Georgia" w:hAnsi="Georgia" w:cs="Georgia"/>
            <w:spacing w:val="7"/>
            <w:sz w:val="19"/>
            <w:szCs w:val="19"/>
          </w:rPr>
          <w:delText xml:space="preserve"> </w:delText>
        </w:r>
        <w:r w:rsidDel="007419F1">
          <w:rPr>
            <w:rFonts w:ascii="Georgia" w:eastAsia="Georgia" w:hAnsi="Georgia" w:cs="Georgia"/>
            <w:sz w:val="19"/>
            <w:szCs w:val="19"/>
          </w:rPr>
          <w:delText>to</w:delText>
        </w:r>
        <w:r w:rsidDel="007419F1">
          <w:rPr>
            <w:rFonts w:ascii="Georgia" w:eastAsia="Georgia" w:hAnsi="Georgia" w:cs="Georgia"/>
            <w:spacing w:val="-2"/>
            <w:sz w:val="19"/>
            <w:szCs w:val="19"/>
          </w:rPr>
          <w:delText xml:space="preserve"> </w:delText>
        </w:r>
        <w:r w:rsidDel="007419F1">
          <w:rPr>
            <w:rFonts w:ascii="Georgia" w:eastAsia="Georgia" w:hAnsi="Georgia" w:cs="Georgia"/>
            <w:sz w:val="19"/>
            <w:szCs w:val="19"/>
          </w:rPr>
          <w:delText>T1-weighted</w:delText>
        </w:r>
        <w:r w:rsidDel="007419F1">
          <w:rPr>
            <w:rFonts w:ascii="Georgia" w:eastAsia="Georgia" w:hAnsi="Georgia" w:cs="Georgia"/>
            <w:spacing w:val="16"/>
            <w:sz w:val="19"/>
            <w:szCs w:val="19"/>
          </w:rPr>
          <w:delText xml:space="preserve"> </w:delText>
        </w:r>
        <w:r w:rsidDel="007419F1">
          <w:rPr>
            <w:rFonts w:ascii="Georgia" w:eastAsia="Georgia" w:hAnsi="Georgia" w:cs="Georgia"/>
            <w:sz w:val="19"/>
            <w:szCs w:val="19"/>
          </w:rPr>
          <w:delText>brain</w:delText>
        </w:r>
        <w:r w:rsidDel="007419F1">
          <w:rPr>
            <w:rFonts w:ascii="Georgia" w:eastAsia="Georgia" w:hAnsi="Georgia" w:cs="Georgia"/>
            <w:spacing w:val="4"/>
            <w:sz w:val="19"/>
            <w:szCs w:val="19"/>
          </w:rPr>
          <w:delText xml:space="preserve"> </w:delText>
        </w:r>
        <w:r w:rsidDel="007419F1">
          <w:rPr>
            <w:rFonts w:ascii="Georgia" w:eastAsia="Georgia" w:hAnsi="Georgia" w:cs="Georgia"/>
            <w:sz w:val="19"/>
            <w:szCs w:val="19"/>
          </w:rPr>
          <w:delText>data</w:delText>
        </w:r>
      </w:del>
      <w:ins w:id="258" w:author="James Gee" w:date="2016-07-20T15:37:00Z">
        <w:r w:rsidR="007419F1">
          <w:rPr>
            <w:rFonts w:ascii="Georgia" w:eastAsia="Georgia" w:hAnsi="Georgia" w:cs="Georgia"/>
            <w:sz w:val="19"/>
            <w:szCs w:val="19"/>
          </w:rPr>
          <w:t xml:space="preserve">was originally developed for </w:t>
        </w:r>
      </w:ins>
      <w:ins w:id="259" w:author="James Gee" w:date="2016-07-20T15:38:00Z">
        <w:r w:rsidR="007419F1">
          <w:rPr>
            <w:rFonts w:ascii="Georgia" w:eastAsia="Georgia" w:hAnsi="Georgia" w:cs="Georgia"/>
            <w:sz w:val="19"/>
            <w:szCs w:val="19"/>
          </w:rPr>
          <w:t>proton MRI</w:t>
        </w:r>
      </w:ins>
      <w:ins w:id="260" w:author="James Gee" w:date="2016-07-20T15:43:00Z">
        <w:r w:rsidR="00BE435A">
          <w:rPr>
            <w:rFonts w:ascii="Georgia" w:eastAsia="Georgia" w:hAnsi="Georgia" w:cs="Georgia"/>
            <w:sz w:val="19"/>
            <w:szCs w:val="19"/>
          </w:rPr>
          <w:t xml:space="preserve"> and neuroimaging applications</w:t>
        </w:r>
      </w:ins>
      <w:r>
        <w:rPr>
          <w:rFonts w:ascii="Georgia" w:eastAsia="Georgia" w:hAnsi="Georgia" w:cs="Georgia"/>
          <w:sz w:val="19"/>
          <w:szCs w:val="19"/>
        </w:rPr>
        <w:t>,</w:t>
      </w:r>
      <w:r>
        <w:rPr>
          <w:rFonts w:ascii="Georgia" w:eastAsia="Georgia" w:hAnsi="Georgia" w:cs="Georgia"/>
          <w:spacing w:val="4"/>
          <w:sz w:val="19"/>
          <w:szCs w:val="19"/>
        </w:rPr>
        <w:t xml:space="preserve"> </w:t>
      </w:r>
      <w:del w:id="261" w:author="James Gee" w:date="2016-07-20T15:40:00Z">
        <w:r w:rsidDel="007419F1">
          <w:rPr>
            <w:rFonts w:ascii="Georgia" w:eastAsia="Georgia" w:hAnsi="Georgia" w:cs="Georgia"/>
            <w:sz w:val="19"/>
            <w:szCs w:val="19"/>
          </w:rPr>
          <w:delText>it</w:delText>
        </w:r>
        <w:r w:rsidDel="007419F1">
          <w:rPr>
            <w:rFonts w:ascii="Georgia" w:eastAsia="Georgia" w:hAnsi="Georgia" w:cs="Georgia"/>
            <w:spacing w:val="-3"/>
            <w:sz w:val="19"/>
            <w:szCs w:val="19"/>
          </w:rPr>
          <w:delText xml:space="preserve"> </w:delText>
        </w:r>
        <w:r w:rsidDel="007419F1">
          <w:rPr>
            <w:rFonts w:ascii="Georgia" w:eastAsia="Georgia" w:hAnsi="Georgia" w:cs="Georgia"/>
            <w:sz w:val="19"/>
            <w:szCs w:val="19"/>
          </w:rPr>
          <w:delText>is</w:delText>
        </w:r>
        <w:r w:rsidDel="007419F1">
          <w:rPr>
            <w:rFonts w:ascii="Georgia" w:eastAsia="Georgia" w:hAnsi="Georgia" w:cs="Georgia"/>
            <w:spacing w:val="-2"/>
            <w:sz w:val="19"/>
            <w:szCs w:val="19"/>
          </w:rPr>
          <w:delText xml:space="preserve"> </w:delText>
        </w:r>
        <w:r w:rsidDel="007419F1">
          <w:rPr>
            <w:rFonts w:ascii="Georgia" w:eastAsia="Georgia" w:hAnsi="Georgia" w:cs="Georgia"/>
            <w:sz w:val="19"/>
            <w:szCs w:val="19"/>
          </w:rPr>
          <w:delText>sufficiently</w:delText>
        </w:r>
        <w:r w:rsidDel="007419F1">
          <w:rPr>
            <w:rFonts w:ascii="Georgia" w:eastAsia="Georgia" w:hAnsi="Georgia" w:cs="Georgia"/>
            <w:spacing w:val="14"/>
            <w:sz w:val="19"/>
            <w:szCs w:val="19"/>
          </w:rPr>
          <w:delText xml:space="preserve"> </w:delText>
        </w:r>
        <w:r w:rsidDel="007419F1">
          <w:rPr>
            <w:rFonts w:ascii="Georgia" w:eastAsia="Georgia" w:hAnsi="Georgia" w:cs="Georgia"/>
            <w:sz w:val="19"/>
            <w:szCs w:val="19"/>
          </w:rPr>
          <w:delText>general</w:delText>
        </w:r>
        <w:r w:rsidDel="007419F1">
          <w:rPr>
            <w:rFonts w:ascii="Georgia" w:eastAsia="Georgia" w:hAnsi="Georgia" w:cs="Georgia"/>
            <w:spacing w:val="7"/>
            <w:sz w:val="19"/>
            <w:szCs w:val="19"/>
          </w:rPr>
          <w:delText xml:space="preserve"> </w:delText>
        </w:r>
        <w:r w:rsidDel="007419F1">
          <w:rPr>
            <w:rFonts w:ascii="Georgia" w:eastAsia="Georgia" w:hAnsi="Georgia" w:cs="Georgia"/>
            <w:sz w:val="19"/>
            <w:szCs w:val="19"/>
          </w:rPr>
          <w:delText>such</w:delText>
        </w:r>
        <w:r w:rsidDel="007419F1">
          <w:rPr>
            <w:rFonts w:ascii="Georgia" w:eastAsia="Georgia" w:hAnsi="Georgia" w:cs="Georgia"/>
            <w:spacing w:val="3"/>
            <w:sz w:val="19"/>
            <w:szCs w:val="19"/>
          </w:rPr>
          <w:delText xml:space="preserve"> </w:delText>
        </w:r>
        <w:r w:rsidDel="007419F1">
          <w:rPr>
            <w:rFonts w:ascii="Georgia" w:eastAsia="Georgia" w:hAnsi="Georgia" w:cs="Georgia"/>
            <w:sz w:val="19"/>
            <w:szCs w:val="19"/>
          </w:rPr>
          <w:delText>that</w:delText>
        </w:r>
        <w:r w:rsidDel="007419F1">
          <w:rPr>
            <w:rFonts w:ascii="Georgia" w:eastAsia="Georgia" w:hAnsi="Georgia" w:cs="Georgia"/>
            <w:spacing w:val="2"/>
            <w:sz w:val="19"/>
            <w:szCs w:val="19"/>
          </w:rPr>
          <w:delText xml:space="preserve"> </w:delText>
        </w:r>
        <w:r w:rsidDel="007419F1">
          <w:rPr>
            <w:rFonts w:ascii="Georgia" w:eastAsia="Georgia" w:hAnsi="Georgia" w:cs="Georgia"/>
            <w:sz w:val="19"/>
            <w:szCs w:val="19"/>
          </w:rPr>
          <w:delText>it</w:delText>
        </w:r>
        <w:r w:rsidDel="007419F1">
          <w:rPr>
            <w:rFonts w:ascii="Georgia" w:eastAsia="Georgia" w:hAnsi="Georgia" w:cs="Georgia"/>
            <w:spacing w:val="-3"/>
            <w:sz w:val="19"/>
            <w:szCs w:val="19"/>
          </w:rPr>
          <w:delText xml:space="preserve"> </w:delText>
        </w:r>
        <w:r w:rsidDel="007419F1">
          <w:rPr>
            <w:rFonts w:ascii="Georgia" w:eastAsia="Georgia" w:hAnsi="Georgia" w:cs="Georgia"/>
            <w:sz w:val="19"/>
            <w:szCs w:val="19"/>
          </w:rPr>
          <w:delText>can</w:delText>
        </w:r>
        <w:r w:rsidDel="007419F1">
          <w:rPr>
            <w:rFonts w:ascii="Georgia" w:eastAsia="Georgia" w:hAnsi="Georgia" w:cs="Georgia"/>
            <w:spacing w:val="1"/>
            <w:sz w:val="19"/>
            <w:szCs w:val="19"/>
          </w:rPr>
          <w:delText xml:space="preserve"> </w:delText>
        </w:r>
        <w:r w:rsidDel="007419F1">
          <w:rPr>
            <w:rFonts w:ascii="Georgia" w:eastAsia="Georgia" w:hAnsi="Georgia" w:cs="Georgia"/>
            <w:sz w:val="19"/>
            <w:szCs w:val="19"/>
          </w:rPr>
          <w:delText>potentially</w:delText>
        </w:r>
        <w:r w:rsidDel="007419F1">
          <w:rPr>
            <w:rFonts w:ascii="Georgia" w:eastAsia="Georgia" w:hAnsi="Georgia" w:cs="Georgia"/>
            <w:spacing w:val="13"/>
            <w:sz w:val="19"/>
            <w:szCs w:val="19"/>
          </w:rPr>
          <w:delText xml:space="preserve"> </w:delText>
        </w:r>
        <w:r w:rsidDel="007419F1">
          <w:rPr>
            <w:rFonts w:ascii="Georgia" w:eastAsia="Georgia" w:hAnsi="Georgia" w:cs="Georgia"/>
            <w:sz w:val="19"/>
            <w:szCs w:val="19"/>
          </w:rPr>
          <w:delText>be</w:delText>
        </w:r>
        <w:r w:rsidDel="007419F1">
          <w:rPr>
            <w:rFonts w:ascii="Georgia" w:eastAsia="Georgia" w:hAnsi="Georgia" w:cs="Georgia"/>
            <w:spacing w:val="-1"/>
            <w:sz w:val="19"/>
            <w:szCs w:val="19"/>
          </w:rPr>
          <w:delText xml:space="preserve"> </w:delText>
        </w:r>
        <w:r w:rsidDel="007419F1">
          <w:rPr>
            <w:rFonts w:ascii="Georgia" w:eastAsia="Georgia" w:hAnsi="Georgia" w:cs="Georgia"/>
            <w:w w:val="102"/>
            <w:sz w:val="19"/>
            <w:szCs w:val="19"/>
          </w:rPr>
          <w:delText xml:space="preserve">applied </w:delText>
        </w:r>
        <w:r w:rsidDel="007419F1">
          <w:rPr>
            <w:rFonts w:ascii="Georgia" w:eastAsia="Georgia" w:hAnsi="Georgia" w:cs="Georgia"/>
            <w:sz w:val="19"/>
            <w:szCs w:val="19"/>
          </w:rPr>
          <w:delText>to</w:delText>
        </w:r>
        <w:r w:rsidDel="007419F1">
          <w:rPr>
            <w:rFonts w:ascii="Georgia" w:eastAsia="Georgia" w:hAnsi="Georgia" w:cs="Georgia"/>
            <w:spacing w:val="25"/>
            <w:sz w:val="19"/>
            <w:szCs w:val="19"/>
          </w:rPr>
          <w:delText xml:space="preserve"> </w:delText>
        </w:r>
        <w:r w:rsidDel="007419F1">
          <w:rPr>
            <w:rFonts w:ascii="Georgia" w:eastAsia="Georgia" w:hAnsi="Georgia" w:cs="Georgia"/>
            <w:sz w:val="19"/>
            <w:szCs w:val="19"/>
          </w:rPr>
          <w:delText>pulmonary</w:delText>
        </w:r>
        <w:r w:rsidDel="007419F1">
          <w:rPr>
            <w:rFonts w:ascii="Georgia" w:eastAsia="Georgia" w:hAnsi="Georgia" w:cs="Georgia"/>
            <w:spacing w:val="40"/>
            <w:sz w:val="19"/>
            <w:szCs w:val="19"/>
          </w:rPr>
          <w:delText xml:space="preserve"> </w:delText>
        </w:r>
        <w:r w:rsidDel="007419F1">
          <w:rPr>
            <w:rFonts w:ascii="Georgia" w:eastAsia="Georgia" w:hAnsi="Georgia" w:cs="Georgia"/>
            <w:sz w:val="19"/>
            <w:szCs w:val="19"/>
          </w:rPr>
          <w:delText>data</w:delText>
        </w:r>
      </w:del>
      <w:ins w:id="262" w:author="James Gee" w:date="2016-07-20T15:40:00Z">
        <w:r w:rsidR="007419F1">
          <w:rPr>
            <w:rFonts w:ascii="Georgia" w:eastAsia="Georgia" w:hAnsi="Georgia" w:cs="Georgia"/>
            <w:sz w:val="19"/>
            <w:szCs w:val="19"/>
          </w:rPr>
          <w:t xml:space="preserve">it will be </w:t>
        </w:r>
      </w:ins>
      <w:ins w:id="263" w:author="James Gee" w:date="2016-07-20T15:49:00Z">
        <w:r w:rsidR="005914BA">
          <w:rPr>
            <w:rFonts w:ascii="Georgia" w:eastAsia="Georgia" w:hAnsi="Georgia" w:cs="Georgia"/>
            <w:sz w:val="19"/>
            <w:szCs w:val="19"/>
          </w:rPr>
          <w:t xml:space="preserve">modified in this project to additionally admit CT and PET data and </w:t>
        </w:r>
      </w:ins>
      <w:ins w:id="264" w:author="James Gee" w:date="2016-07-20T15:50:00Z">
        <w:r w:rsidR="00F57579">
          <w:rPr>
            <w:rFonts w:ascii="Georgia" w:eastAsia="Georgia" w:hAnsi="Georgia" w:cs="Georgia"/>
            <w:sz w:val="19"/>
            <w:szCs w:val="19"/>
          </w:rPr>
          <w:t xml:space="preserve">further </w:t>
        </w:r>
      </w:ins>
      <w:ins w:id="265" w:author="James Gee" w:date="2016-07-20T15:40:00Z">
        <w:r w:rsidR="007419F1">
          <w:rPr>
            <w:rFonts w:ascii="Georgia" w:eastAsia="Georgia" w:hAnsi="Georgia" w:cs="Georgia"/>
            <w:sz w:val="19"/>
            <w:szCs w:val="19"/>
          </w:rPr>
          <w:t xml:space="preserve">adapted </w:t>
        </w:r>
      </w:ins>
      <w:ins w:id="266" w:author="James Gee" w:date="2016-07-20T15:50:00Z">
        <w:r w:rsidR="005914BA">
          <w:rPr>
            <w:rFonts w:ascii="Georgia" w:eastAsia="Georgia" w:hAnsi="Georgia" w:cs="Georgia"/>
            <w:sz w:val="19"/>
            <w:szCs w:val="19"/>
          </w:rPr>
          <w:t xml:space="preserve">for </w:t>
        </w:r>
        <w:r w:rsidR="0065485A">
          <w:rPr>
            <w:rFonts w:ascii="Georgia" w:eastAsia="Georgia" w:hAnsi="Georgia" w:cs="Georgia"/>
            <w:sz w:val="19"/>
            <w:szCs w:val="19"/>
          </w:rPr>
          <w:t>specialized use</w:t>
        </w:r>
      </w:ins>
      <w:ins w:id="267" w:author="James Gee" w:date="2016-07-20T15:40:00Z">
        <w:r w:rsidR="007419F1">
          <w:rPr>
            <w:rFonts w:ascii="Georgia" w:eastAsia="Georgia" w:hAnsi="Georgia" w:cs="Georgia"/>
            <w:sz w:val="19"/>
            <w:szCs w:val="19"/>
          </w:rPr>
          <w:t xml:space="preserve"> </w:t>
        </w:r>
      </w:ins>
      <w:ins w:id="268" w:author="James Gee" w:date="2016-07-20T15:45:00Z">
        <w:r w:rsidR="0065485A">
          <w:rPr>
            <w:rFonts w:ascii="Georgia" w:eastAsia="Georgia" w:hAnsi="Georgia" w:cs="Georgia"/>
            <w:sz w:val="19"/>
            <w:szCs w:val="19"/>
          </w:rPr>
          <w:t>in</w:t>
        </w:r>
        <w:r w:rsidR="00BE435A">
          <w:rPr>
            <w:rFonts w:ascii="Georgia" w:eastAsia="Georgia" w:hAnsi="Georgia" w:cs="Georgia"/>
            <w:sz w:val="19"/>
            <w:szCs w:val="19"/>
          </w:rPr>
          <w:t xml:space="preserve"> studies of the lung</w:t>
        </w:r>
      </w:ins>
      <w:r>
        <w:rPr>
          <w:rFonts w:ascii="Georgia" w:eastAsia="Georgia" w:hAnsi="Georgia" w:cs="Georgia"/>
          <w:sz w:val="19"/>
          <w:szCs w:val="19"/>
        </w:rPr>
        <w:t xml:space="preserve">. </w:t>
      </w:r>
      <w:r>
        <w:rPr>
          <w:rFonts w:ascii="Georgia" w:eastAsia="Georgia" w:hAnsi="Georgia" w:cs="Georgia"/>
          <w:spacing w:val="43"/>
          <w:sz w:val="19"/>
          <w:szCs w:val="19"/>
        </w:rPr>
        <w:t xml:space="preserve"> </w:t>
      </w:r>
      <w:del w:id="269" w:author="James Gee" w:date="2016-07-20T15:51:00Z">
        <w:r w:rsidDel="00F57579">
          <w:rPr>
            <w:rFonts w:ascii="Georgia" w:eastAsia="Georgia" w:hAnsi="Georgia" w:cs="Georgia"/>
            <w:sz w:val="19"/>
            <w:szCs w:val="19"/>
          </w:rPr>
          <w:delText>Also,</w:delText>
        </w:r>
      </w:del>
      <w:ins w:id="270" w:author="James Gee" w:date="2016-07-20T15:51:00Z">
        <w:r w:rsidR="00F57579">
          <w:rPr>
            <w:rFonts w:ascii="Georgia" w:eastAsia="Georgia" w:hAnsi="Georgia" w:cs="Georgia"/>
            <w:sz w:val="19"/>
            <w:szCs w:val="19"/>
          </w:rPr>
          <w:t>The latter</w:t>
        </w:r>
      </w:ins>
      <w:ins w:id="271" w:author="James Gee" w:date="2016-07-20T15:52:00Z">
        <w:r w:rsidR="000B3E1F">
          <w:rPr>
            <w:rFonts w:ascii="Georgia" w:eastAsia="Georgia" w:hAnsi="Georgia" w:cs="Georgia"/>
            <w:sz w:val="19"/>
            <w:szCs w:val="19"/>
          </w:rPr>
          <w:t xml:space="preserve"> development</w:t>
        </w:r>
      </w:ins>
      <w:ins w:id="272" w:author="James Gee" w:date="2016-07-20T15:51:00Z">
        <w:r w:rsidR="00F57579">
          <w:rPr>
            <w:rFonts w:ascii="Georgia" w:eastAsia="Georgia" w:hAnsi="Georgia" w:cs="Georgia"/>
            <w:sz w:val="19"/>
            <w:szCs w:val="19"/>
          </w:rPr>
          <w:t xml:space="preserve"> </w:t>
        </w:r>
        <w:r w:rsidR="000B3E1F">
          <w:rPr>
            <w:rFonts w:ascii="Georgia" w:eastAsia="Georgia" w:hAnsi="Georgia" w:cs="Georgia"/>
            <w:sz w:val="19"/>
            <w:szCs w:val="19"/>
          </w:rPr>
          <w:t>will build on</w:t>
        </w:r>
      </w:ins>
      <w:ins w:id="273" w:author="James Gee" w:date="2016-07-20T15:52:00Z">
        <w:r w:rsidR="000B3E1F">
          <w:rPr>
            <w:rFonts w:ascii="Georgia" w:eastAsia="Georgia" w:hAnsi="Georgia" w:cs="Georgia"/>
            <w:sz w:val="19"/>
            <w:szCs w:val="19"/>
          </w:rPr>
          <w:t xml:space="preserve"> our</w:t>
        </w:r>
      </w:ins>
      <w:ins w:id="274" w:author="James Gee" w:date="2016-07-20T15:53:00Z">
        <w:r w:rsidR="000B3E1F">
          <w:rPr>
            <w:rFonts w:ascii="Georgia" w:eastAsia="Georgia" w:hAnsi="Georgia" w:cs="Georgia"/>
            <w:spacing w:val="36"/>
            <w:sz w:val="19"/>
            <w:szCs w:val="19"/>
          </w:rPr>
          <w:t xml:space="preserve"> </w:t>
        </w:r>
      </w:ins>
      <w:del w:id="275" w:author="James Gee" w:date="2016-07-20T15:53:00Z">
        <w:r w:rsidDel="000B3E1F">
          <w:rPr>
            <w:rFonts w:ascii="Georgia" w:eastAsia="Georgia" w:hAnsi="Georgia" w:cs="Georgia"/>
            <w:spacing w:val="36"/>
            <w:sz w:val="19"/>
            <w:szCs w:val="19"/>
          </w:rPr>
          <w:delText xml:space="preserve"> </w:delText>
        </w:r>
      </w:del>
      <w:ins w:id="276" w:author="James Gee" w:date="2016-07-20T15:52:00Z">
        <w:r w:rsidR="000B3E1F">
          <w:rPr>
            <w:rFonts w:ascii="Georgia" w:eastAsia="Georgia" w:hAnsi="Georgia" w:cs="Georgia"/>
            <w:sz w:val="19"/>
            <w:szCs w:val="19"/>
          </w:rPr>
          <w:t>recent</w:t>
        </w:r>
      </w:ins>
      <w:del w:id="277" w:author="James Gee" w:date="2016-07-20T15:52:00Z">
        <w:r w:rsidDel="000B3E1F">
          <w:rPr>
            <w:rFonts w:ascii="Georgia" w:eastAsia="Georgia" w:hAnsi="Georgia" w:cs="Georgia"/>
            <w:sz w:val="19"/>
            <w:szCs w:val="19"/>
          </w:rPr>
          <w:delText>new</w:delText>
        </w:r>
      </w:del>
      <w:r>
        <w:rPr>
          <w:rFonts w:ascii="Georgia" w:eastAsia="Georgia" w:hAnsi="Georgia" w:cs="Georgia"/>
          <w:spacing w:val="29"/>
          <w:sz w:val="19"/>
          <w:szCs w:val="19"/>
        </w:rPr>
        <w:t xml:space="preserve"> </w:t>
      </w:r>
      <w:r>
        <w:rPr>
          <w:rFonts w:ascii="Georgia" w:eastAsia="Georgia" w:hAnsi="Georgia" w:cs="Georgia"/>
          <w:sz w:val="19"/>
          <w:szCs w:val="19"/>
        </w:rPr>
        <w:t>innovations</w:t>
      </w:r>
      <w:r>
        <w:rPr>
          <w:rFonts w:ascii="Georgia" w:eastAsia="Georgia" w:hAnsi="Georgia" w:cs="Georgia"/>
          <w:spacing w:val="43"/>
          <w:sz w:val="19"/>
          <w:szCs w:val="19"/>
        </w:rPr>
        <w:t xml:space="preserve"> </w:t>
      </w:r>
      <w:r>
        <w:rPr>
          <w:rFonts w:ascii="Georgia" w:eastAsia="Georgia" w:hAnsi="Georgia" w:cs="Georgia"/>
          <w:sz w:val="19"/>
          <w:szCs w:val="19"/>
        </w:rPr>
        <w:t>in</w:t>
      </w:r>
      <w:r>
        <w:rPr>
          <w:rFonts w:ascii="Georgia" w:eastAsia="Georgia" w:hAnsi="Georgia" w:cs="Georgia"/>
          <w:spacing w:val="27"/>
          <w:sz w:val="19"/>
          <w:szCs w:val="19"/>
        </w:rPr>
        <w:t xml:space="preserve"> </w:t>
      </w:r>
      <w:proofErr w:type="spellStart"/>
      <w:proofErr w:type="gramStart"/>
      <w:r>
        <w:rPr>
          <w:rFonts w:ascii="Georgia" w:eastAsia="Georgia" w:hAnsi="Georgia" w:cs="Georgia"/>
          <w:sz w:val="19"/>
          <w:szCs w:val="19"/>
        </w:rPr>
        <w:t>diffeomorphic</w:t>
      </w:r>
      <w:proofErr w:type="spellEnd"/>
      <w:r>
        <w:rPr>
          <w:rFonts w:ascii="Georgia" w:eastAsia="Georgia" w:hAnsi="Georgia" w:cs="Georgia"/>
          <w:sz w:val="19"/>
          <w:szCs w:val="19"/>
        </w:rPr>
        <w:t xml:space="preserve"> </w:t>
      </w:r>
      <w:r>
        <w:rPr>
          <w:rFonts w:ascii="Georgia" w:eastAsia="Georgia" w:hAnsi="Georgia" w:cs="Georgia"/>
          <w:spacing w:val="1"/>
          <w:sz w:val="19"/>
          <w:szCs w:val="19"/>
        </w:rPr>
        <w:t xml:space="preserve"> </w:t>
      </w:r>
      <w:r>
        <w:rPr>
          <w:rFonts w:ascii="Georgia" w:eastAsia="Georgia" w:hAnsi="Georgia" w:cs="Georgia"/>
          <w:sz w:val="19"/>
          <w:szCs w:val="19"/>
        </w:rPr>
        <w:t>registration</w:t>
      </w:r>
      <w:proofErr w:type="gramEnd"/>
      <w:r>
        <w:rPr>
          <w:rFonts w:ascii="Georgia" w:eastAsia="Georgia" w:hAnsi="Georgia" w:cs="Georgia"/>
          <w:spacing w:val="42"/>
          <w:sz w:val="19"/>
          <w:szCs w:val="19"/>
        </w:rPr>
        <w:t xml:space="preserve"> </w:t>
      </w:r>
      <w:r>
        <w:rPr>
          <w:rFonts w:ascii="Georgia" w:eastAsia="Georgia" w:hAnsi="Georgia" w:cs="Georgia"/>
          <w:sz w:val="19"/>
          <w:szCs w:val="19"/>
        </w:rPr>
        <w:t>technology</w:t>
      </w:r>
      <w:r>
        <w:rPr>
          <w:rFonts w:ascii="Georgia" w:eastAsia="Georgia" w:hAnsi="Georgia" w:cs="Georgia"/>
          <w:spacing w:val="40"/>
          <w:sz w:val="19"/>
          <w:szCs w:val="19"/>
        </w:rPr>
        <w:t xml:space="preserve"> </w:t>
      </w:r>
      <w:ins w:id="278" w:author="James Gee" w:date="2016-07-20T15:52:00Z">
        <w:r w:rsidR="000B3E1F">
          <w:rPr>
            <w:rFonts w:ascii="Georgia" w:eastAsia="Georgia" w:hAnsi="Georgia" w:cs="Georgia"/>
            <w:spacing w:val="40"/>
            <w:sz w:val="19"/>
            <w:szCs w:val="19"/>
          </w:rPr>
          <w:t xml:space="preserve">that </w:t>
        </w:r>
      </w:ins>
      <w:r>
        <w:rPr>
          <w:rFonts w:ascii="Georgia" w:eastAsia="Georgia" w:hAnsi="Georgia" w:cs="Georgia"/>
          <w:sz w:val="19"/>
          <w:szCs w:val="19"/>
        </w:rPr>
        <w:t>has</w:t>
      </w:r>
      <w:r>
        <w:rPr>
          <w:rFonts w:ascii="Georgia" w:eastAsia="Georgia" w:hAnsi="Georgia" w:cs="Georgia"/>
          <w:spacing w:val="29"/>
          <w:sz w:val="19"/>
          <w:szCs w:val="19"/>
        </w:rPr>
        <w:t xml:space="preserve"> </w:t>
      </w:r>
      <w:r>
        <w:rPr>
          <w:rFonts w:ascii="Georgia" w:eastAsia="Georgia" w:hAnsi="Georgia" w:cs="Georgia"/>
          <w:sz w:val="19"/>
          <w:szCs w:val="19"/>
        </w:rPr>
        <w:t>led</w:t>
      </w:r>
      <w:r>
        <w:rPr>
          <w:rFonts w:ascii="Georgia" w:eastAsia="Georgia" w:hAnsi="Georgia" w:cs="Georgia"/>
          <w:spacing w:val="27"/>
          <w:sz w:val="19"/>
          <w:szCs w:val="19"/>
        </w:rPr>
        <w:t xml:space="preserve"> </w:t>
      </w:r>
      <w:r>
        <w:rPr>
          <w:rFonts w:ascii="Georgia" w:eastAsia="Georgia" w:hAnsi="Georgia" w:cs="Georgia"/>
          <w:sz w:val="19"/>
          <w:szCs w:val="19"/>
        </w:rPr>
        <w:t>to</w:t>
      </w:r>
      <w:r>
        <w:rPr>
          <w:rFonts w:ascii="Georgia" w:eastAsia="Georgia" w:hAnsi="Georgia" w:cs="Georgia"/>
          <w:spacing w:val="26"/>
          <w:sz w:val="19"/>
          <w:szCs w:val="19"/>
        </w:rPr>
        <w:t xml:space="preserve"> </w:t>
      </w:r>
      <w:r>
        <w:rPr>
          <w:rFonts w:ascii="Georgia" w:eastAsia="Georgia" w:hAnsi="Georgia" w:cs="Georgia"/>
          <w:sz w:val="19"/>
          <w:szCs w:val="19"/>
        </w:rPr>
        <w:t>a</w:t>
      </w:r>
      <w:r>
        <w:rPr>
          <w:rFonts w:ascii="Georgia" w:eastAsia="Georgia" w:hAnsi="Georgia" w:cs="Georgia"/>
          <w:spacing w:val="25"/>
          <w:sz w:val="19"/>
          <w:szCs w:val="19"/>
        </w:rPr>
        <w:t xml:space="preserve"> </w:t>
      </w:r>
      <w:r>
        <w:rPr>
          <w:rFonts w:ascii="Georgia" w:eastAsia="Georgia" w:hAnsi="Georgia" w:cs="Georgia"/>
          <w:sz w:val="19"/>
          <w:szCs w:val="19"/>
        </w:rPr>
        <w:t>Symmetric</w:t>
      </w:r>
      <w:r>
        <w:rPr>
          <w:rFonts w:ascii="Georgia" w:eastAsia="Georgia" w:hAnsi="Georgia" w:cs="Georgia"/>
          <w:spacing w:val="40"/>
          <w:sz w:val="19"/>
          <w:szCs w:val="19"/>
        </w:rPr>
        <w:t xml:space="preserve"> </w:t>
      </w:r>
      <w:r>
        <w:rPr>
          <w:rFonts w:ascii="Georgia" w:eastAsia="Georgia" w:hAnsi="Georgia" w:cs="Georgia"/>
          <w:w w:val="102"/>
          <w:sz w:val="19"/>
          <w:szCs w:val="19"/>
        </w:rPr>
        <w:t xml:space="preserve">Normalization </w:t>
      </w:r>
      <w:r>
        <w:rPr>
          <w:rFonts w:ascii="Georgia" w:eastAsia="Georgia" w:hAnsi="Georgia" w:cs="Georgia"/>
          <w:sz w:val="19"/>
          <w:szCs w:val="19"/>
        </w:rPr>
        <w:t>B-spline</w:t>
      </w:r>
      <w:r>
        <w:rPr>
          <w:rFonts w:ascii="Georgia" w:eastAsia="Georgia" w:hAnsi="Georgia" w:cs="Georgia"/>
          <w:spacing w:val="42"/>
          <w:sz w:val="19"/>
          <w:szCs w:val="19"/>
        </w:rPr>
        <w:t xml:space="preserve"> </w:t>
      </w:r>
      <w:r>
        <w:rPr>
          <w:rFonts w:ascii="Georgia" w:eastAsia="Georgia" w:hAnsi="Georgia" w:cs="Georgia"/>
          <w:sz w:val="19"/>
          <w:szCs w:val="19"/>
        </w:rPr>
        <w:t>variant</w:t>
      </w:r>
      <w:ins w:id="279" w:author="James Gee" w:date="2016-07-20T15:52:00Z">
        <w:r w:rsidR="000B3E1F">
          <w:rPr>
            <w:rFonts w:ascii="Georgia" w:eastAsia="Georgia" w:hAnsi="Georgia" w:cs="Georgia"/>
            <w:sz w:val="19"/>
            <w:szCs w:val="19"/>
          </w:rPr>
          <w:t>,</w:t>
        </w:r>
      </w:ins>
      <w:r>
        <w:rPr>
          <w:rFonts w:ascii="Georgia" w:eastAsia="Georgia" w:hAnsi="Georgia" w:cs="Georgia"/>
          <w:spacing w:val="40"/>
          <w:sz w:val="19"/>
          <w:szCs w:val="19"/>
        </w:rPr>
        <w:t xml:space="preserve"> </w:t>
      </w:r>
      <w:r>
        <w:rPr>
          <w:rFonts w:ascii="Georgia" w:eastAsia="Georgia" w:hAnsi="Georgia" w:cs="Georgia"/>
          <w:sz w:val="19"/>
          <w:szCs w:val="19"/>
        </w:rPr>
        <w:t>which</w:t>
      </w:r>
      <w:r>
        <w:rPr>
          <w:rFonts w:ascii="Georgia" w:eastAsia="Georgia" w:hAnsi="Georgia" w:cs="Georgia"/>
          <w:spacing w:val="38"/>
          <w:sz w:val="19"/>
          <w:szCs w:val="19"/>
        </w:rPr>
        <w:t xml:space="preserve"> </w:t>
      </w:r>
      <w:r>
        <w:rPr>
          <w:rFonts w:ascii="Georgia" w:eastAsia="Georgia" w:hAnsi="Georgia" w:cs="Georgia"/>
          <w:sz w:val="19"/>
          <w:szCs w:val="19"/>
        </w:rPr>
        <w:t>will</w:t>
      </w:r>
      <w:r>
        <w:rPr>
          <w:rFonts w:ascii="Georgia" w:eastAsia="Georgia" w:hAnsi="Georgia" w:cs="Georgia"/>
          <w:spacing w:val="34"/>
          <w:sz w:val="19"/>
          <w:szCs w:val="19"/>
        </w:rPr>
        <w:t xml:space="preserve"> </w:t>
      </w:r>
      <w:r>
        <w:rPr>
          <w:rFonts w:ascii="Georgia" w:eastAsia="Georgia" w:hAnsi="Georgia" w:cs="Georgia"/>
          <w:sz w:val="19"/>
          <w:szCs w:val="19"/>
        </w:rPr>
        <w:t>be</w:t>
      </w:r>
      <w:r>
        <w:rPr>
          <w:rFonts w:ascii="Georgia" w:eastAsia="Georgia" w:hAnsi="Georgia" w:cs="Georgia"/>
          <w:spacing w:val="32"/>
          <w:sz w:val="19"/>
          <w:szCs w:val="19"/>
        </w:rPr>
        <w:t xml:space="preserve"> </w:t>
      </w:r>
      <w:r>
        <w:rPr>
          <w:rFonts w:ascii="Georgia" w:eastAsia="Georgia" w:hAnsi="Georgia" w:cs="Georgia"/>
          <w:sz w:val="19"/>
          <w:szCs w:val="19"/>
        </w:rPr>
        <w:t>extended</w:t>
      </w:r>
      <w:r>
        <w:rPr>
          <w:rFonts w:ascii="Georgia" w:eastAsia="Georgia" w:hAnsi="Georgia" w:cs="Georgia"/>
          <w:spacing w:val="43"/>
          <w:sz w:val="19"/>
          <w:szCs w:val="19"/>
        </w:rPr>
        <w:t xml:space="preserve"> </w:t>
      </w:r>
      <w:r>
        <w:rPr>
          <w:rFonts w:ascii="Georgia" w:eastAsia="Georgia" w:hAnsi="Georgia" w:cs="Georgia"/>
          <w:sz w:val="19"/>
          <w:szCs w:val="19"/>
        </w:rPr>
        <w:t>and</w:t>
      </w:r>
      <w:r>
        <w:rPr>
          <w:rFonts w:ascii="Georgia" w:eastAsia="Georgia" w:hAnsi="Georgia" w:cs="Georgia"/>
          <w:spacing w:val="34"/>
          <w:sz w:val="19"/>
          <w:szCs w:val="19"/>
        </w:rPr>
        <w:t xml:space="preserve"> </w:t>
      </w:r>
      <w:r>
        <w:rPr>
          <w:rFonts w:ascii="Georgia" w:eastAsia="Georgia" w:hAnsi="Georgia" w:cs="Georgia"/>
          <w:sz w:val="19"/>
          <w:szCs w:val="19"/>
        </w:rPr>
        <w:t>refined</w:t>
      </w:r>
      <w:r>
        <w:rPr>
          <w:rFonts w:ascii="Georgia" w:eastAsia="Georgia" w:hAnsi="Georgia" w:cs="Georgia"/>
          <w:spacing w:val="40"/>
          <w:sz w:val="19"/>
          <w:szCs w:val="19"/>
        </w:rPr>
        <w:t xml:space="preserve"> </w:t>
      </w:r>
      <w:r>
        <w:rPr>
          <w:rFonts w:ascii="Georgia" w:eastAsia="Georgia" w:hAnsi="Georgia" w:cs="Georgia"/>
          <w:sz w:val="19"/>
          <w:szCs w:val="19"/>
        </w:rPr>
        <w:t>to</w:t>
      </w:r>
      <w:r>
        <w:rPr>
          <w:rFonts w:ascii="Georgia" w:eastAsia="Georgia" w:hAnsi="Georgia" w:cs="Georgia"/>
          <w:spacing w:val="31"/>
          <w:sz w:val="19"/>
          <w:szCs w:val="19"/>
        </w:rPr>
        <w:t xml:space="preserve"> </w:t>
      </w:r>
      <w:r>
        <w:rPr>
          <w:rFonts w:ascii="Georgia" w:eastAsia="Georgia" w:hAnsi="Georgia" w:cs="Georgia"/>
          <w:sz w:val="19"/>
          <w:szCs w:val="19"/>
        </w:rPr>
        <w:t>include</w:t>
      </w:r>
      <w:r>
        <w:rPr>
          <w:rFonts w:ascii="Georgia" w:eastAsia="Georgia" w:hAnsi="Georgia" w:cs="Georgia"/>
          <w:spacing w:val="40"/>
          <w:sz w:val="19"/>
          <w:szCs w:val="19"/>
        </w:rPr>
        <w:t xml:space="preserve"> </w:t>
      </w:r>
      <w:r>
        <w:rPr>
          <w:rFonts w:ascii="Georgia" w:eastAsia="Georgia" w:hAnsi="Georgia" w:cs="Georgia"/>
          <w:sz w:val="19"/>
          <w:szCs w:val="19"/>
        </w:rPr>
        <w:t xml:space="preserve">patch-based </w:t>
      </w:r>
      <w:r>
        <w:rPr>
          <w:rFonts w:ascii="Georgia" w:eastAsia="Georgia" w:hAnsi="Georgia" w:cs="Georgia"/>
          <w:spacing w:val="2"/>
          <w:sz w:val="19"/>
          <w:szCs w:val="19"/>
        </w:rPr>
        <w:t xml:space="preserve"> </w:t>
      </w:r>
      <w:r>
        <w:rPr>
          <w:rFonts w:ascii="Georgia" w:eastAsia="Georgia" w:hAnsi="Georgia" w:cs="Georgia"/>
          <w:sz w:val="19"/>
          <w:szCs w:val="19"/>
        </w:rPr>
        <w:t>similarity</w:t>
      </w:r>
      <w:r>
        <w:rPr>
          <w:rFonts w:ascii="Georgia" w:eastAsia="Georgia" w:hAnsi="Georgia" w:cs="Georgia"/>
          <w:spacing w:val="44"/>
          <w:sz w:val="19"/>
          <w:szCs w:val="19"/>
        </w:rPr>
        <w:t xml:space="preserve"> </w:t>
      </w:r>
      <w:r>
        <w:rPr>
          <w:rFonts w:ascii="Georgia" w:eastAsia="Georgia" w:hAnsi="Georgia" w:cs="Georgia"/>
          <w:sz w:val="19"/>
          <w:szCs w:val="19"/>
        </w:rPr>
        <w:t>metrics</w:t>
      </w:r>
      <w:r>
        <w:rPr>
          <w:rFonts w:ascii="Georgia" w:eastAsia="Georgia" w:hAnsi="Georgia" w:cs="Georgia"/>
          <w:spacing w:val="40"/>
          <w:sz w:val="19"/>
          <w:szCs w:val="19"/>
        </w:rPr>
        <w:t xml:space="preserve"> </w:t>
      </w:r>
      <w:r>
        <w:rPr>
          <w:rFonts w:ascii="Georgia" w:eastAsia="Georgia" w:hAnsi="Georgia" w:cs="Georgia"/>
          <w:sz w:val="19"/>
          <w:szCs w:val="19"/>
        </w:rPr>
        <w:t>suitable</w:t>
      </w:r>
      <w:r>
        <w:rPr>
          <w:rFonts w:ascii="Georgia" w:eastAsia="Georgia" w:hAnsi="Georgia" w:cs="Georgia"/>
          <w:spacing w:val="41"/>
          <w:sz w:val="19"/>
          <w:szCs w:val="19"/>
        </w:rPr>
        <w:t xml:space="preserve"> </w:t>
      </w:r>
      <w:r>
        <w:rPr>
          <w:rFonts w:ascii="Georgia" w:eastAsia="Georgia" w:hAnsi="Georgia" w:cs="Georgia"/>
          <w:sz w:val="19"/>
          <w:szCs w:val="19"/>
        </w:rPr>
        <w:t>for</w:t>
      </w:r>
      <w:r>
        <w:rPr>
          <w:rFonts w:ascii="Georgia" w:eastAsia="Georgia" w:hAnsi="Georgia" w:cs="Georgia"/>
          <w:spacing w:val="33"/>
          <w:sz w:val="19"/>
          <w:szCs w:val="19"/>
        </w:rPr>
        <w:t xml:space="preserve"> </w:t>
      </w:r>
      <w:r>
        <w:rPr>
          <w:rFonts w:ascii="Georgia" w:eastAsia="Georgia" w:hAnsi="Georgia" w:cs="Georgia"/>
          <w:sz w:val="19"/>
          <w:szCs w:val="19"/>
        </w:rPr>
        <w:t xml:space="preserve">minimizing </w:t>
      </w:r>
      <w:r>
        <w:rPr>
          <w:rFonts w:ascii="Georgia" w:eastAsia="Georgia" w:hAnsi="Georgia" w:cs="Georgia"/>
          <w:spacing w:val="1"/>
          <w:sz w:val="19"/>
          <w:szCs w:val="19"/>
        </w:rPr>
        <w:t xml:space="preserve"> </w:t>
      </w:r>
      <w:r>
        <w:rPr>
          <w:rFonts w:ascii="Georgia" w:eastAsia="Georgia" w:hAnsi="Georgia" w:cs="Georgia"/>
          <w:w w:val="102"/>
          <w:sz w:val="19"/>
          <w:szCs w:val="19"/>
        </w:rPr>
        <w:t>the</w:t>
      </w:r>
    </w:p>
    <w:p w14:paraId="47A340F8" w14:textId="77777777" w:rsidR="00E61F9D" w:rsidRDefault="00E61F9D">
      <w:pPr>
        <w:spacing w:after="0"/>
        <w:jc w:val="both"/>
        <w:sectPr w:rsidR="00E61F9D">
          <w:pgSz w:w="12240" w:h="15840"/>
          <w:pgMar w:top="700" w:right="580" w:bottom="280" w:left="600" w:header="720" w:footer="720" w:gutter="0"/>
          <w:cols w:space="720"/>
        </w:sectPr>
      </w:pPr>
    </w:p>
    <w:p w14:paraId="5D004641" w14:textId="3A2C76DC" w:rsidR="00E61F9D" w:rsidRDefault="005C64D6">
      <w:pPr>
        <w:spacing w:before="85" w:after="0" w:line="240" w:lineRule="auto"/>
        <w:ind w:left="120" w:right="624"/>
        <w:jc w:val="both"/>
        <w:rPr>
          <w:rFonts w:ascii="Georgia" w:eastAsia="Georgia" w:hAnsi="Georgia" w:cs="Georgia"/>
          <w:sz w:val="19"/>
          <w:szCs w:val="19"/>
        </w:rPr>
      </w:pPr>
      <w:proofErr w:type="gramStart"/>
      <w:r>
        <w:rPr>
          <w:rFonts w:ascii="Georgia" w:eastAsia="Georgia" w:hAnsi="Georgia" w:cs="Georgia"/>
          <w:sz w:val="19"/>
          <w:szCs w:val="19"/>
        </w:rPr>
        <w:lastRenderedPageBreak/>
        <w:t>computational</w:t>
      </w:r>
      <w:proofErr w:type="gramEnd"/>
      <w:r>
        <w:rPr>
          <w:rFonts w:ascii="Georgia" w:eastAsia="Georgia" w:hAnsi="Georgia" w:cs="Georgia"/>
          <w:spacing w:val="25"/>
          <w:sz w:val="19"/>
          <w:szCs w:val="19"/>
        </w:rPr>
        <w:t xml:space="preserve"> </w:t>
      </w:r>
      <w:r>
        <w:rPr>
          <w:rFonts w:ascii="Georgia" w:eastAsia="Georgia" w:hAnsi="Georgia" w:cs="Georgia"/>
          <w:sz w:val="19"/>
          <w:szCs w:val="19"/>
        </w:rPr>
        <w:t>footprint</w:t>
      </w:r>
      <w:r>
        <w:rPr>
          <w:rFonts w:ascii="Georgia" w:eastAsia="Georgia" w:hAnsi="Georgia" w:cs="Georgia"/>
          <w:spacing w:val="16"/>
          <w:sz w:val="19"/>
          <w:szCs w:val="19"/>
        </w:rPr>
        <w:t xml:space="preserve"> </w:t>
      </w:r>
      <w:r>
        <w:rPr>
          <w:rFonts w:ascii="Georgia" w:eastAsia="Georgia" w:hAnsi="Georgia" w:cs="Georgia"/>
          <w:sz w:val="19"/>
          <w:szCs w:val="19"/>
        </w:rPr>
        <w:t>of</w:t>
      </w:r>
      <w:r>
        <w:rPr>
          <w:rFonts w:ascii="Georgia" w:eastAsia="Georgia" w:hAnsi="Georgia" w:cs="Georgia"/>
          <w:spacing w:val="4"/>
          <w:sz w:val="19"/>
          <w:szCs w:val="19"/>
        </w:rPr>
        <w:t xml:space="preserve"> </w:t>
      </w:r>
      <w:del w:id="280" w:author="James Gee" w:date="2016-07-20T17:08:00Z">
        <w:r w:rsidDel="00E448AE">
          <w:rPr>
            <w:rFonts w:ascii="Georgia" w:eastAsia="Georgia" w:hAnsi="Georgia" w:cs="Georgia"/>
            <w:sz w:val="19"/>
            <w:szCs w:val="19"/>
          </w:rPr>
          <w:delText>large</w:delText>
        </w:r>
        <w:r w:rsidDel="00E448AE">
          <w:rPr>
            <w:rFonts w:ascii="Georgia" w:eastAsia="Georgia" w:hAnsi="Georgia" w:cs="Georgia"/>
            <w:spacing w:val="9"/>
            <w:sz w:val="19"/>
            <w:szCs w:val="19"/>
          </w:rPr>
          <w:delText xml:space="preserve"> </w:delText>
        </w:r>
      </w:del>
      <w:del w:id="281" w:author="James Gee" w:date="2016-07-20T17:04:00Z">
        <w:r w:rsidDel="00E448AE">
          <w:rPr>
            <w:rFonts w:ascii="Georgia" w:eastAsia="Georgia" w:hAnsi="Georgia" w:cs="Georgia"/>
            <w:sz w:val="19"/>
            <w:szCs w:val="19"/>
          </w:rPr>
          <w:delText>image-registration</w:delText>
        </w:r>
      </w:del>
      <w:ins w:id="282" w:author="James Gee" w:date="2016-07-20T17:04:00Z">
        <w:r w:rsidR="00E448AE">
          <w:rPr>
            <w:rFonts w:ascii="Georgia" w:eastAsia="Georgia" w:hAnsi="Georgia" w:cs="Georgia"/>
            <w:sz w:val="19"/>
            <w:szCs w:val="19"/>
          </w:rPr>
          <w:t>problems</w:t>
        </w:r>
      </w:ins>
      <w:ins w:id="283" w:author="James Gee" w:date="2016-07-20T17:08:00Z">
        <w:r w:rsidR="00E448AE">
          <w:rPr>
            <w:rFonts w:ascii="Georgia" w:eastAsia="Georgia" w:hAnsi="Georgia" w:cs="Georgia"/>
            <w:sz w:val="19"/>
            <w:szCs w:val="19"/>
          </w:rPr>
          <w:t xml:space="preserve"> involving very large images </w:t>
        </w:r>
      </w:ins>
      <w:ins w:id="284" w:author="James Gee" w:date="2016-07-20T17:10:00Z">
        <w:r w:rsidR="00512F8F">
          <w:rPr>
            <w:rFonts w:ascii="Georgia" w:eastAsia="Georgia" w:hAnsi="Georgia" w:cs="Georgia"/>
            <w:sz w:val="19"/>
            <w:szCs w:val="19"/>
          </w:rPr>
          <w:t>of the kind</w:t>
        </w:r>
      </w:ins>
      <w:ins w:id="285" w:author="James Gee" w:date="2016-07-20T17:04:00Z">
        <w:r w:rsidR="00E448AE">
          <w:rPr>
            <w:rFonts w:ascii="Georgia" w:eastAsia="Georgia" w:hAnsi="Georgia" w:cs="Georgia"/>
            <w:sz w:val="19"/>
            <w:szCs w:val="19"/>
          </w:rPr>
          <w:t xml:space="preserve"> commonly encountered in </w:t>
        </w:r>
      </w:ins>
      <w:ins w:id="286" w:author="James Gee" w:date="2016-07-20T17:10:00Z">
        <w:r w:rsidR="00512F8F">
          <w:rPr>
            <w:rFonts w:ascii="Georgia" w:eastAsia="Georgia" w:hAnsi="Georgia" w:cs="Georgia"/>
            <w:sz w:val="19"/>
            <w:szCs w:val="19"/>
          </w:rPr>
          <w:t>lung</w:t>
        </w:r>
      </w:ins>
      <w:ins w:id="287" w:author="James Gee" w:date="2016-07-20T17:04:00Z">
        <w:r w:rsidR="00E448AE">
          <w:rPr>
            <w:rFonts w:ascii="Georgia" w:eastAsia="Georgia" w:hAnsi="Georgia" w:cs="Georgia"/>
            <w:sz w:val="19"/>
            <w:szCs w:val="19"/>
          </w:rPr>
          <w:t xml:space="preserve"> studies</w:t>
        </w:r>
      </w:ins>
      <w:ins w:id="288" w:author="James Gee" w:date="2016-07-20T17:08:00Z">
        <w:r w:rsidR="00E448AE">
          <w:rPr>
            <w:rFonts w:ascii="Georgia" w:eastAsia="Georgia" w:hAnsi="Georgia" w:cs="Georgia"/>
            <w:sz w:val="19"/>
            <w:szCs w:val="19"/>
          </w:rPr>
          <w:t xml:space="preserve"> while at the same time</w:t>
        </w:r>
      </w:ins>
      <w:del w:id="289" w:author="James Gee" w:date="2016-07-20T17:08:00Z">
        <w:r w:rsidDel="00E448AE">
          <w:rPr>
            <w:rFonts w:ascii="Georgia" w:eastAsia="Georgia" w:hAnsi="Georgia" w:cs="Georgia"/>
            <w:spacing w:val="32"/>
            <w:sz w:val="19"/>
            <w:szCs w:val="19"/>
          </w:rPr>
          <w:delText xml:space="preserve"> </w:delText>
        </w:r>
        <w:r w:rsidDel="00E448AE">
          <w:rPr>
            <w:rFonts w:ascii="Georgia" w:eastAsia="Georgia" w:hAnsi="Georgia" w:cs="Georgia"/>
            <w:sz w:val="19"/>
            <w:szCs w:val="19"/>
          </w:rPr>
          <w:delText>yet</w:delText>
        </w:r>
      </w:del>
      <w:r>
        <w:rPr>
          <w:rFonts w:ascii="Georgia" w:eastAsia="Georgia" w:hAnsi="Georgia" w:cs="Georgia"/>
          <w:spacing w:val="6"/>
          <w:sz w:val="19"/>
          <w:szCs w:val="19"/>
        </w:rPr>
        <w:t xml:space="preserve"> </w:t>
      </w:r>
      <w:r>
        <w:rPr>
          <w:rFonts w:ascii="Georgia" w:eastAsia="Georgia" w:hAnsi="Georgia" w:cs="Georgia"/>
          <w:sz w:val="19"/>
          <w:szCs w:val="19"/>
        </w:rPr>
        <w:t>providing</w:t>
      </w:r>
      <w:r>
        <w:rPr>
          <w:rFonts w:ascii="Georgia" w:eastAsia="Georgia" w:hAnsi="Georgia" w:cs="Georgia"/>
          <w:spacing w:val="17"/>
          <w:sz w:val="19"/>
          <w:szCs w:val="19"/>
        </w:rPr>
        <w:t xml:space="preserve"> </w:t>
      </w:r>
      <w:r>
        <w:rPr>
          <w:rFonts w:ascii="Georgia" w:eastAsia="Georgia" w:hAnsi="Georgia" w:cs="Georgia"/>
          <w:sz w:val="19"/>
          <w:szCs w:val="19"/>
        </w:rPr>
        <w:t>accurate</w:t>
      </w:r>
      <w:r>
        <w:rPr>
          <w:rFonts w:ascii="Georgia" w:eastAsia="Georgia" w:hAnsi="Georgia" w:cs="Georgia"/>
          <w:spacing w:val="15"/>
          <w:sz w:val="19"/>
          <w:szCs w:val="19"/>
        </w:rPr>
        <w:t xml:space="preserve"> </w:t>
      </w:r>
      <w:r>
        <w:rPr>
          <w:rFonts w:ascii="Georgia" w:eastAsia="Georgia" w:hAnsi="Georgia" w:cs="Georgia"/>
          <w:sz w:val="19"/>
          <w:szCs w:val="19"/>
        </w:rPr>
        <w:t>normalizations</w:t>
      </w:r>
      <w:r>
        <w:rPr>
          <w:rFonts w:ascii="Georgia" w:eastAsia="Georgia" w:hAnsi="Georgia" w:cs="Georgia"/>
          <w:spacing w:val="26"/>
          <w:sz w:val="19"/>
          <w:szCs w:val="19"/>
        </w:rPr>
        <w:t xml:space="preserve"> </w:t>
      </w:r>
      <w:r>
        <w:rPr>
          <w:rFonts w:ascii="Georgia" w:eastAsia="Georgia" w:hAnsi="Georgia" w:cs="Georgia"/>
          <w:sz w:val="19"/>
          <w:szCs w:val="19"/>
        </w:rPr>
        <w:t>[12]</w:t>
      </w:r>
      <w:r>
        <w:rPr>
          <w:rFonts w:ascii="Georgia" w:eastAsia="Georgia" w:hAnsi="Georgia" w:cs="Georgia"/>
          <w:spacing w:val="8"/>
          <w:sz w:val="19"/>
          <w:szCs w:val="19"/>
        </w:rPr>
        <w:t xml:space="preserve"> </w:t>
      </w:r>
      <w:r>
        <w:rPr>
          <w:rFonts w:ascii="Georgia" w:eastAsia="Georgia" w:hAnsi="Georgia" w:cs="Georgia"/>
          <w:sz w:val="19"/>
          <w:szCs w:val="19"/>
        </w:rPr>
        <w:t>for</w:t>
      </w:r>
      <w:r>
        <w:rPr>
          <w:rFonts w:ascii="Georgia" w:eastAsia="Georgia" w:hAnsi="Georgia" w:cs="Georgia"/>
          <w:spacing w:val="6"/>
          <w:sz w:val="19"/>
          <w:szCs w:val="19"/>
        </w:rPr>
        <w:t xml:space="preserve"> </w:t>
      </w:r>
      <w:r>
        <w:rPr>
          <w:rFonts w:ascii="Georgia" w:eastAsia="Georgia" w:hAnsi="Georgia" w:cs="Georgia"/>
          <w:sz w:val="19"/>
          <w:szCs w:val="19"/>
        </w:rPr>
        <w:t>pulmonary</w:t>
      </w:r>
      <w:r>
        <w:rPr>
          <w:rFonts w:ascii="Georgia" w:eastAsia="Georgia" w:hAnsi="Georgia" w:cs="Georgia"/>
          <w:spacing w:val="19"/>
          <w:sz w:val="19"/>
          <w:szCs w:val="19"/>
        </w:rPr>
        <w:t xml:space="preserve"> </w:t>
      </w:r>
      <w:r>
        <w:rPr>
          <w:rFonts w:ascii="Georgia" w:eastAsia="Georgia" w:hAnsi="Georgia" w:cs="Georgia"/>
          <w:sz w:val="19"/>
          <w:szCs w:val="19"/>
        </w:rPr>
        <w:t>data</w:t>
      </w:r>
      <w:r>
        <w:rPr>
          <w:rFonts w:ascii="Georgia" w:eastAsia="Georgia" w:hAnsi="Georgia" w:cs="Georgia"/>
          <w:spacing w:val="8"/>
          <w:sz w:val="19"/>
          <w:szCs w:val="19"/>
        </w:rPr>
        <w:t xml:space="preserve"> </w:t>
      </w:r>
      <w:r>
        <w:rPr>
          <w:rFonts w:ascii="Georgia" w:eastAsia="Georgia" w:hAnsi="Georgia" w:cs="Georgia"/>
          <w:w w:val="102"/>
          <w:sz w:val="19"/>
          <w:szCs w:val="19"/>
        </w:rPr>
        <w:t>[21].</w:t>
      </w:r>
      <w:ins w:id="290" w:author="James Gee" w:date="2016-07-20T15:34:00Z">
        <w:r w:rsidR="007419F1">
          <w:rPr>
            <w:rFonts w:ascii="Georgia" w:eastAsia="Georgia" w:hAnsi="Georgia" w:cs="Georgia"/>
            <w:w w:val="102"/>
            <w:sz w:val="19"/>
            <w:szCs w:val="19"/>
          </w:rPr>
          <w:t xml:space="preserve"> [FIX: additional text addressing considerations for MRI and PET data</w:t>
        </w:r>
      </w:ins>
      <w:ins w:id="291" w:author="James Gee" w:date="2016-07-20T15:35:00Z">
        <w:r w:rsidR="007419F1">
          <w:rPr>
            <w:rFonts w:ascii="Georgia" w:eastAsia="Georgia" w:hAnsi="Georgia" w:cs="Georgia"/>
            <w:w w:val="102"/>
            <w:sz w:val="19"/>
            <w:szCs w:val="19"/>
          </w:rPr>
          <w:t xml:space="preserve"> and/or multi-modality data</w:t>
        </w:r>
      </w:ins>
      <w:ins w:id="292" w:author="James Gee" w:date="2016-07-20T15:42:00Z">
        <w:r w:rsidR="007419F1">
          <w:rPr>
            <w:rFonts w:ascii="Georgia" w:eastAsia="Georgia" w:hAnsi="Georgia" w:cs="Georgia"/>
            <w:w w:val="102"/>
            <w:sz w:val="19"/>
            <w:szCs w:val="19"/>
          </w:rPr>
          <w:t>???</w:t>
        </w:r>
      </w:ins>
      <w:ins w:id="293" w:author="James Gee" w:date="2016-07-20T15:34:00Z">
        <w:r w:rsidR="007419F1">
          <w:rPr>
            <w:rFonts w:ascii="Georgia" w:eastAsia="Georgia" w:hAnsi="Georgia" w:cs="Georgia"/>
            <w:w w:val="102"/>
            <w:sz w:val="19"/>
            <w:szCs w:val="19"/>
          </w:rPr>
          <w:t>]</w:t>
        </w:r>
      </w:ins>
    </w:p>
    <w:p w14:paraId="6E94157C" w14:textId="63572CAF" w:rsidR="00E61F9D" w:rsidRDefault="005C64D6">
      <w:pPr>
        <w:spacing w:before="93" w:after="0" w:line="277" w:lineRule="auto"/>
        <w:ind w:left="120" w:right="52"/>
        <w:jc w:val="both"/>
        <w:rPr>
          <w:rFonts w:ascii="Georgia" w:eastAsia="Georgia" w:hAnsi="Georgia" w:cs="Georgia"/>
          <w:sz w:val="19"/>
          <w:szCs w:val="19"/>
        </w:rPr>
      </w:pPr>
      <w:r>
        <w:rPr>
          <w:rFonts w:ascii="Georgia" w:eastAsia="Georgia" w:hAnsi="Georgia" w:cs="Georgia"/>
          <w:b/>
          <w:bCs/>
          <w:sz w:val="19"/>
          <w:szCs w:val="19"/>
        </w:rPr>
        <w:t>Feature</w:t>
      </w:r>
      <w:r>
        <w:rPr>
          <w:rFonts w:ascii="Georgia" w:eastAsia="Georgia" w:hAnsi="Georgia" w:cs="Georgia"/>
          <w:b/>
          <w:bCs/>
          <w:spacing w:val="22"/>
          <w:sz w:val="19"/>
          <w:szCs w:val="19"/>
        </w:rPr>
        <w:t xml:space="preserve"> </w:t>
      </w:r>
      <w:r>
        <w:rPr>
          <w:rFonts w:ascii="Georgia" w:eastAsia="Georgia" w:hAnsi="Georgia" w:cs="Georgia"/>
          <w:b/>
          <w:bCs/>
          <w:sz w:val="19"/>
          <w:szCs w:val="19"/>
        </w:rPr>
        <w:t xml:space="preserve">indices.  </w:t>
      </w:r>
      <w:r>
        <w:rPr>
          <w:rFonts w:ascii="Georgia" w:eastAsia="Georgia" w:hAnsi="Georgia" w:cs="Georgia"/>
          <w:sz w:val="19"/>
          <w:szCs w:val="19"/>
        </w:rPr>
        <w:t>Imaging</w:t>
      </w:r>
      <w:r>
        <w:rPr>
          <w:rFonts w:ascii="Georgia" w:eastAsia="Georgia" w:hAnsi="Georgia" w:cs="Georgia"/>
          <w:spacing w:val="21"/>
          <w:sz w:val="19"/>
          <w:szCs w:val="19"/>
        </w:rPr>
        <w:t xml:space="preserve"> </w:t>
      </w:r>
      <w:r>
        <w:rPr>
          <w:rFonts w:ascii="Georgia" w:eastAsia="Georgia" w:hAnsi="Georgia" w:cs="Georgia"/>
          <w:sz w:val="19"/>
          <w:szCs w:val="19"/>
        </w:rPr>
        <w:t>biomarkers</w:t>
      </w:r>
      <w:r>
        <w:rPr>
          <w:rFonts w:ascii="Georgia" w:eastAsia="Georgia" w:hAnsi="Georgia" w:cs="Georgia"/>
          <w:spacing w:val="27"/>
          <w:sz w:val="19"/>
          <w:szCs w:val="19"/>
        </w:rPr>
        <w:t xml:space="preserve"> </w:t>
      </w:r>
      <w:r>
        <w:rPr>
          <w:rFonts w:ascii="Georgia" w:eastAsia="Georgia" w:hAnsi="Georgia" w:cs="Georgia"/>
          <w:sz w:val="19"/>
          <w:szCs w:val="19"/>
        </w:rPr>
        <w:t>for</w:t>
      </w:r>
      <w:r>
        <w:rPr>
          <w:rFonts w:ascii="Georgia" w:eastAsia="Georgia" w:hAnsi="Georgia" w:cs="Georgia"/>
          <w:spacing w:val="12"/>
          <w:sz w:val="19"/>
          <w:szCs w:val="19"/>
        </w:rPr>
        <w:t xml:space="preserve"> </w:t>
      </w:r>
      <w:r>
        <w:rPr>
          <w:rFonts w:ascii="Georgia" w:eastAsia="Georgia" w:hAnsi="Georgia" w:cs="Georgia"/>
          <w:sz w:val="19"/>
          <w:szCs w:val="19"/>
        </w:rPr>
        <w:t>characterizing</w:t>
      </w:r>
      <w:r>
        <w:rPr>
          <w:rFonts w:ascii="Georgia" w:eastAsia="Georgia" w:hAnsi="Georgia" w:cs="Georgia"/>
          <w:spacing w:val="32"/>
          <w:sz w:val="19"/>
          <w:szCs w:val="19"/>
        </w:rPr>
        <w:t xml:space="preserve"> </w:t>
      </w:r>
      <w:r>
        <w:rPr>
          <w:rFonts w:ascii="Georgia" w:eastAsia="Georgia" w:hAnsi="Georgia" w:cs="Georgia"/>
          <w:sz w:val="19"/>
          <w:szCs w:val="19"/>
        </w:rPr>
        <w:t>emphysema</w:t>
      </w:r>
      <w:r>
        <w:rPr>
          <w:rFonts w:ascii="Georgia" w:eastAsia="Georgia" w:hAnsi="Georgia" w:cs="Georgia"/>
          <w:spacing w:val="27"/>
          <w:sz w:val="19"/>
          <w:szCs w:val="19"/>
        </w:rPr>
        <w:t xml:space="preserve"> </w:t>
      </w:r>
      <w:r>
        <w:rPr>
          <w:rFonts w:ascii="Georgia" w:eastAsia="Georgia" w:hAnsi="Georgia" w:cs="Georgia"/>
          <w:sz w:val="19"/>
          <w:szCs w:val="19"/>
        </w:rPr>
        <w:t>in</w:t>
      </w:r>
      <w:r>
        <w:rPr>
          <w:rFonts w:ascii="Georgia" w:eastAsia="Georgia" w:hAnsi="Georgia" w:cs="Georgia"/>
          <w:spacing w:val="13"/>
          <w:sz w:val="19"/>
          <w:szCs w:val="19"/>
        </w:rPr>
        <w:t xml:space="preserve"> </w:t>
      </w:r>
      <w:r>
        <w:rPr>
          <w:rFonts w:ascii="Georgia" w:eastAsia="Georgia" w:hAnsi="Georgia" w:cs="Georgia"/>
          <w:sz w:val="19"/>
          <w:szCs w:val="19"/>
        </w:rPr>
        <w:t>CT</w:t>
      </w:r>
      <w:r>
        <w:rPr>
          <w:rFonts w:ascii="Georgia" w:eastAsia="Georgia" w:hAnsi="Georgia" w:cs="Georgia"/>
          <w:spacing w:val="12"/>
          <w:sz w:val="19"/>
          <w:szCs w:val="19"/>
        </w:rPr>
        <w:t xml:space="preserve"> </w:t>
      </w:r>
      <w:r>
        <w:rPr>
          <w:rFonts w:ascii="Georgia" w:eastAsia="Georgia" w:hAnsi="Georgia" w:cs="Georgia"/>
          <w:sz w:val="19"/>
          <w:szCs w:val="19"/>
        </w:rPr>
        <w:t>have</w:t>
      </w:r>
      <w:r>
        <w:rPr>
          <w:rFonts w:ascii="Georgia" w:eastAsia="Georgia" w:hAnsi="Georgia" w:cs="Georgia"/>
          <w:spacing w:val="16"/>
          <w:sz w:val="19"/>
          <w:szCs w:val="19"/>
        </w:rPr>
        <w:t xml:space="preserve"> </w:t>
      </w:r>
      <w:proofErr w:type="spellStart"/>
      <w:r>
        <w:rPr>
          <w:rFonts w:ascii="Georgia" w:eastAsia="Georgia" w:hAnsi="Georgia" w:cs="Georgia"/>
          <w:sz w:val="19"/>
          <w:szCs w:val="19"/>
        </w:rPr>
        <w:t>have</w:t>
      </w:r>
      <w:proofErr w:type="spellEnd"/>
      <w:r>
        <w:rPr>
          <w:rFonts w:ascii="Georgia" w:eastAsia="Georgia" w:hAnsi="Georgia" w:cs="Georgia"/>
          <w:spacing w:val="15"/>
          <w:sz w:val="19"/>
          <w:szCs w:val="19"/>
        </w:rPr>
        <w:t xml:space="preserve"> </w:t>
      </w:r>
      <w:r>
        <w:rPr>
          <w:rFonts w:ascii="Georgia" w:eastAsia="Georgia" w:hAnsi="Georgia" w:cs="Georgia"/>
          <w:sz w:val="19"/>
          <w:szCs w:val="19"/>
        </w:rPr>
        <w:t>been</w:t>
      </w:r>
      <w:r>
        <w:rPr>
          <w:rFonts w:ascii="Georgia" w:eastAsia="Georgia" w:hAnsi="Georgia" w:cs="Georgia"/>
          <w:spacing w:val="15"/>
          <w:sz w:val="19"/>
          <w:szCs w:val="19"/>
        </w:rPr>
        <w:t xml:space="preserve"> </w:t>
      </w:r>
      <w:r>
        <w:rPr>
          <w:rFonts w:ascii="Georgia" w:eastAsia="Georgia" w:hAnsi="Georgia" w:cs="Georgia"/>
          <w:sz w:val="19"/>
          <w:szCs w:val="19"/>
        </w:rPr>
        <w:t>well</w:t>
      </w:r>
      <w:r>
        <w:rPr>
          <w:rFonts w:ascii="Georgia" w:eastAsia="Georgia" w:hAnsi="Georgia" w:cs="Georgia"/>
          <w:spacing w:val="15"/>
          <w:sz w:val="19"/>
          <w:szCs w:val="19"/>
        </w:rPr>
        <w:t xml:space="preserve"> </w:t>
      </w:r>
      <w:r>
        <w:rPr>
          <w:rFonts w:ascii="Georgia" w:eastAsia="Georgia" w:hAnsi="Georgia" w:cs="Georgia"/>
          <w:sz w:val="19"/>
          <w:szCs w:val="19"/>
        </w:rPr>
        <w:t>researched,</w:t>
      </w:r>
      <w:r>
        <w:rPr>
          <w:rFonts w:ascii="Georgia" w:eastAsia="Georgia" w:hAnsi="Georgia" w:cs="Georgia"/>
          <w:spacing w:val="28"/>
          <w:sz w:val="19"/>
          <w:szCs w:val="19"/>
        </w:rPr>
        <w:t xml:space="preserve"> </w:t>
      </w:r>
      <w:r>
        <w:rPr>
          <w:rFonts w:ascii="Georgia" w:eastAsia="Georgia" w:hAnsi="Georgia" w:cs="Georgia"/>
          <w:sz w:val="19"/>
          <w:szCs w:val="19"/>
        </w:rPr>
        <w:t>although</w:t>
      </w:r>
      <w:r>
        <w:rPr>
          <w:rFonts w:ascii="Georgia" w:eastAsia="Georgia" w:hAnsi="Georgia" w:cs="Georgia"/>
          <w:spacing w:val="23"/>
          <w:sz w:val="19"/>
          <w:szCs w:val="19"/>
        </w:rPr>
        <w:t xml:space="preserve"> </w:t>
      </w:r>
      <w:r>
        <w:rPr>
          <w:rFonts w:ascii="Georgia" w:eastAsia="Georgia" w:hAnsi="Georgia" w:cs="Georgia"/>
          <w:w w:val="102"/>
          <w:sz w:val="19"/>
          <w:szCs w:val="19"/>
        </w:rPr>
        <w:t xml:space="preserve">there </w:t>
      </w:r>
      <w:r>
        <w:rPr>
          <w:rFonts w:ascii="Georgia" w:eastAsia="Georgia" w:hAnsi="Georgia" w:cs="Georgia"/>
          <w:sz w:val="19"/>
          <w:szCs w:val="19"/>
        </w:rPr>
        <w:t>are</w:t>
      </w:r>
      <w:r>
        <w:rPr>
          <w:rFonts w:ascii="Georgia" w:eastAsia="Georgia" w:hAnsi="Georgia" w:cs="Georgia"/>
          <w:spacing w:val="21"/>
          <w:sz w:val="19"/>
          <w:szCs w:val="19"/>
        </w:rPr>
        <w:t xml:space="preserve"> </w:t>
      </w:r>
      <w:r>
        <w:rPr>
          <w:rFonts w:ascii="Georgia" w:eastAsia="Georgia" w:hAnsi="Georgia" w:cs="Georgia"/>
          <w:sz w:val="19"/>
          <w:szCs w:val="19"/>
        </w:rPr>
        <w:t>ample</w:t>
      </w:r>
      <w:r>
        <w:rPr>
          <w:rFonts w:ascii="Georgia" w:eastAsia="Georgia" w:hAnsi="Georgia" w:cs="Georgia"/>
          <w:spacing w:val="27"/>
          <w:sz w:val="19"/>
          <w:szCs w:val="19"/>
        </w:rPr>
        <w:t xml:space="preserve"> </w:t>
      </w:r>
      <w:r>
        <w:rPr>
          <w:rFonts w:ascii="Georgia" w:eastAsia="Georgia" w:hAnsi="Georgia" w:cs="Georgia"/>
          <w:sz w:val="19"/>
          <w:szCs w:val="19"/>
        </w:rPr>
        <w:t>opportunities</w:t>
      </w:r>
      <w:r>
        <w:rPr>
          <w:rFonts w:ascii="Georgia" w:eastAsia="Georgia" w:hAnsi="Georgia" w:cs="Georgia"/>
          <w:spacing w:val="40"/>
          <w:sz w:val="19"/>
          <w:szCs w:val="19"/>
        </w:rPr>
        <w:t xml:space="preserve"> </w:t>
      </w:r>
      <w:r>
        <w:rPr>
          <w:rFonts w:ascii="Georgia" w:eastAsia="Georgia" w:hAnsi="Georgia" w:cs="Georgia"/>
          <w:sz w:val="19"/>
          <w:szCs w:val="19"/>
        </w:rPr>
        <w:t>to</w:t>
      </w:r>
      <w:r>
        <w:rPr>
          <w:rFonts w:ascii="Georgia" w:eastAsia="Georgia" w:hAnsi="Georgia" w:cs="Georgia"/>
          <w:spacing w:val="20"/>
          <w:sz w:val="19"/>
          <w:szCs w:val="19"/>
        </w:rPr>
        <w:t xml:space="preserve"> </w:t>
      </w:r>
      <w:r>
        <w:rPr>
          <w:rFonts w:ascii="Georgia" w:eastAsia="Georgia" w:hAnsi="Georgia" w:cs="Georgia"/>
          <w:sz w:val="19"/>
          <w:szCs w:val="19"/>
        </w:rPr>
        <w:t>refine</w:t>
      </w:r>
      <w:r>
        <w:rPr>
          <w:rFonts w:ascii="Georgia" w:eastAsia="Georgia" w:hAnsi="Georgia" w:cs="Georgia"/>
          <w:spacing w:val="27"/>
          <w:sz w:val="19"/>
          <w:szCs w:val="19"/>
        </w:rPr>
        <w:t xml:space="preserve"> </w:t>
      </w:r>
      <w:r>
        <w:rPr>
          <w:rFonts w:ascii="Georgia" w:eastAsia="Georgia" w:hAnsi="Georgia" w:cs="Georgia"/>
          <w:sz w:val="19"/>
          <w:szCs w:val="19"/>
        </w:rPr>
        <w:t>these</w:t>
      </w:r>
      <w:r>
        <w:rPr>
          <w:rFonts w:ascii="Georgia" w:eastAsia="Georgia" w:hAnsi="Georgia" w:cs="Georgia"/>
          <w:spacing w:val="26"/>
          <w:sz w:val="19"/>
          <w:szCs w:val="19"/>
        </w:rPr>
        <w:t xml:space="preserve"> </w:t>
      </w:r>
      <w:r>
        <w:rPr>
          <w:rFonts w:ascii="Georgia" w:eastAsia="Georgia" w:hAnsi="Georgia" w:cs="Georgia"/>
          <w:sz w:val="19"/>
          <w:szCs w:val="19"/>
        </w:rPr>
        <w:t>methods</w:t>
      </w:r>
      <w:r>
        <w:rPr>
          <w:rFonts w:ascii="Georgia" w:eastAsia="Georgia" w:hAnsi="Georgia" w:cs="Georgia"/>
          <w:spacing w:val="32"/>
          <w:sz w:val="19"/>
          <w:szCs w:val="19"/>
        </w:rPr>
        <w:t xml:space="preserve"> </w:t>
      </w:r>
      <w:r>
        <w:rPr>
          <w:rFonts w:ascii="Georgia" w:eastAsia="Georgia" w:hAnsi="Georgia" w:cs="Georgia"/>
          <w:sz w:val="19"/>
          <w:szCs w:val="19"/>
        </w:rPr>
        <w:t>as</w:t>
      </w:r>
      <w:r>
        <w:rPr>
          <w:rFonts w:ascii="Georgia" w:eastAsia="Georgia" w:hAnsi="Georgia" w:cs="Georgia"/>
          <w:spacing w:val="21"/>
          <w:sz w:val="19"/>
          <w:szCs w:val="19"/>
        </w:rPr>
        <w:t xml:space="preserve"> </w:t>
      </w:r>
      <w:r>
        <w:rPr>
          <w:rFonts w:ascii="Georgia" w:eastAsia="Georgia" w:hAnsi="Georgia" w:cs="Georgia"/>
          <w:sz w:val="19"/>
          <w:szCs w:val="19"/>
        </w:rPr>
        <w:t>well</w:t>
      </w:r>
      <w:r>
        <w:rPr>
          <w:rFonts w:ascii="Georgia" w:eastAsia="Georgia" w:hAnsi="Georgia" w:cs="Georgia"/>
          <w:spacing w:val="24"/>
          <w:sz w:val="19"/>
          <w:szCs w:val="19"/>
        </w:rPr>
        <w:t xml:space="preserve"> </w:t>
      </w:r>
      <w:r>
        <w:rPr>
          <w:rFonts w:ascii="Georgia" w:eastAsia="Georgia" w:hAnsi="Georgia" w:cs="Georgia"/>
          <w:sz w:val="19"/>
          <w:szCs w:val="19"/>
        </w:rPr>
        <w:t>as</w:t>
      </w:r>
      <w:r>
        <w:rPr>
          <w:rFonts w:ascii="Georgia" w:eastAsia="Georgia" w:hAnsi="Georgia" w:cs="Georgia"/>
          <w:spacing w:val="21"/>
          <w:sz w:val="19"/>
          <w:szCs w:val="19"/>
        </w:rPr>
        <w:t xml:space="preserve"> </w:t>
      </w:r>
      <w:r>
        <w:rPr>
          <w:rFonts w:ascii="Georgia" w:eastAsia="Georgia" w:hAnsi="Georgia" w:cs="Georgia"/>
          <w:sz w:val="19"/>
          <w:szCs w:val="19"/>
        </w:rPr>
        <w:t>to</w:t>
      </w:r>
      <w:r>
        <w:rPr>
          <w:rFonts w:ascii="Georgia" w:eastAsia="Georgia" w:hAnsi="Georgia" w:cs="Georgia"/>
          <w:spacing w:val="20"/>
          <w:sz w:val="19"/>
          <w:szCs w:val="19"/>
        </w:rPr>
        <w:t xml:space="preserve"> </w:t>
      </w:r>
      <w:r>
        <w:rPr>
          <w:rFonts w:ascii="Georgia" w:eastAsia="Georgia" w:hAnsi="Georgia" w:cs="Georgia"/>
          <w:sz w:val="19"/>
          <w:szCs w:val="19"/>
        </w:rPr>
        <w:t>introduce</w:t>
      </w:r>
      <w:r>
        <w:rPr>
          <w:rFonts w:ascii="Georgia" w:eastAsia="Georgia" w:hAnsi="Georgia" w:cs="Georgia"/>
          <w:spacing w:val="33"/>
          <w:sz w:val="19"/>
          <w:szCs w:val="19"/>
        </w:rPr>
        <w:t xml:space="preserve"> </w:t>
      </w:r>
      <w:r>
        <w:rPr>
          <w:rFonts w:ascii="Georgia" w:eastAsia="Georgia" w:hAnsi="Georgia" w:cs="Georgia"/>
          <w:sz w:val="19"/>
          <w:szCs w:val="19"/>
        </w:rPr>
        <w:t>more</w:t>
      </w:r>
      <w:r>
        <w:rPr>
          <w:rFonts w:ascii="Georgia" w:eastAsia="Georgia" w:hAnsi="Georgia" w:cs="Georgia"/>
          <w:spacing w:val="26"/>
          <w:sz w:val="19"/>
          <w:szCs w:val="19"/>
        </w:rPr>
        <w:t xml:space="preserve"> </w:t>
      </w:r>
      <w:r>
        <w:rPr>
          <w:rFonts w:ascii="Georgia" w:eastAsia="Georgia" w:hAnsi="Georgia" w:cs="Georgia"/>
          <w:sz w:val="19"/>
          <w:szCs w:val="19"/>
        </w:rPr>
        <w:t>advanced</w:t>
      </w:r>
      <w:r>
        <w:rPr>
          <w:rFonts w:ascii="Georgia" w:eastAsia="Georgia" w:hAnsi="Georgia" w:cs="Georgia"/>
          <w:spacing w:val="33"/>
          <w:sz w:val="19"/>
          <w:szCs w:val="19"/>
        </w:rPr>
        <w:t xml:space="preserve"> </w:t>
      </w:r>
      <w:r>
        <w:rPr>
          <w:rFonts w:ascii="Georgia" w:eastAsia="Georgia" w:hAnsi="Georgia" w:cs="Georgia"/>
          <w:sz w:val="19"/>
          <w:szCs w:val="19"/>
        </w:rPr>
        <w:t xml:space="preserve">approaches. </w:t>
      </w:r>
      <w:r>
        <w:rPr>
          <w:rFonts w:ascii="Georgia" w:eastAsia="Georgia" w:hAnsi="Georgia" w:cs="Georgia"/>
          <w:spacing w:val="37"/>
          <w:sz w:val="19"/>
          <w:szCs w:val="19"/>
        </w:rPr>
        <w:t xml:space="preserve"> </w:t>
      </w:r>
      <w:r>
        <w:rPr>
          <w:rFonts w:ascii="Georgia" w:eastAsia="Georgia" w:hAnsi="Georgia" w:cs="Georgia"/>
          <w:sz w:val="19"/>
          <w:szCs w:val="19"/>
        </w:rPr>
        <w:t>Examples</w:t>
      </w:r>
      <w:r>
        <w:rPr>
          <w:rFonts w:ascii="Georgia" w:eastAsia="Georgia" w:hAnsi="Georgia" w:cs="Georgia"/>
          <w:spacing w:val="33"/>
          <w:sz w:val="19"/>
          <w:szCs w:val="19"/>
        </w:rPr>
        <w:t xml:space="preserve"> </w:t>
      </w:r>
      <w:r>
        <w:rPr>
          <w:rFonts w:ascii="Georgia" w:eastAsia="Georgia" w:hAnsi="Georgia" w:cs="Georgia"/>
          <w:sz w:val="19"/>
          <w:szCs w:val="19"/>
        </w:rPr>
        <w:t>of</w:t>
      </w:r>
      <w:r>
        <w:rPr>
          <w:rFonts w:ascii="Georgia" w:eastAsia="Georgia" w:hAnsi="Georgia" w:cs="Georgia"/>
          <w:spacing w:val="20"/>
          <w:sz w:val="19"/>
          <w:szCs w:val="19"/>
        </w:rPr>
        <w:t xml:space="preserve"> </w:t>
      </w:r>
      <w:r>
        <w:rPr>
          <w:rFonts w:ascii="Georgia" w:eastAsia="Georgia" w:hAnsi="Georgia" w:cs="Georgia"/>
          <w:sz w:val="19"/>
          <w:szCs w:val="19"/>
        </w:rPr>
        <w:t>the</w:t>
      </w:r>
      <w:r>
        <w:rPr>
          <w:rFonts w:ascii="Georgia" w:eastAsia="Georgia" w:hAnsi="Georgia" w:cs="Georgia"/>
          <w:spacing w:val="22"/>
          <w:sz w:val="19"/>
          <w:szCs w:val="19"/>
        </w:rPr>
        <w:t xml:space="preserve"> </w:t>
      </w:r>
      <w:r>
        <w:rPr>
          <w:rFonts w:ascii="Georgia" w:eastAsia="Georgia" w:hAnsi="Georgia" w:cs="Georgia"/>
          <w:w w:val="102"/>
          <w:sz w:val="19"/>
          <w:szCs w:val="19"/>
        </w:rPr>
        <w:t xml:space="preserve">latter </w:t>
      </w:r>
      <w:r>
        <w:rPr>
          <w:rFonts w:ascii="Georgia" w:eastAsia="Georgia" w:hAnsi="Georgia" w:cs="Georgia"/>
          <w:sz w:val="19"/>
          <w:szCs w:val="19"/>
        </w:rPr>
        <w:t>include</w:t>
      </w:r>
      <w:r>
        <w:rPr>
          <w:rFonts w:ascii="Georgia" w:eastAsia="Georgia" w:hAnsi="Georgia" w:cs="Georgia"/>
          <w:spacing w:val="15"/>
          <w:sz w:val="19"/>
          <w:szCs w:val="19"/>
        </w:rPr>
        <w:t xml:space="preserve"> </w:t>
      </w:r>
      <w:r>
        <w:rPr>
          <w:rFonts w:ascii="Georgia" w:eastAsia="Georgia" w:hAnsi="Georgia" w:cs="Georgia"/>
          <w:sz w:val="19"/>
          <w:szCs w:val="19"/>
        </w:rPr>
        <w:t>texture</w:t>
      </w:r>
      <w:r>
        <w:rPr>
          <w:rFonts w:ascii="Georgia" w:eastAsia="Georgia" w:hAnsi="Georgia" w:cs="Georgia"/>
          <w:spacing w:val="15"/>
          <w:sz w:val="19"/>
          <w:szCs w:val="19"/>
        </w:rPr>
        <w:t xml:space="preserve"> </w:t>
      </w:r>
      <w:r>
        <w:rPr>
          <w:rFonts w:ascii="Georgia" w:eastAsia="Georgia" w:hAnsi="Georgia" w:cs="Georgia"/>
          <w:sz w:val="19"/>
          <w:szCs w:val="19"/>
        </w:rPr>
        <w:t>analysis</w:t>
      </w:r>
      <w:r>
        <w:rPr>
          <w:rFonts w:ascii="Georgia" w:eastAsia="Georgia" w:hAnsi="Georgia" w:cs="Georgia"/>
          <w:spacing w:val="16"/>
          <w:sz w:val="19"/>
          <w:szCs w:val="19"/>
        </w:rPr>
        <w:t xml:space="preserve"> </w:t>
      </w:r>
      <w:r>
        <w:rPr>
          <w:rFonts w:ascii="Georgia" w:eastAsia="Georgia" w:hAnsi="Georgia" w:cs="Georgia"/>
          <w:sz w:val="19"/>
          <w:szCs w:val="19"/>
        </w:rPr>
        <w:t>for</w:t>
      </w:r>
      <w:r>
        <w:rPr>
          <w:rFonts w:ascii="Georgia" w:eastAsia="Georgia" w:hAnsi="Georgia" w:cs="Georgia"/>
          <w:spacing w:val="8"/>
          <w:sz w:val="19"/>
          <w:szCs w:val="19"/>
        </w:rPr>
        <w:t xml:space="preserve"> </w:t>
      </w:r>
      <w:r>
        <w:rPr>
          <w:rFonts w:ascii="Georgia" w:eastAsia="Georgia" w:hAnsi="Georgia" w:cs="Georgia"/>
          <w:sz w:val="19"/>
          <w:szCs w:val="19"/>
        </w:rPr>
        <w:t>identifying</w:t>
      </w:r>
      <w:r>
        <w:rPr>
          <w:rFonts w:ascii="Georgia" w:eastAsia="Georgia" w:hAnsi="Georgia" w:cs="Georgia"/>
          <w:spacing w:val="21"/>
          <w:sz w:val="19"/>
          <w:szCs w:val="19"/>
        </w:rPr>
        <w:t xml:space="preserve"> </w:t>
      </w:r>
      <w:r>
        <w:rPr>
          <w:rFonts w:ascii="Georgia" w:eastAsia="Georgia" w:hAnsi="Georgia" w:cs="Georgia"/>
          <w:sz w:val="19"/>
          <w:szCs w:val="19"/>
        </w:rPr>
        <w:t>the</w:t>
      </w:r>
      <w:r>
        <w:rPr>
          <w:rFonts w:ascii="Georgia" w:eastAsia="Georgia" w:hAnsi="Georgia" w:cs="Georgia"/>
          <w:spacing w:val="8"/>
          <w:sz w:val="19"/>
          <w:szCs w:val="19"/>
        </w:rPr>
        <w:t xml:space="preserve"> </w:t>
      </w:r>
      <w:proofErr w:type="spellStart"/>
      <w:r>
        <w:rPr>
          <w:rFonts w:ascii="Georgia" w:eastAsia="Georgia" w:hAnsi="Georgia" w:cs="Georgia"/>
          <w:sz w:val="19"/>
          <w:szCs w:val="19"/>
        </w:rPr>
        <w:t>centrilobular</w:t>
      </w:r>
      <w:proofErr w:type="spellEnd"/>
      <w:r>
        <w:rPr>
          <w:rFonts w:ascii="Georgia" w:eastAsia="Georgia" w:hAnsi="Georgia" w:cs="Georgia"/>
          <w:spacing w:val="25"/>
          <w:sz w:val="19"/>
          <w:szCs w:val="19"/>
        </w:rPr>
        <w:t xml:space="preserve"> </w:t>
      </w:r>
      <w:r>
        <w:rPr>
          <w:rFonts w:ascii="Georgia" w:eastAsia="Georgia" w:hAnsi="Georgia" w:cs="Georgia"/>
          <w:sz w:val="19"/>
          <w:szCs w:val="19"/>
        </w:rPr>
        <w:t>and</w:t>
      </w:r>
      <w:r>
        <w:rPr>
          <w:rFonts w:ascii="Georgia" w:eastAsia="Georgia" w:hAnsi="Georgia" w:cs="Georgia"/>
          <w:spacing w:val="9"/>
          <w:sz w:val="19"/>
          <w:szCs w:val="19"/>
        </w:rPr>
        <w:t xml:space="preserve"> </w:t>
      </w:r>
      <w:proofErr w:type="spellStart"/>
      <w:r>
        <w:rPr>
          <w:rFonts w:ascii="Georgia" w:eastAsia="Georgia" w:hAnsi="Georgia" w:cs="Georgia"/>
          <w:sz w:val="19"/>
          <w:szCs w:val="19"/>
        </w:rPr>
        <w:t>groundglass</w:t>
      </w:r>
      <w:proofErr w:type="spellEnd"/>
      <w:r>
        <w:rPr>
          <w:rFonts w:ascii="Georgia" w:eastAsia="Georgia" w:hAnsi="Georgia" w:cs="Georgia"/>
          <w:spacing w:val="23"/>
          <w:sz w:val="19"/>
          <w:szCs w:val="19"/>
        </w:rPr>
        <w:t xml:space="preserve"> </w:t>
      </w:r>
      <w:r>
        <w:rPr>
          <w:rFonts w:ascii="Georgia" w:eastAsia="Georgia" w:hAnsi="Georgia" w:cs="Georgia"/>
          <w:sz w:val="19"/>
          <w:szCs w:val="19"/>
        </w:rPr>
        <w:t>opacities</w:t>
      </w:r>
      <w:r>
        <w:rPr>
          <w:rFonts w:ascii="Georgia" w:eastAsia="Georgia" w:hAnsi="Georgia" w:cs="Georgia"/>
          <w:spacing w:val="18"/>
          <w:sz w:val="19"/>
          <w:szCs w:val="19"/>
        </w:rPr>
        <w:t xml:space="preserve"> </w:t>
      </w:r>
      <w:r>
        <w:rPr>
          <w:rFonts w:ascii="Georgia" w:eastAsia="Georgia" w:hAnsi="Georgia" w:cs="Georgia"/>
          <w:sz w:val="19"/>
          <w:szCs w:val="19"/>
        </w:rPr>
        <w:t>and</w:t>
      </w:r>
      <w:r>
        <w:rPr>
          <w:rFonts w:ascii="Georgia" w:eastAsia="Georgia" w:hAnsi="Georgia" w:cs="Georgia"/>
          <w:spacing w:val="9"/>
          <w:sz w:val="19"/>
          <w:szCs w:val="19"/>
        </w:rPr>
        <w:t xml:space="preserve"> </w:t>
      </w:r>
      <w:r>
        <w:rPr>
          <w:rFonts w:ascii="Georgia" w:eastAsia="Georgia" w:hAnsi="Georgia" w:cs="Georgia"/>
          <w:sz w:val="19"/>
          <w:szCs w:val="19"/>
        </w:rPr>
        <w:t>fractal</w:t>
      </w:r>
      <w:r>
        <w:rPr>
          <w:rFonts w:ascii="Georgia" w:eastAsia="Georgia" w:hAnsi="Georgia" w:cs="Georgia"/>
          <w:spacing w:val="14"/>
          <w:sz w:val="19"/>
          <w:szCs w:val="19"/>
        </w:rPr>
        <w:t xml:space="preserve"> </w:t>
      </w:r>
      <w:r>
        <w:rPr>
          <w:rFonts w:ascii="Georgia" w:eastAsia="Georgia" w:hAnsi="Georgia" w:cs="Georgia"/>
          <w:sz w:val="19"/>
          <w:szCs w:val="19"/>
        </w:rPr>
        <w:t>and</w:t>
      </w:r>
      <w:r>
        <w:rPr>
          <w:rFonts w:ascii="Georgia" w:eastAsia="Georgia" w:hAnsi="Georgia" w:cs="Georgia"/>
          <w:spacing w:val="9"/>
          <w:sz w:val="19"/>
          <w:szCs w:val="19"/>
        </w:rPr>
        <w:t xml:space="preserve"> </w:t>
      </w:r>
      <w:r>
        <w:rPr>
          <w:rFonts w:ascii="Georgia" w:eastAsia="Georgia" w:hAnsi="Georgia" w:cs="Georgia"/>
          <w:sz w:val="19"/>
          <w:szCs w:val="19"/>
        </w:rPr>
        <w:t>connectivity</w:t>
      </w:r>
      <w:r>
        <w:rPr>
          <w:rFonts w:ascii="Georgia" w:eastAsia="Georgia" w:hAnsi="Georgia" w:cs="Georgia"/>
          <w:spacing w:val="23"/>
          <w:sz w:val="19"/>
          <w:szCs w:val="19"/>
        </w:rPr>
        <w:t xml:space="preserve"> </w:t>
      </w:r>
      <w:r>
        <w:rPr>
          <w:rFonts w:ascii="Georgia" w:eastAsia="Georgia" w:hAnsi="Georgia" w:cs="Georgia"/>
          <w:sz w:val="19"/>
          <w:szCs w:val="19"/>
        </w:rPr>
        <w:t>approaches</w:t>
      </w:r>
      <w:r>
        <w:rPr>
          <w:rFonts w:ascii="Georgia" w:eastAsia="Georgia" w:hAnsi="Georgia" w:cs="Georgia"/>
          <w:spacing w:val="22"/>
          <w:sz w:val="19"/>
          <w:szCs w:val="19"/>
        </w:rPr>
        <w:t xml:space="preserve"> </w:t>
      </w:r>
      <w:r>
        <w:rPr>
          <w:rFonts w:ascii="Georgia" w:eastAsia="Georgia" w:hAnsi="Georgia" w:cs="Georgia"/>
          <w:w w:val="102"/>
          <w:sz w:val="19"/>
          <w:szCs w:val="19"/>
        </w:rPr>
        <w:t xml:space="preserve">to </w:t>
      </w:r>
      <w:r>
        <w:rPr>
          <w:rFonts w:ascii="Georgia" w:eastAsia="Georgia" w:hAnsi="Georgia" w:cs="Georgia"/>
          <w:sz w:val="19"/>
          <w:szCs w:val="19"/>
        </w:rPr>
        <w:t>differentiate</w:t>
      </w:r>
      <w:r>
        <w:rPr>
          <w:rFonts w:ascii="Georgia" w:eastAsia="Georgia" w:hAnsi="Georgia" w:cs="Georgia"/>
          <w:spacing w:val="35"/>
          <w:sz w:val="19"/>
          <w:szCs w:val="19"/>
        </w:rPr>
        <w:t xml:space="preserve"> </w:t>
      </w:r>
      <w:proofErr w:type="spellStart"/>
      <w:r>
        <w:rPr>
          <w:rFonts w:ascii="Georgia" w:eastAsia="Georgia" w:hAnsi="Georgia" w:cs="Georgia"/>
          <w:sz w:val="19"/>
          <w:szCs w:val="19"/>
        </w:rPr>
        <w:t>centrilobular</w:t>
      </w:r>
      <w:proofErr w:type="spellEnd"/>
      <w:r>
        <w:rPr>
          <w:rFonts w:ascii="Georgia" w:eastAsia="Georgia" w:hAnsi="Georgia" w:cs="Georgia"/>
          <w:spacing w:val="36"/>
          <w:sz w:val="19"/>
          <w:szCs w:val="19"/>
        </w:rPr>
        <w:t xml:space="preserve"> </w:t>
      </w:r>
      <w:r>
        <w:rPr>
          <w:rFonts w:ascii="Georgia" w:eastAsia="Georgia" w:hAnsi="Georgia" w:cs="Georgia"/>
          <w:sz w:val="19"/>
          <w:szCs w:val="19"/>
        </w:rPr>
        <w:t>from</w:t>
      </w:r>
      <w:r>
        <w:rPr>
          <w:rFonts w:ascii="Georgia" w:eastAsia="Georgia" w:hAnsi="Georgia" w:cs="Georgia"/>
          <w:spacing w:val="22"/>
          <w:sz w:val="19"/>
          <w:szCs w:val="19"/>
        </w:rPr>
        <w:t xml:space="preserve"> </w:t>
      </w:r>
      <w:proofErr w:type="spellStart"/>
      <w:r>
        <w:rPr>
          <w:rFonts w:ascii="Georgia" w:eastAsia="Georgia" w:hAnsi="Georgia" w:cs="Georgia"/>
          <w:sz w:val="19"/>
          <w:szCs w:val="19"/>
        </w:rPr>
        <w:t>panlobular</w:t>
      </w:r>
      <w:proofErr w:type="spellEnd"/>
      <w:r>
        <w:rPr>
          <w:rFonts w:ascii="Georgia" w:eastAsia="Georgia" w:hAnsi="Georgia" w:cs="Georgia"/>
          <w:spacing w:val="32"/>
          <w:sz w:val="19"/>
          <w:szCs w:val="19"/>
        </w:rPr>
        <w:t xml:space="preserve"> </w:t>
      </w:r>
      <w:r>
        <w:rPr>
          <w:rFonts w:ascii="Georgia" w:eastAsia="Georgia" w:hAnsi="Georgia" w:cs="Georgia"/>
          <w:sz w:val="19"/>
          <w:szCs w:val="19"/>
        </w:rPr>
        <w:t xml:space="preserve">emphysema. </w:t>
      </w:r>
      <w:r>
        <w:rPr>
          <w:rFonts w:ascii="Georgia" w:eastAsia="Georgia" w:hAnsi="Georgia" w:cs="Georgia"/>
          <w:spacing w:val="30"/>
          <w:sz w:val="19"/>
          <w:szCs w:val="19"/>
        </w:rPr>
        <w:t xml:space="preserve"> </w:t>
      </w:r>
      <w:r>
        <w:rPr>
          <w:rFonts w:ascii="Georgia" w:eastAsia="Georgia" w:hAnsi="Georgia" w:cs="Georgia"/>
          <w:sz w:val="19"/>
          <w:szCs w:val="19"/>
        </w:rPr>
        <w:t>The</w:t>
      </w:r>
      <w:r>
        <w:rPr>
          <w:rFonts w:ascii="Georgia" w:eastAsia="Georgia" w:hAnsi="Georgia" w:cs="Georgia"/>
          <w:spacing w:val="20"/>
          <w:sz w:val="19"/>
          <w:szCs w:val="19"/>
        </w:rPr>
        <w:t xml:space="preserve"> </w:t>
      </w:r>
      <w:r>
        <w:rPr>
          <w:rFonts w:ascii="Georgia" w:eastAsia="Georgia" w:hAnsi="Georgia" w:cs="Georgia"/>
          <w:sz w:val="19"/>
          <w:szCs w:val="19"/>
        </w:rPr>
        <w:t>available</w:t>
      </w:r>
      <w:r>
        <w:rPr>
          <w:rFonts w:ascii="Georgia" w:eastAsia="Georgia" w:hAnsi="Georgia" w:cs="Georgia"/>
          <w:spacing w:val="29"/>
          <w:sz w:val="19"/>
          <w:szCs w:val="19"/>
        </w:rPr>
        <w:t xml:space="preserve"> </w:t>
      </w:r>
      <w:r>
        <w:rPr>
          <w:rFonts w:ascii="Georgia" w:eastAsia="Georgia" w:hAnsi="Georgia" w:cs="Georgia"/>
          <w:sz w:val="19"/>
          <w:szCs w:val="19"/>
        </w:rPr>
        <w:t>indices</w:t>
      </w:r>
      <w:r>
        <w:rPr>
          <w:rFonts w:ascii="Georgia" w:eastAsia="Georgia" w:hAnsi="Georgia" w:cs="Georgia"/>
          <w:spacing w:val="26"/>
          <w:sz w:val="19"/>
          <w:szCs w:val="19"/>
        </w:rPr>
        <w:t xml:space="preserve"> </w:t>
      </w:r>
      <w:r>
        <w:rPr>
          <w:rFonts w:ascii="Georgia" w:eastAsia="Georgia" w:hAnsi="Georgia" w:cs="Georgia"/>
          <w:sz w:val="19"/>
          <w:szCs w:val="19"/>
        </w:rPr>
        <w:t>for</w:t>
      </w:r>
      <w:r>
        <w:rPr>
          <w:rFonts w:ascii="Georgia" w:eastAsia="Georgia" w:hAnsi="Georgia" w:cs="Georgia"/>
          <w:spacing w:val="19"/>
          <w:sz w:val="19"/>
          <w:szCs w:val="19"/>
        </w:rPr>
        <w:t xml:space="preserve"> </w:t>
      </w:r>
      <w:r>
        <w:rPr>
          <w:rFonts w:ascii="Georgia" w:eastAsia="Georgia" w:hAnsi="Georgia" w:cs="Georgia"/>
          <w:sz w:val="19"/>
          <w:szCs w:val="19"/>
        </w:rPr>
        <w:t>CT</w:t>
      </w:r>
      <w:r>
        <w:rPr>
          <w:rFonts w:ascii="Georgia" w:eastAsia="Georgia" w:hAnsi="Georgia" w:cs="Georgia"/>
          <w:spacing w:val="19"/>
          <w:sz w:val="19"/>
          <w:szCs w:val="19"/>
        </w:rPr>
        <w:t xml:space="preserve"> </w:t>
      </w:r>
      <w:r>
        <w:rPr>
          <w:rFonts w:ascii="Georgia" w:eastAsia="Georgia" w:hAnsi="Georgia" w:cs="Georgia"/>
          <w:sz w:val="19"/>
          <w:szCs w:val="19"/>
        </w:rPr>
        <w:t>image</w:t>
      </w:r>
      <w:r>
        <w:rPr>
          <w:rFonts w:ascii="Georgia" w:eastAsia="Georgia" w:hAnsi="Georgia" w:cs="Georgia"/>
          <w:spacing w:val="24"/>
          <w:sz w:val="19"/>
          <w:szCs w:val="19"/>
        </w:rPr>
        <w:t xml:space="preserve"> </w:t>
      </w:r>
      <w:r>
        <w:rPr>
          <w:rFonts w:ascii="Georgia" w:eastAsia="Georgia" w:hAnsi="Georgia" w:cs="Georgia"/>
          <w:sz w:val="19"/>
          <w:szCs w:val="19"/>
        </w:rPr>
        <w:t>analysis</w:t>
      </w:r>
      <w:r>
        <w:rPr>
          <w:rFonts w:ascii="Georgia" w:eastAsia="Georgia" w:hAnsi="Georgia" w:cs="Georgia"/>
          <w:spacing w:val="27"/>
          <w:sz w:val="19"/>
          <w:szCs w:val="19"/>
        </w:rPr>
        <w:t xml:space="preserve"> </w:t>
      </w:r>
      <w:r>
        <w:rPr>
          <w:rFonts w:ascii="Georgia" w:eastAsia="Georgia" w:hAnsi="Georgia" w:cs="Georgia"/>
          <w:sz w:val="19"/>
          <w:szCs w:val="19"/>
        </w:rPr>
        <w:t>can</w:t>
      </w:r>
      <w:r>
        <w:rPr>
          <w:rFonts w:ascii="Georgia" w:eastAsia="Georgia" w:hAnsi="Georgia" w:cs="Georgia"/>
          <w:spacing w:val="20"/>
          <w:sz w:val="19"/>
          <w:szCs w:val="19"/>
        </w:rPr>
        <w:t xml:space="preserve"> </w:t>
      </w:r>
      <w:r>
        <w:rPr>
          <w:rFonts w:ascii="Georgia" w:eastAsia="Georgia" w:hAnsi="Georgia" w:cs="Georgia"/>
          <w:sz w:val="19"/>
          <w:szCs w:val="19"/>
        </w:rPr>
        <w:t>roughly</w:t>
      </w:r>
      <w:r>
        <w:rPr>
          <w:rFonts w:ascii="Georgia" w:eastAsia="Georgia" w:hAnsi="Georgia" w:cs="Georgia"/>
          <w:spacing w:val="27"/>
          <w:sz w:val="19"/>
          <w:szCs w:val="19"/>
        </w:rPr>
        <w:t xml:space="preserve"> </w:t>
      </w:r>
      <w:r>
        <w:rPr>
          <w:rFonts w:ascii="Georgia" w:eastAsia="Georgia" w:hAnsi="Georgia" w:cs="Georgia"/>
          <w:sz w:val="19"/>
          <w:szCs w:val="19"/>
        </w:rPr>
        <w:t>be</w:t>
      </w:r>
      <w:r>
        <w:rPr>
          <w:rFonts w:ascii="Georgia" w:eastAsia="Georgia" w:hAnsi="Georgia" w:cs="Georgia"/>
          <w:spacing w:val="18"/>
          <w:sz w:val="19"/>
          <w:szCs w:val="19"/>
        </w:rPr>
        <w:t xml:space="preserve"> </w:t>
      </w:r>
      <w:r>
        <w:rPr>
          <w:rFonts w:ascii="Georgia" w:eastAsia="Georgia" w:hAnsi="Georgia" w:cs="Georgia"/>
          <w:w w:val="102"/>
          <w:sz w:val="19"/>
          <w:szCs w:val="19"/>
        </w:rPr>
        <w:t xml:space="preserve">divided </w:t>
      </w:r>
      <w:r>
        <w:rPr>
          <w:rFonts w:ascii="Georgia" w:eastAsia="Georgia" w:hAnsi="Georgia" w:cs="Georgia"/>
          <w:sz w:val="19"/>
          <w:szCs w:val="19"/>
        </w:rPr>
        <w:t>into</w:t>
      </w:r>
      <w:r>
        <w:rPr>
          <w:rFonts w:ascii="Georgia" w:eastAsia="Georgia" w:hAnsi="Georgia" w:cs="Georgia"/>
          <w:spacing w:val="16"/>
          <w:sz w:val="19"/>
          <w:szCs w:val="19"/>
        </w:rPr>
        <w:t xml:space="preserve"> </w:t>
      </w:r>
      <w:r>
        <w:rPr>
          <w:rFonts w:ascii="Georgia" w:eastAsia="Georgia" w:hAnsi="Georgia" w:cs="Georgia"/>
          <w:sz w:val="19"/>
          <w:szCs w:val="19"/>
        </w:rPr>
        <w:t>those</w:t>
      </w:r>
      <w:r>
        <w:rPr>
          <w:rFonts w:ascii="Georgia" w:eastAsia="Georgia" w:hAnsi="Georgia" w:cs="Georgia"/>
          <w:spacing w:val="18"/>
          <w:sz w:val="19"/>
          <w:szCs w:val="19"/>
        </w:rPr>
        <w:t xml:space="preserve"> </w:t>
      </w:r>
      <w:r>
        <w:rPr>
          <w:rFonts w:ascii="Georgia" w:eastAsia="Georgia" w:hAnsi="Georgia" w:cs="Georgia"/>
          <w:sz w:val="19"/>
          <w:szCs w:val="19"/>
        </w:rPr>
        <w:t>that</w:t>
      </w:r>
      <w:r>
        <w:rPr>
          <w:rFonts w:ascii="Georgia" w:eastAsia="Georgia" w:hAnsi="Georgia" w:cs="Georgia"/>
          <w:spacing w:val="16"/>
          <w:sz w:val="19"/>
          <w:szCs w:val="19"/>
        </w:rPr>
        <w:t xml:space="preserve"> </w:t>
      </w:r>
      <w:r>
        <w:rPr>
          <w:rFonts w:ascii="Georgia" w:eastAsia="Georgia" w:hAnsi="Georgia" w:cs="Georgia"/>
          <w:sz w:val="19"/>
          <w:szCs w:val="19"/>
        </w:rPr>
        <w:t>characterize</w:t>
      </w:r>
      <w:r>
        <w:rPr>
          <w:rFonts w:ascii="Georgia" w:eastAsia="Georgia" w:hAnsi="Georgia" w:cs="Georgia"/>
          <w:spacing w:val="29"/>
          <w:sz w:val="19"/>
          <w:szCs w:val="19"/>
        </w:rPr>
        <w:t xml:space="preserve"> </w:t>
      </w:r>
      <w:r>
        <w:rPr>
          <w:rFonts w:ascii="Georgia" w:eastAsia="Georgia" w:hAnsi="Georgia" w:cs="Georgia"/>
          <w:sz w:val="19"/>
          <w:szCs w:val="19"/>
        </w:rPr>
        <w:t>the</w:t>
      </w:r>
      <w:r>
        <w:rPr>
          <w:rFonts w:ascii="Georgia" w:eastAsia="Georgia" w:hAnsi="Georgia" w:cs="Georgia"/>
          <w:spacing w:val="14"/>
          <w:sz w:val="19"/>
          <w:szCs w:val="19"/>
        </w:rPr>
        <w:t xml:space="preserve"> </w:t>
      </w:r>
      <w:r>
        <w:rPr>
          <w:rFonts w:ascii="Georgia" w:eastAsia="Georgia" w:hAnsi="Georgia" w:cs="Georgia"/>
          <w:sz w:val="19"/>
          <w:szCs w:val="19"/>
        </w:rPr>
        <w:t>pulmonary</w:t>
      </w:r>
      <w:r>
        <w:rPr>
          <w:rFonts w:ascii="Georgia" w:eastAsia="Georgia" w:hAnsi="Georgia" w:cs="Georgia"/>
          <w:spacing w:val="27"/>
          <w:sz w:val="19"/>
          <w:szCs w:val="19"/>
        </w:rPr>
        <w:t xml:space="preserve"> </w:t>
      </w:r>
      <w:r>
        <w:rPr>
          <w:rFonts w:ascii="Georgia" w:eastAsia="Georgia" w:hAnsi="Georgia" w:cs="Georgia"/>
          <w:sz w:val="19"/>
          <w:szCs w:val="19"/>
        </w:rPr>
        <w:t xml:space="preserve">parenchyma: </w:t>
      </w:r>
      <w:r>
        <w:rPr>
          <w:rFonts w:ascii="Georgia" w:eastAsia="Georgia" w:hAnsi="Georgia" w:cs="Georgia"/>
          <w:spacing w:val="9"/>
          <w:sz w:val="19"/>
          <w:szCs w:val="19"/>
        </w:rPr>
        <w:t xml:space="preserve"> </w:t>
      </w:r>
      <w:r>
        <w:rPr>
          <w:rFonts w:ascii="Georgia" w:eastAsia="Georgia" w:hAnsi="Georgia" w:cs="Georgia"/>
          <w:sz w:val="19"/>
          <w:szCs w:val="19"/>
        </w:rPr>
        <w:t>volumetric</w:t>
      </w:r>
      <w:r>
        <w:rPr>
          <w:rFonts w:ascii="Georgia" w:eastAsia="Georgia" w:hAnsi="Georgia" w:cs="Georgia"/>
          <w:spacing w:val="27"/>
          <w:sz w:val="19"/>
          <w:szCs w:val="19"/>
        </w:rPr>
        <w:t xml:space="preserve"> </w:t>
      </w:r>
      <w:r>
        <w:rPr>
          <w:rFonts w:ascii="Georgia" w:eastAsia="Georgia" w:hAnsi="Georgia" w:cs="Georgia"/>
          <w:sz w:val="19"/>
          <w:szCs w:val="19"/>
        </w:rPr>
        <w:t>tissue</w:t>
      </w:r>
      <w:r>
        <w:rPr>
          <w:rFonts w:ascii="Georgia" w:eastAsia="Georgia" w:hAnsi="Georgia" w:cs="Georgia"/>
          <w:spacing w:val="19"/>
          <w:sz w:val="19"/>
          <w:szCs w:val="19"/>
        </w:rPr>
        <w:t xml:space="preserve"> </w:t>
      </w:r>
      <w:r>
        <w:rPr>
          <w:rFonts w:ascii="Georgia" w:eastAsia="Georgia" w:hAnsi="Georgia" w:cs="Georgia"/>
          <w:sz w:val="19"/>
          <w:szCs w:val="19"/>
        </w:rPr>
        <w:t>(e.g.,</w:t>
      </w:r>
      <w:r>
        <w:rPr>
          <w:rFonts w:ascii="Georgia" w:eastAsia="Georgia" w:hAnsi="Georgia" w:cs="Georgia"/>
          <w:spacing w:val="19"/>
          <w:sz w:val="19"/>
          <w:szCs w:val="19"/>
        </w:rPr>
        <w:t xml:space="preserve"> </w:t>
      </w:r>
      <w:r>
        <w:rPr>
          <w:rFonts w:ascii="Georgia" w:eastAsia="Georgia" w:hAnsi="Georgia" w:cs="Georgia"/>
          <w:sz w:val="19"/>
          <w:szCs w:val="19"/>
        </w:rPr>
        <w:t>[64,</w:t>
      </w:r>
      <w:r>
        <w:rPr>
          <w:rFonts w:ascii="Georgia" w:eastAsia="Georgia" w:hAnsi="Georgia" w:cs="Georgia"/>
          <w:spacing w:val="18"/>
          <w:sz w:val="19"/>
          <w:szCs w:val="19"/>
        </w:rPr>
        <w:t xml:space="preserve"> </w:t>
      </w:r>
      <w:r>
        <w:rPr>
          <w:rFonts w:ascii="Georgia" w:eastAsia="Georgia" w:hAnsi="Georgia" w:cs="Georgia"/>
          <w:sz w:val="19"/>
          <w:szCs w:val="19"/>
        </w:rPr>
        <w:t>65]),</w:t>
      </w:r>
      <w:r>
        <w:rPr>
          <w:rFonts w:ascii="Georgia" w:eastAsia="Georgia" w:hAnsi="Georgia" w:cs="Georgia"/>
          <w:spacing w:val="19"/>
          <w:sz w:val="19"/>
          <w:szCs w:val="19"/>
        </w:rPr>
        <w:t xml:space="preserve"> </w:t>
      </w:r>
      <w:r>
        <w:rPr>
          <w:rFonts w:ascii="Georgia" w:eastAsia="Georgia" w:hAnsi="Georgia" w:cs="Georgia"/>
          <w:sz w:val="19"/>
          <w:szCs w:val="19"/>
        </w:rPr>
        <w:t>distribution</w:t>
      </w:r>
      <w:r>
        <w:rPr>
          <w:rFonts w:ascii="Georgia" w:eastAsia="Georgia" w:hAnsi="Georgia" w:cs="Georgia"/>
          <w:spacing w:val="29"/>
          <w:sz w:val="19"/>
          <w:szCs w:val="19"/>
        </w:rPr>
        <w:t xml:space="preserve"> </w:t>
      </w:r>
      <w:r>
        <w:rPr>
          <w:rFonts w:ascii="Georgia" w:eastAsia="Georgia" w:hAnsi="Georgia" w:cs="Georgia"/>
          <w:sz w:val="19"/>
          <w:szCs w:val="19"/>
        </w:rPr>
        <w:t>of</w:t>
      </w:r>
      <w:r>
        <w:rPr>
          <w:rFonts w:ascii="Georgia" w:eastAsia="Georgia" w:hAnsi="Georgia" w:cs="Georgia"/>
          <w:spacing w:val="12"/>
          <w:sz w:val="19"/>
          <w:szCs w:val="19"/>
        </w:rPr>
        <w:t xml:space="preserve"> </w:t>
      </w:r>
      <w:r>
        <w:rPr>
          <w:rFonts w:ascii="Georgia" w:eastAsia="Georgia" w:hAnsi="Georgia" w:cs="Georgia"/>
          <w:sz w:val="19"/>
          <w:szCs w:val="19"/>
        </w:rPr>
        <w:t>low</w:t>
      </w:r>
      <w:r>
        <w:rPr>
          <w:rFonts w:ascii="Georgia" w:eastAsia="Georgia" w:hAnsi="Georgia" w:cs="Georgia"/>
          <w:spacing w:val="15"/>
          <w:sz w:val="19"/>
          <w:szCs w:val="19"/>
        </w:rPr>
        <w:t xml:space="preserve"> </w:t>
      </w:r>
      <w:r>
        <w:rPr>
          <w:rFonts w:ascii="Georgia" w:eastAsia="Georgia" w:hAnsi="Georgia" w:cs="Georgia"/>
          <w:sz w:val="19"/>
          <w:szCs w:val="19"/>
        </w:rPr>
        <w:t>attenuation</w:t>
      </w:r>
      <w:r>
        <w:rPr>
          <w:rFonts w:ascii="Georgia" w:eastAsia="Georgia" w:hAnsi="Georgia" w:cs="Georgia"/>
          <w:spacing w:val="28"/>
          <w:sz w:val="19"/>
          <w:szCs w:val="19"/>
        </w:rPr>
        <w:t xml:space="preserve"> </w:t>
      </w:r>
      <w:proofErr w:type="spellStart"/>
      <w:r>
        <w:rPr>
          <w:rFonts w:ascii="Georgia" w:eastAsia="Georgia" w:hAnsi="Georgia" w:cs="Georgia"/>
          <w:w w:val="102"/>
          <w:sz w:val="19"/>
          <w:szCs w:val="19"/>
        </w:rPr>
        <w:t>ar</w:t>
      </w:r>
      <w:proofErr w:type="spellEnd"/>
      <w:r>
        <w:rPr>
          <w:rFonts w:ascii="Georgia" w:eastAsia="Georgia" w:hAnsi="Georgia" w:cs="Georgia"/>
          <w:w w:val="102"/>
          <w:sz w:val="19"/>
          <w:szCs w:val="19"/>
        </w:rPr>
        <w:t xml:space="preserve">- </w:t>
      </w:r>
      <w:proofErr w:type="spellStart"/>
      <w:r>
        <w:rPr>
          <w:rFonts w:ascii="Georgia" w:eastAsia="Georgia" w:hAnsi="Georgia" w:cs="Georgia"/>
          <w:sz w:val="19"/>
          <w:szCs w:val="19"/>
        </w:rPr>
        <w:t>eas</w:t>
      </w:r>
      <w:proofErr w:type="spellEnd"/>
      <w:r>
        <w:rPr>
          <w:rFonts w:ascii="Georgia" w:eastAsia="Georgia" w:hAnsi="Georgia" w:cs="Georgia"/>
          <w:spacing w:val="21"/>
          <w:sz w:val="19"/>
          <w:szCs w:val="19"/>
        </w:rPr>
        <w:t xml:space="preserve"> </w:t>
      </w:r>
      <w:r>
        <w:rPr>
          <w:rFonts w:ascii="Georgia" w:eastAsia="Georgia" w:hAnsi="Georgia" w:cs="Georgia"/>
          <w:sz w:val="19"/>
          <w:szCs w:val="19"/>
        </w:rPr>
        <w:t>(LAA)</w:t>
      </w:r>
      <w:r>
        <w:rPr>
          <w:rFonts w:ascii="Georgia" w:eastAsia="Georgia" w:hAnsi="Georgia" w:cs="Georgia"/>
          <w:spacing w:val="26"/>
          <w:sz w:val="19"/>
          <w:szCs w:val="19"/>
        </w:rPr>
        <w:t xml:space="preserve"> </w:t>
      </w:r>
      <w:r>
        <w:rPr>
          <w:rFonts w:ascii="Georgia" w:eastAsia="Georgia" w:hAnsi="Georgia" w:cs="Georgia"/>
          <w:sz w:val="19"/>
          <w:szCs w:val="19"/>
        </w:rPr>
        <w:t>(e.g.,</w:t>
      </w:r>
      <w:r>
        <w:rPr>
          <w:rFonts w:ascii="Georgia" w:eastAsia="Georgia" w:hAnsi="Georgia" w:cs="Georgia"/>
          <w:spacing w:val="27"/>
          <w:sz w:val="19"/>
          <w:szCs w:val="19"/>
        </w:rPr>
        <w:t xml:space="preserve"> </w:t>
      </w:r>
      <w:r>
        <w:rPr>
          <w:rFonts w:ascii="Georgia" w:eastAsia="Georgia" w:hAnsi="Georgia" w:cs="Georgia"/>
          <w:sz w:val="19"/>
          <w:szCs w:val="19"/>
        </w:rPr>
        <w:t>[66,</w:t>
      </w:r>
      <w:r>
        <w:rPr>
          <w:rFonts w:ascii="Georgia" w:eastAsia="Georgia" w:hAnsi="Georgia" w:cs="Georgia"/>
          <w:spacing w:val="26"/>
          <w:sz w:val="19"/>
          <w:szCs w:val="19"/>
        </w:rPr>
        <w:t xml:space="preserve"> </w:t>
      </w:r>
      <w:r>
        <w:rPr>
          <w:rFonts w:ascii="Georgia" w:eastAsia="Georgia" w:hAnsi="Georgia" w:cs="Georgia"/>
          <w:sz w:val="19"/>
          <w:szCs w:val="19"/>
        </w:rPr>
        <w:t>67]),</w:t>
      </w:r>
      <w:r>
        <w:rPr>
          <w:rFonts w:ascii="Georgia" w:eastAsia="Georgia" w:hAnsi="Georgia" w:cs="Georgia"/>
          <w:spacing w:val="27"/>
          <w:sz w:val="19"/>
          <w:szCs w:val="19"/>
        </w:rPr>
        <w:t xml:space="preserve"> </w:t>
      </w:r>
      <w:proofErr w:type="spellStart"/>
      <w:r>
        <w:rPr>
          <w:rFonts w:ascii="Georgia" w:eastAsia="Georgia" w:hAnsi="Georgia" w:cs="Georgia"/>
          <w:sz w:val="19"/>
          <w:szCs w:val="19"/>
        </w:rPr>
        <w:t>cooccurrence</w:t>
      </w:r>
      <w:proofErr w:type="spellEnd"/>
      <w:r>
        <w:rPr>
          <w:rFonts w:ascii="Georgia" w:eastAsia="Georgia" w:hAnsi="Georgia" w:cs="Georgia"/>
          <w:spacing w:val="38"/>
          <w:sz w:val="19"/>
          <w:szCs w:val="19"/>
        </w:rPr>
        <w:t xml:space="preserve"> </w:t>
      </w:r>
      <w:r>
        <w:rPr>
          <w:rFonts w:ascii="Georgia" w:eastAsia="Georgia" w:hAnsi="Georgia" w:cs="Georgia"/>
          <w:sz w:val="19"/>
          <w:szCs w:val="19"/>
        </w:rPr>
        <w:t>and</w:t>
      </w:r>
      <w:r>
        <w:rPr>
          <w:rFonts w:ascii="Georgia" w:eastAsia="Georgia" w:hAnsi="Georgia" w:cs="Georgia"/>
          <w:spacing w:val="22"/>
          <w:sz w:val="19"/>
          <w:szCs w:val="19"/>
        </w:rPr>
        <w:t xml:space="preserve"> </w:t>
      </w:r>
      <w:r>
        <w:rPr>
          <w:rFonts w:ascii="Georgia" w:eastAsia="Georgia" w:hAnsi="Georgia" w:cs="Georgia"/>
          <w:sz w:val="19"/>
          <w:szCs w:val="19"/>
        </w:rPr>
        <w:t>run-length</w:t>
      </w:r>
      <w:r>
        <w:rPr>
          <w:rFonts w:ascii="Georgia" w:eastAsia="Georgia" w:hAnsi="Georgia" w:cs="Georgia"/>
          <w:spacing w:val="34"/>
          <w:sz w:val="19"/>
          <w:szCs w:val="19"/>
        </w:rPr>
        <w:t xml:space="preserve"> </w:t>
      </w:r>
      <w:r>
        <w:rPr>
          <w:rFonts w:ascii="Georgia" w:eastAsia="Georgia" w:hAnsi="Georgia" w:cs="Georgia"/>
          <w:sz w:val="19"/>
          <w:szCs w:val="19"/>
        </w:rPr>
        <w:t>matrix</w:t>
      </w:r>
      <w:r>
        <w:rPr>
          <w:rFonts w:ascii="Georgia" w:eastAsia="Georgia" w:hAnsi="Georgia" w:cs="Georgia"/>
          <w:spacing w:val="27"/>
          <w:sz w:val="19"/>
          <w:szCs w:val="19"/>
        </w:rPr>
        <w:t xml:space="preserve"> </w:t>
      </w:r>
      <w:r>
        <w:rPr>
          <w:rFonts w:ascii="Georgia" w:eastAsia="Georgia" w:hAnsi="Georgia" w:cs="Georgia"/>
          <w:sz w:val="19"/>
          <w:szCs w:val="19"/>
        </w:rPr>
        <w:t>features</w:t>
      </w:r>
      <w:r>
        <w:rPr>
          <w:rFonts w:ascii="Georgia" w:eastAsia="Georgia" w:hAnsi="Georgia" w:cs="Georgia"/>
          <w:spacing w:val="29"/>
          <w:sz w:val="19"/>
          <w:szCs w:val="19"/>
        </w:rPr>
        <w:t xml:space="preserve"> </w:t>
      </w:r>
      <w:r>
        <w:rPr>
          <w:rFonts w:ascii="Georgia" w:eastAsia="Georgia" w:hAnsi="Georgia" w:cs="Georgia"/>
          <w:sz w:val="19"/>
          <w:szCs w:val="19"/>
        </w:rPr>
        <w:t>(e.g.,</w:t>
      </w:r>
      <w:r>
        <w:rPr>
          <w:rFonts w:ascii="Georgia" w:eastAsia="Georgia" w:hAnsi="Georgia" w:cs="Georgia"/>
          <w:spacing w:val="27"/>
          <w:sz w:val="19"/>
          <w:szCs w:val="19"/>
        </w:rPr>
        <w:t xml:space="preserve"> </w:t>
      </w:r>
      <w:r>
        <w:rPr>
          <w:rFonts w:ascii="Georgia" w:eastAsia="Georgia" w:hAnsi="Georgia" w:cs="Georgia"/>
          <w:sz w:val="19"/>
          <w:szCs w:val="19"/>
        </w:rPr>
        <w:t>[68,</w:t>
      </w:r>
      <w:r>
        <w:rPr>
          <w:rFonts w:ascii="Georgia" w:eastAsia="Georgia" w:hAnsi="Georgia" w:cs="Georgia"/>
          <w:spacing w:val="26"/>
          <w:sz w:val="19"/>
          <w:szCs w:val="19"/>
        </w:rPr>
        <w:t xml:space="preserve"> </w:t>
      </w:r>
      <w:r>
        <w:rPr>
          <w:rFonts w:ascii="Georgia" w:eastAsia="Georgia" w:hAnsi="Georgia" w:cs="Georgia"/>
          <w:sz w:val="19"/>
          <w:szCs w:val="19"/>
        </w:rPr>
        <w:t>69]),</w:t>
      </w:r>
      <w:r>
        <w:rPr>
          <w:rFonts w:ascii="Georgia" w:eastAsia="Georgia" w:hAnsi="Georgia" w:cs="Georgia"/>
          <w:spacing w:val="27"/>
          <w:sz w:val="19"/>
          <w:szCs w:val="19"/>
        </w:rPr>
        <w:t xml:space="preserve"> </w:t>
      </w:r>
      <w:r>
        <w:rPr>
          <w:rFonts w:ascii="Georgia" w:eastAsia="Georgia" w:hAnsi="Georgia" w:cs="Georgia"/>
          <w:sz w:val="19"/>
          <w:szCs w:val="19"/>
        </w:rPr>
        <w:t>attenuation</w:t>
      </w:r>
      <w:r>
        <w:rPr>
          <w:rFonts w:ascii="Georgia" w:eastAsia="Georgia" w:hAnsi="Georgia" w:cs="Georgia"/>
          <w:spacing w:val="35"/>
          <w:sz w:val="19"/>
          <w:szCs w:val="19"/>
        </w:rPr>
        <w:t xml:space="preserve"> </w:t>
      </w:r>
      <w:r>
        <w:rPr>
          <w:rFonts w:ascii="Georgia" w:eastAsia="Georgia" w:hAnsi="Georgia" w:cs="Georgia"/>
          <w:sz w:val="19"/>
          <w:szCs w:val="19"/>
        </w:rPr>
        <w:t>statistics</w:t>
      </w:r>
      <w:r>
        <w:rPr>
          <w:rFonts w:ascii="Georgia" w:eastAsia="Georgia" w:hAnsi="Georgia" w:cs="Georgia"/>
          <w:spacing w:val="31"/>
          <w:sz w:val="19"/>
          <w:szCs w:val="19"/>
        </w:rPr>
        <w:t xml:space="preserve"> </w:t>
      </w:r>
      <w:r>
        <w:rPr>
          <w:rFonts w:ascii="Georgia" w:eastAsia="Georgia" w:hAnsi="Georgia" w:cs="Georgia"/>
          <w:sz w:val="19"/>
          <w:szCs w:val="19"/>
        </w:rPr>
        <w:t>(e.g.,</w:t>
      </w:r>
      <w:r>
        <w:rPr>
          <w:rFonts w:ascii="Georgia" w:eastAsia="Georgia" w:hAnsi="Georgia" w:cs="Georgia"/>
          <w:spacing w:val="27"/>
          <w:sz w:val="19"/>
          <w:szCs w:val="19"/>
        </w:rPr>
        <w:t xml:space="preserve"> </w:t>
      </w:r>
      <w:r>
        <w:rPr>
          <w:rFonts w:ascii="Georgia" w:eastAsia="Georgia" w:hAnsi="Georgia" w:cs="Georgia"/>
          <w:sz w:val="19"/>
          <w:szCs w:val="19"/>
        </w:rPr>
        <w:t>[70,</w:t>
      </w:r>
      <w:r>
        <w:rPr>
          <w:rFonts w:ascii="Georgia" w:eastAsia="Georgia" w:hAnsi="Georgia" w:cs="Georgia"/>
          <w:spacing w:val="26"/>
          <w:sz w:val="19"/>
          <w:szCs w:val="19"/>
        </w:rPr>
        <w:t xml:space="preserve"> </w:t>
      </w:r>
      <w:r>
        <w:rPr>
          <w:rFonts w:ascii="Georgia" w:eastAsia="Georgia" w:hAnsi="Georgia" w:cs="Georgia"/>
          <w:w w:val="102"/>
          <w:sz w:val="19"/>
          <w:szCs w:val="19"/>
        </w:rPr>
        <w:t xml:space="preserve">71]), </w:t>
      </w:r>
      <w:r>
        <w:rPr>
          <w:rFonts w:ascii="Georgia" w:eastAsia="Georgia" w:hAnsi="Georgia" w:cs="Georgia"/>
          <w:sz w:val="19"/>
          <w:szCs w:val="19"/>
        </w:rPr>
        <w:t>deformation</w:t>
      </w:r>
      <w:r>
        <w:rPr>
          <w:rFonts w:ascii="Georgia" w:eastAsia="Georgia" w:hAnsi="Georgia" w:cs="Georgia"/>
          <w:spacing w:val="14"/>
          <w:sz w:val="19"/>
          <w:szCs w:val="19"/>
        </w:rPr>
        <w:t xml:space="preserve"> </w:t>
      </w:r>
      <w:r>
        <w:rPr>
          <w:rFonts w:ascii="Georgia" w:eastAsia="Georgia" w:hAnsi="Georgia" w:cs="Georgia"/>
          <w:sz w:val="19"/>
          <w:szCs w:val="19"/>
        </w:rPr>
        <w:t>measures</w:t>
      </w:r>
      <w:r>
        <w:rPr>
          <w:rFonts w:ascii="Georgia" w:eastAsia="Georgia" w:hAnsi="Georgia" w:cs="Georgia"/>
          <w:spacing w:val="10"/>
          <w:sz w:val="19"/>
          <w:szCs w:val="19"/>
        </w:rPr>
        <w:t xml:space="preserve"> </w:t>
      </w:r>
      <w:r>
        <w:rPr>
          <w:rFonts w:ascii="Georgia" w:eastAsia="Georgia" w:hAnsi="Georgia" w:cs="Georgia"/>
          <w:sz w:val="19"/>
          <w:szCs w:val="19"/>
        </w:rPr>
        <w:t>(e.g.,</w:t>
      </w:r>
      <w:r>
        <w:rPr>
          <w:rFonts w:ascii="Georgia" w:eastAsia="Georgia" w:hAnsi="Georgia" w:cs="Georgia"/>
          <w:spacing w:val="2"/>
          <w:sz w:val="19"/>
          <w:szCs w:val="19"/>
        </w:rPr>
        <w:t xml:space="preserve"> </w:t>
      </w:r>
      <w:r>
        <w:rPr>
          <w:rFonts w:ascii="Georgia" w:eastAsia="Georgia" w:hAnsi="Georgia" w:cs="Georgia"/>
          <w:sz w:val="19"/>
          <w:szCs w:val="19"/>
        </w:rPr>
        <w:t>[72, 73]),</w:t>
      </w:r>
      <w:r>
        <w:rPr>
          <w:rFonts w:ascii="Georgia" w:eastAsia="Georgia" w:hAnsi="Georgia" w:cs="Georgia"/>
          <w:spacing w:val="2"/>
          <w:sz w:val="19"/>
          <w:szCs w:val="19"/>
        </w:rPr>
        <w:t xml:space="preserve"> </w:t>
      </w:r>
      <w:r>
        <w:rPr>
          <w:rFonts w:ascii="Georgia" w:eastAsia="Georgia" w:hAnsi="Georgia" w:cs="Georgia"/>
          <w:sz w:val="19"/>
          <w:szCs w:val="19"/>
        </w:rPr>
        <w:t>and stochastic</w:t>
      </w:r>
      <w:r>
        <w:rPr>
          <w:rFonts w:ascii="Georgia" w:eastAsia="Georgia" w:hAnsi="Georgia" w:cs="Georgia"/>
          <w:spacing w:val="10"/>
          <w:sz w:val="19"/>
          <w:szCs w:val="19"/>
        </w:rPr>
        <w:t xml:space="preserve"> </w:t>
      </w:r>
      <w:r>
        <w:rPr>
          <w:rFonts w:ascii="Georgia" w:eastAsia="Georgia" w:hAnsi="Georgia" w:cs="Georgia"/>
          <w:sz w:val="19"/>
          <w:szCs w:val="19"/>
        </w:rPr>
        <w:t>fractal</w:t>
      </w:r>
      <w:r>
        <w:rPr>
          <w:rFonts w:ascii="Georgia" w:eastAsia="Georgia" w:hAnsi="Georgia" w:cs="Georgia"/>
          <w:spacing w:val="4"/>
          <w:sz w:val="19"/>
          <w:szCs w:val="19"/>
        </w:rPr>
        <w:t xml:space="preserve"> </w:t>
      </w:r>
      <w:r>
        <w:rPr>
          <w:rFonts w:ascii="Georgia" w:eastAsia="Georgia" w:hAnsi="Georgia" w:cs="Georgia"/>
          <w:sz w:val="19"/>
          <w:szCs w:val="19"/>
        </w:rPr>
        <w:t>dimension</w:t>
      </w:r>
      <w:r>
        <w:rPr>
          <w:rFonts w:ascii="Georgia" w:eastAsia="Georgia" w:hAnsi="Georgia" w:cs="Georgia"/>
          <w:spacing w:val="11"/>
          <w:sz w:val="19"/>
          <w:szCs w:val="19"/>
        </w:rPr>
        <w:t xml:space="preserve"> </w:t>
      </w:r>
      <w:r>
        <w:rPr>
          <w:rFonts w:ascii="Georgia" w:eastAsia="Georgia" w:hAnsi="Georgia" w:cs="Georgia"/>
          <w:sz w:val="19"/>
          <w:szCs w:val="19"/>
        </w:rPr>
        <w:t>features</w:t>
      </w:r>
      <w:r>
        <w:rPr>
          <w:rFonts w:ascii="Georgia" w:eastAsia="Georgia" w:hAnsi="Georgia" w:cs="Georgia"/>
          <w:spacing w:val="7"/>
          <w:sz w:val="19"/>
          <w:szCs w:val="19"/>
        </w:rPr>
        <w:t xml:space="preserve"> </w:t>
      </w:r>
      <w:r>
        <w:rPr>
          <w:rFonts w:ascii="Georgia" w:eastAsia="Georgia" w:hAnsi="Georgia" w:cs="Georgia"/>
          <w:sz w:val="19"/>
          <w:szCs w:val="19"/>
        </w:rPr>
        <w:t>(e.g.,</w:t>
      </w:r>
      <w:r>
        <w:rPr>
          <w:rFonts w:ascii="Georgia" w:eastAsia="Georgia" w:hAnsi="Georgia" w:cs="Georgia"/>
          <w:spacing w:val="2"/>
          <w:sz w:val="19"/>
          <w:szCs w:val="19"/>
        </w:rPr>
        <w:t xml:space="preserve"> </w:t>
      </w:r>
      <w:r>
        <w:rPr>
          <w:rFonts w:ascii="Georgia" w:eastAsia="Georgia" w:hAnsi="Georgia" w:cs="Georgia"/>
          <w:sz w:val="19"/>
          <w:szCs w:val="19"/>
        </w:rPr>
        <w:t>[68,</w:t>
      </w:r>
      <w:r>
        <w:rPr>
          <w:rFonts w:ascii="Georgia" w:eastAsia="Georgia" w:hAnsi="Georgia" w:cs="Georgia"/>
          <w:spacing w:val="1"/>
          <w:sz w:val="19"/>
          <w:szCs w:val="19"/>
        </w:rPr>
        <w:t xml:space="preserve"> </w:t>
      </w:r>
      <w:r>
        <w:rPr>
          <w:rFonts w:ascii="Georgia" w:eastAsia="Georgia" w:hAnsi="Georgia" w:cs="Georgia"/>
          <w:sz w:val="19"/>
          <w:szCs w:val="19"/>
        </w:rPr>
        <w:t>71]);</w:t>
      </w:r>
      <w:r>
        <w:rPr>
          <w:rFonts w:ascii="Georgia" w:eastAsia="Georgia" w:hAnsi="Georgia" w:cs="Georgia"/>
          <w:spacing w:val="1"/>
          <w:sz w:val="19"/>
          <w:szCs w:val="19"/>
        </w:rPr>
        <w:t xml:space="preserve"> </w:t>
      </w:r>
      <w:r>
        <w:rPr>
          <w:rFonts w:ascii="Georgia" w:eastAsia="Georgia" w:hAnsi="Georgia" w:cs="Georgia"/>
          <w:sz w:val="19"/>
          <w:szCs w:val="19"/>
        </w:rPr>
        <w:t>and those</w:t>
      </w:r>
      <w:r>
        <w:rPr>
          <w:rFonts w:ascii="Georgia" w:eastAsia="Georgia" w:hAnsi="Georgia" w:cs="Georgia"/>
          <w:spacing w:val="3"/>
          <w:sz w:val="19"/>
          <w:szCs w:val="19"/>
        </w:rPr>
        <w:t xml:space="preserve"> </w:t>
      </w:r>
      <w:r>
        <w:rPr>
          <w:rFonts w:ascii="Georgia" w:eastAsia="Georgia" w:hAnsi="Georgia" w:cs="Georgia"/>
          <w:sz w:val="19"/>
          <w:szCs w:val="19"/>
        </w:rPr>
        <w:t>that characterize</w:t>
      </w:r>
      <w:r>
        <w:rPr>
          <w:rFonts w:ascii="Georgia" w:eastAsia="Georgia" w:hAnsi="Georgia" w:cs="Georgia"/>
          <w:spacing w:val="14"/>
          <w:sz w:val="19"/>
          <w:szCs w:val="19"/>
        </w:rPr>
        <w:t xml:space="preserve"> </w:t>
      </w:r>
      <w:r>
        <w:rPr>
          <w:rFonts w:ascii="Georgia" w:eastAsia="Georgia" w:hAnsi="Georgia" w:cs="Georgia"/>
          <w:w w:val="102"/>
          <w:sz w:val="19"/>
          <w:szCs w:val="19"/>
        </w:rPr>
        <w:t xml:space="preserve">the </w:t>
      </w:r>
      <w:r>
        <w:rPr>
          <w:rFonts w:ascii="Georgia" w:eastAsia="Georgia" w:hAnsi="Georgia" w:cs="Georgia"/>
          <w:sz w:val="19"/>
          <w:szCs w:val="19"/>
        </w:rPr>
        <w:t>airways</w:t>
      </w:r>
      <w:r>
        <w:rPr>
          <w:rFonts w:ascii="Georgia" w:eastAsia="Georgia" w:hAnsi="Georgia" w:cs="Georgia"/>
          <w:spacing w:val="14"/>
          <w:sz w:val="19"/>
          <w:szCs w:val="19"/>
        </w:rPr>
        <w:t xml:space="preserve"> </w:t>
      </w:r>
      <w:r>
        <w:rPr>
          <w:rFonts w:ascii="Georgia" w:eastAsia="Georgia" w:hAnsi="Georgia" w:cs="Georgia"/>
          <w:sz w:val="19"/>
          <w:szCs w:val="19"/>
        </w:rPr>
        <w:t>(e.g.,</w:t>
      </w:r>
      <w:r>
        <w:rPr>
          <w:rFonts w:ascii="Georgia" w:eastAsia="Georgia" w:hAnsi="Georgia" w:cs="Georgia"/>
          <w:spacing w:val="9"/>
          <w:sz w:val="19"/>
          <w:szCs w:val="19"/>
        </w:rPr>
        <w:t xml:space="preserve"> </w:t>
      </w:r>
      <w:r>
        <w:rPr>
          <w:rFonts w:ascii="Georgia" w:eastAsia="Georgia" w:hAnsi="Georgia" w:cs="Georgia"/>
          <w:sz w:val="19"/>
          <w:szCs w:val="19"/>
        </w:rPr>
        <w:t>[74–76]).</w:t>
      </w:r>
      <w:r>
        <w:rPr>
          <w:rFonts w:ascii="Georgia" w:eastAsia="Georgia" w:hAnsi="Georgia" w:cs="Georgia"/>
          <w:spacing w:val="33"/>
          <w:sz w:val="19"/>
          <w:szCs w:val="19"/>
        </w:rPr>
        <w:t xml:space="preserve"> </w:t>
      </w:r>
      <w:r>
        <w:rPr>
          <w:rFonts w:ascii="Georgia" w:eastAsia="Georgia" w:hAnsi="Georgia" w:cs="Georgia"/>
          <w:sz w:val="19"/>
          <w:szCs w:val="19"/>
        </w:rPr>
        <w:t>The</w:t>
      </w:r>
      <w:r>
        <w:rPr>
          <w:rFonts w:ascii="Georgia" w:eastAsia="Georgia" w:hAnsi="Georgia" w:cs="Georgia"/>
          <w:spacing w:val="7"/>
          <w:sz w:val="19"/>
          <w:szCs w:val="19"/>
        </w:rPr>
        <w:t xml:space="preserve"> </w:t>
      </w:r>
      <w:r>
        <w:rPr>
          <w:rFonts w:ascii="Georgia" w:eastAsia="Georgia" w:hAnsi="Georgia" w:cs="Georgia"/>
          <w:sz w:val="19"/>
          <w:szCs w:val="19"/>
        </w:rPr>
        <w:t>former</w:t>
      </w:r>
      <w:r>
        <w:rPr>
          <w:rFonts w:ascii="Georgia" w:eastAsia="Georgia" w:hAnsi="Georgia" w:cs="Georgia"/>
          <w:spacing w:val="13"/>
          <w:sz w:val="19"/>
          <w:szCs w:val="19"/>
        </w:rPr>
        <w:t xml:space="preserve"> </w:t>
      </w:r>
      <w:r>
        <w:rPr>
          <w:rFonts w:ascii="Georgia" w:eastAsia="Georgia" w:hAnsi="Georgia" w:cs="Georgia"/>
          <w:sz w:val="19"/>
          <w:szCs w:val="19"/>
        </w:rPr>
        <w:t>are</w:t>
      </w:r>
      <w:r>
        <w:rPr>
          <w:rFonts w:ascii="Georgia" w:eastAsia="Georgia" w:hAnsi="Georgia" w:cs="Georgia"/>
          <w:spacing w:val="6"/>
          <w:sz w:val="19"/>
          <w:szCs w:val="19"/>
        </w:rPr>
        <w:t xml:space="preserve"> </w:t>
      </w:r>
      <w:r>
        <w:rPr>
          <w:rFonts w:ascii="Georgia" w:eastAsia="Georgia" w:hAnsi="Georgia" w:cs="Georgia"/>
          <w:sz w:val="19"/>
          <w:szCs w:val="19"/>
        </w:rPr>
        <w:t>important</w:t>
      </w:r>
      <w:r>
        <w:rPr>
          <w:rFonts w:ascii="Georgia" w:eastAsia="Georgia" w:hAnsi="Georgia" w:cs="Georgia"/>
          <w:spacing w:val="18"/>
          <w:sz w:val="19"/>
          <w:szCs w:val="19"/>
        </w:rPr>
        <w:t xml:space="preserve"> </w:t>
      </w:r>
      <w:r>
        <w:rPr>
          <w:rFonts w:ascii="Georgia" w:eastAsia="Georgia" w:hAnsi="Georgia" w:cs="Georgia"/>
          <w:sz w:val="19"/>
          <w:szCs w:val="19"/>
        </w:rPr>
        <w:t>for</w:t>
      </w:r>
      <w:r>
        <w:rPr>
          <w:rFonts w:ascii="Georgia" w:eastAsia="Georgia" w:hAnsi="Georgia" w:cs="Georgia"/>
          <w:spacing w:val="6"/>
          <w:sz w:val="19"/>
          <w:szCs w:val="19"/>
        </w:rPr>
        <w:t xml:space="preserve"> </w:t>
      </w:r>
      <w:r>
        <w:rPr>
          <w:rFonts w:ascii="Georgia" w:eastAsia="Georgia" w:hAnsi="Georgia" w:cs="Georgia"/>
          <w:sz w:val="19"/>
          <w:szCs w:val="19"/>
        </w:rPr>
        <w:t>subjects</w:t>
      </w:r>
      <w:r>
        <w:rPr>
          <w:rFonts w:ascii="Georgia" w:eastAsia="Georgia" w:hAnsi="Georgia" w:cs="Georgia"/>
          <w:spacing w:val="15"/>
          <w:sz w:val="19"/>
          <w:szCs w:val="19"/>
        </w:rPr>
        <w:t xml:space="preserve"> </w:t>
      </w:r>
      <w:r>
        <w:rPr>
          <w:rFonts w:ascii="Georgia" w:eastAsia="Georgia" w:hAnsi="Georgia" w:cs="Georgia"/>
          <w:sz w:val="19"/>
          <w:szCs w:val="19"/>
        </w:rPr>
        <w:t>with</w:t>
      </w:r>
      <w:r>
        <w:rPr>
          <w:rFonts w:ascii="Georgia" w:eastAsia="Georgia" w:hAnsi="Georgia" w:cs="Georgia"/>
          <w:spacing w:val="8"/>
          <w:sz w:val="19"/>
          <w:szCs w:val="19"/>
        </w:rPr>
        <w:t xml:space="preserve"> </w:t>
      </w:r>
      <w:r>
        <w:rPr>
          <w:rFonts w:ascii="Georgia" w:eastAsia="Georgia" w:hAnsi="Georgia" w:cs="Georgia"/>
          <w:sz w:val="19"/>
          <w:szCs w:val="19"/>
        </w:rPr>
        <w:t>an</w:t>
      </w:r>
      <w:r>
        <w:rPr>
          <w:rFonts w:ascii="Georgia" w:eastAsia="Georgia" w:hAnsi="Georgia" w:cs="Georgia"/>
          <w:spacing w:val="5"/>
          <w:sz w:val="19"/>
          <w:szCs w:val="19"/>
        </w:rPr>
        <w:t xml:space="preserve"> </w:t>
      </w:r>
      <w:r>
        <w:rPr>
          <w:rFonts w:ascii="Georgia" w:eastAsia="Georgia" w:hAnsi="Georgia" w:cs="Georgia"/>
          <w:sz w:val="19"/>
          <w:szCs w:val="19"/>
        </w:rPr>
        <w:t>emphysematous</w:t>
      </w:r>
      <w:r>
        <w:rPr>
          <w:rFonts w:ascii="Georgia" w:eastAsia="Georgia" w:hAnsi="Georgia" w:cs="Georgia"/>
          <w:spacing w:val="28"/>
          <w:sz w:val="19"/>
          <w:szCs w:val="19"/>
        </w:rPr>
        <w:t xml:space="preserve"> </w:t>
      </w:r>
      <w:r>
        <w:rPr>
          <w:rFonts w:ascii="Georgia" w:eastAsia="Georgia" w:hAnsi="Georgia" w:cs="Georgia"/>
          <w:sz w:val="19"/>
          <w:szCs w:val="19"/>
        </w:rPr>
        <w:t>component</w:t>
      </w:r>
      <w:r>
        <w:rPr>
          <w:rFonts w:ascii="Georgia" w:eastAsia="Georgia" w:hAnsi="Georgia" w:cs="Georgia"/>
          <w:spacing w:val="20"/>
          <w:sz w:val="19"/>
          <w:szCs w:val="19"/>
        </w:rPr>
        <w:t xml:space="preserve"> </w:t>
      </w:r>
      <w:r>
        <w:rPr>
          <w:rFonts w:ascii="Georgia" w:eastAsia="Georgia" w:hAnsi="Georgia" w:cs="Georgia"/>
          <w:sz w:val="19"/>
          <w:szCs w:val="19"/>
        </w:rPr>
        <w:t>of</w:t>
      </w:r>
      <w:r>
        <w:rPr>
          <w:rFonts w:ascii="Georgia" w:eastAsia="Georgia" w:hAnsi="Georgia" w:cs="Georgia"/>
          <w:spacing w:val="4"/>
          <w:sz w:val="19"/>
          <w:szCs w:val="19"/>
        </w:rPr>
        <w:t xml:space="preserve"> </w:t>
      </w:r>
      <w:r>
        <w:rPr>
          <w:rFonts w:ascii="Georgia" w:eastAsia="Georgia" w:hAnsi="Georgia" w:cs="Georgia"/>
          <w:sz w:val="19"/>
          <w:szCs w:val="19"/>
        </w:rPr>
        <w:t>disease,</w:t>
      </w:r>
      <w:r>
        <w:rPr>
          <w:rFonts w:ascii="Georgia" w:eastAsia="Georgia" w:hAnsi="Georgia" w:cs="Georgia"/>
          <w:spacing w:val="14"/>
          <w:sz w:val="19"/>
          <w:szCs w:val="19"/>
        </w:rPr>
        <w:t xml:space="preserve"> </w:t>
      </w:r>
      <w:r>
        <w:rPr>
          <w:rFonts w:ascii="Georgia" w:eastAsia="Georgia" w:hAnsi="Georgia" w:cs="Georgia"/>
          <w:sz w:val="19"/>
          <w:szCs w:val="19"/>
        </w:rPr>
        <w:t>whereas</w:t>
      </w:r>
      <w:r>
        <w:rPr>
          <w:rFonts w:ascii="Georgia" w:eastAsia="Georgia" w:hAnsi="Georgia" w:cs="Georgia"/>
          <w:spacing w:val="15"/>
          <w:sz w:val="19"/>
          <w:szCs w:val="19"/>
        </w:rPr>
        <w:t xml:space="preserve"> </w:t>
      </w:r>
      <w:r>
        <w:rPr>
          <w:rFonts w:ascii="Georgia" w:eastAsia="Georgia" w:hAnsi="Georgia" w:cs="Georgia"/>
          <w:sz w:val="19"/>
          <w:szCs w:val="19"/>
        </w:rPr>
        <w:t>the</w:t>
      </w:r>
      <w:r>
        <w:rPr>
          <w:rFonts w:ascii="Georgia" w:eastAsia="Georgia" w:hAnsi="Georgia" w:cs="Georgia"/>
          <w:spacing w:val="6"/>
          <w:sz w:val="19"/>
          <w:szCs w:val="19"/>
        </w:rPr>
        <w:t xml:space="preserve"> </w:t>
      </w:r>
      <w:proofErr w:type="spellStart"/>
      <w:r>
        <w:rPr>
          <w:rFonts w:ascii="Georgia" w:eastAsia="Georgia" w:hAnsi="Georgia" w:cs="Georgia"/>
          <w:w w:val="102"/>
          <w:sz w:val="19"/>
          <w:szCs w:val="19"/>
        </w:rPr>
        <w:t>lat</w:t>
      </w:r>
      <w:proofErr w:type="spellEnd"/>
      <w:r>
        <w:rPr>
          <w:rFonts w:ascii="Georgia" w:eastAsia="Georgia" w:hAnsi="Georgia" w:cs="Georgia"/>
          <w:w w:val="102"/>
          <w:sz w:val="19"/>
          <w:szCs w:val="19"/>
        </w:rPr>
        <w:t xml:space="preserve">- </w:t>
      </w:r>
      <w:proofErr w:type="spellStart"/>
      <w:r>
        <w:rPr>
          <w:rFonts w:ascii="Georgia" w:eastAsia="Georgia" w:hAnsi="Georgia" w:cs="Georgia"/>
          <w:sz w:val="19"/>
          <w:szCs w:val="19"/>
        </w:rPr>
        <w:t>ter</w:t>
      </w:r>
      <w:proofErr w:type="spellEnd"/>
      <w:r>
        <w:rPr>
          <w:rFonts w:ascii="Georgia" w:eastAsia="Georgia" w:hAnsi="Georgia" w:cs="Georgia"/>
          <w:spacing w:val="8"/>
          <w:sz w:val="19"/>
          <w:szCs w:val="19"/>
        </w:rPr>
        <w:t xml:space="preserve"> </w:t>
      </w:r>
      <w:proofErr w:type="gramStart"/>
      <w:r>
        <w:rPr>
          <w:rFonts w:ascii="Georgia" w:eastAsia="Georgia" w:hAnsi="Georgia" w:cs="Georgia"/>
          <w:sz w:val="19"/>
          <w:szCs w:val="19"/>
        </w:rPr>
        <w:t>are</w:t>
      </w:r>
      <w:proofErr w:type="gramEnd"/>
      <w:r>
        <w:rPr>
          <w:rFonts w:ascii="Georgia" w:eastAsia="Georgia" w:hAnsi="Georgia" w:cs="Georgia"/>
          <w:spacing w:val="8"/>
          <w:sz w:val="19"/>
          <w:szCs w:val="19"/>
        </w:rPr>
        <w:t xml:space="preserve"> </w:t>
      </w:r>
      <w:r>
        <w:rPr>
          <w:rFonts w:ascii="Georgia" w:eastAsia="Georgia" w:hAnsi="Georgia" w:cs="Georgia"/>
          <w:sz w:val="19"/>
          <w:szCs w:val="19"/>
        </w:rPr>
        <w:t>important</w:t>
      </w:r>
      <w:r>
        <w:rPr>
          <w:rFonts w:ascii="Georgia" w:eastAsia="Georgia" w:hAnsi="Georgia" w:cs="Georgia"/>
          <w:spacing w:val="20"/>
          <w:sz w:val="19"/>
          <w:szCs w:val="19"/>
        </w:rPr>
        <w:t xml:space="preserve"> </w:t>
      </w:r>
      <w:r>
        <w:rPr>
          <w:rFonts w:ascii="Georgia" w:eastAsia="Georgia" w:hAnsi="Georgia" w:cs="Georgia"/>
          <w:sz w:val="19"/>
          <w:szCs w:val="19"/>
        </w:rPr>
        <w:t>for</w:t>
      </w:r>
      <w:r>
        <w:rPr>
          <w:rFonts w:ascii="Georgia" w:eastAsia="Georgia" w:hAnsi="Georgia" w:cs="Georgia"/>
          <w:spacing w:val="8"/>
          <w:sz w:val="19"/>
          <w:szCs w:val="19"/>
        </w:rPr>
        <w:t xml:space="preserve"> </w:t>
      </w:r>
      <w:r>
        <w:rPr>
          <w:rFonts w:ascii="Georgia" w:eastAsia="Georgia" w:hAnsi="Georgia" w:cs="Georgia"/>
          <w:sz w:val="19"/>
          <w:szCs w:val="19"/>
        </w:rPr>
        <w:t>subjects</w:t>
      </w:r>
      <w:r>
        <w:rPr>
          <w:rFonts w:ascii="Georgia" w:eastAsia="Georgia" w:hAnsi="Georgia" w:cs="Georgia"/>
          <w:spacing w:val="17"/>
          <w:sz w:val="19"/>
          <w:szCs w:val="19"/>
        </w:rPr>
        <w:t xml:space="preserve"> </w:t>
      </w:r>
      <w:r>
        <w:rPr>
          <w:rFonts w:ascii="Georgia" w:eastAsia="Georgia" w:hAnsi="Georgia" w:cs="Georgia"/>
          <w:sz w:val="19"/>
          <w:szCs w:val="19"/>
        </w:rPr>
        <w:t>with</w:t>
      </w:r>
      <w:r>
        <w:rPr>
          <w:rFonts w:ascii="Georgia" w:eastAsia="Georgia" w:hAnsi="Georgia" w:cs="Georgia"/>
          <w:spacing w:val="10"/>
          <w:sz w:val="19"/>
          <w:szCs w:val="19"/>
        </w:rPr>
        <w:t xml:space="preserve"> </w:t>
      </w:r>
      <w:r>
        <w:rPr>
          <w:rFonts w:ascii="Georgia" w:eastAsia="Georgia" w:hAnsi="Georgia" w:cs="Georgia"/>
          <w:sz w:val="19"/>
          <w:szCs w:val="19"/>
        </w:rPr>
        <w:t>a</w:t>
      </w:r>
      <w:r>
        <w:rPr>
          <w:rFonts w:ascii="Georgia" w:eastAsia="Georgia" w:hAnsi="Georgia" w:cs="Georgia"/>
          <w:spacing w:val="6"/>
          <w:sz w:val="19"/>
          <w:szCs w:val="19"/>
        </w:rPr>
        <w:t xml:space="preserve"> </w:t>
      </w:r>
      <w:proofErr w:type="spellStart"/>
      <w:r>
        <w:rPr>
          <w:rFonts w:ascii="Georgia" w:eastAsia="Georgia" w:hAnsi="Georgia" w:cs="Georgia"/>
          <w:sz w:val="19"/>
          <w:szCs w:val="19"/>
        </w:rPr>
        <w:t>bronchitic</w:t>
      </w:r>
      <w:proofErr w:type="spellEnd"/>
      <w:r>
        <w:rPr>
          <w:rFonts w:ascii="Georgia" w:eastAsia="Georgia" w:hAnsi="Georgia" w:cs="Georgia"/>
          <w:spacing w:val="20"/>
          <w:sz w:val="19"/>
          <w:szCs w:val="19"/>
        </w:rPr>
        <w:t xml:space="preserve"> </w:t>
      </w:r>
      <w:proofErr w:type="spellStart"/>
      <w:ins w:id="294" w:author="James Gee" w:date="2016-07-20T17:50:00Z">
        <w:r w:rsidR="00A867E5">
          <w:rPr>
            <w:rFonts w:ascii="Georgia" w:eastAsia="Georgia" w:hAnsi="Georgia" w:cs="Georgia"/>
            <w:spacing w:val="20"/>
            <w:sz w:val="19"/>
            <w:szCs w:val="19"/>
          </w:rPr>
          <w:t>disases</w:t>
        </w:r>
        <w:proofErr w:type="spellEnd"/>
        <w:r w:rsidR="00A867E5">
          <w:rPr>
            <w:rFonts w:ascii="Georgia" w:eastAsia="Georgia" w:hAnsi="Georgia" w:cs="Georgia"/>
            <w:spacing w:val="20"/>
            <w:sz w:val="19"/>
            <w:szCs w:val="19"/>
          </w:rPr>
          <w:t xml:space="preserve"> </w:t>
        </w:r>
      </w:ins>
      <w:r>
        <w:rPr>
          <w:rFonts w:ascii="Georgia" w:eastAsia="Georgia" w:hAnsi="Georgia" w:cs="Georgia"/>
          <w:sz w:val="19"/>
          <w:szCs w:val="19"/>
        </w:rPr>
        <w:t>component</w:t>
      </w:r>
      <w:del w:id="295" w:author="James Gee" w:date="2016-07-20T17:50:00Z">
        <w:r w:rsidDel="00A867E5">
          <w:rPr>
            <w:rFonts w:ascii="Georgia" w:eastAsia="Georgia" w:hAnsi="Georgia" w:cs="Georgia"/>
            <w:spacing w:val="22"/>
            <w:sz w:val="19"/>
            <w:szCs w:val="19"/>
          </w:rPr>
          <w:delText xml:space="preserve"> </w:delText>
        </w:r>
        <w:r w:rsidDel="00A867E5">
          <w:rPr>
            <w:rFonts w:ascii="Georgia" w:eastAsia="Georgia" w:hAnsi="Georgia" w:cs="Georgia"/>
            <w:sz w:val="19"/>
            <w:szCs w:val="19"/>
          </w:rPr>
          <w:delText>of</w:delText>
        </w:r>
        <w:r w:rsidDel="00A867E5">
          <w:rPr>
            <w:rFonts w:ascii="Georgia" w:eastAsia="Georgia" w:hAnsi="Georgia" w:cs="Georgia"/>
            <w:spacing w:val="6"/>
            <w:sz w:val="19"/>
            <w:szCs w:val="19"/>
          </w:rPr>
          <w:delText xml:space="preserve"> </w:delText>
        </w:r>
        <w:r w:rsidDel="00A867E5">
          <w:rPr>
            <w:rFonts w:ascii="Georgia" w:eastAsia="Georgia" w:hAnsi="Georgia" w:cs="Georgia"/>
            <w:sz w:val="19"/>
            <w:szCs w:val="19"/>
          </w:rPr>
          <w:delText>disease</w:delText>
        </w:r>
      </w:del>
      <w:r>
        <w:rPr>
          <w:rFonts w:ascii="Georgia" w:eastAsia="Georgia" w:hAnsi="Georgia" w:cs="Georgia"/>
          <w:sz w:val="19"/>
          <w:szCs w:val="19"/>
        </w:rPr>
        <w:t>.</w:t>
      </w:r>
      <w:r>
        <w:rPr>
          <w:rFonts w:ascii="Georgia" w:eastAsia="Georgia" w:hAnsi="Georgia" w:cs="Georgia"/>
          <w:spacing w:val="35"/>
          <w:sz w:val="19"/>
          <w:szCs w:val="19"/>
        </w:rPr>
        <w:t xml:space="preserve"> </w:t>
      </w:r>
      <w:r>
        <w:rPr>
          <w:rFonts w:ascii="Georgia" w:eastAsia="Georgia" w:hAnsi="Georgia" w:cs="Georgia"/>
          <w:i/>
          <w:sz w:val="19"/>
          <w:szCs w:val="19"/>
        </w:rPr>
        <w:t>An</w:t>
      </w:r>
      <w:r>
        <w:rPr>
          <w:rFonts w:ascii="Georgia" w:eastAsia="Georgia" w:hAnsi="Georgia" w:cs="Georgia"/>
          <w:i/>
          <w:spacing w:val="2"/>
          <w:sz w:val="19"/>
          <w:szCs w:val="19"/>
        </w:rPr>
        <w:t xml:space="preserve"> </w:t>
      </w:r>
      <w:r>
        <w:rPr>
          <w:rFonts w:ascii="Georgia" w:eastAsia="Georgia" w:hAnsi="Georgia" w:cs="Georgia"/>
          <w:i/>
          <w:sz w:val="19"/>
          <w:szCs w:val="19"/>
        </w:rPr>
        <w:t>important</w:t>
      </w:r>
      <w:r>
        <w:rPr>
          <w:rFonts w:ascii="Georgia" w:eastAsia="Georgia" w:hAnsi="Georgia" w:cs="Georgia"/>
          <w:i/>
          <w:spacing w:val="2"/>
          <w:sz w:val="19"/>
          <w:szCs w:val="19"/>
        </w:rPr>
        <w:t xml:space="preserve"> </w:t>
      </w:r>
      <w:del w:id="296" w:author="James Gee" w:date="2016-07-20T17:50:00Z">
        <w:r w:rsidDel="00A867E5">
          <w:rPr>
            <w:rFonts w:ascii="Georgia" w:eastAsia="Georgia" w:hAnsi="Georgia" w:cs="Georgia"/>
            <w:i/>
            <w:sz w:val="19"/>
            <w:szCs w:val="19"/>
          </w:rPr>
          <w:delText>component</w:delText>
        </w:r>
        <w:r w:rsidDel="00A867E5">
          <w:rPr>
            <w:rFonts w:ascii="Georgia" w:eastAsia="Georgia" w:hAnsi="Georgia" w:cs="Georgia"/>
            <w:i/>
            <w:spacing w:val="2"/>
            <w:sz w:val="19"/>
            <w:szCs w:val="19"/>
          </w:rPr>
          <w:delText xml:space="preserve"> </w:delText>
        </w:r>
        <w:r w:rsidDel="00A867E5">
          <w:rPr>
            <w:rFonts w:ascii="Georgia" w:eastAsia="Georgia" w:hAnsi="Georgia" w:cs="Georgia"/>
            <w:i/>
            <w:sz w:val="19"/>
            <w:szCs w:val="19"/>
          </w:rPr>
          <w:delText>of</w:delText>
        </w:r>
        <w:r w:rsidDel="00A867E5">
          <w:rPr>
            <w:rFonts w:ascii="Georgia" w:eastAsia="Georgia" w:hAnsi="Georgia" w:cs="Georgia"/>
            <w:i/>
            <w:spacing w:val="2"/>
            <w:sz w:val="19"/>
            <w:szCs w:val="19"/>
          </w:rPr>
          <w:delText xml:space="preserve"> </w:delText>
        </w:r>
        <w:r w:rsidDel="00A867E5">
          <w:rPr>
            <w:rFonts w:ascii="Georgia" w:eastAsia="Georgia" w:hAnsi="Georgia" w:cs="Georgia"/>
            <w:i/>
            <w:sz w:val="19"/>
            <w:szCs w:val="19"/>
          </w:rPr>
          <w:delText>this</w:delText>
        </w:r>
        <w:r w:rsidDel="00A867E5">
          <w:rPr>
            <w:rFonts w:ascii="Georgia" w:eastAsia="Georgia" w:hAnsi="Georgia" w:cs="Georgia"/>
            <w:i/>
            <w:spacing w:val="2"/>
            <w:sz w:val="19"/>
            <w:szCs w:val="19"/>
          </w:rPr>
          <w:delText xml:space="preserve"> </w:delText>
        </w:r>
        <w:r w:rsidDel="00A867E5">
          <w:rPr>
            <w:rFonts w:ascii="Georgia" w:eastAsia="Georgia" w:hAnsi="Georgia" w:cs="Georgia"/>
            <w:i/>
            <w:sz w:val="19"/>
            <w:szCs w:val="19"/>
          </w:rPr>
          <w:delText>project</w:delText>
        </w:r>
      </w:del>
      <w:ins w:id="297" w:author="James Gee" w:date="2016-07-20T17:50:00Z">
        <w:r w:rsidR="00A867E5">
          <w:rPr>
            <w:rFonts w:ascii="Georgia" w:eastAsia="Georgia" w:hAnsi="Georgia" w:cs="Georgia"/>
            <w:i/>
            <w:sz w:val="19"/>
            <w:szCs w:val="19"/>
          </w:rPr>
          <w:t>benefit of this project’s multi-modality scope</w:t>
        </w:r>
      </w:ins>
      <w:r>
        <w:rPr>
          <w:rFonts w:ascii="Georgia" w:eastAsia="Georgia" w:hAnsi="Georgia" w:cs="Georgia"/>
          <w:i/>
          <w:spacing w:val="2"/>
          <w:sz w:val="19"/>
          <w:szCs w:val="19"/>
        </w:rPr>
        <w:t xml:space="preserve"> </w:t>
      </w:r>
      <w:r>
        <w:rPr>
          <w:rFonts w:ascii="Georgia" w:eastAsia="Georgia" w:hAnsi="Georgia" w:cs="Georgia"/>
          <w:i/>
          <w:sz w:val="19"/>
          <w:szCs w:val="19"/>
        </w:rPr>
        <w:t>is</w:t>
      </w:r>
      <w:r>
        <w:rPr>
          <w:rFonts w:ascii="Georgia" w:eastAsia="Georgia" w:hAnsi="Georgia" w:cs="Georgia"/>
          <w:i/>
          <w:spacing w:val="2"/>
          <w:sz w:val="19"/>
          <w:szCs w:val="19"/>
        </w:rPr>
        <w:t xml:space="preserve"> </w:t>
      </w:r>
      <w:r>
        <w:rPr>
          <w:rFonts w:ascii="Georgia" w:eastAsia="Georgia" w:hAnsi="Georgia" w:cs="Georgia"/>
          <w:i/>
          <w:sz w:val="19"/>
          <w:szCs w:val="19"/>
        </w:rPr>
        <w:t>that</w:t>
      </w:r>
      <w:r>
        <w:rPr>
          <w:rFonts w:ascii="Georgia" w:eastAsia="Georgia" w:hAnsi="Georgia" w:cs="Georgia"/>
          <w:i/>
          <w:spacing w:val="2"/>
          <w:sz w:val="19"/>
          <w:szCs w:val="19"/>
        </w:rPr>
        <w:t xml:space="preserve"> </w:t>
      </w:r>
      <w:r>
        <w:rPr>
          <w:rFonts w:ascii="Georgia" w:eastAsia="Georgia" w:hAnsi="Georgia" w:cs="Georgia"/>
          <w:i/>
          <w:sz w:val="19"/>
          <w:szCs w:val="19"/>
        </w:rPr>
        <w:t>many</w:t>
      </w:r>
      <w:r>
        <w:rPr>
          <w:rFonts w:ascii="Georgia" w:eastAsia="Georgia" w:hAnsi="Georgia" w:cs="Georgia"/>
          <w:i/>
          <w:spacing w:val="2"/>
          <w:sz w:val="19"/>
          <w:szCs w:val="19"/>
        </w:rPr>
        <w:t xml:space="preserve"> </w:t>
      </w:r>
      <w:r>
        <w:rPr>
          <w:rFonts w:ascii="Georgia" w:eastAsia="Georgia" w:hAnsi="Georgia" w:cs="Georgia"/>
          <w:i/>
          <w:sz w:val="19"/>
          <w:szCs w:val="19"/>
        </w:rPr>
        <w:t>of these</w:t>
      </w:r>
      <w:r>
        <w:rPr>
          <w:rFonts w:ascii="Georgia" w:eastAsia="Georgia" w:hAnsi="Georgia" w:cs="Georgia"/>
          <w:i/>
          <w:spacing w:val="-3"/>
          <w:sz w:val="19"/>
          <w:szCs w:val="19"/>
        </w:rPr>
        <w:t xml:space="preserve"> </w:t>
      </w:r>
      <w:r>
        <w:rPr>
          <w:rFonts w:ascii="Georgia" w:eastAsia="Georgia" w:hAnsi="Georgia" w:cs="Georgia"/>
          <w:i/>
          <w:sz w:val="19"/>
          <w:szCs w:val="19"/>
        </w:rPr>
        <w:t>measurements</w:t>
      </w:r>
      <w:r>
        <w:rPr>
          <w:rFonts w:ascii="Georgia" w:eastAsia="Georgia" w:hAnsi="Georgia" w:cs="Georgia"/>
          <w:i/>
          <w:spacing w:val="-3"/>
          <w:sz w:val="19"/>
          <w:szCs w:val="19"/>
        </w:rPr>
        <w:t xml:space="preserve"> </w:t>
      </w:r>
      <w:r>
        <w:rPr>
          <w:rFonts w:ascii="Georgia" w:eastAsia="Georgia" w:hAnsi="Georgia" w:cs="Georgia"/>
          <w:i/>
          <w:sz w:val="19"/>
          <w:szCs w:val="19"/>
        </w:rPr>
        <w:t>can</w:t>
      </w:r>
      <w:r>
        <w:rPr>
          <w:rFonts w:ascii="Georgia" w:eastAsia="Georgia" w:hAnsi="Georgia" w:cs="Georgia"/>
          <w:i/>
          <w:spacing w:val="-3"/>
          <w:sz w:val="19"/>
          <w:szCs w:val="19"/>
        </w:rPr>
        <w:t xml:space="preserve"> </w:t>
      </w:r>
      <w:r>
        <w:rPr>
          <w:rFonts w:ascii="Georgia" w:eastAsia="Georgia" w:hAnsi="Georgia" w:cs="Georgia"/>
          <w:i/>
          <w:sz w:val="19"/>
          <w:szCs w:val="19"/>
        </w:rPr>
        <w:t>also</w:t>
      </w:r>
      <w:r>
        <w:rPr>
          <w:rFonts w:ascii="Georgia" w:eastAsia="Georgia" w:hAnsi="Georgia" w:cs="Georgia"/>
          <w:i/>
          <w:spacing w:val="-3"/>
          <w:sz w:val="19"/>
          <w:szCs w:val="19"/>
        </w:rPr>
        <w:t xml:space="preserve"> </w:t>
      </w:r>
      <w:r>
        <w:rPr>
          <w:rFonts w:ascii="Georgia" w:eastAsia="Georgia" w:hAnsi="Georgia" w:cs="Georgia"/>
          <w:i/>
          <w:sz w:val="19"/>
          <w:szCs w:val="19"/>
        </w:rPr>
        <w:t>be</w:t>
      </w:r>
      <w:r>
        <w:rPr>
          <w:rFonts w:ascii="Georgia" w:eastAsia="Georgia" w:hAnsi="Georgia" w:cs="Georgia"/>
          <w:i/>
          <w:spacing w:val="-3"/>
          <w:sz w:val="19"/>
          <w:szCs w:val="19"/>
        </w:rPr>
        <w:t xml:space="preserve"> </w:t>
      </w:r>
      <w:r>
        <w:rPr>
          <w:rFonts w:ascii="Georgia" w:eastAsia="Georgia" w:hAnsi="Georgia" w:cs="Georgia"/>
          <w:i/>
          <w:sz w:val="19"/>
          <w:szCs w:val="19"/>
        </w:rPr>
        <w:t>directly</w:t>
      </w:r>
      <w:r>
        <w:rPr>
          <w:rFonts w:ascii="Georgia" w:eastAsia="Georgia" w:hAnsi="Georgia" w:cs="Georgia"/>
          <w:i/>
          <w:spacing w:val="-3"/>
          <w:sz w:val="19"/>
          <w:szCs w:val="19"/>
        </w:rPr>
        <w:t xml:space="preserve"> </w:t>
      </w:r>
      <w:r>
        <w:rPr>
          <w:rFonts w:ascii="Georgia" w:eastAsia="Georgia" w:hAnsi="Georgia" w:cs="Georgia"/>
          <w:i/>
          <w:sz w:val="19"/>
          <w:szCs w:val="19"/>
        </w:rPr>
        <w:t>applied</w:t>
      </w:r>
      <w:r>
        <w:rPr>
          <w:rFonts w:ascii="Georgia" w:eastAsia="Georgia" w:hAnsi="Georgia" w:cs="Georgia"/>
          <w:i/>
          <w:spacing w:val="-3"/>
          <w:sz w:val="19"/>
          <w:szCs w:val="19"/>
        </w:rPr>
        <w:t xml:space="preserve"> </w:t>
      </w:r>
      <w:r>
        <w:rPr>
          <w:rFonts w:ascii="Georgia" w:eastAsia="Georgia" w:hAnsi="Georgia" w:cs="Georgia"/>
          <w:i/>
          <w:sz w:val="19"/>
          <w:szCs w:val="19"/>
        </w:rPr>
        <w:t>to</w:t>
      </w:r>
      <w:r>
        <w:rPr>
          <w:rFonts w:ascii="Georgia" w:eastAsia="Georgia" w:hAnsi="Georgia" w:cs="Georgia"/>
          <w:i/>
          <w:spacing w:val="-3"/>
          <w:sz w:val="19"/>
          <w:szCs w:val="19"/>
        </w:rPr>
        <w:t xml:space="preserve"> </w:t>
      </w:r>
      <w:r>
        <w:rPr>
          <w:rFonts w:ascii="Georgia" w:eastAsia="Georgia" w:hAnsi="Georgia" w:cs="Georgia"/>
          <w:i/>
          <w:sz w:val="19"/>
          <w:szCs w:val="19"/>
        </w:rPr>
        <w:t>discriminative</w:t>
      </w:r>
      <w:r>
        <w:rPr>
          <w:rFonts w:ascii="Georgia" w:eastAsia="Georgia" w:hAnsi="Georgia" w:cs="Georgia"/>
          <w:i/>
          <w:spacing w:val="-3"/>
          <w:sz w:val="19"/>
          <w:szCs w:val="19"/>
        </w:rPr>
        <w:t xml:space="preserve"> </w:t>
      </w:r>
      <w:r>
        <w:rPr>
          <w:rFonts w:ascii="Georgia" w:eastAsia="Georgia" w:hAnsi="Georgia" w:cs="Georgia"/>
          <w:i/>
          <w:sz w:val="19"/>
          <w:szCs w:val="19"/>
        </w:rPr>
        <w:t>analysis</w:t>
      </w:r>
      <w:r>
        <w:rPr>
          <w:rFonts w:ascii="Georgia" w:eastAsia="Georgia" w:hAnsi="Georgia" w:cs="Georgia"/>
          <w:i/>
          <w:spacing w:val="-3"/>
          <w:sz w:val="19"/>
          <w:szCs w:val="19"/>
        </w:rPr>
        <w:t xml:space="preserve"> </w:t>
      </w:r>
      <w:r>
        <w:rPr>
          <w:rFonts w:ascii="Georgia" w:eastAsia="Georgia" w:hAnsi="Georgia" w:cs="Georgia"/>
          <w:i/>
          <w:sz w:val="19"/>
          <w:szCs w:val="19"/>
        </w:rPr>
        <w:t>using</w:t>
      </w:r>
      <w:r>
        <w:rPr>
          <w:rFonts w:ascii="Georgia" w:eastAsia="Georgia" w:hAnsi="Georgia" w:cs="Georgia"/>
          <w:i/>
          <w:spacing w:val="-3"/>
          <w:sz w:val="19"/>
          <w:szCs w:val="19"/>
        </w:rPr>
        <w:t xml:space="preserve"> </w:t>
      </w:r>
      <w:r>
        <w:rPr>
          <w:rFonts w:ascii="Georgia" w:eastAsia="Georgia" w:hAnsi="Georgia" w:cs="Georgia"/>
          <w:i/>
          <w:sz w:val="19"/>
          <w:szCs w:val="19"/>
        </w:rPr>
        <w:t>3He</w:t>
      </w:r>
      <w:r>
        <w:rPr>
          <w:rFonts w:ascii="Georgia" w:eastAsia="Georgia" w:hAnsi="Georgia" w:cs="Georgia"/>
          <w:i/>
          <w:spacing w:val="-3"/>
          <w:sz w:val="19"/>
          <w:szCs w:val="19"/>
        </w:rPr>
        <w:t xml:space="preserve"> </w:t>
      </w:r>
      <w:r>
        <w:rPr>
          <w:rFonts w:ascii="Georgia" w:eastAsia="Georgia" w:hAnsi="Georgia" w:cs="Georgia"/>
          <w:i/>
          <w:sz w:val="19"/>
          <w:szCs w:val="19"/>
        </w:rPr>
        <w:t>MRI</w:t>
      </w:r>
      <w:ins w:id="298" w:author="James Gee" w:date="2016-07-20T17:51:00Z">
        <w:r w:rsidR="00A867E5">
          <w:rPr>
            <w:rFonts w:ascii="Georgia" w:eastAsia="Georgia" w:hAnsi="Georgia" w:cs="Georgia"/>
            <w:i/>
            <w:sz w:val="19"/>
            <w:szCs w:val="19"/>
          </w:rPr>
          <w:t xml:space="preserve"> and PET</w:t>
        </w:r>
      </w:ins>
      <w:r>
        <w:rPr>
          <w:rFonts w:ascii="Georgia" w:eastAsia="Georgia" w:hAnsi="Georgia" w:cs="Georgia"/>
          <w:i/>
          <w:spacing w:val="-3"/>
          <w:sz w:val="19"/>
          <w:szCs w:val="19"/>
        </w:rPr>
        <w:t xml:space="preserve"> </w:t>
      </w:r>
      <w:r>
        <w:rPr>
          <w:rFonts w:ascii="Georgia" w:eastAsia="Georgia" w:hAnsi="Georgia" w:cs="Georgia"/>
          <w:i/>
          <w:sz w:val="19"/>
          <w:szCs w:val="19"/>
        </w:rPr>
        <w:t>for</w:t>
      </w:r>
      <w:r>
        <w:rPr>
          <w:rFonts w:ascii="Georgia" w:eastAsia="Georgia" w:hAnsi="Georgia" w:cs="Georgia"/>
          <w:i/>
          <w:spacing w:val="-3"/>
          <w:sz w:val="19"/>
          <w:szCs w:val="19"/>
        </w:rPr>
        <w:t xml:space="preserve"> </w:t>
      </w:r>
      <w:r>
        <w:rPr>
          <w:rFonts w:ascii="Georgia" w:eastAsia="Georgia" w:hAnsi="Georgia" w:cs="Georgia"/>
          <w:i/>
          <w:sz w:val="19"/>
          <w:szCs w:val="19"/>
        </w:rPr>
        <w:t>a</w:t>
      </w:r>
      <w:r>
        <w:rPr>
          <w:rFonts w:ascii="Georgia" w:eastAsia="Georgia" w:hAnsi="Georgia" w:cs="Georgia"/>
          <w:i/>
          <w:spacing w:val="-3"/>
          <w:sz w:val="19"/>
          <w:szCs w:val="19"/>
        </w:rPr>
        <w:t xml:space="preserve"> </w:t>
      </w:r>
      <w:r>
        <w:rPr>
          <w:rFonts w:ascii="Georgia" w:eastAsia="Georgia" w:hAnsi="Georgia" w:cs="Georgia"/>
          <w:i/>
          <w:sz w:val="19"/>
          <w:szCs w:val="19"/>
        </w:rPr>
        <w:t>variety</w:t>
      </w:r>
      <w:r>
        <w:rPr>
          <w:rFonts w:ascii="Georgia" w:eastAsia="Georgia" w:hAnsi="Georgia" w:cs="Georgia"/>
          <w:i/>
          <w:spacing w:val="-3"/>
          <w:sz w:val="19"/>
          <w:szCs w:val="19"/>
        </w:rPr>
        <w:t xml:space="preserve"> </w:t>
      </w:r>
      <w:r>
        <w:rPr>
          <w:rFonts w:ascii="Georgia" w:eastAsia="Georgia" w:hAnsi="Georgia" w:cs="Georgia"/>
          <w:i/>
          <w:sz w:val="19"/>
          <w:szCs w:val="19"/>
        </w:rPr>
        <w:t>of</w:t>
      </w:r>
      <w:r>
        <w:rPr>
          <w:rFonts w:ascii="Georgia" w:eastAsia="Georgia" w:hAnsi="Georgia" w:cs="Georgia"/>
          <w:i/>
          <w:spacing w:val="-3"/>
          <w:sz w:val="19"/>
          <w:szCs w:val="19"/>
        </w:rPr>
        <w:t xml:space="preserve"> </w:t>
      </w:r>
      <w:r>
        <w:rPr>
          <w:rFonts w:ascii="Georgia" w:eastAsia="Georgia" w:hAnsi="Georgia" w:cs="Georgia"/>
          <w:i/>
          <w:sz w:val="19"/>
          <w:szCs w:val="19"/>
        </w:rPr>
        <w:t>lung</w:t>
      </w:r>
      <w:r>
        <w:rPr>
          <w:rFonts w:ascii="Georgia" w:eastAsia="Georgia" w:hAnsi="Georgia" w:cs="Georgia"/>
          <w:i/>
          <w:spacing w:val="-3"/>
          <w:sz w:val="19"/>
          <w:szCs w:val="19"/>
        </w:rPr>
        <w:t xml:space="preserve"> </w:t>
      </w:r>
      <w:r>
        <w:rPr>
          <w:rFonts w:ascii="Georgia" w:eastAsia="Georgia" w:hAnsi="Georgia" w:cs="Georgia"/>
          <w:i/>
          <w:sz w:val="19"/>
          <w:szCs w:val="19"/>
        </w:rPr>
        <w:t>diseases.</w:t>
      </w:r>
      <w:r>
        <w:rPr>
          <w:rFonts w:ascii="Georgia" w:eastAsia="Georgia" w:hAnsi="Georgia" w:cs="Georgia"/>
          <w:i/>
          <w:spacing w:val="16"/>
          <w:sz w:val="19"/>
          <w:szCs w:val="19"/>
        </w:rPr>
        <w:t xml:space="preserve"> </w:t>
      </w:r>
      <w:r>
        <w:rPr>
          <w:rFonts w:ascii="Georgia" w:eastAsia="Georgia" w:hAnsi="Georgia" w:cs="Georgia"/>
          <w:w w:val="102"/>
          <w:sz w:val="19"/>
          <w:szCs w:val="19"/>
        </w:rPr>
        <w:t xml:space="preserve">These </w:t>
      </w:r>
      <w:r>
        <w:rPr>
          <w:rFonts w:ascii="Georgia" w:eastAsia="Georgia" w:hAnsi="Georgia" w:cs="Georgia"/>
          <w:sz w:val="19"/>
          <w:szCs w:val="19"/>
        </w:rPr>
        <w:t>indices</w:t>
      </w:r>
      <w:r>
        <w:rPr>
          <w:rFonts w:ascii="Georgia" w:eastAsia="Georgia" w:hAnsi="Georgia" w:cs="Georgia"/>
          <w:spacing w:val="14"/>
          <w:sz w:val="19"/>
          <w:szCs w:val="19"/>
        </w:rPr>
        <w:t xml:space="preserve"> </w:t>
      </w:r>
      <w:r>
        <w:rPr>
          <w:rFonts w:ascii="Georgia" w:eastAsia="Georgia" w:hAnsi="Georgia" w:cs="Georgia"/>
          <w:sz w:val="19"/>
          <w:szCs w:val="19"/>
        </w:rPr>
        <w:t>can</w:t>
      </w:r>
      <w:r>
        <w:rPr>
          <w:rFonts w:ascii="Georgia" w:eastAsia="Georgia" w:hAnsi="Georgia" w:cs="Georgia"/>
          <w:spacing w:val="9"/>
          <w:sz w:val="19"/>
          <w:szCs w:val="19"/>
        </w:rPr>
        <w:t xml:space="preserve"> </w:t>
      </w:r>
      <w:r>
        <w:rPr>
          <w:rFonts w:ascii="Georgia" w:eastAsia="Georgia" w:hAnsi="Georgia" w:cs="Georgia"/>
          <w:sz w:val="19"/>
          <w:szCs w:val="19"/>
        </w:rPr>
        <w:t>also</w:t>
      </w:r>
      <w:r>
        <w:rPr>
          <w:rFonts w:ascii="Georgia" w:eastAsia="Georgia" w:hAnsi="Georgia" w:cs="Georgia"/>
          <w:spacing w:val="10"/>
          <w:sz w:val="19"/>
          <w:szCs w:val="19"/>
        </w:rPr>
        <w:t xml:space="preserve"> </w:t>
      </w:r>
      <w:r>
        <w:rPr>
          <w:rFonts w:ascii="Georgia" w:eastAsia="Georgia" w:hAnsi="Georgia" w:cs="Georgia"/>
          <w:sz w:val="19"/>
          <w:szCs w:val="19"/>
        </w:rPr>
        <w:t>be</w:t>
      </w:r>
      <w:r>
        <w:rPr>
          <w:rFonts w:ascii="Georgia" w:eastAsia="Georgia" w:hAnsi="Georgia" w:cs="Georgia"/>
          <w:spacing w:val="7"/>
          <w:sz w:val="19"/>
          <w:szCs w:val="19"/>
        </w:rPr>
        <w:t xml:space="preserve"> </w:t>
      </w:r>
      <w:r>
        <w:rPr>
          <w:rFonts w:ascii="Georgia" w:eastAsia="Georgia" w:hAnsi="Georgia" w:cs="Georgia"/>
          <w:sz w:val="19"/>
          <w:szCs w:val="19"/>
        </w:rPr>
        <w:t>studied</w:t>
      </w:r>
      <w:r>
        <w:rPr>
          <w:rFonts w:ascii="Georgia" w:eastAsia="Georgia" w:hAnsi="Georgia" w:cs="Georgia"/>
          <w:spacing w:val="15"/>
          <w:sz w:val="19"/>
          <w:szCs w:val="19"/>
        </w:rPr>
        <w:t xml:space="preserve"> </w:t>
      </w:r>
      <w:r>
        <w:rPr>
          <w:rFonts w:ascii="Georgia" w:eastAsia="Georgia" w:hAnsi="Georgia" w:cs="Georgia"/>
          <w:sz w:val="19"/>
          <w:szCs w:val="19"/>
        </w:rPr>
        <w:t>not</w:t>
      </w:r>
      <w:r>
        <w:rPr>
          <w:rFonts w:ascii="Georgia" w:eastAsia="Georgia" w:hAnsi="Georgia" w:cs="Georgia"/>
          <w:spacing w:val="9"/>
          <w:sz w:val="19"/>
          <w:szCs w:val="19"/>
        </w:rPr>
        <w:t xml:space="preserve"> </w:t>
      </w:r>
      <w:r>
        <w:rPr>
          <w:rFonts w:ascii="Georgia" w:eastAsia="Georgia" w:hAnsi="Georgia" w:cs="Georgia"/>
          <w:sz w:val="19"/>
          <w:szCs w:val="19"/>
        </w:rPr>
        <w:t>only</w:t>
      </w:r>
      <w:r>
        <w:rPr>
          <w:rFonts w:ascii="Georgia" w:eastAsia="Georgia" w:hAnsi="Georgia" w:cs="Georgia"/>
          <w:spacing w:val="9"/>
          <w:sz w:val="19"/>
          <w:szCs w:val="19"/>
        </w:rPr>
        <w:t xml:space="preserve"> </w:t>
      </w:r>
      <w:r>
        <w:rPr>
          <w:rFonts w:ascii="Georgia" w:eastAsia="Georgia" w:hAnsi="Georgia" w:cs="Georgia"/>
          <w:sz w:val="19"/>
          <w:szCs w:val="19"/>
        </w:rPr>
        <w:t>at</w:t>
      </w:r>
      <w:r>
        <w:rPr>
          <w:rFonts w:ascii="Georgia" w:eastAsia="Georgia" w:hAnsi="Georgia" w:cs="Georgia"/>
          <w:spacing w:val="6"/>
          <w:sz w:val="19"/>
          <w:szCs w:val="19"/>
        </w:rPr>
        <w:t xml:space="preserve"> </w:t>
      </w:r>
      <w:r>
        <w:rPr>
          <w:rFonts w:ascii="Georgia" w:eastAsia="Georgia" w:hAnsi="Georgia" w:cs="Georgia"/>
          <w:sz w:val="19"/>
          <w:szCs w:val="19"/>
        </w:rPr>
        <w:t>any</w:t>
      </w:r>
      <w:r>
        <w:rPr>
          <w:rFonts w:ascii="Georgia" w:eastAsia="Georgia" w:hAnsi="Georgia" w:cs="Georgia"/>
          <w:spacing w:val="9"/>
          <w:sz w:val="19"/>
          <w:szCs w:val="19"/>
        </w:rPr>
        <w:t xml:space="preserve"> </w:t>
      </w:r>
      <w:r>
        <w:rPr>
          <w:rFonts w:ascii="Georgia" w:eastAsia="Georgia" w:hAnsi="Georgia" w:cs="Georgia"/>
          <w:sz w:val="19"/>
          <w:szCs w:val="19"/>
        </w:rPr>
        <w:t>particular</w:t>
      </w:r>
      <w:r>
        <w:rPr>
          <w:rFonts w:ascii="Georgia" w:eastAsia="Georgia" w:hAnsi="Georgia" w:cs="Georgia"/>
          <w:spacing w:val="19"/>
          <w:sz w:val="19"/>
          <w:szCs w:val="19"/>
        </w:rPr>
        <w:t xml:space="preserve"> </w:t>
      </w:r>
      <w:r>
        <w:rPr>
          <w:rFonts w:ascii="Georgia" w:eastAsia="Georgia" w:hAnsi="Georgia" w:cs="Georgia"/>
          <w:sz w:val="19"/>
          <w:szCs w:val="19"/>
        </w:rPr>
        <w:t>single</w:t>
      </w:r>
      <w:r>
        <w:rPr>
          <w:rFonts w:ascii="Georgia" w:eastAsia="Georgia" w:hAnsi="Georgia" w:cs="Georgia"/>
          <w:spacing w:val="13"/>
          <w:sz w:val="19"/>
          <w:szCs w:val="19"/>
        </w:rPr>
        <w:t xml:space="preserve"> </w:t>
      </w:r>
      <w:r>
        <w:rPr>
          <w:rFonts w:ascii="Georgia" w:eastAsia="Georgia" w:hAnsi="Georgia" w:cs="Georgia"/>
          <w:sz w:val="19"/>
          <w:szCs w:val="19"/>
        </w:rPr>
        <w:t>time</w:t>
      </w:r>
      <w:r>
        <w:rPr>
          <w:rFonts w:ascii="Georgia" w:eastAsia="Georgia" w:hAnsi="Georgia" w:cs="Georgia"/>
          <w:spacing w:val="11"/>
          <w:sz w:val="19"/>
          <w:szCs w:val="19"/>
        </w:rPr>
        <w:t xml:space="preserve"> </w:t>
      </w:r>
      <w:r>
        <w:rPr>
          <w:rFonts w:ascii="Georgia" w:eastAsia="Georgia" w:hAnsi="Georgia" w:cs="Georgia"/>
          <w:sz w:val="19"/>
          <w:szCs w:val="19"/>
        </w:rPr>
        <w:t>point,</w:t>
      </w:r>
      <w:r>
        <w:rPr>
          <w:rFonts w:ascii="Georgia" w:eastAsia="Georgia" w:hAnsi="Georgia" w:cs="Georgia"/>
          <w:spacing w:val="13"/>
          <w:sz w:val="19"/>
          <w:szCs w:val="19"/>
        </w:rPr>
        <w:t xml:space="preserve"> </w:t>
      </w:r>
      <w:r>
        <w:rPr>
          <w:rFonts w:ascii="Georgia" w:eastAsia="Georgia" w:hAnsi="Georgia" w:cs="Georgia"/>
          <w:sz w:val="19"/>
          <w:szCs w:val="19"/>
        </w:rPr>
        <w:t>but</w:t>
      </w:r>
      <w:r>
        <w:rPr>
          <w:rFonts w:ascii="Georgia" w:eastAsia="Georgia" w:hAnsi="Georgia" w:cs="Georgia"/>
          <w:spacing w:val="9"/>
          <w:sz w:val="19"/>
          <w:szCs w:val="19"/>
        </w:rPr>
        <w:t xml:space="preserve"> </w:t>
      </w:r>
      <w:r>
        <w:rPr>
          <w:rFonts w:ascii="Georgia" w:eastAsia="Georgia" w:hAnsi="Georgia" w:cs="Georgia"/>
          <w:sz w:val="19"/>
          <w:szCs w:val="19"/>
        </w:rPr>
        <w:t>also</w:t>
      </w:r>
      <w:r>
        <w:rPr>
          <w:rFonts w:ascii="Georgia" w:eastAsia="Georgia" w:hAnsi="Georgia" w:cs="Georgia"/>
          <w:spacing w:val="10"/>
          <w:sz w:val="19"/>
          <w:szCs w:val="19"/>
        </w:rPr>
        <w:t xml:space="preserve"> </w:t>
      </w:r>
      <w:r>
        <w:rPr>
          <w:rFonts w:ascii="Georgia" w:eastAsia="Georgia" w:hAnsi="Georgia" w:cs="Georgia"/>
          <w:sz w:val="19"/>
          <w:szCs w:val="19"/>
        </w:rPr>
        <w:t>for</w:t>
      </w:r>
      <w:r>
        <w:rPr>
          <w:rFonts w:ascii="Georgia" w:eastAsia="Georgia" w:hAnsi="Georgia" w:cs="Georgia"/>
          <w:spacing w:val="8"/>
          <w:sz w:val="19"/>
          <w:szCs w:val="19"/>
        </w:rPr>
        <w:t xml:space="preserve"> </w:t>
      </w:r>
      <w:r>
        <w:rPr>
          <w:rFonts w:ascii="Georgia" w:eastAsia="Georgia" w:hAnsi="Georgia" w:cs="Georgia"/>
          <w:sz w:val="19"/>
          <w:szCs w:val="19"/>
        </w:rPr>
        <w:t>changes</w:t>
      </w:r>
      <w:r>
        <w:rPr>
          <w:rFonts w:ascii="Georgia" w:eastAsia="Georgia" w:hAnsi="Georgia" w:cs="Georgia"/>
          <w:spacing w:val="15"/>
          <w:sz w:val="19"/>
          <w:szCs w:val="19"/>
        </w:rPr>
        <w:t xml:space="preserve"> </w:t>
      </w:r>
      <w:r>
        <w:rPr>
          <w:rFonts w:ascii="Georgia" w:eastAsia="Georgia" w:hAnsi="Georgia" w:cs="Georgia"/>
          <w:sz w:val="19"/>
          <w:szCs w:val="19"/>
        </w:rPr>
        <w:t>with</w:t>
      </w:r>
      <w:r>
        <w:rPr>
          <w:rFonts w:ascii="Georgia" w:eastAsia="Georgia" w:hAnsi="Georgia" w:cs="Georgia"/>
          <w:spacing w:val="10"/>
          <w:sz w:val="19"/>
          <w:szCs w:val="19"/>
        </w:rPr>
        <w:t xml:space="preserve"> </w:t>
      </w:r>
      <w:r>
        <w:rPr>
          <w:rFonts w:ascii="Georgia" w:eastAsia="Georgia" w:hAnsi="Georgia" w:cs="Georgia"/>
          <w:sz w:val="19"/>
          <w:szCs w:val="19"/>
        </w:rPr>
        <w:t>time.</w:t>
      </w:r>
      <w:r>
        <w:rPr>
          <w:rFonts w:ascii="Georgia" w:eastAsia="Georgia" w:hAnsi="Georgia" w:cs="Georgia"/>
          <w:spacing w:val="30"/>
          <w:sz w:val="19"/>
          <w:szCs w:val="19"/>
        </w:rPr>
        <w:t xml:space="preserve"> </w:t>
      </w:r>
      <w:r>
        <w:rPr>
          <w:rFonts w:ascii="Georgia" w:eastAsia="Georgia" w:hAnsi="Georgia" w:cs="Georgia"/>
          <w:sz w:val="19"/>
          <w:szCs w:val="19"/>
        </w:rPr>
        <w:t>The</w:t>
      </w:r>
      <w:r>
        <w:rPr>
          <w:rFonts w:ascii="Georgia" w:eastAsia="Georgia" w:hAnsi="Georgia" w:cs="Georgia"/>
          <w:spacing w:val="9"/>
          <w:sz w:val="19"/>
          <w:szCs w:val="19"/>
        </w:rPr>
        <w:t xml:space="preserve"> </w:t>
      </w:r>
      <w:commentRangeStart w:id="299"/>
      <w:r>
        <w:rPr>
          <w:rFonts w:ascii="Georgia" w:eastAsia="Georgia" w:hAnsi="Georgia" w:cs="Georgia"/>
          <w:sz w:val="19"/>
          <w:szCs w:val="19"/>
        </w:rPr>
        <w:t>addition</w:t>
      </w:r>
      <w:commentRangeEnd w:id="299"/>
      <w:r w:rsidR="00A867E5">
        <w:rPr>
          <w:rStyle w:val="CommentReference"/>
        </w:rPr>
        <w:commentReference w:id="299"/>
      </w:r>
      <w:r>
        <w:rPr>
          <w:rFonts w:ascii="Georgia" w:eastAsia="Georgia" w:hAnsi="Georgia" w:cs="Georgia"/>
          <w:spacing w:val="17"/>
          <w:sz w:val="19"/>
          <w:szCs w:val="19"/>
        </w:rPr>
        <w:t xml:space="preserve"> </w:t>
      </w:r>
      <w:r>
        <w:rPr>
          <w:rFonts w:ascii="Georgia" w:eastAsia="Georgia" w:hAnsi="Georgia" w:cs="Georgia"/>
          <w:sz w:val="19"/>
          <w:szCs w:val="19"/>
        </w:rPr>
        <w:t>of</w:t>
      </w:r>
      <w:r>
        <w:rPr>
          <w:rFonts w:ascii="Georgia" w:eastAsia="Georgia" w:hAnsi="Georgia" w:cs="Georgia"/>
          <w:spacing w:val="5"/>
          <w:sz w:val="19"/>
          <w:szCs w:val="19"/>
        </w:rPr>
        <w:t xml:space="preserve"> </w:t>
      </w:r>
      <w:proofErr w:type="spellStart"/>
      <w:r>
        <w:rPr>
          <w:rFonts w:ascii="Georgia" w:eastAsia="Georgia" w:hAnsi="Georgia" w:cs="Georgia"/>
          <w:w w:val="102"/>
          <w:sz w:val="19"/>
          <w:szCs w:val="19"/>
        </w:rPr>
        <w:t>quanti</w:t>
      </w:r>
      <w:proofErr w:type="spellEnd"/>
      <w:r>
        <w:rPr>
          <w:rFonts w:ascii="Georgia" w:eastAsia="Georgia" w:hAnsi="Georgia" w:cs="Georgia"/>
          <w:w w:val="102"/>
          <w:sz w:val="19"/>
          <w:szCs w:val="19"/>
        </w:rPr>
        <w:t xml:space="preserve">- </w:t>
      </w:r>
      <w:proofErr w:type="spellStart"/>
      <w:r>
        <w:rPr>
          <w:rFonts w:ascii="Georgia" w:eastAsia="Georgia" w:hAnsi="Georgia" w:cs="Georgia"/>
          <w:sz w:val="19"/>
          <w:szCs w:val="19"/>
        </w:rPr>
        <w:t>tative</w:t>
      </w:r>
      <w:proofErr w:type="spellEnd"/>
      <w:r>
        <w:rPr>
          <w:rFonts w:ascii="Georgia" w:eastAsia="Georgia" w:hAnsi="Georgia" w:cs="Georgia"/>
          <w:spacing w:val="6"/>
          <w:sz w:val="19"/>
          <w:szCs w:val="19"/>
        </w:rPr>
        <w:t xml:space="preserve"> </w:t>
      </w:r>
      <w:r>
        <w:rPr>
          <w:rFonts w:ascii="Georgia" w:eastAsia="Georgia" w:hAnsi="Georgia" w:cs="Georgia"/>
          <w:sz w:val="19"/>
          <w:szCs w:val="19"/>
        </w:rPr>
        <w:t>morphologic</w:t>
      </w:r>
      <w:r>
        <w:rPr>
          <w:rFonts w:ascii="Georgia" w:eastAsia="Georgia" w:hAnsi="Georgia" w:cs="Georgia"/>
          <w:spacing w:val="18"/>
          <w:sz w:val="19"/>
          <w:szCs w:val="19"/>
        </w:rPr>
        <w:t xml:space="preserve"> </w:t>
      </w:r>
      <w:r>
        <w:rPr>
          <w:rFonts w:ascii="Georgia" w:eastAsia="Georgia" w:hAnsi="Georgia" w:cs="Georgia"/>
          <w:sz w:val="19"/>
          <w:szCs w:val="19"/>
        </w:rPr>
        <w:t>measurements</w:t>
      </w:r>
      <w:r>
        <w:rPr>
          <w:rFonts w:ascii="Georgia" w:eastAsia="Georgia" w:hAnsi="Georgia" w:cs="Georgia"/>
          <w:spacing w:val="21"/>
          <w:sz w:val="19"/>
          <w:szCs w:val="19"/>
        </w:rPr>
        <w:t xml:space="preserve"> </w:t>
      </w:r>
      <w:r>
        <w:rPr>
          <w:rFonts w:ascii="Georgia" w:eastAsia="Georgia" w:hAnsi="Georgia" w:cs="Georgia"/>
          <w:sz w:val="19"/>
          <w:szCs w:val="19"/>
        </w:rPr>
        <w:t>of the</w:t>
      </w:r>
      <w:r>
        <w:rPr>
          <w:rFonts w:ascii="Georgia" w:eastAsia="Georgia" w:hAnsi="Georgia" w:cs="Georgia"/>
          <w:spacing w:val="2"/>
          <w:sz w:val="19"/>
          <w:szCs w:val="19"/>
        </w:rPr>
        <w:t xml:space="preserve"> </w:t>
      </w:r>
      <w:r>
        <w:rPr>
          <w:rFonts w:ascii="Georgia" w:eastAsia="Georgia" w:hAnsi="Georgia" w:cs="Georgia"/>
          <w:sz w:val="19"/>
          <w:szCs w:val="19"/>
        </w:rPr>
        <w:t>airways</w:t>
      </w:r>
      <w:r>
        <w:rPr>
          <w:rFonts w:ascii="Georgia" w:eastAsia="Georgia" w:hAnsi="Georgia" w:cs="Georgia"/>
          <w:spacing w:val="10"/>
          <w:sz w:val="19"/>
          <w:szCs w:val="19"/>
        </w:rPr>
        <w:t xml:space="preserve"> </w:t>
      </w:r>
      <w:r>
        <w:rPr>
          <w:rFonts w:ascii="Georgia" w:eastAsia="Georgia" w:hAnsi="Georgia" w:cs="Georgia"/>
          <w:sz w:val="19"/>
          <w:szCs w:val="19"/>
        </w:rPr>
        <w:t>provides</w:t>
      </w:r>
      <w:r>
        <w:rPr>
          <w:rFonts w:ascii="Georgia" w:eastAsia="Georgia" w:hAnsi="Georgia" w:cs="Georgia"/>
          <w:spacing w:val="11"/>
          <w:sz w:val="19"/>
          <w:szCs w:val="19"/>
        </w:rPr>
        <w:t xml:space="preserve"> </w:t>
      </w:r>
      <w:r>
        <w:rPr>
          <w:rFonts w:ascii="Georgia" w:eastAsia="Georgia" w:hAnsi="Georgia" w:cs="Georgia"/>
          <w:sz w:val="19"/>
          <w:szCs w:val="19"/>
        </w:rPr>
        <w:t>an</w:t>
      </w:r>
      <w:r>
        <w:rPr>
          <w:rFonts w:ascii="Georgia" w:eastAsia="Georgia" w:hAnsi="Georgia" w:cs="Georgia"/>
          <w:spacing w:val="1"/>
          <w:sz w:val="19"/>
          <w:szCs w:val="19"/>
        </w:rPr>
        <w:t xml:space="preserve"> </w:t>
      </w:r>
      <w:r>
        <w:rPr>
          <w:rFonts w:ascii="Georgia" w:eastAsia="Georgia" w:hAnsi="Georgia" w:cs="Georgia"/>
          <w:sz w:val="19"/>
          <w:szCs w:val="19"/>
        </w:rPr>
        <w:t>assessment</w:t>
      </w:r>
      <w:r>
        <w:rPr>
          <w:rFonts w:ascii="Georgia" w:eastAsia="Georgia" w:hAnsi="Georgia" w:cs="Georgia"/>
          <w:spacing w:val="16"/>
          <w:sz w:val="19"/>
          <w:szCs w:val="19"/>
        </w:rPr>
        <w:t xml:space="preserve"> </w:t>
      </w:r>
      <w:r>
        <w:rPr>
          <w:rFonts w:ascii="Georgia" w:eastAsia="Georgia" w:hAnsi="Georgia" w:cs="Georgia"/>
          <w:sz w:val="19"/>
          <w:szCs w:val="19"/>
        </w:rPr>
        <w:t>of the</w:t>
      </w:r>
      <w:r>
        <w:rPr>
          <w:rFonts w:ascii="Georgia" w:eastAsia="Georgia" w:hAnsi="Georgia" w:cs="Georgia"/>
          <w:spacing w:val="2"/>
          <w:sz w:val="19"/>
          <w:szCs w:val="19"/>
        </w:rPr>
        <w:t xml:space="preserve"> </w:t>
      </w:r>
      <w:r>
        <w:rPr>
          <w:rFonts w:ascii="Georgia" w:eastAsia="Georgia" w:hAnsi="Georgia" w:cs="Georgia"/>
          <w:sz w:val="19"/>
          <w:szCs w:val="19"/>
        </w:rPr>
        <w:t>contribution</w:t>
      </w:r>
      <w:r>
        <w:rPr>
          <w:rFonts w:ascii="Georgia" w:eastAsia="Georgia" w:hAnsi="Georgia" w:cs="Georgia"/>
          <w:spacing w:val="18"/>
          <w:sz w:val="19"/>
          <w:szCs w:val="19"/>
        </w:rPr>
        <w:t xml:space="preserve"> </w:t>
      </w:r>
      <w:r>
        <w:rPr>
          <w:rFonts w:ascii="Georgia" w:eastAsia="Georgia" w:hAnsi="Georgia" w:cs="Georgia"/>
          <w:sz w:val="19"/>
          <w:szCs w:val="19"/>
        </w:rPr>
        <w:t>of airway</w:t>
      </w:r>
      <w:r>
        <w:rPr>
          <w:rFonts w:ascii="Georgia" w:eastAsia="Georgia" w:hAnsi="Georgia" w:cs="Georgia"/>
          <w:spacing w:val="8"/>
          <w:sz w:val="19"/>
          <w:szCs w:val="19"/>
        </w:rPr>
        <w:t xml:space="preserve"> </w:t>
      </w:r>
      <w:r>
        <w:rPr>
          <w:rFonts w:ascii="Georgia" w:eastAsia="Georgia" w:hAnsi="Georgia" w:cs="Georgia"/>
          <w:sz w:val="19"/>
          <w:szCs w:val="19"/>
        </w:rPr>
        <w:t>changes</w:t>
      </w:r>
      <w:r>
        <w:rPr>
          <w:rFonts w:ascii="Georgia" w:eastAsia="Georgia" w:hAnsi="Georgia" w:cs="Georgia"/>
          <w:spacing w:val="10"/>
          <w:sz w:val="19"/>
          <w:szCs w:val="19"/>
        </w:rPr>
        <w:t xml:space="preserve"> </w:t>
      </w:r>
      <w:r>
        <w:rPr>
          <w:rFonts w:ascii="Georgia" w:eastAsia="Georgia" w:hAnsi="Georgia" w:cs="Georgia"/>
          <w:sz w:val="19"/>
          <w:szCs w:val="19"/>
        </w:rPr>
        <w:t>to chronic</w:t>
      </w:r>
      <w:r>
        <w:rPr>
          <w:rFonts w:ascii="Georgia" w:eastAsia="Georgia" w:hAnsi="Georgia" w:cs="Georgia"/>
          <w:spacing w:val="9"/>
          <w:sz w:val="19"/>
          <w:szCs w:val="19"/>
        </w:rPr>
        <w:t xml:space="preserve"> </w:t>
      </w:r>
      <w:r>
        <w:rPr>
          <w:rFonts w:ascii="Georgia" w:eastAsia="Georgia" w:hAnsi="Georgia" w:cs="Georgia"/>
          <w:w w:val="102"/>
          <w:sz w:val="19"/>
          <w:szCs w:val="19"/>
        </w:rPr>
        <w:t>lung disease.</w:t>
      </w:r>
    </w:p>
    <w:p w14:paraId="42092923" w14:textId="184409A7" w:rsidR="00E61F9D" w:rsidRDefault="005C64D6">
      <w:pPr>
        <w:spacing w:before="59" w:after="0" w:line="277" w:lineRule="auto"/>
        <w:ind w:left="120" w:right="52"/>
        <w:jc w:val="both"/>
        <w:rPr>
          <w:rFonts w:ascii="Georgia" w:eastAsia="Georgia" w:hAnsi="Georgia" w:cs="Georgia"/>
          <w:sz w:val="19"/>
          <w:szCs w:val="19"/>
        </w:rPr>
      </w:pPr>
      <w:r>
        <w:rPr>
          <w:rFonts w:ascii="Georgia" w:eastAsia="Georgia" w:hAnsi="Georgia" w:cs="Georgia"/>
          <w:b/>
          <w:bCs/>
          <w:sz w:val="19"/>
          <w:szCs w:val="19"/>
        </w:rPr>
        <w:t>Airway</w:t>
      </w:r>
      <w:r>
        <w:rPr>
          <w:rFonts w:ascii="Georgia" w:eastAsia="Georgia" w:hAnsi="Georgia" w:cs="Georgia"/>
          <w:b/>
          <w:bCs/>
          <w:spacing w:val="21"/>
          <w:sz w:val="19"/>
          <w:szCs w:val="19"/>
        </w:rPr>
        <w:t xml:space="preserve"> </w:t>
      </w:r>
      <w:r>
        <w:rPr>
          <w:rFonts w:ascii="Georgia" w:eastAsia="Georgia" w:hAnsi="Georgia" w:cs="Georgia"/>
          <w:b/>
          <w:bCs/>
          <w:sz w:val="19"/>
          <w:szCs w:val="19"/>
        </w:rPr>
        <w:t xml:space="preserve">segmentation. </w:t>
      </w:r>
      <w:r>
        <w:rPr>
          <w:rFonts w:ascii="Georgia" w:eastAsia="Georgia" w:hAnsi="Georgia" w:cs="Georgia"/>
          <w:b/>
          <w:bCs/>
          <w:spacing w:val="11"/>
          <w:sz w:val="19"/>
          <w:szCs w:val="19"/>
        </w:rPr>
        <w:t xml:space="preserve"> </w:t>
      </w:r>
      <w:del w:id="300" w:author="James Gee" w:date="2016-07-20T18:12:00Z">
        <w:r w:rsidDel="00D26D70">
          <w:rPr>
            <w:rFonts w:ascii="Georgia" w:eastAsia="Georgia" w:hAnsi="Georgia" w:cs="Georgia"/>
            <w:sz w:val="19"/>
            <w:szCs w:val="19"/>
          </w:rPr>
          <w:delText>In</w:delText>
        </w:r>
        <w:r w:rsidDel="00D26D70">
          <w:rPr>
            <w:rFonts w:ascii="Georgia" w:eastAsia="Georgia" w:hAnsi="Georgia" w:cs="Georgia"/>
            <w:spacing w:val="13"/>
            <w:sz w:val="19"/>
            <w:szCs w:val="19"/>
          </w:rPr>
          <w:delText xml:space="preserve"> </w:delText>
        </w:r>
        <w:r w:rsidDel="00D26D70">
          <w:rPr>
            <w:rFonts w:ascii="Georgia" w:eastAsia="Georgia" w:hAnsi="Georgia" w:cs="Georgia"/>
            <w:sz w:val="19"/>
            <w:szCs w:val="19"/>
          </w:rPr>
          <w:delText>describing</w:delText>
        </w:r>
        <w:r w:rsidDel="00D26D70">
          <w:rPr>
            <w:rFonts w:ascii="Georgia" w:eastAsia="Georgia" w:hAnsi="Georgia" w:cs="Georgia"/>
            <w:spacing w:val="24"/>
            <w:sz w:val="19"/>
            <w:szCs w:val="19"/>
          </w:rPr>
          <w:delText xml:space="preserve"> </w:delText>
        </w:r>
        <w:r w:rsidDel="00D26D70">
          <w:rPr>
            <w:rFonts w:ascii="Georgia" w:eastAsia="Georgia" w:hAnsi="Georgia" w:cs="Georgia"/>
            <w:sz w:val="19"/>
            <w:szCs w:val="19"/>
          </w:rPr>
          <w:delText>the</w:delText>
        </w:r>
        <w:r w:rsidDel="00D26D70">
          <w:rPr>
            <w:rFonts w:ascii="Georgia" w:eastAsia="Georgia" w:hAnsi="Georgia" w:cs="Georgia"/>
            <w:spacing w:val="12"/>
            <w:sz w:val="19"/>
            <w:szCs w:val="19"/>
          </w:rPr>
          <w:delText xml:space="preserve"> </w:delText>
        </w:r>
        <w:r w:rsidDel="00D26D70">
          <w:rPr>
            <w:rFonts w:ascii="Georgia" w:eastAsia="Georgia" w:hAnsi="Georgia" w:cs="Georgia"/>
            <w:sz w:val="19"/>
            <w:szCs w:val="19"/>
          </w:rPr>
          <w:delText>quantitative</w:delText>
        </w:r>
        <w:r w:rsidDel="00D26D70">
          <w:rPr>
            <w:rFonts w:ascii="Georgia" w:eastAsia="Georgia" w:hAnsi="Georgia" w:cs="Georgia"/>
            <w:spacing w:val="27"/>
            <w:sz w:val="19"/>
            <w:szCs w:val="19"/>
          </w:rPr>
          <w:delText xml:space="preserve"> </w:delText>
        </w:r>
        <w:r w:rsidDel="00D26D70">
          <w:rPr>
            <w:rFonts w:ascii="Georgia" w:eastAsia="Georgia" w:hAnsi="Georgia" w:cs="Georgia"/>
            <w:sz w:val="19"/>
            <w:szCs w:val="19"/>
          </w:rPr>
          <w:delText>CT</w:delText>
        </w:r>
        <w:r w:rsidDel="00D26D70">
          <w:rPr>
            <w:rFonts w:ascii="Georgia" w:eastAsia="Georgia" w:hAnsi="Georgia" w:cs="Georgia"/>
            <w:spacing w:val="12"/>
            <w:sz w:val="19"/>
            <w:szCs w:val="19"/>
          </w:rPr>
          <w:delText xml:space="preserve"> </w:delText>
        </w:r>
        <w:r w:rsidDel="00D26D70">
          <w:rPr>
            <w:rFonts w:ascii="Georgia" w:eastAsia="Georgia" w:hAnsi="Georgia" w:cs="Georgia"/>
            <w:sz w:val="19"/>
            <w:szCs w:val="19"/>
          </w:rPr>
          <w:delText>lung</w:delText>
        </w:r>
        <w:r w:rsidDel="00D26D70">
          <w:rPr>
            <w:rFonts w:ascii="Georgia" w:eastAsia="Georgia" w:hAnsi="Georgia" w:cs="Georgia"/>
            <w:spacing w:val="14"/>
            <w:sz w:val="19"/>
            <w:szCs w:val="19"/>
          </w:rPr>
          <w:delText xml:space="preserve"> </w:delText>
        </w:r>
        <w:r w:rsidDel="00D26D70">
          <w:rPr>
            <w:rFonts w:ascii="Georgia" w:eastAsia="Georgia" w:hAnsi="Georgia" w:cs="Georgia"/>
            <w:sz w:val="19"/>
            <w:szCs w:val="19"/>
          </w:rPr>
          <w:delText>indices,</w:delText>
        </w:r>
        <w:r w:rsidDel="00D26D70">
          <w:rPr>
            <w:rFonts w:ascii="Georgia" w:eastAsia="Georgia" w:hAnsi="Georgia" w:cs="Georgia"/>
            <w:spacing w:val="21"/>
            <w:sz w:val="19"/>
            <w:szCs w:val="19"/>
          </w:rPr>
          <w:delText xml:space="preserve"> </w:delText>
        </w:r>
        <w:r w:rsidDel="00D26D70">
          <w:rPr>
            <w:rFonts w:ascii="Georgia" w:eastAsia="Georgia" w:hAnsi="Georgia" w:cs="Georgia"/>
            <w:sz w:val="19"/>
            <w:szCs w:val="19"/>
          </w:rPr>
          <w:delText>it</w:delText>
        </w:r>
        <w:r w:rsidDel="00D26D70">
          <w:rPr>
            <w:rFonts w:ascii="Georgia" w:eastAsia="Georgia" w:hAnsi="Georgia" w:cs="Georgia"/>
            <w:spacing w:val="9"/>
            <w:sz w:val="19"/>
            <w:szCs w:val="19"/>
          </w:rPr>
          <w:delText xml:space="preserve"> </w:delText>
        </w:r>
        <w:r w:rsidDel="00D26D70">
          <w:rPr>
            <w:rFonts w:ascii="Georgia" w:eastAsia="Georgia" w:hAnsi="Georgia" w:cs="Georgia"/>
            <w:sz w:val="19"/>
            <w:szCs w:val="19"/>
          </w:rPr>
          <w:delText>was</w:delText>
        </w:r>
        <w:r w:rsidDel="00D26D70">
          <w:rPr>
            <w:rFonts w:ascii="Georgia" w:eastAsia="Georgia" w:hAnsi="Georgia" w:cs="Georgia"/>
            <w:spacing w:val="13"/>
            <w:sz w:val="19"/>
            <w:szCs w:val="19"/>
          </w:rPr>
          <w:delText xml:space="preserve"> </w:delText>
        </w:r>
        <w:r w:rsidDel="00D26D70">
          <w:rPr>
            <w:rFonts w:ascii="Georgia" w:eastAsia="Georgia" w:hAnsi="Georgia" w:cs="Georgia"/>
            <w:sz w:val="19"/>
            <w:szCs w:val="19"/>
          </w:rPr>
          <w:delText>pointed</w:delText>
        </w:r>
        <w:r w:rsidDel="00D26D70">
          <w:rPr>
            <w:rFonts w:ascii="Georgia" w:eastAsia="Georgia" w:hAnsi="Georgia" w:cs="Georgia"/>
            <w:spacing w:val="20"/>
            <w:sz w:val="19"/>
            <w:szCs w:val="19"/>
          </w:rPr>
          <w:delText xml:space="preserve"> </w:delText>
        </w:r>
        <w:r w:rsidDel="00D26D70">
          <w:rPr>
            <w:rFonts w:ascii="Georgia" w:eastAsia="Georgia" w:hAnsi="Georgia" w:cs="Georgia"/>
            <w:sz w:val="19"/>
            <w:szCs w:val="19"/>
          </w:rPr>
          <w:delText>out</w:delText>
        </w:r>
        <w:r w:rsidDel="00D26D70">
          <w:rPr>
            <w:rFonts w:ascii="Georgia" w:eastAsia="Georgia" w:hAnsi="Georgia" w:cs="Georgia"/>
            <w:spacing w:val="13"/>
            <w:sz w:val="19"/>
            <w:szCs w:val="19"/>
          </w:rPr>
          <w:delText xml:space="preserve"> </w:delText>
        </w:r>
        <w:r w:rsidDel="00D26D70">
          <w:rPr>
            <w:rFonts w:ascii="Georgia" w:eastAsia="Georgia" w:hAnsi="Georgia" w:cs="Georgia"/>
            <w:sz w:val="19"/>
            <w:szCs w:val="19"/>
          </w:rPr>
          <w:delText>that</w:delText>
        </w:r>
        <w:r w:rsidDel="00D26D70">
          <w:rPr>
            <w:rFonts w:ascii="Georgia" w:eastAsia="Georgia" w:hAnsi="Georgia" w:cs="Georgia"/>
            <w:spacing w:val="14"/>
            <w:sz w:val="19"/>
            <w:szCs w:val="19"/>
          </w:rPr>
          <w:delText xml:space="preserve"> </w:delText>
        </w:r>
        <w:r w:rsidDel="00D26D70">
          <w:rPr>
            <w:rFonts w:ascii="Georgia" w:eastAsia="Georgia" w:hAnsi="Georgia" w:cs="Georgia"/>
            <w:sz w:val="19"/>
            <w:szCs w:val="19"/>
          </w:rPr>
          <w:delText>lung</w:delText>
        </w:r>
      </w:del>
      <w:ins w:id="301" w:author="James Gee" w:date="2016-07-20T18:12:00Z">
        <w:r w:rsidR="00D26D70">
          <w:rPr>
            <w:rFonts w:ascii="Georgia" w:eastAsia="Georgia" w:hAnsi="Georgia" w:cs="Georgia"/>
            <w:sz w:val="19"/>
            <w:szCs w:val="19"/>
          </w:rPr>
          <w:t>Lung</w:t>
        </w:r>
      </w:ins>
      <w:r>
        <w:rPr>
          <w:rFonts w:ascii="Georgia" w:eastAsia="Georgia" w:hAnsi="Georgia" w:cs="Georgia"/>
          <w:spacing w:val="14"/>
          <w:sz w:val="19"/>
          <w:szCs w:val="19"/>
        </w:rPr>
        <w:t xml:space="preserve"> </w:t>
      </w:r>
      <w:r>
        <w:rPr>
          <w:rFonts w:ascii="Georgia" w:eastAsia="Georgia" w:hAnsi="Georgia" w:cs="Georgia"/>
          <w:sz w:val="19"/>
          <w:szCs w:val="19"/>
        </w:rPr>
        <w:t>airway</w:t>
      </w:r>
      <w:r>
        <w:rPr>
          <w:rFonts w:ascii="Georgia" w:eastAsia="Georgia" w:hAnsi="Georgia" w:cs="Georgia"/>
          <w:spacing w:val="18"/>
          <w:sz w:val="19"/>
          <w:szCs w:val="19"/>
        </w:rPr>
        <w:t xml:space="preserve"> </w:t>
      </w:r>
      <w:r>
        <w:rPr>
          <w:rFonts w:ascii="Georgia" w:eastAsia="Georgia" w:hAnsi="Georgia" w:cs="Georgia"/>
          <w:sz w:val="19"/>
          <w:szCs w:val="19"/>
        </w:rPr>
        <w:t>morphology</w:t>
      </w:r>
      <w:r>
        <w:rPr>
          <w:rFonts w:ascii="Georgia" w:eastAsia="Georgia" w:hAnsi="Georgia" w:cs="Georgia"/>
          <w:spacing w:val="27"/>
          <w:sz w:val="19"/>
          <w:szCs w:val="19"/>
        </w:rPr>
        <w:t xml:space="preserve"> </w:t>
      </w:r>
      <w:r>
        <w:rPr>
          <w:rFonts w:ascii="Georgia" w:eastAsia="Georgia" w:hAnsi="Georgia" w:cs="Georgia"/>
          <w:w w:val="102"/>
          <w:sz w:val="19"/>
          <w:szCs w:val="19"/>
        </w:rPr>
        <w:t xml:space="preserve">has </w:t>
      </w:r>
      <w:r>
        <w:rPr>
          <w:rFonts w:ascii="Georgia" w:eastAsia="Georgia" w:hAnsi="Georgia" w:cs="Georgia"/>
          <w:sz w:val="19"/>
          <w:szCs w:val="19"/>
        </w:rPr>
        <w:t>been</w:t>
      </w:r>
      <w:r>
        <w:rPr>
          <w:rFonts w:ascii="Georgia" w:eastAsia="Georgia" w:hAnsi="Georgia" w:cs="Georgia"/>
          <w:spacing w:val="23"/>
          <w:sz w:val="19"/>
          <w:szCs w:val="19"/>
        </w:rPr>
        <w:t xml:space="preserve"> </w:t>
      </w:r>
      <w:r>
        <w:rPr>
          <w:rFonts w:ascii="Georgia" w:eastAsia="Georgia" w:hAnsi="Georgia" w:cs="Georgia"/>
          <w:sz w:val="19"/>
          <w:szCs w:val="19"/>
        </w:rPr>
        <w:t>previously</w:t>
      </w:r>
      <w:r>
        <w:rPr>
          <w:rFonts w:ascii="Georgia" w:eastAsia="Georgia" w:hAnsi="Georgia" w:cs="Georgia"/>
          <w:spacing w:val="32"/>
          <w:sz w:val="19"/>
          <w:szCs w:val="19"/>
        </w:rPr>
        <w:t xml:space="preserve"> </w:t>
      </w:r>
      <w:r>
        <w:rPr>
          <w:rFonts w:ascii="Georgia" w:eastAsia="Georgia" w:hAnsi="Georgia" w:cs="Georgia"/>
          <w:sz w:val="19"/>
          <w:szCs w:val="19"/>
        </w:rPr>
        <w:t>utilized</w:t>
      </w:r>
      <w:r>
        <w:rPr>
          <w:rFonts w:ascii="Georgia" w:eastAsia="Georgia" w:hAnsi="Georgia" w:cs="Georgia"/>
          <w:spacing w:val="28"/>
          <w:sz w:val="19"/>
          <w:szCs w:val="19"/>
        </w:rPr>
        <w:t xml:space="preserve"> </w:t>
      </w:r>
      <w:r>
        <w:rPr>
          <w:rFonts w:ascii="Georgia" w:eastAsia="Georgia" w:hAnsi="Georgia" w:cs="Georgia"/>
          <w:sz w:val="19"/>
          <w:szCs w:val="19"/>
        </w:rPr>
        <w:t>as</w:t>
      </w:r>
      <w:r>
        <w:rPr>
          <w:rFonts w:ascii="Georgia" w:eastAsia="Georgia" w:hAnsi="Georgia" w:cs="Georgia"/>
          <w:spacing w:val="19"/>
          <w:sz w:val="19"/>
          <w:szCs w:val="19"/>
        </w:rPr>
        <w:t xml:space="preserve"> </w:t>
      </w:r>
      <w:r>
        <w:rPr>
          <w:rFonts w:ascii="Georgia" w:eastAsia="Georgia" w:hAnsi="Georgia" w:cs="Georgia"/>
          <w:sz w:val="19"/>
          <w:szCs w:val="19"/>
        </w:rPr>
        <w:t>a</w:t>
      </w:r>
      <w:r>
        <w:rPr>
          <w:rFonts w:ascii="Georgia" w:eastAsia="Georgia" w:hAnsi="Georgia" w:cs="Georgia"/>
          <w:spacing w:val="18"/>
          <w:sz w:val="19"/>
          <w:szCs w:val="19"/>
        </w:rPr>
        <w:t xml:space="preserve"> </w:t>
      </w:r>
      <w:r>
        <w:rPr>
          <w:rFonts w:ascii="Georgia" w:eastAsia="Georgia" w:hAnsi="Georgia" w:cs="Georgia"/>
          <w:sz w:val="19"/>
          <w:szCs w:val="19"/>
        </w:rPr>
        <w:t>biomarker</w:t>
      </w:r>
      <w:r>
        <w:rPr>
          <w:rFonts w:ascii="Georgia" w:eastAsia="Georgia" w:hAnsi="Georgia" w:cs="Georgia"/>
          <w:spacing w:val="33"/>
          <w:sz w:val="19"/>
          <w:szCs w:val="19"/>
        </w:rPr>
        <w:t xml:space="preserve"> </w:t>
      </w:r>
      <w:r>
        <w:rPr>
          <w:rFonts w:ascii="Georgia" w:eastAsia="Georgia" w:hAnsi="Georgia" w:cs="Georgia"/>
          <w:sz w:val="19"/>
          <w:szCs w:val="19"/>
        </w:rPr>
        <w:t>for</w:t>
      </w:r>
      <w:r>
        <w:rPr>
          <w:rFonts w:ascii="Georgia" w:eastAsia="Georgia" w:hAnsi="Georgia" w:cs="Georgia"/>
          <w:spacing w:val="20"/>
          <w:sz w:val="19"/>
          <w:szCs w:val="19"/>
        </w:rPr>
        <w:t xml:space="preserve"> </w:t>
      </w:r>
      <w:r>
        <w:rPr>
          <w:rFonts w:ascii="Georgia" w:eastAsia="Georgia" w:hAnsi="Georgia" w:cs="Georgia"/>
          <w:sz w:val="19"/>
          <w:szCs w:val="19"/>
        </w:rPr>
        <w:t>disease</w:t>
      </w:r>
      <w:r>
        <w:rPr>
          <w:rFonts w:ascii="Georgia" w:eastAsia="Georgia" w:hAnsi="Georgia" w:cs="Georgia"/>
          <w:spacing w:val="27"/>
          <w:sz w:val="19"/>
          <w:szCs w:val="19"/>
        </w:rPr>
        <w:t xml:space="preserve"> </w:t>
      </w:r>
      <w:r>
        <w:rPr>
          <w:rFonts w:ascii="Georgia" w:eastAsia="Georgia" w:hAnsi="Georgia" w:cs="Georgia"/>
          <w:sz w:val="19"/>
          <w:szCs w:val="19"/>
        </w:rPr>
        <w:t>characterization</w:t>
      </w:r>
      <w:del w:id="302" w:author="James Gee" w:date="2016-07-20T18:13:00Z">
        <w:r w:rsidDel="00D26D70">
          <w:rPr>
            <w:rFonts w:ascii="Georgia" w:eastAsia="Georgia" w:hAnsi="Georgia" w:cs="Georgia"/>
            <w:sz w:val="19"/>
            <w:szCs w:val="19"/>
          </w:rPr>
          <w:delText xml:space="preserve">. </w:delText>
        </w:r>
        <w:r w:rsidDel="00D26D70">
          <w:rPr>
            <w:rFonts w:ascii="Georgia" w:eastAsia="Georgia" w:hAnsi="Georgia" w:cs="Georgia"/>
            <w:spacing w:val="40"/>
            <w:sz w:val="19"/>
            <w:szCs w:val="19"/>
          </w:rPr>
          <w:delText xml:space="preserve"> </w:delText>
        </w:r>
        <w:r w:rsidDel="00D26D70">
          <w:rPr>
            <w:rFonts w:ascii="Georgia" w:eastAsia="Georgia" w:hAnsi="Georgia" w:cs="Georgia"/>
            <w:sz w:val="19"/>
            <w:szCs w:val="19"/>
          </w:rPr>
          <w:delText>Additionally,</w:delText>
        </w:r>
      </w:del>
      <w:ins w:id="303" w:author="James Gee" w:date="2016-07-20T18:13:00Z">
        <w:r w:rsidR="00D26D70">
          <w:rPr>
            <w:rFonts w:ascii="Georgia" w:eastAsia="Georgia" w:hAnsi="Georgia" w:cs="Georgia"/>
            <w:sz w:val="19"/>
            <w:szCs w:val="19"/>
          </w:rPr>
          <w:t>, but</w:t>
        </w:r>
      </w:ins>
      <w:r>
        <w:rPr>
          <w:rFonts w:ascii="Georgia" w:eastAsia="Georgia" w:hAnsi="Georgia" w:cs="Georgia"/>
          <w:spacing w:val="40"/>
          <w:sz w:val="19"/>
          <w:szCs w:val="19"/>
        </w:rPr>
        <w:t xml:space="preserve"> </w:t>
      </w:r>
      <w:r>
        <w:rPr>
          <w:rFonts w:ascii="Georgia" w:eastAsia="Georgia" w:hAnsi="Georgia" w:cs="Georgia"/>
          <w:sz w:val="19"/>
          <w:szCs w:val="19"/>
        </w:rPr>
        <w:t>there</w:t>
      </w:r>
      <w:r>
        <w:rPr>
          <w:rFonts w:ascii="Georgia" w:eastAsia="Georgia" w:hAnsi="Georgia" w:cs="Georgia"/>
          <w:spacing w:val="24"/>
          <w:sz w:val="19"/>
          <w:szCs w:val="19"/>
        </w:rPr>
        <w:t xml:space="preserve"> </w:t>
      </w:r>
      <w:r>
        <w:rPr>
          <w:rFonts w:ascii="Georgia" w:eastAsia="Georgia" w:hAnsi="Georgia" w:cs="Georgia"/>
          <w:sz w:val="19"/>
          <w:szCs w:val="19"/>
        </w:rPr>
        <w:t>are</w:t>
      </w:r>
      <w:r>
        <w:rPr>
          <w:rFonts w:ascii="Georgia" w:eastAsia="Georgia" w:hAnsi="Georgia" w:cs="Georgia"/>
          <w:spacing w:val="20"/>
          <w:sz w:val="19"/>
          <w:szCs w:val="19"/>
        </w:rPr>
        <w:t xml:space="preserve"> </w:t>
      </w:r>
      <w:ins w:id="304" w:author="James Gee" w:date="2016-07-20T18:13:00Z">
        <w:r w:rsidR="00D26D70">
          <w:rPr>
            <w:rFonts w:ascii="Georgia" w:eastAsia="Georgia" w:hAnsi="Georgia" w:cs="Georgia"/>
            <w:spacing w:val="20"/>
            <w:sz w:val="19"/>
            <w:szCs w:val="19"/>
          </w:rPr>
          <w:t xml:space="preserve">many </w:t>
        </w:r>
      </w:ins>
      <w:r>
        <w:rPr>
          <w:rFonts w:ascii="Georgia" w:eastAsia="Georgia" w:hAnsi="Georgia" w:cs="Georgia"/>
          <w:sz w:val="19"/>
          <w:szCs w:val="19"/>
        </w:rPr>
        <w:t>other</w:t>
      </w:r>
      <w:r>
        <w:rPr>
          <w:rFonts w:ascii="Georgia" w:eastAsia="Georgia" w:hAnsi="Georgia" w:cs="Georgia"/>
          <w:spacing w:val="24"/>
          <w:sz w:val="19"/>
          <w:szCs w:val="19"/>
        </w:rPr>
        <w:t xml:space="preserve"> </w:t>
      </w:r>
      <w:r>
        <w:rPr>
          <w:rFonts w:ascii="Georgia" w:eastAsia="Georgia" w:hAnsi="Georgia" w:cs="Georgia"/>
          <w:sz w:val="19"/>
          <w:szCs w:val="19"/>
        </w:rPr>
        <w:t>potential</w:t>
      </w:r>
      <w:r>
        <w:rPr>
          <w:rFonts w:ascii="Georgia" w:eastAsia="Georgia" w:hAnsi="Georgia" w:cs="Georgia"/>
          <w:spacing w:val="30"/>
          <w:sz w:val="19"/>
          <w:szCs w:val="19"/>
        </w:rPr>
        <w:t xml:space="preserve"> </w:t>
      </w:r>
      <w:r>
        <w:rPr>
          <w:rFonts w:ascii="Georgia" w:eastAsia="Georgia" w:hAnsi="Georgia" w:cs="Georgia"/>
          <w:sz w:val="19"/>
          <w:szCs w:val="19"/>
        </w:rPr>
        <w:t>uses</w:t>
      </w:r>
      <w:r>
        <w:rPr>
          <w:rFonts w:ascii="Georgia" w:eastAsia="Georgia" w:hAnsi="Georgia" w:cs="Georgia"/>
          <w:spacing w:val="22"/>
          <w:sz w:val="19"/>
          <w:szCs w:val="19"/>
        </w:rPr>
        <w:t xml:space="preserve"> </w:t>
      </w:r>
      <w:r>
        <w:rPr>
          <w:rFonts w:ascii="Georgia" w:eastAsia="Georgia" w:hAnsi="Georgia" w:cs="Georgia"/>
          <w:w w:val="102"/>
          <w:sz w:val="19"/>
          <w:szCs w:val="19"/>
        </w:rPr>
        <w:t xml:space="preserve">motivating </w:t>
      </w:r>
      <w:r>
        <w:rPr>
          <w:rFonts w:ascii="Georgia" w:eastAsia="Georgia" w:hAnsi="Georgia" w:cs="Georgia"/>
          <w:sz w:val="19"/>
          <w:szCs w:val="19"/>
        </w:rPr>
        <w:t>the</w:t>
      </w:r>
      <w:r>
        <w:rPr>
          <w:rFonts w:ascii="Georgia" w:eastAsia="Georgia" w:hAnsi="Georgia" w:cs="Georgia"/>
          <w:spacing w:val="24"/>
          <w:sz w:val="19"/>
          <w:szCs w:val="19"/>
        </w:rPr>
        <w:t xml:space="preserve"> </w:t>
      </w:r>
      <w:r>
        <w:rPr>
          <w:rFonts w:ascii="Georgia" w:eastAsia="Georgia" w:hAnsi="Georgia" w:cs="Georgia"/>
          <w:sz w:val="19"/>
          <w:szCs w:val="19"/>
        </w:rPr>
        <w:t>inclusion</w:t>
      </w:r>
      <w:r>
        <w:rPr>
          <w:rFonts w:ascii="Georgia" w:eastAsia="Georgia" w:hAnsi="Georgia" w:cs="Georgia"/>
          <w:spacing w:val="34"/>
          <w:sz w:val="19"/>
          <w:szCs w:val="19"/>
        </w:rPr>
        <w:t xml:space="preserve"> </w:t>
      </w:r>
      <w:r>
        <w:rPr>
          <w:rFonts w:ascii="Georgia" w:eastAsia="Georgia" w:hAnsi="Georgia" w:cs="Georgia"/>
          <w:sz w:val="19"/>
          <w:szCs w:val="19"/>
        </w:rPr>
        <w:t>of</w:t>
      </w:r>
      <w:r>
        <w:rPr>
          <w:rFonts w:ascii="Georgia" w:eastAsia="Georgia" w:hAnsi="Georgia" w:cs="Georgia"/>
          <w:spacing w:val="22"/>
          <w:sz w:val="19"/>
          <w:szCs w:val="19"/>
        </w:rPr>
        <w:t xml:space="preserve"> </w:t>
      </w:r>
      <w:r>
        <w:rPr>
          <w:rFonts w:ascii="Georgia" w:eastAsia="Georgia" w:hAnsi="Georgia" w:cs="Georgia"/>
          <w:sz w:val="19"/>
          <w:szCs w:val="19"/>
        </w:rPr>
        <w:t>airway</w:t>
      </w:r>
      <w:r>
        <w:rPr>
          <w:rFonts w:ascii="Georgia" w:eastAsia="Georgia" w:hAnsi="Georgia" w:cs="Georgia"/>
          <w:spacing w:val="30"/>
          <w:sz w:val="19"/>
          <w:szCs w:val="19"/>
        </w:rPr>
        <w:t xml:space="preserve"> </w:t>
      </w:r>
      <w:r>
        <w:rPr>
          <w:rFonts w:ascii="Georgia" w:eastAsia="Georgia" w:hAnsi="Georgia" w:cs="Georgia"/>
          <w:sz w:val="19"/>
          <w:szCs w:val="19"/>
        </w:rPr>
        <w:t>segmentation</w:t>
      </w:r>
      <w:r>
        <w:rPr>
          <w:rFonts w:ascii="Georgia" w:eastAsia="Georgia" w:hAnsi="Georgia" w:cs="Georgia"/>
          <w:spacing w:val="42"/>
          <w:sz w:val="19"/>
          <w:szCs w:val="19"/>
        </w:rPr>
        <w:t xml:space="preserve"> </w:t>
      </w:r>
      <w:r>
        <w:rPr>
          <w:rFonts w:ascii="Georgia" w:eastAsia="Georgia" w:hAnsi="Georgia" w:cs="Georgia"/>
          <w:sz w:val="19"/>
          <w:szCs w:val="19"/>
        </w:rPr>
        <w:t>in</w:t>
      </w:r>
      <w:r>
        <w:rPr>
          <w:rFonts w:ascii="Georgia" w:eastAsia="Georgia" w:hAnsi="Georgia" w:cs="Georgia"/>
          <w:spacing w:val="24"/>
          <w:sz w:val="19"/>
          <w:szCs w:val="19"/>
        </w:rPr>
        <w:t xml:space="preserve"> </w:t>
      </w:r>
      <w:r>
        <w:rPr>
          <w:rFonts w:ascii="Georgia" w:eastAsia="Georgia" w:hAnsi="Georgia" w:cs="Georgia"/>
          <w:sz w:val="19"/>
          <w:szCs w:val="19"/>
        </w:rPr>
        <w:t>any</w:t>
      </w:r>
      <w:r>
        <w:rPr>
          <w:rFonts w:ascii="Georgia" w:eastAsia="Georgia" w:hAnsi="Georgia" w:cs="Georgia"/>
          <w:spacing w:val="25"/>
          <w:sz w:val="19"/>
          <w:szCs w:val="19"/>
        </w:rPr>
        <w:t xml:space="preserve"> </w:t>
      </w:r>
      <w:r>
        <w:rPr>
          <w:rFonts w:ascii="Georgia" w:eastAsia="Georgia" w:hAnsi="Georgia" w:cs="Georgia"/>
          <w:sz w:val="19"/>
          <w:szCs w:val="19"/>
        </w:rPr>
        <w:t>pulmonary</w:t>
      </w:r>
      <w:r>
        <w:rPr>
          <w:rFonts w:ascii="Georgia" w:eastAsia="Georgia" w:hAnsi="Georgia" w:cs="Georgia"/>
          <w:spacing w:val="37"/>
          <w:sz w:val="19"/>
          <w:szCs w:val="19"/>
        </w:rPr>
        <w:t xml:space="preserve"> </w:t>
      </w:r>
      <w:r>
        <w:rPr>
          <w:rFonts w:ascii="Georgia" w:eastAsia="Georgia" w:hAnsi="Georgia" w:cs="Georgia"/>
          <w:sz w:val="19"/>
          <w:szCs w:val="19"/>
        </w:rPr>
        <w:t>image</w:t>
      </w:r>
      <w:r>
        <w:rPr>
          <w:rFonts w:ascii="Georgia" w:eastAsia="Georgia" w:hAnsi="Georgia" w:cs="Georgia"/>
          <w:spacing w:val="29"/>
          <w:sz w:val="19"/>
          <w:szCs w:val="19"/>
        </w:rPr>
        <w:t xml:space="preserve"> </w:t>
      </w:r>
      <w:r>
        <w:rPr>
          <w:rFonts w:ascii="Georgia" w:eastAsia="Georgia" w:hAnsi="Georgia" w:cs="Georgia"/>
          <w:sz w:val="19"/>
          <w:szCs w:val="19"/>
        </w:rPr>
        <w:t>analysis</w:t>
      </w:r>
      <w:r>
        <w:rPr>
          <w:rFonts w:ascii="Georgia" w:eastAsia="Georgia" w:hAnsi="Georgia" w:cs="Georgia"/>
          <w:spacing w:val="32"/>
          <w:sz w:val="19"/>
          <w:szCs w:val="19"/>
        </w:rPr>
        <w:t xml:space="preserve"> </w:t>
      </w:r>
      <w:r>
        <w:rPr>
          <w:rFonts w:ascii="Georgia" w:eastAsia="Georgia" w:hAnsi="Georgia" w:cs="Georgia"/>
          <w:sz w:val="19"/>
          <w:szCs w:val="19"/>
        </w:rPr>
        <w:t xml:space="preserve">toolkit. </w:t>
      </w:r>
      <w:r>
        <w:rPr>
          <w:rFonts w:ascii="Georgia" w:eastAsia="Georgia" w:hAnsi="Georgia" w:cs="Georgia"/>
          <w:spacing w:val="36"/>
          <w:sz w:val="19"/>
          <w:szCs w:val="19"/>
        </w:rPr>
        <w:t xml:space="preserve"> </w:t>
      </w:r>
      <w:r>
        <w:rPr>
          <w:rFonts w:ascii="Georgia" w:eastAsia="Georgia" w:hAnsi="Georgia" w:cs="Georgia"/>
          <w:sz w:val="19"/>
          <w:szCs w:val="19"/>
        </w:rPr>
        <w:t>In</w:t>
      </w:r>
      <w:r>
        <w:rPr>
          <w:rFonts w:ascii="Georgia" w:eastAsia="Georgia" w:hAnsi="Georgia" w:cs="Georgia"/>
          <w:spacing w:val="25"/>
          <w:sz w:val="19"/>
          <w:szCs w:val="19"/>
        </w:rPr>
        <w:t xml:space="preserve"> </w:t>
      </w:r>
      <w:r>
        <w:rPr>
          <w:rFonts w:ascii="Georgia" w:eastAsia="Georgia" w:hAnsi="Georgia" w:cs="Georgia"/>
          <w:sz w:val="19"/>
          <w:szCs w:val="19"/>
        </w:rPr>
        <w:t>an</w:t>
      </w:r>
      <w:r>
        <w:rPr>
          <w:rFonts w:ascii="Georgia" w:eastAsia="Georgia" w:hAnsi="Georgia" w:cs="Georgia"/>
          <w:spacing w:val="23"/>
          <w:sz w:val="19"/>
          <w:szCs w:val="19"/>
        </w:rPr>
        <w:t xml:space="preserve"> </w:t>
      </w:r>
      <w:r>
        <w:rPr>
          <w:rFonts w:ascii="Georgia" w:eastAsia="Georgia" w:hAnsi="Georgia" w:cs="Georgia"/>
          <w:sz w:val="19"/>
          <w:szCs w:val="19"/>
        </w:rPr>
        <w:t>evaluation</w:t>
      </w:r>
      <w:r>
        <w:rPr>
          <w:rFonts w:ascii="Georgia" w:eastAsia="Georgia" w:hAnsi="Georgia" w:cs="Georgia"/>
          <w:spacing w:val="37"/>
          <w:sz w:val="19"/>
          <w:szCs w:val="19"/>
        </w:rPr>
        <w:t xml:space="preserve"> </w:t>
      </w:r>
      <w:r>
        <w:rPr>
          <w:rFonts w:ascii="Georgia" w:eastAsia="Georgia" w:hAnsi="Georgia" w:cs="Georgia"/>
          <w:sz w:val="19"/>
          <w:szCs w:val="19"/>
        </w:rPr>
        <w:t>of</w:t>
      </w:r>
      <w:r>
        <w:rPr>
          <w:rFonts w:ascii="Georgia" w:eastAsia="Georgia" w:hAnsi="Georgia" w:cs="Georgia"/>
          <w:spacing w:val="22"/>
          <w:sz w:val="19"/>
          <w:szCs w:val="19"/>
        </w:rPr>
        <w:t xml:space="preserve"> </w:t>
      </w:r>
      <w:r>
        <w:rPr>
          <w:rFonts w:ascii="Georgia" w:eastAsia="Georgia" w:hAnsi="Georgia" w:cs="Georgia"/>
          <w:sz w:val="19"/>
          <w:szCs w:val="19"/>
        </w:rPr>
        <w:t>15</w:t>
      </w:r>
      <w:r>
        <w:rPr>
          <w:rFonts w:ascii="Georgia" w:eastAsia="Georgia" w:hAnsi="Georgia" w:cs="Georgia"/>
          <w:spacing w:val="23"/>
          <w:sz w:val="19"/>
          <w:szCs w:val="19"/>
        </w:rPr>
        <w:t xml:space="preserve"> </w:t>
      </w:r>
      <w:r>
        <w:rPr>
          <w:rFonts w:ascii="Georgia" w:eastAsia="Georgia" w:hAnsi="Georgia" w:cs="Georgia"/>
          <w:sz w:val="19"/>
          <w:szCs w:val="19"/>
        </w:rPr>
        <w:t>airway</w:t>
      </w:r>
      <w:r>
        <w:rPr>
          <w:rFonts w:ascii="Georgia" w:eastAsia="Georgia" w:hAnsi="Georgia" w:cs="Georgia"/>
          <w:spacing w:val="30"/>
          <w:sz w:val="19"/>
          <w:szCs w:val="19"/>
        </w:rPr>
        <w:t xml:space="preserve"> </w:t>
      </w:r>
      <w:r>
        <w:rPr>
          <w:rFonts w:ascii="Georgia" w:eastAsia="Georgia" w:hAnsi="Georgia" w:cs="Georgia"/>
          <w:w w:val="102"/>
          <w:sz w:val="19"/>
          <w:szCs w:val="19"/>
        </w:rPr>
        <w:t xml:space="preserve">segmentation </w:t>
      </w:r>
      <w:r>
        <w:rPr>
          <w:rFonts w:ascii="Georgia" w:eastAsia="Georgia" w:hAnsi="Georgia" w:cs="Georgia"/>
          <w:sz w:val="19"/>
          <w:szCs w:val="19"/>
        </w:rPr>
        <w:t>algorithms</w:t>
      </w:r>
      <w:r>
        <w:rPr>
          <w:rFonts w:ascii="Georgia" w:eastAsia="Georgia" w:hAnsi="Georgia" w:cs="Georgia"/>
          <w:spacing w:val="35"/>
          <w:sz w:val="19"/>
          <w:szCs w:val="19"/>
        </w:rPr>
        <w:t xml:space="preserve"> </w:t>
      </w:r>
      <w:r>
        <w:rPr>
          <w:rFonts w:ascii="Georgia" w:eastAsia="Georgia" w:hAnsi="Georgia" w:cs="Georgia"/>
          <w:sz w:val="19"/>
          <w:szCs w:val="19"/>
        </w:rPr>
        <w:t>[77]</w:t>
      </w:r>
      <w:r>
        <w:rPr>
          <w:rFonts w:ascii="Georgia" w:eastAsia="Georgia" w:hAnsi="Georgia" w:cs="Georgia"/>
          <w:spacing w:val="24"/>
          <w:sz w:val="19"/>
          <w:szCs w:val="19"/>
        </w:rPr>
        <w:t xml:space="preserve"> </w:t>
      </w:r>
      <w:r>
        <w:rPr>
          <w:rFonts w:ascii="Georgia" w:eastAsia="Georgia" w:hAnsi="Georgia" w:cs="Georgia"/>
          <w:sz w:val="19"/>
          <w:szCs w:val="19"/>
        </w:rPr>
        <w:t>for</w:t>
      </w:r>
      <w:r>
        <w:rPr>
          <w:rFonts w:ascii="Georgia" w:eastAsia="Georgia" w:hAnsi="Georgia" w:cs="Georgia"/>
          <w:spacing w:val="22"/>
          <w:sz w:val="19"/>
          <w:szCs w:val="19"/>
        </w:rPr>
        <w:t xml:space="preserve"> </w:t>
      </w:r>
      <w:r>
        <w:rPr>
          <w:rFonts w:ascii="Georgia" w:eastAsia="Georgia" w:hAnsi="Georgia" w:cs="Georgia"/>
          <w:sz w:val="19"/>
          <w:szCs w:val="19"/>
        </w:rPr>
        <w:t>the</w:t>
      </w:r>
      <w:r>
        <w:rPr>
          <w:rFonts w:ascii="Georgia" w:eastAsia="Georgia" w:hAnsi="Georgia" w:cs="Georgia"/>
          <w:spacing w:val="22"/>
          <w:sz w:val="19"/>
          <w:szCs w:val="19"/>
        </w:rPr>
        <w:t xml:space="preserve"> </w:t>
      </w:r>
      <w:r>
        <w:rPr>
          <w:rFonts w:ascii="Georgia" w:eastAsia="Georgia" w:hAnsi="Georgia" w:cs="Georgia"/>
          <w:sz w:val="19"/>
          <w:szCs w:val="19"/>
        </w:rPr>
        <w:t>Extraction</w:t>
      </w:r>
      <w:r>
        <w:rPr>
          <w:rFonts w:ascii="Georgia" w:eastAsia="Georgia" w:hAnsi="Georgia" w:cs="Georgia"/>
          <w:spacing w:val="35"/>
          <w:sz w:val="19"/>
          <w:szCs w:val="19"/>
        </w:rPr>
        <w:t xml:space="preserve"> </w:t>
      </w:r>
      <w:r>
        <w:rPr>
          <w:rFonts w:ascii="Georgia" w:eastAsia="Georgia" w:hAnsi="Georgia" w:cs="Georgia"/>
          <w:sz w:val="19"/>
          <w:szCs w:val="19"/>
        </w:rPr>
        <w:t>of</w:t>
      </w:r>
      <w:r>
        <w:rPr>
          <w:rFonts w:ascii="Georgia" w:eastAsia="Georgia" w:hAnsi="Georgia" w:cs="Georgia"/>
          <w:spacing w:val="20"/>
          <w:sz w:val="19"/>
          <w:szCs w:val="19"/>
        </w:rPr>
        <w:t xml:space="preserve"> </w:t>
      </w:r>
      <w:r>
        <w:rPr>
          <w:rFonts w:ascii="Georgia" w:eastAsia="Georgia" w:hAnsi="Georgia" w:cs="Georgia"/>
          <w:sz w:val="19"/>
          <w:szCs w:val="19"/>
        </w:rPr>
        <w:t>Airways</w:t>
      </w:r>
      <w:r>
        <w:rPr>
          <w:rFonts w:ascii="Georgia" w:eastAsia="Georgia" w:hAnsi="Georgia" w:cs="Georgia"/>
          <w:spacing w:val="30"/>
          <w:sz w:val="19"/>
          <w:szCs w:val="19"/>
        </w:rPr>
        <w:t xml:space="preserve"> </w:t>
      </w:r>
      <w:r>
        <w:rPr>
          <w:rFonts w:ascii="Georgia" w:eastAsia="Georgia" w:hAnsi="Georgia" w:cs="Georgia"/>
          <w:sz w:val="19"/>
          <w:szCs w:val="19"/>
        </w:rPr>
        <w:t>from</w:t>
      </w:r>
      <w:r>
        <w:rPr>
          <w:rFonts w:ascii="Georgia" w:eastAsia="Georgia" w:hAnsi="Georgia" w:cs="Georgia"/>
          <w:spacing w:val="25"/>
          <w:sz w:val="19"/>
          <w:szCs w:val="19"/>
        </w:rPr>
        <w:t xml:space="preserve"> </w:t>
      </w:r>
      <w:r>
        <w:rPr>
          <w:rFonts w:ascii="Georgia" w:eastAsia="Georgia" w:hAnsi="Georgia" w:cs="Georgia"/>
          <w:sz w:val="19"/>
          <w:szCs w:val="19"/>
        </w:rPr>
        <w:t>CT</w:t>
      </w:r>
      <w:r>
        <w:rPr>
          <w:rFonts w:ascii="Georgia" w:eastAsia="Georgia" w:hAnsi="Georgia" w:cs="Georgia"/>
          <w:spacing w:val="22"/>
          <w:sz w:val="19"/>
          <w:szCs w:val="19"/>
        </w:rPr>
        <w:t xml:space="preserve"> </w:t>
      </w:r>
      <w:r>
        <w:rPr>
          <w:rFonts w:ascii="Georgia" w:eastAsia="Georgia" w:hAnsi="Georgia" w:cs="Georgia"/>
          <w:sz w:val="19"/>
          <w:szCs w:val="19"/>
        </w:rPr>
        <w:t>challenge</w:t>
      </w:r>
      <w:r>
        <w:rPr>
          <w:rFonts w:ascii="Georgia" w:eastAsia="Georgia" w:hAnsi="Georgia" w:cs="Georgia"/>
          <w:spacing w:val="33"/>
          <w:sz w:val="19"/>
          <w:szCs w:val="19"/>
        </w:rPr>
        <w:t xml:space="preserve"> </w:t>
      </w:r>
      <w:r>
        <w:rPr>
          <w:rFonts w:ascii="Georgia" w:eastAsia="Georgia" w:hAnsi="Georgia" w:cs="Georgia"/>
          <w:sz w:val="19"/>
          <w:szCs w:val="19"/>
        </w:rPr>
        <w:t>held</w:t>
      </w:r>
      <w:r>
        <w:rPr>
          <w:rFonts w:ascii="Georgia" w:eastAsia="Georgia" w:hAnsi="Georgia" w:cs="Georgia"/>
          <w:spacing w:val="24"/>
          <w:sz w:val="19"/>
          <w:szCs w:val="19"/>
        </w:rPr>
        <w:t xml:space="preserve"> </w:t>
      </w:r>
      <w:r>
        <w:rPr>
          <w:rFonts w:ascii="Georgia" w:eastAsia="Georgia" w:hAnsi="Georgia" w:cs="Georgia"/>
          <w:sz w:val="19"/>
          <w:szCs w:val="19"/>
        </w:rPr>
        <w:t>in</w:t>
      </w:r>
      <w:r>
        <w:rPr>
          <w:rFonts w:ascii="Georgia" w:eastAsia="Georgia" w:hAnsi="Georgia" w:cs="Georgia"/>
          <w:spacing w:val="22"/>
          <w:sz w:val="19"/>
          <w:szCs w:val="19"/>
        </w:rPr>
        <w:t xml:space="preserve"> </w:t>
      </w:r>
      <w:r>
        <w:rPr>
          <w:rFonts w:ascii="Georgia" w:eastAsia="Georgia" w:hAnsi="Georgia" w:cs="Georgia"/>
          <w:sz w:val="19"/>
          <w:szCs w:val="19"/>
        </w:rPr>
        <w:t>2009,</w:t>
      </w:r>
      <w:r>
        <w:rPr>
          <w:rFonts w:ascii="Georgia" w:eastAsia="Georgia" w:hAnsi="Georgia" w:cs="Georgia"/>
          <w:spacing w:val="31"/>
          <w:sz w:val="19"/>
          <w:szCs w:val="19"/>
        </w:rPr>
        <w:t xml:space="preserve"> </w:t>
      </w:r>
      <w:r>
        <w:rPr>
          <w:rFonts w:ascii="Georgia" w:eastAsia="Georgia" w:hAnsi="Georgia" w:cs="Georgia"/>
          <w:sz w:val="19"/>
          <w:szCs w:val="19"/>
        </w:rPr>
        <w:t>the</w:t>
      </w:r>
      <w:r>
        <w:rPr>
          <w:rFonts w:ascii="Georgia" w:eastAsia="Georgia" w:hAnsi="Georgia" w:cs="Georgia"/>
          <w:spacing w:val="22"/>
          <w:sz w:val="19"/>
          <w:szCs w:val="19"/>
        </w:rPr>
        <w:t xml:space="preserve"> </w:t>
      </w:r>
      <w:r>
        <w:rPr>
          <w:rFonts w:ascii="Georgia" w:eastAsia="Georgia" w:hAnsi="Georgia" w:cs="Georgia"/>
          <w:sz w:val="19"/>
          <w:szCs w:val="19"/>
        </w:rPr>
        <w:t>top</w:t>
      </w:r>
      <w:r>
        <w:rPr>
          <w:rFonts w:ascii="Georgia" w:eastAsia="Georgia" w:hAnsi="Georgia" w:cs="Georgia"/>
          <w:spacing w:val="23"/>
          <w:sz w:val="19"/>
          <w:szCs w:val="19"/>
        </w:rPr>
        <w:t xml:space="preserve"> </w:t>
      </w:r>
      <w:r>
        <w:rPr>
          <w:rFonts w:ascii="Georgia" w:eastAsia="Georgia" w:hAnsi="Georgia" w:cs="Georgia"/>
          <w:sz w:val="19"/>
          <w:szCs w:val="19"/>
        </w:rPr>
        <w:t>2</w:t>
      </w:r>
      <w:r>
        <w:rPr>
          <w:rFonts w:ascii="Georgia" w:eastAsia="Georgia" w:hAnsi="Georgia" w:cs="Georgia"/>
          <w:spacing w:val="19"/>
          <w:sz w:val="19"/>
          <w:szCs w:val="19"/>
        </w:rPr>
        <w:t xml:space="preserve"> </w:t>
      </w:r>
      <w:r>
        <w:rPr>
          <w:rFonts w:ascii="Georgia" w:eastAsia="Georgia" w:hAnsi="Georgia" w:cs="Georgia"/>
          <w:sz w:val="19"/>
          <w:szCs w:val="19"/>
        </w:rPr>
        <w:t>performers</w:t>
      </w:r>
      <w:r>
        <w:rPr>
          <w:rFonts w:ascii="Georgia" w:eastAsia="Georgia" w:hAnsi="Georgia" w:cs="Georgia"/>
          <w:spacing w:val="36"/>
          <w:sz w:val="19"/>
          <w:szCs w:val="19"/>
        </w:rPr>
        <w:t xml:space="preserve"> </w:t>
      </w:r>
      <w:r>
        <w:rPr>
          <w:rFonts w:ascii="Georgia" w:eastAsia="Georgia" w:hAnsi="Georgia" w:cs="Georgia"/>
          <w:sz w:val="19"/>
          <w:szCs w:val="19"/>
        </w:rPr>
        <w:t>were</w:t>
      </w:r>
      <w:r>
        <w:rPr>
          <w:rFonts w:ascii="Georgia" w:eastAsia="Georgia" w:hAnsi="Georgia" w:cs="Georgia"/>
          <w:spacing w:val="25"/>
          <w:sz w:val="19"/>
          <w:szCs w:val="19"/>
        </w:rPr>
        <w:t xml:space="preserve"> </w:t>
      </w:r>
      <w:r>
        <w:rPr>
          <w:rFonts w:ascii="Georgia" w:eastAsia="Georgia" w:hAnsi="Georgia" w:cs="Georgia"/>
          <w:sz w:val="19"/>
          <w:szCs w:val="19"/>
        </w:rPr>
        <w:t>the</w:t>
      </w:r>
      <w:r>
        <w:rPr>
          <w:rFonts w:ascii="Georgia" w:eastAsia="Georgia" w:hAnsi="Georgia" w:cs="Georgia"/>
          <w:spacing w:val="22"/>
          <w:sz w:val="19"/>
          <w:szCs w:val="19"/>
        </w:rPr>
        <w:t xml:space="preserve"> </w:t>
      </w:r>
      <w:r>
        <w:rPr>
          <w:rFonts w:ascii="Georgia" w:eastAsia="Georgia" w:hAnsi="Georgia" w:cs="Georgia"/>
          <w:sz w:val="19"/>
          <w:szCs w:val="19"/>
        </w:rPr>
        <w:t>algorithms</w:t>
      </w:r>
      <w:r>
        <w:rPr>
          <w:rFonts w:ascii="Georgia" w:eastAsia="Georgia" w:hAnsi="Georgia" w:cs="Georgia"/>
          <w:spacing w:val="35"/>
          <w:sz w:val="19"/>
          <w:szCs w:val="19"/>
        </w:rPr>
        <w:t xml:space="preserve"> </w:t>
      </w:r>
      <w:r>
        <w:rPr>
          <w:rFonts w:ascii="Georgia" w:eastAsia="Georgia" w:hAnsi="Georgia" w:cs="Georgia"/>
          <w:w w:val="102"/>
          <w:sz w:val="19"/>
          <w:szCs w:val="19"/>
        </w:rPr>
        <w:t xml:space="preserve">of </w:t>
      </w:r>
      <w:r>
        <w:rPr>
          <w:rFonts w:ascii="Georgia" w:eastAsia="Georgia" w:hAnsi="Georgia" w:cs="Georgia"/>
          <w:sz w:val="19"/>
          <w:szCs w:val="19"/>
        </w:rPr>
        <w:t>[78]</w:t>
      </w:r>
      <w:r>
        <w:rPr>
          <w:rFonts w:ascii="Georgia" w:eastAsia="Georgia" w:hAnsi="Georgia" w:cs="Georgia"/>
          <w:spacing w:val="4"/>
          <w:sz w:val="19"/>
          <w:szCs w:val="19"/>
        </w:rPr>
        <w:t xml:space="preserve"> </w:t>
      </w:r>
      <w:r>
        <w:rPr>
          <w:rFonts w:ascii="Georgia" w:eastAsia="Georgia" w:hAnsi="Georgia" w:cs="Georgia"/>
          <w:sz w:val="19"/>
          <w:szCs w:val="19"/>
        </w:rPr>
        <w:t>and</w:t>
      </w:r>
      <w:r>
        <w:rPr>
          <w:rFonts w:ascii="Georgia" w:eastAsia="Georgia" w:hAnsi="Georgia" w:cs="Georgia"/>
          <w:spacing w:val="3"/>
          <w:sz w:val="19"/>
          <w:szCs w:val="19"/>
        </w:rPr>
        <w:t xml:space="preserve"> </w:t>
      </w:r>
      <w:r>
        <w:rPr>
          <w:rFonts w:ascii="Georgia" w:eastAsia="Georgia" w:hAnsi="Georgia" w:cs="Georgia"/>
          <w:sz w:val="19"/>
          <w:szCs w:val="19"/>
        </w:rPr>
        <w:t>[79]</w:t>
      </w:r>
      <w:r>
        <w:rPr>
          <w:rFonts w:ascii="Georgia" w:eastAsia="Georgia" w:hAnsi="Georgia" w:cs="Georgia"/>
          <w:spacing w:val="4"/>
          <w:sz w:val="19"/>
          <w:szCs w:val="19"/>
        </w:rPr>
        <w:t xml:space="preserve"> </w:t>
      </w:r>
      <w:r>
        <w:rPr>
          <w:rFonts w:ascii="Georgia" w:eastAsia="Georgia" w:hAnsi="Georgia" w:cs="Georgia"/>
          <w:sz w:val="19"/>
          <w:szCs w:val="19"/>
        </w:rPr>
        <w:t>with</w:t>
      </w:r>
      <w:r>
        <w:rPr>
          <w:rFonts w:ascii="Georgia" w:eastAsia="Georgia" w:hAnsi="Georgia" w:cs="Georgia"/>
          <w:spacing w:val="4"/>
          <w:sz w:val="19"/>
          <w:szCs w:val="19"/>
        </w:rPr>
        <w:t xml:space="preserve"> </w:t>
      </w:r>
      <w:r>
        <w:rPr>
          <w:rFonts w:ascii="Georgia" w:eastAsia="Georgia" w:hAnsi="Georgia" w:cs="Georgia"/>
          <w:sz w:val="19"/>
          <w:szCs w:val="19"/>
        </w:rPr>
        <w:t>the</w:t>
      </w:r>
      <w:r>
        <w:rPr>
          <w:rFonts w:ascii="Georgia" w:eastAsia="Georgia" w:hAnsi="Georgia" w:cs="Georgia"/>
          <w:spacing w:val="2"/>
          <w:sz w:val="19"/>
          <w:szCs w:val="19"/>
        </w:rPr>
        <w:t xml:space="preserve"> </w:t>
      </w:r>
      <w:r>
        <w:rPr>
          <w:rFonts w:ascii="Georgia" w:eastAsia="Georgia" w:hAnsi="Georgia" w:cs="Georgia"/>
          <w:sz w:val="19"/>
          <w:szCs w:val="19"/>
        </w:rPr>
        <w:t>latter</w:t>
      </w:r>
      <w:r>
        <w:rPr>
          <w:rFonts w:ascii="Georgia" w:eastAsia="Georgia" w:hAnsi="Georgia" w:cs="Georgia"/>
          <w:spacing w:val="6"/>
          <w:sz w:val="19"/>
          <w:szCs w:val="19"/>
        </w:rPr>
        <w:t xml:space="preserve"> </w:t>
      </w:r>
      <w:r>
        <w:rPr>
          <w:rFonts w:ascii="Georgia" w:eastAsia="Georgia" w:hAnsi="Georgia" w:cs="Georgia"/>
          <w:sz w:val="19"/>
          <w:szCs w:val="19"/>
        </w:rPr>
        <w:t>being</w:t>
      </w:r>
      <w:r>
        <w:rPr>
          <w:rFonts w:ascii="Georgia" w:eastAsia="Georgia" w:hAnsi="Georgia" w:cs="Georgia"/>
          <w:spacing w:val="6"/>
          <w:sz w:val="19"/>
          <w:szCs w:val="19"/>
        </w:rPr>
        <w:t xml:space="preserve"> </w:t>
      </w:r>
      <w:r>
        <w:rPr>
          <w:rFonts w:ascii="Georgia" w:eastAsia="Georgia" w:hAnsi="Georgia" w:cs="Georgia"/>
          <w:sz w:val="19"/>
          <w:szCs w:val="19"/>
        </w:rPr>
        <w:t>one</w:t>
      </w:r>
      <w:r>
        <w:rPr>
          <w:rFonts w:ascii="Georgia" w:eastAsia="Georgia" w:hAnsi="Georgia" w:cs="Georgia"/>
          <w:spacing w:val="3"/>
          <w:sz w:val="19"/>
          <w:szCs w:val="19"/>
        </w:rPr>
        <w:t xml:space="preserve"> </w:t>
      </w:r>
      <w:r>
        <w:rPr>
          <w:rFonts w:ascii="Georgia" w:eastAsia="Georgia" w:hAnsi="Georgia" w:cs="Georgia"/>
          <w:sz w:val="19"/>
          <w:szCs w:val="19"/>
        </w:rPr>
        <w:t>of the</w:t>
      </w:r>
      <w:r>
        <w:rPr>
          <w:rFonts w:ascii="Georgia" w:eastAsia="Georgia" w:hAnsi="Georgia" w:cs="Georgia"/>
          <w:spacing w:val="2"/>
          <w:sz w:val="19"/>
          <w:szCs w:val="19"/>
        </w:rPr>
        <w:t xml:space="preserve"> </w:t>
      </w:r>
      <w:r>
        <w:rPr>
          <w:rFonts w:ascii="Georgia" w:eastAsia="Georgia" w:hAnsi="Georgia" w:cs="Georgia"/>
          <w:sz w:val="19"/>
          <w:szCs w:val="19"/>
        </w:rPr>
        <w:t>more</w:t>
      </w:r>
      <w:r>
        <w:rPr>
          <w:rFonts w:ascii="Georgia" w:eastAsia="Georgia" w:hAnsi="Georgia" w:cs="Georgia"/>
          <w:spacing w:val="5"/>
          <w:sz w:val="19"/>
          <w:szCs w:val="19"/>
        </w:rPr>
        <w:t xml:space="preserve"> </w:t>
      </w:r>
      <w:r>
        <w:rPr>
          <w:rFonts w:ascii="Georgia" w:eastAsia="Georgia" w:hAnsi="Georgia" w:cs="Georgia"/>
          <w:sz w:val="19"/>
          <w:szCs w:val="19"/>
        </w:rPr>
        <w:t>conservative</w:t>
      </w:r>
      <w:r>
        <w:rPr>
          <w:rFonts w:ascii="Georgia" w:eastAsia="Georgia" w:hAnsi="Georgia" w:cs="Georgia"/>
          <w:spacing w:val="18"/>
          <w:sz w:val="19"/>
          <w:szCs w:val="19"/>
        </w:rPr>
        <w:t xml:space="preserve"> </w:t>
      </w:r>
      <w:r>
        <w:rPr>
          <w:rFonts w:ascii="Georgia" w:eastAsia="Georgia" w:hAnsi="Georgia" w:cs="Georgia"/>
          <w:sz w:val="19"/>
          <w:szCs w:val="19"/>
        </w:rPr>
        <w:t>algorithms</w:t>
      </w:r>
      <w:r>
        <w:rPr>
          <w:rFonts w:ascii="Georgia" w:eastAsia="Georgia" w:hAnsi="Georgia" w:cs="Georgia"/>
          <w:spacing w:val="15"/>
          <w:sz w:val="19"/>
          <w:szCs w:val="19"/>
        </w:rPr>
        <w:t xml:space="preserve"> </w:t>
      </w:r>
      <w:r>
        <w:rPr>
          <w:rFonts w:ascii="Georgia" w:eastAsia="Georgia" w:hAnsi="Georgia" w:cs="Georgia"/>
          <w:sz w:val="19"/>
          <w:szCs w:val="19"/>
        </w:rPr>
        <w:t>and</w:t>
      </w:r>
      <w:r>
        <w:rPr>
          <w:rFonts w:ascii="Georgia" w:eastAsia="Georgia" w:hAnsi="Georgia" w:cs="Georgia"/>
          <w:spacing w:val="3"/>
          <w:sz w:val="19"/>
          <w:szCs w:val="19"/>
        </w:rPr>
        <w:t xml:space="preserve"> </w:t>
      </w:r>
      <w:r>
        <w:rPr>
          <w:rFonts w:ascii="Georgia" w:eastAsia="Georgia" w:hAnsi="Georgia" w:cs="Georgia"/>
          <w:sz w:val="19"/>
          <w:szCs w:val="19"/>
        </w:rPr>
        <w:t>the</w:t>
      </w:r>
      <w:r>
        <w:rPr>
          <w:rFonts w:ascii="Georgia" w:eastAsia="Georgia" w:hAnsi="Georgia" w:cs="Georgia"/>
          <w:spacing w:val="2"/>
          <w:sz w:val="19"/>
          <w:szCs w:val="19"/>
        </w:rPr>
        <w:t xml:space="preserve"> </w:t>
      </w:r>
      <w:r>
        <w:rPr>
          <w:rFonts w:ascii="Georgia" w:eastAsia="Georgia" w:hAnsi="Georgia" w:cs="Georgia"/>
          <w:sz w:val="19"/>
          <w:szCs w:val="19"/>
        </w:rPr>
        <w:t>former</w:t>
      </w:r>
      <w:r>
        <w:rPr>
          <w:rFonts w:ascii="Georgia" w:eastAsia="Georgia" w:hAnsi="Georgia" w:cs="Georgia"/>
          <w:spacing w:val="8"/>
          <w:sz w:val="19"/>
          <w:szCs w:val="19"/>
        </w:rPr>
        <w:t xml:space="preserve"> </w:t>
      </w:r>
      <w:r>
        <w:rPr>
          <w:rFonts w:ascii="Georgia" w:eastAsia="Georgia" w:hAnsi="Georgia" w:cs="Georgia"/>
          <w:sz w:val="19"/>
          <w:szCs w:val="19"/>
        </w:rPr>
        <w:t>being</w:t>
      </w:r>
      <w:r>
        <w:rPr>
          <w:rFonts w:ascii="Georgia" w:eastAsia="Georgia" w:hAnsi="Georgia" w:cs="Georgia"/>
          <w:spacing w:val="6"/>
          <w:sz w:val="19"/>
          <w:szCs w:val="19"/>
        </w:rPr>
        <w:t xml:space="preserve"> </w:t>
      </w:r>
      <w:r>
        <w:rPr>
          <w:rFonts w:ascii="Georgia" w:eastAsia="Georgia" w:hAnsi="Georgia" w:cs="Georgia"/>
          <w:sz w:val="19"/>
          <w:szCs w:val="19"/>
        </w:rPr>
        <w:t>more</w:t>
      </w:r>
      <w:r>
        <w:rPr>
          <w:rFonts w:ascii="Georgia" w:eastAsia="Georgia" w:hAnsi="Georgia" w:cs="Georgia"/>
          <w:spacing w:val="5"/>
          <w:sz w:val="19"/>
          <w:szCs w:val="19"/>
        </w:rPr>
        <w:t xml:space="preserve"> </w:t>
      </w:r>
      <w:r>
        <w:rPr>
          <w:rFonts w:ascii="Georgia" w:eastAsia="Georgia" w:hAnsi="Georgia" w:cs="Georgia"/>
          <w:sz w:val="19"/>
          <w:szCs w:val="19"/>
        </w:rPr>
        <w:t>prone</w:t>
      </w:r>
      <w:r>
        <w:rPr>
          <w:rFonts w:ascii="Georgia" w:eastAsia="Georgia" w:hAnsi="Georgia" w:cs="Georgia"/>
          <w:spacing w:val="7"/>
          <w:sz w:val="19"/>
          <w:szCs w:val="19"/>
        </w:rPr>
        <w:t xml:space="preserve"> </w:t>
      </w:r>
      <w:r>
        <w:rPr>
          <w:rFonts w:ascii="Georgia" w:eastAsia="Georgia" w:hAnsi="Georgia" w:cs="Georgia"/>
          <w:sz w:val="19"/>
          <w:szCs w:val="19"/>
        </w:rPr>
        <w:t>to false</w:t>
      </w:r>
      <w:r>
        <w:rPr>
          <w:rFonts w:ascii="Georgia" w:eastAsia="Georgia" w:hAnsi="Georgia" w:cs="Georgia"/>
          <w:spacing w:val="4"/>
          <w:sz w:val="19"/>
          <w:szCs w:val="19"/>
        </w:rPr>
        <w:t xml:space="preserve"> </w:t>
      </w:r>
      <w:r>
        <w:rPr>
          <w:rFonts w:ascii="Georgia" w:eastAsia="Georgia" w:hAnsi="Georgia" w:cs="Georgia"/>
          <w:w w:val="102"/>
          <w:sz w:val="19"/>
          <w:szCs w:val="19"/>
        </w:rPr>
        <w:t xml:space="preserve">positives. </w:t>
      </w:r>
      <w:r>
        <w:rPr>
          <w:rFonts w:ascii="Georgia" w:eastAsia="Georgia" w:hAnsi="Georgia" w:cs="Georgia"/>
          <w:sz w:val="19"/>
          <w:szCs w:val="19"/>
        </w:rPr>
        <w:t>Our</w:t>
      </w:r>
      <w:r>
        <w:rPr>
          <w:rFonts w:ascii="Georgia" w:eastAsia="Georgia" w:hAnsi="Georgia" w:cs="Georgia"/>
          <w:spacing w:val="26"/>
          <w:sz w:val="19"/>
          <w:szCs w:val="19"/>
        </w:rPr>
        <w:t xml:space="preserve"> </w:t>
      </w:r>
      <w:r>
        <w:rPr>
          <w:rFonts w:ascii="Georgia" w:eastAsia="Georgia" w:hAnsi="Georgia" w:cs="Georgia"/>
          <w:sz w:val="19"/>
          <w:szCs w:val="19"/>
        </w:rPr>
        <w:t>plan</w:t>
      </w:r>
      <w:r>
        <w:rPr>
          <w:rFonts w:ascii="Georgia" w:eastAsia="Georgia" w:hAnsi="Georgia" w:cs="Georgia"/>
          <w:spacing w:val="26"/>
          <w:sz w:val="19"/>
          <w:szCs w:val="19"/>
        </w:rPr>
        <w:t xml:space="preserve"> </w:t>
      </w:r>
      <w:r>
        <w:rPr>
          <w:rFonts w:ascii="Georgia" w:eastAsia="Georgia" w:hAnsi="Georgia" w:cs="Georgia"/>
          <w:sz w:val="19"/>
          <w:szCs w:val="19"/>
        </w:rPr>
        <w:t>is</w:t>
      </w:r>
      <w:r>
        <w:rPr>
          <w:rFonts w:ascii="Georgia" w:eastAsia="Georgia" w:hAnsi="Georgia" w:cs="Georgia"/>
          <w:spacing w:val="22"/>
          <w:sz w:val="19"/>
          <w:szCs w:val="19"/>
        </w:rPr>
        <w:t xml:space="preserve"> </w:t>
      </w:r>
      <w:r>
        <w:rPr>
          <w:rFonts w:ascii="Georgia" w:eastAsia="Georgia" w:hAnsi="Georgia" w:cs="Georgia"/>
          <w:sz w:val="19"/>
          <w:szCs w:val="19"/>
        </w:rPr>
        <w:t>to</w:t>
      </w:r>
      <w:r>
        <w:rPr>
          <w:rFonts w:ascii="Georgia" w:eastAsia="Georgia" w:hAnsi="Georgia" w:cs="Georgia"/>
          <w:spacing w:val="22"/>
          <w:sz w:val="19"/>
          <w:szCs w:val="19"/>
        </w:rPr>
        <w:t xml:space="preserve"> </w:t>
      </w:r>
      <w:r>
        <w:rPr>
          <w:rFonts w:ascii="Georgia" w:eastAsia="Georgia" w:hAnsi="Georgia" w:cs="Georgia"/>
          <w:sz w:val="19"/>
          <w:szCs w:val="19"/>
        </w:rPr>
        <w:t>provide</w:t>
      </w:r>
      <w:r>
        <w:rPr>
          <w:rFonts w:ascii="Georgia" w:eastAsia="Georgia" w:hAnsi="Georgia" w:cs="Georgia"/>
          <w:spacing w:val="32"/>
          <w:sz w:val="19"/>
          <w:szCs w:val="19"/>
        </w:rPr>
        <w:t xml:space="preserve"> </w:t>
      </w:r>
      <w:r>
        <w:rPr>
          <w:rFonts w:ascii="Georgia" w:eastAsia="Georgia" w:hAnsi="Georgia" w:cs="Georgia"/>
          <w:sz w:val="19"/>
          <w:szCs w:val="19"/>
        </w:rPr>
        <w:t>an</w:t>
      </w:r>
      <w:r>
        <w:rPr>
          <w:rFonts w:ascii="Georgia" w:eastAsia="Georgia" w:hAnsi="Georgia" w:cs="Georgia"/>
          <w:spacing w:val="23"/>
          <w:sz w:val="19"/>
          <w:szCs w:val="19"/>
        </w:rPr>
        <w:t xml:space="preserve"> </w:t>
      </w:r>
      <w:proofErr w:type="gramStart"/>
      <w:r>
        <w:rPr>
          <w:rFonts w:ascii="Georgia" w:eastAsia="Georgia" w:hAnsi="Georgia" w:cs="Georgia"/>
          <w:sz w:val="19"/>
          <w:szCs w:val="19"/>
        </w:rPr>
        <w:t>implementation  of</w:t>
      </w:r>
      <w:proofErr w:type="gramEnd"/>
      <w:r>
        <w:rPr>
          <w:rFonts w:ascii="Georgia" w:eastAsia="Georgia" w:hAnsi="Georgia" w:cs="Georgia"/>
          <w:spacing w:val="22"/>
          <w:sz w:val="19"/>
          <w:szCs w:val="19"/>
        </w:rPr>
        <w:t xml:space="preserve"> </w:t>
      </w:r>
      <w:r>
        <w:rPr>
          <w:rFonts w:ascii="Georgia" w:eastAsia="Georgia" w:hAnsi="Georgia" w:cs="Georgia"/>
          <w:sz w:val="19"/>
          <w:szCs w:val="19"/>
        </w:rPr>
        <w:t>[78]</w:t>
      </w:r>
      <w:r>
        <w:rPr>
          <w:rFonts w:ascii="Georgia" w:eastAsia="Georgia" w:hAnsi="Georgia" w:cs="Georgia"/>
          <w:spacing w:val="26"/>
          <w:sz w:val="19"/>
          <w:szCs w:val="19"/>
        </w:rPr>
        <w:t xml:space="preserve"> </w:t>
      </w:r>
      <w:r>
        <w:rPr>
          <w:rFonts w:ascii="Georgia" w:eastAsia="Georgia" w:hAnsi="Georgia" w:cs="Georgia"/>
          <w:sz w:val="19"/>
          <w:szCs w:val="19"/>
        </w:rPr>
        <w:t>which</w:t>
      </w:r>
      <w:r>
        <w:rPr>
          <w:rFonts w:ascii="Georgia" w:eastAsia="Georgia" w:hAnsi="Georgia" w:cs="Georgia"/>
          <w:spacing w:val="29"/>
          <w:sz w:val="19"/>
          <w:szCs w:val="19"/>
        </w:rPr>
        <w:t xml:space="preserve"> </w:t>
      </w:r>
      <w:r>
        <w:rPr>
          <w:rFonts w:ascii="Georgia" w:eastAsia="Georgia" w:hAnsi="Georgia" w:cs="Georgia"/>
          <w:sz w:val="19"/>
          <w:szCs w:val="19"/>
        </w:rPr>
        <w:t>employs</w:t>
      </w:r>
      <w:r>
        <w:rPr>
          <w:rFonts w:ascii="Georgia" w:eastAsia="Georgia" w:hAnsi="Georgia" w:cs="Georgia"/>
          <w:spacing w:val="33"/>
          <w:sz w:val="19"/>
          <w:szCs w:val="19"/>
        </w:rPr>
        <w:t xml:space="preserve"> </w:t>
      </w:r>
      <w:r>
        <w:rPr>
          <w:rFonts w:ascii="Georgia" w:eastAsia="Georgia" w:hAnsi="Georgia" w:cs="Georgia"/>
          <w:sz w:val="19"/>
          <w:szCs w:val="19"/>
        </w:rPr>
        <w:t>a</w:t>
      </w:r>
      <w:r>
        <w:rPr>
          <w:rFonts w:ascii="Georgia" w:eastAsia="Georgia" w:hAnsi="Georgia" w:cs="Georgia"/>
          <w:spacing w:val="22"/>
          <w:sz w:val="19"/>
          <w:szCs w:val="19"/>
        </w:rPr>
        <w:t xml:space="preserve"> </w:t>
      </w:r>
      <w:r>
        <w:rPr>
          <w:rFonts w:ascii="Georgia" w:eastAsia="Georgia" w:hAnsi="Georgia" w:cs="Georgia"/>
          <w:sz w:val="19"/>
          <w:szCs w:val="19"/>
        </w:rPr>
        <w:t>sharpening</w:t>
      </w:r>
      <w:r>
        <w:rPr>
          <w:rFonts w:ascii="Georgia" w:eastAsia="Georgia" w:hAnsi="Georgia" w:cs="Georgia"/>
          <w:spacing w:val="38"/>
          <w:sz w:val="19"/>
          <w:szCs w:val="19"/>
        </w:rPr>
        <w:t xml:space="preserve"> </w:t>
      </w:r>
      <w:r>
        <w:rPr>
          <w:rFonts w:ascii="Georgia" w:eastAsia="Georgia" w:hAnsi="Georgia" w:cs="Georgia"/>
          <w:sz w:val="19"/>
          <w:szCs w:val="19"/>
        </w:rPr>
        <w:t>of</w:t>
      </w:r>
      <w:r>
        <w:rPr>
          <w:rFonts w:ascii="Georgia" w:eastAsia="Georgia" w:hAnsi="Georgia" w:cs="Georgia"/>
          <w:spacing w:val="22"/>
          <w:sz w:val="19"/>
          <w:szCs w:val="19"/>
        </w:rPr>
        <w:t xml:space="preserve"> </w:t>
      </w:r>
      <w:r>
        <w:rPr>
          <w:rFonts w:ascii="Georgia" w:eastAsia="Georgia" w:hAnsi="Georgia" w:cs="Georgia"/>
          <w:sz w:val="19"/>
          <w:szCs w:val="19"/>
        </w:rPr>
        <w:t>the</w:t>
      </w:r>
      <w:r>
        <w:rPr>
          <w:rFonts w:ascii="Georgia" w:eastAsia="Georgia" w:hAnsi="Georgia" w:cs="Georgia"/>
          <w:spacing w:val="24"/>
          <w:sz w:val="19"/>
          <w:szCs w:val="19"/>
        </w:rPr>
        <w:t xml:space="preserve"> </w:t>
      </w:r>
      <w:r>
        <w:rPr>
          <w:rFonts w:ascii="Georgia" w:eastAsia="Georgia" w:hAnsi="Georgia" w:cs="Georgia"/>
          <w:sz w:val="19"/>
          <w:szCs w:val="19"/>
        </w:rPr>
        <w:t>airway</w:t>
      </w:r>
      <w:r>
        <w:rPr>
          <w:rFonts w:ascii="Georgia" w:eastAsia="Georgia" w:hAnsi="Georgia" w:cs="Georgia"/>
          <w:spacing w:val="30"/>
          <w:sz w:val="19"/>
          <w:szCs w:val="19"/>
        </w:rPr>
        <w:t xml:space="preserve"> </w:t>
      </w:r>
      <w:r>
        <w:rPr>
          <w:rFonts w:ascii="Georgia" w:eastAsia="Georgia" w:hAnsi="Georgia" w:cs="Georgia"/>
          <w:sz w:val="19"/>
          <w:szCs w:val="19"/>
        </w:rPr>
        <w:t>branching</w:t>
      </w:r>
      <w:r>
        <w:rPr>
          <w:rFonts w:ascii="Georgia" w:eastAsia="Georgia" w:hAnsi="Georgia" w:cs="Georgia"/>
          <w:spacing w:val="36"/>
          <w:sz w:val="19"/>
          <w:szCs w:val="19"/>
        </w:rPr>
        <w:t xml:space="preserve"> </w:t>
      </w:r>
      <w:r>
        <w:rPr>
          <w:rFonts w:ascii="Georgia" w:eastAsia="Georgia" w:hAnsi="Georgia" w:cs="Georgia"/>
          <w:sz w:val="19"/>
          <w:szCs w:val="19"/>
        </w:rPr>
        <w:t>edges</w:t>
      </w:r>
      <w:r>
        <w:rPr>
          <w:rFonts w:ascii="Georgia" w:eastAsia="Georgia" w:hAnsi="Georgia" w:cs="Georgia"/>
          <w:spacing w:val="28"/>
          <w:sz w:val="19"/>
          <w:szCs w:val="19"/>
        </w:rPr>
        <w:t xml:space="preserve"> </w:t>
      </w:r>
      <w:r>
        <w:rPr>
          <w:rFonts w:ascii="Georgia" w:eastAsia="Georgia" w:hAnsi="Georgia" w:cs="Georgia"/>
          <w:sz w:val="19"/>
          <w:szCs w:val="19"/>
        </w:rPr>
        <w:t>and</w:t>
      </w:r>
      <w:r>
        <w:rPr>
          <w:rFonts w:ascii="Georgia" w:eastAsia="Georgia" w:hAnsi="Georgia" w:cs="Georgia"/>
          <w:spacing w:val="25"/>
          <w:sz w:val="19"/>
          <w:szCs w:val="19"/>
        </w:rPr>
        <w:t xml:space="preserve"> </w:t>
      </w:r>
      <w:r>
        <w:rPr>
          <w:rFonts w:ascii="Georgia" w:eastAsia="Georgia" w:hAnsi="Georgia" w:cs="Georgia"/>
          <w:w w:val="102"/>
          <w:sz w:val="19"/>
          <w:szCs w:val="19"/>
        </w:rPr>
        <w:t xml:space="preserve">adaptive </w:t>
      </w:r>
      <w:r>
        <w:rPr>
          <w:rFonts w:ascii="Georgia" w:eastAsia="Georgia" w:hAnsi="Georgia" w:cs="Georgia"/>
          <w:sz w:val="19"/>
          <w:szCs w:val="19"/>
        </w:rPr>
        <w:t>cuboid</w:t>
      </w:r>
      <w:r>
        <w:rPr>
          <w:rFonts w:ascii="Georgia" w:eastAsia="Georgia" w:hAnsi="Georgia" w:cs="Georgia"/>
          <w:spacing w:val="16"/>
          <w:sz w:val="19"/>
          <w:szCs w:val="19"/>
        </w:rPr>
        <w:t xml:space="preserve"> </w:t>
      </w:r>
      <w:r>
        <w:rPr>
          <w:rFonts w:ascii="Georgia" w:eastAsia="Georgia" w:hAnsi="Georgia" w:cs="Georgia"/>
          <w:sz w:val="19"/>
          <w:szCs w:val="19"/>
        </w:rPr>
        <w:t>volumes</w:t>
      </w:r>
      <w:r>
        <w:rPr>
          <w:rFonts w:ascii="Georgia" w:eastAsia="Georgia" w:hAnsi="Georgia" w:cs="Georgia"/>
          <w:spacing w:val="19"/>
          <w:sz w:val="19"/>
          <w:szCs w:val="19"/>
        </w:rPr>
        <w:t xml:space="preserve"> </w:t>
      </w:r>
      <w:r>
        <w:rPr>
          <w:rFonts w:ascii="Georgia" w:eastAsia="Georgia" w:hAnsi="Georgia" w:cs="Georgia"/>
          <w:sz w:val="19"/>
          <w:szCs w:val="19"/>
        </w:rPr>
        <w:t>to</w:t>
      </w:r>
      <w:r>
        <w:rPr>
          <w:rFonts w:ascii="Georgia" w:eastAsia="Georgia" w:hAnsi="Georgia" w:cs="Georgia"/>
          <w:spacing w:val="8"/>
          <w:sz w:val="19"/>
          <w:szCs w:val="19"/>
        </w:rPr>
        <w:t xml:space="preserve"> </w:t>
      </w:r>
      <w:del w:id="305" w:author="James Gee" w:date="2016-07-20T18:15:00Z">
        <w:r w:rsidDel="00D26D70">
          <w:rPr>
            <w:rFonts w:ascii="Georgia" w:eastAsia="Georgia" w:hAnsi="Georgia" w:cs="Georgia"/>
            <w:sz w:val="19"/>
            <w:szCs w:val="19"/>
          </w:rPr>
          <w:delText>provide</w:delText>
        </w:r>
        <w:r w:rsidDel="00D26D70">
          <w:rPr>
            <w:rFonts w:ascii="Georgia" w:eastAsia="Georgia" w:hAnsi="Georgia" w:cs="Georgia"/>
            <w:spacing w:val="18"/>
            <w:sz w:val="19"/>
            <w:szCs w:val="19"/>
          </w:rPr>
          <w:delText xml:space="preserve"> </w:delText>
        </w:r>
      </w:del>
      <w:ins w:id="306" w:author="James Gee" w:date="2016-07-20T18:15:00Z">
        <w:r w:rsidR="00D26D70">
          <w:rPr>
            <w:rFonts w:ascii="Georgia" w:eastAsia="Georgia" w:hAnsi="Georgia" w:cs="Georgia"/>
            <w:sz w:val="19"/>
            <w:szCs w:val="19"/>
          </w:rPr>
          <w:t>realize</w:t>
        </w:r>
        <w:r w:rsidR="00D26D70">
          <w:rPr>
            <w:rFonts w:ascii="Georgia" w:eastAsia="Georgia" w:hAnsi="Georgia" w:cs="Georgia"/>
            <w:spacing w:val="18"/>
            <w:sz w:val="19"/>
            <w:szCs w:val="19"/>
          </w:rPr>
          <w:t xml:space="preserve"> </w:t>
        </w:r>
      </w:ins>
      <w:r>
        <w:rPr>
          <w:rFonts w:ascii="Georgia" w:eastAsia="Georgia" w:hAnsi="Georgia" w:cs="Georgia"/>
          <w:sz w:val="19"/>
          <w:szCs w:val="19"/>
        </w:rPr>
        <w:t>a</w:t>
      </w:r>
      <w:r>
        <w:rPr>
          <w:rFonts w:ascii="Georgia" w:eastAsia="Georgia" w:hAnsi="Georgia" w:cs="Georgia"/>
          <w:spacing w:val="8"/>
          <w:sz w:val="19"/>
          <w:szCs w:val="19"/>
        </w:rPr>
        <w:t xml:space="preserve"> </w:t>
      </w:r>
      <w:r>
        <w:rPr>
          <w:rFonts w:ascii="Georgia" w:eastAsia="Georgia" w:hAnsi="Georgia" w:cs="Georgia"/>
          <w:sz w:val="19"/>
          <w:szCs w:val="19"/>
        </w:rPr>
        <w:t>region-growing</w:t>
      </w:r>
      <w:r>
        <w:rPr>
          <w:rFonts w:ascii="Georgia" w:eastAsia="Georgia" w:hAnsi="Georgia" w:cs="Georgia"/>
          <w:spacing w:val="31"/>
          <w:sz w:val="19"/>
          <w:szCs w:val="19"/>
        </w:rPr>
        <w:t xml:space="preserve"> </w:t>
      </w:r>
      <w:r>
        <w:rPr>
          <w:rFonts w:ascii="Georgia" w:eastAsia="Georgia" w:hAnsi="Georgia" w:cs="Georgia"/>
          <w:sz w:val="19"/>
          <w:szCs w:val="19"/>
        </w:rPr>
        <w:t>airway</w:t>
      </w:r>
      <w:r>
        <w:rPr>
          <w:rFonts w:ascii="Georgia" w:eastAsia="Georgia" w:hAnsi="Georgia" w:cs="Georgia"/>
          <w:spacing w:val="16"/>
          <w:sz w:val="19"/>
          <w:szCs w:val="19"/>
        </w:rPr>
        <w:t xml:space="preserve"> </w:t>
      </w:r>
      <w:r>
        <w:rPr>
          <w:rFonts w:ascii="Georgia" w:eastAsia="Georgia" w:hAnsi="Georgia" w:cs="Georgia"/>
          <w:sz w:val="19"/>
          <w:szCs w:val="19"/>
        </w:rPr>
        <w:t>segmentation</w:t>
      </w:r>
      <w:r>
        <w:rPr>
          <w:rFonts w:ascii="Georgia" w:eastAsia="Georgia" w:hAnsi="Georgia" w:cs="Georgia"/>
          <w:spacing w:val="28"/>
          <w:sz w:val="19"/>
          <w:szCs w:val="19"/>
        </w:rPr>
        <w:t xml:space="preserve"> </w:t>
      </w:r>
      <w:r>
        <w:rPr>
          <w:rFonts w:ascii="Georgia" w:eastAsia="Georgia" w:hAnsi="Georgia" w:cs="Georgia"/>
          <w:sz w:val="19"/>
          <w:szCs w:val="19"/>
        </w:rPr>
        <w:t>approach.</w:t>
      </w:r>
      <w:r>
        <w:rPr>
          <w:rFonts w:ascii="Georgia" w:eastAsia="Georgia" w:hAnsi="Georgia" w:cs="Georgia"/>
          <w:spacing w:val="46"/>
          <w:sz w:val="19"/>
          <w:szCs w:val="19"/>
        </w:rPr>
        <w:t xml:space="preserve"> </w:t>
      </w:r>
      <w:r>
        <w:rPr>
          <w:rFonts w:ascii="Georgia" w:eastAsia="Georgia" w:hAnsi="Georgia" w:cs="Georgia"/>
          <w:sz w:val="19"/>
          <w:szCs w:val="19"/>
        </w:rPr>
        <w:t>We</w:t>
      </w:r>
      <w:r>
        <w:rPr>
          <w:rFonts w:ascii="Georgia" w:eastAsia="Georgia" w:hAnsi="Georgia" w:cs="Georgia"/>
          <w:spacing w:val="11"/>
          <w:sz w:val="19"/>
          <w:szCs w:val="19"/>
        </w:rPr>
        <w:t xml:space="preserve"> </w:t>
      </w:r>
      <w:del w:id="307" w:author="James Gee" w:date="2016-07-20T18:16:00Z">
        <w:r w:rsidDel="00D26D70">
          <w:rPr>
            <w:rFonts w:ascii="Georgia" w:eastAsia="Georgia" w:hAnsi="Georgia" w:cs="Georgia"/>
            <w:sz w:val="19"/>
            <w:szCs w:val="19"/>
          </w:rPr>
          <w:delText>then</w:delText>
        </w:r>
        <w:r w:rsidDel="00D26D70">
          <w:rPr>
            <w:rFonts w:ascii="Georgia" w:eastAsia="Georgia" w:hAnsi="Georgia" w:cs="Georgia"/>
            <w:spacing w:val="13"/>
            <w:sz w:val="19"/>
            <w:szCs w:val="19"/>
          </w:rPr>
          <w:delText xml:space="preserve"> </w:delText>
        </w:r>
        <w:r w:rsidDel="00D26D70">
          <w:rPr>
            <w:rFonts w:ascii="Georgia" w:eastAsia="Georgia" w:hAnsi="Georgia" w:cs="Georgia"/>
            <w:sz w:val="19"/>
            <w:szCs w:val="19"/>
          </w:rPr>
          <w:delText>plan</w:delText>
        </w:r>
        <w:r w:rsidDel="00D26D70">
          <w:rPr>
            <w:rFonts w:ascii="Georgia" w:eastAsia="Georgia" w:hAnsi="Georgia" w:cs="Georgia"/>
            <w:spacing w:val="12"/>
            <w:sz w:val="19"/>
            <w:szCs w:val="19"/>
          </w:rPr>
          <w:delText xml:space="preserve"> </w:delText>
        </w:r>
        <w:r w:rsidDel="00D26D70">
          <w:rPr>
            <w:rFonts w:ascii="Georgia" w:eastAsia="Georgia" w:hAnsi="Georgia" w:cs="Georgia"/>
            <w:sz w:val="19"/>
            <w:szCs w:val="19"/>
          </w:rPr>
          <w:delText>to</w:delText>
        </w:r>
      </w:del>
      <w:ins w:id="308" w:author="James Gee" w:date="2016-07-20T18:16:00Z">
        <w:r w:rsidR="00D26D70">
          <w:rPr>
            <w:rFonts w:ascii="Georgia" w:eastAsia="Georgia" w:hAnsi="Georgia" w:cs="Georgia"/>
            <w:sz w:val="19"/>
            <w:szCs w:val="19"/>
          </w:rPr>
          <w:t>will then</w:t>
        </w:r>
      </w:ins>
      <w:r>
        <w:rPr>
          <w:rFonts w:ascii="Georgia" w:eastAsia="Georgia" w:hAnsi="Georgia" w:cs="Georgia"/>
          <w:spacing w:val="8"/>
          <w:sz w:val="19"/>
          <w:szCs w:val="19"/>
        </w:rPr>
        <w:t xml:space="preserve"> </w:t>
      </w:r>
      <w:r>
        <w:rPr>
          <w:rFonts w:ascii="Georgia" w:eastAsia="Georgia" w:hAnsi="Georgia" w:cs="Georgia"/>
          <w:sz w:val="19"/>
          <w:szCs w:val="19"/>
        </w:rPr>
        <w:t>augment</w:t>
      </w:r>
      <w:r>
        <w:rPr>
          <w:rFonts w:ascii="Georgia" w:eastAsia="Georgia" w:hAnsi="Georgia" w:cs="Georgia"/>
          <w:spacing w:val="20"/>
          <w:sz w:val="19"/>
          <w:szCs w:val="19"/>
        </w:rPr>
        <w:t xml:space="preserve"> </w:t>
      </w:r>
      <w:r>
        <w:rPr>
          <w:rFonts w:ascii="Georgia" w:eastAsia="Georgia" w:hAnsi="Georgia" w:cs="Georgia"/>
          <w:sz w:val="19"/>
          <w:szCs w:val="19"/>
        </w:rPr>
        <w:t>this</w:t>
      </w:r>
      <w:r>
        <w:rPr>
          <w:rFonts w:ascii="Georgia" w:eastAsia="Georgia" w:hAnsi="Georgia" w:cs="Georgia"/>
          <w:spacing w:val="11"/>
          <w:sz w:val="19"/>
          <w:szCs w:val="19"/>
        </w:rPr>
        <w:t xml:space="preserve"> </w:t>
      </w:r>
      <w:r>
        <w:rPr>
          <w:rFonts w:ascii="Georgia" w:eastAsia="Georgia" w:hAnsi="Georgia" w:cs="Georgia"/>
          <w:sz w:val="19"/>
          <w:szCs w:val="19"/>
        </w:rPr>
        <w:t>functionality</w:t>
      </w:r>
      <w:r>
        <w:rPr>
          <w:rFonts w:ascii="Georgia" w:eastAsia="Georgia" w:hAnsi="Georgia" w:cs="Georgia"/>
          <w:spacing w:val="26"/>
          <w:sz w:val="19"/>
          <w:szCs w:val="19"/>
        </w:rPr>
        <w:t xml:space="preserve"> </w:t>
      </w:r>
      <w:r>
        <w:rPr>
          <w:rFonts w:ascii="Georgia" w:eastAsia="Georgia" w:hAnsi="Georgia" w:cs="Georgia"/>
          <w:w w:val="102"/>
          <w:sz w:val="19"/>
          <w:szCs w:val="19"/>
        </w:rPr>
        <w:t xml:space="preserve">with </w:t>
      </w:r>
      <w:r>
        <w:rPr>
          <w:rFonts w:ascii="Georgia" w:eastAsia="Georgia" w:hAnsi="Georgia" w:cs="Georgia"/>
          <w:sz w:val="19"/>
          <w:szCs w:val="19"/>
        </w:rPr>
        <w:t>complementary</w:t>
      </w:r>
      <w:r>
        <w:rPr>
          <w:rFonts w:ascii="Georgia" w:eastAsia="Georgia" w:hAnsi="Georgia" w:cs="Georgia"/>
          <w:spacing w:val="27"/>
          <w:sz w:val="19"/>
          <w:szCs w:val="19"/>
        </w:rPr>
        <w:t xml:space="preserve"> </w:t>
      </w:r>
      <w:r>
        <w:rPr>
          <w:rFonts w:ascii="Georgia" w:eastAsia="Georgia" w:hAnsi="Georgia" w:cs="Georgia"/>
          <w:sz w:val="19"/>
          <w:szCs w:val="19"/>
        </w:rPr>
        <w:t>aspects</w:t>
      </w:r>
      <w:r>
        <w:rPr>
          <w:rFonts w:ascii="Georgia" w:eastAsia="Georgia" w:hAnsi="Georgia" w:cs="Georgia"/>
          <w:spacing w:val="13"/>
          <w:sz w:val="19"/>
          <w:szCs w:val="19"/>
        </w:rPr>
        <w:t xml:space="preserve"> </w:t>
      </w:r>
      <w:r>
        <w:rPr>
          <w:rFonts w:ascii="Georgia" w:eastAsia="Georgia" w:hAnsi="Georgia" w:cs="Georgia"/>
          <w:sz w:val="19"/>
          <w:szCs w:val="19"/>
        </w:rPr>
        <w:t>of</w:t>
      </w:r>
      <w:r>
        <w:rPr>
          <w:rFonts w:ascii="Georgia" w:eastAsia="Georgia" w:hAnsi="Georgia" w:cs="Georgia"/>
          <w:spacing w:val="4"/>
          <w:sz w:val="19"/>
          <w:szCs w:val="19"/>
        </w:rPr>
        <w:t xml:space="preserve"> </w:t>
      </w:r>
      <w:r>
        <w:rPr>
          <w:rFonts w:ascii="Georgia" w:eastAsia="Georgia" w:hAnsi="Georgia" w:cs="Georgia"/>
          <w:sz w:val="19"/>
          <w:szCs w:val="19"/>
        </w:rPr>
        <w:t>our</w:t>
      </w:r>
      <w:r>
        <w:rPr>
          <w:rFonts w:ascii="Georgia" w:eastAsia="Georgia" w:hAnsi="Georgia" w:cs="Georgia"/>
          <w:spacing w:val="7"/>
          <w:sz w:val="19"/>
          <w:szCs w:val="19"/>
        </w:rPr>
        <w:t xml:space="preserve"> </w:t>
      </w:r>
      <w:r>
        <w:rPr>
          <w:rFonts w:ascii="Georgia" w:eastAsia="Georgia" w:hAnsi="Georgia" w:cs="Georgia"/>
          <w:sz w:val="19"/>
          <w:szCs w:val="19"/>
        </w:rPr>
        <w:t>previous</w:t>
      </w:r>
      <w:r>
        <w:rPr>
          <w:rFonts w:ascii="Georgia" w:eastAsia="Georgia" w:hAnsi="Georgia" w:cs="Georgia"/>
          <w:spacing w:val="15"/>
          <w:sz w:val="19"/>
          <w:szCs w:val="19"/>
        </w:rPr>
        <w:t xml:space="preserve"> </w:t>
      </w:r>
      <w:r>
        <w:rPr>
          <w:rFonts w:ascii="Georgia" w:eastAsia="Georgia" w:hAnsi="Georgia" w:cs="Georgia"/>
          <w:sz w:val="19"/>
          <w:szCs w:val="19"/>
        </w:rPr>
        <w:t>work</w:t>
      </w:r>
      <w:r>
        <w:rPr>
          <w:rFonts w:ascii="Georgia" w:eastAsia="Georgia" w:hAnsi="Georgia" w:cs="Georgia"/>
          <w:spacing w:val="9"/>
          <w:sz w:val="19"/>
          <w:szCs w:val="19"/>
        </w:rPr>
        <w:t xml:space="preserve"> </w:t>
      </w:r>
      <w:r>
        <w:rPr>
          <w:rFonts w:ascii="Georgia" w:eastAsia="Georgia" w:hAnsi="Georgia" w:cs="Georgia"/>
          <w:sz w:val="19"/>
          <w:szCs w:val="19"/>
        </w:rPr>
        <w:t>[80]</w:t>
      </w:r>
      <w:r>
        <w:rPr>
          <w:rFonts w:ascii="Georgia" w:eastAsia="Georgia" w:hAnsi="Georgia" w:cs="Georgia"/>
          <w:spacing w:val="8"/>
          <w:sz w:val="19"/>
          <w:szCs w:val="19"/>
        </w:rPr>
        <w:t xml:space="preserve"> </w:t>
      </w:r>
      <w:r>
        <w:rPr>
          <w:rFonts w:ascii="Georgia" w:eastAsia="Georgia" w:hAnsi="Georgia" w:cs="Georgia"/>
          <w:sz w:val="19"/>
          <w:szCs w:val="19"/>
        </w:rPr>
        <w:t>for</w:t>
      </w:r>
      <w:r>
        <w:rPr>
          <w:rFonts w:ascii="Georgia" w:eastAsia="Georgia" w:hAnsi="Georgia" w:cs="Georgia"/>
          <w:spacing w:val="6"/>
          <w:sz w:val="19"/>
          <w:szCs w:val="19"/>
        </w:rPr>
        <w:t xml:space="preserve"> </w:t>
      </w:r>
      <w:r>
        <w:rPr>
          <w:rFonts w:ascii="Georgia" w:eastAsia="Georgia" w:hAnsi="Georgia" w:cs="Georgia"/>
          <w:sz w:val="19"/>
          <w:szCs w:val="19"/>
        </w:rPr>
        <w:t>removing</w:t>
      </w:r>
      <w:r>
        <w:rPr>
          <w:rFonts w:ascii="Georgia" w:eastAsia="Georgia" w:hAnsi="Georgia" w:cs="Georgia"/>
          <w:spacing w:val="17"/>
          <w:sz w:val="19"/>
          <w:szCs w:val="19"/>
        </w:rPr>
        <w:t xml:space="preserve"> </w:t>
      </w:r>
      <w:r>
        <w:rPr>
          <w:rFonts w:ascii="Georgia" w:eastAsia="Georgia" w:hAnsi="Georgia" w:cs="Georgia"/>
          <w:sz w:val="19"/>
          <w:szCs w:val="19"/>
        </w:rPr>
        <w:t>leakage</w:t>
      </w:r>
      <w:r>
        <w:rPr>
          <w:rFonts w:ascii="Georgia" w:eastAsia="Georgia" w:hAnsi="Georgia" w:cs="Georgia"/>
          <w:spacing w:val="14"/>
          <w:sz w:val="19"/>
          <w:szCs w:val="19"/>
        </w:rPr>
        <w:t xml:space="preserve"> </w:t>
      </w:r>
      <w:r>
        <w:rPr>
          <w:rFonts w:ascii="Georgia" w:eastAsia="Georgia" w:hAnsi="Georgia" w:cs="Georgia"/>
          <w:sz w:val="19"/>
          <w:szCs w:val="19"/>
        </w:rPr>
        <w:t>path</w:t>
      </w:r>
      <w:r>
        <w:rPr>
          <w:rFonts w:ascii="Georgia" w:eastAsia="Georgia" w:hAnsi="Georgia" w:cs="Georgia"/>
          <w:spacing w:val="9"/>
          <w:sz w:val="19"/>
          <w:szCs w:val="19"/>
        </w:rPr>
        <w:t xml:space="preserve"> </w:t>
      </w:r>
      <w:r>
        <w:rPr>
          <w:rFonts w:ascii="Georgia" w:eastAsia="Georgia" w:hAnsi="Georgia" w:cs="Georgia"/>
          <w:w w:val="102"/>
          <w:sz w:val="19"/>
          <w:szCs w:val="19"/>
        </w:rPr>
        <w:t>candidates.</w:t>
      </w:r>
    </w:p>
    <w:p w14:paraId="747BFD8D" w14:textId="77777777" w:rsidR="00E61F9D" w:rsidRDefault="005C64D6">
      <w:pPr>
        <w:spacing w:before="59" w:after="0" w:line="277" w:lineRule="auto"/>
        <w:ind w:left="115" w:right="52" w:firstLine="5"/>
        <w:jc w:val="both"/>
        <w:rPr>
          <w:rFonts w:ascii="Georgia" w:eastAsia="Georgia" w:hAnsi="Georgia" w:cs="Georgia"/>
          <w:sz w:val="19"/>
          <w:szCs w:val="19"/>
        </w:rPr>
      </w:pPr>
      <w:r>
        <w:rPr>
          <w:rFonts w:ascii="Georgia" w:eastAsia="Georgia" w:hAnsi="Georgia" w:cs="Georgia"/>
          <w:b/>
          <w:bCs/>
          <w:color w:val="FF0000"/>
          <w:sz w:val="19"/>
          <w:szCs w:val="19"/>
        </w:rPr>
        <w:t>Vessel</w:t>
      </w:r>
      <w:r>
        <w:rPr>
          <w:rFonts w:ascii="Georgia" w:eastAsia="Georgia" w:hAnsi="Georgia" w:cs="Georgia"/>
          <w:b/>
          <w:bCs/>
          <w:color w:val="FF0000"/>
          <w:spacing w:val="9"/>
          <w:sz w:val="19"/>
          <w:szCs w:val="19"/>
        </w:rPr>
        <w:t xml:space="preserve"> </w:t>
      </w:r>
      <w:r>
        <w:rPr>
          <w:rFonts w:ascii="Georgia" w:eastAsia="Georgia" w:hAnsi="Georgia" w:cs="Georgia"/>
          <w:b/>
          <w:bCs/>
          <w:color w:val="FF0000"/>
          <w:sz w:val="19"/>
          <w:szCs w:val="19"/>
        </w:rPr>
        <w:t>segmentation.</w:t>
      </w:r>
      <w:r>
        <w:rPr>
          <w:rFonts w:ascii="Georgia" w:eastAsia="Georgia" w:hAnsi="Georgia" w:cs="Georgia"/>
          <w:b/>
          <w:bCs/>
          <w:color w:val="FF0000"/>
          <w:spacing w:val="41"/>
          <w:sz w:val="19"/>
          <w:szCs w:val="19"/>
        </w:rPr>
        <w:t xml:space="preserve"> </w:t>
      </w:r>
      <w:r>
        <w:rPr>
          <w:rFonts w:ascii="Georgia" w:eastAsia="Georgia" w:hAnsi="Georgia" w:cs="Georgia"/>
          <w:color w:val="FF0000"/>
          <w:sz w:val="19"/>
          <w:szCs w:val="19"/>
        </w:rPr>
        <w:t>In</w:t>
      </w:r>
      <w:r>
        <w:rPr>
          <w:rFonts w:ascii="Georgia" w:eastAsia="Georgia" w:hAnsi="Georgia" w:cs="Georgia"/>
          <w:color w:val="FF0000"/>
          <w:spacing w:val="4"/>
          <w:sz w:val="19"/>
          <w:szCs w:val="19"/>
        </w:rPr>
        <w:t xml:space="preserve"> </w:t>
      </w:r>
      <w:r>
        <w:rPr>
          <w:rFonts w:ascii="Georgia" w:eastAsia="Georgia" w:hAnsi="Georgia" w:cs="Georgia"/>
          <w:color w:val="FF0000"/>
          <w:sz w:val="19"/>
          <w:szCs w:val="19"/>
        </w:rPr>
        <w:t>contrast</w:t>
      </w:r>
      <w:r>
        <w:rPr>
          <w:rFonts w:ascii="Georgia" w:eastAsia="Georgia" w:hAnsi="Georgia" w:cs="Georgia"/>
          <w:color w:val="FF0000"/>
          <w:spacing w:val="12"/>
          <w:sz w:val="19"/>
          <w:szCs w:val="19"/>
        </w:rPr>
        <w:t xml:space="preserve"> </w:t>
      </w:r>
      <w:r>
        <w:rPr>
          <w:rFonts w:ascii="Georgia" w:eastAsia="Georgia" w:hAnsi="Georgia" w:cs="Georgia"/>
          <w:color w:val="FF0000"/>
          <w:sz w:val="19"/>
          <w:szCs w:val="19"/>
        </w:rPr>
        <w:t>to</w:t>
      </w:r>
      <w:r>
        <w:rPr>
          <w:rFonts w:ascii="Georgia" w:eastAsia="Georgia" w:hAnsi="Georgia" w:cs="Georgia"/>
          <w:color w:val="FF0000"/>
          <w:spacing w:val="1"/>
          <w:sz w:val="19"/>
          <w:szCs w:val="19"/>
        </w:rPr>
        <w:t xml:space="preserve"> </w:t>
      </w:r>
      <w:r>
        <w:rPr>
          <w:rFonts w:ascii="Georgia" w:eastAsia="Georgia" w:hAnsi="Georgia" w:cs="Georgia"/>
          <w:color w:val="FF0000"/>
          <w:sz w:val="19"/>
          <w:szCs w:val="19"/>
        </w:rPr>
        <w:t>much</w:t>
      </w:r>
      <w:r>
        <w:rPr>
          <w:rFonts w:ascii="Georgia" w:eastAsia="Georgia" w:hAnsi="Georgia" w:cs="Georgia"/>
          <w:color w:val="FF0000"/>
          <w:spacing w:val="7"/>
          <w:sz w:val="19"/>
          <w:szCs w:val="19"/>
        </w:rPr>
        <w:t xml:space="preserve"> </w:t>
      </w:r>
      <w:r>
        <w:rPr>
          <w:rFonts w:ascii="Georgia" w:eastAsia="Georgia" w:hAnsi="Georgia" w:cs="Georgia"/>
          <w:color w:val="FF0000"/>
          <w:sz w:val="19"/>
          <w:szCs w:val="19"/>
        </w:rPr>
        <w:t>of</w:t>
      </w:r>
      <w:r>
        <w:rPr>
          <w:rFonts w:ascii="Georgia" w:eastAsia="Georgia" w:hAnsi="Georgia" w:cs="Georgia"/>
          <w:color w:val="FF0000"/>
          <w:spacing w:val="1"/>
          <w:sz w:val="19"/>
          <w:szCs w:val="19"/>
        </w:rPr>
        <w:t xml:space="preserve"> </w:t>
      </w:r>
      <w:r>
        <w:rPr>
          <w:rFonts w:ascii="Georgia" w:eastAsia="Georgia" w:hAnsi="Georgia" w:cs="Georgia"/>
          <w:color w:val="FF0000"/>
          <w:sz w:val="19"/>
          <w:szCs w:val="19"/>
        </w:rPr>
        <w:t>what</w:t>
      </w:r>
      <w:r>
        <w:rPr>
          <w:rFonts w:ascii="Georgia" w:eastAsia="Georgia" w:hAnsi="Georgia" w:cs="Georgia"/>
          <w:color w:val="FF0000"/>
          <w:spacing w:val="6"/>
          <w:sz w:val="19"/>
          <w:szCs w:val="19"/>
        </w:rPr>
        <w:t xml:space="preserve"> </w:t>
      </w:r>
      <w:r>
        <w:rPr>
          <w:rFonts w:ascii="Georgia" w:eastAsia="Georgia" w:hAnsi="Georgia" w:cs="Georgia"/>
          <w:color w:val="FF0000"/>
          <w:sz w:val="19"/>
          <w:szCs w:val="19"/>
        </w:rPr>
        <w:t>is</w:t>
      </w:r>
      <w:r>
        <w:rPr>
          <w:rFonts w:ascii="Georgia" w:eastAsia="Georgia" w:hAnsi="Georgia" w:cs="Georgia"/>
          <w:color w:val="FF0000"/>
          <w:spacing w:val="1"/>
          <w:sz w:val="19"/>
          <w:szCs w:val="19"/>
        </w:rPr>
        <w:t xml:space="preserve"> </w:t>
      </w:r>
      <w:r>
        <w:rPr>
          <w:rFonts w:ascii="Georgia" w:eastAsia="Georgia" w:hAnsi="Georgia" w:cs="Georgia"/>
          <w:color w:val="FF0000"/>
          <w:sz w:val="19"/>
          <w:szCs w:val="19"/>
        </w:rPr>
        <w:t>described</w:t>
      </w:r>
      <w:r>
        <w:rPr>
          <w:rFonts w:ascii="Georgia" w:eastAsia="Georgia" w:hAnsi="Georgia" w:cs="Georgia"/>
          <w:color w:val="FF0000"/>
          <w:spacing w:val="14"/>
          <w:sz w:val="19"/>
          <w:szCs w:val="19"/>
        </w:rPr>
        <w:t xml:space="preserve"> </w:t>
      </w:r>
      <w:r>
        <w:rPr>
          <w:rFonts w:ascii="Georgia" w:eastAsia="Georgia" w:hAnsi="Georgia" w:cs="Georgia"/>
          <w:color w:val="FF0000"/>
          <w:sz w:val="19"/>
          <w:szCs w:val="19"/>
        </w:rPr>
        <w:t>in</w:t>
      </w:r>
      <w:r>
        <w:rPr>
          <w:rFonts w:ascii="Georgia" w:eastAsia="Georgia" w:hAnsi="Georgia" w:cs="Georgia"/>
          <w:color w:val="FF0000"/>
          <w:spacing w:val="3"/>
          <w:sz w:val="19"/>
          <w:szCs w:val="19"/>
        </w:rPr>
        <w:t xml:space="preserve"> </w:t>
      </w:r>
      <w:r>
        <w:rPr>
          <w:rFonts w:ascii="Georgia" w:eastAsia="Georgia" w:hAnsi="Georgia" w:cs="Georgia"/>
          <w:color w:val="FF0000"/>
          <w:sz w:val="19"/>
          <w:szCs w:val="19"/>
        </w:rPr>
        <w:t>the</w:t>
      </w:r>
      <w:r>
        <w:rPr>
          <w:rFonts w:ascii="Georgia" w:eastAsia="Georgia" w:hAnsi="Georgia" w:cs="Georgia"/>
          <w:color w:val="FF0000"/>
          <w:spacing w:val="3"/>
          <w:sz w:val="19"/>
          <w:szCs w:val="19"/>
        </w:rPr>
        <w:t xml:space="preserve"> </w:t>
      </w:r>
      <w:r>
        <w:rPr>
          <w:rFonts w:ascii="Georgia" w:eastAsia="Georgia" w:hAnsi="Georgia" w:cs="Georgia"/>
          <w:color w:val="FF0000"/>
          <w:sz w:val="19"/>
          <w:szCs w:val="19"/>
        </w:rPr>
        <w:t>literature,</w:t>
      </w:r>
      <w:r>
        <w:rPr>
          <w:rFonts w:ascii="Georgia" w:eastAsia="Georgia" w:hAnsi="Georgia" w:cs="Georgia"/>
          <w:color w:val="FF0000"/>
          <w:spacing w:val="15"/>
          <w:sz w:val="19"/>
          <w:szCs w:val="19"/>
        </w:rPr>
        <w:t xml:space="preserve"> </w:t>
      </w:r>
      <w:r>
        <w:rPr>
          <w:rFonts w:ascii="Georgia" w:eastAsia="Georgia" w:hAnsi="Georgia" w:cs="Georgia"/>
          <w:color w:val="FF0000"/>
          <w:sz w:val="19"/>
          <w:szCs w:val="19"/>
        </w:rPr>
        <w:t>there</w:t>
      </w:r>
      <w:r>
        <w:rPr>
          <w:rFonts w:ascii="Georgia" w:eastAsia="Georgia" w:hAnsi="Georgia" w:cs="Georgia"/>
          <w:color w:val="FF0000"/>
          <w:spacing w:val="7"/>
          <w:sz w:val="19"/>
          <w:szCs w:val="19"/>
        </w:rPr>
        <w:t xml:space="preserve"> </w:t>
      </w:r>
      <w:r>
        <w:rPr>
          <w:rFonts w:ascii="Georgia" w:eastAsia="Georgia" w:hAnsi="Georgia" w:cs="Georgia"/>
          <w:color w:val="FF0000"/>
          <w:sz w:val="19"/>
          <w:szCs w:val="19"/>
        </w:rPr>
        <w:t>exist</w:t>
      </w:r>
      <w:r>
        <w:rPr>
          <w:rFonts w:ascii="Georgia" w:eastAsia="Georgia" w:hAnsi="Georgia" w:cs="Georgia"/>
          <w:color w:val="FF0000"/>
          <w:spacing w:val="6"/>
          <w:sz w:val="19"/>
          <w:szCs w:val="19"/>
        </w:rPr>
        <w:t xml:space="preserve"> </w:t>
      </w:r>
      <w:r>
        <w:rPr>
          <w:rFonts w:ascii="Georgia" w:eastAsia="Georgia" w:hAnsi="Georgia" w:cs="Georgia"/>
          <w:color w:val="FF0000"/>
          <w:sz w:val="19"/>
          <w:szCs w:val="19"/>
        </w:rPr>
        <w:t>key</w:t>
      </w:r>
      <w:r>
        <w:rPr>
          <w:rFonts w:ascii="Georgia" w:eastAsia="Georgia" w:hAnsi="Georgia" w:cs="Georgia"/>
          <w:color w:val="FF0000"/>
          <w:spacing w:val="4"/>
          <w:sz w:val="19"/>
          <w:szCs w:val="19"/>
        </w:rPr>
        <w:t xml:space="preserve"> </w:t>
      </w:r>
      <w:r>
        <w:rPr>
          <w:rFonts w:ascii="Georgia" w:eastAsia="Georgia" w:hAnsi="Georgia" w:cs="Georgia"/>
          <w:color w:val="FF0000"/>
          <w:sz w:val="19"/>
          <w:szCs w:val="19"/>
        </w:rPr>
        <w:t>contributions</w:t>
      </w:r>
      <w:r>
        <w:rPr>
          <w:rFonts w:ascii="Georgia" w:eastAsia="Georgia" w:hAnsi="Georgia" w:cs="Georgia"/>
          <w:color w:val="FF0000"/>
          <w:spacing w:val="21"/>
          <w:sz w:val="19"/>
          <w:szCs w:val="19"/>
        </w:rPr>
        <w:t xml:space="preserve"> </w:t>
      </w:r>
      <w:r>
        <w:rPr>
          <w:rFonts w:ascii="Georgia" w:eastAsia="Georgia" w:hAnsi="Georgia" w:cs="Georgia"/>
          <w:color w:val="FF0000"/>
          <w:sz w:val="19"/>
          <w:szCs w:val="19"/>
        </w:rPr>
        <w:t>for</w:t>
      </w:r>
      <w:r>
        <w:rPr>
          <w:rFonts w:ascii="Georgia" w:eastAsia="Georgia" w:hAnsi="Georgia" w:cs="Georgia"/>
          <w:color w:val="FF0000"/>
          <w:spacing w:val="3"/>
          <w:sz w:val="19"/>
          <w:szCs w:val="19"/>
        </w:rPr>
        <w:t xml:space="preserve"> </w:t>
      </w:r>
      <w:r>
        <w:rPr>
          <w:rFonts w:ascii="Georgia" w:eastAsia="Georgia" w:hAnsi="Georgia" w:cs="Georgia"/>
          <w:color w:val="FF0000"/>
          <w:w w:val="102"/>
          <w:sz w:val="19"/>
          <w:szCs w:val="19"/>
        </w:rPr>
        <w:t xml:space="preserve">pulmonary </w:t>
      </w:r>
      <w:r>
        <w:rPr>
          <w:rFonts w:ascii="Georgia" w:eastAsia="Georgia" w:hAnsi="Georgia" w:cs="Georgia"/>
          <w:color w:val="FF0000"/>
          <w:sz w:val="19"/>
          <w:szCs w:val="19"/>
        </w:rPr>
        <w:t>vessel</w:t>
      </w:r>
      <w:r>
        <w:rPr>
          <w:rFonts w:ascii="Georgia" w:eastAsia="Georgia" w:hAnsi="Georgia" w:cs="Georgia"/>
          <w:color w:val="FF0000"/>
          <w:spacing w:val="20"/>
          <w:sz w:val="19"/>
          <w:szCs w:val="19"/>
        </w:rPr>
        <w:t xml:space="preserve"> </w:t>
      </w:r>
      <w:r>
        <w:rPr>
          <w:rFonts w:ascii="Georgia" w:eastAsia="Georgia" w:hAnsi="Georgia" w:cs="Georgia"/>
          <w:color w:val="FF0000"/>
          <w:sz w:val="19"/>
          <w:szCs w:val="19"/>
        </w:rPr>
        <w:t>segmentation</w:t>
      </w:r>
      <w:r>
        <w:rPr>
          <w:rFonts w:ascii="Georgia" w:eastAsia="Georgia" w:hAnsi="Georgia" w:cs="Georgia"/>
          <w:color w:val="FF0000"/>
          <w:spacing w:val="33"/>
          <w:sz w:val="19"/>
          <w:szCs w:val="19"/>
        </w:rPr>
        <w:t xml:space="preserve"> </w:t>
      </w:r>
      <w:r>
        <w:rPr>
          <w:rFonts w:ascii="Georgia" w:eastAsia="Georgia" w:hAnsi="Georgia" w:cs="Georgia"/>
          <w:color w:val="FF0000"/>
          <w:sz w:val="19"/>
          <w:szCs w:val="19"/>
        </w:rPr>
        <w:t>available</w:t>
      </w:r>
      <w:r>
        <w:rPr>
          <w:rFonts w:ascii="Georgia" w:eastAsia="Georgia" w:hAnsi="Georgia" w:cs="Georgia"/>
          <w:color w:val="FF0000"/>
          <w:spacing w:val="25"/>
          <w:sz w:val="19"/>
          <w:szCs w:val="19"/>
        </w:rPr>
        <w:t xml:space="preserve"> </w:t>
      </w:r>
      <w:r>
        <w:rPr>
          <w:rFonts w:ascii="Georgia" w:eastAsia="Georgia" w:hAnsi="Georgia" w:cs="Georgia"/>
          <w:color w:val="FF0000"/>
          <w:sz w:val="19"/>
          <w:szCs w:val="19"/>
        </w:rPr>
        <w:t>to</w:t>
      </w:r>
      <w:r>
        <w:rPr>
          <w:rFonts w:ascii="Georgia" w:eastAsia="Georgia" w:hAnsi="Georgia" w:cs="Georgia"/>
          <w:color w:val="FF0000"/>
          <w:spacing w:val="13"/>
          <w:sz w:val="19"/>
          <w:szCs w:val="19"/>
        </w:rPr>
        <w:t xml:space="preserve"> </w:t>
      </w:r>
      <w:r>
        <w:rPr>
          <w:rFonts w:ascii="Georgia" w:eastAsia="Georgia" w:hAnsi="Georgia" w:cs="Georgia"/>
          <w:color w:val="FF0000"/>
          <w:sz w:val="19"/>
          <w:szCs w:val="19"/>
        </w:rPr>
        <w:t>the</w:t>
      </w:r>
      <w:r>
        <w:rPr>
          <w:rFonts w:ascii="Georgia" w:eastAsia="Georgia" w:hAnsi="Georgia" w:cs="Georgia"/>
          <w:color w:val="FF0000"/>
          <w:spacing w:val="15"/>
          <w:sz w:val="19"/>
          <w:szCs w:val="19"/>
        </w:rPr>
        <w:t xml:space="preserve"> </w:t>
      </w:r>
      <w:r>
        <w:rPr>
          <w:rFonts w:ascii="Georgia" w:eastAsia="Georgia" w:hAnsi="Georgia" w:cs="Georgia"/>
          <w:color w:val="FF0000"/>
          <w:sz w:val="19"/>
          <w:szCs w:val="19"/>
        </w:rPr>
        <w:t>public,</w:t>
      </w:r>
      <w:r>
        <w:rPr>
          <w:rFonts w:ascii="Georgia" w:eastAsia="Georgia" w:hAnsi="Georgia" w:cs="Georgia"/>
          <w:color w:val="FF0000"/>
          <w:spacing w:val="23"/>
          <w:sz w:val="19"/>
          <w:szCs w:val="19"/>
        </w:rPr>
        <w:t xml:space="preserve"> </w:t>
      </w:r>
      <w:r>
        <w:rPr>
          <w:rFonts w:ascii="Georgia" w:eastAsia="Georgia" w:hAnsi="Georgia" w:cs="Georgia"/>
          <w:color w:val="FF0000"/>
          <w:sz w:val="19"/>
          <w:szCs w:val="19"/>
        </w:rPr>
        <w:t>specifically</w:t>
      </w:r>
      <w:r>
        <w:rPr>
          <w:rFonts w:ascii="Georgia" w:eastAsia="Georgia" w:hAnsi="Georgia" w:cs="Georgia"/>
          <w:color w:val="FF0000"/>
          <w:spacing w:val="28"/>
          <w:sz w:val="19"/>
          <w:szCs w:val="19"/>
        </w:rPr>
        <w:t xml:space="preserve"> </w:t>
      </w:r>
      <w:r>
        <w:rPr>
          <w:rFonts w:ascii="Georgia" w:eastAsia="Georgia" w:hAnsi="Georgia" w:cs="Georgia"/>
          <w:color w:val="FF0000"/>
          <w:sz w:val="19"/>
          <w:szCs w:val="19"/>
        </w:rPr>
        <w:t>the</w:t>
      </w:r>
      <w:r>
        <w:rPr>
          <w:rFonts w:ascii="Georgia" w:eastAsia="Georgia" w:hAnsi="Georgia" w:cs="Georgia"/>
          <w:color w:val="FF0000"/>
          <w:spacing w:val="15"/>
          <w:sz w:val="19"/>
          <w:szCs w:val="19"/>
        </w:rPr>
        <w:t xml:space="preserve"> </w:t>
      </w:r>
      <w:r>
        <w:rPr>
          <w:rFonts w:ascii="Georgia" w:eastAsia="Georgia" w:hAnsi="Georgia" w:cs="Georgia"/>
          <w:color w:val="FF0000"/>
          <w:sz w:val="19"/>
          <w:szCs w:val="19"/>
        </w:rPr>
        <w:t>algorithms</w:t>
      </w:r>
      <w:r>
        <w:rPr>
          <w:rFonts w:ascii="Georgia" w:eastAsia="Georgia" w:hAnsi="Georgia" w:cs="Georgia"/>
          <w:color w:val="FF0000"/>
          <w:spacing w:val="28"/>
          <w:sz w:val="19"/>
          <w:szCs w:val="19"/>
        </w:rPr>
        <w:t xml:space="preserve"> </w:t>
      </w:r>
      <w:r>
        <w:rPr>
          <w:rFonts w:ascii="Georgia" w:eastAsia="Georgia" w:hAnsi="Georgia" w:cs="Georgia"/>
          <w:color w:val="FF0000"/>
          <w:sz w:val="19"/>
          <w:szCs w:val="19"/>
        </w:rPr>
        <w:t>described</w:t>
      </w:r>
      <w:r>
        <w:rPr>
          <w:rFonts w:ascii="Georgia" w:eastAsia="Georgia" w:hAnsi="Georgia" w:cs="Georgia"/>
          <w:color w:val="FF0000"/>
          <w:spacing w:val="26"/>
          <w:sz w:val="19"/>
          <w:szCs w:val="19"/>
        </w:rPr>
        <w:t xml:space="preserve"> </w:t>
      </w:r>
      <w:r>
        <w:rPr>
          <w:rFonts w:ascii="Georgia" w:eastAsia="Georgia" w:hAnsi="Georgia" w:cs="Georgia"/>
          <w:color w:val="FF0000"/>
          <w:sz w:val="19"/>
          <w:szCs w:val="19"/>
        </w:rPr>
        <w:t>in</w:t>
      </w:r>
      <w:r>
        <w:rPr>
          <w:rFonts w:ascii="Georgia" w:eastAsia="Georgia" w:hAnsi="Georgia" w:cs="Georgia"/>
          <w:color w:val="FF0000"/>
          <w:spacing w:val="16"/>
          <w:sz w:val="19"/>
          <w:szCs w:val="19"/>
        </w:rPr>
        <w:t xml:space="preserve"> </w:t>
      </w:r>
      <w:r>
        <w:rPr>
          <w:rFonts w:ascii="Georgia" w:eastAsia="Georgia" w:hAnsi="Georgia" w:cs="Georgia"/>
          <w:color w:val="000000"/>
          <w:sz w:val="19"/>
          <w:szCs w:val="19"/>
        </w:rPr>
        <w:t xml:space="preserve">[81]. </w:t>
      </w:r>
      <w:r>
        <w:rPr>
          <w:rFonts w:ascii="Georgia" w:eastAsia="Georgia" w:hAnsi="Georgia" w:cs="Georgia"/>
          <w:color w:val="000000"/>
          <w:spacing w:val="6"/>
          <w:sz w:val="19"/>
          <w:szCs w:val="19"/>
        </w:rPr>
        <w:t xml:space="preserve"> </w:t>
      </w:r>
      <w:r>
        <w:rPr>
          <w:rFonts w:ascii="Georgia" w:eastAsia="Georgia" w:hAnsi="Georgia" w:cs="Georgia"/>
          <w:color w:val="FF0000"/>
          <w:sz w:val="19"/>
          <w:szCs w:val="19"/>
        </w:rPr>
        <w:t>Similar</w:t>
      </w:r>
      <w:r>
        <w:rPr>
          <w:rFonts w:ascii="Georgia" w:eastAsia="Georgia" w:hAnsi="Georgia" w:cs="Georgia"/>
          <w:color w:val="FF0000"/>
          <w:spacing w:val="22"/>
          <w:sz w:val="19"/>
          <w:szCs w:val="19"/>
        </w:rPr>
        <w:t xml:space="preserve"> </w:t>
      </w:r>
      <w:proofErr w:type="gramStart"/>
      <w:r>
        <w:rPr>
          <w:rFonts w:ascii="Georgia" w:eastAsia="Georgia" w:hAnsi="Georgia" w:cs="Georgia"/>
          <w:color w:val="FF0000"/>
          <w:sz w:val="19"/>
          <w:szCs w:val="19"/>
        </w:rPr>
        <w:t>to</w:t>
      </w:r>
      <w:proofErr w:type="gramEnd"/>
      <w:r>
        <w:rPr>
          <w:rFonts w:ascii="Georgia" w:eastAsia="Georgia" w:hAnsi="Georgia" w:cs="Georgia"/>
          <w:color w:val="FF0000"/>
          <w:spacing w:val="13"/>
          <w:sz w:val="19"/>
          <w:szCs w:val="19"/>
        </w:rPr>
        <w:t xml:space="preserve"> </w:t>
      </w:r>
      <w:r>
        <w:rPr>
          <w:rFonts w:ascii="Georgia" w:eastAsia="Georgia" w:hAnsi="Georgia" w:cs="Georgia"/>
          <w:color w:val="FF0000"/>
          <w:sz w:val="19"/>
          <w:szCs w:val="19"/>
        </w:rPr>
        <w:t>much</w:t>
      </w:r>
      <w:r>
        <w:rPr>
          <w:rFonts w:ascii="Georgia" w:eastAsia="Georgia" w:hAnsi="Georgia" w:cs="Georgia"/>
          <w:color w:val="FF0000"/>
          <w:spacing w:val="19"/>
          <w:sz w:val="19"/>
          <w:szCs w:val="19"/>
        </w:rPr>
        <w:t xml:space="preserve"> </w:t>
      </w:r>
      <w:r>
        <w:rPr>
          <w:rFonts w:ascii="Georgia" w:eastAsia="Georgia" w:hAnsi="Georgia" w:cs="Georgia"/>
          <w:color w:val="FF0000"/>
          <w:sz w:val="19"/>
          <w:szCs w:val="19"/>
        </w:rPr>
        <w:t>of</w:t>
      </w:r>
      <w:r>
        <w:rPr>
          <w:rFonts w:ascii="Georgia" w:eastAsia="Georgia" w:hAnsi="Georgia" w:cs="Georgia"/>
          <w:color w:val="FF0000"/>
          <w:spacing w:val="13"/>
          <w:sz w:val="19"/>
          <w:szCs w:val="19"/>
        </w:rPr>
        <w:t xml:space="preserve"> </w:t>
      </w:r>
      <w:r>
        <w:rPr>
          <w:rFonts w:ascii="Georgia" w:eastAsia="Georgia" w:hAnsi="Georgia" w:cs="Georgia"/>
          <w:color w:val="FF0000"/>
          <w:sz w:val="19"/>
          <w:szCs w:val="19"/>
        </w:rPr>
        <w:t>the</w:t>
      </w:r>
      <w:r>
        <w:rPr>
          <w:rFonts w:ascii="Georgia" w:eastAsia="Georgia" w:hAnsi="Georgia" w:cs="Georgia"/>
          <w:color w:val="FF0000"/>
          <w:spacing w:val="15"/>
          <w:sz w:val="19"/>
          <w:szCs w:val="19"/>
        </w:rPr>
        <w:t xml:space="preserve"> </w:t>
      </w:r>
      <w:r>
        <w:rPr>
          <w:rFonts w:ascii="Georgia" w:eastAsia="Georgia" w:hAnsi="Georgia" w:cs="Georgia"/>
          <w:color w:val="FF0000"/>
          <w:sz w:val="19"/>
          <w:szCs w:val="19"/>
        </w:rPr>
        <w:t>research</w:t>
      </w:r>
      <w:r>
        <w:rPr>
          <w:rFonts w:ascii="Georgia" w:eastAsia="Georgia" w:hAnsi="Georgia" w:cs="Georgia"/>
          <w:color w:val="FF0000"/>
          <w:spacing w:val="24"/>
          <w:sz w:val="19"/>
          <w:szCs w:val="19"/>
        </w:rPr>
        <w:t xml:space="preserve"> </w:t>
      </w:r>
      <w:r>
        <w:rPr>
          <w:rFonts w:ascii="Georgia" w:eastAsia="Georgia" w:hAnsi="Georgia" w:cs="Georgia"/>
          <w:color w:val="FF0000"/>
          <w:w w:val="102"/>
          <w:sz w:val="19"/>
          <w:szCs w:val="19"/>
        </w:rPr>
        <w:t xml:space="preserve">for </w:t>
      </w:r>
      <w:r>
        <w:rPr>
          <w:rFonts w:ascii="Georgia" w:eastAsia="Georgia" w:hAnsi="Georgia" w:cs="Georgia"/>
          <w:color w:val="FF0000"/>
          <w:sz w:val="19"/>
          <w:szCs w:val="19"/>
        </w:rPr>
        <w:t>enhancement</w:t>
      </w:r>
      <w:r>
        <w:rPr>
          <w:rFonts w:ascii="Georgia" w:eastAsia="Georgia" w:hAnsi="Georgia" w:cs="Georgia"/>
          <w:color w:val="FF0000"/>
          <w:spacing w:val="20"/>
          <w:sz w:val="19"/>
          <w:szCs w:val="19"/>
        </w:rPr>
        <w:t xml:space="preserve"> </w:t>
      </w:r>
      <w:r>
        <w:rPr>
          <w:rFonts w:ascii="Georgia" w:eastAsia="Georgia" w:hAnsi="Georgia" w:cs="Georgia"/>
          <w:color w:val="FF0000"/>
          <w:sz w:val="19"/>
          <w:szCs w:val="19"/>
        </w:rPr>
        <w:t>of vessel-like</w:t>
      </w:r>
      <w:r>
        <w:rPr>
          <w:rFonts w:ascii="Georgia" w:eastAsia="Georgia" w:hAnsi="Georgia" w:cs="Georgia"/>
          <w:color w:val="FF0000"/>
          <w:spacing w:val="15"/>
          <w:sz w:val="19"/>
          <w:szCs w:val="19"/>
        </w:rPr>
        <w:t xml:space="preserve"> </w:t>
      </w:r>
      <w:r>
        <w:rPr>
          <w:rFonts w:ascii="Georgia" w:eastAsia="Georgia" w:hAnsi="Georgia" w:cs="Georgia"/>
          <w:color w:val="FF0000"/>
          <w:sz w:val="19"/>
          <w:szCs w:val="19"/>
        </w:rPr>
        <w:t>morphology</w:t>
      </w:r>
      <w:r>
        <w:rPr>
          <w:rFonts w:ascii="Georgia" w:eastAsia="Georgia" w:hAnsi="Georgia" w:cs="Georgia"/>
          <w:color w:val="FF0000"/>
          <w:spacing w:val="17"/>
          <w:sz w:val="19"/>
          <w:szCs w:val="19"/>
        </w:rPr>
        <w:t xml:space="preserve"> </w:t>
      </w:r>
      <w:r>
        <w:rPr>
          <w:rFonts w:ascii="Georgia" w:eastAsia="Georgia" w:hAnsi="Georgia" w:cs="Georgia"/>
          <w:color w:val="FF0000"/>
          <w:sz w:val="19"/>
          <w:szCs w:val="19"/>
        </w:rPr>
        <w:t>in</w:t>
      </w:r>
      <w:r>
        <w:rPr>
          <w:rFonts w:ascii="Georgia" w:eastAsia="Georgia" w:hAnsi="Georgia" w:cs="Georgia"/>
          <w:color w:val="FF0000"/>
          <w:spacing w:val="2"/>
          <w:sz w:val="19"/>
          <w:szCs w:val="19"/>
        </w:rPr>
        <w:t xml:space="preserve"> </w:t>
      </w:r>
      <w:r>
        <w:rPr>
          <w:rFonts w:ascii="Georgia" w:eastAsia="Georgia" w:hAnsi="Georgia" w:cs="Georgia"/>
          <w:color w:val="FF0000"/>
          <w:sz w:val="19"/>
          <w:szCs w:val="19"/>
        </w:rPr>
        <w:t>different</w:t>
      </w:r>
      <w:r>
        <w:rPr>
          <w:rFonts w:ascii="Georgia" w:eastAsia="Georgia" w:hAnsi="Georgia" w:cs="Georgia"/>
          <w:color w:val="FF0000"/>
          <w:spacing w:val="12"/>
          <w:sz w:val="19"/>
          <w:szCs w:val="19"/>
        </w:rPr>
        <w:t xml:space="preserve"> </w:t>
      </w:r>
      <w:r>
        <w:rPr>
          <w:rFonts w:ascii="Georgia" w:eastAsia="Georgia" w:hAnsi="Georgia" w:cs="Georgia"/>
          <w:color w:val="FF0000"/>
          <w:sz w:val="19"/>
          <w:szCs w:val="19"/>
        </w:rPr>
        <w:t>anatomies,</w:t>
      </w:r>
      <w:r>
        <w:rPr>
          <w:rFonts w:ascii="Georgia" w:eastAsia="Georgia" w:hAnsi="Georgia" w:cs="Georgia"/>
          <w:color w:val="FF0000"/>
          <w:spacing w:val="17"/>
          <w:sz w:val="19"/>
          <w:szCs w:val="19"/>
        </w:rPr>
        <w:t xml:space="preserve"> </w:t>
      </w:r>
      <w:r>
        <w:rPr>
          <w:rFonts w:ascii="Georgia" w:eastAsia="Georgia" w:hAnsi="Georgia" w:cs="Georgia"/>
          <w:color w:val="FF0000"/>
          <w:sz w:val="19"/>
          <w:szCs w:val="19"/>
        </w:rPr>
        <w:t>the</w:t>
      </w:r>
      <w:r>
        <w:rPr>
          <w:rFonts w:ascii="Georgia" w:eastAsia="Georgia" w:hAnsi="Georgia" w:cs="Georgia"/>
          <w:color w:val="FF0000"/>
          <w:spacing w:val="2"/>
          <w:sz w:val="19"/>
          <w:szCs w:val="19"/>
        </w:rPr>
        <w:t xml:space="preserve"> </w:t>
      </w:r>
      <w:r>
        <w:rPr>
          <w:rFonts w:ascii="Georgia" w:eastAsia="Georgia" w:hAnsi="Georgia" w:cs="Georgia"/>
          <w:color w:val="FF0000"/>
          <w:sz w:val="19"/>
          <w:szCs w:val="19"/>
        </w:rPr>
        <w:t>authors</w:t>
      </w:r>
      <w:r>
        <w:rPr>
          <w:rFonts w:ascii="Georgia" w:eastAsia="Georgia" w:hAnsi="Georgia" w:cs="Georgia"/>
          <w:color w:val="FF0000"/>
          <w:spacing w:val="10"/>
          <w:sz w:val="19"/>
          <w:szCs w:val="19"/>
        </w:rPr>
        <w:t xml:space="preserve"> </w:t>
      </w:r>
      <w:r>
        <w:rPr>
          <w:rFonts w:ascii="Georgia" w:eastAsia="Georgia" w:hAnsi="Georgia" w:cs="Georgia"/>
          <w:color w:val="FF0000"/>
          <w:sz w:val="19"/>
          <w:szCs w:val="19"/>
        </w:rPr>
        <w:t>employed</w:t>
      </w:r>
      <w:r>
        <w:rPr>
          <w:rFonts w:ascii="Georgia" w:eastAsia="Georgia" w:hAnsi="Georgia" w:cs="Georgia"/>
          <w:color w:val="FF0000"/>
          <w:spacing w:val="13"/>
          <w:sz w:val="19"/>
          <w:szCs w:val="19"/>
        </w:rPr>
        <w:t xml:space="preserve"> </w:t>
      </w:r>
      <w:r>
        <w:rPr>
          <w:rFonts w:ascii="Georgia" w:eastAsia="Georgia" w:hAnsi="Georgia" w:cs="Georgia"/>
          <w:color w:val="FF0000"/>
          <w:sz w:val="19"/>
          <w:szCs w:val="19"/>
        </w:rPr>
        <w:t>Hessian-based</w:t>
      </w:r>
      <w:r>
        <w:rPr>
          <w:rFonts w:ascii="Georgia" w:eastAsia="Georgia" w:hAnsi="Georgia" w:cs="Georgia"/>
          <w:color w:val="FF0000"/>
          <w:spacing w:val="22"/>
          <w:sz w:val="19"/>
          <w:szCs w:val="19"/>
        </w:rPr>
        <w:t xml:space="preserve"> </w:t>
      </w:r>
      <w:r>
        <w:rPr>
          <w:rFonts w:ascii="Georgia" w:eastAsia="Georgia" w:hAnsi="Georgia" w:cs="Georgia"/>
          <w:color w:val="FF0000"/>
          <w:sz w:val="19"/>
          <w:szCs w:val="19"/>
        </w:rPr>
        <w:t>filters</w:t>
      </w:r>
      <w:r>
        <w:rPr>
          <w:rFonts w:ascii="Georgia" w:eastAsia="Georgia" w:hAnsi="Georgia" w:cs="Georgia"/>
          <w:color w:val="FF0000"/>
          <w:spacing w:val="7"/>
          <w:sz w:val="19"/>
          <w:szCs w:val="19"/>
        </w:rPr>
        <w:t xml:space="preserve"> </w:t>
      </w:r>
      <w:r>
        <w:rPr>
          <w:rFonts w:ascii="Georgia" w:eastAsia="Georgia" w:hAnsi="Georgia" w:cs="Georgia"/>
          <w:color w:val="FF0000"/>
          <w:sz w:val="19"/>
          <w:szCs w:val="19"/>
        </w:rPr>
        <w:t>for</w:t>
      </w:r>
      <w:r>
        <w:rPr>
          <w:rFonts w:ascii="Georgia" w:eastAsia="Georgia" w:hAnsi="Georgia" w:cs="Georgia"/>
          <w:color w:val="FF0000"/>
          <w:spacing w:val="2"/>
          <w:sz w:val="19"/>
          <w:szCs w:val="19"/>
        </w:rPr>
        <w:t xml:space="preserve"> </w:t>
      </w:r>
      <w:r>
        <w:rPr>
          <w:rFonts w:ascii="Georgia" w:eastAsia="Georgia" w:hAnsi="Georgia" w:cs="Georgia"/>
          <w:color w:val="FF0000"/>
          <w:sz w:val="19"/>
          <w:szCs w:val="19"/>
        </w:rPr>
        <w:t>deriving</w:t>
      </w:r>
      <w:r>
        <w:rPr>
          <w:rFonts w:ascii="Georgia" w:eastAsia="Georgia" w:hAnsi="Georgia" w:cs="Georgia"/>
          <w:color w:val="FF0000"/>
          <w:spacing w:val="11"/>
          <w:sz w:val="19"/>
          <w:szCs w:val="19"/>
        </w:rPr>
        <w:t xml:space="preserve"> </w:t>
      </w:r>
      <w:r>
        <w:rPr>
          <w:rFonts w:ascii="Georgia" w:eastAsia="Georgia" w:hAnsi="Georgia" w:cs="Georgia"/>
          <w:color w:val="FF0000"/>
          <w:sz w:val="19"/>
          <w:szCs w:val="19"/>
        </w:rPr>
        <w:t xml:space="preserve">a </w:t>
      </w:r>
      <w:r>
        <w:rPr>
          <w:rFonts w:ascii="Georgia" w:eastAsia="Georgia" w:hAnsi="Georgia" w:cs="Georgia"/>
          <w:color w:val="FF0000"/>
          <w:w w:val="102"/>
          <w:sz w:val="19"/>
          <w:szCs w:val="19"/>
        </w:rPr>
        <w:t>“</w:t>
      </w:r>
      <w:proofErr w:type="spellStart"/>
      <w:r>
        <w:rPr>
          <w:rFonts w:ascii="Georgia" w:eastAsia="Georgia" w:hAnsi="Georgia" w:cs="Georgia"/>
          <w:color w:val="FF0000"/>
          <w:w w:val="102"/>
          <w:sz w:val="19"/>
          <w:szCs w:val="19"/>
        </w:rPr>
        <w:t>ves</w:t>
      </w:r>
      <w:proofErr w:type="spellEnd"/>
      <w:r>
        <w:rPr>
          <w:rFonts w:ascii="Georgia" w:eastAsia="Georgia" w:hAnsi="Georgia" w:cs="Georgia"/>
          <w:color w:val="FF0000"/>
          <w:w w:val="102"/>
          <w:sz w:val="19"/>
          <w:szCs w:val="19"/>
        </w:rPr>
        <w:t xml:space="preserve">- </w:t>
      </w:r>
      <w:proofErr w:type="spellStart"/>
      <w:r>
        <w:rPr>
          <w:rFonts w:ascii="Georgia" w:eastAsia="Georgia" w:hAnsi="Georgia" w:cs="Georgia"/>
          <w:color w:val="FF0000"/>
          <w:sz w:val="19"/>
          <w:szCs w:val="19"/>
        </w:rPr>
        <w:t>selness</w:t>
      </w:r>
      <w:proofErr w:type="spellEnd"/>
      <w:r>
        <w:rPr>
          <w:rFonts w:ascii="Georgia" w:eastAsia="Georgia" w:hAnsi="Georgia" w:cs="Georgia"/>
          <w:color w:val="FF0000"/>
          <w:sz w:val="19"/>
          <w:szCs w:val="19"/>
        </w:rPr>
        <w:t>”</w:t>
      </w:r>
      <w:r>
        <w:rPr>
          <w:rFonts w:ascii="Georgia" w:eastAsia="Georgia" w:hAnsi="Georgia" w:cs="Georgia"/>
          <w:color w:val="FF0000"/>
          <w:spacing w:val="13"/>
          <w:sz w:val="19"/>
          <w:szCs w:val="19"/>
        </w:rPr>
        <w:t xml:space="preserve"> </w:t>
      </w:r>
      <w:r>
        <w:rPr>
          <w:rFonts w:ascii="Georgia" w:eastAsia="Georgia" w:hAnsi="Georgia" w:cs="Georgia"/>
          <w:color w:val="FF0000"/>
          <w:sz w:val="19"/>
          <w:szCs w:val="19"/>
        </w:rPr>
        <w:t>function.</w:t>
      </w:r>
      <w:r>
        <w:rPr>
          <w:rFonts w:ascii="Georgia" w:eastAsia="Georgia" w:hAnsi="Georgia" w:cs="Georgia"/>
          <w:color w:val="FF0000"/>
          <w:spacing w:val="32"/>
          <w:sz w:val="19"/>
          <w:szCs w:val="19"/>
        </w:rPr>
        <w:t xml:space="preserve"> </w:t>
      </w:r>
      <w:r>
        <w:rPr>
          <w:rFonts w:ascii="Georgia" w:eastAsia="Georgia" w:hAnsi="Georgia" w:cs="Georgia"/>
          <w:color w:val="FF0000"/>
          <w:sz w:val="19"/>
          <w:szCs w:val="19"/>
        </w:rPr>
        <w:t>Their</w:t>
      </w:r>
      <w:r>
        <w:rPr>
          <w:rFonts w:ascii="Georgia" w:eastAsia="Georgia" w:hAnsi="Georgia" w:cs="Georgia"/>
          <w:color w:val="FF0000"/>
          <w:spacing w:val="9"/>
          <w:sz w:val="19"/>
          <w:szCs w:val="19"/>
        </w:rPr>
        <w:t xml:space="preserve"> </w:t>
      </w:r>
      <w:r>
        <w:rPr>
          <w:rFonts w:ascii="Georgia" w:eastAsia="Georgia" w:hAnsi="Georgia" w:cs="Georgia"/>
          <w:color w:val="FF0000"/>
          <w:sz w:val="19"/>
          <w:szCs w:val="19"/>
        </w:rPr>
        <w:t>approach</w:t>
      </w:r>
      <w:r>
        <w:rPr>
          <w:rFonts w:ascii="Georgia" w:eastAsia="Georgia" w:hAnsi="Georgia" w:cs="Georgia"/>
          <w:color w:val="FF0000"/>
          <w:spacing w:val="16"/>
          <w:sz w:val="19"/>
          <w:szCs w:val="19"/>
        </w:rPr>
        <w:t xml:space="preserve"> </w:t>
      </w:r>
      <w:r>
        <w:rPr>
          <w:rFonts w:ascii="Georgia" w:eastAsia="Georgia" w:hAnsi="Georgia" w:cs="Georgia"/>
          <w:color w:val="FF0000"/>
          <w:sz w:val="19"/>
          <w:szCs w:val="19"/>
        </w:rPr>
        <w:t>ranked</w:t>
      </w:r>
      <w:r>
        <w:rPr>
          <w:rFonts w:ascii="Georgia" w:eastAsia="Georgia" w:hAnsi="Georgia" w:cs="Georgia"/>
          <w:color w:val="FF0000"/>
          <w:spacing w:val="12"/>
          <w:sz w:val="19"/>
          <w:szCs w:val="19"/>
        </w:rPr>
        <w:t xml:space="preserve"> </w:t>
      </w:r>
      <w:r>
        <w:rPr>
          <w:rFonts w:ascii="Georgia" w:eastAsia="Georgia" w:hAnsi="Georgia" w:cs="Georgia"/>
          <w:color w:val="FF0000"/>
          <w:sz w:val="19"/>
          <w:szCs w:val="19"/>
        </w:rPr>
        <w:t>consistently</w:t>
      </w:r>
      <w:r>
        <w:rPr>
          <w:rFonts w:ascii="Georgia" w:eastAsia="Georgia" w:hAnsi="Georgia" w:cs="Georgia"/>
          <w:color w:val="FF0000"/>
          <w:spacing w:val="20"/>
          <w:sz w:val="19"/>
          <w:szCs w:val="19"/>
        </w:rPr>
        <w:t xml:space="preserve"> </w:t>
      </w:r>
      <w:r>
        <w:rPr>
          <w:rFonts w:ascii="Georgia" w:eastAsia="Georgia" w:hAnsi="Georgia" w:cs="Georgia"/>
          <w:color w:val="FF0000"/>
          <w:sz w:val="19"/>
          <w:szCs w:val="19"/>
        </w:rPr>
        <w:t>among</w:t>
      </w:r>
      <w:r>
        <w:rPr>
          <w:rFonts w:ascii="Georgia" w:eastAsia="Georgia" w:hAnsi="Georgia" w:cs="Georgia"/>
          <w:color w:val="FF0000"/>
          <w:spacing w:val="11"/>
          <w:sz w:val="19"/>
          <w:szCs w:val="19"/>
        </w:rPr>
        <w:t xml:space="preserve"> </w:t>
      </w:r>
      <w:r>
        <w:rPr>
          <w:rFonts w:ascii="Georgia" w:eastAsia="Georgia" w:hAnsi="Georgia" w:cs="Georgia"/>
          <w:color w:val="FF0000"/>
          <w:sz w:val="19"/>
          <w:szCs w:val="19"/>
        </w:rPr>
        <w:t>the</w:t>
      </w:r>
      <w:r>
        <w:rPr>
          <w:rFonts w:ascii="Georgia" w:eastAsia="Georgia" w:hAnsi="Georgia" w:cs="Georgia"/>
          <w:color w:val="FF0000"/>
          <w:spacing w:val="5"/>
          <w:sz w:val="19"/>
          <w:szCs w:val="19"/>
        </w:rPr>
        <w:t xml:space="preserve"> </w:t>
      </w:r>
      <w:r>
        <w:rPr>
          <w:rFonts w:ascii="Georgia" w:eastAsia="Georgia" w:hAnsi="Georgia" w:cs="Georgia"/>
          <w:color w:val="FF0000"/>
          <w:sz w:val="19"/>
          <w:szCs w:val="19"/>
        </w:rPr>
        <w:t>top</w:t>
      </w:r>
      <w:r>
        <w:rPr>
          <w:rFonts w:ascii="Georgia" w:eastAsia="Georgia" w:hAnsi="Georgia" w:cs="Georgia"/>
          <w:color w:val="FF0000"/>
          <w:spacing w:val="6"/>
          <w:sz w:val="19"/>
          <w:szCs w:val="19"/>
        </w:rPr>
        <w:t xml:space="preserve"> </w:t>
      </w:r>
      <w:r>
        <w:rPr>
          <w:rFonts w:ascii="Georgia" w:eastAsia="Georgia" w:hAnsi="Georgia" w:cs="Georgia"/>
          <w:color w:val="FF0000"/>
          <w:sz w:val="19"/>
          <w:szCs w:val="19"/>
        </w:rPr>
        <w:t>performers</w:t>
      </w:r>
      <w:r>
        <w:rPr>
          <w:rFonts w:ascii="Georgia" w:eastAsia="Georgia" w:hAnsi="Georgia" w:cs="Georgia"/>
          <w:color w:val="FF0000"/>
          <w:spacing w:val="19"/>
          <w:sz w:val="19"/>
          <w:szCs w:val="19"/>
        </w:rPr>
        <w:t xml:space="preserve"> </w:t>
      </w:r>
      <w:r>
        <w:rPr>
          <w:rFonts w:ascii="Georgia" w:eastAsia="Georgia" w:hAnsi="Georgia" w:cs="Georgia"/>
          <w:color w:val="FF0000"/>
          <w:sz w:val="19"/>
          <w:szCs w:val="19"/>
        </w:rPr>
        <w:t>in</w:t>
      </w:r>
      <w:r>
        <w:rPr>
          <w:rFonts w:ascii="Georgia" w:eastAsia="Georgia" w:hAnsi="Georgia" w:cs="Georgia"/>
          <w:color w:val="FF0000"/>
          <w:spacing w:val="5"/>
          <w:sz w:val="19"/>
          <w:szCs w:val="19"/>
        </w:rPr>
        <w:t xml:space="preserve"> </w:t>
      </w:r>
      <w:r>
        <w:rPr>
          <w:rFonts w:ascii="Georgia" w:eastAsia="Georgia" w:hAnsi="Georgia" w:cs="Georgia"/>
          <w:color w:val="FF0000"/>
          <w:sz w:val="19"/>
          <w:szCs w:val="19"/>
        </w:rPr>
        <w:t>the</w:t>
      </w:r>
      <w:r>
        <w:rPr>
          <w:rFonts w:ascii="Georgia" w:eastAsia="Georgia" w:hAnsi="Georgia" w:cs="Georgia"/>
          <w:color w:val="FF0000"/>
          <w:spacing w:val="5"/>
          <w:sz w:val="19"/>
          <w:szCs w:val="19"/>
        </w:rPr>
        <w:t xml:space="preserve"> </w:t>
      </w:r>
      <w:r>
        <w:rPr>
          <w:rFonts w:ascii="Georgia" w:eastAsia="Georgia" w:hAnsi="Georgia" w:cs="Georgia"/>
          <w:color w:val="FF0000"/>
          <w:sz w:val="19"/>
          <w:szCs w:val="19"/>
        </w:rPr>
        <w:t>VESSEL12</w:t>
      </w:r>
      <w:r>
        <w:rPr>
          <w:rFonts w:ascii="Georgia" w:eastAsia="Georgia" w:hAnsi="Georgia" w:cs="Georgia"/>
          <w:color w:val="FF0000"/>
          <w:spacing w:val="18"/>
          <w:sz w:val="19"/>
          <w:szCs w:val="19"/>
        </w:rPr>
        <w:t xml:space="preserve"> </w:t>
      </w:r>
      <w:r>
        <w:rPr>
          <w:rFonts w:ascii="Georgia" w:eastAsia="Georgia" w:hAnsi="Georgia" w:cs="Georgia"/>
          <w:color w:val="FF0000"/>
          <w:sz w:val="19"/>
          <w:szCs w:val="19"/>
        </w:rPr>
        <w:t>challenge</w:t>
      </w:r>
      <w:r>
        <w:rPr>
          <w:rFonts w:ascii="Georgia" w:eastAsia="Georgia" w:hAnsi="Georgia" w:cs="Georgia"/>
          <w:color w:val="FF0000"/>
          <w:spacing w:val="16"/>
          <w:sz w:val="19"/>
          <w:szCs w:val="19"/>
        </w:rPr>
        <w:t xml:space="preserve"> </w:t>
      </w:r>
      <w:r>
        <w:rPr>
          <w:rFonts w:ascii="Georgia" w:eastAsia="Georgia" w:hAnsi="Georgia" w:cs="Georgia"/>
          <w:color w:val="FF0000"/>
          <w:sz w:val="19"/>
          <w:szCs w:val="19"/>
        </w:rPr>
        <w:t>organized</w:t>
      </w:r>
      <w:r>
        <w:rPr>
          <w:rFonts w:ascii="Georgia" w:eastAsia="Georgia" w:hAnsi="Georgia" w:cs="Georgia"/>
          <w:color w:val="FF0000"/>
          <w:spacing w:val="16"/>
          <w:sz w:val="19"/>
          <w:szCs w:val="19"/>
        </w:rPr>
        <w:t xml:space="preserve"> </w:t>
      </w:r>
      <w:r>
        <w:rPr>
          <w:rFonts w:ascii="Georgia" w:eastAsia="Georgia" w:hAnsi="Georgia" w:cs="Georgia"/>
          <w:color w:val="FF0000"/>
          <w:sz w:val="19"/>
          <w:szCs w:val="19"/>
        </w:rPr>
        <w:t>in</w:t>
      </w:r>
      <w:r>
        <w:rPr>
          <w:rFonts w:ascii="Georgia" w:eastAsia="Georgia" w:hAnsi="Georgia" w:cs="Georgia"/>
          <w:color w:val="FF0000"/>
          <w:spacing w:val="5"/>
          <w:sz w:val="19"/>
          <w:szCs w:val="19"/>
        </w:rPr>
        <w:t xml:space="preserve"> </w:t>
      </w:r>
      <w:r>
        <w:rPr>
          <w:rFonts w:ascii="Georgia" w:eastAsia="Georgia" w:hAnsi="Georgia" w:cs="Georgia"/>
          <w:color w:val="FF0000"/>
          <w:w w:val="102"/>
          <w:sz w:val="19"/>
          <w:szCs w:val="19"/>
        </w:rPr>
        <w:t xml:space="preserve">con- </w:t>
      </w:r>
      <w:r>
        <w:rPr>
          <w:rFonts w:ascii="Georgia" w:eastAsia="Georgia" w:hAnsi="Georgia" w:cs="Georgia"/>
          <w:color w:val="FF0000"/>
          <w:sz w:val="19"/>
          <w:szCs w:val="19"/>
        </w:rPr>
        <w:t>junction</w:t>
      </w:r>
      <w:r>
        <w:rPr>
          <w:rFonts w:ascii="Georgia" w:eastAsia="Georgia" w:hAnsi="Georgia" w:cs="Georgia"/>
          <w:color w:val="FF0000"/>
          <w:spacing w:val="20"/>
          <w:sz w:val="19"/>
          <w:szCs w:val="19"/>
        </w:rPr>
        <w:t xml:space="preserve"> </w:t>
      </w:r>
      <w:r>
        <w:rPr>
          <w:rFonts w:ascii="Georgia" w:eastAsia="Georgia" w:hAnsi="Georgia" w:cs="Georgia"/>
          <w:color w:val="FF0000"/>
          <w:sz w:val="19"/>
          <w:szCs w:val="19"/>
        </w:rPr>
        <w:t>with</w:t>
      </w:r>
      <w:r>
        <w:rPr>
          <w:rFonts w:ascii="Georgia" w:eastAsia="Georgia" w:hAnsi="Georgia" w:cs="Georgia"/>
          <w:color w:val="FF0000"/>
          <w:spacing w:val="13"/>
          <w:sz w:val="19"/>
          <w:szCs w:val="19"/>
        </w:rPr>
        <w:t xml:space="preserve"> </w:t>
      </w:r>
      <w:r>
        <w:rPr>
          <w:rFonts w:ascii="Georgia" w:eastAsia="Georgia" w:hAnsi="Georgia" w:cs="Georgia"/>
          <w:color w:val="FF0000"/>
          <w:sz w:val="19"/>
          <w:szCs w:val="19"/>
        </w:rPr>
        <w:t>the</w:t>
      </w:r>
      <w:r>
        <w:rPr>
          <w:rFonts w:ascii="Georgia" w:eastAsia="Georgia" w:hAnsi="Georgia" w:cs="Georgia"/>
          <w:color w:val="FF0000"/>
          <w:spacing w:val="11"/>
          <w:sz w:val="19"/>
          <w:szCs w:val="19"/>
        </w:rPr>
        <w:t xml:space="preserve"> </w:t>
      </w:r>
      <w:r>
        <w:rPr>
          <w:rFonts w:ascii="Georgia" w:eastAsia="Georgia" w:hAnsi="Georgia" w:cs="Georgia"/>
          <w:color w:val="FF0000"/>
          <w:sz w:val="19"/>
          <w:szCs w:val="19"/>
        </w:rPr>
        <w:t>IEEE</w:t>
      </w:r>
      <w:r>
        <w:rPr>
          <w:rFonts w:ascii="Georgia" w:eastAsia="Georgia" w:hAnsi="Georgia" w:cs="Georgia"/>
          <w:color w:val="FF0000"/>
          <w:spacing w:val="15"/>
          <w:sz w:val="19"/>
          <w:szCs w:val="19"/>
        </w:rPr>
        <w:t xml:space="preserve"> </w:t>
      </w:r>
      <w:r>
        <w:rPr>
          <w:rFonts w:ascii="Georgia" w:eastAsia="Georgia" w:hAnsi="Georgia" w:cs="Georgia"/>
          <w:color w:val="FF0000"/>
          <w:sz w:val="19"/>
          <w:szCs w:val="19"/>
        </w:rPr>
        <w:t>International</w:t>
      </w:r>
      <w:r>
        <w:rPr>
          <w:rFonts w:ascii="Georgia" w:eastAsia="Georgia" w:hAnsi="Georgia" w:cs="Georgia"/>
          <w:color w:val="FF0000"/>
          <w:spacing w:val="28"/>
          <w:sz w:val="19"/>
          <w:szCs w:val="19"/>
        </w:rPr>
        <w:t xml:space="preserve"> </w:t>
      </w:r>
      <w:r>
        <w:rPr>
          <w:rFonts w:ascii="Georgia" w:eastAsia="Georgia" w:hAnsi="Georgia" w:cs="Georgia"/>
          <w:color w:val="FF0000"/>
          <w:sz w:val="19"/>
          <w:szCs w:val="19"/>
        </w:rPr>
        <w:t>Symposium</w:t>
      </w:r>
      <w:r>
        <w:rPr>
          <w:rFonts w:ascii="Georgia" w:eastAsia="Georgia" w:hAnsi="Georgia" w:cs="Georgia"/>
          <w:color w:val="FF0000"/>
          <w:spacing w:val="26"/>
          <w:sz w:val="19"/>
          <w:szCs w:val="19"/>
        </w:rPr>
        <w:t xml:space="preserve"> </w:t>
      </w:r>
      <w:r>
        <w:rPr>
          <w:rFonts w:ascii="Georgia" w:eastAsia="Georgia" w:hAnsi="Georgia" w:cs="Georgia"/>
          <w:color w:val="FF0000"/>
          <w:sz w:val="19"/>
          <w:szCs w:val="19"/>
        </w:rPr>
        <w:t>on</w:t>
      </w:r>
      <w:r>
        <w:rPr>
          <w:rFonts w:ascii="Georgia" w:eastAsia="Georgia" w:hAnsi="Georgia" w:cs="Georgia"/>
          <w:color w:val="FF0000"/>
          <w:spacing w:val="10"/>
          <w:sz w:val="19"/>
          <w:szCs w:val="19"/>
        </w:rPr>
        <w:t xml:space="preserve"> </w:t>
      </w:r>
      <w:r>
        <w:rPr>
          <w:rFonts w:ascii="Georgia" w:eastAsia="Georgia" w:hAnsi="Georgia" w:cs="Georgia"/>
          <w:color w:val="FF0000"/>
          <w:sz w:val="19"/>
          <w:szCs w:val="19"/>
        </w:rPr>
        <w:t>Biomedical</w:t>
      </w:r>
      <w:r>
        <w:rPr>
          <w:rFonts w:ascii="Georgia" w:eastAsia="Georgia" w:hAnsi="Georgia" w:cs="Georgia"/>
          <w:color w:val="FF0000"/>
          <w:spacing w:val="25"/>
          <w:sz w:val="19"/>
          <w:szCs w:val="19"/>
        </w:rPr>
        <w:t xml:space="preserve"> </w:t>
      </w:r>
      <w:r>
        <w:rPr>
          <w:rFonts w:ascii="Georgia" w:eastAsia="Georgia" w:hAnsi="Georgia" w:cs="Georgia"/>
          <w:color w:val="FF0000"/>
          <w:sz w:val="19"/>
          <w:szCs w:val="19"/>
        </w:rPr>
        <w:t>Imaging</w:t>
      </w:r>
      <w:r>
        <w:rPr>
          <w:rFonts w:ascii="Georgia" w:eastAsia="Georgia" w:hAnsi="Georgia" w:cs="Georgia"/>
          <w:color w:val="FF0000"/>
          <w:spacing w:val="20"/>
          <w:sz w:val="19"/>
          <w:szCs w:val="19"/>
        </w:rPr>
        <w:t xml:space="preserve"> </w:t>
      </w:r>
      <w:r>
        <w:rPr>
          <w:rFonts w:ascii="Georgia" w:eastAsia="Georgia" w:hAnsi="Georgia" w:cs="Georgia"/>
          <w:color w:val="FF0000"/>
          <w:sz w:val="19"/>
          <w:szCs w:val="19"/>
        </w:rPr>
        <w:t>(ISBI</w:t>
      </w:r>
      <w:r>
        <w:rPr>
          <w:rFonts w:ascii="Georgia" w:eastAsia="Georgia" w:hAnsi="Georgia" w:cs="Georgia"/>
          <w:color w:val="FF0000"/>
          <w:spacing w:val="15"/>
          <w:sz w:val="19"/>
          <w:szCs w:val="19"/>
        </w:rPr>
        <w:t xml:space="preserve"> </w:t>
      </w:r>
      <w:r>
        <w:rPr>
          <w:rFonts w:ascii="Georgia" w:eastAsia="Georgia" w:hAnsi="Georgia" w:cs="Georgia"/>
          <w:color w:val="FF0000"/>
          <w:sz w:val="19"/>
          <w:szCs w:val="19"/>
        </w:rPr>
        <w:t>2012).</w:t>
      </w:r>
      <w:r>
        <w:rPr>
          <w:rFonts w:ascii="Georgia" w:eastAsia="Georgia" w:hAnsi="Georgia" w:cs="Georgia"/>
          <w:color w:val="FF0000"/>
          <w:spacing w:val="42"/>
          <w:sz w:val="19"/>
          <w:szCs w:val="19"/>
        </w:rPr>
        <w:t xml:space="preserve"> </w:t>
      </w:r>
      <w:r>
        <w:rPr>
          <w:rFonts w:ascii="Georgia" w:eastAsia="Georgia" w:hAnsi="Georgia" w:cs="Georgia"/>
          <w:color w:val="FF0000"/>
          <w:sz w:val="19"/>
          <w:szCs w:val="19"/>
        </w:rPr>
        <w:t>Given</w:t>
      </w:r>
      <w:r>
        <w:rPr>
          <w:rFonts w:ascii="Georgia" w:eastAsia="Georgia" w:hAnsi="Georgia" w:cs="Georgia"/>
          <w:color w:val="FF0000"/>
          <w:spacing w:val="16"/>
          <w:sz w:val="19"/>
          <w:szCs w:val="19"/>
        </w:rPr>
        <w:t xml:space="preserve"> </w:t>
      </w:r>
      <w:r>
        <w:rPr>
          <w:rFonts w:ascii="Georgia" w:eastAsia="Georgia" w:hAnsi="Georgia" w:cs="Georgia"/>
          <w:color w:val="FF0000"/>
          <w:sz w:val="19"/>
          <w:szCs w:val="19"/>
        </w:rPr>
        <w:t>that</w:t>
      </w:r>
      <w:r>
        <w:rPr>
          <w:rFonts w:ascii="Georgia" w:eastAsia="Georgia" w:hAnsi="Georgia" w:cs="Georgia"/>
          <w:color w:val="FF0000"/>
          <w:spacing w:val="13"/>
          <w:sz w:val="19"/>
          <w:szCs w:val="19"/>
        </w:rPr>
        <w:t xml:space="preserve"> </w:t>
      </w:r>
      <w:r>
        <w:rPr>
          <w:rFonts w:ascii="Georgia" w:eastAsia="Georgia" w:hAnsi="Georgia" w:cs="Georgia"/>
          <w:color w:val="FF0000"/>
          <w:sz w:val="19"/>
          <w:szCs w:val="19"/>
        </w:rPr>
        <w:t>the</w:t>
      </w:r>
      <w:r>
        <w:rPr>
          <w:rFonts w:ascii="Georgia" w:eastAsia="Georgia" w:hAnsi="Georgia" w:cs="Georgia"/>
          <w:color w:val="FF0000"/>
          <w:spacing w:val="11"/>
          <w:sz w:val="19"/>
          <w:szCs w:val="19"/>
        </w:rPr>
        <w:t xml:space="preserve"> </w:t>
      </w:r>
      <w:r>
        <w:rPr>
          <w:rFonts w:ascii="Georgia" w:eastAsia="Georgia" w:hAnsi="Georgia" w:cs="Georgia"/>
          <w:color w:val="FF0000"/>
          <w:sz w:val="19"/>
          <w:szCs w:val="19"/>
        </w:rPr>
        <w:t>first</w:t>
      </w:r>
      <w:r>
        <w:rPr>
          <w:rFonts w:ascii="Georgia" w:eastAsia="Georgia" w:hAnsi="Georgia" w:cs="Georgia"/>
          <w:color w:val="FF0000"/>
          <w:spacing w:val="13"/>
          <w:sz w:val="19"/>
          <w:szCs w:val="19"/>
        </w:rPr>
        <w:t xml:space="preserve"> </w:t>
      </w:r>
      <w:r>
        <w:rPr>
          <w:rFonts w:ascii="Georgia" w:eastAsia="Georgia" w:hAnsi="Georgia" w:cs="Georgia"/>
          <w:color w:val="FF0000"/>
          <w:sz w:val="19"/>
          <w:szCs w:val="19"/>
        </w:rPr>
        <w:t>author</w:t>
      </w:r>
      <w:r>
        <w:rPr>
          <w:rFonts w:ascii="Georgia" w:eastAsia="Georgia" w:hAnsi="Georgia" w:cs="Georgia"/>
          <w:color w:val="FF0000"/>
          <w:spacing w:val="17"/>
          <w:sz w:val="19"/>
          <w:szCs w:val="19"/>
        </w:rPr>
        <w:t xml:space="preserve"> </w:t>
      </w:r>
      <w:r>
        <w:rPr>
          <w:rFonts w:ascii="Georgia" w:eastAsia="Georgia" w:hAnsi="Georgia" w:cs="Georgia"/>
          <w:color w:val="FF0000"/>
          <w:sz w:val="19"/>
          <w:szCs w:val="19"/>
        </w:rPr>
        <w:t>is</w:t>
      </w:r>
      <w:r>
        <w:rPr>
          <w:rFonts w:ascii="Georgia" w:eastAsia="Georgia" w:hAnsi="Georgia" w:cs="Georgia"/>
          <w:color w:val="FF0000"/>
          <w:spacing w:val="9"/>
          <w:sz w:val="19"/>
          <w:szCs w:val="19"/>
        </w:rPr>
        <w:t xml:space="preserve"> </w:t>
      </w:r>
      <w:r>
        <w:rPr>
          <w:rFonts w:ascii="Georgia" w:eastAsia="Georgia" w:hAnsi="Georgia" w:cs="Georgia"/>
          <w:color w:val="FF0000"/>
          <w:sz w:val="19"/>
          <w:szCs w:val="19"/>
        </w:rPr>
        <w:t>a</w:t>
      </w:r>
      <w:r>
        <w:rPr>
          <w:rFonts w:ascii="Georgia" w:eastAsia="Georgia" w:hAnsi="Georgia" w:cs="Georgia"/>
          <w:color w:val="FF0000"/>
          <w:spacing w:val="9"/>
          <w:sz w:val="19"/>
          <w:szCs w:val="19"/>
        </w:rPr>
        <w:t xml:space="preserve"> </w:t>
      </w:r>
      <w:r>
        <w:rPr>
          <w:rFonts w:ascii="Georgia" w:eastAsia="Georgia" w:hAnsi="Georgia" w:cs="Georgia"/>
          <w:color w:val="FF0000"/>
          <w:w w:val="102"/>
          <w:sz w:val="19"/>
          <w:szCs w:val="19"/>
        </w:rPr>
        <w:t xml:space="preserve">regular </w:t>
      </w:r>
      <w:r>
        <w:rPr>
          <w:rFonts w:ascii="Georgia" w:eastAsia="Georgia" w:hAnsi="Georgia" w:cs="Georgia"/>
          <w:color w:val="FF0000"/>
          <w:sz w:val="19"/>
          <w:szCs w:val="19"/>
        </w:rPr>
        <w:t>ITK</w:t>
      </w:r>
      <w:r>
        <w:rPr>
          <w:rFonts w:ascii="Georgia" w:eastAsia="Georgia" w:hAnsi="Georgia" w:cs="Georgia"/>
          <w:color w:val="FF0000"/>
          <w:spacing w:val="7"/>
          <w:sz w:val="19"/>
          <w:szCs w:val="19"/>
        </w:rPr>
        <w:t xml:space="preserve"> </w:t>
      </w:r>
      <w:r>
        <w:rPr>
          <w:rFonts w:ascii="Georgia" w:eastAsia="Georgia" w:hAnsi="Georgia" w:cs="Georgia"/>
          <w:color w:val="FF0000"/>
          <w:sz w:val="19"/>
          <w:szCs w:val="19"/>
        </w:rPr>
        <w:t>contributor,</w:t>
      </w:r>
      <w:r>
        <w:rPr>
          <w:rFonts w:ascii="Georgia" w:eastAsia="Georgia" w:hAnsi="Georgia" w:cs="Georgia"/>
          <w:color w:val="FF0000"/>
          <w:spacing w:val="21"/>
          <w:sz w:val="19"/>
          <w:szCs w:val="19"/>
        </w:rPr>
        <w:t xml:space="preserve"> </w:t>
      </w:r>
      <w:r>
        <w:rPr>
          <w:rFonts w:ascii="Georgia" w:eastAsia="Georgia" w:hAnsi="Georgia" w:cs="Georgia"/>
          <w:color w:val="FF0000"/>
          <w:sz w:val="19"/>
          <w:szCs w:val="19"/>
        </w:rPr>
        <w:t>the</w:t>
      </w:r>
      <w:r>
        <w:rPr>
          <w:rFonts w:ascii="Georgia" w:eastAsia="Georgia" w:hAnsi="Georgia" w:cs="Georgia"/>
          <w:color w:val="FF0000"/>
          <w:spacing w:val="6"/>
          <w:sz w:val="19"/>
          <w:szCs w:val="19"/>
        </w:rPr>
        <w:t xml:space="preserve"> </w:t>
      </w:r>
      <w:r>
        <w:rPr>
          <w:rFonts w:ascii="Georgia" w:eastAsia="Georgia" w:hAnsi="Georgia" w:cs="Georgia"/>
          <w:color w:val="FF0000"/>
          <w:sz w:val="19"/>
          <w:szCs w:val="19"/>
        </w:rPr>
        <w:t>corresponding</w:t>
      </w:r>
      <w:r>
        <w:rPr>
          <w:rFonts w:ascii="Georgia" w:eastAsia="Georgia" w:hAnsi="Georgia" w:cs="Georgia"/>
          <w:color w:val="FF0000"/>
          <w:spacing w:val="25"/>
          <w:sz w:val="19"/>
          <w:szCs w:val="19"/>
        </w:rPr>
        <w:t xml:space="preserve"> </w:t>
      </w:r>
      <w:r>
        <w:rPr>
          <w:rFonts w:ascii="Georgia" w:eastAsia="Georgia" w:hAnsi="Georgia" w:cs="Georgia"/>
          <w:color w:val="FF0000"/>
          <w:sz w:val="19"/>
          <w:szCs w:val="19"/>
        </w:rPr>
        <w:t>code</w:t>
      </w:r>
      <w:r>
        <w:rPr>
          <w:rFonts w:ascii="Georgia" w:eastAsia="Georgia" w:hAnsi="Georgia" w:cs="Georgia"/>
          <w:color w:val="FF0000"/>
          <w:spacing w:val="9"/>
          <w:sz w:val="19"/>
          <w:szCs w:val="19"/>
        </w:rPr>
        <w:t xml:space="preserve"> </w:t>
      </w:r>
      <w:r>
        <w:rPr>
          <w:rFonts w:ascii="Georgia" w:eastAsia="Georgia" w:hAnsi="Georgia" w:cs="Georgia"/>
          <w:color w:val="FF0000"/>
          <w:sz w:val="19"/>
          <w:szCs w:val="19"/>
        </w:rPr>
        <w:t>will</w:t>
      </w:r>
      <w:r>
        <w:rPr>
          <w:rFonts w:ascii="Georgia" w:eastAsia="Georgia" w:hAnsi="Georgia" w:cs="Georgia"/>
          <w:color w:val="FF0000"/>
          <w:spacing w:val="7"/>
          <w:sz w:val="19"/>
          <w:szCs w:val="19"/>
        </w:rPr>
        <w:t xml:space="preserve"> </w:t>
      </w:r>
      <w:r>
        <w:rPr>
          <w:rFonts w:ascii="Georgia" w:eastAsia="Georgia" w:hAnsi="Georgia" w:cs="Georgia"/>
          <w:color w:val="FF0000"/>
          <w:sz w:val="19"/>
          <w:szCs w:val="19"/>
        </w:rPr>
        <w:t>be</w:t>
      </w:r>
      <w:r>
        <w:rPr>
          <w:rFonts w:ascii="Georgia" w:eastAsia="Georgia" w:hAnsi="Georgia" w:cs="Georgia"/>
          <w:color w:val="FF0000"/>
          <w:spacing w:val="5"/>
          <w:sz w:val="19"/>
          <w:szCs w:val="19"/>
        </w:rPr>
        <w:t xml:space="preserve"> </w:t>
      </w:r>
      <w:r>
        <w:rPr>
          <w:rFonts w:ascii="Georgia" w:eastAsia="Georgia" w:hAnsi="Georgia" w:cs="Georgia"/>
          <w:color w:val="FF0000"/>
          <w:sz w:val="19"/>
          <w:szCs w:val="19"/>
        </w:rPr>
        <w:t>easily</w:t>
      </w:r>
      <w:r>
        <w:rPr>
          <w:rFonts w:ascii="Georgia" w:eastAsia="Georgia" w:hAnsi="Georgia" w:cs="Georgia"/>
          <w:color w:val="FF0000"/>
          <w:spacing w:val="10"/>
          <w:sz w:val="19"/>
          <w:szCs w:val="19"/>
        </w:rPr>
        <w:t xml:space="preserve"> </w:t>
      </w:r>
      <w:r>
        <w:rPr>
          <w:rFonts w:ascii="Georgia" w:eastAsia="Georgia" w:hAnsi="Georgia" w:cs="Georgia"/>
          <w:color w:val="FF0000"/>
          <w:sz w:val="19"/>
          <w:szCs w:val="19"/>
        </w:rPr>
        <w:t>integrated</w:t>
      </w:r>
      <w:r>
        <w:rPr>
          <w:rFonts w:ascii="Georgia" w:eastAsia="Georgia" w:hAnsi="Georgia" w:cs="Georgia"/>
          <w:color w:val="FF0000"/>
          <w:spacing w:val="18"/>
          <w:sz w:val="19"/>
          <w:szCs w:val="19"/>
        </w:rPr>
        <w:t xml:space="preserve"> </w:t>
      </w:r>
      <w:r>
        <w:rPr>
          <w:rFonts w:ascii="Georgia" w:eastAsia="Georgia" w:hAnsi="Georgia" w:cs="Georgia"/>
          <w:color w:val="FF0000"/>
          <w:sz w:val="19"/>
          <w:szCs w:val="19"/>
        </w:rPr>
        <w:t>into</w:t>
      </w:r>
      <w:r>
        <w:rPr>
          <w:rFonts w:ascii="Georgia" w:eastAsia="Georgia" w:hAnsi="Georgia" w:cs="Georgia"/>
          <w:color w:val="FF0000"/>
          <w:spacing w:val="8"/>
          <w:sz w:val="19"/>
          <w:szCs w:val="19"/>
        </w:rPr>
        <w:t xml:space="preserve"> </w:t>
      </w:r>
      <w:r>
        <w:rPr>
          <w:rFonts w:ascii="Georgia" w:eastAsia="Georgia" w:hAnsi="Georgia" w:cs="Georgia"/>
          <w:color w:val="FF0000"/>
          <w:sz w:val="19"/>
          <w:szCs w:val="19"/>
        </w:rPr>
        <w:t>our</w:t>
      </w:r>
      <w:r>
        <w:rPr>
          <w:rFonts w:ascii="Georgia" w:eastAsia="Georgia" w:hAnsi="Georgia" w:cs="Georgia"/>
          <w:color w:val="FF0000"/>
          <w:spacing w:val="7"/>
          <w:sz w:val="19"/>
          <w:szCs w:val="19"/>
        </w:rPr>
        <w:t xml:space="preserve"> </w:t>
      </w:r>
      <w:r>
        <w:rPr>
          <w:rFonts w:ascii="Georgia" w:eastAsia="Georgia" w:hAnsi="Georgia" w:cs="Georgia"/>
          <w:color w:val="FF0000"/>
          <w:w w:val="102"/>
          <w:sz w:val="19"/>
          <w:szCs w:val="19"/>
        </w:rPr>
        <w:t>platform.</w:t>
      </w:r>
    </w:p>
    <w:p w14:paraId="53BB0242" w14:textId="1112997A" w:rsidR="00E61F9D" w:rsidRDefault="005C64D6">
      <w:pPr>
        <w:spacing w:before="59" w:after="0" w:line="277" w:lineRule="auto"/>
        <w:ind w:left="120" w:right="84"/>
        <w:jc w:val="both"/>
        <w:rPr>
          <w:rFonts w:ascii="Georgia" w:eastAsia="Georgia" w:hAnsi="Georgia" w:cs="Georgia"/>
          <w:sz w:val="19"/>
          <w:szCs w:val="19"/>
        </w:rPr>
      </w:pPr>
      <w:r>
        <w:rPr>
          <w:rFonts w:ascii="Georgia" w:eastAsia="Georgia" w:hAnsi="Georgia" w:cs="Georgia"/>
          <w:b/>
          <w:bCs/>
          <w:color w:val="FF0000"/>
          <w:sz w:val="19"/>
          <w:szCs w:val="19"/>
        </w:rPr>
        <w:t>Perfusion</w:t>
      </w:r>
      <w:r>
        <w:rPr>
          <w:rFonts w:ascii="Georgia" w:eastAsia="Georgia" w:hAnsi="Georgia" w:cs="Georgia"/>
          <w:b/>
          <w:bCs/>
          <w:color w:val="FF0000"/>
          <w:spacing w:val="9"/>
          <w:sz w:val="19"/>
          <w:szCs w:val="19"/>
        </w:rPr>
        <w:t xml:space="preserve"> </w:t>
      </w:r>
      <w:r>
        <w:rPr>
          <w:rFonts w:ascii="Georgia" w:eastAsia="Georgia" w:hAnsi="Georgia" w:cs="Georgia"/>
          <w:b/>
          <w:bCs/>
          <w:color w:val="FF0000"/>
          <w:sz w:val="19"/>
          <w:szCs w:val="19"/>
        </w:rPr>
        <w:t>analysis.</w:t>
      </w:r>
      <w:r>
        <w:rPr>
          <w:rFonts w:ascii="Georgia" w:eastAsia="Georgia" w:hAnsi="Georgia" w:cs="Georgia"/>
          <w:b/>
          <w:bCs/>
          <w:color w:val="FF0000"/>
          <w:spacing w:val="28"/>
          <w:sz w:val="19"/>
          <w:szCs w:val="19"/>
        </w:rPr>
        <w:t xml:space="preserve"> </w:t>
      </w:r>
      <w:r>
        <w:rPr>
          <w:rFonts w:ascii="Georgia" w:eastAsia="Georgia" w:hAnsi="Georgia" w:cs="Georgia"/>
          <w:color w:val="FF0000"/>
          <w:sz w:val="19"/>
          <w:szCs w:val="19"/>
        </w:rPr>
        <w:t>A</w:t>
      </w:r>
      <w:r>
        <w:rPr>
          <w:rFonts w:ascii="Georgia" w:eastAsia="Georgia" w:hAnsi="Georgia" w:cs="Georgia"/>
          <w:color w:val="FF0000"/>
          <w:spacing w:val="-6"/>
          <w:sz w:val="19"/>
          <w:szCs w:val="19"/>
        </w:rPr>
        <w:t xml:space="preserve"> </w:t>
      </w:r>
      <w:r>
        <w:rPr>
          <w:rFonts w:ascii="Georgia" w:eastAsia="Georgia" w:hAnsi="Georgia" w:cs="Georgia"/>
          <w:color w:val="FF0000"/>
          <w:sz w:val="19"/>
          <w:szCs w:val="19"/>
        </w:rPr>
        <w:t>nonparametric</w:t>
      </w:r>
      <w:r>
        <w:rPr>
          <w:rFonts w:ascii="Georgia" w:eastAsia="Georgia" w:hAnsi="Georgia" w:cs="Georgia"/>
          <w:color w:val="FF0000"/>
          <w:spacing w:val="15"/>
          <w:sz w:val="19"/>
          <w:szCs w:val="19"/>
        </w:rPr>
        <w:t xml:space="preserve"> </w:t>
      </w:r>
      <w:proofErr w:type="spellStart"/>
      <w:r>
        <w:rPr>
          <w:rFonts w:ascii="Georgia" w:eastAsia="Georgia" w:hAnsi="Georgia" w:cs="Georgia"/>
          <w:color w:val="FF0000"/>
          <w:sz w:val="19"/>
          <w:szCs w:val="19"/>
        </w:rPr>
        <w:t>deconvolution</w:t>
      </w:r>
      <w:proofErr w:type="spellEnd"/>
      <w:r>
        <w:rPr>
          <w:rFonts w:ascii="Georgia" w:eastAsia="Georgia" w:hAnsi="Georgia" w:cs="Georgia"/>
          <w:color w:val="FF0000"/>
          <w:spacing w:val="15"/>
          <w:sz w:val="19"/>
          <w:szCs w:val="19"/>
        </w:rPr>
        <w:t xml:space="preserve"> </w:t>
      </w:r>
      <w:r>
        <w:rPr>
          <w:rFonts w:ascii="Georgia" w:eastAsia="Georgia" w:hAnsi="Georgia" w:cs="Georgia"/>
          <w:color w:val="FF0000"/>
          <w:sz w:val="19"/>
          <w:szCs w:val="19"/>
        </w:rPr>
        <w:t>technique</w:t>
      </w:r>
      <w:r>
        <w:rPr>
          <w:rFonts w:ascii="Georgia" w:eastAsia="Georgia" w:hAnsi="Georgia" w:cs="Georgia"/>
          <w:color w:val="FF0000"/>
          <w:spacing w:val="8"/>
          <w:sz w:val="19"/>
          <w:szCs w:val="19"/>
        </w:rPr>
        <w:t xml:space="preserve"> </w:t>
      </w:r>
      <w:r>
        <w:rPr>
          <w:rFonts w:ascii="Georgia" w:eastAsia="Georgia" w:hAnsi="Georgia" w:cs="Georgia"/>
          <w:color w:val="FF0000"/>
          <w:sz w:val="19"/>
          <w:szCs w:val="19"/>
        </w:rPr>
        <w:t>for</w:t>
      </w:r>
      <w:r>
        <w:rPr>
          <w:rFonts w:ascii="Georgia" w:eastAsia="Georgia" w:hAnsi="Georgia" w:cs="Georgia"/>
          <w:color w:val="FF0000"/>
          <w:spacing w:val="-4"/>
          <w:sz w:val="19"/>
          <w:szCs w:val="19"/>
        </w:rPr>
        <w:t xml:space="preserve"> </w:t>
      </w:r>
      <w:r>
        <w:rPr>
          <w:rFonts w:ascii="Georgia" w:eastAsia="Georgia" w:hAnsi="Georgia" w:cs="Georgia"/>
          <w:color w:val="FF0000"/>
          <w:sz w:val="19"/>
          <w:szCs w:val="19"/>
        </w:rPr>
        <w:t>quantifying</w:t>
      </w:r>
      <w:r>
        <w:rPr>
          <w:rFonts w:ascii="Georgia" w:eastAsia="Georgia" w:hAnsi="Georgia" w:cs="Georgia"/>
          <w:color w:val="FF0000"/>
          <w:spacing w:val="10"/>
          <w:sz w:val="19"/>
          <w:szCs w:val="19"/>
        </w:rPr>
        <w:t xml:space="preserve"> </w:t>
      </w:r>
      <w:r>
        <w:rPr>
          <w:rFonts w:ascii="Georgia" w:eastAsia="Georgia" w:hAnsi="Georgia" w:cs="Georgia"/>
          <w:color w:val="FF0000"/>
          <w:sz w:val="19"/>
          <w:szCs w:val="19"/>
        </w:rPr>
        <w:t>cerebral</w:t>
      </w:r>
      <w:r>
        <w:rPr>
          <w:rFonts w:ascii="Georgia" w:eastAsia="Georgia" w:hAnsi="Georgia" w:cs="Georgia"/>
          <w:color w:val="FF0000"/>
          <w:spacing w:val="5"/>
          <w:sz w:val="19"/>
          <w:szCs w:val="19"/>
        </w:rPr>
        <w:t xml:space="preserve"> </w:t>
      </w:r>
      <w:r>
        <w:rPr>
          <w:rFonts w:ascii="Georgia" w:eastAsia="Georgia" w:hAnsi="Georgia" w:cs="Georgia"/>
          <w:color w:val="FF0000"/>
          <w:sz w:val="19"/>
          <w:szCs w:val="19"/>
        </w:rPr>
        <w:t>blood flow</w:t>
      </w:r>
      <w:r>
        <w:rPr>
          <w:rFonts w:ascii="Georgia" w:eastAsia="Georgia" w:hAnsi="Georgia" w:cs="Georgia"/>
          <w:color w:val="FF0000"/>
          <w:spacing w:val="-2"/>
          <w:sz w:val="19"/>
          <w:szCs w:val="19"/>
        </w:rPr>
        <w:t xml:space="preserve"> </w:t>
      </w:r>
      <w:r>
        <w:rPr>
          <w:rFonts w:ascii="Georgia" w:eastAsia="Georgia" w:hAnsi="Georgia" w:cs="Georgia"/>
          <w:color w:val="FF0000"/>
          <w:sz w:val="19"/>
          <w:szCs w:val="19"/>
        </w:rPr>
        <w:t>was</w:t>
      </w:r>
      <w:r>
        <w:rPr>
          <w:rFonts w:ascii="Georgia" w:eastAsia="Georgia" w:hAnsi="Georgia" w:cs="Georgia"/>
          <w:color w:val="FF0000"/>
          <w:spacing w:val="-3"/>
          <w:sz w:val="19"/>
          <w:szCs w:val="19"/>
        </w:rPr>
        <w:t xml:space="preserve"> </w:t>
      </w:r>
      <w:r>
        <w:rPr>
          <w:rFonts w:ascii="Georgia" w:eastAsia="Georgia" w:hAnsi="Georgia" w:cs="Georgia"/>
          <w:color w:val="FF0000"/>
          <w:sz w:val="19"/>
          <w:szCs w:val="19"/>
        </w:rPr>
        <w:t>first</w:t>
      </w:r>
      <w:r>
        <w:rPr>
          <w:rFonts w:ascii="Georgia" w:eastAsia="Georgia" w:hAnsi="Georgia" w:cs="Georgia"/>
          <w:color w:val="FF0000"/>
          <w:spacing w:val="-2"/>
          <w:sz w:val="19"/>
          <w:szCs w:val="19"/>
        </w:rPr>
        <w:t xml:space="preserve"> </w:t>
      </w:r>
      <w:r>
        <w:rPr>
          <w:rFonts w:ascii="Georgia" w:eastAsia="Georgia" w:hAnsi="Georgia" w:cs="Georgia"/>
          <w:color w:val="FF0000"/>
          <w:sz w:val="19"/>
          <w:szCs w:val="19"/>
        </w:rPr>
        <w:t>presented</w:t>
      </w:r>
      <w:r>
        <w:rPr>
          <w:rFonts w:ascii="Georgia" w:eastAsia="Georgia" w:hAnsi="Georgia" w:cs="Georgia"/>
          <w:color w:val="FF0000"/>
          <w:spacing w:val="8"/>
          <w:sz w:val="19"/>
          <w:szCs w:val="19"/>
        </w:rPr>
        <w:t xml:space="preserve"> </w:t>
      </w:r>
      <w:r>
        <w:rPr>
          <w:rFonts w:ascii="Georgia" w:eastAsia="Georgia" w:hAnsi="Georgia" w:cs="Georgia"/>
          <w:color w:val="FF0000"/>
          <w:sz w:val="19"/>
          <w:szCs w:val="19"/>
        </w:rPr>
        <w:t>in</w:t>
      </w:r>
      <w:r>
        <w:rPr>
          <w:rFonts w:ascii="Georgia" w:eastAsia="Georgia" w:hAnsi="Georgia" w:cs="Georgia"/>
          <w:color w:val="FF0000"/>
          <w:spacing w:val="-4"/>
          <w:sz w:val="19"/>
          <w:szCs w:val="19"/>
        </w:rPr>
        <w:t xml:space="preserve"> </w:t>
      </w:r>
      <w:r>
        <w:rPr>
          <w:rFonts w:ascii="Georgia" w:eastAsia="Georgia" w:hAnsi="Georgia" w:cs="Georgia"/>
          <w:color w:val="000000"/>
          <w:w w:val="102"/>
          <w:sz w:val="19"/>
          <w:szCs w:val="19"/>
        </w:rPr>
        <w:t xml:space="preserve">[82] </w:t>
      </w:r>
      <w:r>
        <w:rPr>
          <w:rFonts w:ascii="Georgia" w:eastAsia="Georgia" w:hAnsi="Georgia" w:cs="Georgia"/>
          <w:color w:val="FF0000"/>
          <w:sz w:val="19"/>
          <w:szCs w:val="19"/>
        </w:rPr>
        <w:t>and</w:t>
      </w:r>
      <w:r>
        <w:rPr>
          <w:rFonts w:ascii="Georgia" w:eastAsia="Georgia" w:hAnsi="Georgia" w:cs="Georgia"/>
          <w:color w:val="FF0000"/>
          <w:spacing w:val="17"/>
          <w:sz w:val="19"/>
          <w:szCs w:val="19"/>
        </w:rPr>
        <w:t xml:space="preserve"> </w:t>
      </w:r>
      <w:ins w:id="309" w:author="James Gee" w:date="2016-07-20T18:16:00Z">
        <w:r w:rsidR="00D26D70">
          <w:rPr>
            <w:rFonts w:ascii="Georgia" w:eastAsia="Georgia" w:hAnsi="Georgia" w:cs="Georgia"/>
            <w:color w:val="FF0000"/>
            <w:spacing w:val="17"/>
            <w:sz w:val="19"/>
            <w:szCs w:val="19"/>
          </w:rPr>
          <w:t xml:space="preserve">subsequently </w:t>
        </w:r>
      </w:ins>
      <w:r>
        <w:rPr>
          <w:rFonts w:ascii="Georgia" w:eastAsia="Georgia" w:hAnsi="Georgia" w:cs="Georgia"/>
          <w:color w:val="FF0000"/>
          <w:sz w:val="19"/>
          <w:szCs w:val="19"/>
        </w:rPr>
        <w:t>extended</w:t>
      </w:r>
      <w:r>
        <w:rPr>
          <w:rFonts w:ascii="Georgia" w:eastAsia="Georgia" w:hAnsi="Georgia" w:cs="Georgia"/>
          <w:color w:val="FF0000"/>
          <w:spacing w:val="26"/>
          <w:sz w:val="19"/>
          <w:szCs w:val="19"/>
        </w:rPr>
        <w:t xml:space="preserve"> </w:t>
      </w:r>
      <w:r>
        <w:rPr>
          <w:rFonts w:ascii="Georgia" w:eastAsia="Georgia" w:hAnsi="Georgia" w:cs="Georgia"/>
          <w:color w:val="FF0000"/>
          <w:sz w:val="19"/>
          <w:szCs w:val="19"/>
        </w:rPr>
        <w:t>for</w:t>
      </w:r>
      <w:r>
        <w:rPr>
          <w:rFonts w:ascii="Georgia" w:eastAsia="Georgia" w:hAnsi="Georgia" w:cs="Georgia"/>
          <w:color w:val="FF0000"/>
          <w:spacing w:val="16"/>
          <w:sz w:val="19"/>
          <w:szCs w:val="19"/>
        </w:rPr>
        <w:t xml:space="preserve"> </w:t>
      </w:r>
      <w:r>
        <w:rPr>
          <w:rFonts w:ascii="Georgia" w:eastAsia="Georgia" w:hAnsi="Georgia" w:cs="Georgia"/>
          <w:color w:val="FF0000"/>
          <w:sz w:val="19"/>
          <w:szCs w:val="19"/>
        </w:rPr>
        <w:t>use</w:t>
      </w:r>
      <w:r>
        <w:rPr>
          <w:rFonts w:ascii="Georgia" w:eastAsia="Georgia" w:hAnsi="Georgia" w:cs="Georgia"/>
          <w:color w:val="FF0000"/>
          <w:spacing w:val="17"/>
          <w:sz w:val="19"/>
          <w:szCs w:val="19"/>
        </w:rPr>
        <w:t xml:space="preserve"> </w:t>
      </w:r>
      <w:r>
        <w:rPr>
          <w:rFonts w:ascii="Georgia" w:eastAsia="Georgia" w:hAnsi="Georgia" w:cs="Georgia"/>
          <w:color w:val="FF0000"/>
          <w:sz w:val="19"/>
          <w:szCs w:val="19"/>
        </w:rPr>
        <w:t>in</w:t>
      </w:r>
      <w:r>
        <w:rPr>
          <w:rFonts w:ascii="Georgia" w:eastAsia="Georgia" w:hAnsi="Georgia" w:cs="Georgia"/>
          <w:color w:val="FF0000"/>
          <w:spacing w:val="16"/>
          <w:sz w:val="19"/>
          <w:szCs w:val="19"/>
        </w:rPr>
        <w:t xml:space="preserve"> </w:t>
      </w:r>
      <w:r>
        <w:rPr>
          <w:rFonts w:ascii="Georgia" w:eastAsia="Georgia" w:hAnsi="Georgia" w:cs="Georgia"/>
          <w:color w:val="FF0000"/>
          <w:sz w:val="19"/>
          <w:szCs w:val="19"/>
        </w:rPr>
        <w:t>assessing</w:t>
      </w:r>
      <w:r>
        <w:rPr>
          <w:rFonts w:ascii="Georgia" w:eastAsia="Georgia" w:hAnsi="Georgia" w:cs="Georgia"/>
          <w:color w:val="FF0000"/>
          <w:spacing w:val="27"/>
          <w:sz w:val="19"/>
          <w:szCs w:val="19"/>
        </w:rPr>
        <w:t xml:space="preserve"> </w:t>
      </w:r>
      <w:r>
        <w:rPr>
          <w:rFonts w:ascii="Georgia" w:eastAsia="Georgia" w:hAnsi="Georgia" w:cs="Georgia"/>
          <w:color w:val="FF0000"/>
          <w:sz w:val="19"/>
          <w:szCs w:val="19"/>
        </w:rPr>
        <w:t>pulmonary</w:t>
      </w:r>
      <w:r>
        <w:rPr>
          <w:rFonts w:ascii="Georgia" w:eastAsia="Georgia" w:hAnsi="Georgia" w:cs="Georgia"/>
          <w:color w:val="FF0000"/>
          <w:spacing w:val="29"/>
          <w:sz w:val="19"/>
          <w:szCs w:val="19"/>
        </w:rPr>
        <w:t xml:space="preserve"> </w:t>
      </w:r>
      <w:r>
        <w:rPr>
          <w:rFonts w:ascii="Georgia" w:eastAsia="Georgia" w:hAnsi="Georgia" w:cs="Georgia"/>
          <w:color w:val="FF0000"/>
          <w:sz w:val="19"/>
          <w:szCs w:val="19"/>
        </w:rPr>
        <w:t>blood</w:t>
      </w:r>
      <w:r>
        <w:rPr>
          <w:rFonts w:ascii="Georgia" w:eastAsia="Georgia" w:hAnsi="Georgia" w:cs="Georgia"/>
          <w:color w:val="FF0000"/>
          <w:spacing w:val="20"/>
          <w:sz w:val="19"/>
          <w:szCs w:val="19"/>
        </w:rPr>
        <w:t xml:space="preserve"> </w:t>
      </w:r>
      <w:r>
        <w:rPr>
          <w:rFonts w:ascii="Georgia" w:eastAsia="Georgia" w:hAnsi="Georgia" w:cs="Georgia"/>
          <w:color w:val="FF0000"/>
          <w:sz w:val="19"/>
          <w:szCs w:val="19"/>
        </w:rPr>
        <w:t>flow</w:t>
      </w:r>
      <w:r>
        <w:rPr>
          <w:rFonts w:ascii="Georgia" w:eastAsia="Georgia" w:hAnsi="Georgia" w:cs="Georgia"/>
          <w:color w:val="FF0000"/>
          <w:spacing w:val="19"/>
          <w:sz w:val="19"/>
          <w:szCs w:val="19"/>
        </w:rPr>
        <w:t xml:space="preserve"> </w:t>
      </w:r>
      <w:r>
        <w:rPr>
          <w:rFonts w:ascii="Georgia" w:eastAsia="Georgia" w:hAnsi="Georgia" w:cs="Georgia"/>
          <w:color w:val="000000"/>
          <w:sz w:val="19"/>
          <w:szCs w:val="19"/>
        </w:rPr>
        <w:t>[83,</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84]</w:t>
      </w:r>
      <w:r>
        <w:rPr>
          <w:rFonts w:ascii="Georgia" w:eastAsia="Georgia" w:hAnsi="Georgia" w:cs="Georgia"/>
          <w:color w:val="FF0000"/>
          <w:sz w:val="19"/>
          <w:szCs w:val="19"/>
        </w:rPr>
        <w:t xml:space="preserve">. </w:t>
      </w:r>
      <w:r>
        <w:rPr>
          <w:rFonts w:ascii="Georgia" w:eastAsia="Georgia" w:hAnsi="Georgia" w:cs="Georgia"/>
          <w:color w:val="FF0000"/>
          <w:spacing w:val="7"/>
          <w:sz w:val="19"/>
          <w:szCs w:val="19"/>
        </w:rPr>
        <w:t xml:space="preserve"> </w:t>
      </w:r>
      <w:r>
        <w:rPr>
          <w:rFonts w:ascii="Georgia" w:eastAsia="Georgia" w:hAnsi="Georgia" w:cs="Georgia"/>
          <w:color w:val="FF0000"/>
          <w:sz w:val="19"/>
          <w:szCs w:val="19"/>
        </w:rPr>
        <w:t>This</w:t>
      </w:r>
      <w:r>
        <w:rPr>
          <w:rFonts w:ascii="Georgia" w:eastAsia="Georgia" w:hAnsi="Georgia" w:cs="Georgia"/>
          <w:color w:val="FF0000"/>
          <w:spacing w:val="18"/>
          <w:sz w:val="19"/>
          <w:szCs w:val="19"/>
        </w:rPr>
        <w:t xml:space="preserve"> </w:t>
      </w:r>
      <w:proofErr w:type="spellStart"/>
      <w:r>
        <w:rPr>
          <w:rFonts w:ascii="Georgia" w:eastAsia="Georgia" w:hAnsi="Georgia" w:cs="Georgia"/>
          <w:color w:val="FF0000"/>
          <w:sz w:val="19"/>
          <w:szCs w:val="19"/>
        </w:rPr>
        <w:t>deconvolution</w:t>
      </w:r>
      <w:proofErr w:type="spellEnd"/>
      <w:r>
        <w:rPr>
          <w:rFonts w:ascii="Georgia" w:eastAsia="Georgia" w:hAnsi="Georgia" w:cs="Georgia"/>
          <w:color w:val="FF0000"/>
          <w:spacing w:val="35"/>
          <w:sz w:val="19"/>
          <w:szCs w:val="19"/>
        </w:rPr>
        <w:t xml:space="preserve"> </w:t>
      </w:r>
      <w:r>
        <w:rPr>
          <w:rFonts w:ascii="Georgia" w:eastAsia="Georgia" w:hAnsi="Georgia" w:cs="Georgia"/>
          <w:color w:val="FF0000"/>
          <w:sz w:val="19"/>
          <w:szCs w:val="19"/>
        </w:rPr>
        <w:t>strategy</w:t>
      </w:r>
      <w:r>
        <w:rPr>
          <w:rFonts w:ascii="Georgia" w:eastAsia="Georgia" w:hAnsi="Georgia" w:cs="Georgia"/>
          <w:color w:val="FF0000"/>
          <w:spacing w:val="24"/>
          <w:sz w:val="19"/>
          <w:szCs w:val="19"/>
        </w:rPr>
        <w:t xml:space="preserve"> </w:t>
      </w:r>
      <w:r>
        <w:rPr>
          <w:rFonts w:ascii="Georgia" w:eastAsia="Georgia" w:hAnsi="Georgia" w:cs="Georgia"/>
          <w:color w:val="FF0000"/>
          <w:sz w:val="19"/>
          <w:szCs w:val="19"/>
        </w:rPr>
        <w:t>was</w:t>
      </w:r>
      <w:r>
        <w:rPr>
          <w:rFonts w:ascii="Georgia" w:eastAsia="Georgia" w:hAnsi="Georgia" w:cs="Georgia"/>
          <w:color w:val="FF0000"/>
          <w:spacing w:val="17"/>
          <w:sz w:val="19"/>
          <w:szCs w:val="19"/>
        </w:rPr>
        <w:t xml:space="preserve"> </w:t>
      </w:r>
      <w:r>
        <w:rPr>
          <w:rFonts w:ascii="Georgia" w:eastAsia="Georgia" w:hAnsi="Georgia" w:cs="Georgia"/>
          <w:color w:val="FF0000"/>
          <w:sz w:val="19"/>
          <w:szCs w:val="19"/>
        </w:rPr>
        <w:t>recently</w:t>
      </w:r>
      <w:r>
        <w:rPr>
          <w:rFonts w:ascii="Georgia" w:eastAsia="Georgia" w:hAnsi="Georgia" w:cs="Georgia"/>
          <w:color w:val="FF0000"/>
          <w:spacing w:val="24"/>
          <w:sz w:val="19"/>
          <w:szCs w:val="19"/>
        </w:rPr>
        <w:t xml:space="preserve"> </w:t>
      </w:r>
      <w:r>
        <w:rPr>
          <w:rFonts w:ascii="Georgia" w:eastAsia="Georgia" w:hAnsi="Georgia" w:cs="Georgia"/>
          <w:color w:val="FF0000"/>
          <w:sz w:val="19"/>
          <w:szCs w:val="19"/>
        </w:rPr>
        <w:t>implemented</w:t>
      </w:r>
      <w:r>
        <w:rPr>
          <w:rFonts w:ascii="Georgia" w:eastAsia="Georgia" w:hAnsi="Georgia" w:cs="Georgia"/>
          <w:color w:val="FF0000"/>
          <w:spacing w:val="33"/>
          <w:sz w:val="19"/>
          <w:szCs w:val="19"/>
        </w:rPr>
        <w:t xml:space="preserve"> </w:t>
      </w:r>
      <w:r>
        <w:rPr>
          <w:rFonts w:ascii="Georgia" w:eastAsia="Georgia" w:hAnsi="Georgia" w:cs="Georgia"/>
          <w:color w:val="FF0000"/>
          <w:w w:val="102"/>
          <w:sz w:val="19"/>
          <w:szCs w:val="19"/>
        </w:rPr>
        <w:t xml:space="preserve">by </w:t>
      </w:r>
      <w:r>
        <w:rPr>
          <w:rFonts w:ascii="Georgia" w:eastAsia="Georgia" w:hAnsi="Georgia" w:cs="Georgia"/>
          <w:color w:val="FF0000"/>
          <w:sz w:val="19"/>
          <w:szCs w:val="19"/>
        </w:rPr>
        <w:t>our</w:t>
      </w:r>
      <w:r>
        <w:rPr>
          <w:rFonts w:ascii="Georgia" w:eastAsia="Georgia" w:hAnsi="Georgia" w:cs="Georgia"/>
          <w:color w:val="FF0000"/>
          <w:spacing w:val="11"/>
          <w:sz w:val="19"/>
          <w:szCs w:val="19"/>
        </w:rPr>
        <w:t xml:space="preserve"> </w:t>
      </w:r>
      <w:r>
        <w:rPr>
          <w:rFonts w:ascii="Georgia" w:eastAsia="Georgia" w:hAnsi="Georgia" w:cs="Georgia"/>
          <w:color w:val="FF0000"/>
          <w:sz w:val="19"/>
          <w:szCs w:val="19"/>
        </w:rPr>
        <w:t>group</w:t>
      </w:r>
      <w:r>
        <w:rPr>
          <w:rFonts w:ascii="Georgia" w:eastAsia="Georgia" w:hAnsi="Georgia" w:cs="Georgia"/>
          <w:color w:val="FF0000"/>
          <w:spacing w:val="15"/>
          <w:sz w:val="19"/>
          <w:szCs w:val="19"/>
        </w:rPr>
        <w:t xml:space="preserve"> </w:t>
      </w:r>
      <w:r>
        <w:rPr>
          <w:rFonts w:ascii="Georgia" w:eastAsia="Georgia" w:hAnsi="Georgia" w:cs="Georgia"/>
          <w:color w:val="FF0000"/>
          <w:sz w:val="19"/>
          <w:szCs w:val="19"/>
        </w:rPr>
        <w:t>for</w:t>
      </w:r>
      <w:r>
        <w:rPr>
          <w:rFonts w:ascii="Georgia" w:eastAsia="Georgia" w:hAnsi="Georgia" w:cs="Georgia"/>
          <w:color w:val="FF0000"/>
          <w:spacing w:val="10"/>
          <w:sz w:val="19"/>
          <w:szCs w:val="19"/>
        </w:rPr>
        <w:t xml:space="preserve"> </w:t>
      </w:r>
      <w:r>
        <w:rPr>
          <w:rFonts w:ascii="Georgia" w:eastAsia="Georgia" w:hAnsi="Georgia" w:cs="Georgia"/>
          <w:color w:val="FF0000"/>
          <w:sz w:val="19"/>
          <w:szCs w:val="19"/>
        </w:rPr>
        <w:t>a</w:t>
      </w:r>
      <w:r>
        <w:rPr>
          <w:rFonts w:ascii="Georgia" w:eastAsia="Georgia" w:hAnsi="Georgia" w:cs="Georgia"/>
          <w:color w:val="FF0000"/>
          <w:spacing w:val="8"/>
          <w:sz w:val="19"/>
          <w:szCs w:val="19"/>
        </w:rPr>
        <w:t xml:space="preserve"> </w:t>
      </w:r>
      <w:r>
        <w:rPr>
          <w:rFonts w:ascii="Georgia" w:eastAsia="Georgia" w:hAnsi="Georgia" w:cs="Georgia"/>
          <w:color w:val="FF0000"/>
          <w:sz w:val="19"/>
          <w:szCs w:val="19"/>
        </w:rPr>
        <w:t>separate</w:t>
      </w:r>
      <w:r>
        <w:rPr>
          <w:rFonts w:ascii="Georgia" w:eastAsia="Georgia" w:hAnsi="Georgia" w:cs="Georgia"/>
          <w:color w:val="FF0000"/>
          <w:spacing w:val="19"/>
          <w:sz w:val="19"/>
          <w:szCs w:val="19"/>
        </w:rPr>
        <w:t xml:space="preserve"> </w:t>
      </w:r>
      <w:r>
        <w:rPr>
          <w:rFonts w:ascii="Georgia" w:eastAsia="Georgia" w:hAnsi="Georgia" w:cs="Georgia"/>
          <w:color w:val="FF0000"/>
          <w:sz w:val="19"/>
          <w:szCs w:val="19"/>
        </w:rPr>
        <w:t>lung</w:t>
      </w:r>
      <w:r>
        <w:rPr>
          <w:rFonts w:ascii="Georgia" w:eastAsia="Georgia" w:hAnsi="Georgia" w:cs="Georgia"/>
          <w:color w:val="FF0000"/>
          <w:spacing w:val="12"/>
          <w:sz w:val="19"/>
          <w:szCs w:val="19"/>
        </w:rPr>
        <w:t xml:space="preserve"> </w:t>
      </w:r>
      <w:r>
        <w:rPr>
          <w:rFonts w:ascii="Georgia" w:eastAsia="Georgia" w:hAnsi="Georgia" w:cs="Georgia"/>
          <w:color w:val="FF0000"/>
          <w:sz w:val="19"/>
          <w:szCs w:val="19"/>
        </w:rPr>
        <w:t>imaging</w:t>
      </w:r>
      <w:r>
        <w:rPr>
          <w:rFonts w:ascii="Georgia" w:eastAsia="Georgia" w:hAnsi="Georgia" w:cs="Georgia"/>
          <w:color w:val="FF0000"/>
          <w:spacing w:val="19"/>
          <w:sz w:val="19"/>
          <w:szCs w:val="19"/>
        </w:rPr>
        <w:t xml:space="preserve"> </w:t>
      </w:r>
      <w:r>
        <w:rPr>
          <w:rFonts w:ascii="Georgia" w:eastAsia="Georgia" w:hAnsi="Georgia" w:cs="Georgia"/>
          <w:color w:val="FF0000"/>
          <w:sz w:val="19"/>
          <w:szCs w:val="19"/>
        </w:rPr>
        <w:t>study</w:t>
      </w:r>
      <w:r>
        <w:rPr>
          <w:rFonts w:ascii="Georgia" w:eastAsia="Georgia" w:hAnsi="Georgia" w:cs="Georgia"/>
          <w:color w:val="FF0000"/>
          <w:spacing w:val="14"/>
          <w:sz w:val="19"/>
          <w:szCs w:val="19"/>
        </w:rPr>
        <w:t xml:space="preserve"> </w:t>
      </w:r>
      <w:r>
        <w:rPr>
          <w:rFonts w:ascii="Georgia" w:eastAsia="Georgia" w:hAnsi="Georgia" w:cs="Georgia"/>
          <w:color w:val="FF0000"/>
          <w:sz w:val="19"/>
          <w:szCs w:val="19"/>
        </w:rPr>
        <w:t>but</w:t>
      </w:r>
      <w:r>
        <w:rPr>
          <w:rFonts w:ascii="Georgia" w:eastAsia="Georgia" w:hAnsi="Georgia" w:cs="Georgia"/>
          <w:color w:val="FF0000"/>
          <w:spacing w:val="11"/>
          <w:sz w:val="19"/>
          <w:szCs w:val="19"/>
        </w:rPr>
        <w:t xml:space="preserve"> </w:t>
      </w:r>
      <w:r>
        <w:rPr>
          <w:rFonts w:ascii="Georgia" w:eastAsia="Georgia" w:hAnsi="Georgia" w:cs="Georgia"/>
          <w:color w:val="FF0000"/>
          <w:sz w:val="19"/>
          <w:szCs w:val="19"/>
        </w:rPr>
        <w:t>will</w:t>
      </w:r>
      <w:r>
        <w:rPr>
          <w:rFonts w:ascii="Georgia" w:eastAsia="Georgia" w:hAnsi="Georgia" w:cs="Georgia"/>
          <w:color w:val="FF0000"/>
          <w:spacing w:val="11"/>
          <w:sz w:val="19"/>
          <w:szCs w:val="19"/>
        </w:rPr>
        <w:t xml:space="preserve"> </w:t>
      </w:r>
      <w:r>
        <w:rPr>
          <w:rFonts w:ascii="Georgia" w:eastAsia="Georgia" w:hAnsi="Georgia" w:cs="Georgia"/>
          <w:color w:val="FF0000"/>
          <w:sz w:val="19"/>
          <w:szCs w:val="19"/>
        </w:rPr>
        <w:t>be</w:t>
      </w:r>
      <w:r>
        <w:rPr>
          <w:rFonts w:ascii="Georgia" w:eastAsia="Georgia" w:hAnsi="Georgia" w:cs="Georgia"/>
          <w:color w:val="FF0000"/>
          <w:spacing w:val="9"/>
          <w:sz w:val="19"/>
          <w:szCs w:val="19"/>
        </w:rPr>
        <w:t xml:space="preserve"> </w:t>
      </w:r>
      <w:r>
        <w:rPr>
          <w:rFonts w:ascii="Georgia" w:eastAsia="Georgia" w:hAnsi="Georgia" w:cs="Georgia"/>
          <w:color w:val="FF0000"/>
          <w:sz w:val="19"/>
          <w:szCs w:val="19"/>
        </w:rPr>
        <w:t>modified</w:t>
      </w:r>
      <w:r>
        <w:rPr>
          <w:rFonts w:ascii="Georgia" w:eastAsia="Georgia" w:hAnsi="Georgia" w:cs="Georgia"/>
          <w:color w:val="FF0000"/>
          <w:spacing w:val="20"/>
          <w:sz w:val="19"/>
          <w:szCs w:val="19"/>
        </w:rPr>
        <w:t xml:space="preserve"> </w:t>
      </w:r>
      <w:r>
        <w:rPr>
          <w:rFonts w:ascii="Georgia" w:eastAsia="Georgia" w:hAnsi="Georgia" w:cs="Georgia"/>
          <w:color w:val="FF0000"/>
          <w:sz w:val="19"/>
          <w:szCs w:val="19"/>
        </w:rPr>
        <w:t>for</w:t>
      </w:r>
      <w:r>
        <w:rPr>
          <w:rFonts w:ascii="Georgia" w:eastAsia="Georgia" w:hAnsi="Georgia" w:cs="Georgia"/>
          <w:color w:val="FF0000"/>
          <w:spacing w:val="10"/>
          <w:sz w:val="19"/>
          <w:szCs w:val="19"/>
        </w:rPr>
        <w:t xml:space="preserve"> </w:t>
      </w:r>
      <w:r>
        <w:rPr>
          <w:rFonts w:ascii="Georgia" w:eastAsia="Georgia" w:hAnsi="Georgia" w:cs="Georgia"/>
          <w:color w:val="FF0000"/>
          <w:sz w:val="19"/>
          <w:szCs w:val="19"/>
        </w:rPr>
        <w:t>this</w:t>
      </w:r>
      <w:r>
        <w:rPr>
          <w:rFonts w:ascii="Georgia" w:eastAsia="Georgia" w:hAnsi="Georgia" w:cs="Georgia"/>
          <w:color w:val="FF0000"/>
          <w:spacing w:val="11"/>
          <w:sz w:val="19"/>
          <w:szCs w:val="19"/>
        </w:rPr>
        <w:t xml:space="preserve"> </w:t>
      </w:r>
      <w:del w:id="310" w:author="James Gee" w:date="2016-07-20T18:17:00Z">
        <w:r w:rsidDel="00D26D70">
          <w:rPr>
            <w:rFonts w:ascii="Georgia" w:eastAsia="Georgia" w:hAnsi="Georgia" w:cs="Georgia"/>
            <w:color w:val="FF0000"/>
            <w:sz w:val="19"/>
            <w:szCs w:val="19"/>
          </w:rPr>
          <w:delText>particular</w:delText>
        </w:r>
        <w:r w:rsidDel="00D26D70">
          <w:rPr>
            <w:rFonts w:ascii="Georgia" w:eastAsia="Georgia" w:hAnsi="Georgia" w:cs="Georgia"/>
            <w:color w:val="FF0000"/>
            <w:spacing w:val="22"/>
            <w:sz w:val="19"/>
            <w:szCs w:val="19"/>
          </w:rPr>
          <w:delText xml:space="preserve"> </w:delText>
        </w:r>
      </w:del>
      <w:r>
        <w:rPr>
          <w:rFonts w:ascii="Georgia" w:eastAsia="Georgia" w:hAnsi="Georgia" w:cs="Georgia"/>
          <w:color w:val="FF0000"/>
          <w:sz w:val="19"/>
          <w:szCs w:val="19"/>
        </w:rPr>
        <w:t>project</w:t>
      </w:r>
      <w:r>
        <w:rPr>
          <w:rFonts w:ascii="Georgia" w:eastAsia="Georgia" w:hAnsi="Georgia" w:cs="Georgia"/>
          <w:color w:val="FF0000"/>
          <w:spacing w:val="17"/>
          <w:sz w:val="19"/>
          <w:szCs w:val="19"/>
        </w:rPr>
        <w:t xml:space="preserve"> </w:t>
      </w:r>
      <w:r>
        <w:rPr>
          <w:rFonts w:ascii="Georgia" w:eastAsia="Georgia" w:hAnsi="Georgia" w:cs="Georgia"/>
          <w:color w:val="FF0000"/>
          <w:sz w:val="19"/>
          <w:szCs w:val="19"/>
        </w:rPr>
        <w:t>to</w:t>
      </w:r>
      <w:r>
        <w:rPr>
          <w:rFonts w:ascii="Georgia" w:eastAsia="Georgia" w:hAnsi="Georgia" w:cs="Georgia"/>
          <w:color w:val="FF0000"/>
          <w:spacing w:val="8"/>
          <w:sz w:val="19"/>
          <w:szCs w:val="19"/>
        </w:rPr>
        <w:t xml:space="preserve"> </w:t>
      </w:r>
      <w:r>
        <w:rPr>
          <w:rFonts w:ascii="Georgia" w:eastAsia="Georgia" w:hAnsi="Georgia" w:cs="Georgia"/>
          <w:color w:val="FF0000"/>
          <w:sz w:val="19"/>
          <w:szCs w:val="19"/>
        </w:rPr>
        <w:t>automatically</w:t>
      </w:r>
      <w:r>
        <w:rPr>
          <w:rFonts w:ascii="Georgia" w:eastAsia="Georgia" w:hAnsi="Georgia" w:cs="Georgia"/>
          <w:color w:val="FF0000"/>
          <w:spacing w:val="28"/>
          <w:sz w:val="19"/>
          <w:szCs w:val="19"/>
        </w:rPr>
        <w:t xml:space="preserve"> </w:t>
      </w:r>
      <w:r>
        <w:rPr>
          <w:rFonts w:ascii="Georgia" w:eastAsia="Georgia" w:hAnsi="Georgia" w:cs="Georgia"/>
          <w:color w:val="FF0000"/>
          <w:sz w:val="19"/>
          <w:szCs w:val="19"/>
        </w:rPr>
        <w:t>select</w:t>
      </w:r>
      <w:r>
        <w:rPr>
          <w:rFonts w:ascii="Georgia" w:eastAsia="Georgia" w:hAnsi="Georgia" w:cs="Georgia"/>
          <w:color w:val="FF0000"/>
          <w:spacing w:val="14"/>
          <w:sz w:val="19"/>
          <w:szCs w:val="19"/>
        </w:rPr>
        <w:t xml:space="preserve"> </w:t>
      </w:r>
      <w:r>
        <w:rPr>
          <w:rFonts w:ascii="Georgia" w:eastAsia="Georgia" w:hAnsi="Georgia" w:cs="Georgia"/>
          <w:color w:val="FF0000"/>
          <w:sz w:val="19"/>
          <w:szCs w:val="19"/>
        </w:rPr>
        <w:t>the</w:t>
      </w:r>
      <w:r>
        <w:rPr>
          <w:rFonts w:ascii="Georgia" w:eastAsia="Georgia" w:hAnsi="Georgia" w:cs="Georgia"/>
          <w:color w:val="FF0000"/>
          <w:spacing w:val="10"/>
          <w:sz w:val="19"/>
          <w:szCs w:val="19"/>
        </w:rPr>
        <w:t xml:space="preserve"> </w:t>
      </w:r>
      <w:r>
        <w:rPr>
          <w:rFonts w:ascii="Georgia" w:eastAsia="Georgia" w:hAnsi="Georgia" w:cs="Georgia"/>
          <w:color w:val="FF0000"/>
          <w:w w:val="103"/>
          <w:sz w:val="19"/>
          <w:szCs w:val="19"/>
        </w:rPr>
        <w:t>a</w:t>
      </w:r>
      <w:r>
        <w:rPr>
          <w:rFonts w:ascii="Georgia" w:eastAsia="Georgia" w:hAnsi="Georgia" w:cs="Georgia"/>
          <w:color w:val="FF0000"/>
          <w:w w:val="102"/>
          <w:sz w:val="19"/>
          <w:szCs w:val="19"/>
        </w:rPr>
        <w:t xml:space="preserve">rterial </w:t>
      </w:r>
      <w:r>
        <w:rPr>
          <w:rFonts w:ascii="Georgia" w:eastAsia="Georgia" w:hAnsi="Georgia" w:cs="Georgia"/>
          <w:color w:val="FF0000"/>
          <w:sz w:val="19"/>
          <w:szCs w:val="19"/>
        </w:rPr>
        <w:t>input</w:t>
      </w:r>
      <w:r>
        <w:rPr>
          <w:rFonts w:ascii="Georgia" w:eastAsia="Georgia" w:hAnsi="Georgia" w:cs="Georgia"/>
          <w:color w:val="FF0000"/>
          <w:spacing w:val="10"/>
          <w:sz w:val="19"/>
          <w:szCs w:val="19"/>
        </w:rPr>
        <w:t xml:space="preserve"> </w:t>
      </w:r>
      <w:r>
        <w:rPr>
          <w:rFonts w:ascii="Georgia" w:eastAsia="Georgia" w:hAnsi="Georgia" w:cs="Georgia"/>
          <w:color w:val="FF0000"/>
          <w:sz w:val="19"/>
          <w:szCs w:val="19"/>
        </w:rPr>
        <w:t>region</w:t>
      </w:r>
      <w:r>
        <w:rPr>
          <w:rFonts w:ascii="Georgia" w:eastAsia="Georgia" w:hAnsi="Georgia" w:cs="Georgia"/>
          <w:color w:val="FF0000"/>
          <w:spacing w:val="12"/>
          <w:sz w:val="19"/>
          <w:szCs w:val="19"/>
        </w:rPr>
        <w:t xml:space="preserve"> </w:t>
      </w:r>
      <w:r>
        <w:rPr>
          <w:rFonts w:ascii="Georgia" w:eastAsia="Georgia" w:hAnsi="Georgia" w:cs="Georgia"/>
          <w:color w:val="FF0000"/>
          <w:sz w:val="19"/>
          <w:szCs w:val="19"/>
        </w:rPr>
        <w:t>and</w:t>
      </w:r>
      <w:r>
        <w:rPr>
          <w:rFonts w:ascii="Georgia" w:eastAsia="Georgia" w:hAnsi="Georgia" w:cs="Georgia"/>
          <w:color w:val="FF0000"/>
          <w:spacing w:val="7"/>
          <w:sz w:val="19"/>
          <w:szCs w:val="19"/>
        </w:rPr>
        <w:t xml:space="preserve"> </w:t>
      </w:r>
      <w:r>
        <w:rPr>
          <w:rFonts w:ascii="Georgia" w:eastAsia="Georgia" w:hAnsi="Georgia" w:cs="Georgia"/>
          <w:color w:val="FF0000"/>
          <w:sz w:val="19"/>
          <w:szCs w:val="19"/>
        </w:rPr>
        <w:t>volume</w:t>
      </w:r>
      <w:r>
        <w:rPr>
          <w:rFonts w:ascii="Georgia" w:eastAsia="Georgia" w:hAnsi="Georgia" w:cs="Georgia"/>
          <w:color w:val="FF0000"/>
          <w:spacing w:val="13"/>
          <w:sz w:val="19"/>
          <w:szCs w:val="19"/>
        </w:rPr>
        <w:t xml:space="preserve"> </w:t>
      </w:r>
      <w:r>
        <w:rPr>
          <w:rFonts w:ascii="Georgia" w:eastAsia="Georgia" w:hAnsi="Georgia" w:cs="Georgia"/>
          <w:color w:val="FF0000"/>
          <w:sz w:val="19"/>
          <w:szCs w:val="19"/>
        </w:rPr>
        <w:t>of</w:t>
      </w:r>
      <w:r>
        <w:rPr>
          <w:rFonts w:ascii="Georgia" w:eastAsia="Georgia" w:hAnsi="Georgia" w:cs="Georgia"/>
          <w:color w:val="FF0000"/>
          <w:spacing w:val="4"/>
          <w:sz w:val="19"/>
          <w:szCs w:val="19"/>
        </w:rPr>
        <w:t xml:space="preserve"> </w:t>
      </w:r>
      <w:r>
        <w:rPr>
          <w:rFonts w:ascii="Georgia" w:eastAsia="Georgia" w:hAnsi="Georgia" w:cs="Georgia"/>
          <w:color w:val="FF0000"/>
          <w:w w:val="102"/>
          <w:sz w:val="19"/>
          <w:szCs w:val="19"/>
        </w:rPr>
        <w:t>interest.</w:t>
      </w:r>
    </w:p>
    <w:p w14:paraId="48527784" w14:textId="7DAFA989" w:rsidR="00E61F9D" w:rsidRDefault="005C64D6">
      <w:pPr>
        <w:spacing w:before="59" w:after="0" w:line="240" w:lineRule="auto"/>
        <w:ind w:left="120" w:right="-10"/>
        <w:jc w:val="both"/>
        <w:rPr>
          <w:rFonts w:ascii="Georgia" w:eastAsia="Georgia" w:hAnsi="Georgia" w:cs="Georgia"/>
          <w:sz w:val="19"/>
          <w:szCs w:val="19"/>
        </w:rPr>
        <w:pPrChange w:id="311" w:author="James Gee" w:date="2016-07-20T18:17:00Z">
          <w:pPr>
            <w:spacing w:before="59" w:after="0" w:line="240" w:lineRule="auto"/>
            <w:ind w:left="120" w:right="9561"/>
            <w:jc w:val="both"/>
          </w:pPr>
        </w:pPrChange>
      </w:pPr>
      <w:r>
        <w:rPr>
          <w:rFonts w:ascii="Georgia" w:eastAsia="Georgia" w:hAnsi="Georgia" w:cs="Georgia"/>
          <w:b/>
          <w:bCs/>
          <w:color w:val="FF0000"/>
          <w:sz w:val="19"/>
          <w:szCs w:val="19"/>
        </w:rPr>
        <w:t>PET</w:t>
      </w:r>
      <w:r>
        <w:rPr>
          <w:rFonts w:ascii="Georgia" w:eastAsia="Georgia" w:hAnsi="Georgia" w:cs="Georgia"/>
          <w:b/>
          <w:bCs/>
          <w:color w:val="FF0000"/>
          <w:spacing w:val="9"/>
          <w:sz w:val="19"/>
          <w:szCs w:val="19"/>
        </w:rPr>
        <w:t xml:space="preserve"> </w:t>
      </w:r>
      <w:r>
        <w:rPr>
          <w:rFonts w:ascii="Georgia" w:eastAsia="Georgia" w:hAnsi="Georgia" w:cs="Georgia"/>
          <w:b/>
          <w:bCs/>
          <w:color w:val="FF0000"/>
          <w:w w:val="102"/>
          <w:sz w:val="19"/>
          <w:szCs w:val="19"/>
        </w:rPr>
        <w:t>imaging.</w:t>
      </w:r>
      <w:ins w:id="312" w:author="James Gee" w:date="2016-07-20T18:17:00Z">
        <w:r w:rsidR="00A8051D">
          <w:rPr>
            <w:rFonts w:ascii="Georgia" w:eastAsia="Georgia" w:hAnsi="Georgia" w:cs="Georgia"/>
            <w:b/>
            <w:bCs/>
            <w:color w:val="FF0000"/>
            <w:w w:val="102"/>
            <w:sz w:val="19"/>
            <w:szCs w:val="19"/>
          </w:rPr>
          <w:t xml:space="preserve"> [FIX: </w:t>
        </w:r>
      </w:ins>
      <w:ins w:id="313" w:author="James Gee" w:date="2016-07-20T18:18:00Z">
        <w:r w:rsidR="00A8051D">
          <w:rPr>
            <w:rFonts w:ascii="Georgia" w:eastAsia="Georgia" w:hAnsi="Georgia" w:cs="Georgia"/>
            <w:b/>
            <w:bCs/>
            <w:color w:val="FF0000"/>
            <w:w w:val="102"/>
            <w:sz w:val="19"/>
            <w:szCs w:val="19"/>
          </w:rPr>
          <w:t>I suggest we focus on</w:t>
        </w:r>
      </w:ins>
      <w:ins w:id="314" w:author="James Gee" w:date="2016-07-20T18:17:00Z">
        <w:r w:rsidR="00A8051D">
          <w:rPr>
            <w:rFonts w:ascii="Georgia" w:eastAsia="Georgia" w:hAnsi="Georgia" w:cs="Georgia"/>
            <w:b/>
            <w:bCs/>
            <w:color w:val="FF0000"/>
            <w:w w:val="102"/>
            <w:sz w:val="19"/>
            <w:szCs w:val="19"/>
          </w:rPr>
          <w:t xml:space="preserve"> intermodal PET/CT and PET/MR co-registration</w:t>
        </w:r>
      </w:ins>
      <w:ins w:id="315" w:author="James Gee" w:date="2016-07-20T18:19:00Z">
        <w:r w:rsidR="00A8051D">
          <w:rPr>
            <w:rFonts w:ascii="Georgia" w:eastAsia="Georgia" w:hAnsi="Georgia" w:cs="Georgia"/>
            <w:b/>
            <w:bCs/>
            <w:color w:val="FF0000"/>
            <w:w w:val="102"/>
            <w:sz w:val="19"/>
            <w:szCs w:val="19"/>
          </w:rPr>
          <w:t xml:space="preserve"> functionality</w:t>
        </w:r>
      </w:ins>
      <w:ins w:id="316" w:author="James Gee" w:date="2016-07-20T18:17:00Z">
        <w:r w:rsidR="00A8051D">
          <w:rPr>
            <w:rFonts w:ascii="Georgia" w:eastAsia="Georgia" w:hAnsi="Georgia" w:cs="Georgia"/>
            <w:b/>
            <w:bCs/>
            <w:color w:val="FF0000"/>
            <w:w w:val="102"/>
            <w:sz w:val="19"/>
            <w:szCs w:val="19"/>
          </w:rPr>
          <w:t>.</w:t>
        </w:r>
      </w:ins>
      <w:ins w:id="317" w:author="James Gee" w:date="2016-07-20T18:19:00Z">
        <w:r w:rsidR="00A8051D">
          <w:rPr>
            <w:rFonts w:ascii="Georgia" w:eastAsia="Georgia" w:hAnsi="Georgia" w:cs="Georgia"/>
            <w:b/>
            <w:bCs/>
            <w:color w:val="FF0000"/>
            <w:w w:val="102"/>
            <w:sz w:val="19"/>
            <w:szCs w:val="19"/>
          </w:rPr>
          <w:t xml:space="preserve">  Should this be separate subsection?</w:t>
        </w:r>
        <w:r w:rsidR="00681143">
          <w:rPr>
            <w:rFonts w:ascii="Georgia" w:eastAsia="Georgia" w:hAnsi="Georgia" w:cs="Georgia"/>
            <w:b/>
            <w:bCs/>
            <w:color w:val="FF0000"/>
            <w:w w:val="102"/>
            <w:sz w:val="19"/>
            <w:szCs w:val="19"/>
          </w:rPr>
          <w:t xml:space="preserve">  Can you </w:t>
        </w:r>
      </w:ins>
      <w:ins w:id="318" w:author="James Gee" w:date="2016-07-20T18:21:00Z">
        <w:r w:rsidR="00681143">
          <w:rPr>
            <w:rFonts w:ascii="Georgia" w:eastAsia="Georgia" w:hAnsi="Georgia" w:cs="Georgia"/>
            <w:b/>
            <w:bCs/>
            <w:color w:val="FF0000"/>
            <w:w w:val="102"/>
            <w:sz w:val="19"/>
            <w:szCs w:val="19"/>
          </w:rPr>
          <w:t xml:space="preserve">rework “Multi-modality lung template construction” subsection, possibly renaming it </w:t>
        </w:r>
      </w:ins>
      <w:ins w:id="319" w:author="James Gee" w:date="2016-07-20T18:22:00Z">
        <w:r w:rsidR="00681143">
          <w:rPr>
            <w:rFonts w:ascii="Georgia" w:eastAsia="Georgia" w:hAnsi="Georgia" w:cs="Georgia"/>
            <w:b/>
            <w:bCs/>
            <w:color w:val="FF0000"/>
            <w:w w:val="102"/>
            <w:sz w:val="19"/>
            <w:szCs w:val="19"/>
          </w:rPr>
          <w:t>“Multi-modality lung image registration,” and</w:t>
        </w:r>
      </w:ins>
      <w:ins w:id="320" w:author="James Gee" w:date="2016-07-20T18:19:00Z">
        <w:r w:rsidR="00681143">
          <w:rPr>
            <w:rFonts w:ascii="Georgia" w:eastAsia="Georgia" w:hAnsi="Georgia" w:cs="Georgia"/>
            <w:b/>
            <w:bCs/>
            <w:color w:val="FF0000"/>
            <w:w w:val="102"/>
            <w:sz w:val="19"/>
            <w:szCs w:val="19"/>
          </w:rPr>
          <w:t xml:space="preserve"> integrating</w:t>
        </w:r>
        <w:r w:rsidR="00A8051D">
          <w:rPr>
            <w:rFonts w:ascii="Georgia" w:eastAsia="Georgia" w:hAnsi="Georgia" w:cs="Georgia"/>
            <w:b/>
            <w:bCs/>
            <w:color w:val="FF0000"/>
            <w:w w:val="102"/>
            <w:sz w:val="19"/>
            <w:szCs w:val="19"/>
          </w:rPr>
          <w:t xml:space="preserve"> intermodal co-registration discussion into </w:t>
        </w:r>
      </w:ins>
      <w:ins w:id="321" w:author="James Gee" w:date="2016-07-20T18:26:00Z">
        <w:r w:rsidR="00681143">
          <w:rPr>
            <w:rFonts w:ascii="Georgia" w:eastAsia="Georgia" w:hAnsi="Georgia" w:cs="Georgia"/>
            <w:b/>
            <w:bCs/>
            <w:color w:val="FF0000"/>
            <w:w w:val="102"/>
            <w:sz w:val="19"/>
            <w:szCs w:val="19"/>
          </w:rPr>
          <w:t xml:space="preserve">existing </w:t>
        </w:r>
      </w:ins>
      <w:ins w:id="322" w:author="James Gee" w:date="2016-07-20T18:22:00Z">
        <w:r w:rsidR="00681143">
          <w:rPr>
            <w:rFonts w:ascii="Georgia" w:eastAsia="Georgia" w:hAnsi="Georgia" w:cs="Georgia"/>
            <w:b/>
            <w:bCs/>
            <w:color w:val="FF0000"/>
            <w:w w:val="102"/>
            <w:sz w:val="19"/>
            <w:szCs w:val="19"/>
          </w:rPr>
          <w:t>template</w:t>
        </w:r>
      </w:ins>
      <w:ins w:id="323" w:author="James Gee" w:date="2016-07-20T18:26:00Z">
        <w:r w:rsidR="00681143">
          <w:rPr>
            <w:rFonts w:ascii="Georgia" w:eastAsia="Georgia" w:hAnsi="Georgia" w:cs="Georgia"/>
            <w:b/>
            <w:bCs/>
            <w:color w:val="FF0000"/>
            <w:w w:val="102"/>
            <w:sz w:val="19"/>
            <w:szCs w:val="19"/>
          </w:rPr>
          <w:t>/registration</w:t>
        </w:r>
      </w:ins>
      <w:ins w:id="324" w:author="James Gee" w:date="2016-07-20T18:22:00Z">
        <w:r w:rsidR="00681143">
          <w:rPr>
            <w:rFonts w:ascii="Georgia" w:eastAsia="Georgia" w:hAnsi="Georgia" w:cs="Georgia"/>
            <w:b/>
            <w:bCs/>
            <w:color w:val="FF0000"/>
            <w:w w:val="102"/>
            <w:sz w:val="19"/>
            <w:szCs w:val="19"/>
          </w:rPr>
          <w:t xml:space="preserve"> text (and </w:t>
        </w:r>
      </w:ins>
      <w:ins w:id="325" w:author="James Gee" w:date="2016-07-20T18:23:00Z">
        <w:r w:rsidR="00681143">
          <w:rPr>
            <w:rFonts w:ascii="Georgia" w:eastAsia="Georgia" w:hAnsi="Georgia" w:cs="Georgia"/>
            <w:b/>
            <w:bCs/>
            <w:color w:val="FF0000"/>
            <w:w w:val="102"/>
            <w:sz w:val="19"/>
            <w:szCs w:val="19"/>
          </w:rPr>
          <w:t>explicitly</w:t>
        </w:r>
      </w:ins>
      <w:ins w:id="326" w:author="James Gee" w:date="2016-07-20T18:22:00Z">
        <w:r w:rsidR="00681143">
          <w:rPr>
            <w:rFonts w:ascii="Georgia" w:eastAsia="Georgia" w:hAnsi="Georgia" w:cs="Georgia"/>
            <w:b/>
            <w:bCs/>
            <w:color w:val="FF0000"/>
            <w:w w:val="102"/>
            <w:sz w:val="19"/>
            <w:szCs w:val="19"/>
          </w:rPr>
          <w:t xml:space="preserve"> </w:t>
        </w:r>
      </w:ins>
      <w:ins w:id="327" w:author="James Gee" w:date="2016-07-20T18:23:00Z">
        <w:r w:rsidR="00681143">
          <w:rPr>
            <w:rFonts w:ascii="Georgia" w:eastAsia="Georgia" w:hAnsi="Georgia" w:cs="Georgia"/>
            <w:b/>
            <w:bCs/>
            <w:color w:val="FF0000"/>
            <w:w w:val="102"/>
            <w:sz w:val="19"/>
            <w:szCs w:val="19"/>
          </w:rPr>
          <w:t xml:space="preserve">highlighting </w:t>
        </w:r>
      </w:ins>
      <w:ins w:id="328" w:author="James Gee" w:date="2016-07-20T18:24:00Z">
        <w:r w:rsidR="00681143">
          <w:rPr>
            <w:rFonts w:ascii="Georgia" w:eastAsia="Georgia" w:hAnsi="Georgia" w:cs="Georgia"/>
            <w:b/>
            <w:bCs/>
            <w:color w:val="FF0000"/>
            <w:w w:val="102"/>
            <w:sz w:val="19"/>
            <w:szCs w:val="19"/>
          </w:rPr>
          <w:t xml:space="preserve">features/advantages of </w:t>
        </w:r>
      </w:ins>
      <w:ins w:id="329" w:author="James Gee" w:date="2016-07-20T18:23:00Z">
        <w:r w:rsidR="00681143">
          <w:rPr>
            <w:rFonts w:ascii="Georgia" w:eastAsia="Georgia" w:hAnsi="Georgia" w:cs="Georgia"/>
            <w:b/>
            <w:bCs/>
            <w:color w:val="FF0000"/>
            <w:w w:val="102"/>
            <w:sz w:val="19"/>
            <w:szCs w:val="19"/>
          </w:rPr>
          <w:t>multi-modal</w:t>
        </w:r>
      </w:ins>
      <w:ins w:id="330" w:author="James Gee" w:date="2016-07-20T18:24:00Z">
        <w:r w:rsidR="00681143">
          <w:rPr>
            <w:rFonts w:ascii="Georgia" w:eastAsia="Georgia" w:hAnsi="Georgia" w:cs="Georgia"/>
            <w:b/>
            <w:bCs/>
            <w:color w:val="FF0000"/>
            <w:w w:val="102"/>
            <w:sz w:val="19"/>
            <w:szCs w:val="19"/>
          </w:rPr>
          <w:t xml:space="preserve"> algorithm</w:t>
        </w:r>
      </w:ins>
      <w:ins w:id="331" w:author="James Gee" w:date="2016-07-20T18:25:00Z">
        <w:r w:rsidR="00681143">
          <w:rPr>
            <w:rFonts w:ascii="Georgia" w:eastAsia="Georgia" w:hAnsi="Georgia" w:cs="Georgia"/>
            <w:b/>
            <w:bCs/>
            <w:color w:val="FF0000"/>
            <w:w w:val="102"/>
            <w:sz w:val="19"/>
            <w:szCs w:val="19"/>
          </w:rPr>
          <w:t xml:space="preserve"> vs. separately building </w:t>
        </w:r>
        <w:proofErr w:type="spellStart"/>
        <w:r w:rsidR="00681143">
          <w:rPr>
            <w:rFonts w:ascii="Georgia" w:eastAsia="Georgia" w:hAnsi="Georgia" w:cs="Georgia"/>
            <w:b/>
            <w:bCs/>
            <w:color w:val="FF0000"/>
            <w:w w:val="102"/>
            <w:sz w:val="19"/>
            <w:szCs w:val="19"/>
          </w:rPr>
          <w:t>uni</w:t>
        </w:r>
        <w:proofErr w:type="spellEnd"/>
        <w:r w:rsidR="00681143">
          <w:rPr>
            <w:rFonts w:ascii="Georgia" w:eastAsia="Georgia" w:hAnsi="Georgia" w:cs="Georgia"/>
            <w:b/>
            <w:bCs/>
            <w:color w:val="FF0000"/>
            <w:w w:val="102"/>
            <w:sz w:val="19"/>
            <w:szCs w:val="19"/>
          </w:rPr>
          <w:t>-modal templates</w:t>
        </w:r>
      </w:ins>
      <w:ins w:id="332" w:author="James Gee" w:date="2016-07-20T18:22:00Z">
        <w:r w:rsidR="00681143">
          <w:rPr>
            <w:rFonts w:ascii="Georgia" w:eastAsia="Georgia" w:hAnsi="Georgia" w:cs="Georgia"/>
            <w:b/>
            <w:bCs/>
            <w:color w:val="FF0000"/>
            <w:w w:val="102"/>
            <w:sz w:val="19"/>
            <w:szCs w:val="19"/>
          </w:rPr>
          <w:t>)?</w:t>
        </w:r>
      </w:ins>
      <w:ins w:id="333" w:author="James Gee" w:date="2016-07-20T18:17:00Z">
        <w:r w:rsidR="00A8051D">
          <w:rPr>
            <w:rFonts w:ascii="Georgia" w:eastAsia="Georgia" w:hAnsi="Georgia" w:cs="Georgia"/>
            <w:b/>
            <w:bCs/>
            <w:color w:val="FF0000"/>
            <w:w w:val="102"/>
            <w:sz w:val="19"/>
            <w:szCs w:val="19"/>
          </w:rPr>
          <w:t>]</w:t>
        </w:r>
      </w:ins>
    </w:p>
    <w:p w14:paraId="1EBFDF1E" w14:textId="77777777" w:rsidR="00E61F9D" w:rsidRDefault="005C64D6">
      <w:pPr>
        <w:spacing w:before="93" w:after="0" w:line="277" w:lineRule="auto"/>
        <w:ind w:left="113" w:right="52" w:firstLine="7"/>
        <w:jc w:val="both"/>
        <w:rPr>
          <w:rFonts w:ascii="Georgia" w:eastAsia="Georgia" w:hAnsi="Georgia" w:cs="Georgia"/>
          <w:sz w:val="19"/>
          <w:szCs w:val="19"/>
        </w:rPr>
      </w:pPr>
      <w:proofErr w:type="gramStart"/>
      <w:r>
        <w:rPr>
          <w:rFonts w:ascii="Georgia" w:eastAsia="Georgia" w:hAnsi="Georgia" w:cs="Georgia"/>
          <w:b/>
          <w:bCs/>
          <w:color w:val="FF0000"/>
          <w:sz w:val="19"/>
          <w:szCs w:val="19"/>
        </w:rPr>
        <w:t>Graphics</w:t>
      </w:r>
      <w:r>
        <w:rPr>
          <w:rFonts w:ascii="Georgia" w:eastAsia="Georgia" w:hAnsi="Georgia" w:cs="Georgia"/>
          <w:b/>
          <w:bCs/>
          <w:color w:val="FF0000"/>
          <w:spacing w:val="22"/>
          <w:sz w:val="19"/>
          <w:szCs w:val="19"/>
        </w:rPr>
        <w:t xml:space="preserve"> </w:t>
      </w:r>
      <w:r>
        <w:rPr>
          <w:rFonts w:ascii="Georgia" w:eastAsia="Georgia" w:hAnsi="Georgia" w:cs="Georgia"/>
          <w:b/>
          <w:bCs/>
          <w:color w:val="FF0000"/>
          <w:sz w:val="19"/>
          <w:szCs w:val="19"/>
        </w:rPr>
        <w:t>processing</w:t>
      </w:r>
      <w:r>
        <w:rPr>
          <w:rFonts w:ascii="Georgia" w:eastAsia="Georgia" w:hAnsi="Georgia" w:cs="Georgia"/>
          <w:b/>
          <w:bCs/>
          <w:color w:val="FF0000"/>
          <w:spacing w:val="25"/>
          <w:sz w:val="19"/>
          <w:szCs w:val="19"/>
        </w:rPr>
        <w:t xml:space="preserve"> </w:t>
      </w:r>
      <w:r>
        <w:rPr>
          <w:rFonts w:ascii="Georgia" w:eastAsia="Georgia" w:hAnsi="Georgia" w:cs="Georgia"/>
          <w:b/>
          <w:bCs/>
          <w:color w:val="FF0000"/>
          <w:sz w:val="19"/>
          <w:szCs w:val="19"/>
        </w:rPr>
        <w:t>unit</w:t>
      </w:r>
      <w:r>
        <w:rPr>
          <w:rFonts w:ascii="Georgia" w:eastAsia="Georgia" w:hAnsi="Georgia" w:cs="Georgia"/>
          <w:b/>
          <w:bCs/>
          <w:color w:val="FF0000"/>
          <w:spacing w:val="12"/>
          <w:sz w:val="19"/>
          <w:szCs w:val="19"/>
        </w:rPr>
        <w:t xml:space="preserve"> </w:t>
      </w:r>
      <w:r>
        <w:rPr>
          <w:rFonts w:ascii="Georgia" w:eastAsia="Georgia" w:hAnsi="Georgia" w:cs="Georgia"/>
          <w:b/>
          <w:bCs/>
          <w:color w:val="FF0000"/>
          <w:sz w:val="19"/>
          <w:szCs w:val="19"/>
        </w:rPr>
        <w:t>acceleration.</w:t>
      </w:r>
      <w:proofErr w:type="gramEnd"/>
      <w:r>
        <w:rPr>
          <w:rFonts w:ascii="Georgia" w:eastAsia="Georgia" w:hAnsi="Georgia" w:cs="Georgia"/>
          <w:b/>
          <w:bCs/>
          <w:color w:val="FF0000"/>
          <w:spacing w:val="46"/>
          <w:sz w:val="19"/>
          <w:szCs w:val="19"/>
        </w:rPr>
        <w:t xml:space="preserve"> </w:t>
      </w:r>
      <w:r>
        <w:rPr>
          <w:rFonts w:ascii="Georgia" w:eastAsia="Georgia" w:hAnsi="Georgia" w:cs="Georgia"/>
          <w:color w:val="000000"/>
          <w:sz w:val="19"/>
          <w:szCs w:val="19"/>
        </w:rPr>
        <w:t>In</w:t>
      </w:r>
      <w:r>
        <w:rPr>
          <w:rFonts w:ascii="Georgia" w:eastAsia="Georgia" w:hAnsi="Georgia" w:cs="Georgia"/>
          <w:color w:val="000000"/>
          <w:spacing w:val="9"/>
          <w:sz w:val="19"/>
          <w:szCs w:val="19"/>
        </w:rPr>
        <w:t xml:space="preserve"> </w:t>
      </w:r>
      <w:r>
        <w:rPr>
          <w:rFonts w:ascii="Georgia" w:eastAsia="Georgia" w:hAnsi="Georgia" w:cs="Georgia"/>
          <w:color w:val="000000"/>
          <w:sz w:val="19"/>
          <w:szCs w:val="19"/>
        </w:rPr>
        <w:t>preliminary</w:t>
      </w:r>
      <w:r>
        <w:rPr>
          <w:rFonts w:ascii="Georgia" w:eastAsia="Georgia" w:hAnsi="Georgia" w:cs="Georgia"/>
          <w:color w:val="000000"/>
          <w:spacing w:val="24"/>
          <w:sz w:val="19"/>
          <w:szCs w:val="19"/>
        </w:rPr>
        <w:t xml:space="preserve"> </w:t>
      </w:r>
      <w:r>
        <w:rPr>
          <w:rFonts w:ascii="Georgia" w:eastAsia="Georgia" w:hAnsi="Georgia" w:cs="Georgia"/>
          <w:color w:val="000000"/>
          <w:sz w:val="19"/>
          <w:szCs w:val="19"/>
        </w:rPr>
        <w:t>work,</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we</w:t>
      </w:r>
      <w:r>
        <w:rPr>
          <w:rFonts w:ascii="Georgia" w:eastAsia="Georgia" w:hAnsi="Georgia" w:cs="Georgia"/>
          <w:color w:val="000000"/>
          <w:spacing w:val="9"/>
          <w:sz w:val="19"/>
          <w:szCs w:val="19"/>
        </w:rPr>
        <w:t xml:space="preserve"> </w:t>
      </w:r>
      <w:r>
        <w:rPr>
          <w:rFonts w:ascii="Georgia" w:eastAsia="Georgia" w:hAnsi="Georgia" w:cs="Georgia"/>
          <w:color w:val="000000"/>
          <w:sz w:val="19"/>
          <w:szCs w:val="19"/>
        </w:rPr>
        <w:t>have</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successfully</w:t>
      </w:r>
      <w:r>
        <w:rPr>
          <w:rFonts w:ascii="Georgia" w:eastAsia="Georgia" w:hAnsi="Georgia" w:cs="Georgia"/>
          <w:color w:val="000000"/>
          <w:spacing w:val="24"/>
          <w:sz w:val="19"/>
          <w:szCs w:val="19"/>
        </w:rPr>
        <w:t xml:space="preserve"> </w:t>
      </w:r>
      <w:r>
        <w:rPr>
          <w:rFonts w:ascii="Georgia" w:eastAsia="Georgia" w:hAnsi="Georgia" w:cs="Georgia"/>
          <w:color w:val="000000"/>
          <w:sz w:val="19"/>
          <w:szCs w:val="19"/>
        </w:rPr>
        <w:t>used</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OpenGL</w:t>
      </w:r>
      <w:r>
        <w:rPr>
          <w:rFonts w:ascii="Georgia" w:eastAsia="Georgia" w:hAnsi="Georgia" w:cs="Georgia"/>
          <w:color w:val="000000"/>
          <w:spacing w:val="18"/>
          <w:sz w:val="19"/>
          <w:szCs w:val="19"/>
        </w:rPr>
        <w:t xml:space="preserve"> </w:t>
      </w:r>
      <w:proofErr w:type="spellStart"/>
      <w:r>
        <w:rPr>
          <w:rFonts w:ascii="Georgia" w:eastAsia="Georgia" w:hAnsi="Georgia" w:cs="Georgia"/>
          <w:color w:val="000000"/>
          <w:sz w:val="19"/>
          <w:szCs w:val="19"/>
        </w:rPr>
        <w:t>shader</w:t>
      </w:r>
      <w:proofErr w:type="spellEnd"/>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language</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to</w:t>
      </w:r>
      <w:r>
        <w:rPr>
          <w:rFonts w:ascii="Georgia" w:eastAsia="Georgia" w:hAnsi="Georgia" w:cs="Georgia"/>
          <w:color w:val="000000"/>
          <w:spacing w:val="7"/>
          <w:sz w:val="19"/>
          <w:szCs w:val="19"/>
        </w:rPr>
        <w:t xml:space="preserve"> </w:t>
      </w:r>
      <w:r>
        <w:rPr>
          <w:rFonts w:ascii="Georgia" w:eastAsia="Georgia" w:hAnsi="Georgia" w:cs="Georgia"/>
          <w:color w:val="000000"/>
          <w:w w:val="102"/>
          <w:sz w:val="19"/>
          <w:szCs w:val="19"/>
        </w:rPr>
        <w:t xml:space="preserve">per- </w:t>
      </w:r>
      <w:r>
        <w:rPr>
          <w:rFonts w:ascii="Georgia" w:eastAsia="Georgia" w:hAnsi="Georgia" w:cs="Georgia"/>
          <w:color w:val="000000"/>
          <w:sz w:val="19"/>
          <w:szCs w:val="19"/>
        </w:rPr>
        <w:t>form</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image</w:t>
      </w:r>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processing</w:t>
      </w:r>
      <w:r>
        <w:rPr>
          <w:rFonts w:ascii="Georgia" w:eastAsia="Georgia" w:hAnsi="Georgia" w:cs="Georgia"/>
          <w:color w:val="000000"/>
          <w:spacing w:val="33"/>
          <w:sz w:val="19"/>
          <w:szCs w:val="19"/>
        </w:rPr>
        <w:t xml:space="preserve"> </w:t>
      </w:r>
      <w:r>
        <w:rPr>
          <w:rFonts w:ascii="Georgia" w:eastAsia="Georgia" w:hAnsi="Georgia" w:cs="Georgia"/>
          <w:color w:val="000000"/>
          <w:sz w:val="19"/>
          <w:szCs w:val="19"/>
        </w:rPr>
        <w:t>operations,</w:t>
      </w:r>
      <w:r>
        <w:rPr>
          <w:rFonts w:ascii="Georgia" w:eastAsia="Georgia" w:hAnsi="Georgia" w:cs="Georgia"/>
          <w:color w:val="000000"/>
          <w:spacing w:val="37"/>
          <w:sz w:val="19"/>
          <w:szCs w:val="19"/>
        </w:rPr>
        <w:t xml:space="preserve"> </w:t>
      </w:r>
      <w:r>
        <w:rPr>
          <w:rFonts w:ascii="Georgia" w:eastAsia="Georgia" w:hAnsi="Georgia" w:cs="Georgia"/>
          <w:color w:val="000000"/>
          <w:sz w:val="19"/>
          <w:szCs w:val="19"/>
        </w:rPr>
        <w:t>such</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as</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computation</w:t>
      </w:r>
      <w:r>
        <w:rPr>
          <w:rFonts w:ascii="Georgia" w:eastAsia="Georgia" w:hAnsi="Georgia" w:cs="Georgia"/>
          <w:color w:val="000000"/>
          <w:spacing w:val="36"/>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similarity</w:t>
      </w:r>
      <w:r>
        <w:rPr>
          <w:rFonts w:ascii="Georgia" w:eastAsia="Georgia" w:hAnsi="Georgia" w:cs="Georgia"/>
          <w:color w:val="000000"/>
          <w:spacing w:val="31"/>
          <w:sz w:val="19"/>
          <w:szCs w:val="19"/>
        </w:rPr>
        <w:t xml:space="preserve"> </w:t>
      </w:r>
      <w:r>
        <w:rPr>
          <w:rFonts w:ascii="Georgia" w:eastAsia="Georgia" w:hAnsi="Georgia" w:cs="Georgia"/>
          <w:color w:val="000000"/>
          <w:sz w:val="19"/>
          <w:szCs w:val="19"/>
        </w:rPr>
        <w:t>metrics</w:t>
      </w:r>
      <w:r>
        <w:rPr>
          <w:rFonts w:ascii="Georgia" w:eastAsia="Georgia" w:hAnsi="Georgia" w:cs="Georgia"/>
          <w:color w:val="000000"/>
          <w:spacing w:val="28"/>
          <w:sz w:val="19"/>
          <w:szCs w:val="19"/>
        </w:rPr>
        <w:t xml:space="preserve"> </w:t>
      </w:r>
      <w:r>
        <w:rPr>
          <w:rFonts w:ascii="Georgia" w:eastAsia="Georgia" w:hAnsi="Georgia" w:cs="Georgia"/>
          <w:color w:val="000000"/>
          <w:sz w:val="19"/>
          <w:szCs w:val="19"/>
        </w:rPr>
        <w:t>between</w:t>
      </w:r>
      <w:r>
        <w:rPr>
          <w:rFonts w:ascii="Georgia" w:eastAsia="Georgia" w:hAnsi="Georgia" w:cs="Georgia"/>
          <w:color w:val="000000"/>
          <w:spacing w:val="29"/>
          <w:sz w:val="19"/>
          <w:szCs w:val="19"/>
        </w:rPr>
        <w:t xml:space="preserve"> </w:t>
      </w:r>
      <w:r>
        <w:rPr>
          <w:rFonts w:ascii="Georgia" w:eastAsia="Georgia" w:hAnsi="Georgia" w:cs="Georgia"/>
          <w:color w:val="000000"/>
          <w:sz w:val="19"/>
          <w:szCs w:val="19"/>
        </w:rPr>
        <w:t>images</w:t>
      </w:r>
      <w:r>
        <w:rPr>
          <w:rFonts w:ascii="Georgia" w:eastAsia="Georgia" w:hAnsi="Georgia" w:cs="Georgia"/>
          <w:color w:val="000000"/>
          <w:spacing w:val="27"/>
          <w:sz w:val="19"/>
          <w:szCs w:val="19"/>
        </w:rPr>
        <w:t xml:space="preserve"> </w:t>
      </w:r>
      <w:r>
        <w:rPr>
          <w:rFonts w:ascii="Georgia" w:eastAsia="Georgia" w:hAnsi="Georgia" w:cs="Georgia"/>
          <w:color w:val="000000"/>
          <w:sz w:val="19"/>
          <w:szCs w:val="19"/>
        </w:rPr>
        <w:t>or</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extraction</w:t>
      </w:r>
      <w:r>
        <w:rPr>
          <w:rFonts w:ascii="Georgia" w:eastAsia="Georgia" w:hAnsi="Georgia" w:cs="Georgia"/>
          <w:color w:val="000000"/>
          <w:spacing w:val="32"/>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features</w:t>
      </w:r>
      <w:r>
        <w:rPr>
          <w:rFonts w:ascii="Georgia" w:eastAsia="Georgia" w:hAnsi="Georgia" w:cs="Georgia"/>
          <w:color w:val="000000"/>
          <w:spacing w:val="28"/>
          <w:sz w:val="19"/>
          <w:szCs w:val="19"/>
        </w:rPr>
        <w:t xml:space="preserve"> </w:t>
      </w:r>
      <w:r>
        <w:rPr>
          <w:rFonts w:ascii="Georgia" w:eastAsia="Georgia" w:hAnsi="Georgia" w:cs="Georgia"/>
          <w:color w:val="000000"/>
          <w:w w:val="102"/>
          <w:sz w:val="19"/>
          <w:szCs w:val="19"/>
        </w:rPr>
        <w:t xml:space="preserve">from </w:t>
      </w:r>
      <w:r>
        <w:rPr>
          <w:rFonts w:ascii="Georgia" w:eastAsia="Georgia" w:hAnsi="Georgia" w:cs="Georgia"/>
          <w:color w:val="000000"/>
          <w:sz w:val="19"/>
          <w:szCs w:val="19"/>
        </w:rPr>
        <w:t>images,</w:t>
      </w:r>
      <w:r>
        <w:rPr>
          <w:rFonts w:ascii="Georgia" w:eastAsia="Georgia" w:hAnsi="Georgia" w:cs="Georgia"/>
          <w:color w:val="000000"/>
          <w:spacing w:val="26"/>
          <w:sz w:val="19"/>
          <w:szCs w:val="19"/>
        </w:rPr>
        <w:t xml:space="preserve"> </w:t>
      </w:r>
      <w:r>
        <w:rPr>
          <w:rFonts w:ascii="Georgia" w:eastAsia="Georgia" w:hAnsi="Georgia" w:cs="Georgia"/>
          <w:color w:val="000000"/>
          <w:sz w:val="19"/>
          <w:szCs w:val="19"/>
        </w:rPr>
        <w:t>on</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6"/>
          <w:sz w:val="19"/>
          <w:szCs w:val="19"/>
        </w:rPr>
        <w:t xml:space="preserve"> </w:t>
      </w:r>
      <w:proofErr w:type="gramStart"/>
      <w:r>
        <w:rPr>
          <w:rFonts w:ascii="Georgia" w:eastAsia="Georgia" w:hAnsi="Georgia" w:cs="Georgia"/>
          <w:color w:val="000000"/>
          <w:sz w:val="19"/>
          <w:szCs w:val="19"/>
        </w:rPr>
        <w:t>graphics</w:t>
      </w:r>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processing</w:t>
      </w:r>
      <w:proofErr w:type="gramEnd"/>
      <w:r>
        <w:rPr>
          <w:rFonts w:ascii="Georgia" w:eastAsia="Georgia" w:hAnsi="Georgia" w:cs="Georgia"/>
          <w:color w:val="000000"/>
          <w:spacing w:val="29"/>
          <w:sz w:val="19"/>
          <w:szCs w:val="19"/>
        </w:rPr>
        <w:t xml:space="preserve"> </w:t>
      </w:r>
      <w:r>
        <w:rPr>
          <w:rFonts w:ascii="Georgia" w:eastAsia="Georgia" w:hAnsi="Georgia" w:cs="Georgia"/>
          <w:color w:val="000000"/>
          <w:sz w:val="19"/>
          <w:szCs w:val="19"/>
        </w:rPr>
        <w:t>unit</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(GPU)</w:t>
      </w:r>
      <w:r>
        <w:rPr>
          <w:rFonts w:ascii="Georgia" w:eastAsia="Georgia" w:hAnsi="Georgia" w:cs="Georgia"/>
          <w:color w:val="000000"/>
          <w:spacing w:val="22"/>
          <w:sz w:val="19"/>
          <w:szCs w:val="19"/>
        </w:rPr>
        <w:t xml:space="preserve"> </w:t>
      </w:r>
      <w:r>
        <w:rPr>
          <w:rFonts w:ascii="Georgia" w:eastAsia="Georgia" w:hAnsi="Georgia" w:cs="Georgia"/>
          <w:color w:val="000000"/>
          <w:sz w:val="19"/>
          <w:szCs w:val="19"/>
        </w:rPr>
        <w:t>at</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real-time</w:t>
      </w:r>
      <w:r>
        <w:rPr>
          <w:rFonts w:ascii="Georgia" w:eastAsia="Georgia" w:hAnsi="Georgia" w:cs="Georgia"/>
          <w:color w:val="000000"/>
          <w:spacing w:val="26"/>
          <w:sz w:val="19"/>
          <w:szCs w:val="19"/>
        </w:rPr>
        <w:t xml:space="preserve"> </w:t>
      </w:r>
      <w:r>
        <w:rPr>
          <w:rFonts w:ascii="Georgia" w:eastAsia="Georgia" w:hAnsi="Georgia" w:cs="Georgia"/>
          <w:color w:val="000000"/>
          <w:sz w:val="19"/>
          <w:szCs w:val="19"/>
        </w:rPr>
        <w:t xml:space="preserve">speed. </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GPU</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requirements</w:t>
      </w:r>
      <w:r>
        <w:rPr>
          <w:rFonts w:ascii="Georgia" w:eastAsia="Georgia" w:hAnsi="Georgia" w:cs="Georgia"/>
          <w:color w:val="000000"/>
          <w:spacing w:val="34"/>
          <w:sz w:val="19"/>
          <w:szCs w:val="19"/>
        </w:rPr>
        <w:t xml:space="preserve"> </w:t>
      </w:r>
      <w:r>
        <w:rPr>
          <w:rFonts w:ascii="Georgia" w:eastAsia="Georgia" w:hAnsi="Georgia" w:cs="Georgia"/>
          <w:color w:val="000000"/>
          <w:sz w:val="19"/>
          <w:szCs w:val="19"/>
        </w:rPr>
        <w:t>for</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ITK-Lung</w:t>
      </w:r>
      <w:r>
        <w:rPr>
          <w:rFonts w:ascii="Georgia" w:eastAsia="Georgia" w:hAnsi="Georgia" w:cs="Georgia"/>
          <w:color w:val="000000"/>
          <w:spacing w:val="28"/>
          <w:sz w:val="19"/>
          <w:szCs w:val="19"/>
        </w:rPr>
        <w:t xml:space="preserve"> </w:t>
      </w:r>
      <w:r>
        <w:rPr>
          <w:rFonts w:ascii="Georgia" w:eastAsia="Georgia" w:hAnsi="Georgia" w:cs="Georgia"/>
          <w:color w:val="000000"/>
          <w:sz w:val="19"/>
          <w:szCs w:val="19"/>
        </w:rPr>
        <w:t>will</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be</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very</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modest</w:t>
      </w:r>
      <w:r>
        <w:rPr>
          <w:rFonts w:ascii="Georgia" w:eastAsia="Georgia" w:hAnsi="Georgia" w:cs="Georgia"/>
          <w:color w:val="000000"/>
          <w:spacing w:val="23"/>
          <w:sz w:val="19"/>
          <w:szCs w:val="19"/>
        </w:rPr>
        <w:t xml:space="preserve"> </w:t>
      </w:r>
      <w:r>
        <w:rPr>
          <w:rFonts w:ascii="Georgia" w:eastAsia="Georgia" w:hAnsi="Georgia" w:cs="Georgia"/>
          <w:color w:val="000000"/>
          <w:w w:val="102"/>
          <w:sz w:val="19"/>
          <w:szCs w:val="19"/>
        </w:rPr>
        <w:t xml:space="preserve">and </w:t>
      </w:r>
      <w:r>
        <w:rPr>
          <w:rFonts w:ascii="Georgia" w:eastAsia="Georgia" w:hAnsi="Georgia" w:cs="Georgia"/>
          <w:color w:val="000000"/>
          <w:sz w:val="19"/>
          <w:szCs w:val="19"/>
        </w:rPr>
        <w:t>would</w:t>
      </w:r>
      <w:r>
        <w:rPr>
          <w:rFonts w:ascii="Georgia" w:eastAsia="Georgia" w:hAnsi="Georgia" w:cs="Georgia"/>
          <w:color w:val="000000"/>
          <w:spacing w:val="28"/>
          <w:sz w:val="19"/>
          <w:szCs w:val="19"/>
        </w:rPr>
        <w:t xml:space="preserve"> </w:t>
      </w:r>
      <w:r>
        <w:rPr>
          <w:rFonts w:ascii="Georgia" w:eastAsia="Georgia" w:hAnsi="Georgia" w:cs="Georgia"/>
          <w:color w:val="000000"/>
          <w:sz w:val="19"/>
          <w:szCs w:val="19"/>
        </w:rPr>
        <w:t>be</w:t>
      </w:r>
      <w:r>
        <w:rPr>
          <w:rFonts w:ascii="Georgia" w:eastAsia="Georgia" w:hAnsi="Georgia" w:cs="Georgia"/>
          <w:color w:val="000000"/>
          <w:spacing w:val="22"/>
          <w:sz w:val="19"/>
          <w:szCs w:val="19"/>
        </w:rPr>
        <w:t xml:space="preserve"> </w:t>
      </w:r>
      <w:r>
        <w:rPr>
          <w:rFonts w:ascii="Georgia" w:eastAsia="Georgia" w:hAnsi="Georgia" w:cs="Georgia"/>
          <w:color w:val="000000"/>
          <w:sz w:val="19"/>
          <w:szCs w:val="19"/>
        </w:rPr>
        <w:t>met</w:t>
      </w:r>
      <w:r>
        <w:rPr>
          <w:rFonts w:ascii="Georgia" w:eastAsia="Georgia" w:hAnsi="Georgia" w:cs="Georgia"/>
          <w:color w:val="000000"/>
          <w:spacing w:val="24"/>
          <w:sz w:val="19"/>
          <w:szCs w:val="19"/>
        </w:rPr>
        <w:t xml:space="preserve"> </w:t>
      </w:r>
      <w:r>
        <w:rPr>
          <w:rFonts w:ascii="Georgia" w:eastAsia="Georgia" w:hAnsi="Georgia" w:cs="Georgia"/>
          <w:color w:val="000000"/>
          <w:sz w:val="19"/>
          <w:szCs w:val="19"/>
        </w:rPr>
        <w:t>by</w:t>
      </w:r>
      <w:r>
        <w:rPr>
          <w:rFonts w:ascii="Georgia" w:eastAsia="Georgia" w:hAnsi="Georgia" w:cs="Georgia"/>
          <w:color w:val="000000"/>
          <w:spacing w:val="22"/>
          <w:sz w:val="19"/>
          <w:szCs w:val="19"/>
        </w:rPr>
        <w:t xml:space="preserve"> </w:t>
      </w:r>
      <w:r>
        <w:rPr>
          <w:rFonts w:ascii="Georgia" w:eastAsia="Georgia" w:hAnsi="Georgia" w:cs="Georgia"/>
          <w:color w:val="000000"/>
          <w:sz w:val="19"/>
          <w:szCs w:val="19"/>
        </w:rPr>
        <w:t>virtually</w:t>
      </w:r>
      <w:r>
        <w:rPr>
          <w:rFonts w:ascii="Georgia" w:eastAsia="Georgia" w:hAnsi="Georgia" w:cs="Georgia"/>
          <w:color w:val="000000"/>
          <w:spacing w:val="32"/>
          <w:sz w:val="19"/>
          <w:szCs w:val="19"/>
        </w:rPr>
        <w:t xml:space="preserve"> </w:t>
      </w:r>
      <w:r>
        <w:rPr>
          <w:rFonts w:ascii="Georgia" w:eastAsia="Georgia" w:hAnsi="Georgia" w:cs="Georgia"/>
          <w:color w:val="000000"/>
          <w:sz w:val="19"/>
          <w:szCs w:val="19"/>
        </w:rPr>
        <w:t>any</w:t>
      </w:r>
      <w:r>
        <w:rPr>
          <w:rFonts w:ascii="Georgia" w:eastAsia="Georgia" w:hAnsi="Georgia" w:cs="Georgia"/>
          <w:color w:val="000000"/>
          <w:spacing w:val="24"/>
          <w:sz w:val="19"/>
          <w:szCs w:val="19"/>
        </w:rPr>
        <w:t xml:space="preserve"> </w:t>
      </w:r>
      <w:r>
        <w:rPr>
          <w:rFonts w:ascii="Georgia" w:eastAsia="Georgia" w:hAnsi="Georgia" w:cs="Georgia"/>
          <w:color w:val="000000"/>
          <w:sz w:val="19"/>
          <w:szCs w:val="19"/>
        </w:rPr>
        <w:t>mid-range</w:t>
      </w:r>
      <w:r>
        <w:rPr>
          <w:rFonts w:ascii="Georgia" w:eastAsia="Georgia" w:hAnsi="Georgia" w:cs="Georgia"/>
          <w:color w:val="000000"/>
          <w:spacing w:val="36"/>
          <w:sz w:val="19"/>
          <w:szCs w:val="19"/>
        </w:rPr>
        <w:t xml:space="preserve"> </w:t>
      </w:r>
      <w:r>
        <w:rPr>
          <w:rFonts w:ascii="Georgia" w:eastAsia="Georgia" w:hAnsi="Georgia" w:cs="Georgia"/>
          <w:color w:val="000000"/>
          <w:sz w:val="19"/>
          <w:szCs w:val="19"/>
        </w:rPr>
        <w:t>desktop</w:t>
      </w:r>
      <w:r>
        <w:rPr>
          <w:rFonts w:ascii="Georgia" w:eastAsia="Georgia" w:hAnsi="Georgia" w:cs="Georgia"/>
          <w:color w:val="000000"/>
          <w:spacing w:val="31"/>
          <w:sz w:val="19"/>
          <w:szCs w:val="19"/>
        </w:rPr>
        <w:t xml:space="preserve"> </w:t>
      </w:r>
      <w:r>
        <w:rPr>
          <w:rFonts w:ascii="Georgia" w:eastAsia="Georgia" w:hAnsi="Georgia" w:cs="Georgia"/>
          <w:color w:val="000000"/>
          <w:sz w:val="19"/>
          <w:szCs w:val="19"/>
        </w:rPr>
        <w:t>computer</w:t>
      </w:r>
      <w:r>
        <w:rPr>
          <w:rFonts w:ascii="Georgia" w:eastAsia="Georgia" w:hAnsi="Georgia" w:cs="Georgia"/>
          <w:color w:val="000000"/>
          <w:spacing w:val="34"/>
          <w:sz w:val="19"/>
          <w:szCs w:val="19"/>
        </w:rPr>
        <w:t xml:space="preserve"> </w:t>
      </w:r>
      <w:r>
        <w:rPr>
          <w:rFonts w:ascii="Georgia" w:eastAsia="Georgia" w:hAnsi="Georgia" w:cs="Georgia"/>
          <w:color w:val="000000"/>
          <w:sz w:val="19"/>
          <w:szCs w:val="19"/>
        </w:rPr>
        <w:t>sold</w:t>
      </w:r>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today</w:t>
      </w:r>
      <w:r>
        <w:rPr>
          <w:rFonts w:ascii="Georgia" w:eastAsia="Georgia" w:hAnsi="Georgia" w:cs="Georgia"/>
          <w:color w:val="000000"/>
          <w:spacing w:val="27"/>
          <w:sz w:val="19"/>
          <w:szCs w:val="19"/>
        </w:rPr>
        <w:t xml:space="preserve"> </w:t>
      </w:r>
      <w:r>
        <w:rPr>
          <w:rFonts w:ascii="Georgia" w:eastAsia="Georgia" w:hAnsi="Georgia" w:cs="Georgia"/>
          <w:color w:val="000000"/>
          <w:sz w:val="19"/>
          <w:szCs w:val="19"/>
        </w:rPr>
        <w:t>(e.g.,</w:t>
      </w:r>
      <w:r>
        <w:rPr>
          <w:rFonts w:ascii="Georgia" w:eastAsia="Georgia" w:hAnsi="Georgia" w:cs="Georgia"/>
          <w:color w:val="000000"/>
          <w:spacing w:val="30"/>
          <w:sz w:val="19"/>
          <w:szCs w:val="19"/>
        </w:rPr>
        <w:t xml:space="preserve"> </w:t>
      </w:r>
      <w:r>
        <w:rPr>
          <w:rFonts w:ascii="Georgia" w:eastAsia="Georgia" w:hAnsi="Georgia" w:cs="Georgia"/>
          <w:color w:val="000000"/>
          <w:sz w:val="19"/>
          <w:szCs w:val="19"/>
        </w:rPr>
        <w:t>a</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mid-range</w:t>
      </w:r>
      <w:r>
        <w:rPr>
          <w:rFonts w:ascii="Georgia" w:eastAsia="Georgia" w:hAnsi="Georgia" w:cs="Georgia"/>
          <w:color w:val="000000"/>
          <w:spacing w:val="36"/>
          <w:sz w:val="19"/>
          <w:szCs w:val="19"/>
        </w:rPr>
        <w:t xml:space="preserve"> </w:t>
      </w:r>
      <w:r>
        <w:rPr>
          <w:rFonts w:ascii="Georgia" w:eastAsia="Georgia" w:hAnsi="Georgia" w:cs="Georgia"/>
          <w:color w:val="000000"/>
          <w:sz w:val="19"/>
          <w:szCs w:val="19"/>
        </w:rPr>
        <w:t xml:space="preserve">iMac). </w:t>
      </w:r>
      <w:r>
        <w:rPr>
          <w:rFonts w:ascii="Georgia" w:eastAsia="Georgia" w:hAnsi="Georgia" w:cs="Georgia"/>
          <w:color w:val="000000"/>
          <w:spacing w:val="33"/>
          <w:sz w:val="19"/>
          <w:szCs w:val="19"/>
        </w:rPr>
        <w:t xml:space="preserve"> </w:t>
      </w:r>
      <w:r>
        <w:rPr>
          <w:rFonts w:ascii="Georgia" w:eastAsia="Georgia" w:hAnsi="Georgia" w:cs="Georgia"/>
          <w:color w:val="000000"/>
          <w:sz w:val="19"/>
          <w:szCs w:val="19"/>
        </w:rPr>
        <w:t>We</w:t>
      </w:r>
      <w:r>
        <w:rPr>
          <w:rFonts w:ascii="Georgia" w:eastAsia="Georgia" w:hAnsi="Georgia" w:cs="Georgia"/>
          <w:color w:val="000000"/>
          <w:spacing w:val="24"/>
          <w:sz w:val="19"/>
          <w:szCs w:val="19"/>
        </w:rPr>
        <w:t xml:space="preserve"> </w:t>
      </w:r>
      <w:r>
        <w:rPr>
          <w:rFonts w:ascii="Georgia" w:eastAsia="Georgia" w:hAnsi="Georgia" w:cs="Georgia"/>
          <w:color w:val="000000"/>
          <w:sz w:val="19"/>
          <w:szCs w:val="19"/>
        </w:rPr>
        <w:t>plan</w:t>
      </w:r>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to</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integrate</w:t>
      </w:r>
      <w:r>
        <w:rPr>
          <w:rFonts w:ascii="Georgia" w:eastAsia="Georgia" w:hAnsi="Georgia" w:cs="Georgia"/>
          <w:color w:val="000000"/>
          <w:spacing w:val="33"/>
          <w:sz w:val="19"/>
          <w:szCs w:val="19"/>
        </w:rPr>
        <w:t xml:space="preserve"> </w:t>
      </w:r>
      <w:r>
        <w:rPr>
          <w:rFonts w:ascii="Georgia" w:eastAsia="Georgia" w:hAnsi="Georgia" w:cs="Georgia"/>
          <w:color w:val="000000"/>
          <w:w w:val="102"/>
          <w:sz w:val="19"/>
          <w:szCs w:val="19"/>
        </w:rPr>
        <w:t xml:space="preserve">both </w:t>
      </w:r>
      <w:r>
        <w:rPr>
          <w:rFonts w:ascii="Georgia" w:eastAsia="Georgia" w:hAnsi="Georgia" w:cs="Georgia"/>
          <w:color w:val="000000"/>
          <w:sz w:val="19"/>
          <w:szCs w:val="19"/>
        </w:rPr>
        <w:t>affine</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deformable</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registration</w:t>
      </w:r>
      <w:r>
        <w:rPr>
          <w:rFonts w:ascii="Georgia" w:eastAsia="Georgia" w:hAnsi="Georgia" w:cs="Georgia"/>
          <w:color w:val="000000"/>
          <w:spacing w:val="22"/>
          <w:sz w:val="19"/>
          <w:szCs w:val="19"/>
        </w:rPr>
        <w:t xml:space="preserve"> </w:t>
      </w:r>
      <w:r>
        <w:rPr>
          <w:rFonts w:ascii="Georgia" w:eastAsia="Georgia" w:hAnsi="Georgia" w:cs="Georgia"/>
          <w:color w:val="000000"/>
          <w:sz w:val="19"/>
          <w:szCs w:val="19"/>
        </w:rPr>
        <w:t>with</w:t>
      </w:r>
      <w:r>
        <w:rPr>
          <w:rFonts w:ascii="Georgia" w:eastAsia="Georgia" w:hAnsi="Georgia" w:cs="Georgia"/>
          <w:color w:val="000000"/>
          <w:spacing w:val="9"/>
          <w:sz w:val="19"/>
          <w:szCs w:val="19"/>
        </w:rPr>
        <w:t xml:space="preserve"> </w:t>
      </w:r>
      <w:r>
        <w:rPr>
          <w:rFonts w:ascii="Georgia" w:eastAsia="Georgia" w:hAnsi="Georgia" w:cs="Georgia"/>
          <w:color w:val="000000"/>
          <w:sz w:val="19"/>
          <w:szCs w:val="19"/>
        </w:rPr>
        <w:t>GPU</w:t>
      </w:r>
      <w:r>
        <w:rPr>
          <w:rFonts w:ascii="Georgia" w:eastAsia="Georgia" w:hAnsi="Georgia" w:cs="Georgia"/>
          <w:color w:val="000000"/>
          <w:spacing w:val="10"/>
          <w:sz w:val="19"/>
          <w:szCs w:val="19"/>
        </w:rPr>
        <w:t xml:space="preserve"> </w:t>
      </w:r>
      <w:r>
        <w:rPr>
          <w:rFonts w:ascii="Georgia" w:eastAsia="Georgia" w:hAnsi="Georgia" w:cs="Georgia"/>
          <w:color w:val="000000"/>
          <w:sz w:val="19"/>
          <w:szCs w:val="19"/>
        </w:rPr>
        <w:t>acceleration</w:t>
      </w:r>
      <w:r>
        <w:rPr>
          <w:rFonts w:ascii="Georgia" w:eastAsia="Georgia" w:hAnsi="Georgia" w:cs="Georgia"/>
          <w:color w:val="000000"/>
          <w:spacing w:val="22"/>
          <w:sz w:val="19"/>
          <w:szCs w:val="19"/>
        </w:rPr>
        <w:t xml:space="preserve"> </w:t>
      </w:r>
      <w:r>
        <w:rPr>
          <w:rFonts w:ascii="Georgia" w:eastAsia="Georgia" w:hAnsi="Georgia" w:cs="Georgia"/>
          <w:color w:val="000000"/>
          <w:sz w:val="19"/>
          <w:szCs w:val="19"/>
        </w:rPr>
        <w:t>into</w:t>
      </w:r>
      <w:r>
        <w:rPr>
          <w:rFonts w:ascii="Georgia" w:eastAsia="Georgia" w:hAnsi="Georgia" w:cs="Georgia"/>
          <w:color w:val="000000"/>
          <w:spacing w:val="9"/>
          <w:sz w:val="19"/>
          <w:szCs w:val="19"/>
        </w:rPr>
        <w:t xml:space="preserve"> </w:t>
      </w:r>
      <w:r>
        <w:rPr>
          <w:rFonts w:ascii="Georgia" w:eastAsia="Georgia" w:hAnsi="Georgia" w:cs="Georgia"/>
          <w:color w:val="000000"/>
          <w:sz w:val="19"/>
          <w:szCs w:val="19"/>
        </w:rPr>
        <w:t>ANTs.</w:t>
      </w:r>
      <w:r>
        <w:rPr>
          <w:rFonts w:ascii="Georgia" w:eastAsia="Georgia" w:hAnsi="Georgia" w:cs="Georgia"/>
          <w:color w:val="000000"/>
          <w:spacing w:val="30"/>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three</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components</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5"/>
          <w:sz w:val="19"/>
          <w:szCs w:val="19"/>
        </w:rPr>
        <w:t xml:space="preserve"> </w:t>
      </w:r>
      <w:proofErr w:type="spellStart"/>
      <w:r>
        <w:rPr>
          <w:rFonts w:ascii="Georgia" w:eastAsia="Georgia" w:hAnsi="Georgia" w:cs="Georgia"/>
          <w:color w:val="000000"/>
          <w:sz w:val="19"/>
          <w:szCs w:val="19"/>
        </w:rPr>
        <w:t>diffeomorphic</w:t>
      </w:r>
      <w:proofErr w:type="spellEnd"/>
      <w:r>
        <w:rPr>
          <w:rFonts w:ascii="Georgia" w:eastAsia="Georgia" w:hAnsi="Georgia" w:cs="Georgia"/>
          <w:color w:val="000000"/>
          <w:spacing w:val="26"/>
          <w:sz w:val="19"/>
          <w:szCs w:val="19"/>
        </w:rPr>
        <w:t xml:space="preserve"> </w:t>
      </w:r>
      <w:r>
        <w:rPr>
          <w:rFonts w:ascii="Georgia" w:eastAsia="Georgia" w:hAnsi="Georgia" w:cs="Georgia"/>
          <w:color w:val="000000"/>
          <w:sz w:val="19"/>
          <w:szCs w:val="19"/>
        </w:rPr>
        <w:t>deformable</w:t>
      </w:r>
      <w:r>
        <w:rPr>
          <w:rFonts w:ascii="Georgia" w:eastAsia="Georgia" w:hAnsi="Georgia" w:cs="Georgia"/>
          <w:color w:val="000000"/>
          <w:spacing w:val="21"/>
          <w:sz w:val="19"/>
          <w:szCs w:val="19"/>
        </w:rPr>
        <w:t xml:space="preserve"> </w:t>
      </w:r>
      <w:proofErr w:type="spellStart"/>
      <w:r>
        <w:rPr>
          <w:rFonts w:ascii="Georgia" w:eastAsia="Georgia" w:hAnsi="Georgia" w:cs="Georgia"/>
          <w:color w:val="000000"/>
          <w:w w:val="102"/>
          <w:sz w:val="19"/>
          <w:szCs w:val="19"/>
        </w:rPr>
        <w:t>reg</w:t>
      </w:r>
      <w:proofErr w:type="spellEnd"/>
      <w:r>
        <w:rPr>
          <w:rFonts w:ascii="Georgia" w:eastAsia="Georgia" w:hAnsi="Georgia" w:cs="Georgia"/>
          <w:color w:val="000000"/>
          <w:w w:val="102"/>
          <w:sz w:val="19"/>
          <w:szCs w:val="19"/>
        </w:rPr>
        <w:t xml:space="preserve">- </w:t>
      </w:r>
      <w:proofErr w:type="spellStart"/>
      <w:r>
        <w:rPr>
          <w:rFonts w:ascii="Georgia" w:eastAsia="Georgia" w:hAnsi="Georgia" w:cs="Georgia"/>
          <w:color w:val="000000"/>
          <w:sz w:val="19"/>
          <w:szCs w:val="19"/>
        </w:rPr>
        <w:t>istration</w:t>
      </w:r>
      <w:proofErr w:type="spellEnd"/>
      <w:r>
        <w:rPr>
          <w:rFonts w:ascii="Georgia" w:eastAsia="Georgia" w:hAnsi="Georgia" w:cs="Georgia"/>
          <w:color w:val="000000"/>
          <w:spacing w:val="24"/>
          <w:sz w:val="19"/>
          <w:szCs w:val="19"/>
        </w:rPr>
        <w:t xml:space="preserve"> </w:t>
      </w:r>
      <w:r>
        <w:rPr>
          <w:rFonts w:ascii="Georgia" w:eastAsia="Georgia" w:hAnsi="Georgia" w:cs="Georgia"/>
          <w:color w:val="000000"/>
          <w:sz w:val="19"/>
          <w:szCs w:val="19"/>
        </w:rPr>
        <w:t>in</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ANTs</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that</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account</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for</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over</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95%</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computation</w:t>
      </w:r>
      <w:r>
        <w:rPr>
          <w:rFonts w:ascii="Georgia" w:eastAsia="Georgia" w:hAnsi="Georgia" w:cs="Georgia"/>
          <w:color w:val="000000"/>
          <w:spacing w:val="31"/>
          <w:sz w:val="19"/>
          <w:szCs w:val="19"/>
        </w:rPr>
        <w:t xml:space="preserve"> </w:t>
      </w:r>
      <w:r>
        <w:rPr>
          <w:rFonts w:ascii="Georgia" w:eastAsia="Georgia" w:hAnsi="Georgia" w:cs="Georgia"/>
          <w:color w:val="000000"/>
          <w:sz w:val="19"/>
          <w:szCs w:val="19"/>
        </w:rPr>
        <w:t>time</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are:</w:t>
      </w:r>
      <w:r>
        <w:rPr>
          <w:rFonts w:ascii="Georgia" w:eastAsia="Georgia" w:hAnsi="Georgia" w:cs="Georgia"/>
          <w:color w:val="000000"/>
          <w:spacing w:val="40"/>
          <w:sz w:val="19"/>
          <w:szCs w:val="19"/>
        </w:rPr>
        <w:t xml:space="preserve"> </w:t>
      </w:r>
      <w:r>
        <w:rPr>
          <w:rFonts w:ascii="Georgia" w:eastAsia="Georgia" w:hAnsi="Georgia" w:cs="Georgia"/>
          <w:color w:val="000000"/>
          <w:sz w:val="19"/>
          <w:szCs w:val="19"/>
        </w:rPr>
        <w:t>1)</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computation</w:t>
      </w:r>
      <w:r>
        <w:rPr>
          <w:rFonts w:ascii="Georgia" w:eastAsia="Georgia" w:hAnsi="Georgia" w:cs="Georgia"/>
          <w:color w:val="000000"/>
          <w:spacing w:val="31"/>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gradient</w:t>
      </w:r>
      <w:r>
        <w:rPr>
          <w:rFonts w:ascii="Georgia" w:eastAsia="Georgia" w:hAnsi="Georgia" w:cs="Georgia"/>
          <w:color w:val="000000"/>
          <w:spacing w:val="24"/>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similarity</w:t>
      </w:r>
      <w:r>
        <w:rPr>
          <w:rFonts w:ascii="Georgia" w:eastAsia="Georgia" w:hAnsi="Georgia" w:cs="Georgia"/>
          <w:color w:val="000000"/>
          <w:spacing w:val="26"/>
          <w:sz w:val="19"/>
          <w:szCs w:val="19"/>
        </w:rPr>
        <w:t xml:space="preserve"> </w:t>
      </w:r>
      <w:r>
        <w:rPr>
          <w:rFonts w:ascii="Georgia" w:eastAsia="Georgia" w:hAnsi="Georgia" w:cs="Georgia"/>
          <w:color w:val="000000"/>
          <w:w w:val="102"/>
          <w:sz w:val="19"/>
          <w:szCs w:val="19"/>
        </w:rPr>
        <w:t xml:space="preserve">metric </w:t>
      </w:r>
      <w:r>
        <w:rPr>
          <w:rFonts w:ascii="Georgia" w:eastAsia="Georgia" w:hAnsi="Georgia" w:cs="Georgia"/>
          <w:color w:val="000000"/>
          <w:sz w:val="19"/>
          <w:szCs w:val="19"/>
        </w:rPr>
        <w:t>(e.g.,</w:t>
      </w:r>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mutual</w:t>
      </w:r>
      <w:r>
        <w:rPr>
          <w:rFonts w:ascii="Georgia" w:eastAsia="Georgia" w:hAnsi="Georgia" w:cs="Georgia"/>
          <w:color w:val="000000"/>
          <w:spacing w:val="26"/>
          <w:sz w:val="19"/>
          <w:szCs w:val="19"/>
        </w:rPr>
        <w:t xml:space="preserve"> </w:t>
      </w:r>
      <w:r>
        <w:rPr>
          <w:rFonts w:ascii="Georgia" w:eastAsia="Georgia" w:hAnsi="Georgia" w:cs="Georgia"/>
          <w:color w:val="000000"/>
          <w:sz w:val="19"/>
          <w:szCs w:val="19"/>
        </w:rPr>
        <w:t>information,</w:t>
      </w:r>
      <w:r>
        <w:rPr>
          <w:rFonts w:ascii="Georgia" w:eastAsia="Georgia" w:hAnsi="Georgia" w:cs="Georgia"/>
          <w:color w:val="000000"/>
          <w:spacing w:val="38"/>
          <w:sz w:val="19"/>
          <w:szCs w:val="19"/>
        </w:rPr>
        <w:t xml:space="preserve"> </w:t>
      </w:r>
      <w:r>
        <w:rPr>
          <w:rFonts w:ascii="Georgia" w:eastAsia="Georgia" w:hAnsi="Georgia" w:cs="Georgia"/>
          <w:color w:val="000000"/>
          <w:sz w:val="19"/>
          <w:szCs w:val="19"/>
        </w:rPr>
        <w:t>cross-correlation)</w:t>
      </w:r>
      <w:proofErr w:type="gramStart"/>
      <w:r>
        <w:rPr>
          <w:rFonts w:ascii="Georgia" w:eastAsia="Georgia" w:hAnsi="Georgia" w:cs="Georgia"/>
          <w:color w:val="000000"/>
          <w:sz w:val="19"/>
          <w:szCs w:val="19"/>
        </w:rPr>
        <w:t xml:space="preserve">; </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2</w:t>
      </w:r>
      <w:proofErr w:type="gramEnd"/>
      <w:r>
        <w:rPr>
          <w:rFonts w:ascii="Georgia" w:eastAsia="Georgia" w:hAnsi="Georgia" w:cs="Georgia"/>
          <w:color w:val="000000"/>
          <w:sz w:val="19"/>
          <w:szCs w:val="19"/>
        </w:rPr>
        <w:t>)</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smoothing</w:t>
      </w:r>
      <w:r>
        <w:rPr>
          <w:rFonts w:ascii="Georgia" w:eastAsia="Georgia" w:hAnsi="Georgia" w:cs="Georgia"/>
          <w:color w:val="000000"/>
          <w:spacing w:val="32"/>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gradient</w:t>
      </w:r>
      <w:r>
        <w:rPr>
          <w:rFonts w:ascii="Georgia" w:eastAsia="Georgia" w:hAnsi="Georgia" w:cs="Georgia"/>
          <w:color w:val="000000"/>
          <w:spacing w:val="28"/>
          <w:sz w:val="19"/>
          <w:szCs w:val="19"/>
        </w:rPr>
        <w:t xml:space="preserve"> </w:t>
      </w:r>
      <w:r>
        <w:rPr>
          <w:rFonts w:ascii="Georgia" w:eastAsia="Georgia" w:hAnsi="Georgia" w:cs="Georgia"/>
          <w:color w:val="000000"/>
          <w:sz w:val="19"/>
          <w:szCs w:val="19"/>
        </w:rPr>
        <w:t>using</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Gaussian</w:t>
      </w:r>
      <w:r>
        <w:rPr>
          <w:rFonts w:ascii="Georgia" w:eastAsia="Georgia" w:hAnsi="Georgia" w:cs="Georgia"/>
          <w:color w:val="000000"/>
          <w:spacing w:val="29"/>
          <w:sz w:val="19"/>
          <w:szCs w:val="19"/>
        </w:rPr>
        <w:t xml:space="preserve"> </w:t>
      </w:r>
      <w:r>
        <w:rPr>
          <w:rFonts w:ascii="Georgia" w:eastAsia="Georgia" w:hAnsi="Georgia" w:cs="Georgia"/>
          <w:color w:val="000000"/>
          <w:sz w:val="19"/>
          <w:szCs w:val="19"/>
        </w:rPr>
        <w:t>kernels;</w:t>
      </w:r>
      <w:r>
        <w:rPr>
          <w:rFonts w:ascii="Georgia" w:eastAsia="Georgia" w:hAnsi="Georgia" w:cs="Georgia"/>
          <w:color w:val="000000"/>
          <w:spacing w:val="33"/>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3)</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image</w:t>
      </w:r>
      <w:r>
        <w:rPr>
          <w:rFonts w:ascii="Georgia" w:eastAsia="Georgia" w:hAnsi="Georgia" w:cs="Georgia"/>
          <w:color w:val="000000"/>
          <w:spacing w:val="24"/>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20"/>
          <w:sz w:val="19"/>
          <w:szCs w:val="19"/>
        </w:rPr>
        <w:t xml:space="preserve"> </w:t>
      </w:r>
      <w:r>
        <w:rPr>
          <w:rFonts w:ascii="Georgia" w:eastAsia="Georgia" w:hAnsi="Georgia" w:cs="Georgia"/>
          <w:color w:val="000000"/>
          <w:w w:val="102"/>
          <w:sz w:val="19"/>
          <w:szCs w:val="19"/>
        </w:rPr>
        <w:t xml:space="preserve">vector </w:t>
      </w:r>
      <w:r>
        <w:rPr>
          <w:rFonts w:ascii="Georgia" w:eastAsia="Georgia" w:hAnsi="Georgia" w:cs="Georgia"/>
          <w:color w:val="000000"/>
          <w:sz w:val="19"/>
          <w:szCs w:val="19"/>
        </w:rPr>
        <w:t>field</w:t>
      </w:r>
      <w:r>
        <w:rPr>
          <w:rFonts w:ascii="Georgia" w:eastAsia="Georgia" w:hAnsi="Georgia" w:cs="Georgia"/>
          <w:color w:val="000000"/>
          <w:spacing w:val="4"/>
          <w:sz w:val="19"/>
          <w:szCs w:val="19"/>
        </w:rPr>
        <w:t xml:space="preserve"> </w:t>
      </w:r>
      <w:r>
        <w:rPr>
          <w:rFonts w:ascii="Georgia" w:eastAsia="Georgia" w:hAnsi="Georgia" w:cs="Georgia"/>
          <w:color w:val="000000"/>
          <w:sz w:val="19"/>
          <w:szCs w:val="19"/>
        </w:rPr>
        <w:t>interpolation.</w:t>
      </w:r>
      <w:r>
        <w:rPr>
          <w:rFonts w:ascii="Georgia" w:eastAsia="Georgia" w:hAnsi="Georgia" w:cs="Georgia"/>
          <w:color w:val="000000"/>
          <w:spacing w:val="39"/>
          <w:sz w:val="19"/>
          <w:szCs w:val="19"/>
        </w:rPr>
        <w:t xml:space="preserve"> </w:t>
      </w:r>
      <w:r>
        <w:rPr>
          <w:rFonts w:ascii="Georgia" w:eastAsia="Georgia" w:hAnsi="Georgia" w:cs="Georgia"/>
          <w:color w:val="000000"/>
          <w:sz w:val="19"/>
          <w:szCs w:val="19"/>
        </w:rPr>
        <w:t>All</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three</w:t>
      </w:r>
      <w:r>
        <w:rPr>
          <w:rFonts w:ascii="Georgia" w:eastAsia="Georgia" w:hAnsi="Georgia" w:cs="Georgia"/>
          <w:color w:val="000000"/>
          <w:spacing w:val="6"/>
          <w:sz w:val="19"/>
          <w:szCs w:val="19"/>
        </w:rPr>
        <w:t xml:space="preserve"> </w:t>
      </w:r>
      <w:r>
        <w:rPr>
          <w:rFonts w:ascii="Georgia" w:eastAsia="Georgia" w:hAnsi="Georgia" w:cs="Georgia"/>
          <w:color w:val="000000"/>
          <w:sz w:val="19"/>
          <w:szCs w:val="19"/>
        </w:rPr>
        <w:t>components</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are</w:t>
      </w:r>
      <w:r>
        <w:rPr>
          <w:rFonts w:ascii="Georgia" w:eastAsia="Georgia" w:hAnsi="Georgia" w:cs="Georgia"/>
          <w:color w:val="000000"/>
          <w:spacing w:val="3"/>
          <w:sz w:val="19"/>
          <w:szCs w:val="19"/>
        </w:rPr>
        <w:t xml:space="preserve"> </w:t>
      </w:r>
      <w:r>
        <w:rPr>
          <w:rFonts w:ascii="Georgia" w:eastAsia="Georgia" w:hAnsi="Georgia" w:cs="Georgia"/>
          <w:color w:val="000000"/>
          <w:sz w:val="19"/>
          <w:szCs w:val="19"/>
        </w:rPr>
        <w:t>highly</w:t>
      </w:r>
      <w:r>
        <w:rPr>
          <w:rFonts w:ascii="Georgia" w:eastAsia="Georgia" w:hAnsi="Georgia" w:cs="Georgia"/>
          <w:color w:val="000000"/>
          <w:spacing w:val="7"/>
          <w:sz w:val="19"/>
          <w:szCs w:val="19"/>
        </w:rPr>
        <w:t xml:space="preserve"> </w:t>
      </w:r>
      <w:r>
        <w:rPr>
          <w:rFonts w:ascii="Georgia" w:eastAsia="Georgia" w:hAnsi="Georgia" w:cs="Georgia"/>
          <w:color w:val="000000"/>
          <w:sz w:val="19"/>
          <w:szCs w:val="19"/>
        </w:rPr>
        <w:t>parallelizable,</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3"/>
          <w:sz w:val="19"/>
          <w:szCs w:val="19"/>
        </w:rPr>
        <w:t xml:space="preserve"> </w:t>
      </w:r>
      <w:r>
        <w:rPr>
          <w:rFonts w:ascii="Georgia" w:eastAsia="Georgia" w:hAnsi="Georgia" w:cs="Georgia"/>
          <w:color w:val="000000"/>
          <w:sz w:val="19"/>
          <w:szCs w:val="19"/>
        </w:rPr>
        <w:t>we</w:t>
      </w:r>
      <w:r>
        <w:rPr>
          <w:rFonts w:ascii="Georgia" w:eastAsia="Georgia" w:hAnsi="Georgia" w:cs="Georgia"/>
          <w:color w:val="000000"/>
          <w:spacing w:val="3"/>
          <w:sz w:val="19"/>
          <w:szCs w:val="19"/>
        </w:rPr>
        <w:t xml:space="preserve"> </w:t>
      </w:r>
      <w:r>
        <w:rPr>
          <w:rFonts w:ascii="Georgia" w:eastAsia="Georgia" w:hAnsi="Georgia" w:cs="Georgia"/>
          <w:color w:val="000000"/>
          <w:sz w:val="19"/>
          <w:szCs w:val="19"/>
        </w:rPr>
        <w:t>will</w:t>
      </w:r>
      <w:r>
        <w:rPr>
          <w:rFonts w:ascii="Georgia" w:eastAsia="Georgia" w:hAnsi="Georgia" w:cs="Georgia"/>
          <w:color w:val="000000"/>
          <w:spacing w:val="3"/>
          <w:sz w:val="19"/>
          <w:szCs w:val="19"/>
        </w:rPr>
        <w:t xml:space="preserve"> </w:t>
      </w:r>
      <w:r>
        <w:rPr>
          <w:rFonts w:ascii="Georgia" w:eastAsia="Georgia" w:hAnsi="Georgia" w:cs="Georgia"/>
          <w:color w:val="000000"/>
          <w:sz w:val="19"/>
          <w:szCs w:val="19"/>
        </w:rPr>
        <w:t>write</w:t>
      </w:r>
      <w:r>
        <w:rPr>
          <w:rFonts w:ascii="Georgia" w:eastAsia="Georgia" w:hAnsi="Georgia" w:cs="Georgia"/>
          <w:color w:val="000000"/>
          <w:spacing w:val="6"/>
          <w:sz w:val="19"/>
          <w:szCs w:val="19"/>
        </w:rPr>
        <w:t xml:space="preserve"> </w:t>
      </w:r>
      <w:r>
        <w:rPr>
          <w:rFonts w:ascii="Georgia" w:eastAsia="Georgia" w:hAnsi="Georgia" w:cs="Georgia"/>
          <w:color w:val="000000"/>
          <w:sz w:val="19"/>
          <w:szCs w:val="19"/>
        </w:rPr>
        <w:t>OpenGL</w:t>
      </w:r>
      <w:r>
        <w:rPr>
          <w:rFonts w:ascii="Georgia" w:eastAsia="Georgia" w:hAnsi="Georgia" w:cs="Georgia"/>
          <w:color w:val="000000"/>
          <w:spacing w:val="11"/>
          <w:sz w:val="19"/>
          <w:szCs w:val="19"/>
        </w:rPr>
        <w:t xml:space="preserve"> </w:t>
      </w:r>
      <w:proofErr w:type="spellStart"/>
      <w:r>
        <w:rPr>
          <w:rFonts w:ascii="Georgia" w:eastAsia="Georgia" w:hAnsi="Georgia" w:cs="Georgia"/>
          <w:color w:val="000000"/>
          <w:sz w:val="19"/>
          <w:szCs w:val="19"/>
        </w:rPr>
        <w:t>shader</w:t>
      </w:r>
      <w:proofErr w:type="spellEnd"/>
      <w:r>
        <w:rPr>
          <w:rFonts w:ascii="Georgia" w:eastAsia="Georgia" w:hAnsi="Georgia" w:cs="Georgia"/>
          <w:color w:val="000000"/>
          <w:spacing w:val="9"/>
          <w:sz w:val="19"/>
          <w:szCs w:val="19"/>
        </w:rPr>
        <w:t xml:space="preserve"> </w:t>
      </w:r>
      <w:r>
        <w:rPr>
          <w:rFonts w:ascii="Georgia" w:eastAsia="Georgia" w:hAnsi="Georgia" w:cs="Georgia"/>
          <w:color w:val="000000"/>
          <w:sz w:val="19"/>
          <w:szCs w:val="19"/>
        </w:rPr>
        <w:t>code</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for</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performing</w:t>
      </w:r>
      <w:r>
        <w:rPr>
          <w:rFonts w:ascii="Georgia" w:eastAsia="Georgia" w:hAnsi="Georgia" w:cs="Georgia"/>
          <w:color w:val="000000"/>
          <w:spacing w:val="16"/>
          <w:sz w:val="19"/>
          <w:szCs w:val="19"/>
        </w:rPr>
        <w:t xml:space="preserve"> </w:t>
      </w:r>
      <w:r>
        <w:rPr>
          <w:rFonts w:ascii="Georgia" w:eastAsia="Georgia" w:hAnsi="Georgia" w:cs="Georgia"/>
          <w:color w:val="000000"/>
          <w:w w:val="102"/>
          <w:sz w:val="19"/>
          <w:szCs w:val="19"/>
        </w:rPr>
        <w:t xml:space="preserve">these </w:t>
      </w:r>
      <w:r>
        <w:rPr>
          <w:rFonts w:ascii="Georgia" w:eastAsia="Georgia" w:hAnsi="Georgia" w:cs="Georgia"/>
          <w:color w:val="000000"/>
          <w:sz w:val="19"/>
          <w:szCs w:val="19"/>
        </w:rPr>
        <w:t>operations</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on</w:t>
      </w:r>
      <w:r>
        <w:rPr>
          <w:rFonts w:ascii="Georgia" w:eastAsia="Georgia" w:hAnsi="Georgia" w:cs="Georgia"/>
          <w:color w:val="000000"/>
          <w:spacing w:val="1"/>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GPU,</w:t>
      </w:r>
      <w:r>
        <w:rPr>
          <w:rFonts w:ascii="Georgia" w:eastAsia="Georgia" w:hAnsi="Georgia" w:cs="Georgia"/>
          <w:color w:val="000000"/>
          <w:spacing w:val="6"/>
          <w:sz w:val="19"/>
          <w:szCs w:val="19"/>
        </w:rPr>
        <w:t xml:space="preserve"> </w:t>
      </w:r>
      <w:r>
        <w:rPr>
          <w:rFonts w:ascii="Georgia" w:eastAsia="Georgia" w:hAnsi="Georgia" w:cs="Georgia"/>
          <w:color w:val="000000"/>
          <w:sz w:val="19"/>
          <w:szCs w:val="19"/>
        </w:rPr>
        <w:t>analogous</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to the</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code</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currently</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used</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for</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metric</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computation</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in</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GPU-based</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affine</w:t>
      </w:r>
      <w:r>
        <w:rPr>
          <w:rFonts w:ascii="Georgia" w:eastAsia="Georgia" w:hAnsi="Georgia" w:cs="Georgia"/>
          <w:color w:val="000000"/>
          <w:spacing w:val="7"/>
          <w:sz w:val="19"/>
          <w:szCs w:val="19"/>
        </w:rPr>
        <w:t xml:space="preserve"> </w:t>
      </w:r>
      <w:r>
        <w:rPr>
          <w:rFonts w:ascii="Georgia" w:eastAsia="Georgia" w:hAnsi="Georgia" w:cs="Georgia"/>
          <w:color w:val="000000"/>
          <w:sz w:val="19"/>
          <w:szCs w:val="19"/>
        </w:rPr>
        <w:t>registration</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in</w:t>
      </w:r>
      <w:r>
        <w:rPr>
          <w:rFonts w:ascii="Georgia" w:eastAsia="Georgia" w:hAnsi="Georgia" w:cs="Georgia"/>
          <w:color w:val="000000"/>
          <w:spacing w:val="2"/>
          <w:sz w:val="19"/>
          <w:szCs w:val="19"/>
        </w:rPr>
        <w:t xml:space="preserve"> </w:t>
      </w:r>
      <w:r>
        <w:rPr>
          <w:rFonts w:ascii="Georgia" w:eastAsia="Georgia" w:hAnsi="Georgia" w:cs="Georgia"/>
          <w:color w:val="000000"/>
          <w:w w:val="102"/>
          <w:sz w:val="19"/>
          <w:szCs w:val="19"/>
        </w:rPr>
        <w:t>ANTs.</w:t>
      </w:r>
    </w:p>
    <w:p w14:paraId="41DF4569" w14:textId="5A5109C2" w:rsidR="00E61F9D" w:rsidDel="006B77FB" w:rsidRDefault="005C64D6">
      <w:pPr>
        <w:spacing w:before="59" w:after="0" w:line="277" w:lineRule="auto"/>
        <w:ind w:left="120" w:right="52"/>
        <w:jc w:val="both"/>
        <w:rPr>
          <w:del w:id="334" w:author="James Gee" w:date="2016-07-20T18:51:00Z"/>
          <w:rFonts w:ascii="Georgia" w:eastAsia="Georgia" w:hAnsi="Georgia" w:cs="Georgia"/>
          <w:sz w:val="19"/>
          <w:szCs w:val="19"/>
        </w:rPr>
      </w:pPr>
      <w:r>
        <w:rPr>
          <w:rFonts w:ascii="Georgia" w:eastAsia="Georgia" w:hAnsi="Georgia" w:cs="Georgia"/>
          <w:b/>
          <w:bCs/>
          <w:color w:val="FF0000"/>
          <w:sz w:val="19"/>
          <w:szCs w:val="19"/>
        </w:rPr>
        <w:t>Computational</w:t>
      </w:r>
      <w:r>
        <w:rPr>
          <w:rFonts w:ascii="Georgia" w:eastAsia="Georgia" w:hAnsi="Georgia" w:cs="Georgia"/>
          <w:b/>
          <w:bCs/>
          <w:color w:val="FF0000"/>
          <w:spacing w:val="39"/>
          <w:sz w:val="19"/>
          <w:szCs w:val="19"/>
        </w:rPr>
        <w:t xml:space="preserve"> </w:t>
      </w:r>
      <w:r>
        <w:rPr>
          <w:rFonts w:ascii="Georgia" w:eastAsia="Georgia" w:hAnsi="Georgia" w:cs="Georgia"/>
          <w:b/>
          <w:bCs/>
          <w:color w:val="FF0000"/>
          <w:sz w:val="19"/>
          <w:szCs w:val="19"/>
        </w:rPr>
        <w:t xml:space="preserve">power. </w:t>
      </w:r>
      <w:r>
        <w:rPr>
          <w:rFonts w:ascii="Georgia" w:eastAsia="Georgia" w:hAnsi="Georgia" w:cs="Georgia"/>
          <w:b/>
          <w:bCs/>
          <w:color w:val="FF0000"/>
          <w:spacing w:val="6"/>
          <w:sz w:val="19"/>
          <w:szCs w:val="19"/>
        </w:rPr>
        <w:t xml:space="preserve"> </w:t>
      </w:r>
      <w:r>
        <w:rPr>
          <w:rFonts w:ascii="Georgia" w:eastAsia="Georgia" w:hAnsi="Georgia" w:cs="Georgia"/>
          <w:color w:val="000000"/>
          <w:sz w:val="19"/>
          <w:szCs w:val="19"/>
        </w:rPr>
        <w:t>With</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proposed</w:t>
      </w:r>
      <w:r>
        <w:rPr>
          <w:rFonts w:ascii="Georgia" w:eastAsia="Georgia" w:hAnsi="Georgia" w:cs="Georgia"/>
          <w:color w:val="000000"/>
          <w:spacing w:val="26"/>
          <w:sz w:val="19"/>
          <w:szCs w:val="19"/>
        </w:rPr>
        <w:t xml:space="preserve"> </w:t>
      </w:r>
      <w:r>
        <w:rPr>
          <w:rFonts w:ascii="Georgia" w:eastAsia="Georgia" w:hAnsi="Georgia" w:cs="Georgia"/>
          <w:color w:val="000000"/>
          <w:sz w:val="19"/>
          <w:szCs w:val="19"/>
        </w:rPr>
        <w:t>GPU</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acceleration</w:t>
      </w:r>
      <w:r>
        <w:rPr>
          <w:rFonts w:ascii="Georgia" w:eastAsia="Georgia" w:hAnsi="Georgia" w:cs="Georgia"/>
          <w:color w:val="000000"/>
          <w:spacing w:val="30"/>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image</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registration,</w:t>
      </w:r>
      <w:r>
        <w:rPr>
          <w:rFonts w:ascii="Georgia" w:eastAsia="Georgia" w:hAnsi="Georgia" w:cs="Georgia"/>
          <w:color w:val="000000"/>
          <w:spacing w:val="33"/>
          <w:sz w:val="19"/>
          <w:szCs w:val="19"/>
        </w:rPr>
        <w:t xml:space="preserve"> </w:t>
      </w:r>
      <w:r>
        <w:rPr>
          <w:rFonts w:ascii="Georgia" w:eastAsia="Georgia" w:hAnsi="Georgia" w:cs="Georgia"/>
          <w:color w:val="000000"/>
          <w:sz w:val="19"/>
          <w:szCs w:val="19"/>
        </w:rPr>
        <w:t>we</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expect</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that</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even</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most</w:t>
      </w:r>
      <w:r>
        <w:rPr>
          <w:rFonts w:ascii="Georgia" w:eastAsia="Georgia" w:hAnsi="Georgia" w:cs="Georgia"/>
          <w:color w:val="000000"/>
          <w:spacing w:val="18"/>
          <w:sz w:val="19"/>
          <w:szCs w:val="19"/>
        </w:rPr>
        <w:t xml:space="preserve"> </w:t>
      </w:r>
      <w:r>
        <w:rPr>
          <w:rFonts w:ascii="Georgia" w:eastAsia="Georgia" w:hAnsi="Georgia" w:cs="Georgia"/>
          <w:color w:val="000000"/>
          <w:w w:val="102"/>
          <w:sz w:val="19"/>
          <w:szCs w:val="19"/>
        </w:rPr>
        <w:t xml:space="preserve">complex </w:t>
      </w:r>
      <w:r>
        <w:rPr>
          <w:rFonts w:ascii="Georgia" w:eastAsia="Georgia" w:hAnsi="Georgia" w:cs="Georgia"/>
          <w:color w:val="000000"/>
          <w:sz w:val="19"/>
          <w:szCs w:val="19"/>
        </w:rPr>
        <w:t>registration-</w:t>
      </w:r>
      <w:proofErr w:type="gramStart"/>
      <w:r>
        <w:rPr>
          <w:rFonts w:ascii="Georgia" w:eastAsia="Georgia" w:hAnsi="Georgia" w:cs="Georgia"/>
          <w:color w:val="000000"/>
          <w:sz w:val="19"/>
          <w:szCs w:val="19"/>
        </w:rPr>
        <w:t xml:space="preserve">dependent </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problems</w:t>
      </w:r>
      <w:proofErr w:type="gramEnd"/>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will</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be</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possible</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to</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solve</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on</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a</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desktop</w:t>
      </w:r>
      <w:r>
        <w:rPr>
          <w:rFonts w:ascii="Georgia" w:eastAsia="Georgia" w:hAnsi="Georgia" w:cs="Georgia"/>
          <w:color w:val="000000"/>
          <w:spacing w:val="22"/>
          <w:sz w:val="19"/>
          <w:szCs w:val="19"/>
        </w:rPr>
        <w:t xml:space="preserve"> </w:t>
      </w:r>
      <w:r>
        <w:rPr>
          <w:rFonts w:ascii="Georgia" w:eastAsia="Georgia" w:hAnsi="Georgia" w:cs="Georgia"/>
          <w:color w:val="000000"/>
          <w:sz w:val="19"/>
          <w:szCs w:val="19"/>
        </w:rPr>
        <w:t>computer</w:t>
      </w:r>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in</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under</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10</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 xml:space="preserve">minutes. </w:t>
      </w:r>
      <w:r>
        <w:rPr>
          <w:rFonts w:ascii="Georgia" w:eastAsia="Georgia" w:hAnsi="Georgia" w:cs="Georgia"/>
          <w:color w:val="000000"/>
          <w:spacing w:val="9"/>
          <w:sz w:val="19"/>
          <w:szCs w:val="19"/>
        </w:rPr>
        <w:t xml:space="preserve"> </w:t>
      </w:r>
      <w:del w:id="335" w:author="James Gee" w:date="2016-07-20T18:51:00Z">
        <w:r w:rsidDel="006B77FB">
          <w:rPr>
            <w:rFonts w:ascii="Georgia" w:eastAsia="Georgia" w:hAnsi="Georgia" w:cs="Georgia"/>
            <w:color w:val="FF0000"/>
            <w:sz w:val="19"/>
            <w:szCs w:val="19"/>
          </w:rPr>
          <w:delText>Most</w:delText>
        </w:r>
        <w:r w:rsidDel="006B77FB">
          <w:rPr>
            <w:rFonts w:ascii="Georgia" w:eastAsia="Georgia" w:hAnsi="Georgia" w:cs="Georgia"/>
            <w:color w:val="FF0000"/>
            <w:spacing w:val="18"/>
            <w:sz w:val="19"/>
            <w:szCs w:val="19"/>
          </w:rPr>
          <w:delText xml:space="preserve"> </w:delText>
        </w:r>
        <w:r w:rsidDel="006B77FB">
          <w:rPr>
            <w:rFonts w:ascii="Georgia" w:eastAsia="Georgia" w:hAnsi="Georgia" w:cs="Georgia"/>
            <w:color w:val="FF0000"/>
            <w:sz w:val="19"/>
            <w:szCs w:val="19"/>
          </w:rPr>
          <w:delText>of</w:delText>
        </w:r>
        <w:r w:rsidDel="006B77FB">
          <w:rPr>
            <w:rFonts w:ascii="Georgia" w:eastAsia="Georgia" w:hAnsi="Georgia" w:cs="Georgia"/>
            <w:color w:val="FF0000"/>
            <w:spacing w:val="12"/>
            <w:sz w:val="19"/>
            <w:szCs w:val="19"/>
          </w:rPr>
          <w:delText xml:space="preserve"> </w:delText>
        </w:r>
        <w:r w:rsidDel="006B77FB">
          <w:rPr>
            <w:rFonts w:ascii="Georgia" w:eastAsia="Georgia" w:hAnsi="Georgia" w:cs="Georgia"/>
            <w:color w:val="FF0000"/>
            <w:sz w:val="19"/>
            <w:szCs w:val="19"/>
          </w:rPr>
          <w:delText>the</w:delText>
        </w:r>
        <w:r w:rsidDel="006B77FB">
          <w:rPr>
            <w:rFonts w:ascii="Georgia" w:eastAsia="Georgia" w:hAnsi="Georgia" w:cs="Georgia"/>
            <w:color w:val="FF0000"/>
            <w:spacing w:val="14"/>
            <w:sz w:val="19"/>
            <w:szCs w:val="19"/>
          </w:rPr>
          <w:delText xml:space="preserve"> </w:delText>
        </w:r>
        <w:r w:rsidDel="006B77FB">
          <w:rPr>
            <w:rFonts w:ascii="Georgia" w:eastAsia="Georgia" w:hAnsi="Georgia" w:cs="Georgia"/>
            <w:color w:val="FF0000"/>
            <w:w w:val="102"/>
            <w:sz w:val="19"/>
            <w:szCs w:val="19"/>
          </w:rPr>
          <w:delText xml:space="preserve">computa- </w:delText>
        </w:r>
        <w:r w:rsidDel="006B77FB">
          <w:rPr>
            <w:rFonts w:ascii="Georgia" w:eastAsia="Georgia" w:hAnsi="Georgia" w:cs="Georgia"/>
            <w:color w:val="FF0000"/>
            <w:sz w:val="19"/>
            <w:szCs w:val="19"/>
          </w:rPr>
          <w:delText>tional</w:delText>
        </w:r>
        <w:r w:rsidDel="006B77FB">
          <w:rPr>
            <w:rFonts w:ascii="Georgia" w:eastAsia="Georgia" w:hAnsi="Georgia" w:cs="Georgia"/>
            <w:color w:val="FF0000"/>
            <w:spacing w:val="13"/>
            <w:sz w:val="19"/>
            <w:szCs w:val="19"/>
          </w:rPr>
          <w:delText xml:space="preserve"> </w:delText>
        </w:r>
        <w:r w:rsidDel="006B77FB">
          <w:rPr>
            <w:rFonts w:ascii="Georgia" w:eastAsia="Georgia" w:hAnsi="Georgia" w:cs="Georgia"/>
            <w:color w:val="FF0000"/>
            <w:sz w:val="19"/>
            <w:szCs w:val="19"/>
          </w:rPr>
          <w:delText>time</w:delText>
        </w:r>
        <w:r w:rsidDel="006B77FB">
          <w:rPr>
            <w:rFonts w:ascii="Georgia" w:eastAsia="Georgia" w:hAnsi="Georgia" w:cs="Georgia"/>
            <w:color w:val="FF0000"/>
            <w:spacing w:val="11"/>
            <w:sz w:val="19"/>
            <w:szCs w:val="19"/>
          </w:rPr>
          <w:delText xml:space="preserve"> </w:delText>
        </w:r>
        <w:r w:rsidDel="006B77FB">
          <w:rPr>
            <w:rFonts w:ascii="Georgia" w:eastAsia="Georgia" w:hAnsi="Georgia" w:cs="Georgia"/>
            <w:color w:val="FF0000"/>
            <w:sz w:val="19"/>
            <w:szCs w:val="19"/>
          </w:rPr>
          <w:delText>in</w:delText>
        </w:r>
        <w:r w:rsidDel="006B77FB">
          <w:rPr>
            <w:rFonts w:ascii="Georgia" w:eastAsia="Georgia" w:hAnsi="Georgia" w:cs="Georgia"/>
            <w:color w:val="FF0000"/>
            <w:spacing w:val="8"/>
            <w:sz w:val="19"/>
            <w:szCs w:val="19"/>
          </w:rPr>
          <w:delText xml:space="preserve"> </w:delText>
        </w:r>
        <w:r w:rsidDel="006B77FB">
          <w:rPr>
            <w:rFonts w:ascii="Georgia" w:eastAsia="Georgia" w:hAnsi="Georgia" w:cs="Georgia"/>
            <w:color w:val="FF0000"/>
            <w:sz w:val="19"/>
            <w:szCs w:val="19"/>
          </w:rPr>
          <w:delText>histology</w:delText>
        </w:r>
        <w:r w:rsidDel="006B77FB">
          <w:rPr>
            <w:rFonts w:ascii="Georgia" w:eastAsia="Georgia" w:hAnsi="Georgia" w:cs="Georgia"/>
            <w:color w:val="FF0000"/>
            <w:spacing w:val="18"/>
            <w:sz w:val="19"/>
            <w:szCs w:val="19"/>
          </w:rPr>
          <w:delText xml:space="preserve"> </w:delText>
        </w:r>
        <w:r w:rsidDel="006B77FB">
          <w:rPr>
            <w:rFonts w:ascii="Georgia" w:eastAsia="Georgia" w:hAnsi="Georgia" w:cs="Georgia"/>
            <w:color w:val="FF0000"/>
            <w:sz w:val="19"/>
            <w:szCs w:val="19"/>
          </w:rPr>
          <w:delText>reconstruction</w:delText>
        </w:r>
        <w:r w:rsidDel="006B77FB">
          <w:rPr>
            <w:rFonts w:ascii="Georgia" w:eastAsia="Georgia" w:hAnsi="Georgia" w:cs="Georgia"/>
            <w:color w:val="FF0000"/>
            <w:spacing w:val="28"/>
            <w:sz w:val="19"/>
            <w:szCs w:val="19"/>
          </w:rPr>
          <w:delText xml:space="preserve"> </w:delText>
        </w:r>
        <w:r w:rsidDel="006B77FB">
          <w:rPr>
            <w:rFonts w:ascii="Georgia" w:eastAsia="Georgia" w:hAnsi="Georgia" w:cs="Georgia"/>
            <w:color w:val="FF0000"/>
            <w:sz w:val="19"/>
            <w:szCs w:val="19"/>
          </w:rPr>
          <w:delText>is</w:delText>
        </w:r>
        <w:r w:rsidDel="006B77FB">
          <w:rPr>
            <w:rFonts w:ascii="Georgia" w:eastAsia="Georgia" w:hAnsi="Georgia" w:cs="Georgia"/>
            <w:color w:val="FF0000"/>
            <w:spacing w:val="6"/>
            <w:sz w:val="19"/>
            <w:szCs w:val="19"/>
          </w:rPr>
          <w:delText xml:space="preserve"> </w:delText>
        </w:r>
        <w:r w:rsidDel="006B77FB">
          <w:rPr>
            <w:rFonts w:ascii="Georgia" w:eastAsia="Georgia" w:hAnsi="Georgia" w:cs="Georgia"/>
            <w:color w:val="FF0000"/>
            <w:sz w:val="19"/>
            <w:szCs w:val="19"/>
          </w:rPr>
          <w:delText>spent</w:delText>
        </w:r>
        <w:r w:rsidDel="006B77FB">
          <w:rPr>
            <w:rFonts w:ascii="Georgia" w:eastAsia="Georgia" w:hAnsi="Georgia" w:cs="Georgia"/>
            <w:color w:val="FF0000"/>
            <w:spacing w:val="12"/>
            <w:sz w:val="19"/>
            <w:szCs w:val="19"/>
          </w:rPr>
          <w:delText xml:space="preserve"> </w:delText>
        </w:r>
        <w:r w:rsidDel="006B77FB">
          <w:rPr>
            <w:rFonts w:ascii="Georgia" w:eastAsia="Georgia" w:hAnsi="Georgia" w:cs="Georgia"/>
            <w:color w:val="FF0000"/>
            <w:sz w:val="19"/>
            <w:szCs w:val="19"/>
          </w:rPr>
          <w:delText>during</w:delText>
        </w:r>
        <w:r w:rsidDel="006B77FB">
          <w:rPr>
            <w:rFonts w:ascii="Georgia" w:eastAsia="Georgia" w:hAnsi="Georgia" w:cs="Georgia"/>
            <w:color w:val="FF0000"/>
            <w:spacing w:val="14"/>
            <w:sz w:val="19"/>
            <w:szCs w:val="19"/>
          </w:rPr>
          <w:delText xml:space="preserve"> </w:delText>
        </w:r>
        <w:r w:rsidDel="006B77FB">
          <w:rPr>
            <w:rFonts w:ascii="Georgia" w:eastAsia="Georgia" w:hAnsi="Georgia" w:cs="Georgia"/>
            <w:color w:val="FF0000"/>
            <w:sz w:val="19"/>
            <w:szCs w:val="19"/>
          </w:rPr>
          <w:delText>deformable</w:delText>
        </w:r>
        <w:r w:rsidDel="006B77FB">
          <w:rPr>
            <w:rFonts w:ascii="Georgia" w:eastAsia="Georgia" w:hAnsi="Georgia" w:cs="Georgia"/>
            <w:color w:val="FF0000"/>
            <w:spacing w:val="22"/>
            <w:sz w:val="19"/>
            <w:szCs w:val="19"/>
          </w:rPr>
          <w:delText xml:space="preserve"> </w:delText>
        </w:r>
        <w:r w:rsidDel="006B77FB">
          <w:rPr>
            <w:rFonts w:ascii="Georgia" w:eastAsia="Georgia" w:hAnsi="Georgia" w:cs="Georgia"/>
            <w:color w:val="FF0000"/>
            <w:sz w:val="19"/>
            <w:szCs w:val="19"/>
          </w:rPr>
          <w:delText>registration</w:delText>
        </w:r>
        <w:r w:rsidDel="006B77FB">
          <w:rPr>
            <w:rFonts w:ascii="Georgia" w:eastAsia="Georgia" w:hAnsi="Georgia" w:cs="Georgia"/>
            <w:color w:val="FF0000"/>
            <w:spacing w:val="23"/>
            <w:sz w:val="19"/>
            <w:szCs w:val="19"/>
          </w:rPr>
          <w:delText xml:space="preserve"> </w:delText>
        </w:r>
        <w:r w:rsidDel="006B77FB">
          <w:rPr>
            <w:rFonts w:ascii="Georgia" w:eastAsia="Georgia" w:hAnsi="Georgia" w:cs="Georgia"/>
            <w:color w:val="FF0000"/>
            <w:sz w:val="19"/>
            <w:szCs w:val="19"/>
          </w:rPr>
          <w:delText>between</w:delText>
        </w:r>
        <w:r w:rsidDel="006B77FB">
          <w:rPr>
            <w:rFonts w:ascii="Georgia" w:eastAsia="Georgia" w:hAnsi="Georgia" w:cs="Georgia"/>
            <w:color w:val="FF0000"/>
            <w:spacing w:val="17"/>
            <w:sz w:val="19"/>
            <w:szCs w:val="19"/>
          </w:rPr>
          <w:delText xml:space="preserve"> </w:delText>
        </w:r>
        <w:r w:rsidDel="006B77FB">
          <w:rPr>
            <w:rFonts w:ascii="Georgia" w:eastAsia="Georgia" w:hAnsi="Georgia" w:cs="Georgia"/>
            <w:color w:val="FF0000"/>
            <w:sz w:val="19"/>
            <w:szCs w:val="19"/>
          </w:rPr>
          <w:delText>pairs</w:delText>
        </w:r>
        <w:r w:rsidDel="006B77FB">
          <w:rPr>
            <w:rFonts w:ascii="Georgia" w:eastAsia="Georgia" w:hAnsi="Georgia" w:cs="Georgia"/>
            <w:color w:val="FF0000"/>
            <w:spacing w:val="11"/>
            <w:sz w:val="19"/>
            <w:szCs w:val="19"/>
          </w:rPr>
          <w:delText xml:space="preserve"> </w:delText>
        </w:r>
        <w:r w:rsidDel="006B77FB">
          <w:rPr>
            <w:rFonts w:ascii="Georgia" w:eastAsia="Georgia" w:hAnsi="Georgia" w:cs="Georgia"/>
            <w:color w:val="FF0000"/>
            <w:sz w:val="19"/>
            <w:szCs w:val="19"/>
          </w:rPr>
          <w:delText>of</w:delText>
        </w:r>
        <w:r w:rsidDel="006B77FB">
          <w:rPr>
            <w:rFonts w:ascii="Georgia" w:eastAsia="Georgia" w:hAnsi="Georgia" w:cs="Georgia"/>
            <w:color w:val="FF0000"/>
            <w:spacing w:val="6"/>
            <w:sz w:val="19"/>
            <w:szCs w:val="19"/>
          </w:rPr>
          <w:delText xml:space="preserve"> </w:delText>
        </w:r>
        <w:r w:rsidDel="006B77FB">
          <w:rPr>
            <w:rFonts w:ascii="Georgia" w:eastAsia="Georgia" w:hAnsi="Georgia" w:cs="Georgia"/>
            <w:color w:val="FF0000"/>
            <w:sz w:val="19"/>
            <w:szCs w:val="19"/>
          </w:rPr>
          <w:delText>lung</w:delText>
        </w:r>
        <w:r w:rsidDel="006B77FB">
          <w:rPr>
            <w:rFonts w:ascii="Georgia" w:eastAsia="Georgia" w:hAnsi="Georgia" w:cs="Georgia"/>
            <w:color w:val="FF0000"/>
            <w:spacing w:val="10"/>
            <w:sz w:val="19"/>
            <w:szCs w:val="19"/>
          </w:rPr>
          <w:delText xml:space="preserve"> </w:delText>
        </w:r>
        <w:r w:rsidDel="006B77FB">
          <w:rPr>
            <w:rFonts w:ascii="Georgia" w:eastAsia="Georgia" w:hAnsi="Georgia" w:cs="Georgia"/>
            <w:color w:val="FF0000"/>
            <w:sz w:val="19"/>
            <w:szCs w:val="19"/>
          </w:rPr>
          <w:delText>images</w:delText>
        </w:r>
        <w:r w:rsidDel="006B77FB">
          <w:rPr>
            <w:rFonts w:ascii="Georgia" w:eastAsia="Georgia" w:hAnsi="Georgia" w:cs="Georgia"/>
            <w:color w:val="FF0000"/>
            <w:spacing w:val="15"/>
            <w:sz w:val="19"/>
            <w:szCs w:val="19"/>
          </w:rPr>
          <w:delText xml:space="preserve"> </w:delText>
        </w:r>
        <w:r w:rsidDel="006B77FB">
          <w:rPr>
            <w:rFonts w:ascii="Georgia" w:eastAsia="Georgia" w:hAnsi="Georgia" w:cs="Georgia"/>
            <w:color w:val="FF0000"/>
            <w:sz w:val="19"/>
            <w:szCs w:val="19"/>
          </w:rPr>
          <w:delText>of</w:delText>
        </w:r>
        <w:r w:rsidDel="006B77FB">
          <w:rPr>
            <w:rFonts w:ascii="Georgia" w:eastAsia="Georgia" w:hAnsi="Georgia" w:cs="Georgia"/>
            <w:color w:val="FF0000"/>
            <w:spacing w:val="6"/>
            <w:sz w:val="19"/>
            <w:szCs w:val="19"/>
          </w:rPr>
          <w:delText xml:space="preserve"> </w:delText>
        </w:r>
        <w:r w:rsidDel="006B77FB">
          <w:rPr>
            <w:rFonts w:ascii="Georgia" w:eastAsia="Georgia" w:hAnsi="Georgia" w:cs="Georgia"/>
            <w:color w:val="FF0000"/>
            <w:w w:val="102"/>
            <w:sz w:val="19"/>
            <w:szCs w:val="19"/>
          </w:rPr>
          <w:delText>approximately</w:delText>
        </w:r>
      </w:del>
    </w:p>
    <w:p w14:paraId="2D7699DF" w14:textId="4939C6D5" w:rsidR="00E61F9D" w:rsidDel="006B77FB" w:rsidRDefault="005C64D6">
      <w:pPr>
        <w:spacing w:after="0" w:line="240" w:lineRule="exact"/>
        <w:ind w:left="120" w:right="77"/>
        <w:jc w:val="both"/>
        <w:rPr>
          <w:del w:id="336" w:author="James Gee" w:date="2016-07-20T18:51:00Z"/>
          <w:rFonts w:ascii="Georgia" w:eastAsia="Georgia" w:hAnsi="Georgia" w:cs="Georgia"/>
          <w:sz w:val="19"/>
          <w:szCs w:val="19"/>
        </w:rPr>
      </w:pPr>
      <w:del w:id="337" w:author="James Gee" w:date="2016-07-20T18:51:00Z">
        <w:r w:rsidDel="006B77FB">
          <w:rPr>
            <w:rFonts w:ascii="Times New Roman" w:eastAsia="Times New Roman" w:hAnsi="Times New Roman" w:cs="Times New Roman"/>
            <w:color w:val="FF0000"/>
            <w:w w:val="99"/>
            <w:position w:val="2"/>
          </w:rPr>
          <w:delText>512</w:delText>
        </w:r>
        <w:r w:rsidDel="006B77FB">
          <w:rPr>
            <w:rFonts w:ascii="Times New Roman" w:eastAsia="Times New Roman" w:hAnsi="Times New Roman" w:cs="Times New Roman"/>
            <w:color w:val="FF0000"/>
            <w:spacing w:val="-36"/>
            <w:position w:val="2"/>
          </w:rPr>
          <w:delText xml:space="preserve"> </w:delText>
        </w:r>
        <w:r w:rsidDel="006B77FB">
          <w:rPr>
            <w:rFonts w:ascii="Symbol" w:eastAsia="Symbol" w:hAnsi="Symbol" w:cs="Symbol"/>
            <w:color w:val="FF0000"/>
            <w:w w:val="140"/>
            <w:position w:val="2"/>
          </w:rPr>
          <w:delText></w:delText>
        </w:r>
        <w:r w:rsidDel="006B77FB">
          <w:rPr>
            <w:rFonts w:ascii="Symbol" w:eastAsia="Symbol" w:hAnsi="Symbol" w:cs="Symbol"/>
            <w:color w:val="FF0000"/>
            <w:spacing w:val="-37"/>
            <w:position w:val="2"/>
          </w:rPr>
          <w:delText></w:delText>
        </w:r>
        <w:r w:rsidDel="006B77FB">
          <w:rPr>
            <w:rFonts w:ascii="Times New Roman" w:eastAsia="Times New Roman" w:hAnsi="Times New Roman" w:cs="Times New Roman"/>
            <w:color w:val="FF0000"/>
            <w:w w:val="99"/>
            <w:position w:val="2"/>
          </w:rPr>
          <w:delText>512</w:delText>
        </w:r>
        <w:r w:rsidDel="006B77FB">
          <w:rPr>
            <w:rFonts w:ascii="Times New Roman" w:eastAsia="Times New Roman" w:hAnsi="Times New Roman" w:cs="Times New Roman"/>
            <w:color w:val="FF0000"/>
            <w:spacing w:val="-36"/>
            <w:position w:val="2"/>
          </w:rPr>
          <w:delText xml:space="preserve"> </w:delText>
        </w:r>
        <w:r w:rsidDel="006B77FB">
          <w:rPr>
            <w:rFonts w:ascii="Symbol" w:eastAsia="Symbol" w:hAnsi="Symbol" w:cs="Symbol"/>
            <w:color w:val="FF0000"/>
            <w:spacing w:val="21"/>
            <w:w w:val="115"/>
            <w:position w:val="2"/>
          </w:rPr>
          <w:delText></w:delText>
        </w:r>
        <w:r w:rsidDel="006B77FB">
          <w:rPr>
            <w:rFonts w:ascii="Symbol" w:eastAsia="Symbol" w:hAnsi="Symbol" w:cs="Symbol"/>
            <w:color w:val="FF0000"/>
            <w:w w:val="115"/>
            <w:position w:val="2"/>
          </w:rPr>
          <w:delText>∼</w:delText>
        </w:r>
        <w:r w:rsidDel="006B77FB">
          <w:rPr>
            <w:rFonts w:ascii="Times New Roman" w:eastAsia="Times New Roman" w:hAnsi="Times New Roman" w:cs="Times New Roman"/>
            <w:color w:val="FF0000"/>
            <w:w w:val="115"/>
            <w:position w:val="2"/>
          </w:rPr>
          <w:delText>500</w:delText>
        </w:r>
        <w:r w:rsidDel="006B77FB">
          <w:rPr>
            <w:rFonts w:ascii="Times New Roman" w:eastAsia="Times New Roman" w:hAnsi="Times New Roman" w:cs="Times New Roman"/>
            <w:color w:val="FF0000"/>
            <w:spacing w:val="-21"/>
            <w:w w:val="115"/>
            <w:position w:val="2"/>
          </w:rPr>
          <w:delText xml:space="preserve"> </w:delText>
        </w:r>
        <w:r w:rsidDel="006B77FB">
          <w:rPr>
            <w:rFonts w:ascii="Georgia" w:eastAsia="Georgia" w:hAnsi="Georgia" w:cs="Georgia"/>
            <w:color w:val="FF0000"/>
            <w:position w:val="2"/>
            <w:sz w:val="19"/>
            <w:szCs w:val="19"/>
          </w:rPr>
          <w:delText>voxels.</w:delText>
        </w:r>
        <w:r w:rsidDel="006B77FB">
          <w:rPr>
            <w:rFonts w:ascii="Georgia" w:eastAsia="Georgia" w:hAnsi="Georgia" w:cs="Georgia"/>
            <w:color w:val="FF0000"/>
            <w:spacing w:val="25"/>
            <w:position w:val="2"/>
            <w:sz w:val="19"/>
            <w:szCs w:val="19"/>
          </w:rPr>
          <w:delText xml:space="preserve"> </w:delText>
        </w:r>
        <w:r w:rsidDel="006B77FB">
          <w:rPr>
            <w:rFonts w:ascii="Georgia" w:eastAsia="Georgia" w:hAnsi="Georgia" w:cs="Georgia"/>
            <w:color w:val="FF0000"/>
            <w:position w:val="2"/>
            <w:sz w:val="19"/>
            <w:szCs w:val="19"/>
          </w:rPr>
          <w:delText>Currently,</w:delText>
        </w:r>
        <w:r w:rsidDel="006B77FB">
          <w:rPr>
            <w:rFonts w:ascii="Georgia" w:eastAsia="Georgia" w:hAnsi="Georgia" w:cs="Georgia"/>
            <w:color w:val="FF0000"/>
            <w:spacing w:val="10"/>
            <w:position w:val="2"/>
            <w:sz w:val="19"/>
            <w:szCs w:val="19"/>
          </w:rPr>
          <w:delText xml:space="preserve"> </w:delText>
        </w:r>
        <w:r w:rsidDel="006B77FB">
          <w:rPr>
            <w:rFonts w:ascii="Georgia" w:eastAsia="Georgia" w:hAnsi="Georgia" w:cs="Georgia"/>
            <w:color w:val="FF0000"/>
            <w:position w:val="2"/>
            <w:sz w:val="19"/>
            <w:szCs w:val="19"/>
          </w:rPr>
          <w:delText>in</w:delText>
        </w:r>
        <w:r w:rsidDel="006B77FB">
          <w:rPr>
            <w:rFonts w:ascii="Georgia" w:eastAsia="Georgia" w:hAnsi="Georgia" w:cs="Georgia"/>
            <w:color w:val="FF0000"/>
            <w:spacing w:val="-3"/>
            <w:position w:val="2"/>
            <w:sz w:val="19"/>
            <w:szCs w:val="19"/>
          </w:rPr>
          <w:delText xml:space="preserve"> </w:delText>
        </w:r>
        <w:r w:rsidDel="006B77FB">
          <w:rPr>
            <w:rFonts w:ascii="Georgia" w:eastAsia="Georgia" w:hAnsi="Georgia" w:cs="Georgia"/>
            <w:color w:val="FF0000"/>
            <w:position w:val="2"/>
            <w:sz w:val="19"/>
            <w:szCs w:val="19"/>
          </w:rPr>
          <w:delText>ANTs,</w:delText>
        </w:r>
        <w:r w:rsidDel="006B77FB">
          <w:rPr>
            <w:rFonts w:ascii="Georgia" w:eastAsia="Georgia" w:hAnsi="Georgia" w:cs="Georgia"/>
            <w:color w:val="FF0000"/>
            <w:spacing w:val="3"/>
            <w:position w:val="2"/>
            <w:sz w:val="19"/>
            <w:szCs w:val="19"/>
          </w:rPr>
          <w:delText xml:space="preserve"> </w:delText>
        </w:r>
        <w:r w:rsidDel="006B77FB">
          <w:rPr>
            <w:rFonts w:ascii="Georgia" w:eastAsia="Georgia" w:hAnsi="Georgia" w:cs="Georgia"/>
            <w:color w:val="FF0000"/>
            <w:position w:val="2"/>
            <w:sz w:val="19"/>
            <w:szCs w:val="19"/>
          </w:rPr>
          <w:delText>with</w:delText>
        </w:r>
        <w:r w:rsidDel="006B77FB">
          <w:rPr>
            <w:rFonts w:ascii="Georgia" w:eastAsia="Georgia" w:hAnsi="Georgia" w:cs="Georgia"/>
            <w:color w:val="FF0000"/>
            <w:spacing w:val="-1"/>
            <w:position w:val="2"/>
            <w:sz w:val="19"/>
            <w:szCs w:val="19"/>
          </w:rPr>
          <w:delText xml:space="preserve"> </w:delText>
        </w:r>
        <w:r w:rsidDel="006B77FB">
          <w:rPr>
            <w:rFonts w:ascii="Georgia" w:eastAsia="Georgia" w:hAnsi="Georgia" w:cs="Georgia"/>
            <w:color w:val="FF0000"/>
            <w:position w:val="2"/>
            <w:sz w:val="19"/>
            <w:szCs w:val="19"/>
          </w:rPr>
          <w:delText>the</w:delText>
        </w:r>
        <w:r w:rsidDel="006B77FB">
          <w:rPr>
            <w:rFonts w:ascii="Georgia" w:eastAsia="Georgia" w:hAnsi="Georgia" w:cs="Georgia"/>
            <w:color w:val="FF0000"/>
            <w:spacing w:val="-3"/>
            <w:position w:val="2"/>
            <w:sz w:val="19"/>
            <w:szCs w:val="19"/>
          </w:rPr>
          <w:delText xml:space="preserve"> </w:delText>
        </w:r>
        <w:r w:rsidDel="006B77FB">
          <w:rPr>
            <w:rFonts w:ascii="Georgia" w:eastAsia="Georgia" w:hAnsi="Georgia" w:cs="Georgia"/>
            <w:color w:val="FF0000"/>
            <w:position w:val="2"/>
            <w:sz w:val="19"/>
            <w:szCs w:val="19"/>
          </w:rPr>
          <w:delText>parameters</w:delText>
        </w:r>
        <w:r w:rsidDel="006B77FB">
          <w:rPr>
            <w:rFonts w:ascii="Georgia" w:eastAsia="Georgia" w:hAnsi="Georgia" w:cs="Georgia"/>
            <w:color w:val="FF0000"/>
            <w:spacing w:val="11"/>
            <w:position w:val="2"/>
            <w:sz w:val="19"/>
            <w:szCs w:val="19"/>
          </w:rPr>
          <w:delText xml:space="preserve"> </w:delText>
        </w:r>
        <w:r w:rsidDel="006B77FB">
          <w:rPr>
            <w:rFonts w:ascii="Georgia" w:eastAsia="Georgia" w:hAnsi="Georgia" w:cs="Georgia"/>
            <w:color w:val="FF0000"/>
            <w:position w:val="2"/>
            <w:sz w:val="19"/>
            <w:szCs w:val="19"/>
          </w:rPr>
          <w:delText>used in</w:delText>
        </w:r>
        <w:r w:rsidDel="006B77FB">
          <w:rPr>
            <w:rFonts w:ascii="Georgia" w:eastAsia="Georgia" w:hAnsi="Georgia" w:cs="Georgia"/>
            <w:color w:val="FF0000"/>
            <w:spacing w:val="-3"/>
            <w:position w:val="2"/>
            <w:sz w:val="19"/>
            <w:szCs w:val="19"/>
          </w:rPr>
          <w:delText xml:space="preserve"> </w:delText>
        </w:r>
        <w:r w:rsidDel="006B77FB">
          <w:rPr>
            <w:rFonts w:ascii="Georgia" w:eastAsia="Georgia" w:hAnsi="Georgia" w:cs="Georgia"/>
            <w:color w:val="FF0000"/>
            <w:position w:val="2"/>
            <w:sz w:val="19"/>
            <w:szCs w:val="19"/>
          </w:rPr>
          <w:delText>our</w:delText>
        </w:r>
        <w:r w:rsidDel="006B77FB">
          <w:rPr>
            <w:rFonts w:ascii="Georgia" w:eastAsia="Georgia" w:hAnsi="Georgia" w:cs="Georgia"/>
            <w:color w:val="FF0000"/>
            <w:spacing w:val="-2"/>
            <w:position w:val="2"/>
            <w:sz w:val="19"/>
            <w:szCs w:val="19"/>
          </w:rPr>
          <w:delText xml:space="preserve"> </w:delText>
        </w:r>
        <w:r w:rsidDel="006B77FB">
          <w:rPr>
            <w:rFonts w:ascii="Georgia" w:eastAsia="Georgia" w:hAnsi="Georgia" w:cs="Georgia"/>
            <w:color w:val="FF0000"/>
            <w:position w:val="2"/>
            <w:sz w:val="19"/>
            <w:szCs w:val="19"/>
          </w:rPr>
          <w:delText>pipeline,</w:delText>
        </w:r>
        <w:r w:rsidDel="006B77FB">
          <w:rPr>
            <w:rFonts w:ascii="Georgia" w:eastAsia="Georgia" w:hAnsi="Georgia" w:cs="Georgia"/>
            <w:color w:val="FF0000"/>
            <w:spacing w:val="9"/>
            <w:position w:val="2"/>
            <w:sz w:val="19"/>
            <w:szCs w:val="19"/>
          </w:rPr>
          <w:delText xml:space="preserve"> </w:delText>
        </w:r>
        <w:r w:rsidDel="006B77FB">
          <w:rPr>
            <w:rFonts w:ascii="Georgia" w:eastAsia="Georgia" w:hAnsi="Georgia" w:cs="Georgia"/>
            <w:color w:val="FF0000"/>
            <w:position w:val="2"/>
            <w:sz w:val="19"/>
            <w:szCs w:val="19"/>
          </w:rPr>
          <w:delText>the</w:delText>
        </w:r>
        <w:r w:rsidDel="006B77FB">
          <w:rPr>
            <w:rFonts w:ascii="Georgia" w:eastAsia="Georgia" w:hAnsi="Georgia" w:cs="Georgia"/>
            <w:color w:val="FF0000"/>
            <w:spacing w:val="-3"/>
            <w:position w:val="2"/>
            <w:sz w:val="19"/>
            <w:szCs w:val="19"/>
          </w:rPr>
          <w:delText xml:space="preserve"> </w:delText>
        </w:r>
        <w:r w:rsidDel="006B77FB">
          <w:rPr>
            <w:rFonts w:ascii="Georgia" w:eastAsia="Georgia" w:hAnsi="Georgia" w:cs="Georgia"/>
            <w:color w:val="FF0000"/>
            <w:position w:val="2"/>
            <w:sz w:val="19"/>
            <w:szCs w:val="19"/>
          </w:rPr>
          <w:delText>registration</w:delText>
        </w:r>
        <w:r w:rsidDel="006B77FB">
          <w:rPr>
            <w:rFonts w:ascii="Georgia" w:eastAsia="Georgia" w:hAnsi="Georgia" w:cs="Georgia"/>
            <w:color w:val="FF0000"/>
            <w:spacing w:val="12"/>
            <w:position w:val="2"/>
            <w:sz w:val="19"/>
            <w:szCs w:val="19"/>
          </w:rPr>
          <w:delText xml:space="preserve"> </w:delText>
        </w:r>
        <w:r w:rsidDel="006B77FB">
          <w:rPr>
            <w:rFonts w:ascii="Georgia" w:eastAsia="Georgia" w:hAnsi="Georgia" w:cs="Georgia"/>
            <w:color w:val="FF0000"/>
            <w:position w:val="2"/>
            <w:sz w:val="19"/>
            <w:szCs w:val="19"/>
          </w:rPr>
          <w:delText>of</w:delText>
        </w:r>
        <w:r w:rsidDel="006B77FB">
          <w:rPr>
            <w:rFonts w:ascii="Georgia" w:eastAsia="Georgia" w:hAnsi="Georgia" w:cs="Georgia"/>
            <w:color w:val="FF0000"/>
            <w:spacing w:val="-5"/>
            <w:position w:val="2"/>
            <w:sz w:val="19"/>
            <w:szCs w:val="19"/>
          </w:rPr>
          <w:delText xml:space="preserve"> </w:delText>
        </w:r>
        <w:r w:rsidDel="006B77FB">
          <w:rPr>
            <w:rFonts w:ascii="Georgia" w:eastAsia="Georgia" w:hAnsi="Georgia" w:cs="Georgia"/>
            <w:color w:val="FF0000"/>
            <w:position w:val="2"/>
            <w:sz w:val="19"/>
            <w:szCs w:val="19"/>
          </w:rPr>
          <w:delText>a</w:delText>
        </w:r>
        <w:r w:rsidDel="006B77FB">
          <w:rPr>
            <w:rFonts w:ascii="Georgia" w:eastAsia="Georgia" w:hAnsi="Georgia" w:cs="Georgia"/>
            <w:color w:val="FF0000"/>
            <w:spacing w:val="-5"/>
            <w:position w:val="2"/>
            <w:sz w:val="19"/>
            <w:szCs w:val="19"/>
          </w:rPr>
          <w:delText xml:space="preserve"> </w:delText>
        </w:r>
        <w:r w:rsidDel="006B77FB">
          <w:rPr>
            <w:rFonts w:ascii="Georgia" w:eastAsia="Georgia" w:hAnsi="Georgia" w:cs="Georgia"/>
            <w:color w:val="FF0000"/>
            <w:position w:val="2"/>
            <w:sz w:val="19"/>
            <w:szCs w:val="19"/>
          </w:rPr>
          <w:delText>pair</w:delText>
        </w:r>
        <w:r w:rsidDel="006B77FB">
          <w:rPr>
            <w:rFonts w:ascii="Georgia" w:eastAsia="Georgia" w:hAnsi="Georgia" w:cs="Georgia"/>
            <w:color w:val="FF0000"/>
            <w:spacing w:val="-1"/>
            <w:position w:val="2"/>
            <w:sz w:val="19"/>
            <w:szCs w:val="19"/>
          </w:rPr>
          <w:delText xml:space="preserve"> </w:delText>
        </w:r>
        <w:r w:rsidDel="006B77FB">
          <w:rPr>
            <w:rFonts w:ascii="Georgia" w:eastAsia="Georgia" w:hAnsi="Georgia" w:cs="Georgia"/>
            <w:color w:val="FF0000"/>
            <w:position w:val="2"/>
            <w:sz w:val="19"/>
            <w:szCs w:val="19"/>
          </w:rPr>
          <w:delText>of</w:delText>
        </w:r>
        <w:r w:rsidDel="006B77FB">
          <w:rPr>
            <w:rFonts w:ascii="Georgia" w:eastAsia="Georgia" w:hAnsi="Georgia" w:cs="Georgia"/>
            <w:color w:val="FF0000"/>
            <w:spacing w:val="-5"/>
            <w:position w:val="2"/>
            <w:sz w:val="19"/>
            <w:szCs w:val="19"/>
          </w:rPr>
          <w:delText xml:space="preserve"> </w:delText>
        </w:r>
        <w:r w:rsidDel="006B77FB">
          <w:rPr>
            <w:rFonts w:ascii="Georgia" w:eastAsia="Georgia" w:hAnsi="Georgia" w:cs="Georgia"/>
            <w:color w:val="FF0000"/>
            <w:position w:val="2"/>
            <w:sz w:val="19"/>
            <w:szCs w:val="19"/>
          </w:rPr>
          <w:delText>lung</w:delText>
        </w:r>
        <w:r w:rsidDel="006B77FB">
          <w:rPr>
            <w:rFonts w:ascii="Georgia" w:eastAsia="Georgia" w:hAnsi="Georgia" w:cs="Georgia"/>
            <w:color w:val="FF0000"/>
            <w:spacing w:val="-1"/>
            <w:position w:val="2"/>
            <w:sz w:val="19"/>
            <w:szCs w:val="19"/>
          </w:rPr>
          <w:delText xml:space="preserve"> </w:delText>
        </w:r>
        <w:r w:rsidDel="006B77FB">
          <w:rPr>
            <w:rFonts w:ascii="Georgia" w:eastAsia="Georgia" w:hAnsi="Georgia" w:cs="Georgia"/>
            <w:color w:val="FF0000"/>
            <w:w w:val="102"/>
            <w:position w:val="2"/>
            <w:sz w:val="19"/>
            <w:szCs w:val="19"/>
          </w:rPr>
          <w:delText>images</w:delText>
        </w:r>
      </w:del>
    </w:p>
    <w:p w14:paraId="39F9D9DA" w14:textId="5FFED194" w:rsidR="00E61F9D" w:rsidRDefault="005C64D6">
      <w:pPr>
        <w:spacing w:before="59" w:after="0" w:line="277" w:lineRule="auto"/>
        <w:ind w:left="120" w:right="52"/>
        <w:jc w:val="both"/>
        <w:rPr>
          <w:rFonts w:ascii="Georgia" w:eastAsia="Georgia" w:hAnsi="Georgia" w:cs="Georgia"/>
          <w:sz w:val="19"/>
          <w:szCs w:val="19"/>
        </w:rPr>
        <w:pPrChange w:id="338" w:author="James Gee" w:date="2016-07-20T18:51:00Z">
          <w:pPr>
            <w:spacing w:after="0" w:line="249" w:lineRule="exact"/>
            <w:ind w:left="120" w:right="77"/>
            <w:jc w:val="both"/>
          </w:pPr>
        </w:pPrChange>
      </w:pPr>
      <w:del w:id="339" w:author="James Gee" w:date="2016-07-20T18:51:00Z">
        <w:r w:rsidDel="006B77FB">
          <w:rPr>
            <w:rFonts w:ascii="Georgia" w:eastAsia="Georgia" w:hAnsi="Georgia" w:cs="Georgia"/>
            <w:color w:val="FF0000"/>
            <w:position w:val="2"/>
            <w:sz w:val="19"/>
            <w:szCs w:val="19"/>
          </w:rPr>
          <w:delText>takes</w:delText>
        </w:r>
        <w:r w:rsidDel="006B77FB">
          <w:rPr>
            <w:rFonts w:ascii="Georgia" w:eastAsia="Georgia" w:hAnsi="Georgia" w:cs="Georgia"/>
            <w:color w:val="FF0000"/>
            <w:spacing w:val="2"/>
            <w:position w:val="2"/>
            <w:sz w:val="19"/>
            <w:szCs w:val="19"/>
          </w:rPr>
          <w:delText xml:space="preserve"> </w:delText>
        </w:r>
        <w:r w:rsidDel="006B77FB">
          <w:rPr>
            <w:rFonts w:ascii="Symbol" w:eastAsia="Symbol" w:hAnsi="Symbol" w:cs="Symbol"/>
            <w:color w:val="FF0000"/>
            <w:w w:val="140"/>
            <w:position w:val="2"/>
          </w:rPr>
          <w:delText>∼</w:delText>
        </w:r>
        <w:r w:rsidDel="006B77FB">
          <w:rPr>
            <w:rFonts w:ascii="Times New Roman" w:eastAsia="Times New Roman" w:hAnsi="Times New Roman" w:cs="Times New Roman"/>
            <w:color w:val="FF0000"/>
            <w:w w:val="99"/>
            <w:position w:val="2"/>
          </w:rPr>
          <w:delText>1</w:delText>
        </w:r>
        <w:r w:rsidDel="006B77FB">
          <w:rPr>
            <w:rFonts w:ascii="Times New Roman" w:eastAsia="Times New Roman" w:hAnsi="Times New Roman" w:cs="Times New Roman"/>
            <w:color w:val="FF0000"/>
            <w:spacing w:val="-32"/>
            <w:position w:val="2"/>
          </w:rPr>
          <w:delText xml:space="preserve"> </w:delText>
        </w:r>
        <w:r w:rsidDel="006B77FB">
          <w:rPr>
            <w:rFonts w:ascii="Symbol" w:eastAsia="Symbol" w:hAnsi="Symbol" w:cs="Symbol"/>
            <w:color w:val="FF0000"/>
            <w:w w:val="140"/>
            <w:position w:val="2"/>
          </w:rPr>
          <w:delText>−</w:delText>
        </w:r>
        <w:r w:rsidDel="006B77FB">
          <w:rPr>
            <w:rFonts w:ascii="Symbol" w:eastAsia="Symbol" w:hAnsi="Symbol" w:cs="Symbol"/>
            <w:color w:val="FF0000"/>
            <w:spacing w:val="-32"/>
            <w:position w:val="2"/>
          </w:rPr>
          <w:delText></w:delText>
        </w:r>
        <w:r w:rsidDel="006B77FB">
          <w:rPr>
            <w:rFonts w:ascii="Times New Roman" w:eastAsia="Times New Roman" w:hAnsi="Times New Roman" w:cs="Times New Roman"/>
            <w:color w:val="FF0000"/>
            <w:position w:val="2"/>
          </w:rPr>
          <w:delText>2</w:delText>
        </w:r>
        <w:r w:rsidDel="006B77FB">
          <w:rPr>
            <w:rFonts w:ascii="Times New Roman" w:eastAsia="Times New Roman" w:hAnsi="Times New Roman" w:cs="Times New Roman"/>
            <w:color w:val="FF0000"/>
            <w:spacing w:val="-17"/>
            <w:position w:val="2"/>
          </w:rPr>
          <w:delText xml:space="preserve"> </w:delText>
        </w:r>
        <w:r w:rsidDel="006B77FB">
          <w:rPr>
            <w:rFonts w:ascii="Georgia" w:eastAsia="Georgia" w:hAnsi="Georgia" w:cs="Georgia"/>
            <w:color w:val="FF0000"/>
            <w:position w:val="2"/>
            <w:sz w:val="19"/>
            <w:szCs w:val="19"/>
          </w:rPr>
          <w:delText>hours</w:delText>
        </w:r>
        <w:r w:rsidDel="006B77FB">
          <w:rPr>
            <w:rFonts w:ascii="Georgia" w:eastAsia="Georgia" w:hAnsi="Georgia" w:cs="Georgia"/>
            <w:color w:val="FF0000"/>
            <w:spacing w:val="3"/>
            <w:position w:val="2"/>
            <w:sz w:val="19"/>
            <w:szCs w:val="19"/>
          </w:rPr>
          <w:delText xml:space="preserve"> </w:delText>
        </w:r>
        <w:r w:rsidDel="006B77FB">
          <w:rPr>
            <w:rFonts w:ascii="Georgia" w:eastAsia="Georgia" w:hAnsi="Georgia" w:cs="Georgia"/>
            <w:color w:val="FF0000"/>
            <w:position w:val="2"/>
            <w:sz w:val="19"/>
            <w:szCs w:val="19"/>
          </w:rPr>
          <w:delText>on</w:delText>
        </w:r>
        <w:r w:rsidDel="006B77FB">
          <w:rPr>
            <w:rFonts w:ascii="Georgia" w:eastAsia="Georgia" w:hAnsi="Georgia" w:cs="Georgia"/>
            <w:color w:val="FF0000"/>
            <w:spacing w:val="-3"/>
            <w:position w:val="2"/>
            <w:sz w:val="19"/>
            <w:szCs w:val="19"/>
          </w:rPr>
          <w:delText xml:space="preserve"> </w:delText>
        </w:r>
        <w:r w:rsidDel="006B77FB">
          <w:rPr>
            <w:rFonts w:ascii="Georgia" w:eastAsia="Georgia" w:hAnsi="Georgia" w:cs="Georgia"/>
            <w:color w:val="FF0000"/>
            <w:position w:val="2"/>
            <w:sz w:val="19"/>
            <w:szCs w:val="19"/>
          </w:rPr>
          <w:delText>a</w:delText>
        </w:r>
        <w:r w:rsidDel="006B77FB">
          <w:rPr>
            <w:rFonts w:ascii="Georgia" w:eastAsia="Georgia" w:hAnsi="Georgia" w:cs="Georgia"/>
            <w:color w:val="FF0000"/>
            <w:spacing w:val="-4"/>
            <w:position w:val="2"/>
            <w:sz w:val="19"/>
            <w:szCs w:val="19"/>
          </w:rPr>
          <w:delText xml:space="preserve"> </w:delText>
        </w:r>
        <w:r w:rsidDel="006B77FB">
          <w:rPr>
            <w:rFonts w:ascii="Georgia" w:eastAsia="Georgia" w:hAnsi="Georgia" w:cs="Georgia"/>
            <w:color w:val="FF0000"/>
            <w:position w:val="2"/>
            <w:sz w:val="19"/>
            <w:szCs w:val="19"/>
          </w:rPr>
          <w:delText>single</w:delText>
        </w:r>
        <w:r w:rsidDel="006B77FB">
          <w:rPr>
            <w:rFonts w:ascii="Georgia" w:eastAsia="Georgia" w:hAnsi="Georgia" w:cs="Georgia"/>
            <w:color w:val="FF0000"/>
            <w:spacing w:val="3"/>
            <w:position w:val="2"/>
            <w:sz w:val="19"/>
            <w:szCs w:val="19"/>
          </w:rPr>
          <w:delText xml:space="preserve"> </w:delText>
        </w:r>
        <w:r w:rsidDel="006B77FB">
          <w:rPr>
            <w:rFonts w:ascii="Georgia" w:eastAsia="Georgia" w:hAnsi="Georgia" w:cs="Georgia"/>
            <w:color w:val="FF0000"/>
            <w:position w:val="2"/>
            <w:sz w:val="19"/>
            <w:szCs w:val="19"/>
          </w:rPr>
          <w:delText>CPU</w:delText>
        </w:r>
        <w:r w:rsidDel="006B77FB">
          <w:rPr>
            <w:rFonts w:ascii="Georgia" w:eastAsia="Georgia" w:hAnsi="Georgia" w:cs="Georgia"/>
            <w:color w:val="FF0000"/>
            <w:spacing w:val="1"/>
            <w:position w:val="2"/>
            <w:sz w:val="19"/>
            <w:szCs w:val="19"/>
          </w:rPr>
          <w:delText xml:space="preserve"> </w:delText>
        </w:r>
        <w:r w:rsidDel="006B77FB">
          <w:rPr>
            <w:rFonts w:ascii="Georgia" w:eastAsia="Georgia" w:hAnsi="Georgia" w:cs="Georgia"/>
            <w:color w:val="FF0000"/>
            <w:position w:val="2"/>
            <w:sz w:val="19"/>
            <w:szCs w:val="19"/>
          </w:rPr>
          <w:delText>core.</w:delText>
        </w:r>
        <w:r w:rsidDel="006B77FB">
          <w:rPr>
            <w:rFonts w:ascii="Georgia" w:eastAsia="Georgia" w:hAnsi="Georgia" w:cs="Georgia"/>
            <w:color w:val="FF0000"/>
            <w:spacing w:val="22"/>
            <w:position w:val="2"/>
            <w:sz w:val="19"/>
            <w:szCs w:val="19"/>
          </w:rPr>
          <w:delText xml:space="preserve"> </w:delText>
        </w:r>
        <w:r w:rsidDel="006B77FB">
          <w:rPr>
            <w:rFonts w:ascii="Georgia" w:eastAsia="Georgia" w:hAnsi="Georgia" w:cs="Georgia"/>
            <w:color w:val="000000"/>
            <w:position w:val="2"/>
            <w:sz w:val="19"/>
            <w:szCs w:val="19"/>
          </w:rPr>
          <w:delText>In</w:delText>
        </w:r>
      </w:del>
      <w:ins w:id="340" w:author="James Gee" w:date="2016-07-20T18:51:00Z">
        <w:r w:rsidR="006B77FB">
          <w:rPr>
            <w:rFonts w:ascii="Georgia" w:eastAsia="Georgia" w:hAnsi="Georgia" w:cs="Georgia"/>
            <w:color w:val="FF0000"/>
            <w:sz w:val="19"/>
            <w:szCs w:val="19"/>
          </w:rPr>
          <w:t xml:space="preserve">This estimate is based on </w:t>
        </w:r>
      </w:ins>
      <w:r>
        <w:rPr>
          <w:rFonts w:ascii="Georgia" w:eastAsia="Georgia" w:hAnsi="Georgia" w:cs="Georgia"/>
          <w:color w:val="000000"/>
          <w:spacing w:val="-1"/>
          <w:position w:val="2"/>
          <w:sz w:val="19"/>
          <w:szCs w:val="19"/>
        </w:rPr>
        <w:t xml:space="preserve"> </w:t>
      </w:r>
      <w:r>
        <w:rPr>
          <w:rFonts w:ascii="Georgia" w:eastAsia="Georgia" w:hAnsi="Georgia" w:cs="Georgia"/>
          <w:color w:val="000000"/>
          <w:position w:val="2"/>
          <w:sz w:val="19"/>
          <w:szCs w:val="19"/>
        </w:rPr>
        <w:t>preliminary</w:t>
      </w:r>
      <w:r>
        <w:rPr>
          <w:rFonts w:ascii="Georgia" w:eastAsia="Georgia" w:hAnsi="Georgia" w:cs="Georgia"/>
          <w:color w:val="000000"/>
          <w:spacing w:val="13"/>
          <w:position w:val="2"/>
          <w:sz w:val="19"/>
          <w:szCs w:val="19"/>
        </w:rPr>
        <w:t xml:space="preserve"> </w:t>
      </w:r>
      <w:r>
        <w:rPr>
          <w:rFonts w:ascii="Georgia" w:eastAsia="Georgia" w:hAnsi="Georgia" w:cs="Georgia"/>
          <w:color w:val="000000"/>
          <w:position w:val="2"/>
          <w:sz w:val="19"/>
          <w:szCs w:val="19"/>
        </w:rPr>
        <w:t>work</w:t>
      </w:r>
      <w:ins w:id="341" w:author="James Gee" w:date="2016-07-20T18:51:00Z">
        <w:r w:rsidR="006B77FB">
          <w:rPr>
            <w:rFonts w:ascii="Georgia" w:eastAsia="Georgia" w:hAnsi="Georgia" w:cs="Georgia"/>
            <w:color w:val="000000"/>
            <w:spacing w:val="4"/>
            <w:position w:val="2"/>
            <w:sz w:val="19"/>
            <w:szCs w:val="19"/>
          </w:rPr>
          <w:t xml:space="preserve"> in which </w:t>
        </w:r>
      </w:ins>
      <w:del w:id="342" w:author="James Gee" w:date="2016-07-20T18:51:00Z">
        <w:r w:rsidDel="006B77FB">
          <w:rPr>
            <w:rFonts w:ascii="Georgia" w:eastAsia="Georgia" w:hAnsi="Georgia" w:cs="Georgia"/>
            <w:color w:val="000000"/>
            <w:position w:val="2"/>
            <w:sz w:val="19"/>
            <w:szCs w:val="19"/>
          </w:rPr>
          <w:delText>,</w:delText>
        </w:r>
        <w:r w:rsidDel="006B77FB">
          <w:rPr>
            <w:rFonts w:ascii="Georgia" w:eastAsia="Georgia" w:hAnsi="Georgia" w:cs="Georgia"/>
            <w:color w:val="000000"/>
            <w:spacing w:val="4"/>
            <w:position w:val="2"/>
            <w:sz w:val="19"/>
            <w:szCs w:val="19"/>
          </w:rPr>
          <w:delText xml:space="preserve"> </w:delText>
        </w:r>
      </w:del>
      <w:r>
        <w:rPr>
          <w:rFonts w:ascii="Georgia" w:eastAsia="Georgia" w:hAnsi="Georgia" w:cs="Georgia"/>
          <w:color w:val="000000"/>
          <w:position w:val="2"/>
          <w:sz w:val="19"/>
          <w:szCs w:val="19"/>
        </w:rPr>
        <w:t>we</w:t>
      </w:r>
      <w:r>
        <w:rPr>
          <w:rFonts w:ascii="Georgia" w:eastAsia="Georgia" w:hAnsi="Georgia" w:cs="Georgia"/>
          <w:color w:val="000000"/>
          <w:spacing w:val="-2"/>
          <w:position w:val="2"/>
          <w:sz w:val="19"/>
          <w:szCs w:val="19"/>
        </w:rPr>
        <w:t xml:space="preserve"> </w:t>
      </w:r>
      <w:r>
        <w:rPr>
          <w:rFonts w:ascii="Georgia" w:eastAsia="Georgia" w:hAnsi="Georgia" w:cs="Georgia"/>
          <w:color w:val="000000"/>
          <w:position w:val="2"/>
          <w:sz w:val="19"/>
          <w:szCs w:val="19"/>
        </w:rPr>
        <w:t>have</w:t>
      </w:r>
      <w:r>
        <w:rPr>
          <w:rFonts w:ascii="Georgia" w:eastAsia="Georgia" w:hAnsi="Georgia" w:cs="Georgia"/>
          <w:color w:val="000000"/>
          <w:spacing w:val="1"/>
          <w:position w:val="2"/>
          <w:sz w:val="19"/>
          <w:szCs w:val="19"/>
        </w:rPr>
        <w:t xml:space="preserve"> </w:t>
      </w:r>
      <w:r>
        <w:rPr>
          <w:rFonts w:ascii="Georgia" w:eastAsia="Georgia" w:hAnsi="Georgia" w:cs="Georgia"/>
          <w:color w:val="000000"/>
          <w:position w:val="2"/>
          <w:sz w:val="19"/>
          <w:szCs w:val="19"/>
        </w:rPr>
        <w:t>developed</w:t>
      </w:r>
      <w:r>
        <w:rPr>
          <w:rFonts w:ascii="Georgia" w:eastAsia="Georgia" w:hAnsi="Georgia" w:cs="Georgia"/>
          <w:color w:val="000000"/>
          <w:spacing w:val="10"/>
          <w:position w:val="2"/>
          <w:sz w:val="19"/>
          <w:szCs w:val="19"/>
        </w:rPr>
        <w:t xml:space="preserve"> </w:t>
      </w:r>
      <w:r>
        <w:rPr>
          <w:rFonts w:ascii="Georgia" w:eastAsia="Georgia" w:hAnsi="Georgia" w:cs="Georgia"/>
          <w:color w:val="000000"/>
          <w:position w:val="2"/>
          <w:sz w:val="19"/>
          <w:szCs w:val="19"/>
        </w:rPr>
        <w:t>a</w:t>
      </w:r>
      <w:r>
        <w:rPr>
          <w:rFonts w:ascii="Georgia" w:eastAsia="Georgia" w:hAnsi="Georgia" w:cs="Georgia"/>
          <w:color w:val="000000"/>
          <w:spacing w:val="-4"/>
          <w:position w:val="2"/>
          <w:sz w:val="19"/>
          <w:szCs w:val="19"/>
        </w:rPr>
        <w:t xml:space="preserve"> </w:t>
      </w:r>
      <w:r>
        <w:rPr>
          <w:rFonts w:ascii="Georgia" w:eastAsia="Georgia" w:hAnsi="Georgia" w:cs="Georgia"/>
          <w:color w:val="000000"/>
          <w:position w:val="2"/>
          <w:sz w:val="19"/>
          <w:szCs w:val="19"/>
        </w:rPr>
        <w:t>CPU-based</w:t>
      </w:r>
      <w:r>
        <w:rPr>
          <w:rFonts w:ascii="Georgia" w:eastAsia="Georgia" w:hAnsi="Georgia" w:cs="Georgia"/>
          <w:color w:val="000000"/>
          <w:spacing w:val="12"/>
          <w:position w:val="2"/>
          <w:sz w:val="19"/>
          <w:szCs w:val="19"/>
        </w:rPr>
        <w:t xml:space="preserve"> </w:t>
      </w:r>
      <w:r>
        <w:rPr>
          <w:rFonts w:ascii="Georgia" w:eastAsia="Georgia" w:hAnsi="Georgia" w:cs="Georgia"/>
          <w:color w:val="000000"/>
          <w:position w:val="2"/>
          <w:sz w:val="19"/>
          <w:szCs w:val="19"/>
        </w:rPr>
        <w:t>accelerated</w:t>
      </w:r>
      <w:r>
        <w:rPr>
          <w:rFonts w:ascii="Georgia" w:eastAsia="Georgia" w:hAnsi="Georgia" w:cs="Georgia"/>
          <w:color w:val="000000"/>
          <w:spacing w:val="12"/>
          <w:position w:val="2"/>
          <w:sz w:val="19"/>
          <w:szCs w:val="19"/>
        </w:rPr>
        <w:t xml:space="preserve"> </w:t>
      </w:r>
      <w:r>
        <w:rPr>
          <w:rFonts w:ascii="Georgia" w:eastAsia="Georgia" w:hAnsi="Georgia" w:cs="Georgia"/>
          <w:color w:val="000000"/>
          <w:position w:val="2"/>
          <w:sz w:val="19"/>
          <w:szCs w:val="19"/>
        </w:rPr>
        <w:t>version</w:t>
      </w:r>
      <w:r>
        <w:rPr>
          <w:rFonts w:ascii="Georgia" w:eastAsia="Georgia" w:hAnsi="Georgia" w:cs="Georgia"/>
          <w:color w:val="000000"/>
          <w:spacing w:val="5"/>
          <w:position w:val="2"/>
          <w:sz w:val="19"/>
          <w:szCs w:val="19"/>
        </w:rPr>
        <w:t xml:space="preserve"> </w:t>
      </w:r>
      <w:r>
        <w:rPr>
          <w:rFonts w:ascii="Georgia" w:eastAsia="Georgia" w:hAnsi="Georgia" w:cs="Georgia"/>
          <w:color w:val="000000"/>
          <w:position w:val="2"/>
          <w:sz w:val="19"/>
          <w:szCs w:val="19"/>
        </w:rPr>
        <w:t>of</w:t>
      </w:r>
      <w:r>
        <w:rPr>
          <w:rFonts w:ascii="Georgia" w:eastAsia="Georgia" w:hAnsi="Georgia" w:cs="Georgia"/>
          <w:color w:val="000000"/>
          <w:spacing w:val="-4"/>
          <w:position w:val="2"/>
          <w:sz w:val="19"/>
          <w:szCs w:val="19"/>
        </w:rPr>
        <w:t xml:space="preserve"> </w:t>
      </w:r>
      <w:r>
        <w:rPr>
          <w:rFonts w:ascii="Georgia" w:eastAsia="Georgia" w:hAnsi="Georgia" w:cs="Georgia"/>
          <w:color w:val="000000"/>
          <w:position w:val="2"/>
          <w:sz w:val="19"/>
          <w:szCs w:val="19"/>
        </w:rPr>
        <w:t>the</w:t>
      </w:r>
      <w:r>
        <w:rPr>
          <w:rFonts w:ascii="Georgia" w:eastAsia="Georgia" w:hAnsi="Georgia" w:cs="Georgia"/>
          <w:color w:val="000000"/>
          <w:spacing w:val="-2"/>
          <w:position w:val="2"/>
          <w:sz w:val="19"/>
          <w:szCs w:val="19"/>
        </w:rPr>
        <w:t xml:space="preserve"> </w:t>
      </w:r>
      <w:r>
        <w:rPr>
          <w:rFonts w:ascii="Georgia" w:eastAsia="Georgia" w:hAnsi="Georgia" w:cs="Georgia"/>
          <w:color w:val="000000"/>
          <w:w w:val="102"/>
          <w:position w:val="2"/>
          <w:sz w:val="19"/>
          <w:szCs w:val="19"/>
        </w:rPr>
        <w:t>ANTs</w:t>
      </w:r>
    </w:p>
    <w:p w14:paraId="412751DE" w14:textId="1AC8D497" w:rsidR="00E61F9D" w:rsidRDefault="005C64D6">
      <w:pPr>
        <w:spacing w:before="9" w:after="0" w:line="242" w:lineRule="auto"/>
        <w:ind w:left="114" w:right="44" w:firstLine="6"/>
        <w:jc w:val="both"/>
        <w:rPr>
          <w:rFonts w:ascii="Georgia" w:eastAsia="Georgia" w:hAnsi="Georgia" w:cs="Georgia"/>
          <w:sz w:val="19"/>
          <w:szCs w:val="19"/>
        </w:rPr>
      </w:pPr>
      <w:proofErr w:type="gramStart"/>
      <w:r>
        <w:rPr>
          <w:rFonts w:ascii="Georgia" w:eastAsia="Georgia" w:hAnsi="Georgia" w:cs="Georgia"/>
          <w:sz w:val="19"/>
          <w:szCs w:val="19"/>
        </w:rPr>
        <w:t>deformable</w:t>
      </w:r>
      <w:proofErr w:type="gramEnd"/>
      <w:r>
        <w:rPr>
          <w:rFonts w:ascii="Georgia" w:eastAsia="Georgia" w:hAnsi="Georgia" w:cs="Georgia"/>
          <w:spacing w:val="28"/>
          <w:sz w:val="19"/>
          <w:szCs w:val="19"/>
        </w:rPr>
        <w:t xml:space="preserve"> </w:t>
      </w:r>
      <w:r>
        <w:rPr>
          <w:rFonts w:ascii="Georgia" w:eastAsia="Georgia" w:hAnsi="Georgia" w:cs="Georgia"/>
          <w:sz w:val="19"/>
          <w:szCs w:val="19"/>
        </w:rPr>
        <w:t>registration</w:t>
      </w:r>
      <w:r>
        <w:rPr>
          <w:rFonts w:ascii="Georgia" w:eastAsia="Georgia" w:hAnsi="Georgia" w:cs="Georgia"/>
          <w:spacing w:val="29"/>
          <w:sz w:val="19"/>
          <w:szCs w:val="19"/>
        </w:rPr>
        <w:t xml:space="preserve"> </w:t>
      </w:r>
      <w:r>
        <w:rPr>
          <w:rFonts w:ascii="Georgia" w:eastAsia="Georgia" w:hAnsi="Georgia" w:cs="Georgia"/>
          <w:sz w:val="19"/>
          <w:szCs w:val="19"/>
        </w:rPr>
        <w:t>algorithm</w:t>
      </w:r>
      <w:r>
        <w:rPr>
          <w:rFonts w:ascii="Georgia" w:eastAsia="Georgia" w:hAnsi="Georgia" w:cs="Georgia"/>
          <w:spacing w:val="25"/>
          <w:sz w:val="19"/>
          <w:szCs w:val="19"/>
        </w:rPr>
        <w:t xml:space="preserve"> </w:t>
      </w:r>
      <w:r>
        <w:rPr>
          <w:rFonts w:ascii="Georgia" w:eastAsia="Georgia" w:hAnsi="Georgia" w:cs="Georgia"/>
          <w:sz w:val="19"/>
          <w:szCs w:val="19"/>
        </w:rPr>
        <w:t>that</w:t>
      </w:r>
      <w:r>
        <w:rPr>
          <w:rFonts w:ascii="Georgia" w:eastAsia="Georgia" w:hAnsi="Georgia" w:cs="Georgia"/>
          <w:spacing w:val="16"/>
          <w:sz w:val="19"/>
          <w:szCs w:val="19"/>
        </w:rPr>
        <w:t xml:space="preserve"> </w:t>
      </w:r>
      <w:r>
        <w:rPr>
          <w:rFonts w:ascii="Georgia" w:eastAsia="Georgia" w:hAnsi="Georgia" w:cs="Georgia"/>
          <w:sz w:val="19"/>
          <w:szCs w:val="19"/>
        </w:rPr>
        <w:t>is</w:t>
      </w:r>
      <w:r>
        <w:rPr>
          <w:rFonts w:ascii="Georgia" w:eastAsia="Georgia" w:hAnsi="Georgia" w:cs="Georgia"/>
          <w:spacing w:val="12"/>
          <w:sz w:val="19"/>
          <w:szCs w:val="19"/>
        </w:rPr>
        <w:t xml:space="preserve"> </w:t>
      </w:r>
      <w:r>
        <w:rPr>
          <w:rFonts w:ascii="Georgia" w:eastAsia="Georgia" w:hAnsi="Georgia" w:cs="Georgia"/>
          <w:sz w:val="19"/>
          <w:szCs w:val="19"/>
        </w:rPr>
        <w:t>approximately</w:t>
      </w:r>
      <w:r>
        <w:rPr>
          <w:rFonts w:ascii="Georgia" w:eastAsia="Georgia" w:hAnsi="Georgia" w:cs="Georgia"/>
          <w:spacing w:val="33"/>
          <w:sz w:val="19"/>
          <w:szCs w:val="19"/>
        </w:rPr>
        <w:t xml:space="preserve"> </w:t>
      </w:r>
      <w:r>
        <w:rPr>
          <w:rFonts w:ascii="Georgia" w:eastAsia="Georgia" w:hAnsi="Georgia" w:cs="Georgia"/>
          <w:sz w:val="19"/>
          <w:szCs w:val="19"/>
        </w:rPr>
        <w:t>15</w:t>
      </w:r>
      <w:r>
        <w:rPr>
          <w:rFonts w:ascii="Georgia" w:eastAsia="Georgia" w:hAnsi="Georgia" w:cs="Georgia"/>
          <w:spacing w:val="13"/>
          <w:sz w:val="19"/>
          <w:szCs w:val="19"/>
        </w:rPr>
        <w:t xml:space="preserve"> </w:t>
      </w:r>
      <w:r>
        <w:rPr>
          <w:rFonts w:ascii="Georgia" w:eastAsia="Georgia" w:hAnsi="Georgia" w:cs="Georgia"/>
          <w:sz w:val="19"/>
          <w:szCs w:val="19"/>
        </w:rPr>
        <w:t>times</w:t>
      </w:r>
      <w:r>
        <w:rPr>
          <w:rFonts w:ascii="Georgia" w:eastAsia="Georgia" w:hAnsi="Georgia" w:cs="Georgia"/>
          <w:spacing w:val="18"/>
          <w:sz w:val="19"/>
          <w:szCs w:val="19"/>
        </w:rPr>
        <w:t xml:space="preserve"> </w:t>
      </w:r>
      <w:r>
        <w:rPr>
          <w:rFonts w:ascii="Georgia" w:eastAsia="Georgia" w:hAnsi="Georgia" w:cs="Georgia"/>
          <w:sz w:val="19"/>
          <w:szCs w:val="19"/>
        </w:rPr>
        <w:t>faster</w:t>
      </w:r>
      <w:r>
        <w:rPr>
          <w:rFonts w:ascii="Georgia" w:eastAsia="Georgia" w:hAnsi="Georgia" w:cs="Georgia"/>
          <w:spacing w:val="18"/>
          <w:sz w:val="19"/>
          <w:szCs w:val="19"/>
        </w:rPr>
        <w:t xml:space="preserve"> </w:t>
      </w:r>
      <w:r>
        <w:rPr>
          <w:rFonts w:ascii="Georgia" w:eastAsia="Georgia" w:hAnsi="Georgia" w:cs="Georgia"/>
          <w:sz w:val="19"/>
          <w:szCs w:val="19"/>
        </w:rPr>
        <w:t>in</w:t>
      </w:r>
      <w:r>
        <w:rPr>
          <w:rFonts w:ascii="Georgia" w:eastAsia="Georgia" w:hAnsi="Georgia" w:cs="Georgia"/>
          <w:spacing w:val="14"/>
          <w:sz w:val="19"/>
          <w:szCs w:val="19"/>
        </w:rPr>
        <w:t xml:space="preserve"> </w:t>
      </w:r>
      <w:r>
        <w:rPr>
          <w:rFonts w:ascii="Georgia" w:eastAsia="Georgia" w:hAnsi="Georgia" w:cs="Georgia"/>
          <w:sz w:val="19"/>
          <w:szCs w:val="19"/>
        </w:rPr>
        <w:t>typical</w:t>
      </w:r>
      <w:r>
        <w:rPr>
          <w:rFonts w:ascii="Georgia" w:eastAsia="Georgia" w:hAnsi="Georgia" w:cs="Georgia"/>
          <w:spacing w:val="20"/>
          <w:sz w:val="19"/>
          <w:szCs w:val="19"/>
        </w:rPr>
        <w:t xml:space="preserve"> </w:t>
      </w:r>
      <w:r>
        <w:rPr>
          <w:rFonts w:ascii="Georgia" w:eastAsia="Georgia" w:hAnsi="Georgia" w:cs="Georgia"/>
          <w:sz w:val="19"/>
          <w:szCs w:val="19"/>
        </w:rPr>
        <w:t>problems</w:t>
      </w:r>
      <w:r>
        <w:rPr>
          <w:rFonts w:ascii="Georgia" w:eastAsia="Georgia" w:hAnsi="Georgia" w:cs="Georgia"/>
          <w:spacing w:val="25"/>
          <w:sz w:val="19"/>
          <w:szCs w:val="19"/>
        </w:rPr>
        <w:t xml:space="preserve"> </w:t>
      </w:r>
      <w:r>
        <w:rPr>
          <w:rFonts w:ascii="Georgia" w:eastAsia="Georgia" w:hAnsi="Georgia" w:cs="Georgia"/>
          <w:sz w:val="19"/>
          <w:szCs w:val="19"/>
        </w:rPr>
        <w:t>than</w:t>
      </w:r>
      <w:r>
        <w:rPr>
          <w:rFonts w:ascii="Georgia" w:eastAsia="Georgia" w:hAnsi="Georgia" w:cs="Georgia"/>
          <w:spacing w:val="17"/>
          <w:sz w:val="19"/>
          <w:szCs w:val="19"/>
        </w:rPr>
        <w:t xml:space="preserve"> </w:t>
      </w:r>
      <w:r>
        <w:rPr>
          <w:rFonts w:ascii="Georgia" w:eastAsia="Georgia" w:hAnsi="Georgia" w:cs="Georgia"/>
          <w:sz w:val="19"/>
          <w:szCs w:val="19"/>
        </w:rPr>
        <w:t>the</w:t>
      </w:r>
      <w:r>
        <w:rPr>
          <w:rFonts w:ascii="Georgia" w:eastAsia="Georgia" w:hAnsi="Georgia" w:cs="Georgia"/>
          <w:spacing w:val="14"/>
          <w:sz w:val="19"/>
          <w:szCs w:val="19"/>
        </w:rPr>
        <w:t xml:space="preserve"> </w:t>
      </w:r>
      <w:r>
        <w:rPr>
          <w:rFonts w:ascii="Georgia" w:eastAsia="Georgia" w:hAnsi="Georgia" w:cs="Georgia"/>
          <w:sz w:val="19"/>
          <w:szCs w:val="19"/>
        </w:rPr>
        <w:t>version</w:t>
      </w:r>
      <w:r>
        <w:rPr>
          <w:rFonts w:ascii="Georgia" w:eastAsia="Georgia" w:hAnsi="Georgia" w:cs="Georgia"/>
          <w:spacing w:val="21"/>
          <w:sz w:val="19"/>
          <w:szCs w:val="19"/>
        </w:rPr>
        <w:t xml:space="preserve"> </w:t>
      </w:r>
      <w:r>
        <w:rPr>
          <w:rFonts w:ascii="Georgia" w:eastAsia="Georgia" w:hAnsi="Georgia" w:cs="Georgia"/>
          <w:sz w:val="19"/>
          <w:szCs w:val="19"/>
        </w:rPr>
        <w:t>currently</w:t>
      </w:r>
      <w:r>
        <w:rPr>
          <w:rFonts w:ascii="Georgia" w:eastAsia="Georgia" w:hAnsi="Georgia" w:cs="Georgia"/>
          <w:spacing w:val="24"/>
          <w:sz w:val="19"/>
          <w:szCs w:val="19"/>
        </w:rPr>
        <w:t xml:space="preserve"> </w:t>
      </w:r>
      <w:r>
        <w:rPr>
          <w:rFonts w:ascii="Georgia" w:eastAsia="Georgia" w:hAnsi="Georgia" w:cs="Georgia"/>
          <w:sz w:val="19"/>
          <w:szCs w:val="19"/>
        </w:rPr>
        <w:t>in</w:t>
      </w:r>
      <w:r>
        <w:rPr>
          <w:rFonts w:ascii="Georgia" w:eastAsia="Georgia" w:hAnsi="Georgia" w:cs="Georgia"/>
          <w:spacing w:val="14"/>
          <w:sz w:val="19"/>
          <w:szCs w:val="19"/>
        </w:rPr>
        <w:t xml:space="preserve"> </w:t>
      </w:r>
      <w:r>
        <w:rPr>
          <w:rFonts w:ascii="Georgia" w:eastAsia="Georgia" w:hAnsi="Georgia" w:cs="Georgia"/>
          <w:w w:val="102"/>
          <w:sz w:val="19"/>
          <w:szCs w:val="19"/>
        </w:rPr>
        <w:t xml:space="preserve">use. </w:t>
      </w:r>
      <w:r>
        <w:rPr>
          <w:rFonts w:ascii="Georgia" w:eastAsia="Georgia" w:hAnsi="Georgia" w:cs="Georgia"/>
          <w:sz w:val="19"/>
          <w:szCs w:val="19"/>
        </w:rPr>
        <w:t>This</w:t>
      </w:r>
      <w:r>
        <w:rPr>
          <w:rFonts w:ascii="Georgia" w:eastAsia="Georgia" w:hAnsi="Georgia" w:cs="Georgia"/>
          <w:spacing w:val="10"/>
          <w:sz w:val="19"/>
          <w:szCs w:val="19"/>
        </w:rPr>
        <w:t xml:space="preserve"> </w:t>
      </w:r>
      <w:r>
        <w:rPr>
          <w:rFonts w:ascii="Georgia" w:eastAsia="Georgia" w:hAnsi="Georgia" w:cs="Georgia"/>
          <w:sz w:val="19"/>
          <w:szCs w:val="19"/>
        </w:rPr>
        <w:t>means</w:t>
      </w:r>
      <w:r>
        <w:rPr>
          <w:rFonts w:ascii="Georgia" w:eastAsia="Georgia" w:hAnsi="Georgia" w:cs="Georgia"/>
          <w:spacing w:val="15"/>
          <w:sz w:val="19"/>
          <w:szCs w:val="19"/>
        </w:rPr>
        <w:t xml:space="preserve"> </w:t>
      </w:r>
      <w:r>
        <w:rPr>
          <w:rFonts w:ascii="Georgia" w:eastAsia="Georgia" w:hAnsi="Georgia" w:cs="Georgia"/>
          <w:sz w:val="19"/>
          <w:szCs w:val="19"/>
        </w:rPr>
        <w:t>that</w:t>
      </w:r>
      <w:r>
        <w:rPr>
          <w:rFonts w:ascii="Georgia" w:eastAsia="Georgia" w:hAnsi="Georgia" w:cs="Georgia"/>
          <w:spacing w:val="11"/>
          <w:sz w:val="19"/>
          <w:szCs w:val="19"/>
        </w:rPr>
        <w:t xml:space="preserve"> </w:t>
      </w:r>
      <w:r>
        <w:rPr>
          <w:rFonts w:ascii="Georgia" w:eastAsia="Georgia" w:hAnsi="Georgia" w:cs="Georgia"/>
          <w:sz w:val="19"/>
          <w:szCs w:val="19"/>
        </w:rPr>
        <w:t>on</w:t>
      </w:r>
      <w:r>
        <w:rPr>
          <w:rFonts w:ascii="Georgia" w:eastAsia="Georgia" w:hAnsi="Georgia" w:cs="Georgia"/>
          <w:spacing w:val="8"/>
          <w:sz w:val="19"/>
          <w:szCs w:val="19"/>
        </w:rPr>
        <w:t xml:space="preserve"> </w:t>
      </w:r>
      <w:r>
        <w:rPr>
          <w:rFonts w:ascii="Georgia" w:eastAsia="Georgia" w:hAnsi="Georgia" w:cs="Georgia"/>
          <w:sz w:val="19"/>
          <w:szCs w:val="19"/>
        </w:rPr>
        <w:t>a</w:t>
      </w:r>
      <w:r>
        <w:rPr>
          <w:rFonts w:ascii="Georgia" w:eastAsia="Georgia" w:hAnsi="Georgia" w:cs="Georgia"/>
          <w:spacing w:val="7"/>
          <w:sz w:val="19"/>
          <w:szCs w:val="19"/>
        </w:rPr>
        <w:t xml:space="preserve"> </w:t>
      </w:r>
      <w:r>
        <w:rPr>
          <w:rFonts w:ascii="Georgia" w:eastAsia="Georgia" w:hAnsi="Georgia" w:cs="Georgia"/>
          <w:sz w:val="19"/>
          <w:szCs w:val="19"/>
        </w:rPr>
        <w:t>typical</w:t>
      </w:r>
      <w:r>
        <w:rPr>
          <w:rFonts w:ascii="Georgia" w:eastAsia="Georgia" w:hAnsi="Georgia" w:cs="Georgia"/>
          <w:spacing w:val="14"/>
          <w:sz w:val="19"/>
          <w:szCs w:val="19"/>
        </w:rPr>
        <w:t xml:space="preserve"> </w:t>
      </w:r>
      <w:r>
        <w:rPr>
          <w:rFonts w:ascii="Georgia" w:eastAsia="Georgia" w:hAnsi="Georgia" w:cs="Georgia"/>
          <w:sz w:val="19"/>
          <w:szCs w:val="19"/>
        </w:rPr>
        <w:t>8-core</w:t>
      </w:r>
      <w:r>
        <w:rPr>
          <w:rFonts w:ascii="Georgia" w:eastAsia="Georgia" w:hAnsi="Georgia" w:cs="Georgia"/>
          <w:spacing w:val="15"/>
          <w:sz w:val="19"/>
          <w:szCs w:val="19"/>
        </w:rPr>
        <w:t xml:space="preserve"> </w:t>
      </w:r>
      <w:r>
        <w:rPr>
          <w:rFonts w:ascii="Georgia" w:eastAsia="Georgia" w:hAnsi="Georgia" w:cs="Georgia"/>
          <w:sz w:val="19"/>
          <w:szCs w:val="19"/>
        </w:rPr>
        <w:t>CPU,</w:t>
      </w:r>
      <w:r>
        <w:rPr>
          <w:rFonts w:ascii="Georgia" w:eastAsia="Georgia" w:hAnsi="Georgia" w:cs="Georgia"/>
          <w:spacing w:val="13"/>
          <w:sz w:val="19"/>
          <w:szCs w:val="19"/>
        </w:rPr>
        <w:t xml:space="preserve"> </w:t>
      </w:r>
      <w:r>
        <w:rPr>
          <w:rFonts w:ascii="Georgia" w:eastAsia="Georgia" w:hAnsi="Georgia" w:cs="Georgia"/>
          <w:sz w:val="19"/>
          <w:szCs w:val="19"/>
        </w:rPr>
        <w:t>the</w:t>
      </w:r>
      <w:r>
        <w:rPr>
          <w:rFonts w:ascii="Georgia" w:eastAsia="Georgia" w:hAnsi="Georgia" w:cs="Georgia"/>
          <w:spacing w:val="9"/>
          <w:sz w:val="19"/>
          <w:szCs w:val="19"/>
        </w:rPr>
        <w:t xml:space="preserve"> </w:t>
      </w:r>
      <w:del w:id="343" w:author="James Gee" w:date="2016-07-20T18:52:00Z">
        <w:r w:rsidDel="006B77FB">
          <w:rPr>
            <w:rFonts w:ascii="Georgia" w:eastAsia="Georgia" w:hAnsi="Georgia" w:cs="Georgia"/>
            <w:sz w:val="19"/>
            <w:szCs w:val="19"/>
          </w:rPr>
          <w:delText>same</w:delText>
        </w:r>
        <w:r w:rsidDel="006B77FB">
          <w:rPr>
            <w:rFonts w:ascii="Georgia" w:eastAsia="Georgia" w:hAnsi="Georgia" w:cs="Georgia"/>
            <w:spacing w:val="13"/>
            <w:sz w:val="19"/>
            <w:szCs w:val="19"/>
          </w:rPr>
          <w:delText xml:space="preserve"> </w:delText>
        </w:r>
      </w:del>
      <w:r>
        <w:rPr>
          <w:rFonts w:ascii="Georgia" w:eastAsia="Georgia" w:hAnsi="Georgia" w:cs="Georgia"/>
          <w:sz w:val="19"/>
          <w:szCs w:val="19"/>
        </w:rPr>
        <w:t>registration</w:t>
      </w:r>
      <w:r>
        <w:rPr>
          <w:rFonts w:ascii="Georgia" w:eastAsia="Georgia" w:hAnsi="Georgia" w:cs="Georgia"/>
          <w:spacing w:val="24"/>
          <w:sz w:val="19"/>
          <w:szCs w:val="19"/>
        </w:rPr>
        <w:t xml:space="preserve"> </w:t>
      </w:r>
      <w:r>
        <w:rPr>
          <w:rFonts w:ascii="Georgia" w:eastAsia="Georgia" w:hAnsi="Georgia" w:cs="Georgia"/>
          <w:sz w:val="19"/>
          <w:szCs w:val="19"/>
        </w:rPr>
        <w:t>of</w:t>
      </w:r>
      <w:r>
        <w:rPr>
          <w:rFonts w:ascii="Georgia" w:eastAsia="Georgia" w:hAnsi="Georgia" w:cs="Georgia"/>
          <w:spacing w:val="7"/>
          <w:sz w:val="19"/>
          <w:szCs w:val="19"/>
        </w:rPr>
        <w:t xml:space="preserve"> </w:t>
      </w:r>
      <w:ins w:id="344" w:author="James Gee" w:date="2016-07-20T18:52:00Z">
        <w:r w:rsidR="006B77FB">
          <w:rPr>
            <w:rFonts w:ascii="Georgia" w:eastAsia="Georgia" w:hAnsi="Georgia" w:cs="Georgia"/>
            <w:spacing w:val="7"/>
            <w:sz w:val="19"/>
            <w:szCs w:val="19"/>
          </w:rPr>
          <w:t xml:space="preserve">standard </w:t>
        </w:r>
      </w:ins>
      <w:r>
        <w:rPr>
          <w:rFonts w:ascii="Times New Roman" w:eastAsia="Times New Roman" w:hAnsi="Times New Roman" w:cs="Times New Roman"/>
          <w:color w:val="FF0000"/>
        </w:rPr>
        <w:t>512</w:t>
      </w:r>
      <w:r>
        <w:rPr>
          <w:rFonts w:ascii="Times New Roman" w:eastAsia="Times New Roman" w:hAnsi="Times New Roman" w:cs="Times New Roman"/>
          <w:color w:val="FF0000"/>
          <w:spacing w:val="-7"/>
        </w:rPr>
        <w:t xml:space="preserve"> </w:t>
      </w:r>
      <w:r>
        <w:rPr>
          <w:rFonts w:ascii="Symbol" w:eastAsia="Symbol" w:hAnsi="Symbol" w:cs="Symbol"/>
          <w:color w:val="FF0000"/>
          <w:w w:val="140"/>
        </w:rPr>
        <w:t></w:t>
      </w:r>
      <w:r>
        <w:rPr>
          <w:rFonts w:ascii="Symbol" w:eastAsia="Symbol" w:hAnsi="Symbol" w:cs="Symbol"/>
          <w:color w:val="FF0000"/>
          <w:spacing w:val="-26"/>
          <w:w w:val="140"/>
        </w:rPr>
        <w:t></w:t>
      </w:r>
      <w:r>
        <w:rPr>
          <w:rFonts w:ascii="Times New Roman" w:eastAsia="Times New Roman" w:hAnsi="Times New Roman" w:cs="Times New Roman"/>
          <w:color w:val="FF0000"/>
        </w:rPr>
        <w:t>512</w:t>
      </w:r>
      <w:r>
        <w:rPr>
          <w:rFonts w:ascii="Times New Roman" w:eastAsia="Times New Roman" w:hAnsi="Times New Roman" w:cs="Times New Roman"/>
          <w:color w:val="FF0000"/>
          <w:spacing w:val="-7"/>
        </w:rPr>
        <w:t xml:space="preserve"> </w:t>
      </w:r>
      <w:r>
        <w:rPr>
          <w:rFonts w:ascii="Symbol" w:eastAsia="Symbol" w:hAnsi="Symbol" w:cs="Symbol"/>
          <w:color w:val="FF0000"/>
          <w:w w:val="140"/>
        </w:rPr>
        <w:t></w:t>
      </w:r>
      <w:r>
        <w:rPr>
          <w:rFonts w:ascii="Symbol" w:eastAsia="Symbol" w:hAnsi="Symbol" w:cs="Symbol"/>
          <w:color w:val="FF0000"/>
          <w:spacing w:val="-26"/>
          <w:w w:val="140"/>
        </w:rPr>
        <w:t></w:t>
      </w:r>
      <w:r>
        <w:rPr>
          <w:rFonts w:ascii="Symbol" w:eastAsia="Symbol" w:hAnsi="Symbol" w:cs="Symbol"/>
          <w:color w:val="FF0000"/>
          <w:w w:val="140"/>
        </w:rPr>
        <w:t>∼</w:t>
      </w:r>
      <w:r>
        <w:rPr>
          <w:rFonts w:ascii="Times New Roman" w:eastAsia="Times New Roman" w:hAnsi="Times New Roman" w:cs="Times New Roman"/>
          <w:color w:val="FF0000"/>
          <w:w w:val="99"/>
        </w:rPr>
        <w:t>500</w:t>
      </w:r>
      <w:r>
        <w:rPr>
          <w:rFonts w:ascii="Times New Roman" w:eastAsia="Times New Roman" w:hAnsi="Times New Roman" w:cs="Times New Roman"/>
          <w:color w:val="FF0000"/>
          <w:spacing w:val="-5"/>
        </w:rPr>
        <w:t xml:space="preserve"> </w:t>
      </w:r>
      <w:r>
        <w:rPr>
          <w:rFonts w:ascii="Georgia" w:eastAsia="Georgia" w:hAnsi="Georgia" w:cs="Georgia"/>
          <w:color w:val="FF0000"/>
          <w:sz w:val="19"/>
          <w:szCs w:val="19"/>
        </w:rPr>
        <w:t>voxel</w:t>
      </w:r>
      <w:r>
        <w:rPr>
          <w:rFonts w:ascii="Georgia" w:eastAsia="Georgia" w:hAnsi="Georgia" w:cs="Georgia"/>
          <w:color w:val="FF0000"/>
          <w:spacing w:val="12"/>
          <w:sz w:val="19"/>
          <w:szCs w:val="19"/>
        </w:rPr>
        <w:t xml:space="preserve"> </w:t>
      </w:r>
      <w:ins w:id="345" w:author="James Gee" w:date="2016-07-20T18:52:00Z">
        <w:r w:rsidR="006B77FB">
          <w:rPr>
            <w:rFonts w:ascii="Georgia" w:eastAsia="Georgia" w:hAnsi="Georgia" w:cs="Georgia"/>
            <w:color w:val="FF0000"/>
            <w:spacing w:val="12"/>
            <w:sz w:val="19"/>
            <w:szCs w:val="19"/>
          </w:rPr>
          <w:t xml:space="preserve">lung </w:t>
        </w:r>
      </w:ins>
      <w:r>
        <w:rPr>
          <w:rFonts w:ascii="Georgia" w:eastAsia="Georgia" w:hAnsi="Georgia" w:cs="Georgia"/>
          <w:color w:val="FF0000"/>
          <w:sz w:val="19"/>
          <w:szCs w:val="19"/>
        </w:rPr>
        <w:t>images</w:t>
      </w:r>
      <w:r>
        <w:rPr>
          <w:rFonts w:ascii="Georgia" w:eastAsia="Georgia" w:hAnsi="Georgia" w:cs="Georgia"/>
          <w:color w:val="FF0000"/>
          <w:spacing w:val="16"/>
          <w:sz w:val="19"/>
          <w:szCs w:val="19"/>
        </w:rPr>
        <w:t xml:space="preserve"> </w:t>
      </w:r>
      <w:r>
        <w:rPr>
          <w:rFonts w:ascii="Georgia" w:eastAsia="Georgia" w:hAnsi="Georgia" w:cs="Georgia"/>
          <w:color w:val="000000"/>
          <w:sz w:val="19"/>
          <w:szCs w:val="19"/>
        </w:rPr>
        <w:t>can</w:t>
      </w:r>
      <w:r>
        <w:rPr>
          <w:rFonts w:ascii="Georgia" w:eastAsia="Georgia" w:hAnsi="Georgia" w:cs="Georgia"/>
          <w:color w:val="000000"/>
          <w:spacing w:val="9"/>
          <w:sz w:val="19"/>
          <w:szCs w:val="19"/>
        </w:rPr>
        <w:t xml:space="preserve"> </w:t>
      </w:r>
      <w:del w:id="346" w:author="James Gee" w:date="2016-07-20T18:52:00Z">
        <w:r w:rsidDel="006B77FB">
          <w:rPr>
            <w:rFonts w:ascii="Georgia" w:eastAsia="Georgia" w:hAnsi="Georgia" w:cs="Georgia"/>
            <w:color w:val="000000"/>
            <w:sz w:val="19"/>
            <w:szCs w:val="19"/>
          </w:rPr>
          <w:delText>now</w:delText>
        </w:r>
        <w:r w:rsidDel="006B77FB">
          <w:rPr>
            <w:rFonts w:ascii="Georgia" w:eastAsia="Georgia" w:hAnsi="Georgia" w:cs="Georgia"/>
            <w:color w:val="000000"/>
            <w:spacing w:val="11"/>
            <w:sz w:val="19"/>
            <w:szCs w:val="19"/>
          </w:rPr>
          <w:delText xml:space="preserve"> </w:delText>
        </w:r>
      </w:del>
      <w:r>
        <w:rPr>
          <w:rFonts w:ascii="Georgia" w:eastAsia="Georgia" w:hAnsi="Georgia" w:cs="Georgia"/>
          <w:color w:val="000000"/>
          <w:sz w:val="19"/>
          <w:szCs w:val="19"/>
        </w:rPr>
        <w:t>be</w:t>
      </w:r>
      <w:r>
        <w:rPr>
          <w:rFonts w:ascii="Georgia" w:eastAsia="Georgia" w:hAnsi="Georgia" w:cs="Georgia"/>
          <w:color w:val="000000"/>
          <w:spacing w:val="8"/>
          <w:sz w:val="19"/>
          <w:szCs w:val="19"/>
        </w:rPr>
        <w:t xml:space="preserve"> </w:t>
      </w:r>
      <w:ins w:id="347" w:author="James Gee" w:date="2016-07-20T18:52:00Z">
        <w:r w:rsidR="006B77FB">
          <w:rPr>
            <w:rFonts w:ascii="Georgia" w:eastAsia="Georgia" w:hAnsi="Georgia" w:cs="Georgia"/>
            <w:color w:val="000000"/>
            <w:sz w:val="19"/>
            <w:szCs w:val="19"/>
          </w:rPr>
          <w:t>completed</w:t>
        </w:r>
      </w:ins>
      <w:del w:id="348" w:author="James Gee" w:date="2016-07-20T18:52:00Z">
        <w:r w:rsidDel="006B77FB">
          <w:rPr>
            <w:rFonts w:ascii="Georgia" w:eastAsia="Georgia" w:hAnsi="Georgia" w:cs="Georgia"/>
            <w:color w:val="000000"/>
            <w:sz w:val="19"/>
            <w:szCs w:val="19"/>
          </w:rPr>
          <w:delText>done</w:delText>
        </w:r>
      </w:del>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in</w:t>
      </w:r>
      <w:r>
        <w:rPr>
          <w:rFonts w:ascii="Georgia" w:eastAsia="Georgia" w:hAnsi="Georgia" w:cs="Georgia"/>
          <w:color w:val="000000"/>
          <w:spacing w:val="8"/>
          <w:sz w:val="19"/>
          <w:szCs w:val="19"/>
        </w:rPr>
        <w:t xml:space="preserve"> </w:t>
      </w:r>
      <w:r>
        <w:rPr>
          <w:rFonts w:ascii="Georgia" w:eastAsia="Georgia" w:hAnsi="Georgia" w:cs="Georgia"/>
          <w:color w:val="000000"/>
          <w:w w:val="102"/>
          <w:sz w:val="19"/>
          <w:szCs w:val="19"/>
        </w:rPr>
        <w:t>under</w:t>
      </w:r>
    </w:p>
    <w:p w14:paraId="1C7C8B0A" w14:textId="73C5A770" w:rsidR="00E61F9D" w:rsidRDefault="005C64D6">
      <w:pPr>
        <w:spacing w:before="7" w:after="0" w:line="277" w:lineRule="auto"/>
        <w:ind w:left="120" w:right="52"/>
        <w:jc w:val="both"/>
        <w:rPr>
          <w:rFonts w:ascii="Georgia" w:eastAsia="Georgia" w:hAnsi="Georgia" w:cs="Georgia"/>
          <w:sz w:val="19"/>
          <w:szCs w:val="19"/>
        </w:rPr>
      </w:pPr>
      <w:r>
        <w:rPr>
          <w:rFonts w:ascii="Georgia" w:eastAsia="Georgia" w:hAnsi="Georgia" w:cs="Georgia"/>
          <w:sz w:val="19"/>
          <w:szCs w:val="19"/>
        </w:rPr>
        <w:t>20</w:t>
      </w:r>
      <w:r>
        <w:rPr>
          <w:rFonts w:ascii="Georgia" w:eastAsia="Georgia" w:hAnsi="Georgia" w:cs="Georgia"/>
          <w:spacing w:val="11"/>
          <w:sz w:val="19"/>
          <w:szCs w:val="19"/>
        </w:rPr>
        <w:t xml:space="preserve"> </w:t>
      </w:r>
      <w:r>
        <w:rPr>
          <w:rFonts w:ascii="Georgia" w:eastAsia="Georgia" w:hAnsi="Georgia" w:cs="Georgia"/>
          <w:sz w:val="19"/>
          <w:szCs w:val="19"/>
        </w:rPr>
        <w:t>minutes</w:t>
      </w:r>
      <w:ins w:id="349" w:author="James Gee" w:date="2016-07-20T18:53:00Z">
        <w:r w:rsidR="006B77FB">
          <w:rPr>
            <w:rFonts w:ascii="Georgia" w:eastAsia="Georgia" w:hAnsi="Georgia" w:cs="Georgia"/>
            <w:sz w:val="19"/>
            <w:szCs w:val="19"/>
          </w:rPr>
          <w:t xml:space="preserve"> instead of the 1-2 hours it would take on a single CPU core using the </w:t>
        </w:r>
      </w:ins>
      <w:ins w:id="350" w:author="James Gee" w:date="2016-07-20T18:55:00Z">
        <w:r w:rsidR="006B77FB">
          <w:rPr>
            <w:rFonts w:ascii="Georgia" w:eastAsia="Georgia" w:hAnsi="Georgia" w:cs="Georgia"/>
            <w:sz w:val="19"/>
            <w:szCs w:val="19"/>
          </w:rPr>
          <w:t>current production version of ANTs</w:t>
        </w:r>
      </w:ins>
      <w:r>
        <w:rPr>
          <w:rFonts w:ascii="Georgia" w:eastAsia="Georgia" w:hAnsi="Georgia" w:cs="Georgia"/>
          <w:sz w:val="19"/>
          <w:szCs w:val="19"/>
        </w:rPr>
        <w:t xml:space="preserve">. </w:t>
      </w:r>
      <w:r>
        <w:rPr>
          <w:rFonts w:ascii="Georgia" w:eastAsia="Georgia" w:hAnsi="Georgia" w:cs="Georgia"/>
          <w:spacing w:val="4"/>
          <w:sz w:val="19"/>
          <w:szCs w:val="19"/>
        </w:rPr>
        <w:t xml:space="preserve"> </w:t>
      </w:r>
      <w:r>
        <w:rPr>
          <w:rFonts w:ascii="Georgia" w:eastAsia="Georgia" w:hAnsi="Georgia" w:cs="Georgia"/>
          <w:sz w:val="19"/>
          <w:szCs w:val="19"/>
        </w:rPr>
        <w:t>This</w:t>
      </w:r>
      <w:r>
        <w:rPr>
          <w:rFonts w:ascii="Georgia" w:eastAsia="Georgia" w:hAnsi="Georgia" w:cs="Georgia"/>
          <w:spacing w:val="14"/>
          <w:sz w:val="19"/>
          <w:szCs w:val="19"/>
        </w:rPr>
        <w:t xml:space="preserve"> </w:t>
      </w:r>
      <w:r>
        <w:rPr>
          <w:rFonts w:ascii="Georgia" w:eastAsia="Georgia" w:hAnsi="Georgia" w:cs="Georgia"/>
          <w:sz w:val="19"/>
          <w:szCs w:val="19"/>
        </w:rPr>
        <w:t>dramatic</w:t>
      </w:r>
      <w:r>
        <w:rPr>
          <w:rFonts w:ascii="Georgia" w:eastAsia="Georgia" w:hAnsi="Georgia" w:cs="Georgia"/>
          <w:spacing w:val="22"/>
          <w:sz w:val="19"/>
          <w:szCs w:val="19"/>
        </w:rPr>
        <w:t xml:space="preserve"> </w:t>
      </w:r>
      <w:r>
        <w:rPr>
          <w:rFonts w:ascii="Georgia" w:eastAsia="Georgia" w:hAnsi="Georgia" w:cs="Georgia"/>
          <w:sz w:val="19"/>
          <w:szCs w:val="19"/>
        </w:rPr>
        <w:t>improvement</w:t>
      </w:r>
      <w:r>
        <w:rPr>
          <w:rFonts w:ascii="Georgia" w:eastAsia="Georgia" w:hAnsi="Georgia" w:cs="Georgia"/>
          <w:spacing w:val="30"/>
          <w:sz w:val="19"/>
          <w:szCs w:val="19"/>
        </w:rPr>
        <w:t xml:space="preserve"> </w:t>
      </w:r>
      <w:r>
        <w:rPr>
          <w:rFonts w:ascii="Georgia" w:eastAsia="Georgia" w:hAnsi="Georgia" w:cs="Georgia"/>
          <w:sz w:val="19"/>
          <w:szCs w:val="19"/>
        </w:rPr>
        <w:t>was</w:t>
      </w:r>
      <w:r>
        <w:rPr>
          <w:rFonts w:ascii="Georgia" w:eastAsia="Georgia" w:hAnsi="Georgia" w:cs="Georgia"/>
          <w:spacing w:val="13"/>
          <w:sz w:val="19"/>
          <w:szCs w:val="19"/>
        </w:rPr>
        <w:t xml:space="preserve"> </w:t>
      </w:r>
      <w:r>
        <w:rPr>
          <w:rFonts w:ascii="Georgia" w:eastAsia="Georgia" w:hAnsi="Georgia" w:cs="Georgia"/>
          <w:sz w:val="19"/>
          <w:szCs w:val="19"/>
        </w:rPr>
        <w:t>made</w:t>
      </w:r>
      <w:r>
        <w:rPr>
          <w:rFonts w:ascii="Georgia" w:eastAsia="Georgia" w:hAnsi="Georgia" w:cs="Georgia"/>
          <w:spacing w:val="16"/>
          <w:sz w:val="19"/>
          <w:szCs w:val="19"/>
        </w:rPr>
        <w:t xml:space="preserve"> </w:t>
      </w:r>
      <w:r>
        <w:rPr>
          <w:rFonts w:ascii="Georgia" w:eastAsia="Georgia" w:hAnsi="Georgia" w:cs="Georgia"/>
          <w:sz w:val="19"/>
          <w:szCs w:val="19"/>
        </w:rPr>
        <w:t>primarily</w:t>
      </w:r>
      <w:r>
        <w:rPr>
          <w:rFonts w:ascii="Georgia" w:eastAsia="Georgia" w:hAnsi="Georgia" w:cs="Georgia"/>
          <w:spacing w:val="23"/>
          <w:sz w:val="19"/>
          <w:szCs w:val="19"/>
        </w:rPr>
        <w:t xml:space="preserve"> </w:t>
      </w:r>
      <w:r>
        <w:rPr>
          <w:rFonts w:ascii="Georgia" w:eastAsia="Georgia" w:hAnsi="Georgia" w:cs="Georgia"/>
          <w:sz w:val="19"/>
          <w:szCs w:val="19"/>
        </w:rPr>
        <w:t>th</w:t>
      </w:r>
      <w:ins w:id="351" w:author="James Gee" w:date="2016-07-20T18:57:00Z">
        <w:r w:rsidR="006B77FB">
          <w:rPr>
            <w:rFonts w:ascii="Georgia" w:eastAsia="Georgia" w:hAnsi="Georgia" w:cs="Georgia"/>
            <w:sz w:val="19"/>
            <w:szCs w:val="19"/>
          </w:rPr>
          <w:t>r</w:t>
        </w:r>
      </w:ins>
      <w:r>
        <w:rPr>
          <w:rFonts w:ascii="Georgia" w:eastAsia="Georgia" w:hAnsi="Georgia" w:cs="Georgia"/>
          <w:sz w:val="19"/>
          <w:szCs w:val="19"/>
        </w:rPr>
        <w:t>ough</w:t>
      </w:r>
      <w:r>
        <w:rPr>
          <w:rFonts w:ascii="Georgia" w:eastAsia="Georgia" w:hAnsi="Georgia" w:cs="Georgia"/>
          <w:spacing w:val="19"/>
          <w:sz w:val="19"/>
          <w:szCs w:val="19"/>
        </w:rPr>
        <w:t xml:space="preserve"> </w:t>
      </w:r>
      <w:r>
        <w:rPr>
          <w:rFonts w:ascii="Georgia" w:eastAsia="Georgia" w:hAnsi="Georgia" w:cs="Georgia"/>
          <w:sz w:val="19"/>
          <w:szCs w:val="19"/>
        </w:rPr>
        <w:t>1)</w:t>
      </w:r>
      <w:r>
        <w:rPr>
          <w:rFonts w:ascii="Georgia" w:eastAsia="Georgia" w:hAnsi="Georgia" w:cs="Georgia"/>
          <w:spacing w:val="10"/>
          <w:sz w:val="19"/>
          <w:szCs w:val="19"/>
        </w:rPr>
        <w:t xml:space="preserve"> </w:t>
      </w:r>
      <w:r>
        <w:rPr>
          <w:rFonts w:ascii="Georgia" w:eastAsia="Georgia" w:hAnsi="Georgia" w:cs="Georgia"/>
          <w:sz w:val="19"/>
          <w:szCs w:val="19"/>
        </w:rPr>
        <w:t>use</w:t>
      </w:r>
      <w:r>
        <w:rPr>
          <w:rFonts w:ascii="Georgia" w:eastAsia="Georgia" w:hAnsi="Georgia" w:cs="Georgia"/>
          <w:spacing w:val="13"/>
          <w:sz w:val="19"/>
          <w:szCs w:val="19"/>
        </w:rPr>
        <w:t xml:space="preserve"> </w:t>
      </w:r>
      <w:r>
        <w:rPr>
          <w:rFonts w:ascii="Georgia" w:eastAsia="Georgia" w:hAnsi="Georgia" w:cs="Georgia"/>
          <w:sz w:val="19"/>
          <w:szCs w:val="19"/>
        </w:rPr>
        <w:t>of</w:t>
      </w:r>
      <w:r>
        <w:rPr>
          <w:rFonts w:ascii="Georgia" w:eastAsia="Georgia" w:hAnsi="Georgia" w:cs="Georgia"/>
          <w:spacing w:val="10"/>
          <w:sz w:val="19"/>
          <w:szCs w:val="19"/>
        </w:rPr>
        <w:t xml:space="preserve"> </w:t>
      </w:r>
      <w:r>
        <w:rPr>
          <w:rFonts w:ascii="Georgia" w:eastAsia="Georgia" w:hAnsi="Georgia" w:cs="Georgia"/>
          <w:sz w:val="19"/>
          <w:szCs w:val="19"/>
        </w:rPr>
        <w:t>more</w:t>
      </w:r>
      <w:r>
        <w:rPr>
          <w:rFonts w:ascii="Georgia" w:eastAsia="Georgia" w:hAnsi="Georgia" w:cs="Georgia"/>
          <w:spacing w:val="16"/>
          <w:sz w:val="19"/>
          <w:szCs w:val="19"/>
        </w:rPr>
        <w:t xml:space="preserve"> </w:t>
      </w:r>
      <w:r>
        <w:rPr>
          <w:rFonts w:ascii="Georgia" w:eastAsia="Georgia" w:hAnsi="Georgia" w:cs="Georgia"/>
          <w:sz w:val="19"/>
          <w:szCs w:val="19"/>
        </w:rPr>
        <w:t>efficient</w:t>
      </w:r>
      <w:r>
        <w:rPr>
          <w:rFonts w:ascii="Georgia" w:eastAsia="Georgia" w:hAnsi="Georgia" w:cs="Georgia"/>
          <w:spacing w:val="21"/>
          <w:sz w:val="19"/>
          <w:szCs w:val="19"/>
        </w:rPr>
        <w:t xml:space="preserve"> </w:t>
      </w:r>
      <w:r>
        <w:rPr>
          <w:rFonts w:ascii="Georgia" w:eastAsia="Georgia" w:hAnsi="Georgia" w:cs="Georgia"/>
          <w:sz w:val="19"/>
          <w:szCs w:val="19"/>
        </w:rPr>
        <w:t>metric</w:t>
      </w:r>
      <w:r>
        <w:rPr>
          <w:rFonts w:ascii="Georgia" w:eastAsia="Georgia" w:hAnsi="Georgia" w:cs="Georgia"/>
          <w:spacing w:val="18"/>
          <w:sz w:val="19"/>
          <w:szCs w:val="19"/>
        </w:rPr>
        <w:t xml:space="preserve"> </w:t>
      </w:r>
      <w:r>
        <w:rPr>
          <w:rFonts w:ascii="Georgia" w:eastAsia="Georgia" w:hAnsi="Georgia" w:cs="Georgia"/>
          <w:sz w:val="19"/>
          <w:szCs w:val="19"/>
        </w:rPr>
        <w:t>gradient</w:t>
      </w:r>
      <w:r>
        <w:rPr>
          <w:rFonts w:ascii="Georgia" w:eastAsia="Georgia" w:hAnsi="Georgia" w:cs="Georgia"/>
          <w:spacing w:val="21"/>
          <w:sz w:val="19"/>
          <w:szCs w:val="19"/>
        </w:rPr>
        <w:t xml:space="preserve"> </w:t>
      </w:r>
      <w:r>
        <w:rPr>
          <w:rFonts w:ascii="Georgia" w:eastAsia="Georgia" w:hAnsi="Georgia" w:cs="Georgia"/>
          <w:sz w:val="19"/>
          <w:szCs w:val="19"/>
        </w:rPr>
        <w:t>computation</w:t>
      </w:r>
      <w:r>
        <w:rPr>
          <w:rFonts w:ascii="Georgia" w:eastAsia="Georgia" w:hAnsi="Georgia" w:cs="Georgia"/>
          <w:spacing w:val="28"/>
          <w:sz w:val="19"/>
          <w:szCs w:val="19"/>
        </w:rPr>
        <w:t xml:space="preserve"> </w:t>
      </w:r>
      <w:r>
        <w:rPr>
          <w:rFonts w:ascii="Georgia" w:eastAsia="Georgia" w:hAnsi="Georgia" w:cs="Georgia"/>
          <w:w w:val="102"/>
          <w:sz w:val="19"/>
          <w:szCs w:val="19"/>
        </w:rPr>
        <w:t xml:space="preserve">al- </w:t>
      </w:r>
      <w:proofErr w:type="spellStart"/>
      <w:r>
        <w:rPr>
          <w:rFonts w:ascii="Georgia" w:eastAsia="Georgia" w:hAnsi="Georgia" w:cs="Georgia"/>
          <w:sz w:val="19"/>
          <w:szCs w:val="19"/>
        </w:rPr>
        <w:t>gorithms</w:t>
      </w:r>
      <w:proofErr w:type="spellEnd"/>
      <w:r>
        <w:rPr>
          <w:rFonts w:ascii="Georgia" w:eastAsia="Georgia" w:hAnsi="Georgia" w:cs="Georgia"/>
          <w:sz w:val="19"/>
          <w:szCs w:val="19"/>
        </w:rPr>
        <w:t>,</w:t>
      </w:r>
      <w:r>
        <w:rPr>
          <w:rFonts w:ascii="Georgia" w:eastAsia="Georgia" w:hAnsi="Georgia" w:cs="Georgia"/>
          <w:spacing w:val="22"/>
          <w:sz w:val="19"/>
          <w:szCs w:val="19"/>
        </w:rPr>
        <w:t xml:space="preserve"> </w:t>
      </w:r>
      <w:r>
        <w:rPr>
          <w:rFonts w:ascii="Georgia" w:eastAsia="Georgia" w:hAnsi="Georgia" w:cs="Georgia"/>
          <w:sz w:val="19"/>
          <w:szCs w:val="19"/>
        </w:rPr>
        <w:t>2)</w:t>
      </w:r>
      <w:r>
        <w:rPr>
          <w:rFonts w:ascii="Georgia" w:eastAsia="Georgia" w:hAnsi="Georgia" w:cs="Georgia"/>
          <w:spacing w:val="10"/>
          <w:sz w:val="19"/>
          <w:szCs w:val="19"/>
        </w:rPr>
        <w:t xml:space="preserve"> </w:t>
      </w:r>
      <w:r>
        <w:rPr>
          <w:rFonts w:ascii="Georgia" w:eastAsia="Georgia" w:hAnsi="Georgia" w:cs="Georgia"/>
          <w:sz w:val="19"/>
          <w:szCs w:val="19"/>
        </w:rPr>
        <w:t>use</w:t>
      </w:r>
      <w:r>
        <w:rPr>
          <w:rFonts w:ascii="Georgia" w:eastAsia="Georgia" w:hAnsi="Georgia" w:cs="Georgia"/>
          <w:spacing w:val="11"/>
          <w:sz w:val="19"/>
          <w:szCs w:val="19"/>
        </w:rPr>
        <w:t xml:space="preserve"> </w:t>
      </w:r>
      <w:r>
        <w:rPr>
          <w:rFonts w:ascii="Georgia" w:eastAsia="Georgia" w:hAnsi="Georgia" w:cs="Georgia"/>
          <w:sz w:val="19"/>
          <w:szCs w:val="19"/>
        </w:rPr>
        <w:t>of</w:t>
      </w:r>
      <w:r>
        <w:rPr>
          <w:rFonts w:ascii="Georgia" w:eastAsia="Georgia" w:hAnsi="Georgia" w:cs="Georgia"/>
          <w:spacing w:val="9"/>
          <w:sz w:val="19"/>
          <w:szCs w:val="19"/>
        </w:rPr>
        <w:t xml:space="preserve"> </w:t>
      </w:r>
      <w:r>
        <w:rPr>
          <w:rFonts w:ascii="Georgia" w:eastAsia="Georgia" w:hAnsi="Georgia" w:cs="Georgia"/>
          <w:sz w:val="19"/>
          <w:szCs w:val="19"/>
        </w:rPr>
        <w:t>single</w:t>
      </w:r>
      <w:r>
        <w:rPr>
          <w:rFonts w:ascii="Georgia" w:eastAsia="Georgia" w:hAnsi="Georgia" w:cs="Georgia"/>
          <w:spacing w:val="16"/>
          <w:sz w:val="19"/>
          <w:szCs w:val="19"/>
        </w:rPr>
        <w:t xml:space="preserve"> </w:t>
      </w:r>
      <w:r>
        <w:rPr>
          <w:rFonts w:ascii="Georgia" w:eastAsia="Georgia" w:hAnsi="Georgia" w:cs="Georgia"/>
          <w:sz w:val="19"/>
          <w:szCs w:val="19"/>
        </w:rPr>
        <w:t>instruction</w:t>
      </w:r>
      <w:r>
        <w:rPr>
          <w:rFonts w:ascii="Georgia" w:eastAsia="Georgia" w:hAnsi="Georgia" w:cs="Georgia"/>
          <w:spacing w:val="23"/>
          <w:sz w:val="19"/>
          <w:szCs w:val="19"/>
        </w:rPr>
        <w:t xml:space="preserve"> </w:t>
      </w:r>
      <w:r>
        <w:rPr>
          <w:rFonts w:ascii="Georgia" w:eastAsia="Georgia" w:hAnsi="Georgia" w:cs="Georgia"/>
          <w:sz w:val="19"/>
          <w:szCs w:val="19"/>
        </w:rPr>
        <w:t>multiple</w:t>
      </w:r>
      <w:r>
        <w:rPr>
          <w:rFonts w:ascii="Georgia" w:eastAsia="Georgia" w:hAnsi="Georgia" w:cs="Georgia"/>
          <w:spacing w:val="20"/>
          <w:sz w:val="19"/>
          <w:szCs w:val="19"/>
        </w:rPr>
        <w:t xml:space="preserve"> </w:t>
      </w:r>
      <w:r>
        <w:rPr>
          <w:rFonts w:ascii="Georgia" w:eastAsia="Georgia" w:hAnsi="Georgia" w:cs="Georgia"/>
          <w:sz w:val="19"/>
          <w:szCs w:val="19"/>
        </w:rPr>
        <w:t>data</w:t>
      </w:r>
      <w:r>
        <w:rPr>
          <w:rFonts w:ascii="Georgia" w:eastAsia="Georgia" w:hAnsi="Georgia" w:cs="Georgia"/>
          <w:spacing w:val="12"/>
          <w:sz w:val="19"/>
          <w:szCs w:val="19"/>
        </w:rPr>
        <w:t xml:space="preserve"> </w:t>
      </w:r>
      <w:r>
        <w:rPr>
          <w:rFonts w:ascii="Georgia" w:eastAsia="Georgia" w:hAnsi="Georgia" w:cs="Georgia"/>
          <w:sz w:val="19"/>
          <w:szCs w:val="19"/>
        </w:rPr>
        <w:t>(SIMD)</w:t>
      </w:r>
      <w:r>
        <w:rPr>
          <w:rFonts w:ascii="Georgia" w:eastAsia="Georgia" w:hAnsi="Georgia" w:cs="Georgia"/>
          <w:spacing w:val="19"/>
          <w:sz w:val="19"/>
          <w:szCs w:val="19"/>
        </w:rPr>
        <w:t xml:space="preserve"> </w:t>
      </w:r>
      <w:r>
        <w:rPr>
          <w:rFonts w:ascii="Georgia" w:eastAsia="Georgia" w:hAnsi="Georgia" w:cs="Georgia"/>
          <w:sz w:val="19"/>
          <w:szCs w:val="19"/>
        </w:rPr>
        <w:t>parallelization</w:t>
      </w:r>
      <w:r>
        <w:rPr>
          <w:rFonts w:ascii="Georgia" w:eastAsia="Georgia" w:hAnsi="Georgia" w:cs="Georgia"/>
          <w:spacing w:val="29"/>
          <w:sz w:val="19"/>
          <w:szCs w:val="19"/>
        </w:rPr>
        <w:t xml:space="preserve"> </w:t>
      </w:r>
      <w:r>
        <w:rPr>
          <w:rFonts w:ascii="Georgia" w:eastAsia="Georgia" w:hAnsi="Georgia" w:cs="Georgia"/>
          <w:sz w:val="19"/>
          <w:szCs w:val="19"/>
        </w:rPr>
        <w:t>on</w:t>
      </w:r>
      <w:r>
        <w:rPr>
          <w:rFonts w:ascii="Georgia" w:eastAsia="Georgia" w:hAnsi="Georgia" w:cs="Georgia"/>
          <w:spacing w:val="10"/>
          <w:sz w:val="19"/>
          <w:szCs w:val="19"/>
        </w:rPr>
        <w:t xml:space="preserve"> </w:t>
      </w:r>
      <w:r>
        <w:rPr>
          <w:rFonts w:ascii="Georgia" w:eastAsia="Georgia" w:hAnsi="Georgia" w:cs="Georgia"/>
          <w:sz w:val="19"/>
          <w:szCs w:val="19"/>
        </w:rPr>
        <w:t>Intel</w:t>
      </w:r>
      <w:r>
        <w:rPr>
          <w:rFonts w:ascii="Georgia" w:eastAsia="Georgia" w:hAnsi="Georgia" w:cs="Georgia"/>
          <w:spacing w:val="13"/>
          <w:sz w:val="19"/>
          <w:szCs w:val="19"/>
        </w:rPr>
        <w:t xml:space="preserve"> </w:t>
      </w:r>
      <w:r>
        <w:rPr>
          <w:rFonts w:ascii="Georgia" w:eastAsia="Georgia" w:hAnsi="Georgia" w:cs="Georgia"/>
          <w:sz w:val="19"/>
          <w:szCs w:val="19"/>
        </w:rPr>
        <w:t>CPUs,</w:t>
      </w:r>
      <w:r>
        <w:rPr>
          <w:rFonts w:ascii="Georgia" w:eastAsia="Georgia" w:hAnsi="Georgia" w:cs="Georgia"/>
          <w:spacing w:val="17"/>
          <w:sz w:val="19"/>
          <w:szCs w:val="19"/>
        </w:rPr>
        <w:t xml:space="preserve"> </w:t>
      </w:r>
      <w:r>
        <w:rPr>
          <w:rFonts w:ascii="Georgia" w:eastAsia="Georgia" w:hAnsi="Georgia" w:cs="Georgia"/>
          <w:sz w:val="19"/>
          <w:szCs w:val="19"/>
        </w:rPr>
        <w:t>and</w:t>
      </w:r>
      <w:r>
        <w:rPr>
          <w:rFonts w:ascii="Georgia" w:eastAsia="Georgia" w:hAnsi="Georgia" w:cs="Georgia"/>
          <w:spacing w:val="12"/>
          <w:sz w:val="19"/>
          <w:szCs w:val="19"/>
        </w:rPr>
        <w:t xml:space="preserve"> </w:t>
      </w:r>
      <w:r>
        <w:rPr>
          <w:rFonts w:ascii="Georgia" w:eastAsia="Georgia" w:hAnsi="Georgia" w:cs="Georgia"/>
          <w:sz w:val="19"/>
          <w:szCs w:val="19"/>
        </w:rPr>
        <w:t>3)</w:t>
      </w:r>
      <w:r>
        <w:rPr>
          <w:rFonts w:ascii="Georgia" w:eastAsia="Georgia" w:hAnsi="Georgia" w:cs="Georgia"/>
          <w:spacing w:val="9"/>
          <w:sz w:val="19"/>
          <w:szCs w:val="19"/>
        </w:rPr>
        <w:t xml:space="preserve"> </w:t>
      </w:r>
      <w:r>
        <w:rPr>
          <w:rFonts w:ascii="Georgia" w:eastAsia="Georgia" w:hAnsi="Georgia" w:cs="Georgia"/>
          <w:sz w:val="19"/>
          <w:szCs w:val="19"/>
        </w:rPr>
        <w:t>extensive</w:t>
      </w:r>
      <w:r>
        <w:rPr>
          <w:rFonts w:ascii="Georgia" w:eastAsia="Georgia" w:hAnsi="Georgia" w:cs="Georgia"/>
          <w:spacing w:val="22"/>
          <w:sz w:val="19"/>
          <w:szCs w:val="19"/>
        </w:rPr>
        <w:t xml:space="preserve"> </w:t>
      </w:r>
      <w:r>
        <w:rPr>
          <w:rFonts w:ascii="Georgia" w:eastAsia="Georgia" w:hAnsi="Georgia" w:cs="Georgia"/>
          <w:sz w:val="19"/>
          <w:szCs w:val="19"/>
        </w:rPr>
        <w:t>code</w:t>
      </w:r>
      <w:r>
        <w:rPr>
          <w:rFonts w:ascii="Georgia" w:eastAsia="Georgia" w:hAnsi="Georgia" w:cs="Georgia"/>
          <w:spacing w:val="13"/>
          <w:sz w:val="19"/>
          <w:szCs w:val="19"/>
        </w:rPr>
        <w:t xml:space="preserve"> </w:t>
      </w:r>
      <w:r>
        <w:rPr>
          <w:rFonts w:ascii="Georgia" w:eastAsia="Georgia" w:hAnsi="Georgia" w:cs="Georgia"/>
          <w:sz w:val="19"/>
          <w:szCs w:val="19"/>
        </w:rPr>
        <w:t>profiling</w:t>
      </w:r>
      <w:r>
        <w:rPr>
          <w:rFonts w:ascii="Georgia" w:eastAsia="Georgia" w:hAnsi="Georgia" w:cs="Georgia"/>
          <w:spacing w:val="20"/>
          <w:sz w:val="19"/>
          <w:szCs w:val="19"/>
        </w:rPr>
        <w:t xml:space="preserve"> </w:t>
      </w:r>
      <w:r>
        <w:rPr>
          <w:rFonts w:ascii="Georgia" w:eastAsia="Georgia" w:hAnsi="Georgia" w:cs="Georgia"/>
          <w:w w:val="102"/>
          <w:sz w:val="19"/>
          <w:szCs w:val="19"/>
        </w:rPr>
        <w:t xml:space="preserve">and </w:t>
      </w:r>
      <w:r>
        <w:rPr>
          <w:rFonts w:ascii="Georgia" w:eastAsia="Georgia" w:hAnsi="Georgia" w:cs="Georgia"/>
          <w:sz w:val="19"/>
          <w:szCs w:val="19"/>
        </w:rPr>
        <w:t>optimization.</w:t>
      </w:r>
      <w:r>
        <w:rPr>
          <w:rFonts w:ascii="Georgia" w:eastAsia="Georgia" w:hAnsi="Georgia" w:cs="Georgia"/>
          <w:spacing w:val="38"/>
          <w:sz w:val="19"/>
          <w:szCs w:val="19"/>
        </w:rPr>
        <w:t xml:space="preserve"> </w:t>
      </w:r>
      <w:r>
        <w:rPr>
          <w:rFonts w:ascii="Georgia" w:eastAsia="Georgia" w:hAnsi="Georgia" w:cs="Georgia"/>
          <w:sz w:val="19"/>
          <w:szCs w:val="19"/>
        </w:rPr>
        <w:t>With</w:t>
      </w:r>
      <w:r>
        <w:rPr>
          <w:rFonts w:ascii="Georgia" w:eastAsia="Georgia" w:hAnsi="Georgia" w:cs="Georgia"/>
          <w:spacing w:val="7"/>
          <w:sz w:val="19"/>
          <w:szCs w:val="19"/>
        </w:rPr>
        <w:t xml:space="preserve"> </w:t>
      </w:r>
      <w:r>
        <w:rPr>
          <w:rFonts w:ascii="Georgia" w:eastAsia="Georgia" w:hAnsi="Georgia" w:cs="Georgia"/>
          <w:sz w:val="19"/>
          <w:szCs w:val="19"/>
        </w:rPr>
        <w:t>the</w:t>
      </w:r>
      <w:r>
        <w:rPr>
          <w:rFonts w:ascii="Georgia" w:eastAsia="Georgia" w:hAnsi="Georgia" w:cs="Georgia"/>
          <w:spacing w:val="4"/>
          <w:sz w:val="19"/>
          <w:szCs w:val="19"/>
        </w:rPr>
        <w:t xml:space="preserve"> </w:t>
      </w:r>
      <w:r>
        <w:rPr>
          <w:rFonts w:ascii="Georgia" w:eastAsia="Georgia" w:hAnsi="Georgia" w:cs="Georgia"/>
          <w:sz w:val="19"/>
          <w:szCs w:val="19"/>
        </w:rPr>
        <w:t>move</w:t>
      </w:r>
      <w:r>
        <w:rPr>
          <w:rFonts w:ascii="Georgia" w:eastAsia="Georgia" w:hAnsi="Georgia" w:cs="Georgia"/>
          <w:spacing w:val="8"/>
          <w:sz w:val="19"/>
          <w:szCs w:val="19"/>
        </w:rPr>
        <w:t xml:space="preserve"> </w:t>
      </w:r>
      <w:r>
        <w:rPr>
          <w:rFonts w:ascii="Georgia" w:eastAsia="Georgia" w:hAnsi="Georgia" w:cs="Georgia"/>
          <w:sz w:val="19"/>
          <w:szCs w:val="19"/>
        </w:rPr>
        <w:t>to</w:t>
      </w:r>
      <w:r>
        <w:rPr>
          <w:rFonts w:ascii="Georgia" w:eastAsia="Georgia" w:hAnsi="Georgia" w:cs="Georgia"/>
          <w:spacing w:val="2"/>
          <w:sz w:val="19"/>
          <w:szCs w:val="19"/>
        </w:rPr>
        <w:t xml:space="preserve"> </w:t>
      </w:r>
      <w:r>
        <w:rPr>
          <w:rFonts w:ascii="Georgia" w:eastAsia="Georgia" w:hAnsi="Georgia" w:cs="Georgia"/>
          <w:sz w:val="19"/>
          <w:szCs w:val="19"/>
        </w:rPr>
        <w:t>the</w:t>
      </w:r>
      <w:r>
        <w:rPr>
          <w:rFonts w:ascii="Georgia" w:eastAsia="Georgia" w:hAnsi="Georgia" w:cs="Georgia"/>
          <w:spacing w:val="4"/>
          <w:sz w:val="19"/>
          <w:szCs w:val="19"/>
        </w:rPr>
        <w:t xml:space="preserve"> </w:t>
      </w:r>
      <w:r>
        <w:rPr>
          <w:rFonts w:ascii="Georgia" w:eastAsia="Georgia" w:hAnsi="Georgia" w:cs="Georgia"/>
          <w:sz w:val="19"/>
          <w:szCs w:val="19"/>
        </w:rPr>
        <w:t>GPU,</w:t>
      </w:r>
      <w:r>
        <w:rPr>
          <w:rFonts w:ascii="Georgia" w:eastAsia="Georgia" w:hAnsi="Georgia" w:cs="Georgia"/>
          <w:spacing w:val="8"/>
          <w:sz w:val="19"/>
          <w:szCs w:val="19"/>
        </w:rPr>
        <w:t xml:space="preserve"> </w:t>
      </w:r>
      <w:r>
        <w:rPr>
          <w:rFonts w:ascii="Georgia" w:eastAsia="Georgia" w:hAnsi="Georgia" w:cs="Georgia"/>
          <w:sz w:val="19"/>
          <w:szCs w:val="19"/>
        </w:rPr>
        <w:t>we</w:t>
      </w:r>
      <w:r>
        <w:rPr>
          <w:rFonts w:ascii="Georgia" w:eastAsia="Georgia" w:hAnsi="Georgia" w:cs="Georgia"/>
          <w:spacing w:val="4"/>
          <w:sz w:val="19"/>
          <w:szCs w:val="19"/>
        </w:rPr>
        <w:t xml:space="preserve"> </w:t>
      </w:r>
      <w:r>
        <w:rPr>
          <w:rFonts w:ascii="Georgia" w:eastAsia="Georgia" w:hAnsi="Georgia" w:cs="Georgia"/>
          <w:sz w:val="19"/>
          <w:szCs w:val="19"/>
        </w:rPr>
        <w:t>expect</w:t>
      </w:r>
      <w:r>
        <w:rPr>
          <w:rFonts w:ascii="Georgia" w:eastAsia="Georgia" w:hAnsi="Georgia" w:cs="Georgia"/>
          <w:spacing w:val="10"/>
          <w:sz w:val="19"/>
          <w:szCs w:val="19"/>
        </w:rPr>
        <w:t xml:space="preserve"> </w:t>
      </w:r>
      <w:r>
        <w:rPr>
          <w:rFonts w:ascii="Georgia" w:eastAsia="Georgia" w:hAnsi="Georgia" w:cs="Georgia"/>
          <w:sz w:val="19"/>
          <w:szCs w:val="19"/>
        </w:rPr>
        <w:t>to</w:t>
      </w:r>
      <w:r>
        <w:rPr>
          <w:rFonts w:ascii="Georgia" w:eastAsia="Georgia" w:hAnsi="Georgia" w:cs="Georgia"/>
          <w:spacing w:val="2"/>
          <w:sz w:val="19"/>
          <w:szCs w:val="19"/>
        </w:rPr>
        <w:t xml:space="preserve"> </w:t>
      </w:r>
      <w:r>
        <w:rPr>
          <w:rFonts w:ascii="Georgia" w:eastAsia="Georgia" w:hAnsi="Georgia" w:cs="Georgia"/>
          <w:sz w:val="19"/>
          <w:szCs w:val="19"/>
        </w:rPr>
        <w:t>speed</w:t>
      </w:r>
      <w:r>
        <w:rPr>
          <w:rFonts w:ascii="Georgia" w:eastAsia="Georgia" w:hAnsi="Georgia" w:cs="Georgia"/>
          <w:spacing w:val="9"/>
          <w:sz w:val="19"/>
          <w:szCs w:val="19"/>
        </w:rPr>
        <w:t xml:space="preserve"> </w:t>
      </w:r>
      <w:r>
        <w:rPr>
          <w:rFonts w:ascii="Georgia" w:eastAsia="Georgia" w:hAnsi="Georgia" w:cs="Georgia"/>
          <w:sz w:val="19"/>
          <w:szCs w:val="19"/>
        </w:rPr>
        <w:t>up</w:t>
      </w:r>
      <w:r>
        <w:rPr>
          <w:rFonts w:ascii="Georgia" w:eastAsia="Georgia" w:hAnsi="Georgia" w:cs="Georgia"/>
          <w:spacing w:val="3"/>
          <w:sz w:val="19"/>
          <w:szCs w:val="19"/>
        </w:rPr>
        <w:t xml:space="preserve"> </w:t>
      </w:r>
      <w:r>
        <w:rPr>
          <w:rFonts w:ascii="Georgia" w:eastAsia="Georgia" w:hAnsi="Georgia" w:cs="Georgia"/>
          <w:sz w:val="19"/>
          <w:szCs w:val="19"/>
        </w:rPr>
        <w:t>registration</w:t>
      </w:r>
      <w:r>
        <w:rPr>
          <w:rFonts w:ascii="Georgia" w:eastAsia="Georgia" w:hAnsi="Georgia" w:cs="Georgia"/>
          <w:spacing w:val="19"/>
          <w:sz w:val="19"/>
          <w:szCs w:val="19"/>
        </w:rPr>
        <w:t xml:space="preserve"> </w:t>
      </w:r>
      <w:r>
        <w:rPr>
          <w:rFonts w:ascii="Georgia" w:eastAsia="Georgia" w:hAnsi="Georgia" w:cs="Georgia"/>
          <w:sz w:val="19"/>
          <w:szCs w:val="19"/>
        </w:rPr>
        <w:t>by</w:t>
      </w:r>
      <w:r>
        <w:rPr>
          <w:rFonts w:ascii="Georgia" w:eastAsia="Georgia" w:hAnsi="Georgia" w:cs="Georgia"/>
          <w:spacing w:val="3"/>
          <w:sz w:val="19"/>
          <w:szCs w:val="19"/>
        </w:rPr>
        <w:t xml:space="preserve"> </w:t>
      </w:r>
      <w:r>
        <w:rPr>
          <w:rFonts w:ascii="Georgia" w:eastAsia="Georgia" w:hAnsi="Georgia" w:cs="Georgia"/>
          <w:sz w:val="19"/>
          <w:szCs w:val="19"/>
        </w:rPr>
        <w:t>another</w:t>
      </w:r>
      <w:r>
        <w:rPr>
          <w:rFonts w:ascii="Georgia" w:eastAsia="Georgia" w:hAnsi="Georgia" w:cs="Georgia"/>
          <w:spacing w:val="12"/>
          <w:sz w:val="19"/>
          <w:szCs w:val="19"/>
        </w:rPr>
        <w:t xml:space="preserve"> </w:t>
      </w:r>
      <w:r>
        <w:rPr>
          <w:rFonts w:ascii="Georgia" w:eastAsia="Georgia" w:hAnsi="Georgia" w:cs="Georgia"/>
          <w:sz w:val="19"/>
          <w:szCs w:val="19"/>
        </w:rPr>
        <w:t>factor</w:t>
      </w:r>
      <w:r>
        <w:rPr>
          <w:rFonts w:ascii="Georgia" w:eastAsia="Georgia" w:hAnsi="Georgia" w:cs="Georgia"/>
          <w:spacing w:val="9"/>
          <w:sz w:val="19"/>
          <w:szCs w:val="19"/>
        </w:rPr>
        <w:t xml:space="preserve"> </w:t>
      </w:r>
      <w:r>
        <w:rPr>
          <w:rFonts w:ascii="Georgia" w:eastAsia="Georgia" w:hAnsi="Georgia" w:cs="Georgia"/>
          <w:sz w:val="19"/>
          <w:szCs w:val="19"/>
        </w:rPr>
        <w:t>of</w:t>
      </w:r>
      <w:r>
        <w:rPr>
          <w:rFonts w:ascii="Georgia" w:eastAsia="Georgia" w:hAnsi="Georgia" w:cs="Georgia"/>
          <w:spacing w:val="2"/>
          <w:sz w:val="19"/>
          <w:szCs w:val="19"/>
        </w:rPr>
        <w:t xml:space="preserve"> </w:t>
      </w:r>
      <w:r>
        <w:rPr>
          <w:rFonts w:ascii="Georgia" w:eastAsia="Georgia" w:hAnsi="Georgia" w:cs="Georgia"/>
          <w:sz w:val="19"/>
          <w:szCs w:val="19"/>
        </w:rPr>
        <w:t>4-5</w:t>
      </w:r>
      <w:r>
        <w:rPr>
          <w:rFonts w:ascii="Georgia" w:eastAsia="Georgia" w:hAnsi="Georgia" w:cs="Georgia"/>
          <w:spacing w:val="5"/>
          <w:sz w:val="19"/>
          <w:szCs w:val="19"/>
        </w:rPr>
        <w:t xml:space="preserve"> </w:t>
      </w:r>
      <w:r>
        <w:rPr>
          <w:rFonts w:ascii="Georgia" w:eastAsia="Georgia" w:hAnsi="Georgia" w:cs="Georgia"/>
          <w:sz w:val="19"/>
          <w:szCs w:val="19"/>
        </w:rPr>
        <w:t>times.</w:t>
      </w:r>
      <w:r>
        <w:rPr>
          <w:rFonts w:ascii="Georgia" w:eastAsia="Georgia" w:hAnsi="Georgia" w:cs="Georgia"/>
          <w:spacing w:val="26"/>
          <w:sz w:val="19"/>
          <w:szCs w:val="19"/>
        </w:rPr>
        <w:t xml:space="preserve"> </w:t>
      </w:r>
      <w:r>
        <w:rPr>
          <w:rFonts w:ascii="Georgia" w:eastAsia="Georgia" w:hAnsi="Georgia" w:cs="Georgia"/>
          <w:sz w:val="19"/>
          <w:szCs w:val="19"/>
        </w:rPr>
        <w:t>Therefore,</w:t>
      </w:r>
      <w:r>
        <w:rPr>
          <w:rFonts w:ascii="Georgia" w:eastAsia="Georgia" w:hAnsi="Georgia" w:cs="Georgia"/>
          <w:spacing w:val="17"/>
          <w:sz w:val="19"/>
          <w:szCs w:val="19"/>
        </w:rPr>
        <w:t xml:space="preserve"> </w:t>
      </w:r>
      <w:r>
        <w:rPr>
          <w:rFonts w:ascii="Georgia" w:eastAsia="Georgia" w:hAnsi="Georgia" w:cs="Georgia"/>
          <w:sz w:val="19"/>
          <w:szCs w:val="19"/>
        </w:rPr>
        <w:t>the</w:t>
      </w:r>
      <w:r>
        <w:rPr>
          <w:rFonts w:ascii="Georgia" w:eastAsia="Georgia" w:hAnsi="Georgia" w:cs="Georgia"/>
          <w:spacing w:val="4"/>
          <w:sz w:val="19"/>
          <w:szCs w:val="19"/>
        </w:rPr>
        <w:t xml:space="preserve"> </w:t>
      </w:r>
      <w:r>
        <w:rPr>
          <w:rFonts w:ascii="Georgia" w:eastAsia="Georgia" w:hAnsi="Georgia" w:cs="Georgia"/>
          <w:w w:val="102"/>
          <w:sz w:val="19"/>
          <w:szCs w:val="19"/>
        </w:rPr>
        <w:t xml:space="preserve">vast </w:t>
      </w:r>
      <w:r>
        <w:rPr>
          <w:rFonts w:ascii="Georgia" w:eastAsia="Georgia" w:hAnsi="Georgia" w:cs="Georgia"/>
          <w:sz w:val="19"/>
          <w:szCs w:val="19"/>
        </w:rPr>
        <w:t>majority</w:t>
      </w:r>
      <w:r>
        <w:rPr>
          <w:rFonts w:ascii="Georgia" w:eastAsia="Georgia" w:hAnsi="Georgia" w:cs="Georgia"/>
          <w:spacing w:val="15"/>
          <w:sz w:val="19"/>
          <w:szCs w:val="19"/>
        </w:rPr>
        <w:t xml:space="preserve"> </w:t>
      </w:r>
      <w:r>
        <w:rPr>
          <w:rFonts w:ascii="Georgia" w:eastAsia="Georgia" w:hAnsi="Georgia" w:cs="Georgia"/>
          <w:sz w:val="19"/>
          <w:szCs w:val="19"/>
        </w:rPr>
        <w:t>of</w:t>
      </w:r>
      <w:r>
        <w:rPr>
          <w:rFonts w:ascii="Georgia" w:eastAsia="Georgia" w:hAnsi="Georgia" w:cs="Georgia"/>
          <w:spacing w:val="4"/>
          <w:sz w:val="19"/>
          <w:szCs w:val="19"/>
        </w:rPr>
        <w:t xml:space="preserve"> </w:t>
      </w:r>
      <w:r>
        <w:rPr>
          <w:rFonts w:ascii="Georgia" w:eastAsia="Georgia" w:hAnsi="Georgia" w:cs="Georgia"/>
          <w:sz w:val="19"/>
          <w:szCs w:val="19"/>
        </w:rPr>
        <w:lastRenderedPageBreak/>
        <w:t>ITK-Lung</w:t>
      </w:r>
      <w:r>
        <w:rPr>
          <w:rFonts w:ascii="Georgia" w:eastAsia="Georgia" w:hAnsi="Georgia" w:cs="Georgia"/>
          <w:spacing w:val="18"/>
          <w:sz w:val="19"/>
          <w:szCs w:val="19"/>
        </w:rPr>
        <w:t xml:space="preserve"> </w:t>
      </w:r>
      <w:r>
        <w:rPr>
          <w:rFonts w:ascii="Georgia" w:eastAsia="Georgia" w:hAnsi="Georgia" w:cs="Georgia"/>
          <w:sz w:val="19"/>
          <w:szCs w:val="19"/>
        </w:rPr>
        <w:t>users</w:t>
      </w:r>
      <w:r>
        <w:rPr>
          <w:rFonts w:ascii="Georgia" w:eastAsia="Georgia" w:hAnsi="Georgia" w:cs="Georgia"/>
          <w:spacing w:val="10"/>
          <w:sz w:val="19"/>
          <w:szCs w:val="19"/>
        </w:rPr>
        <w:t xml:space="preserve"> </w:t>
      </w:r>
      <w:r>
        <w:rPr>
          <w:rFonts w:ascii="Georgia" w:eastAsia="Georgia" w:hAnsi="Georgia" w:cs="Georgia"/>
          <w:sz w:val="19"/>
          <w:szCs w:val="19"/>
        </w:rPr>
        <w:t>will</w:t>
      </w:r>
      <w:r>
        <w:rPr>
          <w:rFonts w:ascii="Georgia" w:eastAsia="Georgia" w:hAnsi="Georgia" w:cs="Georgia"/>
          <w:spacing w:val="7"/>
          <w:sz w:val="19"/>
          <w:szCs w:val="19"/>
        </w:rPr>
        <w:t xml:space="preserve"> </w:t>
      </w:r>
      <w:r>
        <w:rPr>
          <w:rFonts w:ascii="Georgia" w:eastAsia="Georgia" w:hAnsi="Georgia" w:cs="Georgia"/>
          <w:sz w:val="19"/>
          <w:szCs w:val="19"/>
        </w:rPr>
        <w:t>not</w:t>
      </w:r>
      <w:r>
        <w:rPr>
          <w:rFonts w:ascii="Georgia" w:eastAsia="Georgia" w:hAnsi="Georgia" w:cs="Georgia"/>
          <w:spacing w:val="7"/>
          <w:sz w:val="19"/>
          <w:szCs w:val="19"/>
        </w:rPr>
        <w:t xml:space="preserve"> </w:t>
      </w:r>
      <w:r>
        <w:rPr>
          <w:rFonts w:ascii="Georgia" w:eastAsia="Georgia" w:hAnsi="Georgia" w:cs="Georgia"/>
          <w:sz w:val="19"/>
          <w:szCs w:val="19"/>
        </w:rPr>
        <w:t>need</w:t>
      </w:r>
      <w:r>
        <w:rPr>
          <w:rFonts w:ascii="Georgia" w:eastAsia="Georgia" w:hAnsi="Georgia" w:cs="Georgia"/>
          <w:spacing w:val="9"/>
          <w:sz w:val="19"/>
          <w:szCs w:val="19"/>
        </w:rPr>
        <w:t xml:space="preserve"> </w:t>
      </w:r>
      <w:r>
        <w:rPr>
          <w:rFonts w:ascii="Georgia" w:eastAsia="Georgia" w:hAnsi="Georgia" w:cs="Georgia"/>
          <w:sz w:val="19"/>
          <w:szCs w:val="19"/>
        </w:rPr>
        <w:t>to</w:t>
      </w:r>
      <w:r>
        <w:rPr>
          <w:rFonts w:ascii="Georgia" w:eastAsia="Georgia" w:hAnsi="Georgia" w:cs="Georgia"/>
          <w:spacing w:val="4"/>
          <w:sz w:val="19"/>
          <w:szCs w:val="19"/>
        </w:rPr>
        <w:t xml:space="preserve"> </w:t>
      </w:r>
      <w:r>
        <w:rPr>
          <w:rFonts w:ascii="Georgia" w:eastAsia="Georgia" w:hAnsi="Georgia" w:cs="Georgia"/>
          <w:sz w:val="19"/>
          <w:szCs w:val="19"/>
        </w:rPr>
        <w:t>have</w:t>
      </w:r>
      <w:r>
        <w:rPr>
          <w:rFonts w:ascii="Georgia" w:eastAsia="Georgia" w:hAnsi="Georgia" w:cs="Georgia"/>
          <w:spacing w:val="9"/>
          <w:sz w:val="19"/>
          <w:szCs w:val="19"/>
        </w:rPr>
        <w:t xml:space="preserve"> </w:t>
      </w:r>
      <w:r>
        <w:rPr>
          <w:rFonts w:ascii="Georgia" w:eastAsia="Georgia" w:hAnsi="Georgia" w:cs="Georgia"/>
          <w:sz w:val="19"/>
          <w:szCs w:val="19"/>
        </w:rPr>
        <w:t>access</w:t>
      </w:r>
      <w:r>
        <w:rPr>
          <w:rFonts w:ascii="Georgia" w:eastAsia="Georgia" w:hAnsi="Georgia" w:cs="Georgia"/>
          <w:spacing w:val="11"/>
          <w:sz w:val="19"/>
          <w:szCs w:val="19"/>
        </w:rPr>
        <w:t xml:space="preserve"> </w:t>
      </w:r>
      <w:r>
        <w:rPr>
          <w:rFonts w:ascii="Georgia" w:eastAsia="Georgia" w:hAnsi="Georgia" w:cs="Georgia"/>
          <w:sz w:val="19"/>
          <w:szCs w:val="19"/>
        </w:rPr>
        <w:t>to</w:t>
      </w:r>
      <w:r>
        <w:rPr>
          <w:rFonts w:ascii="Georgia" w:eastAsia="Georgia" w:hAnsi="Georgia" w:cs="Georgia"/>
          <w:spacing w:val="4"/>
          <w:sz w:val="19"/>
          <w:szCs w:val="19"/>
        </w:rPr>
        <w:t xml:space="preserve"> </w:t>
      </w:r>
      <w:r>
        <w:rPr>
          <w:rFonts w:ascii="Georgia" w:eastAsia="Georgia" w:hAnsi="Georgia" w:cs="Georgia"/>
          <w:sz w:val="19"/>
          <w:szCs w:val="19"/>
        </w:rPr>
        <w:t>high-performance</w:t>
      </w:r>
      <w:r>
        <w:rPr>
          <w:rFonts w:ascii="Georgia" w:eastAsia="Georgia" w:hAnsi="Georgia" w:cs="Georgia"/>
          <w:spacing w:val="31"/>
          <w:sz w:val="19"/>
          <w:szCs w:val="19"/>
        </w:rPr>
        <w:t xml:space="preserve"> </w:t>
      </w:r>
      <w:r>
        <w:rPr>
          <w:rFonts w:ascii="Georgia" w:eastAsia="Georgia" w:hAnsi="Georgia" w:cs="Georgia"/>
          <w:sz w:val="19"/>
          <w:szCs w:val="19"/>
        </w:rPr>
        <w:t>computing</w:t>
      </w:r>
      <w:r>
        <w:rPr>
          <w:rFonts w:ascii="Georgia" w:eastAsia="Georgia" w:hAnsi="Georgia" w:cs="Georgia"/>
          <w:spacing w:val="19"/>
          <w:sz w:val="19"/>
          <w:szCs w:val="19"/>
        </w:rPr>
        <w:t xml:space="preserve"> </w:t>
      </w:r>
      <w:r>
        <w:rPr>
          <w:rFonts w:ascii="Georgia" w:eastAsia="Georgia" w:hAnsi="Georgia" w:cs="Georgia"/>
          <w:sz w:val="19"/>
          <w:szCs w:val="19"/>
        </w:rPr>
        <w:t>clusters</w:t>
      </w:r>
      <w:r>
        <w:rPr>
          <w:rFonts w:ascii="Georgia" w:eastAsia="Georgia" w:hAnsi="Georgia" w:cs="Georgia"/>
          <w:spacing w:val="14"/>
          <w:sz w:val="19"/>
          <w:szCs w:val="19"/>
        </w:rPr>
        <w:t xml:space="preserve"> </w:t>
      </w:r>
      <w:r>
        <w:rPr>
          <w:rFonts w:ascii="Georgia" w:eastAsia="Georgia" w:hAnsi="Georgia" w:cs="Georgia"/>
          <w:sz w:val="19"/>
          <w:szCs w:val="19"/>
        </w:rPr>
        <w:t>or</w:t>
      </w:r>
      <w:r>
        <w:rPr>
          <w:rFonts w:ascii="Georgia" w:eastAsia="Georgia" w:hAnsi="Georgia" w:cs="Georgia"/>
          <w:spacing w:val="5"/>
          <w:sz w:val="19"/>
          <w:szCs w:val="19"/>
        </w:rPr>
        <w:t xml:space="preserve"> </w:t>
      </w:r>
      <w:r>
        <w:rPr>
          <w:rFonts w:ascii="Georgia" w:eastAsia="Georgia" w:hAnsi="Georgia" w:cs="Georgia"/>
          <w:sz w:val="19"/>
          <w:szCs w:val="19"/>
        </w:rPr>
        <w:t>other</w:t>
      </w:r>
      <w:r>
        <w:rPr>
          <w:rFonts w:ascii="Georgia" w:eastAsia="Georgia" w:hAnsi="Georgia" w:cs="Georgia"/>
          <w:spacing w:val="10"/>
          <w:sz w:val="19"/>
          <w:szCs w:val="19"/>
        </w:rPr>
        <w:t xml:space="preserve"> </w:t>
      </w:r>
      <w:r>
        <w:rPr>
          <w:rFonts w:ascii="Georgia" w:eastAsia="Georgia" w:hAnsi="Georgia" w:cs="Georgia"/>
          <w:sz w:val="19"/>
          <w:szCs w:val="19"/>
        </w:rPr>
        <w:t>expensive</w:t>
      </w:r>
      <w:r>
        <w:rPr>
          <w:rFonts w:ascii="Georgia" w:eastAsia="Georgia" w:hAnsi="Georgia" w:cs="Georgia"/>
          <w:spacing w:val="17"/>
          <w:sz w:val="19"/>
          <w:szCs w:val="19"/>
        </w:rPr>
        <w:t xml:space="preserve"> </w:t>
      </w:r>
      <w:r>
        <w:rPr>
          <w:rFonts w:ascii="Georgia" w:eastAsia="Georgia" w:hAnsi="Georgia" w:cs="Georgia"/>
          <w:w w:val="102"/>
          <w:sz w:val="19"/>
          <w:szCs w:val="19"/>
        </w:rPr>
        <w:t>hardware.</w:t>
      </w:r>
    </w:p>
    <w:p w14:paraId="70EECCDB" w14:textId="77777777" w:rsidR="00E61F9D" w:rsidRDefault="005C64D6">
      <w:pPr>
        <w:spacing w:before="60" w:after="0"/>
        <w:ind w:left="120" w:right="52"/>
        <w:jc w:val="both"/>
        <w:rPr>
          <w:rFonts w:ascii="Georgia" w:eastAsia="Georgia" w:hAnsi="Georgia" w:cs="Georgia"/>
          <w:sz w:val="19"/>
          <w:szCs w:val="19"/>
        </w:rPr>
      </w:pPr>
      <w:r>
        <w:rPr>
          <w:rFonts w:ascii="Georgia" w:eastAsia="Georgia" w:hAnsi="Georgia" w:cs="Georgia"/>
          <w:sz w:val="19"/>
          <w:szCs w:val="19"/>
        </w:rPr>
        <w:t>However,</w:t>
      </w:r>
      <w:r>
        <w:rPr>
          <w:rFonts w:ascii="Georgia" w:eastAsia="Georgia" w:hAnsi="Georgia" w:cs="Georgia"/>
          <w:spacing w:val="33"/>
          <w:sz w:val="19"/>
          <w:szCs w:val="19"/>
        </w:rPr>
        <w:t xml:space="preserve"> </w:t>
      </w:r>
      <w:r>
        <w:rPr>
          <w:rFonts w:ascii="Georgia" w:eastAsia="Georgia" w:hAnsi="Georgia" w:cs="Georgia"/>
          <w:sz w:val="19"/>
          <w:szCs w:val="19"/>
        </w:rPr>
        <w:t>for</w:t>
      </w:r>
      <w:r>
        <w:rPr>
          <w:rFonts w:ascii="Georgia" w:eastAsia="Georgia" w:hAnsi="Georgia" w:cs="Georgia"/>
          <w:spacing w:val="19"/>
          <w:sz w:val="19"/>
          <w:szCs w:val="19"/>
        </w:rPr>
        <w:t xml:space="preserve"> </w:t>
      </w:r>
      <w:r>
        <w:rPr>
          <w:rFonts w:ascii="Georgia" w:eastAsia="Georgia" w:hAnsi="Georgia" w:cs="Georgia"/>
          <w:sz w:val="19"/>
          <w:szCs w:val="19"/>
        </w:rPr>
        <w:t>power</w:t>
      </w:r>
      <w:r>
        <w:rPr>
          <w:rFonts w:ascii="Georgia" w:eastAsia="Georgia" w:hAnsi="Georgia" w:cs="Georgia"/>
          <w:spacing w:val="25"/>
          <w:sz w:val="19"/>
          <w:szCs w:val="19"/>
        </w:rPr>
        <w:t xml:space="preserve"> </w:t>
      </w:r>
      <w:r>
        <w:rPr>
          <w:rFonts w:ascii="Georgia" w:eastAsia="Georgia" w:hAnsi="Georgia" w:cs="Georgia"/>
          <w:sz w:val="19"/>
          <w:szCs w:val="19"/>
        </w:rPr>
        <w:t>users</w:t>
      </w:r>
      <w:r>
        <w:rPr>
          <w:rFonts w:ascii="Georgia" w:eastAsia="Georgia" w:hAnsi="Georgia" w:cs="Georgia"/>
          <w:spacing w:val="23"/>
          <w:sz w:val="19"/>
          <w:szCs w:val="19"/>
        </w:rPr>
        <w:t xml:space="preserve"> </w:t>
      </w:r>
      <w:r>
        <w:rPr>
          <w:rFonts w:ascii="Georgia" w:eastAsia="Georgia" w:hAnsi="Georgia" w:cs="Georgia"/>
          <w:sz w:val="19"/>
          <w:szCs w:val="19"/>
        </w:rPr>
        <w:t>with</w:t>
      </w:r>
      <w:r>
        <w:rPr>
          <w:rFonts w:ascii="Georgia" w:eastAsia="Georgia" w:hAnsi="Georgia" w:cs="Georgia"/>
          <w:spacing w:val="21"/>
          <w:sz w:val="19"/>
          <w:szCs w:val="19"/>
        </w:rPr>
        <w:t xml:space="preserve"> </w:t>
      </w:r>
      <w:r>
        <w:rPr>
          <w:rFonts w:ascii="Georgia" w:eastAsia="Georgia" w:hAnsi="Georgia" w:cs="Georgia"/>
          <w:sz w:val="19"/>
          <w:szCs w:val="19"/>
        </w:rPr>
        <w:t>very</w:t>
      </w:r>
      <w:r>
        <w:rPr>
          <w:rFonts w:ascii="Georgia" w:eastAsia="Georgia" w:hAnsi="Georgia" w:cs="Georgia"/>
          <w:spacing w:val="21"/>
          <w:sz w:val="19"/>
          <w:szCs w:val="19"/>
        </w:rPr>
        <w:t xml:space="preserve"> </w:t>
      </w:r>
      <w:r>
        <w:rPr>
          <w:rFonts w:ascii="Georgia" w:eastAsia="Georgia" w:hAnsi="Georgia" w:cs="Georgia"/>
          <w:sz w:val="19"/>
          <w:szCs w:val="19"/>
        </w:rPr>
        <w:t>large</w:t>
      </w:r>
      <w:r>
        <w:rPr>
          <w:rFonts w:ascii="Georgia" w:eastAsia="Georgia" w:hAnsi="Georgia" w:cs="Georgia"/>
          <w:spacing w:val="22"/>
          <w:sz w:val="19"/>
          <w:szCs w:val="19"/>
        </w:rPr>
        <w:t xml:space="preserve"> </w:t>
      </w:r>
      <w:r>
        <w:rPr>
          <w:rFonts w:ascii="Georgia" w:eastAsia="Georgia" w:hAnsi="Georgia" w:cs="Georgia"/>
          <w:sz w:val="19"/>
          <w:szCs w:val="19"/>
        </w:rPr>
        <w:t>datasets</w:t>
      </w:r>
      <w:r>
        <w:rPr>
          <w:rFonts w:ascii="Georgia" w:eastAsia="Georgia" w:hAnsi="Georgia" w:cs="Georgia"/>
          <w:spacing w:val="28"/>
          <w:sz w:val="19"/>
          <w:szCs w:val="19"/>
        </w:rPr>
        <w:t xml:space="preserve"> </w:t>
      </w:r>
      <w:r>
        <w:rPr>
          <w:rFonts w:ascii="Georgia" w:eastAsia="Georgia" w:hAnsi="Georgia" w:cs="Georgia"/>
          <w:sz w:val="19"/>
          <w:szCs w:val="19"/>
        </w:rPr>
        <w:t>or</w:t>
      </w:r>
      <w:r>
        <w:rPr>
          <w:rFonts w:ascii="Georgia" w:eastAsia="Georgia" w:hAnsi="Georgia" w:cs="Georgia"/>
          <w:spacing w:val="18"/>
          <w:sz w:val="19"/>
          <w:szCs w:val="19"/>
        </w:rPr>
        <w:t xml:space="preserve"> </w:t>
      </w:r>
      <w:r>
        <w:rPr>
          <w:rFonts w:ascii="Georgia" w:eastAsia="Georgia" w:hAnsi="Georgia" w:cs="Georgia"/>
          <w:sz w:val="19"/>
          <w:szCs w:val="19"/>
        </w:rPr>
        <w:t>datasets</w:t>
      </w:r>
      <w:r>
        <w:rPr>
          <w:rFonts w:ascii="Georgia" w:eastAsia="Georgia" w:hAnsi="Georgia" w:cs="Georgia"/>
          <w:spacing w:val="29"/>
          <w:sz w:val="19"/>
          <w:szCs w:val="19"/>
        </w:rPr>
        <w:t xml:space="preserve"> </w:t>
      </w:r>
      <w:r>
        <w:rPr>
          <w:rFonts w:ascii="Georgia" w:eastAsia="Georgia" w:hAnsi="Georgia" w:cs="Georgia"/>
          <w:sz w:val="19"/>
          <w:szCs w:val="19"/>
        </w:rPr>
        <w:t>that</w:t>
      </w:r>
      <w:r>
        <w:rPr>
          <w:rFonts w:ascii="Georgia" w:eastAsia="Georgia" w:hAnsi="Georgia" w:cs="Georgia"/>
          <w:spacing w:val="21"/>
          <w:sz w:val="19"/>
          <w:szCs w:val="19"/>
        </w:rPr>
        <w:t xml:space="preserve"> </w:t>
      </w:r>
      <w:r>
        <w:rPr>
          <w:rFonts w:ascii="Georgia" w:eastAsia="Georgia" w:hAnsi="Georgia" w:cs="Georgia"/>
          <w:sz w:val="19"/>
          <w:szCs w:val="19"/>
        </w:rPr>
        <w:t>require</w:t>
      </w:r>
      <w:r>
        <w:rPr>
          <w:rFonts w:ascii="Georgia" w:eastAsia="Georgia" w:hAnsi="Georgia" w:cs="Georgia"/>
          <w:spacing w:val="26"/>
          <w:sz w:val="19"/>
          <w:szCs w:val="19"/>
        </w:rPr>
        <w:t xml:space="preserve"> </w:t>
      </w:r>
      <w:r>
        <w:rPr>
          <w:rFonts w:ascii="Georgia" w:eastAsia="Georgia" w:hAnsi="Georgia" w:cs="Georgia"/>
          <w:sz w:val="19"/>
          <w:szCs w:val="19"/>
        </w:rPr>
        <w:t>more</w:t>
      </w:r>
      <w:r>
        <w:rPr>
          <w:rFonts w:ascii="Georgia" w:eastAsia="Georgia" w:hAnsi="Georgia" w:cs="Georgia"/>
          <w:spacing w:val="23"/>
          <w:sz w:val="19"/>
          <w:szCs w:val="19"/>
        </w:rPr>
        <w:t xml:space="preserve"> </w:t>
      </w:r>
      <w:r>
        <w:rPr>
          <w:rFonts w:ascii="Georgia" w:eastAsia="Georgia" w:hAnsi="Georgia" w:cs="Georgia"/>
          <w:sz w:val="19"/>
          <w:szCs w:val="19"/>
        </w:rPr>
        <w:t>compute-</w:t>
      </w:r>
      <w:proofErr w:type="gramStart"/>
      <w:r>
        <w:rPr>
          <w:rFonts w:ascii="Georgia" w:eastAsia="Georgia" w:hAnsi="Georgia" w:cs="Georgia"/>
          <w:sz w:val="19"/>
          <w:szCs w:val="19"/>
        </w:rPr>
        <w:t xml:space="preserve">demanding </w:t>
      </w:r>
      <w:r>
        <w:rPr>
          <w:rFonts w:ascii="Georgia" w:eastAsia="Georgia" w:hAnsi="Georgia" w:cs="Georgia"/>
          <w:spacing w:val="3"/>
          <w:sz w:val="19"/>
          <w:szCs w:val="19"/>
        </w:rPr>
        <w:t xml:space="preserve"> </w:t>
      </w:r>
      <w:r>
        <w:rPr>
          <w:rFonts w:ascii="Georgia" w:eastAsia="Georgia" w:hAnsi="Georgia" w:cs="Georgia"/>
          <w:sz w:val="19"/>
          <w:szCs w:val="19"/>
        </w:rPr>
        <w:t>parameters</w:t>
      </w:r>
      <w:proofErr w:type="gramEnd"/>
      <w:r>
        <w:rPr>
          <w:rFonts w:ascii="Georgia" w:eastAsia="Georgia" w:hAnsi="Georgia" w:cs="Georgia"/>
          <w:spacing w:val="33"/>
          <w:sz w:val="19"/>
          <w:szCs w:val="19"/>
        </w:rPr>
        <w:t xml:space="preserve"> </w:t>
      </w:r>
      <w:r>
        <w:rPr>
          <w:rFonts w:ascii="Georgia" w:eastAsia="Georgia" w:hAnsi="Georgia" w:cs="Georgia"/>
          <w:sz w:val="19"/>
          <w:szCs w:val="19"/>
        </w:rPr>
        <w:t>or</w:t>
      </w:r>
      <w:r>
        <w:rPr>
          <w:rFonts w:ascii="Georgia" w:eastAsia="Georgia" w:hAnsi="Georgia" w:cs="Georgia"/>
          <w:spacing w:val="18"/>
          <w:sz w:val="19"/>
          <w:szCs w:val="19"/>
        </w:rPr>
        <w:t xml:space="preserve"> </w:t>
      </w:r>
      <w:r>
        <w:rPr>
          <w:rFonts w:ascii="Georgia" w:eastAsia="Georgia" w:hAnsi="Georgia" w:cs="Georgia"/>
          <w:w w:val="102"/>
          <w:sz w:val="19"/>
          <w:szCs w:val="19"/>
        </w:rPr>
        <w:t xml:space="preserve">higher- </w:t>
      </w:r>
      <w:r>
        <w:rPr>
          <w:rFonts w:ascii="Georgia" w:eastAsia="Georgia" w:hAnsi="Georgia" w:cs="Georgia"/>
          <w:sz w:val="19"/>
          <w:szCs w:val="19"/>
        </w:rPr>
        <w:t>resolution</w:t>
      </w:r>
      <w:r>
        <w:rPr>
          <w:rFonts w:ascii="Georgia" w:eastAsia="Georgia" w:hAnsi="Georgia" w:cs="Georgia"/>
          <w:spacing w:val="13"/>
          <w:sz w:val="19"/>
          <w:szCs w:val="19"/>
        </w:rPr>
        <w:t xml:space="preserve"> </w:t>
      </w:r>
      <w:r>
        <w:rPr>
          <w:rFonts w:ascii="Georgia" w:eastAsia="Georgia" w:hAnsi="Georgia" w:cs="Georgia"/>
          <w:sz w:val="19"/>
          <w:szCs w:val="19"/>
        </w:rPr>
        <w:t>registration,</w:t>
      </w:r>
      <w:r>
        <w:rPr>
          <w:rFonts w:ascii="Georgia" w:eastAsia="Georgia" w:hAnsi="Georgia" w:cs="Georgia"/>
          <w:spacing w:val="18"/>
          <w:sz w:val="19"/>
          <w:szCs w:val="19"/>
        </w:rPr>
        <w:t xml:space="preserve"> </w:t>
      </w:r>
      <w:r>
        <w:rPr>
          <w:rFonts w:ascii="Georgia" w:eastAsia="Georgia" w:hAnsi="Georgia" w:cs="Georgia"/>
          <w:sz w:val="19"/>
          <w:szCs w:val="19"/>
        </w:rPr>
        <w:t>we</w:t>
      </w:r>
      <w:r>
        <w:rPr>
          <w:rFonts w:ascii="Georgia" w:eastAsia="Georgia" w:hAnsi="Georgia" w:cs="Georgia"/>
          <w:spacing w:val="1"/>
          <w:sz w:val="19"/>
          <w:szCs w:val="19"/>
        </w:rPr>
        <w:t xml:space="preserve"> </w:t>
      </w:r>
      <w:r>
        <w:rPr>
          <w:rFonts w:ascii="Georgia" w:eastAsia="Georgia" w:hAnsi="Georgia" w:cs="Georgia"/>
          <w:sz w:val="19"/>
          <w:szCs w:val="19"/>
        </w:rPr>
        <w:t>will</w:t>
      </w:r>
      <w:r>
        <w:rPr>
          <w:rFonts w:ascii="Georgia" w:eastAsia="Georgia" w:hAnsi="Georgia" w:cs="Georgia"/>
          <w:spacing w:val="2"/>
          <w:sz w:val="19"/>
          <w:szCs w:val="19"/>
        </w:rPr>
        <w:t xml:space="preserve"> </w:t>
      </w:r>
      <w:r>
        <w:rPr>
          <w:rFonts w:ascii="Georgia" w:eastAsia="Georgia" w:hAnsi="Georgia" w:cs="Georgia"/>
          <w:sz w:val="19"/>
          <w:szCs w:val="19"/>
        </w:rPr>
        <w:t>also</w:t>
      </w:r>
      <w:r>
        <w:rPr>
          <w:rFonts w:ascii="Georgia" w:eastAsia="Georgia" w:hAnsi="Georgia" w:cs="Georgia"/>
          <w:spacing w:val="3"/>
          <w:sz w:val="19"/>
          <w:szCs w:val="19"/>
        </w:rPr>
        <w:t xml:space="preserve"> </w:t>
      </w:r>
      <w:r>
        <w:rPr>
          <w:rFonts w:ascii="Georgia" w:eastAsia="Georgia" w:hAnsi="Georgia" w:cs="Georgia"/>
          <w:sz w:val="19"/>
          <w:szCs w:val="19"/>
        </w:rPr>
        <w:t>provide</w:t>
      </w:r>
      <w:r>
        <w:rPr>
          <w:rFonts w:ascii="Georgia" w:eastAsia="Georgia" w:hAnsi="Georgia" w:cs="Georgia"/>
          <w:spacing w:val="9"/>
          <w:sz w:val="19"/>
          <w:szCs w:val="19"/>
        </w:rPr>
        <w:t xml:space="preserve"> </w:t>
      </w:r>
      <w:r>
        <w:rPr>
          <w:rFonts w:ascii="Georgia" w:eastAsia="Georgia" w:hAnsi="Georgia" w:cs="Georgia"/>
          <w:sz w:val="19"/>
          <w:szCs w:val="19"/>
        </w:rPr>
        <w:t>an alternative</w:t>
      </w:r>
      <w:r>
        <w:rPr>
          <w:rFonts w:ascii="Georgia" w:eastAsia="Georgia" w:hAnsi="Georgia" w:cs="Georgia"/>
          <w:spacing w:val="14"/>
          <w:sz w:val="19"/>
          <w:szCs w:val="19"/>
        </w:rPr>
        <w:t xml:space="preserve"> </w:t>
      </w:r>
      <w:r>
        <w:rPr>
          <w:rFonts w:ascii="Georgia" w:eastAsia="Georgia" w:hAnsi="Georgia" w:cs="Georgia"/>
          <w:sz w:val="19"/>
          <w:szCs w:val="19"/>
        </w:rPr>
        <w:t>offline</w:t>
      </w:r>
      <w:r>
        <w:rPr>
          <w:rFonts w:ascii="Georgia" w:eastAsia="Georgia" w:hAnsi="Georgia" w:cs="Georgia"/>
          <w:spacing w:val="7"/>
          <w:sz w:val="19"/>
          <w:szCs w:val="19"/>
        </w:rPr>
        <w:t xml:space="preserve"> </w:t>
      </w:r>
      <w:r>
        <w:rPr>
          <w:rFonts w:ascii="Georgia" w:eastAsia="Georgia" w:hAnsi="Georgia" w:cs="Georgia"/>
          <w:sz w:val="19"/>
          <w:szCs w:val="19"/>
        </w:rPr>
        <w:t>processing</w:t>
      </w:r>
      <w:r>
        <w:rPr>
          <w:rFonts w:ascii="Georgia" w:eastAsia="Georgia" w:hAnsi="Georgia" w:cs="Georgia"/>
          <w:spacing w:val="14"/>
          <w:sz w:val="19"/>
          <w:szCs w:val="19"/>
        </w:rPr>
        <w:t xml:space="preserve"> </w:t>
      </w:r>
      <w:r>
        <w:rPr>
          <w:rFonts w:ascii="Georgia" w:eastAsia="Georgia" w:hAnsi="Georgia" w:cs="Georgia"/>
          <w:sz w:val="19"/>
          <w:szCs w:val="19"/>
        </w:rPr>
        <w:t>mode,</w:t>
      </w:r>
      <w:r>
        <w:rPr>
          <w:rFonts w:ascii="Georgia" w:eastAsia="Georgia" w:hAnsi="Georgia" w:cs="Georgia"/>
          <w:spacing w:val="7"/>
          <w:sz w:val="19"/>
          <w:szCs w:val="19"/>
        </w:rPr>
        <w:t xml:space="preserve"> </w:t>
      </w:r>
      <w:r>
        <w:rPr>
          <w:rFonts w:ascii="Georgia" w:eastAsia="Georgia" w:hAnsi="Georgia" w:cs="Georgia"/>
          <w:sz w:val="19"/>
          <w:szCs w:val="19"/>
        </w:rPr>
        <w:t>in</w:t>
      </w:r>
      <w:r>
        <w:rPr>
          <w:rFonts w:ascii="Georgia" w:eastAsia="Georgia" w:hAnsi="Georgia" w:cs="Georgia"/>
          <w:spacing w:val="1"/>
          <w:sz w:val="19"/>
          <w:szCs w:val="19"/>
        </w:rPr>
        <w:t xml:space="preserve"> </w:t>
      </w:r>
      <w:r>
        <w:rPr>
          <w:rFonts w:ascii="Georgia" w:eastAsia="Georgia" w:hAnsi="Georgia" w:cs="Georgia"/>
          <w:sz w:val="19"/>
          <w:szCs w:val="19"/>
        </w:rPr>
        <w:t>which</w:t>
      </w:r>
      <w:r>
        <w:rPr>
          <w:rFonts w:ascii="Georgia" w:eastAsia="Georgia" w:hAnsi="Georgia" w:cs="Georgia"/>
          <w:spacing w:val="6"/>
          <w:sz w:val="19"/>
          <w:szCs w:val="19"/>
        </w:rPr>
        <w:t xml:space="preserve"> </w:t>
      </w:r>
      <w:r>
        <w:rPr>
          <w:rFonts w:ascii="Georgia" w:eastAsia="Georgia" w:hAnsi="Georgia" w:cs="Georgia"/>
          <w:sz w:val="19"/>
          <w:szCs w:val="19"/>
        </w:rPr>
        <w:t>the</w:t>
      </w:r>
      <w:r>
        <w:rPr>
          <w:rFonts w:ascii="Georgia" w:eastAsia="Georgia" w:hAnsi="Georgia" w:cs="Georgia"/>
          <w:spacing w:val="1"/>
          <w:sz w:val="19"/>
          <w:szCs w:val="19"/>
        </w:rPr>
        <w:t xml:space="preserve"> </w:t>
      </w:r>
      <w:r>
        <w:rPr>
          <w:rFonts w:ascii="Georgia" w:eastAsia="Georgia" w:hAnsi="Georgia" w:cs="Georgia"/>
          <w:sz w:val="19"/>
          <w:szCs w:val="19"/>
        </w:rPr>
        <w:t>registration</w:t>
      </w:r>
      <w:r>
        <w:rPr>
          <w:rFonts w:ascii="Georgia" w:eastAsia="Georgia" w:hAnsi="Georgia" w:cs="Georgia"/>
          <w:spacing w:val="16"/>
          <w:sz w:val="19"/>
          <w:szCs w:val="19"/>
        </w:rPr>
        <w:t xml:space="preserve"> </w:t>
      </w:r>
      <w:r>
        <w:rPr>
          <w:rFonts w:ascii="Georgia" w:eastAsia="Georgia" w:hAnsi="Georgia" w:cs="Georgia"/>
          <w:sz w:val="19"/>
          <w:szCs w:val="19"/>
        </w:rPr>
        <w:t>tasks</w:t>
      </w:r>
      <w:r>
        <w:rPr>
          <w:rFonts w:ascii="Georgia" w:eastAsia="Georgia" w:hAnsi="Georgia" w:cs="Georgia"/>
          <w:spacing w:val="5"/>
          <w:sz w:val="19"/>
          <w:szCs w:val="19"/>
        </w:rPr>
        <w:t xml:space="preserve"> </w:t>
      </w:r>
      <w:r>
        <w:rPr>
          <w:rFonts w:ascii="Georgia" w:eastAsia="Georgia" w:hAnsi="Georgia" w:cs="Georgia"/>
          <w:sz w:val="19"/>
          <w:szCs w:val="19"/>
        </w:rPr>
        <w:t>are</w:t>
      </w:r>
      <w:r>
        <w:rPr>
          <w:rFonts w:ascii="Georgia" w:eastAsia="Georgia" w:hAnsi="Georgia" w:cs="Georgia"/>
          <w:spacing w:val="1"/>
          <w:sz w:val="19"/>
          <w:szCs w:val="19"/>
        </w:rPr>
        <w:t xml:space="preserve"> </w:t>
      </w:r>
      <w:r>
        <w:rPr>
          <w:rFonts w:ascii="Georgia" w:eastAsia="Georgia" w:hAnsi="Georgia" w:cs="Georgia"/>
          <w:w w:val="102"/>
          <w:sz w:val="19"/>
          <w:szCs w:val="19"/>
        </w:rPr>
        <w:t>executed</w:t>
      </w:r>
    </w:p>
    <w:p w14:paraId="1435DFAD" w14:textId="77777777" w:rsidR="00E61F9D" w:rsidRDefault="00E61F9D">
      <w:pPr>
        <w:spacing w:after="0"/>
        <w:jc w:val="both"/>
        <w:sectPr w:rsidR="00E61F9D">
          <w:pgSz w:w="12240" w:h="15840"/>
          <w:pgMar w:top="680" w:right="580" w:bottom="280" w:left="600" w:header="720" w:footer="720" w:gutter="0"/>
          <w:cols w:space="720"/>
        </w:sectPr>
      </w:pPr>
    </w:p>
    <w:p w14:paraId="71D2BBE6" w14:textId="4167EA7B" w:rsidR="00E61F9D" w:rsidRDefault="005C64D6">
      <w:pPr>
        <w:spacing w:before="85" w:after="0" w:line="277" w:lineRule="auto"/>
        <w:ind w:left="113" w:right="62" w:firstLine="7"/>
        <w:jc w:val="both"/>
        <w:rPr>
          <w:rFonts w:ascii="Georgia" w:eastAsia="Georgia" w:hAnsi="Georgia" w:cs="Georgia"/>
          <w:sz w:val="19"/>
          <w:szCs w:val="19"/>
        </w:rPr>
      </w:pPr>
      <w:proofErr w:type="gramStart"/>
      <w:r>
        <w:rPr>
          <w:rFonts w:ascii="Georgia" w:eastAsia="Georgia" w:hAnsi="Georgia" w:cs="Georgia"/>
          <w:sz w:val="19"/>
          <w:szCs w:val="19"/>
        </w:rPr>
        <w:lastRenderedPageBreak/>
        <w:t>on</w:t>
      </w:r>
      <w:proofErr w:type="gramEnd"/>
      <w:r>
        <w:rPr>
          <w:rFonts w:ascii="Georgia" w:eastAsia="Georgia" w:hAnsi="Georgia" w:cs="Georgia"/>
          <w:spacing w:val="14"/>
          <w:sz w:val="19"/>
          <w:szCs w:val="19"/>
        </w:rPr>
        <w:t xml:space="preserve"> </w:t>
      </w:r>
      <w:r>
        <w:rPr>
          <w:rFonts w:ascii="Georgia" w:eastAsia="Georgia" w:hAnsi="Georgia" w:cs="Georgia"/>
          <w:sz w:val="19"/>
          <w:szCs w:val="19"/>
        </w:rPr>
        <w:t>an</w:t>
      </w:r>
      <w:r>
        <w:rPr>
          <w:rFonts w:ascii="Georgia" w:eastAsia="Georgia" w:hAnsi="Georgia" w:cs="Georgia"/>
          <w:spacing w:val="14"/>
          <w:sz w:val="19"/>
          <w:szCs w:val="19"/>
        </w:rPr>
        <w:t xml:space="preserve"> </w:t>
      </w:r>
      <w:r>
        <w:rPr>
          <w:rFonts w:ascii="Georgia" w:eastAsia="Georgia" w:hAnsi="Georgia" w:cs="Georgia"/>
          <w:sz w:val="19"/>
          <w:szCs w:val="19"/>
        </w:rPr>
        <w:t>external</w:t>
      </w:r>
      <w:r>
        <w:rPr>
          <w:rFonts w:ascii="Georgia" w:eastAsia="Georgia" w:hAnsi="Georgia" w:cs="Georgia"/>
          <w:spacing w:val="24"/>
          <w:sz w:val="19"/>
          <w:szCs w:val="19"/>
        </w:rPr>
        <w:t xml:space="preserve"> </w:t>
      </w:r>
      <w:r>
        <w:rPr>
          <w:rFonts w:ascii="Georgia" w:eastAsia="Georgia" w:hAnsi="Georgia" w:cs="Georgia"/>
          <w:sz w:val="19"/>
          <w:szCs w:val="19"/>
        </w:rPr>
        <w:t>high-performance</w:t>
      </w:r>
      <w:r>
        <w:rPr>
          <w:rFonts w:ascii="Georgia" w:eastAsia="Georgia" w:hAnsi="Georgia" w:cs="Georgia"/>
          <w:spacing w:val="40"/>
          <w:sz w:val="19"/>
          <w:szCs w:val="19"/>
        </w:rPr>
        <w:t xml:space="preserve"> </w:t>
      </w:r>
      <w:r>
        <w:rPr>
          <w:rFonts w:ascii="Georgia" w:eastAsia="Georgia" w:hAnsi="Georgia" w:cs="Georgia"/>
          <w:sz w:val="19"/>
          <w:szCs w:val="19"/>
        </w:rPr>
        <w:t>computing</w:t>
      </w:r>
      <w:r>
        <w:rPr>
          <w:rFonts w:ascii="Georgia" w:eastAsia="Georgia" w:hAnsi="Georgia" w:cs="Georgia"/>
          <w:spacing w:val="28"/>
          <w:sz w:val="19"/>
          <w:szCs w:val="19"/>
        </w:rPr>
        <w:t xml:space="preserve"> </w:t>
      </w:r>
      <w:r>
        <w:rPr>
          <w:rFonts w:ascii="Georgia" w:eastAsia="Georgia" w:hAnsi="Georgia" w:cs="Georgia"/>
          <w:sz w:val="19"/>
          <w:szCs w:val="19"/>
        </w:rPr>
        <w:t xml:space="preserve">resource. </w:t>
      </w:r>
      <w:r>
        <w:rPr>
          <w:rFonts w:ascii="Georgia" w:eastAsia="Georgia" w:hAnsi="Georgia" w:cs="Georgia"/>
          <w:spacing w:val="13"/>
          <w:sz w:val="19"/>
          <w:szCs w:val="19"/>
        </w:rPr>
        <w:t xml:space="preserve"> </w:t>
      </w:r>
      <w:r>
        <w:rPr>
          <w:rFonts w:ascii="Georgia" w:eastAsia="Georgia" w:hAnsi="Georgia" w:cs="Georgia"/>
          <w:sz w:val="19"/>
          <w:szCs w:val="19"/>
        </w:rPr>
        <w:t>In</w:t>
      </w:r>
      <w:r>
        <w:rPr>
          <w:rFonts w:ascii="Georgia" w:eastAsia="Georgia" w:hAnsi="Georgia" w:cs="Georgia"/>
          <w:spacing w:val="16"/>
          <w:sz w:val="19"/>
          <w:szCs w:val="19"/>
        </w:rPr>
        <w:t xml:space="preserve"> </w:t>
      </w:r>
      <w:r>
        <w:rPr>
          <w:rFonts w:ascii="Georgia" w:eastAsia="Georgia" w:hAnsi="Georgia" w:cs="Georgia"/>
          <w:sz w:val="19"/>
          <w:szCs w:val="19"/>
        </w:rPr>
        <w:t>this</w:t>
      </w:r>
      <w:r>
        <w:rPr>
          <w:rFonts w:ascii="Georgia" w:eastAsia="Georgia" w:hAnsi="Georgia" w:cs="Georgia"/>
          <w:spacing w:val="16"/>
          <w:sz w:val="19"/>
          <w:szCs w:val="19"/>
        </w:rPr>
        <w:t xml:space="preserve"> </w:t>
      </w:r>
      <w:r>
        <w:rPr>
          <w:rFonts w:ascii="Georgia" w:eastAsia="Georgia" w:hAnsi="Georgia" w:cs="Georgia"/>
          <w:sz w:val="19"/>
          <w:szCs w:val="19"/>
        </w:rPr>
        <w:t>mode,</w:t>
      </w:r>
      <w:r>
        <w:rPr>
          <w:rFonts w:ascii="Georgia" w:eastAsia="Georgia" w:hAnsi="Georgia" w:cs="Georgia"/>
          <w:spacing w:val="22"/>
          <w:sz w:val="19"/>
          <w:szCs w:val="19"/>
        </w:rPr>
        <w:t xml:space="preserve"> </w:t>
      </w:r>
      <w:r>
        <w:rPr>
          <w:rFonts w:ascii="Georgia" w:eastAsia="Georgia" w:hAnsi="Georgia" w:cs="Georgia"/>
          <w:sz w:val="19"/>
          <w:szCs w:val="19"/>
        </w:rPr>
        <w:t>the</w:t>
      </w:r>
      <w:r>
        <w:rPr>
          <w:rFonts w:ascii="Georgia" w:eastAsia="Georgia" w:hAnsi="Georgia" w:cs="Georgia"/>
          <w:spacing w:val="15"/>
          <w:sz w:val="19"/>
          <w:szCs w:val="19"/>
        </w:rPr>
        <w:t xml:space="preserve"> </w:t>
      </w:r>
      <w:r>
        <w:rPr>
          <w:rFonts w:ascii="Georgia" w:eastAsia="Georgia" w:hAnsi="Georgia" w:cs="Georgia"/>
          <w:sz w:val="19"/>
          <w:szCs w:val="19"/>
        </w:rPr>
        <w:t>ITK-Lung</w:t>
      </w:r>
      <w:r>
        <w:rPr>
          <w:rFonts w:ascii="Georgia" w:eastAsia="Georgia" w:hAnsi="Georgia" w:cs="Georgia"/>
          <w:spacing w:val="27"/>
          <w:sz w:val="19"/>
          <w:szCs w:val="19"/>
        </w:rPr>
        <w:t xml:space="preserve"> </w:t>
      </w:r>
      <w:r>
        <w:rPr>
          <w:rFonts w:ascii="Georgia" w:eastAsia="Georgia" w:hAnsi="Georgia" w:cs="Georgia"/>
          <w:sz w:val="19"/>
          <w:szCs w:val="19"/>
        </w:rPr>
        <w:t>GUI</w:t>
      </w:r>
      <w:r>
        <w:rPr>
          <w:rFonts w:ascii="Georgia" w:eastAsia="Georgia" w:hAnsi="Georgia" w:cs="Georgia"/>
          <w:spacing w:val="17"/>
          <w:sz w:val="19"/>
          <w:szCs w:val="19"/>
        </w:rPr>
        <w:t xml:space="preserve"> </w:t>
      </w:r>
      <w:r>
        <w:rPr>
          <w:rFonts w:ascii="Georgia" w:eastAsia="Georgia" w:hAnsi="Georgia" w:cs="Georgia"/>
          <w:sz w:val="19"/>
          <w:szCs w:val="19"/>
        </w:rPr>
        <w:t>(see</w:t>
      </w:r>
      <w:r>
        <w:rPr>
          <w:rFonts w:ascii="Georgia" w:eastAsia="Georgia" w:hAnsi="Georgia" w:cs="Georgia"/>
          <w:spacing w:val="17"/>
          <w:sz w:val="19"/>
          <w:szCs w:val="19"/>
        </w:rPr>
        <w:t xml:space="preserve"> </w:t>
      </w:r>
      <w:r>
        <w:rPr>
          <w:rFonts w:ascii="Georgia" w:eastAsia="Georgia" w:hAnsi="Georgia" w:cs="Georgia"/>
          <w:sz w:val="19"/>
          <w:szCs w:val="19"/>
        </w:rPr>
        <w:t>Sub-Aim</w:t>
      </w:r>
      <w:r>
        <w:rPr>
          <w:rFonts w:ascii="Georgia" w:eastAsia="Georgia" w:hAnsi="Georgia" w:cs="Georgia"/>
          <w:spacing w:val="25"/>
          <w:sz w:val="19"/>
          <w:szCs w:val="19"/>
        </w:rPr>
        <w:t xml:space="preserve"> </w:t>
      </w:r>
      <w:r>
        <w:rPr>
          <w:rFonts w:ascii="Georgia" w:eastAsia="Georgia" w:hAnsi="Georgia" w:cs="Georgia"/>
          <w:sz w:val="19"/>
          <w:szCs w:val="19"/>
        </w:rPr>
        <w:t>1c)</w:t>
      </w:r>
      <w:r>
        <w:rPr>
          <w:rFonts w:ascii="Georgia" w:eastAsia="Georgia" w:hAnsi="Georgia" w:cs="Georgia"/>
          <w:spacing w:val="15"/>
          <w:sz w:val="19"/>
          <w:szCs w:val="19"/>
        </w:rPr>
        <w:t xml:space="preserve"> </w:t>
      </w:r>
      <w:r>
        <w:rPr>
          <w:rFonts w:ascii="Georgia" w:eastAsia="Georgia" w:hAnsi="Georgia" w:cs="Georgia"/>
          <w:sz w:val="19"/>
          <w:szCs w:val="19"/>
        </w:rPr>
        <w:t>will</w:t>
      </w:r>
      <w:r>
        <w:rPr>
          <w:rFonts w:ascii="Georgia" w:eastAsia="Georgia" w:hAnsi="Georgia" w:cs="Georgia"/>
          <w:spacing w:val="16"/>
          <w:sz w:val="19"/>
          <w:szCs w:val="19"/>
        </w:rPr>
        <w:t xml:space="preserve"> </w:t>
      </w:r>
      <w:r>
        <w:rPr>
          <w:rFonts w:ascii="Georgia" w:eastAsia="Georgia" w:hAnsi="Georgia" w:cs="Georgia"/>
          <w:sz w:val="19"/>
          <w:szCs w:val="19"/>
        </w:rPr>
        <w:t>provide</w:t>
      </w:r>
      <w:r>
        <w:rPr>
          <w:rFonts w:ascii="Georgia" w:eastAsia="Georgia" w:hAnsi="Georgia" w:cs="Georgia"/>
          <w:spacing w:val="23"/>
          <w:sz w:val="19"/>
          <w:szCs w:val="19"/>
        </w:rPr>
        <w:t xml:space="preserve"> </w:t>
      </w:r>
      <w:r>
        <w:rPr>
          <w:rFonts w:ascii="Georgia" w:eastAsia="Georgia" w:hAnsi="Georgia" w:cs="Georgia"/>
          <w:sz w:val="19"/>
          <w:szCs w:val="19"/>
        </w:rPr>
        <w:t>a</w:t>
      </w:r>
      <w:r>
        <w:rPr>
          <w:rFonts w:ascii="Georgia" w:eastAsia="Georgia" w:hAnsi="Georgia" w:cs="Georgia"/>
          <w:spacing w:val="13"/>
          <w:sz w:val="19"/>
          <w:szCs w:val="19"/>
        </w:rPr>
        <w:t xml:space="preserve"> </w:t>
      </w:r>
      <w:r>
        <w:rPr>
          <w:rFonts w:ascii="Georgia" w:eastAsia="Georgia" w:hAnsi="Georgia" w:cs="Georgia"/>
          <w:w w:val="102"/>
          <w:sz w:val="19"/>
          <w:szCs w:val="19"/>
        </w:rPr>
        <w:t xml:space="preserve">user </w:t>
      </w:r>
      <w:r>
        <w:rPr>
          <w:rFonts w:ascii="Georgia" w:eastAsia="Georgia" w:hAnsi="Georgia" w:cs="Georgia"/>
          <w:sz w:val="19"/>
          <w:szCs w:val="19"/>
        </w:rPr>
        <w:t>interface</w:t>
      </w:r>
      <w:r>
        <w:rPr>
          <w:rFonts w:ascii="Georgia" w:eastAsia="Georgia" w:hAnsi="Georgia" w:cs="Georgia"/>
          <w:spacing w:val="3"/>
          <w:sz w:val="19"/>
          <w:szCs w:val="19"/>
        </w:rPr>
        <w:t xml:space="preserve"> </w:t>
      </w:r>
      <w:r>
        <w:rPr>
          <w:rFonts w:ascii="Georgia" w:eastAsia="Georgia" w:hAnsi="Georgia" w:cs="Georgia"/>
          <w:sz w:val="19"/>
          <w:szCs w:val="19"/>
        </w:rPr>
        <w:t>front-end</w:t>
      </w:r>
      <w:r>
        <w:rPr>
          <w:rFonts w:ascii="Georgia" w:eastAsia="Georgia" w:hAnsi="Georgia" w:cs="Georgia"/>
          <w:spacing w:val="4"/>
          <w:sz w:val="19"/>
          <w:szCs w:val="19"/>
        </w:rPr>
        <w:t xml:space="preserve"> </w:t>
      </w:r>
      <w:r>
        <w:rPr>
          <w:rFonts w:ascii="Georgia" w:eastAsia="Georgia" w:hAnsi="Georgia" w:cs="Georgia"/>
          <w:sz w:val="19"/>
          <w:szCs w:val="19"/>
        </w:rPr>
        <w:t>to</w:t>
      </w:r>
      <w:r>
        <w:rPr>
          <w:rFonts w:ascii="Georgia" w:eastAsia="Georgia" w:hAnsi="Georgia" w:cs="Georgia"/>
          <w:spacing w:val="-9"/>
          <w:sz w:val="19"/>
          <w:szCs w:val="19"/>
        </w:rPr>
        <w:t xml:space="preserve"> </w:t>
      </w:r>
      <w:del w:id="352" w:author="James Gee" w:date="2016-07-20T18:58:00Z">
        <w:r w:rsidDel="006B77FB">
          <w:rPr>
            <w:rFonts w:ascii="Georgia" w:eastAsia="Georgia" w:hAnsi="Georgia" w:cs="Georgia"/>
            <w:sz w:val="19"/>
            <w:szCs w:val="19"/>
          </w:rPr>
          <w:delText>existing</w:delText>
        </w:r>
        <w:r w:rsidDel="006B77FB">
          <w:rPr>
            <w:rFonts w:ascii="Georgia" w:eastAsia="Georgia" w:hAnsi="Georgia" w:cs="Georgia"/>
            <w:spacing w:val="1"/>
            <w:sz w:val="19"/>
            <w:szCs w:val="19"/>
          </w:rPr>
          <w:delText xml:space="preserve"> </w:delText>
        </w:r>
      </w:del>
      <w:ins w:id="353" w:author="James Gee" w:date="2016-07-20T18:58:00Z">
        <w:r w:rsidR="006B77FB">
          <w:rPr>
            <w:rFonts w:ascii="Georgia" w:eastAsia="Georgia" w:hAnsi="Georgia" w:cs="Georgia"/>
            <w:sz w:val="19"/>
            <w:szCs w:val="19"/>
          </w:rPr>
          <w:t>available</w:t>
        </w:r>
        <w:r w:rsidR="006B77FB">
          <w:rPr>
            <w:rFonts w:ascii="Georgia" w:eastAsia="Georgia" w:hAnsi="Georgia" w:cs="Georgia"/>
            <w:spacing w:val="1"/>
            <w:sz w:val="19"/>
            <w:szCs w:val="19"/>
          </w:rPr>
          <w:t xml:space="preserve"> </w:t>
        </w:r>
      </w:ins>
      <w:r>
        <w:rPr>
          <w:rFonts w:ascii="Georgia" w:eastAsia="Georgia" w:hAnsi="Georgia" w:cs="Georgia"/>
          <w:color w:val="FF0000"/>
          <w:sz w:val="19"/>
          <w:szCs w:val="19"/>
        </w:rPr>
        <w:t>processing</w:t>
      </w:r>
      <w:r>
        <w:rPr>
          <w:rFonts w:ascii="Georgia" w:eastAsia="Georgia" w:hAnsi="Georgia" w:cs="Georgia"/>
          <w:color w:val="FF0000"/>
          <w:spacing w:val="6"/>
          <w:sz w:val="19"/>
          <w:szCs w:val="19"/>
        </w:rPr>
        <w:t xml:space="preserve"> </w:t>
      </w:r>
      <w:r>
        <w:rPr>
          <w:rFonts w:ascii="Georgia" w:eastAsia="Georgia" w:hAnsi="Georgia" w:cs="Georgia"/>
          <w:color w:val="FF0000"/>
          <w:sz w:val="19"/>
          <w:szCs w:val="19"/>
        </w:rPr>
        <w:t>pipelines</w:t>
      </w:r>
      <w:r>
        <w:rPr>
          <w:rFonts w:ascii="Georgia" w:eastAsia="Georgia" w:hAnsi="Georgia" w:cs="Georgia"/>
          <w:color w:val="FF0000"/>
          <w:spacing w:val="3"/>
          <w:sz w:val="19"/>
          <w:szCs w:val="19"/>
        </w:rPr>
        <w:t xml:space="preserve"> </w:t>
      </w:r>
      <w:r>
        <w:rPr>
          <w:rFonts w:ascii="Georgia" w:eastAsia="Georgia" w:hAnsi="Georgia" w:cs="Georgia"/>
          <w:color w:val="000000"/>
          <w:sz w:val="19"/>
          <w:szCs w:val="19"/>
        </w:rPr>
        <w:t>running</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remotely.</w:t>
      </w:r>
      <w:r>
        <w:rPr>
          <w:rFonts w:ascii="Georgia" w:eastAsia="Georgia" w:hAnsi="Georgia" w:cs="Georgia"/>
          <w:color w:val="000000"/>
          <w:spacing w:val="28"/>
          <w:sz w:val="19"/>
          <w:szCs w:val="19"/>
        </w:rPr>
        <w:t xml:space="preserve"> </w:t>
      </w:r>
      <w:r>
        <w:rPr>
          <w:rFonts w:ascii="Georgia" w:eastAsia="Georgia" w:hAnsi="Georgia" w:cs="Georgia"/>
          <w:color w:val="000000"/>
          <w:sz w:val="19"/>
          <w:szCs w:val="19"/>
        </w:rPr>
        <w:t>It</w:t>
      </w:r>
      <w:r>
        <w:rPr>
          <w:rFonts w:ascii="Georgia" w:eastAsia="Georgia" w:hAnsi="Georgia" w:cs="Georgia"/>
          <w:color w:val="000000"/>
          <w:spacing w:val="-9"/>
          <w:sz w:val="19"/>
          <w:szCs w:val="19"/>
        </w:rPr>
        <w:t xml:space="preserve"> </w:t>
      </w:r>
      <w:r>
        <w:rPr>
          <w:rFonts w:ascii="Georgia" w:eastAsia="Georgia" w:hAnsi="Georgia" w:cs="Georgia"/>
          <w:color w:val="000000"/>
          <w:sz w:val="19"/>
          <w:szCs w:val="19"/>
        </w:rPr>
        <w:t>will</w:t>
      </w:r>
      <w:r>
        <w:rPr>
          <w:rFonts w:ascii="Georgia" w:eastAsia="Georgia" w:hAnsi="Georgia" w:cs="Georgia"/>
          <w:color w:val="000000"/>
          <w:spacing w:val="-6"/>
          <w:sz w:val="19"/>
          <w:szCs w:val="19"/>
        </w:rPr>
        <w:t xml:space="preserve"> </w:t>
      </w:r>
      <w:r>
        <w:rPr>
          <w:rFonts w:ascii="Georgia" w:eastAsia="Georgia" w:hAnsi="Georgia" w:cs="Georgia"/>
          <w:color w:val="000000"/>
          <w:sz w:val="19"/>
          <w:szCs w:val="19"/>
        </w:rPr>
        <w:t>send</w:t>
      </w:r>
      <w:r>
        <w:rPr>
          <w:rFonts w:ascii="Georgia" w:eastAsia="Georgia" w:hAnsi="Georgia" w:cs="Georgia"/>
          <w:color w:val="000000"/>
          <w:spacing w:val="-4"/>
          <w:sz w:val="19"/>
          <w:szCs w:val="19"/>
        </w:rPr>
        <w:t xml:space="preserve"> </w:t>
      </w:r>
      <w:r>
        <w:rPr>
          <w:rFonts w:ascii="Georgia" w:eastAsia="Georgia" w:hAnsi="Georgia" w:cs="Georgia"/>
          <w:color w:val="000000"/>
          <w:sz w:val="19"/>
          <w:szCs w:val="19"/>
        </w:rPr>
        <w:t>data</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to</w:t>
      </w:r>
      <w:r>
        <w:rPr>
          <w:rFonts w:ascii="Georgia" w:eastAsia="Georgia" w:hAnsi="Georgia" w:cs="Georgia"/>
          <w:color w:val="000000"/>
          <w:spacing w:val="-9"/>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7"/>
          <w:sz w:val="19"/>
          <w:szCs w:val="19"/>
        </w:rPr>
        <w:t xml:space="preserve"> </w:t>
      </w:r>
      <w:r>
        <w:rPr>
          <w:rFonts w:ascii="Georgia" w:eastAsia="Georgia" w:hAnsi="Georgia" w:cs="Georgia"/>
          <w:color w:val="000000"/>
          <w:sz w:val="19"/>
          <w:szCs w:val="19"/>
        </w:rPr>
        <w:t>external</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resource</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over</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7"/>
          <w:sz w:val="19"/>
          <w:szCs w:val="19"/>
        </w:rPr>
        <w:t xml:space="preserve"> </w:t>
      </w:r>
      <w:proofErr w:type="gramStart"/>
      <w:r>
        <w:rPr>
          <w:rFonts w:ascii="Georgia" w:eastAsia="Georgia" w:hAnsi="Georgia" w:cs="Georgia"/>
          <w:color w:val="000000"/>
          <w:w w:val="102"/>
          <w:sz w:val="19"/>
          <w:szCs w:val="19"/>
        </w:rPr>
        <w:t>network,</w:t>
      </w:r>
      <w:proofErr w:type="gramEnd"/>
      <w:r>
        <w:rPr>
          <w:rFonts w:ascii="Georgia" w:eastAsia="Georgia" w:hAnsi="Georgia" w:cs="Georgia"/>
          <w:color w:val="000000"/>
          <w:w w:val="102"/>
          <w:sz w:val="19"/>
          <w:szCs w:val="19"/>
        </w:rPr>
        <w:t xml:space="preserve"> </w:t>
      </w:r>
      <w:r>
        <w:rPr>
          <w:rFonts w:ascii="Georgia" w:eastAsia="Georgia" w:hAnsi="Georgia" w:cs="Georgia"/>
          <w:color w:val="000000"/>
          <w:sz w:val="19"/>
          <w:szCs w:val="19"/>
        </w:rPr>
        <w:t>monitor</w:t>
      </w:r>
      <w:r>
        <w:rPr>
          <w:rFonts w:ascii="Georgia" w:eastAsia="Georgia" w:hAnsi="Georgia" w:cs="Georgia"/>
          <w:color w:val="000000"/>
          <w:spacing w:val="9"/>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1"/>
          <w:sz w:val="19"/>
          <w:szCs w:val="19"/>
        </w:rPr>
        <w:t xml:space="preserve"> </w:t>
      </w:r>
      <w:r>
        <w:rPr>
          <w:rFonts w:ascii="Georgia" w:eastAsia="Georgia" w:hAnsi="Georgia" w:cs="Georgia"/>
          <w:color w:val="000000"/>
          <w:sz w:val="19"/>
          <w:szCs w:val="19"/>
        </w:rPr>
        <w:t>control</w:t>
      </w:r>
      <w:r>
        <w:rPr>
          <w:rFonts w:ascii="Georgia" w:eastAsia="Georgia" w:hAnsi="Georgia" w:cs="Georgia"/>
          <w:color w:val="000000"/>
          <w:spacing w:val="7"/>
          <w:sz w:val="19"/>
          <w:szCs w:val="19"/>
        </w:rPr>
        <w:t xml:space="preserve"> </w:t>
      </w:r>
      <w:r>
        <w:rPr>
          <w:rFonts w:ascii="Georgia" w:eastAsia="Georgia" w:hAnsi="Georgia" w:cs="Georgia"/>
          <w:color w:val="000000"/>
          <w:sz w:val="19"/>
          <w:szCs w:val="19"/>
        </w:rPr>
        <w:t>pipeline</w:t>
      </w:r>
      <w:r>
        <w:rPr>
          <w:rFonts w:ascii="Georgia" w:eastAsia="Georgia" w:hAnsi="Georgia" w:cs="Georgia"/>
          <w:color w:val="000000"/>
          <w:spacing w:val="9"/>
          <w:sz w:val="19"/>
          <w:szCs w:val="19"/>
        </w:rPr>
        <w:t xml:space="preserve"> </w:t>
      </w:r>
      <w:r>
        <w:rPr>
          <w:rFonts w:ascii="Georgia" w:eastAsia="Georgia" w:hAnsi="Georgia" w:cs="Georgia"/>
          <w:color w:val="000000"/>
          <w:sz w:val="19"/>
          <w:szCs w:val="19"/>
        </w:rPr>
        <w:t>execution,</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1"/>
          <w:sz w:val="19"/>
          <w:szCs w:val="19"/>
        </w:rPr>
        <w:t xml:space="preserve"> </w:t>
      </w:r>
      <w:r>
        <w:rPr>
          <w:rFonts w:ascii="Georgia" w:eastAsia="Georgia" w:hAnsi="Georgia" w:cs="Georgia"/>
          <w:color w:val="000000"/>
          <w:sz w:val="19"/>
          <w:szCs w:val="19"/>
        </w:rPr>
        <w:t>receive</w:t>
      </w:r>
      <w:r>
        <w:rPr>
          <w:rFonts w:ascii="Georgia" w:eastAsia="Georgia" w:hAnsi="Georgia" w:cs="Georgia"/>
          <w:color w:val="000000"/>
          <w:spacing w:val="7"/>
          <w:sz w:val="19"/>
          <w:szCs w:val="19"/>
        </w:rPr>
        <w:t xml:space="preserve"> </w:t>
      </w:r>
      <w:r>
        <w:rPr>
          <w:rFonts w:ascii="Georgia" w:eastAsia="Georgia" w:hAnsi="Georgia" w:cs="Georgia"/>
          <w:color w:val="000000"/>
          <w:sz w:val="19"/>
          <w:szCs w:val="19"/>
        </w:rPr>
        <w:t>results</w:t>
      </w:r>
      <w:r>
        <w:rPr>
          <w:rFonts w:ascii="Georgia" w:eastAsia="Georgia" w:hAnsi="Georgia" w:cs="Georgia"/>
          <w:color w:val="000000"/>
          <w:spacing w:val="6"/>
          <w:sz w:val="19"/>
          <w:szCs w:val="19"/>
        </w:rPr>
        <w:t xml:space="preserve"> </w:t>
      </w:r>
      <w:r>
        <w:rPr>
          <w:rFonts w:ascii="Georgia" w:eastAsia="Georgia" w:hAnsi="Georgia" w:cs="Georgia"/>
          <w:color w:val="000000"/>
          <w:sz w:val="19"/>
          <w:szCs w:val="19"/>
        </w:rPr>
        <w:t>when</w:t>
      </w:r>
      <w:r>
        <w:rPr>
          <w:rFonts w:ascii="Georgia" w:eastAsia="Georgia" w:hAnsi="Georgia" w:cs="Georgia"/>
          <w:color w:val="000000"/>
          <w:spacing w:val="4"/>
          <w:sz w:val="19"/>
          <w:szCs w:val="19"/>
        </w:rPr>
        <w:t xml:space="preserve"> </w:t>
      </w:r>
      <w:r>
        <w:rPr>
          <w:rFonts w:ascii="Georgia" w:eastAsia="Georgia" w:hAnsi="Georgia" w:cs="Georgia"/>
          <w:color w:val="000000"/>
          <w:sz w:val="19"/>
          <w:szCs w:val="19"/>
        </w:rPr>
        <w:t>processing</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is</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complete.</w:t>
      </w:r>
      <w:r>
        <w:rPr>
          <w:rFonts w:ascii="Georgia" w:eastAsia="Georgia" w:hAnsi="Georgia" w:cs="Georgia"/>
          <w:color w:val="000000"/>
          <w:spacing w:val="31"/>
          <w:sz w:val="19"/>
          <w:szCs w:val="19"/>
        </w:rPr>
        <w:t xml:space="preserve"> </w:t>
      </w:r>
      <w:r>
        <w:rPr>
          <w:rFonts w:ascii="Georgia" w:eastAsia="Georgia" w:hAnsi="Georgia" w:cs="Georgia"/>
          <w:color w:val="000000"/>
          <w:sz w:val="19"/>
          <w:szCs w:val="19"/>
        </w:rPr>
        <w:t>This</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remote</w:t>
      </w:r>
      <w:r>
        <w:rPr>
          <w:rFonts w:ascii="Georgia" w:eastAsia="Georgia" w:hAnsi="Georgia" w:cs="Georgia"/>
          <w:color w:val="000000"/>
          <w:spacing w:val="7"/>
          <w:sz w:val="19"/>
          <w:szCs w:val="19"/>
        </w:rPr>
        <w:t xml:space="preserve"> </w:t>
      </w:r>
      <w:r>
        <w:rPr>
          <w:rFonts w:ascii="Georgia" w:eastAsia="Georgia" w:hAnsi="Georgia" w:cs="Georgia"/>
          <w:color w:val="000000"/>
          <w:sz w:val="19"/>
          <w:szCs w:val="19"/>
        </w:rPr>
        <w:t>pipeline</w:t>
      </w:r>
      <w:r>
        <w:rPr>
          <w:rFonts w:ascii="Georgia" w:eastAsia="Georgia" w:hAnsi="Georgia" w:cs="Georgia"/>
          <w:color w:val="000000"/>
          <w:spacing w:val="9"/>
          <w:sz w:val="19"/>
          <w:szCs w:val="19"/>
        </w:rPr>
        <w:t xml:space="preserve"> </w:t>
      </w:r>
      <w:r>
        <w:rPr>
          <w:rFonts w:ascii="Georgia" w:eastAsia="Georgia" w:hAnsi="Georgia" w:cs="Georgia"/>
          <w:color w:val="000000"/>
          <w:sz w:val="19"/>
          <w:szCs w:val="19"/>
        </w:rPr>
        <w:t>execution</w:t>
      </w:r>
      <w:r>
        <w:rPr>
          <w:rFonts w:ascii="Georgia" w:eastAsia="Georgia" w:hAnsi="Georgia" w:cs="Georgia"/>
          <w:color w:val="000000"/>
          <w:spacing w:val="11"/>
          <w:sz w:val="19"/>
          <w:szCs w:val="19"/>
        </w:rPr>
        <w:t xml:space="preserve"> </w:t>
      </w:r>
      <w:r>
        <w:rPr>
          <w:rFonts w:ascii="Georgia" w:eastAsia="Georgia" w:hAnsi="Georgia" w:cs="Georgia"/>
          <w:color w:val="000000"/>
          <w:w w:val="102"/>
          <w:sz w:val="19"/>
          <w:szCs w:val="19"/>
        </w:rPr>
        <w:t xml:space="preserve">mode </w:t>
      </w:r>
      <w:r>
        <w:rPr>
          <w:rFonts w:ascii="Georgia" w:eastAsia="Georgia" w:hAnsi="Georgia" w:cs="Georgia"/>
          <w:color w:val="000000"/>
          <w:sz w:val="19"/>
          <w:szCs w:val="19"/>
        </w:rPr>
        <w:t>will</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additionally</w:t>
      </w:r>
      <w:r>
        <w:rPr>
          <w:rFonts w:ascii="Georgia" w:eastAsia="Georgia" w:hAnsi="Georgia" w:cs="Georgia"/>
          <w:color w:val="000000"/>
          <w:spacing w:val="34"/>
          <w:sz w:val="19"/>
          <w:szCs w:val="19"/>
        </w:rPr>
        <w:t xml:space="preserve"> </w:t>
      </w:r>
      <w:r>
        <w:rPr>
          <w:rFonts w:ascii="Georgia" w:eastAsia="Georgia" w:hAnsi="Georgia" w:cs="Georgia"/>
          <w:color w:val="000000"/>
          <w:sz w:val="19"/>
          <w:szCs w:val="19"/>
        </w:rPr>
        <w:t>support</w:t>
      </w:r>
      <w:r>
        <w:rPr>
          <w:rFonts w:ascii="Georgia" w:eastAsia="Georgia" w:hAnsi="Georgia" w:cs="Georgia"/>
          <w:color w:val="000000"/>
          <w:spacing w:val="27"/>
          <w:sz w:val="19"/>
          <w:szCs w:val="19"/>
        </w:rPr>
        <w:t xml:space="preserve"> </w:t>
      </w:r>
      <w:r>
        <w:rPr>
          <w:rFonts w:ascii="Georgia" w:eastAsia="Georgia" w:hAnsi="Georgia" w:cs="Georgia"/>
          <w:color w:val="000000"/>
          <w:sz w:val="19"/>
          <w:szCs w:val="19"/>
        </w:rPr>
        <w:t>other</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highly</w:t>
      </w:r>
      <w:r>
        <w:rPr>
          <w:rFonts w:ascii="Georgia" w:eastAsia="Georgia" w:hAnsi="Georgia" w:cs="Georgia"/>
          <w:color w:val="000000"/>
          <w:spacing w:val="24"/>
          <w:sz w:val="19"/>
          <w:szCs w:val="19"/>
        </w:rPr>
        <w:t xml:space="preserve"> </w:t>
      </w:r>
      <w:r>
        <w:rPr>
          <w:rFonts w:ascii="Georgia" w:eastAsia="Georgia" w:hAnsi="Georgia" w:cs="Georgia"/>
          <w:color w:val="000000"/>
          <w:sz w:val="19"/>
          <w:szCs w:val="19"/>
        </w:rPr>
        <w:t>computationally</w:t>
      </w:r>
      <w:r>
        <w:rPr>
          <w:rFonts w:ascii="Georgia" w:eastAsia="Georgia" w:hAnsi="Georgia" w:cs="Georgia"/>
          <w:color w:val="000000"/>
          <w:spacing w:val="41"/>
          <w:sz w:val="19"/>
          <w:szCs w:val="19"/>
        </w:rPr>
        <w:t xml:space="preserve"> </w:t>
      </w:r>
      <w:r>
        <w:rPr>
          <w:rFonts w:ascii="Georgia" w:eastAsia="Georgia" w:hAnsi="Georgia" w:cs="Georgia"/>
          <w:color w:val="000000"/>
          <w:sz w:val="19"/>
          <w:szCs w:val="19"/>
        </w:rPr>
        <w:t>intensive</w:t>
      </w:r>
      <w:r>
        <w:rPr>
          <w:rFonts w:ascii="Georgia" w:eastAsia="Georgia" w:hAnsi="Georgia" w:cs="Georgia"/>
          <w:color w:val="000000"/>
          <w:spacing w:val="29"/>
          <w:sz w:val="19"/>
          <w:szCs w:val="19"/>
        </w:rPr>
        <w:t xml:space="preserve"> </w:t>
      </w:r>
      <w:r>
        <w:rPr>
          <w:rFonts w:ascii="Georgia" w:eastAsia="Georgia" w:hAnsi="Georgia" w:cs="Georgia"/>
          <w:color w:val="000000"/>
          <w:sz w:val="19"/>
          <w:szCs w:val="19"/>
        </w:rPr>
        <w:t>tasks</w:t>
      </w:r>
      <w:r>
        <w:rPr>
          <w:rFonts w:ascii="Georgia" w:eastAsia="Georgia" w:hAnsi="Georgia" w:cs="Georgia"/>
          <w:color w:val="000000"/>
          <w:spacing w:val="23"/>
          <w:sz w:val="19"/>
          <w:szCs w:val="19"/>
        </w:rPr>
        <w:t xml:space="preserve"> </w:t>
      </w:r>
      <w:del w:id="354" w:author="James Gee" w:date="2016-07-20T18:58:00Z">
        <w:r w:rsidDel="006B77FB">
          <w:rPr>
            <w:rFonts w:ascii="Georgia" w:eastAsia="Georgia" w:hAnsi="Georgia" w:cs="Georgia"/>
            <w:color w:val="000000"/>
            <w:sz w:val="19"/>
            <w:szCs w:val="19"/>
          </w:rPr>
          <w:delText>and</w:delText>
        </w:r>
        <w:r w:rsidDel="006B77FB">
          <w:rPr>
            <w:rFonts w:ascii="Georgia" w:eastAsia="Georgia" w:hAnsi="Georgia" w:cs="Georgia"/>
            <w:color w:val="000000"/>
            <w:spacing w:val="20"/>
            <w:sz w:val="19"/>
            <w:szCs w:val="19"/>
          </w:rPr>
          <w:delText xml:space="preserve"> </w:delText>
        </w:r>
      </w:del>
      <w:ins w:id="355" w:author="James Gee" w:date="2016-07-20T18:58:00Z">
        <w:r w:rsidR="006B77FB">
          <w:rPr>
            <w:rFonts w:ascii="Georgia" w:eastAsia="Georgia" w:hAnsi="Georgia" w:cs="Georgia"/>
            <w:color w:val="000000"/>
            <w:sz w:val="19"/>
            <w:szCs w:val="19"/>
          </w:rPr>
          <w:t>as well as</w:t>
        </w:r>
        <w:r w:rsidR="006B77FB">
          <w:rPr>
            <w:rFonts w:ascii="Georgia" w:eastAsia="Georgia" w:hAnsi="Georgia" w:cs="Georgia"/>
            <w:color w:val="000000"/>
            <w:spacing w:val="20"/>
            <w:sz w:val="19"/>
            <w:szCs w:val="19"/>
          </w:rPr>
          <w:t xml:space="preserve"> </w:t>
        </w:r>
      </w:ins>
      <w:r>
        <w:rPr>
          <w:rFonts w:ascii="Georgia" w:eastAsia="Georgia" w:hAnsi="Georgia" w:cs="Georgia"/>
          <w:color w:val="000000"/>
          <w:sz w:val="19"/>
          <w:szCs w:val="19"/>
        </w:rPr>
        <w:t>other</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data</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processing</w:t>
      </w:r>
      <w:r>
        <w:rPr>
          <w:rFonts w:ascii="Georgia" w:eastAsia="Georgia" w:hAnsi="Georgia" w:cs="Georgia"/>
          <w:color w:val="000000"/>
          <w:spacing w:val="32"/>
          <w:sz w:val="19"/>
          <w:szCs w:val="19"/>
        </w:rPr>
        <w:t xml:space="preserve"> </w:t>
      </w:r>
      <w:r>
        <w:rPr>
          <w:rFonts w:ascii="Georgia" w:eastAsia="Georgia" w:hAnsi="Georgia" w:cs="Georgia"/>
          <w:color w:val="000000"/>
          <w:sz w:val="19"/>
          <w:szCs w:val="19"/>
        </w:rPr>
        <w:t>tasks</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that</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may</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be</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added</w:t>
      </w:r>
      <w:r>
        <w:rPr>
          <w:rFonts w:ascii="Georgia" w:eastAsia="Georgia" w:hAnsi="Georgia" w:cs="Georgia"/>
          <w:color w:val="000000"/>
          <w:spacing w:val="24"/>
          <w:sz w:val="19"/>
          <w:szCs w:val="19"/>
        </w:rPr>
        <w:t xml:space="preserve"> </w:t>
      </w:r>
      <w:r>
        <w:rPr>
          <w:rFonts w:ascii="Georgia" w:eastAsia="Georgia" w:hAnsi="Georgia" w:cs="Georgia"/>
          <w:color w:val="000000"/>
          <w:w w:val="103"/>
          <w:sz w:val="19"/>
          <w:szCs w:val="19"/>
        </w:rPr>
        <w:t xml:space="preserve">in </w:t>
      </w:r>
      <w:r>
        <w:rPr>
          <w:rFonts w:ascii="Georgia" w:eastAsia="Georgia" w:hAnsi="Georgia" w:cs="Georgia"/>
          <w:color w:val="000000"/>
          <w:sz w:val="19"/>
          <w:szCs w:val="19"/>
        </w:rPr>
        <w:t>the</w:t>
      </w:r>
      <w:r>
        <w:rPr>
          <w:rFonts w:ascii="Georgia" w:eastAsia="Georgia" w:hAnsi="Georgia" w:cs="Georgia"/>
          <w:color w:val="000000"/>
          <w:spacing w:val="10"/>
          <w:sz w:val="19"/>
          <w:szCs w:val="19"/>
        </w:rPr>
        <w:t xml:space="preserve"> </w:t>
      </w:r>
      <w:r>
        <w:rPr>
          <w:rFonts w:ascii="Georgia" w:eastAsia="Georgia" w:hAnsi="Georgia" w:cs="Georgia"/>
          <w:color w:val="000000"/>
          <w:sz w:val="19"/>
          <w:szCs w:val="19"/>
        </w:rPr>
        <w:t>future.</w:t>
      </w:r>
      <w:r>
        <w:rPr>
          <w:rFonts w:ascii="Georgia" w:eastAsia="Georgia" w:hAnsi="Georgia" w:cs="Georgia"/>
          <w:color w:val="000000"/>
          <w:spacing w:val="39"/>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external</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resource</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may</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be</w:t>
      </w:r>
      <w:r>
        <w:rPr>
          <w:rFonts w:ascii="Georgia" w:eastAsia="Georgia" w:hAnsi="Georgia" w:cs="Georgia"/>
          <w:color w:val="000000"/>
          <w:spacing w:val="9"/>
          <w:sz w:val="19"/>
          <w:szCs w:val="19"/>
        </w:rPr>
        <w:t xml:space="preserve"> </w:t>
      </w:r>
      <w:r>
        <w:rPr>
          <w:rFonts w:ascii="Georgia" w:eastAsia="Georgia" w:hAnsi="Georgia" w:cs="Georgia"/>
          <w:color w:val="000000"/>
          <w:sz w:val="19"/>
          <w:szCs w:val="19"/>
        </w:rPr>
        <w:t>either</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a</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physical</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Linux</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cluster</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or</w:t>
      </w:r>
      <w:r>
        <w:rPr>
          <w:rFonts w:ascii="Georgia" w:eastAsia="Georgia" w:hAnsi="Georgia" w:cs="Georgia"/>
          <w:color w:val="000000"/>
          <w:spacing w:val="9"/>
          <w:sz w:val="19"/>
          <w:szCs w:val="19"/>
        </w:rPr>
        <w:t xml:space="preserve"> </w:t>
      </w:r>
      <w:r>
        <w:rPr>
          <w:rFonts w:ascii="Georgia" w:eastAsia="Georgia" w:hAnsi="Georgia" w:cs="Georgia"/>
          <w:color w:val="000000"/>
          <w:sz w:val="19"/>
          <w:szCs w:val="19"/>
        </w:rPr>
        <w:t>a</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virtual</w:t>
      </w:r>
      <w:r>
        <w:rPr>
          <w:rFonts w:ascii="Georgia" w:eastAsia="Georgia" w:hAnsi="Georgia" w:cs="Georgia"/>
          <w:color w:val="000000"/>
          <w:spacing w:val="16"/>
          <w:sz w:val="19"/>
          <w:szCs w:val="19"/>
        </w:rPr>
        <w:t xml:space="preserve"> </w:t>
      </w:r>
      <w:del w:id="356" w:author="James Gee" w:date="2016-07-20T18:59:00Z">
        <w:r w:rsidDel="006B77FB">
          <w:rPr>
            <w:rFonts w:ascii="Georgia" w:eastAsia="Georgia" w:hAnsi="Georgia" w:cs="Georgia"/>
            <w:color w:val="000000"/>
            <w:sz w:val="19"/>
            <w:szCs w:val="19"/>
          </w:rPr>
          <w:delText>Linux</w:delText>
        </w:r>
        <w:r w:rsidDel="006B77FB">
          <w:rPr>
            <w:rFonts w:ascii="Georgia" w:eastAsia="Georgia" w:hAnsi="Georgia" w:cs="Georgia"/>
            <w:color w:val="000000"/>
            <w:spacing w:val="15"/>
            <w:sz w:val="19"/>
            <w:szCs w:val="19"/>
          </w:rPr>
          <w:delText xml:space="preserve"> </w:delText>
        </w:r>
        <w:r w:rsidDel="006B77FB">
          <w:rPr>
            <w:rFonts w:ascii="Georgia" w:eastAsia="Georgia" w:hAnsi="Georgia" w:cs="Georgia"/>
            <w:color w:val="000000"/>
            <w:sz w:val="19"/>
            <w:szCs w:val="19"/>
          </w:rPr>
          <w:delText>cluster</w:delText>
        </w:r>
      </w:del>
      <w:ins w:id="357" w:author="James Gee" w:date="2016-07-20T18:59:00Z">
        <w:r w:rsidR="006B77FB">
          <w:rPr>
            <w:rFonts w:ascii="Georgia" w:eastAsia="Georgia" w:hAnsi="Georgia" w:cs="Georgia"/>
            <w:color w:val="000000"/>
            <w:sz w:val="19"/>
            <w:szCs w:val="19"/>
          </w:rPr>
          <w:t>one</w:t>
        </w:r>
      </w:ins>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hosted</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on</w:t>
      </w:r>
      <w:r>
        <w:rPr>
          <w:rFonts w:ascii="Georgia" w:eastAsia="Georgia" w:hAnsi="Georgia" w:cs="Georgia"/>
          <w:color w:val="000000"/>
          <w:spacing w:val="9"/>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0"/>
          <w:sz w:val="19"/>
          <w:szCs w:val="19"/>
        </w:rPr>
        <w:t xml:space="preserve"> </w:t>
      </w:r>
      <w:r>
        <w:rPr>
          <w:rFonts w:ascii="Georgia" w:eastAsia="Georgia" w:hAnsi="Georgia" w:cs="Georgia"/>
          <w:color w:val="000000"/>
          <w:sz w:val="19"/>
          <w:szCs w:val="19"/>
        </w:rPr>
        <w:t>Amazon</w:t>
      </w:r>
      <w:r>
        <w:rPr>
          <w:rFonts w:ascii="Georgia" w:eastAsia="Georgia" w:hAnsi="Georgia" w:cs="Georgia"/>
          <w:color w:val="000000"/>
          <w:spacing w:val="19"/>
          <w:sz w:val="19"/>
          <w:szCs w:val="19"/>
        </w:rPr>
        <w:t xml:space="preserve"> </w:t>
      </w:r>
      <w:r>
        <w:rPr>
          <w:rFonts w:ascii="Georgia" w:eastAsia="Georgia" w:hAnsi="Georgia" w:cs="Georgia"/>
          <w:color w:val="000000"/>
          <w:w w:val="102"/>
          <w:sz w:val="19"/>
          <w:szCs w:val="19"/>
        </w:rPr>
        <w:t xml:space="preserve">Web </w:t>
      </w:r>
      <w:r>
        <w:rPr>
          <w:rFonts w:ascii="Georgia" w:eastAsia="Georgia" w:hAnsi="Georgia" w:cs="Georgia"/>
          <w:color w:val="000000"/>
          <w:sz w:val="19"/>
          <w:szCs w:val="19"/>
        </w:rPr>
        <w:t>Services</w:t>
      </w:r>
      <w:r>
        <w:rPr>
          <w:rFonts w:ascii="Georgia" w:eastAsia="Georgia" w:hAnsi="Georgia" w:cs="Georgia"/>
          <w:color w:val="000000"/>
          <w:spacing w:val="33"/>
          <w:sz w:val="19"/>
          <w:szCs w:val="19"/>
        </w:rPr>
        <w:t xml:space="preserve"> </w:t>
      </w:r>
      <w:r>
        <w:rPr>
          <w:rFonts w:ascii="Georgia" w:eastAsia="Georgia" w:hAnsi="Georgia" w:cs="Georgia"/>
          <w:color w:val="000000"/>
          <w:sz w:val="19"/>
          <w:szCs w:val="19"/>
        </w:rPr>
        <w:t>(AWS)</w:t>
      </w:r>
      <w:r>
        <w:rPr>
          <w:rFonts w:ascii="Georgia" w:eastAsia="Georgia" w:hAnsi="Georgia" w:cs="Georgia"/>
          <w:color w:val="000000"/>
          <w:spacing w:val="30"/>
          <w:sz w:val="19"/>
          <w:szCs w:val="19"/>
        </w:rPr>
        <w:t xml:space="preserve"> </w:t>
      </w:r>
      <w:r>
        <w:rPr>
          <w:rFonts w:ascii="Georgia" w:eastAsia="Georgia" w:hAnsi="Georgia" w:cs="Georgia"/>
          <w:color w:val="000000"/>
          <w:sz w:val="19"/>
          <w:szCs w:val="19"/>
        </w:rPr>
        <w:t xml:space="preserve">cloud. </w:t>
      </w:r>
      <w:r>
        <w:rPr>
          <w:rFonts w:ascii="Georgia" w:eastAsia="Georgia" w:hAnsi="Georgia" w:cs="Georgia"/>
          <w:color w:val="000000"/>
          <w:spacing w:val="36"/>
          <w:sz w:val="19"/>
          <w:szCs w:val="19"/>
        </w:rPr>
        <w:t xml:space="preserve"> </w:t>
      </w:r>
      <w:r>
        <w:rPr>
          <w:rFonts w:ascii="Georgia" w:eastAsia="Georgia" w:hAnsi="Georgia" w:cs="Georgia"/>
          <w:color w:val="000000"/>
          <w:sz w:val="19"/>
          <w:szCs w:val="19"/>
        </w:rPr>
        <w:t>For</w:t>
      </w:r>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AWS,</w:t>
      </w:r>
      <w:r>
        <w:rPr>
          <w:rFonts w:ascii="Georgia" w:eastAsia="Georgia" w:hAnsi="Georgia" w:cs="Georgia"/>
          <w:color w:val="000000"/>
          <w:spacing w:val="28"/>
          <w:sz w:val="19"/>
          <w:szCs w:val="19"/>
        </w:rPr>
        <w:t xml:space="preserve"> </w:t>
      </w:r>
      <w:r>
        <w:rPr>
          <w:rFonts w:ascii="Georgia" w:eastAsia="Georgia" w:hAnsi="Georgia" w:cs="Georgia"/>
          <w:color w:val="000000"/>
          <w:sz w:val="19"/>
          <w:szCs w:val="19"/>
        </w:rPr>
        <w:t>we</w:t>
      </w:r>
      <w:r>
        <w:rPr>
          <w:rFonts w:ascii="Georgia" w:eastAsia="Georgia" w:hAnsi="Georgia" w:cs="Georgia"/>
          <w:color w:val="000000"/>
          <w:spacing w:val="24"/>
          <w:sz w:val="19"/>
          <w:szCs w:val="19"/>
        </w:rPr>
        <w:t xml:space="preserve"> </w:t>
      </w:r>
      <w:r>
        <w:rPr>
          <w:rFonts w:ascii="Georgia" w:eastAsia="Georgia" w:hAnsi="Georgia" w:cs="Georgia"/>
          <w:color w:val="000000"/>
          <w:sz w:val="19"/>
          <w:szCs w:val="19"/>
        </w:rPr>
        <w:t>will</w:t>
      </w:r>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use</w:t>
      </w:r>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24"/>
          <w:sz w:val="19"/>
          <w:szCs w:val="19"/>
        </w:rPr>
        <w:t xml:space="preserve"> </w:t>
      </w:r>
      <w:r>
        <w:rPr>
          <w:rFonts w:ascii="Georgia" w:eastAsia="Georgia" w:hAnsi="Georgia" w:cs="Georgia"/>
          <w:color w:val="000000"/>
          <w:sz w:val="19"/>
          <w:szCs w:val="19"/>
        </w:rPr>
        <w:t>MIT</w:t>
      </w:r>
      <w:r>
        <w:rPr>
          <w:rFonts w:ascii="Georgia" w:eastAsia="Georgia" w:hAnsi="Georgia" w:cs="Georgia"/>
          <w:color w:val="000000"/>
          <w:spacing w:val="26"/>
          <w:sz w:val="19"/>
          <w:szCs w:val="19"/>
        </w:rPr>
        <w:t xml:space="preserve"> </w:t>
      </w:r>
      <w:proofErr w:type="spellStart"/>
      <w:r>
        <w:rPr>
          <w:rFonts w:ascii="Georgia" w:eastAsia="Georgia" w:hAnsi="Georgia" w:cs="Georgia"/>
          <w:color w:val="000000"/>
          <w:sz w:val="19"/>
          <w:szCs w:val="19"/>
        </w:rPr>
        <w:t>StarCluster</w:t>
      </w:r>
      <w:proofErr w:type="spellEnd"/>
      <w:r>
        <w:rPr>
          <w:rFonts w:ascii="Georgia" w:eastAsia="Georgia" w:hAnsi="Georgia" w:cs="Georgia"/>
          <w:color w:val="000000"/>
          <w:spacing w:val="38"/>
          <w:sz w:val="19"/>
          <w:szCs w:val="19"/>
        </w:rPr>
        <w:t xml:space="preserve"> </w:t>
      </w:r>
      <w:r>
        <w:rPr>
          <w:rFonts w:ascii="Georgia" w:eastAsia="Georgia" w:hAnsi="Georgia" w:cs="Georgia"/>
          <w:color w:val="000000"/>
          <w:sz w:val="19"/>
          <w:szCs w:val="19"/>
        </w:rPr>
        <w:t>software</w:t>
      </w:r>
      <w:r>
        <w:rPr>
          <w:rFonts w:ascii="Georgia" w:eastAsia="Georgia" w:hAnsi="Georgia" w:cs="Georgia"/>
          <w:color w:val="000000"/>
          <w:spacing w:val="33"/>
          <w:sz w:val="19"/>
          <w:szCs w:val="19"/>
        </w:rPr>
        <w:t xml:space="preserve"> </w:t>
      </w:r>
      <w:r>
        <w:rPr>
          <w:rFonts w:ascii="Georgia" w:eastAsia="Georgia" w:hAnsi="Georgia" w:cs="Georgia"/>
          <w:color w:val="000000"/>
          <w:spacing w:val="1"/>
          <w:sz w:val="19"/>
          <w:szCs w:val="19"/>
        </w:rPr>
        <w:t>(</w:t>
      </w:r>
      <w:hyperlink r:id="rId13">
        <w:r>
          <w:rPr>
            <w:rFonts w:ascii="Georgia" w:eastAsia="Georgia" w:hAnsi="Georgia" w:cs="Georgia"/>
            <w:color w:val="0000FF"/>
            <w:sz w:val="19"/>
            <w:szCs w:val="19"/>
          </w:rPr>
          <w:t>http://star.mit.edu/cluster</w:t>
        </w:r>
      </w:hyperlink>
      <w:r>
        <w:rPr>
          <w:rFonts w:ascii="Georgia" w:eastAsia="Georgia" w:hAnsi="Georgia" w:cs="Georgia"/>
          <w:color w:val="000000"/>
          <w:sz w:val="19"/>
          <w:szCs w:val="19"/>
        </w:rPr>
        <w:t xml:space="preserve">) </w:t>
      </w:r>
      <w:del w:id="358" w:author="James Gee" w:date="2016-07-20T19:00:00Z">
        <w:r w:rsidDel="00380456">
          <w:rPr>
            <w:rFonts w:ascii="Georgia" w:eastAsia="Georgia" w:hAnsi="Georgia" w:cs="Georgia"/>
            <w:color w:val="000000"/>
            <w:spacing w:val="21"/>
            <w:sz w:val="19"/>
            <w:szCs w:val="19"/>
          </w:rPr>
          <w:delText xml:space="preserve"> </w:delText>
        </w:r>
      </w:del>
      <w:r>
        <w:rPr>
          <w:rFonts w:ascii="Georgia" w:eastAsia="Georgia" w:hAnsi="Georgia" w:cs="Georgia"/>
          <w:color w:val="000000"/>
          <w:sz w:val="19"/>
          <w:szCs w:val="19"/>
        </w:rPr>
        <w:t>to</w:t>
      </w:r>
      <w:r>
        <w:rPr>
          <w:rFonts w:ascii="Georgia" w:eastAsia="Georgia" w:hAnsi="Georgia" w:cs="Georgia"/>
          <w:color w:val="000000"/>
          <w:spacing w:val="22"/>
          <w:sz w:val="19"/>
          <w:szCs w:val="19"/>
        </w:rPr>
        <w:t xml:space="preserve"> </w:t>
      </w:r>
      <w:r>
        <w:rPr>
          <w:rFonts w:ascii="Georgia" w:eastAsia="Georgia" w:hAnsi="Georgia" w:cs="Georgia"/>
          <w:color w:val="000000"/>
          <w:sz w:val="19"/>
          <w:szCs w:val="19"/>
        </w:rPr>
        <w:t>launch</w:t>
      </w:r>
      <w:r>
        <w:rPr>
          <w:rFonts w:ascii="Georgia" w:eastAsia="Georgia" w:hAnsi="Georgia" w:cs="Georgia"/>
          <w:color w:val="000000"/>
          <w:spacing w:val="30"/>
          <w:sz w:val="19"/>
          <w:szCs w:val="19"/>
        </w:rPr>
        <w:t xml:space="preserve"> </w:t>
      </w:r>
      <w:r>
        <w:rPr>
          <w:rFonts w:ascii="Georgia" w:eastAsia="Georgia" w:hAnsi="Georgia" w:cs="Georgia"/>
          <w:color w:val="000000"/>
          <w:sz w:val="19"/>
          <w:szCs w:val="19"/>
        </w:rPr>
        <w:t>a</w:t>
      </w:r>
      <w:r>
        <w:rPr>
          <w:rFonts w:ascii="Georgia" w:eastAsia="Georgia" w:hAnsi="Georgia" w:cs="Georgia"/>
          <w:color w:val="000000"/>
          <w:spacing w:val="22"/>
          <w:sz w:val="19"/>
          <w:szCs w:val="19"/>
        </w:rPr>
        <w:t xml:space="preserve"> </w:t>
      </w:r>
      <w:r>
        <w:rPr>
          <w:rFonts w:ascii="Georgia" w:eastAsia="Georgia" w:hAnsi="Georgia" w:cs="Georgia"/>
          <w:color w:val="000000"/>
          <w:w w:val="102"/>
          <w:sz w:val="19"/>
          <w:szCs w:val="19"/>
        </w:rPr>
        <w:t xml:space="preserve">virtual </w:t>
      </w:r>
      <w:r>
        <w:rPr>
          <w:rFonts w:ascii="Georgia" w:eastAsia="Georgia" w:hAnsi="Georgia" w:cs="Georgia"/>
          <w:color w:val="000000"/>
          <w:sz w:val="19"/>
          <w:szCs w:val="19"/>
        </w:rPr>
        <w:t>cluster</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directly</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from</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ITK-Lung</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GUI</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on</w:t>
      </w:r>
      <w:r>
        <w:rPr>
          <w:rFonts w:ascii="Georgia" w:eastAsia="Georgia" w:hAnsi="Georgia" w:cs="Georgia"/>
          <w:color w:val="000000"/>
          <w:spacing w:val="10"/>
          <w:sz w:val="19"/>
          <w:szCs w:val="19"/>
        </w:rPr>
        <w:t xml:space="preserve"> </w:t>
      </w:r>
      <w:r>
        <w:rPr>
          <w:rFonts w:ascii="Georgia" w:eastAsia="Georgia" w:hAnsi="Georgia" w:cs="Georgia"/>
          <w:color w:val="000000"/>
          <w:sz w:val="19"/>
          <w:szCs w:val="19"/>
        </w:rPr>
        <w:t>demand.</w:t>
      </w:r>
      <w:r>
        <w:rPr>
          <w:rFonts w:ascii="Georgia" w:eastAsia="Georgia" w:hAnsi="Georgia" w:cs="Georgia"/>
          <w:color w:val="000000"/>
          <w:spacing w:val="44"/>
          <w:sz w:val="19"/>
          <w:szCs w:val="19"/>
        </w:rPr>
        <w:t xml:space="preserve"> </w:t>
      </w:r>
      <w:r>
        <w:rPr>
          <w:rFonts w:ascii="Georgia" w:eastAsia="Georgia" w:hAnsi="Georgia" w:cs="Georgia"/>
          <w:color w:val="000000"/>
          <w:sz w:val="19"/>
          <w:szCs w:val="19"/>
        </w:rPr>
        <w:t>We</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will</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take</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advantage</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GPU</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enabled</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AWS</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instances,</w:t>
      </w:r>
      <w:r>
        <w:rPr>
          <w:rFonts w:ascii="Georgia" w:eastAsia="Georgia" w:hAnsi="Georgia" w:cs="Georgia"/>
          <w:color w:val="000000"/>
          <w:spacing w:val="24"/>
          <w:sz w:val="19"/>
          <w:szCs w:val="19"/>
        </w:rPr>
        <w:t xml:space="preserve"> </w:t>
      </w:r>
      <w:del w:id="359" w:author="James Gee" w:date="2016-07-20T19:00:00Z">
        <w:r w:rsidDel="00380456">
          <w:rPr>
            <w:rFonts w:ascii="Georgia" w:eastAsia="Georgia" w:hAnsi="Georgia" w:cs="Georgia"/>
            <w:color w:val="000000"/>
            <w:sz w:val="19"/>
            <w:szCs w:val="19"/>
          </w:rPr>
          <w:delText>allowing</w:delText>
        </w:r>
        <w:r w:rsidDel="00380456">
          <w:rPr>
            <w:rFonts w:ascii="Georgia" w:eastAsia="Georgia" w:hAnsi="Georgia" w:cs="Georgia"/>
            <w:color w:val="000000"/>
            <w:spacing w:val="20"/>
            <w:sz w:val="19"/>
            <w:szCs w:val="19"/>
          </w:rPr>
          <w:delText xml:space="preserve"> </w:delText>
        </w:r>
      </w:del>
      <w:ins w:id="360" w:author="James Gee" w:date="2016-07-20T19:00:00Z">
        <w:r w:rsidR="00380456">
          <w:rPr>
            <w:rFonts w:ascii="Georgia" w:eastAsia="Georgia" w:hAnsi="Georgia" w:cs="Georgia"/>
            <w:color w:val="000000"/>
            <w:sz w:val="19"/>
            <w:szCs w:val="19"/>
          </w:rPr>
          <w:t>which would allow</w:t>
        </w:r>
        <w:r w:rsidR="00380456">
          <w:rPr>
            <w:rFonts w:ascii="Georgia" w:eastAsia="Georgia" w:hAnsi="Georgia" w:cs="Georgia"/>
            <w:color w:val="000000"/>
            <w:spacing w:val="20"/>
            <w:sz w:val="19"/>
            <w:szCs w:val="19"/>
          </w:rPr>
          <w:t xml:space="preserve"> </w:t>
        </w:r>
      </w:ins>
      <w:r>
        <w:rPr>
          <w:rFonts w:ascii="Georgia" w:eastAsia="Georgia" w:hAnsi="Georgia" w:cs="Georgia"/>
          <w:color w:val="000000"/>
          <w:w w:val="102"/>
          <w:sz w:val="19"/>
          <w:szCs w:val="19"/>
        </w:rPr>
        <w:t xml:space="preserve">the </w:t>
      </w:r>
      <w:r>
        <w:rPr>
          <w:rFonts w:ascii="Georgia" w:eastAsia="Georgia" w:hAnsi="Georgia" w:cs="Georgia"/>
          <w:color w:val="000000"/>
          <w:sz w:val="19"/>
          <w:szCs w:val="19"/>
        </w:rPr>
        <w:t>speed-ups</w:t>
      </w:r>
      <w:r>
        <w:rPr>
          <w:rFonts w:ascii="Georgia" w:eastAsia="Georgia" w:hAnsi="Georgia" w:cs="Georgia"/>
          <w:color w:val="000000"/>
          <w:spacing w:val="22"/>
          <w:sz w:val="19"/>
          <w:szCs w:val="19"/>
        </w:rPr>
        <w:t xml:space="preserve"> </w:t>
      </w:r>
      <w:r>
        <w:rPr>
          <w:rFonts w:ascii="Georgia" w:eastAsia="Georgia" w:hAnsi="Georgia" w:cs="Georgia"/>
          <w:color w:val="000000"/>
          <w:sz w:val="19"/>
          <w:szCs w:val="19"/>
        </w:rPr>
        <w:t>described</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above</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to</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be</w:t>
      </w:r>
      <w:r>
        <w:rPr>
          <w:rFonts w:ascii="Georgia" w:eastAsia="Georgia" w:hAnsi="Georgia" w:cs="Georgia"/>
          <w:color w:val="000000"/>
          <w:spacing w:val="9"/>
          <w:sz w:val="19"/>
          <w:szCs w:val="19"/>
        </w:rPr>
        <w:t xml:space="preserve"> </w:t>
      </w:r>
      <w:r>
        <w:rPr>
          <w:rFonts w:ascii="Georgia" w:eastAsia="Georgia" w:hAnsi="Georgia" w:cs="Georgia"/>
          <w:color w:val="000000"/>
          <w:sz w:val="19"/>
          <w:szCs w:val="19"/>
        </w:rPr>
        <w:t>combined</w:t>
      </w:r>
      <w:r>
        <w:rPr>
          <w:rFonts w:ascii="Georgia" w:eastAsia="Georgia" w:hAnsi="Georgia" w:cs="Georgia"/>
          <w:color w:val="000000"/>
          <w:spacing w:val="22"/>
          <w:sz w:val="19"/>
          <w:szCs w:val="19"/>
        </w:rPr>
        <w:t xml:space="preserve"> </w:t>
      </w:r>
      <w:r>
        <w:rPr>
          <w:rFonts w:ascii="Georgia" w:eastAsia="Georgia" w:hAnsi="Georgia" w:cs="Georgia"/>
          <w:color w:val="000000"/>
          <w:sz w:val="19"/>
          <w:szCs w:val="19"/>
        </w:rPr>
        <w:t>with</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parallel</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execution</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across</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multiple</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hosts.</w:t>
      </w:r>
      <w:r>
        <w:rPr>
          <w:rFonts w:ascii="Georgia" w:eastAsia="Georgia" w:hAnsi="Georgia" w:cs="Georgia"/>
          <w:color w:val="000000"/>
          <w:spacing w:val="39"/>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advantage</w:t>
      </w:r>
      <w:r>
        <w:rPr>
          <w:rFonts w:ascii="Georgia" w:eastAsia="Georgia" w:hAnsi="Georgia" w:cs="Georgia"/>
          <w:color w:val="000000"/>
          <w:spacing w:val="22"/>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using</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AWS</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is</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that</w:t>
      </w:r>
      <w:r>
        <w:rPr>
          <w:rFonts w:ascii="Georgia" w:eastAsia="Georgia" w:hAnsi="Georgia" w:cs="Georgia"/>
          <w:color w:val="000000"/>
          <w:spacing w:val="8"/>
          <w:sz w:val="19"/>
          <w:szCs w:val="19"/>
        </w:rPr>
        <w:t xml:space="preserve"> </w:t>
      </w:r>
      <w:r>
        <w:rPr>
          <w:rFonts w:ascii="Georgia" w:eastAsia="Georgia" w:hAnsi="Georgia" w:cs="Georgia"/>
          <w:color w:val="000000"/>
          <w:w w:val="103"/>
          <w:sz w:val="19"/>
          <w:szCs w:val="19"/>
        </w:rPr>
        <w:t>a</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power</w:t>
      </w:r>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user</w:t>
      </w:r>
      <w:r>
        <w:rPr>
          <w:rFonts w:ascii="Georgia" w:eastAsia="Georgia" w:hAnsi="Georgia" w:cs="Georgia"/>
          <w:color w:val="000000"/>
          <w:spacing w:val="22"/>
          <w:sz w:val="19"/>
          <w:szCs w:val="19"/>
        </w:rPr>
        <w:t xml:space="preserve"> </w:t>
      </w:r>
      <w:r>
        <w:rPr>
          <w:rFonts w:ascii="Georgia" w:eastAsia="Georgia" w:hAnsi="Georgia" w:cs="Georgia"/>
          <w:color w:val="000000"/>
          <w:sz w:val="19"/>
          <w:szCs w:val="19"/>
        </w:rPr>
        <w:t>would</w:t>
      </w:r>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not</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need</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to</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purchase</w:t>
      </w:r>
      <w:r>
        <w:rPr>
          <w:rFonts w:ascii="Georgia" w:eastAsia="Georgia" w:hAnsi="Georgia" w:cs="Georgia"/>
          <w:color w:val="000000"/>
          <w:spacing w:val="30"/>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configure</w:t>
      </w:r>
      <w:r>
        <w:rPr>
          <w:rFonts w:ascii="Georgia" w:eastAsia="Georgia" w:hAnsi="Georgia" w:cs="Georgia"/>
          <w:color w:val="000000"/>
          <w:spacing w:val="31"/>
          <w:sz w:val="19"/>
          <w:szCs w:val="19"/>
        </w:rPr>
        <w:t xml:space="preserve"> </w:t>
      </w:r>
      <w:r>
        <w:rPr>
          <w:rFonts w:ascii="Georgia" w:eastAsia="Georgia" w:hAnsi="Georgia" w:cs="Georgia"/>
          <w:color w:val="000000"/>
          <w:sz w:val="19"/>
          <w:szCs w:val="19"/>
        </w:rPr>
        <w:t>expensive</w:t>
      </w:r>
      <w:r>
        <w:rPr>
          <w:rFonts w:ascii="Georgia" w:eastAsia="Georgia" w:hAnsi="Georgia" w:cs="Georgia"/>
          <w:color w:val="000000"/>
          <w:spacing w:val="31"/>
          <w:sz w:val="19"/>
          <w:szCs w:val="19"/>
        </w:rPr>
        <w:t xml:space="preserve"> </w:t>
      </w:r>
      <w:r>
        <w:rPr>
          <w:rFonts w:ascii="Georgia" w:eastAsia="Georgia" w:hAnsi="Georgia" w:cs="Georgia"/>
          <w:color w:val="000000"/>
          <w:sz w:val="19"/>
          <w:szCs w:val="19"/>
        </w:rPr>
        <w:t>hardware—they</w:t>
      </w:r>
      <w:r>
        <w:rPr>
          <w:rFonts w:ascii="Georgia" w:eastAsia="Georgia" w:hAnsi="Georgia" w:cs="Georgia"/>
          <w:color w:val="000000"/>
          <w:spacing w:val="41"/>
          <w:sz w:val="19"/>
          <w:szCs w:val="19"/>
        </w:rPr>
        <w:t xml:space="preserve"> </w:t>
      </w:r>
      <w:r>
        <w:rPr>
          <w:rFonts w:ascii="Georgia" w:eastAsia="Georgia" w:hAnsi="Georgia" w:cs="Georgia"/>
          <w:color w:val="000000"/>
          <w:sz w:val="19"/>
          <w:szCs w:val="19"/>
        </w:rPr>
        <w:t>just</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register</w:t>
      </w:r>
      <w:r>
        <w:rPr>
          <w:rFonts w:ascii="Georgia" w:eastAsia="Georgia" w:hAnsi="Georgia" w:cs="Georgia"/>
          <w:color w:val="000000"/>
          <w:spacing w:val="28"/>
          <w:sz w:val="19"/>
          <w:szCs w:val="19"/>
        </w:rPr>
        <w:t xml:space="preserve"> </w:t>
      </w:r>
      <w:r>
        <w:rPr>
          <w:rFonts w:ascii="Georgia" w:eastAsia="Georgia" w:hAnsi="Georgia" w:cs="Georgia"/>
          <w:color w:val="000000"/>
          <w:sz w:val="19"/>
          <w:szCs w:val="19"/>
        </w:rPr>
        <w:t>for</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an</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AWS</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 xml:space="preserve">account. </w:t>
      </w:r>
      <w:r>
        <w:rPr>
          <w:rFonts w:ascii="Georgia" w:eastAsia="Georgia" w:hAnsi="Georgia" w:cs="Georgia"/>
          <w:color w:val="000000"/>
          <w:spacing w:val="27"/>
          <w:sz w:val="19"/>
          <w:szCs w:val="19"/>
        </w:rPr>
        <w:t xml:space="preserve"> </w:t>
      </w:r>
      <w:r>
        <w:rPr>
          <w:rFonts w:ascii="Georgia" w:eastAsia="Georgia" w:hAnsi="Georgia" w:cs="Georgia"/>
          <w:color w:val="000000"/>
          <w:w w:val="102"/>
          <w:sz w:val="19"/>
          <w:szCs w:val="19"/>
        </w:rPr>
        <w:t xml:space="preserve">While </w:t>
      </w:r>
      <w:r>
        <w:rPr>
          <w:rFonts w:ascii="Georgia" w:eastAsia="Georgia" w:hAnsi="Georgia" w:cs="Georgia"/>
          <w:color w:val="000000"/>
          <w:sz w:val="19"/>
          <w:szCs w:val="19"/>
        </w:rPr>
        <w:t>this</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would</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incur</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costs</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for</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computational</w:t>
      </w:r>
      <w:r>
        <w:rPr>
          <w:rFonts w:ascii="Georgia" w:eastAsia="Georgia" w:hAnsi="Georgia" w:cs="Georgia"/>
          <w:color w:val="000000"/>
          <w:spacing w:val="33"/>
          <w:sz w:val="19"/>
          <w:szCs w:val="19"/>
        </w:rPr>
        <w:t xml:space="preserve"> </w:t>
      </w:r>
      <w:r>
        <w:rPr>
          <w:rFonts w:ascii="Georgia" w:eastAsia="Georgia" w:hAnsi="Georgia" w:cs="Georgia"/>
          <w:color w:val="000000"/>
          <w:sz w:val="19"/>
          <w:szCs w:val="19"/>
        </w:rPr>
        <w:t>time</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used,</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these</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costs</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would</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be</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a</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fraction</w:t>
      </w:r>
      <w:r>
        <w:rPr>
          <w:rFonts w:ascii="Georgia" w:eastAsia="Georgia" w:hAnsi="Georgia" w:cs="Georgia"/>
          <w:color w:val="000000"/>
          <w:spacing w:val="22"/>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cost</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required</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 xml:space="preserve">hardware. </w:t>
      </w:r>
      <w:r>
        <w:rPr>
          <w:rFonts w:ascii="Georgia" w:eastAsia="Georgia" w:hAnsi="Georgia" w:cs="Georgia"/>
          <w:color w:val="000000"/>
          <w:spacing w:val="10"/>
          <w:sz w:val="19"/>
          <w:szCs w:val="19"/>
        </w:rPr>
        <w:t xml:space="preserve"> </w:t>
      </w:r>
      <w:r>
        <w:rPr>
          <w:rFonts w:ascii="Georgia" w:eastAsia="Georgia" w:hAnsi="Georgia" w:cs="Georgia"/>
          <w:color w:val="000000"/>
          <w:w w:val="102"/>
          <w:sz w:val="19"/>
          <w:szCs w:val="19"/>
        </w:rPr>
        <w:t xml:space="preserve">For </w:t>
      </w:r>
      <w:r>
        <w:rPr>
          <w:rFonts w:ascii="Georgia" w:eastAsia="Georgia" w:hAnsi="Georgia" w:cs="Georgia"/>
          <w:color w:val="000000"/>
          <w:sz w:val="19"/>
          <w:szCs w:val="19"/>
        </w:rPr>
        <w:t>instance,</w:t>
      </w:r>
      <w:r>
        <w:rPr>
          <w:rFonts w:ascii="Georgia" w:eastAsia="Georgia" w:hAnsi="Georgia" w:cs="Georgia"/>
          <w:color w:val="000000"/>
          <w:spacing w:val="26"/>
          <w:sz w:val="19"/>
          <w:szCs w:val="19"/>
        </w:rPr>
        <w:t xml:space="preserve"> </w:t>
      </w:r>
      <w:r>
        <w:rPr>
          <w:rFonts w:ascii="Georgia" w:eastAsia="Georgia" w:hAnsi="Georgia" w:cs="Georgia"/>
          <w:color w:val="000000"/>
          <w:sz w:val="19"/>
          <w:szCs w:val="19"/>
        </w:rPr>
        <w:t>even</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with</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most</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demanding</w:t>
      </w:r>
      <w:r>
        <w:rPr>
          <w:rFonts w:ascii="Georgia" w:eastAsia="Georgia" w:hAnsi="Georgia" w:cs="Georgia"/>
          <w:color w:val="000000"/>
          <w:spacing w:val="28"/>
          <w:sz w:val="19"/>
          <w:szCs w:val="19"/>
        </w:rPr>
        <w:t xml:space="preserve"> </w:t>
      </w:r>
      <w:r>
        <w:rPr>
          <w:rFonts w:ascii="Georgia" w:eastAsia="Georgia" w:hAnsi="Georgia" w:cs="Georgia"/>
          <w:color w:val="000000"/>
          <w:sz w:val="19"/>
          <w:szCs w:val="19"/>
        </w:rPr>
        <w:t>datasets</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parameters,</w:t>
      </w:r>
      <w:r>
        <w:rPr>
          <w:rFonts w:ascii="Georgia" w:eastAsia="Georgia" w:hAnsi="Georgia" w:cs="Georgia"/>
          <w:color w:val="000000"/>
          <w:spacing w:val="32"/>
          <w:sz w:val="19"/>
          <w:szCs w:val="19"/>
        </w:rPr>
        <w:t xml:space="preserve"> </w:t>
      </w:r>
      <w:r>
        <w:rPr>
          <w:rFonts w:ascii="Georgia" w:eastAsia="Georgia" w:hAnsi="Georgia" w:cs="Georgia"/>
          <w:color w:val="FF0000"/>
          <w:sz w:val="19"/>
          <w:szCs w:val="19"/>
        </w:rPr>
        <w:t>it</w:t>
      </w:r>
      <w:r>
        <w:rPr>
          <w:rFonts w:ascii="Georgia" w:eastAsia="Georgia" w:hAnsi="Georgia" w:cs="Georgia"/>
          <w:color w:val="FF0000"/>
          <w:spacing w:val="11"/>
          <w:sz w:val="19"/>
          <w:szCs w:val="19"/>
        </w:rPr>
        <w:t xml:space="preserve"> </w:t>
      </w:r>
      <w:r>
        <w:rPr>
          <w:rFonts w:ascii="Georgia" w:eastAsia="Georgia" w:hAnsi="Georgia" w:cs="Georgia"/>
          <w:color w:val="FF0000"/>
          <w:sz w:val="19"/>
          <w:szCs w:val="19"/>
        </w:rPr>
        <w:t>is</w:t>
      </w:r>
      <w:r>
        <w:rPr>
          <w:rFonts w:ascii="Georgia" w:eastAsia="Georgia" w:hAnsi="Georgia" w:cs="Georgia"/>
          <w:color w:val="FF0000"/>
          <w:spacing w:val="12"/>
          <w:sz w:val="19"/>
          <w:szCs w:val="19"/>
        </w:rPr>
        <w:t xml:space="preserve"> </w:t>
      </w:r>
      <w:r>
        <w:rPr>
          <w:rFonts w:ascii="Georgia" w:eastAsia="Georgia" w:hAnsi="Georgia" w:cs="Georgia"/>
          <w:color w:val="FF0000"/>
          <w:sz w:val="19"/>
          <w:szCs w:val="19"/>
        </w:rPr>
        <w:t>hard</w:t>
      </w:r>
      <w:r>
        <w:rPr>
          <w:rFonts w:ascii="Georgia" w:eastAsia="Georgia" w:hAnsi="Georgia" w:cs="Georgia"/>
          <w:color w:val="FF0000"/>
          <w:spacing w:val="17"/>
          <w:sz w:val="19"/>
          <w:szCs w:val="19"/>
        </w:rPr>
        <w:t xml:space="preserve"> </w:t>
      </w:r>
      <w:r>
        <w:rPr>
          <w:rFonts w:ascii="Georgia" w:eastAsia="Georgia" w:hAnsi="Georgia" w:cs="Georgia"/>
          <w:color w:val="FF0000"/>
          <w:sz w:val="19"/>
          <w:szCs w:val="19"/>
        </w:rPr>
        <w:t>to</w:t>
      </w:r>
      <w:r>
        <w:rPr>
          <w:rFonts w:ascii="Georgia" w:eastAsia="Georgia" w:hAnsi="Georgia" w:cs="Georgia"/>
          <w:color w:val="FF0000"/>
          <w:spacing w:val="12"/>
          <w:sz w:val="19"/>
          <w:szCs w:val="19"/>
        </w:rPr>
        <w:t xml:space="preserve"> </w:t>
      </w:r>
      <w:r>
        <w:rPr>
          <w:rFonts w:ascii="Georgia" w:eastAsia="Georgia" w:hAnsi="Georgia" w:cs="Georgia"/>
          <w:color w:val="FF0000"/>
          <w:sz w:val="19"/>
          <w:szCs w:val="19"/>
        </w:rPr>
        <w:t>envision</w:t>
      </w:r>
      <w:r>
        <w:rPr>
          <w:rFonts w:ascii="Georgia" w:eastAsia="Georgia" w:hAnsi="Georgia" w:cs="Georgia"/>
          <w:color w:val="FF0000"/>
          <w:spacing w:val="23"/>
          <w:sz w:val="19"/>
          <w:szCs w:val="19"/>
        </w:rPr>
        <w:t xml:space="preserve"> </w:t>
      </w:r>
      <w:r>
        <w:rPr>
          <w:rFonts w:ascii="Georgia" w:eastAsia="Georgia" w:hAnsi="Georgia" w:cs="Georgia"/>
          <w:color w:val="FF0000"/>
          <w:sz w:val="19"/>
          <w:szCs w:val="19"/>
        </w:rPr>
        <w:t>a</w:t>
      </w:r>
      <w:r>
        <w:rPr>
          <w:rFonts w:ascii="Georgia" w:eastAsia="Georgia" w:hAnsi="Georgia" w:cs="Georgia"/>
          <w:color w:val="FF0000"/>
          <w:spacing w:val="12"/>
          <w:sz w:val="19"/>
          <w:szCs w:val="19"/>
        </w:rPr>
        <w:t xml:space="preserve"> </w:t>
      </w:r>
      <w:r>
        <w:rPr>
          <w:rFonts w:ascii="Georgia" w:eastAsia="Georgia" w:hAnsi="Georgia" w:cs="Georgia"/>
          <w:color w:val="FF0000"/>
          <w:sz w:val="19"/>
          <w:szCs w:val="19"/>
        </w:rPr>
        <w:t>processing</w:t>
      </w:r>
      <w:r>
        <w:rPr>
          <w:rFonts w:ascii="Georgia" w:eastAsia="Georgia" w:hAnsi="Georgia" w:cs="Georgia"/>
          <w:color w:val="FF0000"/>
          <w:spacing w:val="27"/>
          <w:sz w:val="19"/>
          <w:szCs w:val="19"/>
        </w:rPr>
        <w:t xml:space="preserve"> </w:t>
      </w:r>
      <w:r>
        <w:rPr>
          <w:rFonts w:ascii="Georgia" w:eastAsia="Georgia" w:hAnsi="Georgia" w:cs="Georgia"/>
          <w:color w:val="FF0000"/>
          <w:sz w:val="19"/>
          <w:szCs w:val="19"/>
        </w:rPr>
        <w:t>task</w:t>
      </w:r>
      <w:r>
        <w:rPr>
          <w:rFonts w:ascii="Georgia" w:eastAsia="Georgia" w:hAnsi="Georgia" w:cs="Georgia"/>
          <w:color w:val="FF0000"/>
          <w:spacing w:val="16"/>
          <w:sz w:val="19"/>
          <w:szCs w:val="19"/>
        </w:rPr>
        <w:t xml:space="preserve"> </w:t>
      </w:r>
      <w:r>
        <w:rPr>
          <w:rFonts w:ascii="Georgia" w:eastAsia="Georgia" w:hAnsi="Georgia" w:cs="Georgia"/>
          <w:color w:val="FF0000"/>
          <w:sz w:val="19"/>
          <w:szCs w:val="19"/>
        </w:rPr>
        <w:t>that</w:t>
      </w:r>
      <w:r>
        <w:rPr>
          <w:rFonts w:ascii="Georgia" w:eastAsia="Georgia" w:hAnsi="Georgia" w:cs="Georgia"/>
          <w:color w:val="FF0000"/>
          <w:spacing w:val="16"/>
          <w:sz w:val="19"/>
          <w:szCs w:val="19"/>
        </w:rPr>
        <w:t xml:space="preserve"> </w:t>
      </w:r>
      <w:r>
        <w:rPr>
          <w:rFonts w:ascii="Georgia" w:eastAsia="Georgia" w:hAnsi="Georgia" w:cs="Georgia"/>
          <w:color w:val="FF0000"/>
          <w:sz w:val="19"/>
          <w:szCs w:val="19"/>
        </w:rPr>
        <w:t>would</w:t>
      </w:r>
      <w:r>
        <w:rPr>
          <w:rFonts w:ascii="Georgia" w:eastAsia="Georgia" w:hAnsi="Georgia" w:cs="Georgia"/>
          <w:color w:val="FF0000"/>
          <w:spacing w:val="19"/>
          <w:sz w:val="19"/>
          <w:szCs w:val="19"/>
        </w:rPr>
        <w:t xml:space="preserve"> </w:t>
      </w:r>
      <w:r>
        <w:rPr>
          <w:rFonts w:ascii="Georgia" w:eastAsia="Georgia" w:hAnsi="Georgia" w:cs="Georgia"/>
          <w:color w:val="FF0000"/>
          <w:w w:val="102"/>
          <w:sz w:val="19"/>
          <w:szCs w:val="19"/>
        </w:rPr>
        <w:t xml:space="preserve">require </w:t>
      </w:r>
      <w:r>
        <w:rPr>
          <w:rFonts w:ascii="Georgia" w:eastAsia="Georgia" w:hAnsi="Georgia" w:cs="Georgia"/>
          <w:color w:val="FF0000"/>
          <w:sz w:val="19"/>
          <w:szCs w:val="19"/>
        </w:rPr>
        <w:t>more</w:t>
      </w:r>
      <w:r>
        <w:rPr>
          <w:rFonts w:ascii="Georgia" w:eastAsia="Georgia" w:hAnsi="Georgia" w:cs="Georgia"/>
          <w:color w:val="FF0000"/>
          <w:spacing w:val="-1"/>
          <w:sz w:val="19"/>
          <w:szCs w:val="19"/>
        </w:rPr>
        <w:t xml:space="preserve"> </w:t>
      </w:r>
      <w:r>
        <w:rPr>
          <w:rFonts w:ascii="Georgia" w:eastAsia="Georgia" w:hAnsi="Georgia" w:cs="Georgia"/>
          <w:color w:val="FF0000"/>
          <w:sz w:val="19"/>
          <w:szCs w:val="19"/>
        </w:rPr>
        <w:t>than</w:t>
      </w:r>
      <w:r>
        <w:rPr>
          <w:rFonts w:ascii="Georgia" w:eastAsia="Georgia" w:hAnsi="Georgia" w:cs="Georgia"/>
          <w:color w:val="FF0000"/>
          <w:spacing w:val="-2"/>
          <w:sz w:val="19"/>
          <w:szCs w:val="19"/>
        </w:rPr>
        <w:t xml:space="preserve"> </w:t>
      </w:r>
      <w:r>
        <w:rPr>
          <w:rFonts w:ascii="Georgia" w:eastAsia="Georgia" w:hAnsi="Georgia" w:cs="Georgia"/>
          <w:color w:val="FF0000"/>
          <w:sz w:val="19"/>
          <w:szCs w:val="19"/>
        </w:rPr>
        <w:t>an</w:t>
      </w:r>
      <w:r>
        <w:rPr>
          <w:rFonts w:ascii="Georgia" w:eastAsia="Georgia" w:hAnsi="Georgia" w:cs="Georgia"/>
          <w:color w:val="FF0000"/>
          <w:spacing w:val="-6"/>
          <w:sz w:val="19"/>
          <w:szCs w:val="19"/>
        </w:rPr>
        <w:t xml:space="preserve"> </w:t>
      </w:r>
      <w:r>
        <w:rPr>
          <w:rFonts w:ascii="Georgia" w:eastAsia="Georgia" w:hAnsi="Georgia" w:cs="Georgia"/>
          <w:color w:val="FF0000"/>
          <w:sz w:val="19"/>
          <w:szCs w:val="19"/>
        </w:rPr>
        <w:t>hour</w:t>
      </w:r>
      <w:r>
        <w:rPr>
          <w:rFonts w:ascii="Georgia" w:eastAsia="Georgia" w:hAnsi="Georgia" w:cs="Georgia"/>
          <w:color w:val="FF0000"/>
          <w:spacing w:val="-2"/>
          <w:sz w:val="19"/>
          <w:szCs w:val="19"/>
        </w:rPr>
        <w:t xml:space="preserve"> </w:t>
      </w:r>
      <w:r>
        <w:rPr>
          <w:rFonts w:ascii="Georgia" w:eastAsia="Georgia" w:hAnsi="Georgia" w:cs="Georgia"/>
          <w:color w:val="FF0000"/>
          <w:sz w:val="19"/>
          <w:szCs w:val="19"/>
        </w:rPr>
        <w:t>when</w:t>
      </w:r>
      <w:r>
        <w:rPr>
          <w:rFonts w:ascii="Georgia" w:eastAsia="Georgia" w:hAnsi="Georgia" w:cs="Georgia"/>
          <w:color w:val="FF0000"/>
          <w:spacing w:val="-1"/>
          <w:sz w:val="19"/>
          <w:szCs w:val="19"/>
        </w:rPr>
        <w:t xml:space="preserve"> </w:t>
      </w:r>
      <w:r>
        <w:rPr>
          <w:rFonts w:ascii="Georgia" w:eastAsia="Georgia" w:hAnsi="Georgia" w:cs="Georgia"/>
          <w:color w:val="FF0000"/>
          <w:sz w:val="19"/>
          <w:szCs w:val="19"/>
        </w:rPr>
        <w:t>distributed</w:t>
      </w:r>
      <w:r>
        <w:rPr>
          <w:rFonts w:ascii="Georgia" w:eastAsia="Georgia" w:hAnsi="Georgia" w:cs="Georgia"/>
          <w:color w:val="FF0000"/>
          <w:spacing w:val="9"/>
          <w:sz w:val="19"/>
          <w:szCs w:val="19"/>
        </w:rPr>
        <w:t xml:space="preserve"> </w:t>
      </w:r>
      <w:r>
        <w:rPr>
          <w:rFonts w:ascii="Georgia" w:eastAsia="Georgia" w:hAnsi="Georgia" w:cs="Georgia"/>
          <w:color w:val="FF0000"/>
          <w:sz w:val="19"/>
          <w:szCs w:val="19"/>
        </w:rPr>
        <w:t>across</w:t>
      </w:r>
      <w:r>
        <w:rPr>
          <w:rFonts w:ascii="Georgia" w:eastAsia="Georgia" w:hAnsi="Georgia" w:cs="Georgia"/>
          <w:color w:val="FF0000"/>
          <w:spacing w:val="1"/>
          <w:sz w:val="19"/>
          <w:szCs w:val="19"/>
        </w:rPr>
        <w:t xml:space="preserve"> </w:t>
      </w:r>
      <w:r>
        <w:rPr>
          <w:rFonts w:ascii="Georgia" w:eastAsia="Georgia" w:hAnsi="Georgia" w:cs="Georgia"/>
          <w:color w:val="FF0000"/>
          <w:sz w:val="19"/>
          <w:szCs w:val="19"/>
        </w:rPr>
        <w:t>40</w:t>
      </w:r>
      <w:r>
        <w:rPr>
          <w:rFonts w:ascii="Georgia" w:eastAsia="Georgia" w:hAnsi="Georgia" w:cs="Georgia"/>
          <w:color w:val="FF0000"/>
          <w:spacing w:val="-6"/>
          <w:sz w:val="19"/>
          <w:szCs w:val="19"/>
        </w:rPr>
        <w:t xml:space="preserve"> </w:t>
      </w:r>
      <w:r>
        <w:rPr>
          <w:rFonts w:ascii="Georgia" w:eastAsia="Georgia" w:hAnsi="Georgia" w:cs="Georgia"/>
          <w:color w:val="FF0000"/>
          <w:sz w:val="19"/>
          <w:szCs w:val="19"/>
        </w:rPr>
        <w:t>GPUs on</w:t>
      </w:r>
      <w:r>
        <w:rPr>
          <w:rFonts w:ascii="Georgia" w:eastAsia="Georgia" w:hAnsi="Georgia" w:cs="Georgia"/>
          <w:color w:val="FF0000"/>
          <w:spacing w:val="-6"/>
          <w:sz w:val="19"/>
          <w:szCs w:val="19"/>
        </w:rPr>
        <w:t xml:space="preserve"> </w:t>
      </w:r>
      <w:r>
        <w:rPr>
          <w:rFonts w:ascii="Georgia" w:eastAsia="Georgia" w:hAnsi="Georgia" w:cs="Georgia"/>
          <w:color w:val="FF0000"/>
          <w:sz w:val="19"/>
          <w:szCs w:val="19"/>
        </w:rPr>
        <w:t>AWS,</w:t>
      </w:r>
      <w:r>
        <w:rPr>
          <w:rFonts w:ascii="Georgia" w:eastAsia="Georgia" w:hAnsi="Georgia" w:cs="Georgia"/>
          <w:color w:val="FF0000"/>
          <w:spacing w:val="-1"/>
          <w:sz w:val="19"/>
          <w:szCs w:val="19"/>
        </w:rPr>
        <w:t xml:space="preserve"> </w:t>
      </w:r>
      <w:r>
        <w:rPr>
          <w:rFonts w:ascii="Georgia" w:eastAsia="Georgia" w:hAnsi="Georgia" w:cs="Georgia"/>
          <w:color w:val="FF0000"/>
          <w:sz w:val="19"/>
          <w:szCs w:val="19"/>
        </w:rPr>
        <w:t>the</w:t>
      </w:r>
      <w:r>
        <w:rPr>
          <w:rFonts w:ascii="Georgia" w:eastAsia="Georgia" w:hAnsi="Georgia" w:cs="Georgia"/>
          <w:color w:val="FF0000"/>
          <w:spacing w:val="-5"/>
          <w:sz w:val="19"/>
          <w:szCs w:val="19"/>
        </w:rPr>
        <w:t xml:space="preserve"> </w:t>
      </w:r>
      <w:r>
        <w:rPr>
          <w:rFonts w:ascii="Georgia" w:eastAsia="Georgia" w:hAnsi="Georgia" w:cs="Georgia"/>
          <w:color w:val="FF0000"/>
          <w:sz w:val="19"/>
          <w:szCs w:val="19"/>
        </w:rPr>
        <w:t>cost</w:t>
      </w:r>
      <w:r>
        <w:rPr>
          <w:rFonts w:ascii="Georgia" w:eastAsia="Georgia" w:hAnsi="Georgia" w:cs="Georgia"/>
          <w:color w:val="FF0000"/>
          <w:spacing w:val="-3"/>
          <w:sz w:val="19"/>
          <w:szCs w:val="19"/>
        </w:rPr>
        <w:t xml:space="preserve"> </w:t>
      </w:r>
      <w:r>
        <w:rPr>
          <w:rFonts w:ascii="Georgia" w:eastAsia="Georgia" w:hAnsi="Georgia" w:cs="Georgia"/>
          <w:color w:val="FF0000"/>
          <w:sz w:val="19"/>
          <w:szCs w:val="19"/>
        </w:rPr>
        <w:t>of</w:t>
      </w:r>
      <w:r>
        <w:rPr>
          <w:rFonts w:ascii="Georgia" w:eastAsia="Georgia" w:hAnsi="Georgia" w:cs="Georgia"/>
          <w:color w:val="FF0000"/>
          <w:spacing w:val="-7"/>
          <w:sz w:val="19"/>
          <w:szCs w:val="19"/>
        </w:rPr>
        <w:t xml:space="preserve"> </w:t>
      </w:r>
      <w:r>
        <w:rPr>
          <w:rFonts w:ascii="Georgia" w:eastAsia="Georgia" w:hAnsi="Georgia" w:cs="Georgia"/>
          <w:color w:val="FF0000"/>
          <w:sz w:val="19"/>
          <w:szCs w:val="19"/>
        </w:rPr>
        <w:t>which is</w:t>
      </w:r>
      <w:r>
        <w:rPr>
          <w:rFonts w:ascii="Georgia" w:eastAsia="Georgia" w:hAnsi="Georgia" w:cs="Georgia"/>
          <w:color w:val="FF0000"/>
          <w:spacing w:val="-7"/>
          <w:sz w:val="19"/>
          <w:szCs w:val="19"/>
        </w:rPr>
        <w:t xml:space="preserve"> </w:t>
      </w:r>
      <w:r>
        <w:rPr>
          <w:rFonts w:ascii="Georgia" w:eastAsia="Georgia" w:hAnsi="Georgia" w:cs="Georgia"/>
          <w:color w:val="FF0000"/>
          <w:sz w:val="19"/>
          <w:szCs w:val="19"/>
        </w:rPr>
        <w:t>currently</w:t>
      </w:r>
      <w:r>
        <w:rPr>
          <w:rFonts w:ascii="Georgia" w:eastAsia="Georgia" w:hAnsi="Georgia" w:cs="Georgia"/>
          <w:color w:val="FF0000"/>
          <w:spacing w:val="5"/>
          <w:sz w:val="19"/>
          <w:szCs w:val="19"/>
        </w:rPr>
        <w:t xml:space="preserve"> </w:t>
      </w:r>
      <w:r>
        <w:rPr>
          <w:rFonts w:ascii="Georgia" w:eastAsia="Georgia" w:hAnsi="Georgia" w:cs="Georgia"/>
          <w:color w:val="FF0000"/>
          <w:sz w:val="19"/>
          <w:szCs w:val="19"/>
        </w:rPr>
        <w:t>$26.</w:t>
      </w:r>
      <w:r>
        <w:rPr>
          <w:rFonts w:ascii="Georgia" w:eastAsia="Georgia" w:hAnsi="Georgia" w:cs="Georgia"/>
          <w:color w:val="FF0000"/>
          <w:spacing w:val="25"/>
          <w:sz w:val="19"/>
          <w:szCs w:val="19"/>
        </w:rPr>
        <w:t xml:space="preserve"> </w:t>
      </w:r>
      <w:r>
        <w:rPr>
          <w:rFonts w:ascii="Georgia" w:eastAsia="Georgia" w:hAnsi="Georgia" w:cs="Georgia"/>
          <w:color w:val="000000"/>
          <w:sz w:val="19"/>
          <w:szCs w:val="19"/>
        </w:rPr>
        <w:t>Data</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transfer</w:t>
      </w:r>
      <w:r>
        <w:rPr>
          <w:rFonts w:ascii="Georgia" w:eastAsia="Georgia" w:hAnsi="Georgia" w:cs="Georgia"/>
          <w:color w:val="000000"/>
          <w:spacing w:val="3"/>
          <w:sz w:val="19"/>
          <w:szCs w:val="19"/>
        </w:rPr>
        <w:t xml:space="preserve"> </w:t>
      </w:r>
      <w:r>
        <w:rPr>
          <w:rFonts w:ascii="Georgia" w:eastAsia="Georgia" w:hAnsi="Georgia" w:cs="Georgia"/>
          <w:color w:val="000000"/>
          <w:sz w:val="19"/>
          <w:szCs w:val="19"/>
        </w:rPr>
        <w:t>to</w:t>
      </w:r>
      <w:r>
        <w:rPr>
          <w:rFonts w:ascii="Georgia" w:eastAsia="Georgia" w:hAnsi="Georgia" w:cs="Georgia"/>
          <w:color w:val="000000"/>
          <w:spacing w:val="-7"/>
          <w:sz w:val="19"/>
          <w:szCs w:val="19"/>
        </w:rPr>
        <w:t xml:space="preserve"> </w:t>
      </w:r>
      <w:r>
        <w:rPr>
          <w:rFonts w:ascii="Georgia" w:eastAsia="Georgia" w:hAnsi="Georgia" w:cs="Georgia"/>
          <w:color w:val="000000"/>
          <w:sz w:val="19"/>
          <w:szCs w:val="19"/>
        </w:rPr>
        <w:t>AWS</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will</w:t>
      </w:r>
      <w:r>
        <w:rPr>
          <w:rFonts w:ascii="Georgia" w:eastAsia="Georgia" w:hAnsi="Georgia" w:cs="Georgia"/>
          <w:color w:val="000000"/>
          <w:spacing w:val="-4"/>
          <w:sz w:val="19"/>
          <w:szCs w:val="19"/>
        </w:rPr>
        <w:t xml:space="preserve"> </w:t>
      </w:r>
      <w:r>
        <w:rPr>
          <w:rFonts w:ascii="Georgia" w:eastAsia="Georgia" w:hAnsi="Georgia" w:cs="Georgia"/>
          <w:color w:val="000000"/>
          <w:w w:val="102"/>
          <w:sz w:val="19"/>
          <w:szCs w:val="19"/>
        </w:rPr>
        <w:t xml:space="preserve">incur </w:t>
      </w:r>
      <w:r>
        <w:rPr>
          <w:rFonts w:ascii="Georgia" w:eastAsia="Georgia" w:hAnsi="Georgia" w:cs="Georgia"/>
          <w:color w:val="000000"/>
          <w:sz w:val="19"/>
          <w:szCs w:val="19"/>
        </w:rPr>
        <w:t>negligible</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costs</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($0.01</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per</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GB),</w:t>
      </w:r>
      <w:r>
        <w:rPr>
          <w:rFonts w:ascii="Georgia" w:eastAsia="Georgia" w:hAnsi="Georgia" w:cs="Georgia"/>
          <w:color w:val="000000"/>
          <w:spacing w:val="4"/>
          <w:sz w:val="19"/>
          <w:szCs w:val="19"/>
        </w:rPr>
        <w:t xml:space="preserve"> </w:t>
      </w:r>
      <w:r>
        <w:rPr>
          <w:rFonts w:ascii="Georgia" w:eastAsia="Georgia" w:hAnsi="Georgia" w:cs="Georgia"/>
          <w:color w:val="000000"/>
          <w:sz w:val="19"/>
          <w:szCs w:val="19"/>
        </w:rPr>
        <w:t>particularly</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since</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data</w:t>
      </w:r>
      <w:r>
        <w:rPr>
          <w:rFonts w:ascii="Georgia" w:eastAsia="Georgia" w:hAnsi="Georgia" w:cs="Georgia"/>
          <w:color w:val="000000"/>
          <w:spacing w:val="4"/>
          <w:sz w:val="19"/>
          <w:szCs w:val="19"/>
        </w:rPr>
        <w:t xml:space="preserve"> </w:t>
      </w:r>
      <w:r>
        <w:rPr>
          <w:rFonts w:ascii="Georgia" w:eastAsia="Georgia" w:hAnsi="Georgia" w:cs="Georgia"/>
          <w:color w:val="000000"/>
          <w:sz w:val="19"/>
          <w:szCs w:val="19"/>
        </w:rPr>
        <w:t>may</w:t>
      </w:r>
      <w:r>
        <w:rPr>
          <w:rFonts w:ascii="Georgia" w:eastAsia="Georgia" w:hAnsi="Georgia" w:cs="Georgia"/>
          <w:color w:val="000000"/>
          <w:spacing w:val="4"/>
          <w:sz w:val="19"/>
          <w:szCs w:val="19"/>
        </w:rPr>
        <w:t xml:space="preserve"> </w:t>
      </w:r>
      <w:r>
        <w:rPr>
          <w:rFonts w:ascii="Georgia" w:eastAsia="Georgia" w:hAnsi="Georgia" w:cs="Georgia"/>
          <w:color w:val="000000"/>
          <w:sz w:val="19"/>
          <w:szCs w:val="19"/>
        </w:rPr>
        <w:t>be</w:t>
      </w:r>
      <w:r>
        <w:rPr>
          <w:rFonts w:ascii="Georgia" w:eastAsia="Georgia" w:hAnsi="Georgia" w:cs="Georgia"/>
          <w:color w:val="000000"/>
          <w:spacing w:val="1"/>
          <w:sz w:val="19"/>
          <w:szCs w:val="19"/>
        </w:rPr>
        <w:t xml:space="preserve"> </w:t>
      </w:r>
      <w:r>
        <w:rPr>
          <w:rFonts w:ascii="Georgia" w:eastAsia="Georgia" w:hAnsi="Georgia" w:cs="Georgia"/>
          <w:color w:val="000000"/>
          <w:sz w:val="19"/>
          <w:szCs w:val="19"/>
        </w:rPr>
        <w:t>uploaded</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at reduced</w:t>
      </w:r>
      <w:r>
        <w:rPr>
          <w:rFonts w:ascii="Georgia" w:eastAsia="Georgia" w:hAnsi="Georgia" w:cs="Georgia"/>
          <w:color w:val="000000"/>
          <w:spacing w:val="10"/>
          <w:sz w:val="19"/>
          <w:szCs w:val="19"/>
        </w:rPr>
        <w:t xml:space="preserve"> </w:t>
      </w:r>
      <w:r>
        <w:rPr>
          <w:rFonts w:ascii="Georgia" w:eastAsia="Georgia" w:hAnsi="Georgia" w:cs="Georgia"/>
          <w:color w:val="000000"/>
          <w:sz w:val="19"/>
          <w:szCs w:val="19"/>
        </w:rPr>
        <w:t>resolutions</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sufficient</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for</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many</w:t>
      </w:r>
      <w:r>
        <w:rPr>
          <w:rFonts w:ascii="Georgia" w:eastAsia="Georgia" w:hAnsi="Georgia" w:cs="Georgia"/>
          <w:color w:val="000000"/>
          <w:spacing w:val="6"/>
          <w:sz w:val="19"/>
          <w:szCs w:val="19"/>
        </w:rPr>
        <w:t xml:space="preserve"> </w:t>
      </w:r>
      <w:r>
        <w:rPr>
          <w:rFonts w:ascii="Georgia" w:eastAsia="Georgia" w:hAnsi="Georgia" w:cs="Georgia"/>
          <w:color w:val="000000"/>
          <w:w w:val="102"/>
          <w:sz w:val="19"/>
          <w:szCs w:val="19"/>
        </w:rPr>
        <w:t>processing tasks.</w:t>
      </w:r>
    </w:p>
    <w:p w14:paraId="3C7F4E68" w14:textId="43165621" w:rsidR="00E61F9D" w:rsidRDefault="005C64D6">
      <w:pPr>
        <w:spacing w:before="34" w:after="0" w:line="250" w:lineRule="exact"/>
        <w:ind w:left="113" w:right="46" w:firstLine="7"/>
        <w:jc w:val="both"/>
        <w:rPr>
          <w:rFonts w:ascii="Georgia" w:eastAsia="Georgia" w:hAnsi="Georgia" w:cs="Georgia"/>
          <w:sz w:val="19"/>
          <w:szCs w:val="19"/>
        </w:rPr>
      </w:pPr>
      <w:r>
        <w:rPr>
          <w:rFonts w:ascii="Georgia" w:eastAsia="Georgia" w:hAnsi="Georgia" w:cs="Georgia"/>
          <w:b/>
          <w:bCs/>
          <w:sz w:val="19"/>
          <w:szCs w:val="19"/>
        </w:rPr>
        <w:t>3(c.2.2)</w:t>
      </w:r>
      <w:r>
        <w:rPr>
          <w:rFonts w:ascii="Georgia" w:eastAsia="Georgia" w:hAnsi="Georgia" w:cs="Georgia"/>
          <w:b/>
          <w:bCs/>
          <w:spacing w:val="19"/>
          <w:sz w:val="19"/>
          <w:szCs w:val="19"/>
        </w:rPr>
        <w:t xml:space="preserve"> </w:t>
      </w:r>
      <w:r>
        <w:rPr>
          <w:rFonts w:ascii="Georgia" w:eastAsia="Georgia" w:hAnsi="Georgia" w:cs="Georgia"/>
          <w:b/>
          <w:bCs/>
          <w:sz w:val="19"/>
          <w:szCs w:val="19"/>
        </w:rPr>
        <w:t>Sub-Aim</w:t>
      </w:r>
      <w:r>
        <w:rPr>
          <w:rFonts w:ascii="Georgia" w:eastAsia="Georgia" w:hAnsi="Georgia" w:cs="Georgia"/>
          <w:b/>
          <w:bCs/>
          <w:spacing w:val="21"/>
          <w:sz w:val="19"/>
          <w:szCs w:val="19"/>
        </w:rPr>
        <w:t xml:space="preserve"> </w:t>
      </w:r>
      <w:r>
        <w:rPr>
          <w:rFonts w:ascii="Georgia" w:eastAsia="Georgia" w:hAnsi="Georgia" w:cs="Georgia"/>
          <w:b/>
          <w:bCs/>
          <w:sz w:val="19"/>
          <w:szCs w:val="19"/>
        </w:rPr>
        <w:t>1b</w:t>
      </w:r>
      <w:r>
        <w:rPr>
          <w:rFonts w:ascii="Georgia" w:eastAsia="Georgia" w:hAnsi="Georgia" w:cs="Georgia"/>
          <w:b/>
          <w:bCs/>
          <w:spacing w:val="8"/>
          <w:sz w:val="19"/>
          <w:szCs w:val="19"/>
        </w:rPr>
        <w:t xml:space="preserve"> </w:t>
      </w:r>
      <w:r>
        <w:rPr>
          <w:rFonts w:ascii="Georgia" w:eastAsia="Georgia" w:hAnsi="Georgia" w:cs="Georgia"/>
          <w:b/>
          <w:bCs/>
          <w:sz w:val="19"/>
          <w:szCs w:val="19"/>
        </w:rPr>
        <w:t>will</w:t>
      </w:r>
      <w:r>
        <w:rPr>
          <w:rFonts w:ascii="Georgia" w:eastAsia="Georgia" w:hAnsi="Georgia" w:cs="Georgia"/>
          <w:b/>
          <w:bCs/>
          <w:spacing w:val="11"/>
          <w:sz w:val="19"/>
          <w:szCs w:val="19"/>
        </w:rPr>
        <w:t xml:space="preserve"> </w:t>
      </w:r>
      <w:r>
        <w:rPr>
          <w:rFonts w:ascii="Georgia" w:eastAsia="Georgia" w:hAnsi="Georgia" w:cs="Georgia"/>
          <w:b/>
          <w:bCs/>
          <w:sz w:val="19"/>
          <w:szCs w:val="19"/>
        </w:rPr>
        <w:t>provide</w:t>
      </w:r>
      <w:r>
        <w:rPr>
          <w:rFonts w:ascii="Georgia" w:eastAsia="Georgia" w:hAnsi="Georgia" w:cs="Georgia"/>
          <w:b/>
          <w:bCs/>
          <w:spacing w:val="19"/>
          <w:sz w:val="19"/>
          <w:szCs w:val="19"/>
        </w:rPr>
        <w:t xml:space="preserve"> </w:t>
      </w:r>
      <w:r>
        <w:rPr>
          <w:rFonts w:ascii="Georgia" w:eastAsia="Georgia" w:hAnsi="Georgia" w:cs="Georgia"/>
          <w:b/>
          <w:bCs/>
          <w:sz w:val="19"/>
          <w:szCs w:val="19"/>
        </w:rPr>
        <w:t>two</w:t>
      </w:r>
      <w:r>
        <w:rPr>
          <w:rFonts w:ascii="Georgia" w:eastAsia="Georgia" w:hAnsi="Georgia" w:cs="Georgia"/>
          <w:b/>
          <w:bCs/>
          <w:spacing w:val="11"/>
          <w:sz w:val="19"/>
          <w:szCs w:val="19"/>
        </w:rPr>
        <w:t xml:space="preserve"> </w:t>
      </w:r>
      <w:r>
        <w:rPr>
          <w:rFonts w:ascii="Georgia" w:eastAsia="Georgia" w:hAnsi="Georgia" w:cs="Georgia"/>
          <w:b/>
          <w:bCs/>
          <w:sz w:val="19"/>
          <w:szCs w:val="19"/>
        </w:rPr>
        <w:t>annotated</w:t>
      </w:r>
      <w:r>
        <w:rPr>
          <w:rFonts w:ascii="Georgia" w:eastAsia="Georgia" w:hAnsi="Georgia" w:cs="Georgia"/>
          <w:b/>
          <w:bCs/>
          <w:spacing w:val="24"/>
          <w:sz w:val="19"/>
          <w:szCs w:val="19"/>
        </w:rPr>
        <w:t xml:space="preserve"> </w:t>
      </w:r>
      <w:r>
        <w:rPr>
          <w:rFonts w:ascii="Georgia" w:eastAsia="Georgia" w:hAnsi="Georgia" w:cs="Georgia"/>
          <w:b/>
          <w:bCs/>
          <w:sz w:val="19"/>
          <w:szCs w:val="19"/>
        </w:rPr>
        <w:t>multi-atlas</w:t>
      </w:r>
      <w:r>
        <w:rPr>
          <w:rFonts w:ascii="Georgia" w:eastAsia="Georgia" w:hAnsi="Georgia" w:cs="Georgia"/>
          <w:b/>
          <w:bCs/>
          <w:spacing w:val="25"/>
          <w:sz w:val="19"/>
          <w:szCs w:val="19"/>
        </w:rPr>
        <w:t xml:space="preserve"> </w:t>
      </w:r>
      <w:r>
        <w:rPr>
          <w:rFonts w:ascii="Georgia" w:eastAsia="Georgia" w:hAnsi="Georgia" w:cs="Georgia"/>
          <w:b/>
          <w:bCs/>
          <w:sz w:val="19"/>
          <w:szCs w:val="19"/>
        </w:rPr>
        <w:t>libraries,</w:t>
      </w:r>
      <w:r>
        <w:rPr>
          <w:rFonts w:ascii="Georgia" w:eastAsia="Georgia" w:hAnsi="Georgia" w:cs="Georgia"/>
          <w:b/>
          <w:bCs/>
          <w:spacing w:val="23"/>
          <w:sz w:val="19"/>
          <w:szCs w:val="19"/>
        </w:rPr>
        <w:t xml:space="preserve"> </w:t>
      </w:r>
      <w:r>
        <w:rPr>
          <w:rFonts w:ascii="Georgia" w:eastAsia="Georgia" w:hAnsi="Georgia" w:cs="Georgia"/>
          <w:b/>
          <w:bCs/>
          <w:sz w:val="19"/>
          <w:szCs w:val="19"/>
        </w:rPr>
        <w:t>one</w:t>
      </w:r>
      <w:r>
        <w:rPr>
          <w:rFonts w:ascii="Georgia" w:eastAsia="Georgia" w:hAnsi="Georgia" w:cs="Georgia"/>
          <w:b/>
          <w:bCs/>
          <w:spacing w:val="11"/>
          <w:sz w:val="19"/>
          <w:szCs w:val="19"/>
        </w:rPr>
        <w:t xml:space="preserve"> </w:t>
      </w:r>
      <w:r>
        <w:rPr>
          <w:rFonts w:ascii="Georgia" w:eastAsia="Georgia" w:hAnsi="Georgia" w:cs="Georgia"/>
          <w:b/>
          <w:bCs/>
          <w:sz w:val="19"/>
          <w:szCs w:val="19"/>
        </w:rPr>
        <w:t>for</w:t>
      </w:r>
      <w:r>
        <w:rPr>
          <w:rFonts w:ascii="Georgia" w:eastAsia="Georgia" w:hAnsi="Georgia" w:cs="Georgia"/>
          <w:b/>
          <w:bCs/>
          <w:spacing w:val="10"/>
          <w:sz w:val="19"/>
          <w:szCs w:val="19"/>
        </w:rPr>
        <w:t xml:space="preserve"> </w:t>
      </w:r>
      <w:r>
        <w:rPr>
          <w:rFonts w:ascii="Georgia" w:eastAsia="Georgia" w:hAnsi="Georgia" w:cs="Georgia"/>
          <w:b/>
          <w:bCs/>
          <w:sz w:val="19"/>
          <w:szCs w:val="19"/>
        </w:rPr>
        <w:t>CT</w:t>
      </w:r>
      <w:r>
        <w:rPr>
          <w:rFonts w:ascii="Georgia" w:eastAsia="Georgia" w:hAnsi="Georgia" w:cs="Georgia"/>
          <w:b/>
          <w:bCs/>
          <w:spacing w:val="9"/>
          <w:sz w:val="19"/>
          <w:szCs w:val="19"/>
        </w:rPr>
        <w:t xml:space="preserve"> </w:t>
      </w:r>
      <w:r>
        <w:rPr>
          <w:rFonts w:ascii="Georgia" w:eastAsia="Georgia" w:hAnsi="Georgia" w:cs="Georgia"/>
          <w:b/>
          <w:bCs/>
          <w:sz w:val="19"/>
          <w:szCs w:val="19"/>
        </w:rPr>
        <w:t>and</w:t>
      </w:r>
      <w:r>
        <w:rPr>
          <w:rFonts w:ascii="Georgia" w:eastAsia="Georgia" w:hAnsi="Georgia" w:cs="Georgia"/>
          <w:b/>
          <w:bCs/>
          <w:spacing w:val="11"/>
          <w:sz w:val="19"/>
          <w:szCs w:val="19"/>
        </w:rPr>
        <w:t xml:space="preserve"> </w:t>
      </w:r>
      <w:r>
        <w:rPr>
          <w:rFonts w:ascii="Georgia" w:eastAsia="Georgia" w:hAnsi="Georgia" w:cs="Georgia"/>
          <w:b/>
          <w:bCs/>
          <w:sz w:val="19"/>
          <w:szCs w:val="19"/>
        </w:rPr>
        <w:t>another</w:t>
      </w:r>
      <w:r>
        <w:rPr>
          <w:rFonts w:ascii="Georgia" w:eastAsia="Georgia" w:hAnsi="Georgia" w:cs="Georgia"/>
          <w:b/>
          <w:bCs/>
          <w:spacing w:val="19"/>
          <w:sz w:val="19"/>
          <w:szCs w:val="19"/>
        </w:rPr>
        <w:t xml:space="preserve"> </w:t>
      </w:r>
      <w:r>
        <w:rPr>
          <w:rFonts w:ascii="Georgia" w:eastAsia="Georgia" w:hAnsi="Georgia" w:cs="Georgia"/>
          <w:b/>
          <w:bCs/>
          <w:sz w:val="19"/>
          <w:szCs w:val="19"/>
        </w:rPr>
        <w:t>for</w:t>
      </w:r>
      <w:r>
        <w:rPr>
          <w:rFonts w:ascii="Georgia" w:eastAsia="Georgia" w:hAnsi="Georgia" w:cs="Georgia"/>
          <w:b/>
          <w:bCs/>
          <w:spacing w:val="10"/>
          <w:sz w:val="19"/>
          <w:szCs w:val="19"/>
        </w:rPr>
        <w:t xml:space="preserve"> </w:t>
      </w:r>
      <w:r>
        <w:rPr>
          <w:rFonts w:ascii="Georgia" w:eastAsia="Georgia" w:hAnsi="Georgia" w:cs="Georgia"/>
          <w:b/>
          <w:bCs/>
          <w:sz w:val="19"/>
          <w:szCs w:val="19"/>
        </w:rPr>
        <w:t>1H</w:t>
      </w:r>
      <w:r>
        <w:rPr>
          <w:rFonts w:ascii="Georgia" w:eastAsia="Georgia" w:hAnsi="Georgia" w:cs="Georgia"/>
          <w:b/>
          <w:bCs/>
          <w:spacing w:val="9"/>
          <w:sz w:val="19"/>
          <w:szCs w:val="19"/>
        </w:rPr>
        <w:t xml:space="preserve"> </w:t>
      </w:r>
      <w:r>
        <w:rPr>
          <w:rFonts w:ascii="Georgia" w:eastAsia="Georgia" w:hAnsi="Georgia" w:cs="Georgia"/>
          <w:b/>
          <w:bCs/>
          <w:sz w:val="19"/>
          <w:szCs w:val="19"/>
        </w:rPr>
        <w:t>MRI.</w:t>
      </w:r>
      <w:r>
        <w:rPr>
          <w:rFonts w:ascii="Georgia" w:eastAsia="Georgia" w:hAnsi="Georgia" w:cs="Georgia"/>
          <w:b/>
          <w:bCs/>
          <w:spacing w:val="11"/>
          <w:sz w:val="19"/>
          <w:szCs w:val="19"/>
        </w:rPr>
        <w:t xml:space="preserve"> </w:t>
      </w:r>
      <w:r>
        <w:rPr>
          <w:rFonts w:ascii="Georgia" w:eastAsia="Georgia" w:hAnsi="Georgia" w:cs="Georgia"/>
          <w:w w:val="102"/>
          <w:sz w:val="19"/>
          <w:szCs w:val="19"/>
        </w:rPr>
        <w:t xml:space="preserve">The </w:t>
      </w:r>
      <w:r>
        <w:rPr>
          <w:rFonts w:ascii="Georgia" w:eastAsia="Georgia" w:hAnsi="Georgia" w:cs="Georgia"/>
          <w:sz w:val="19"/>
          <w:szCs w:val="19"/>
        </w:rPr>
        <w:t>corresponding</w:t>
      </w:r>
      <w:r>
        <w:rPr>
          <w:rFonts w:ascii="Georgia" w:eastAsia="Georgia" w:hAnsi="Georgia" w:cs="Georgia"/>
          <w:spacing w:val="18"/>
          <w:sz w:val="19"/>
          <w:szCs w:val="19"/>
        </w:rPr>
        <w:t xml:space="preserve"> </w:t>
      </w:r>
      <w:r>
        <w:rPr>
          <w:rFonts w:ascii="Georgia" w:eastAsia="Georgia" w:hAnsi="Georgia" w:cs="Georgia"/>
          <w:sz w:val="19"/>
          <w:szCs w:val="19"/>
        </w:rPr>
        <w:t>group</w:t>
      </w:r>
      <w:r>
        <w:rPr>
          <w:rFonts w:ascii="Georgia" w:eastAsia="Georgia" w:hAnsi="Georgia" w:cs="Georgia"/>
          <w:spacing w:val="4"/>
          <w:sz w:val="19"/>
          <w:szCs w:val="19"/>
        </w:rPr>
        <w:t xml:space="preserve"> </w:t>
      </w:r>
      <w:r>
        <w:rPr>
          <w:rFonts w:ascii="Georgia" w:eastAsia="Georgia" w:hAnsi="Georgia" w:cs="Georgia"/>
          <w:sz w:val="19"/>
          <w:szCs w:val="19"/>
        </w:rPr>
        <w:t>templates</w:t>
      </w:r>
      <w:r>
        <w:rPr>
          <w:rFonts w:ascii="Georgia" w:eastAsia="Georgia" w:hAnsi="Georgia" w:cs="Georgia"/>
          <w:spacing w:val="10"/>
          <w:sz w:val="19"/>
          <w:szCs w:val="19"/>
        </w:rPr>
        <w:t xml:space="preserve"> </w:t>
      </w:r>
      <w:r>
        <w:rPr>
          <w:rFonts w:ascii="Georgia" w:eastAsia="Georgia" w:hAnsi="Georgia" w:cs="Georgia"/>
          <w:sz w:val="19"/>
          <w:szCs w:val="19"/>
        </w:rPr>
        <w:t>will also</w:t>
      </w:r>
      <w:r>
        <w:rPr>
          <w:rFonts w:ascii="Georgia" w:eastAsia="Georgia" w:hAnsi="Georgia" w:cs="Georgia"/>
          <w:spacing w:val="1"/>
          <w:sz w:val="19"/>
          <w:szCs w:val="19"/>
        </w:rPr>
        <w:t xml:space="preserve"> </w:t>
      </w:r>
      <w:r>
        <w:rPr>
          <w:rFonts w:ascii="Georgia" w:eastAsia="Georgia" w:hAnsi="Georgia" w:cs="Georgia"/>
          <w:sz w:val="19"/>
          <w:szCs w:val="19"/>
        </w:rPr>
        <w:t>be</w:t>
      </w:r>
      <w:r>
        <w:rPr>
          <w:rFonts w:ascii="Georgia" w:eastAsia="Georgia" w:hAnsi="Georgia" w:cs="Georgia"/>
          <w:spacing w:val="-2"/>
          <w:sz w:val="19"/>
          <w:szCs w:val="19"/>
        </w:rPr>
        <w:t xml:space="preserve"> </w:t>
      </w:r>
      <w:r>
        <w:rPr>
          <w:rFonts w:ascii="Georgia" w:eastAsia="Georgia" w:hAnsi="Georgia" w:cs="Georgia"/>
          <w:sz w:val="19"/>
          <w:szCs w:val="19"/>
        </w:rPr>
        <w:t>provided</w:t>
      </w:r>
      <w:r>
        <w:rPr>
          <w:rFonts w:ascii="Georgia" w:eastAsia="Georgia" w:hAnsi="Georgia" w:cs="Georgia"/>
          <w:spacing w:val="9"/>
          <w:sz w:val="19"/>
          <w:szCs w:val="19"/>
        </w:rPr>
        <w:t xml:space="preserve"> </w:t>
      </w:r>
      <w:r>
        <w:rPr>
          <w:rFonts w:ascii="Georgia" w:eastAsia="Georgia" w:hAnsi="Georgia" w:cs="Georgia"/>
          <w:sz w:val="19"/>
          <w:szCs w:val="19"/>
        </w:rPr>
        <w:t>along</w:t>
      </w:r>
      <w:r>
        <w:rPr>
          <w:rFonts w:ascii="Georgia" w:eastAsia="Georgia" w:hAnsi="Georgia" w:cs="Georgia"/>
          <w:spacing w:val="3"/>
          <w:sz w:val="19"/>
          <w:szCs w:val="19"/>
        </w:rPr>
        <w:t xml:space="preserve"> </w:t>
      </w:r>
      <w:r>
        <w:rPr>
          <w:rFonts w:ascii="Georgia" w:eastAsia="Georgia" w:hAnsi="Georgia" w:cs="Georgia"/>
          <w:sz w:val="19"/>
          <w:szCs w:val="19"/>
        </w:rPr>
        <w:t>with</w:t>
      </w:r>
      <w:r>
        <w:rPr>
          <w:rFonts w:ascii="Georgia" w:eastAsia="Georgia" w:hAnsi="Georgia" w:cs="Georgia"/>
          <w:spacing w:val="1"/>
          <w:sz w:val="19"/>
          <w:szCs w:val="19"/>
        </w:rPr>
        <w:t xml:space="preserve"> </w:t>
      </w:r>
      <w:r>
        <w:rPr>
          <w:rFonts w:ascii="Georgia" w:eastAsia="Georgia" w:hAnsi="Georgia" w:cs="Georgia"/>
          <w:sz w:val="19"/>
          <w:szCs w:val="19"/>
        </w:rPr>
        <w:t>the</w:t>
      </w:r>
      <w:r>
        <w:rPr>
          <w:rFonts w:ascii="Georgia" w:eastAsia="Georgia" w:hAnsi="Georgia" w:cs="Georgia"/>
          <w:spacing w:val="-1"/>
          <w:sz w:val="19"/>
          <w:szCs w:val="19"/>
        </w:rPr>
        <w:t xml:space="preserve"> </w:t>
      </w:r>
      <w:r>
        <w:rPr>
          <w:rFonts w:ascii="Georgia" w:eastAsia="Georgia" w:hAnsi="Georgia" w:cs="Georgia"/>
          <w:sz w:val="19"/>
          <w:szCs w:val="19"/>
        </w:rPr>
        <w:t>scripts</w:t>
      </w:r>
      <w:r>
        <w:rPr>
          <w:rFonts w:ascii="Georgia" w:eastAsia="Georgia" w:hAnsi="Georgia" w:cs="Georgia"/>
          <w:spacing w:val="5"/>
          <w:sz w:val="19"/>
          <w:szCs w:val="19"/>
        </w:rPr>
        <w:t xml:space="preserve"> </w:t>
      </w:r>
      <w:r>
        <w:rPr>
          <w:rFonts w:ascii="Georgia" w:eastAsia="Georgia" w:hAnsi="Georgia" w:cs="Georgia"/>
          <w:sz w:val="19"/>
          <w:szCs w:val="19"/>
        </w:rPr>
        <w:t>to</w:t>
      </w:r>
      <w:r>
        <w:rPr>
          <w:rFonts w:ascii="Georgia" w:eastAsia="Georgia" w:hAnsi="Georgia" w:cs="Georgia"/>
          <w:spacing w:val="-3"/>
          <w:sz w:val="19"/>
          <w:szCs w:val="19"/>
        </w:rPr>
        <w:t xml:space="preserve"> </w:t>
      </w:r>
      <w:r>
        <w:rPr>
          <w:rFonts w:ascii="Georgia" w:eastAsia="Georgia" w:hAnsi="Georgia" w:cs="Georgia"/>
          <w:sz w:val="19"/>
          <w:szCs w:val="19"/>
        </w:rPr>
        <w:t>produce</w:t>
      </w:r>
      <w:r>
        <w:rPr>
          <w:rFonts w:ascii="Georgia" w:eastAsia="Georgia" w:hAnsi="Georgia" w:cs="Georgia"/>
          <w:spacing w:val="8"/>
          <w:sz w:val="19"/>
          <w:szCs w:val="19"/>
        </w:rPr>
        <w:t xml:space="preserve"> </w:t>
      </w:r>
      <w:r>
        <w:rPr>
          <w:rFonts w:ascii="Georgia" w:eastAsia="Georgia" w:hAnsi="Georgia" w:cs="Georgia"/>
          <w:sz w:val="19"/>
          <w:szCs w:val="19"/>
        </w:rPr>
        <w:t>the</w:t>
      </w:r>
      <w:r>
        <w:rPr>
          <w:rFonts w:ascii="Georgia" w:eastAsia="Georgia" w:hAnsi="Georgia" w:cs="Georgia"/>
          <w:spacing w:val="-1"/>
          <w:sz w:val="19"/>
          <w:szCs w:val="19"/>
        </w:rPr>
        <w:t xml:space="preserve"> </w:t>
      </w:r>
      <w:r>
        <w:rPr>
          <w:rFonts w:ascii="Georgia" w:eastAsia="Georgia" w:hAnsi="Georgia" w:cs="Georgia"/>
          <w:sz w:val="19"/>
          <w:szCs w:val="19"/>
        </w:rPr>
        <w:t>results</w:t>
      </w:r>
      <w:r>
        <w:rPr>
          <w:rFonts w:ascii="Georgia" w:eastAsia="Georgia" w:hAnsi="Georgia" w:cs="Georgia"/>
          <w:spacing w:val="5"/>
          <w:sz w:val="19"/>
          <w:szCs w:val="19"/>
        </w:rPr>
        <w:t xml:space="preserve"> </w:t>
      </w:r>
      <w:r>
        <w:rPr>
          <w:rFonts w:ascii="Georgia" w:eastAsia="Georgia" w:hAnsi="Georgia" w:cs="Georgia"/>
          <w:sz w:val="19"/>
          <w:szCs w:val="19"/>
        </w:rPr>
        <w:t>using</w:t>
      </w:r>
      <w:r>
        <w:rPr>
          <w:rFonts w:ascii="Georgia" w:eastAsia="Georgia" w:hAnsi="Georgia" w:cs="Georgia"/>
          <w:spacing w:val="3"/>
          <w:sz w:val="19"/>
          <w:szCs w:val="19"/>
        </w:rPr>
        <w:t xml:space="preserve"> </w:t>
      </w:r>
      <w:r>
        <w:rPr>
          <w:rFonts w:ascii="Georgia" w:eastAsia="Georgia" w:hAnsi="Georgia" w:cs="Georgia"/>
          <w:sz w:val="19"/>
          <w:szCs w:val="19"/>
        </w:rPr>
        <w:t>ITK-Lung.</w:t>
      </w:r>
      <w:r>
        <w:rPr>
          <w:rFonts w:ascii="Georgia" w:eastAsia="Georgia" w:hAnsi="Georgia" w:cs="Georgia"/>
          <w:spacing w:val="33"/>
          <w:sz w:val="19"/>
          <w:szCs w:val="19"/>
        </w:rPr>
        <w:t xml:space="preserve"> </w:t>
      </w:r>
      <w:r>
        <w:rPr>
          <w:rFonts w:ascii="Georgia" w:eastAsia="Georgia" w:hAnsi="Georgia" w:cs="Georgia"/>
          <w:sz w:val="19"/>
          <w:szCs w:val="19"/>
        </w:rPr>
        <w:t>As</w:t>
      </w:r>
      <w:r>
        <w:rPr>
          <w:rFonts w:ascii="Georgia" w:eastAsia="Georgia" w:hAnsi="Georgia" w:cs="Georgia"/>
          <w:spacing w:val="-2"/>
          <w:sz w:val="19"/>
          <w:szCs w:val="19"/>
        </w:rPr>
        <w:t xml:space="preserve"> </w:t>
      </w:r>
      <w:r>
        <w:rPr>
          <w:rFonts w:ascii="Georgia" w:eastAsia="Georgia" w:hAnsi="Georgia" w:cs="Georgia"/>
          <w:sz w:val="19"/>
          <w:szCs w:val="19"/>
        </w:rPr>
        <w:t>a</w:t>
      </w:r>
      <w:r>
        <w:rPr>
          <w:rFonts w:ascii="Georgia" w:eastAsia="Georgia" w:hAnsi="Georgia" w:cs="Georgia"/>
          <w:spacing w:val="-3"/>
          <w:sz w:val="19"/>
          <w:szCs w:val="19"/>
        </w:rPr>
        <w:t xml:space="preserve"> </w:t>
      </w:r>
      <w:proofErr w:type="spellStart"/>
      <w:r>
        <w:rPr>
          <w:rFonts w:ascii="Georgia" w:eastAsia="Georgia" w:hAnsi="Georgia" w:cs="Georgia"/>
          <w:w w:val="102"/>
          <w:sz w:val="19"/>
          <w:szCs w:val="19"/>
        </w:rPr>
        <w:t>comple</w:t>
      </w:r>
      <w:proofErr w:type="spellEnd"/>
      <w:r>
        <w:rPr>
          <w:rFonts w:ascii="Georgia" w:eastAsia="Georgia" w:hAnsi="Georgia" w:cs="Georgia"/>
          <w:w w:val="102"/>
          <w:sz w:val="19"/>
          <w:szCs w:val="19"/>
        </w:rPr>
        <w:t xml:space="preserve">- </w:t>
      </w:r>
      <w:proofErr w:type="spellStart"/>
      <w:r>
        <w:rPr>
          <w:rFonts w:ascii="Georgia" w:eastAsia="Georgia" w:hAnsi="Georgia" w:cs="Georgia"/>
          <w:sz w:val="19"/>
          <w:szCs w:val="19"/>
        </w:rPr>
        <w:t>ment</w:t>
      </w:r>
      <w:proofErr w:type="spellEnd"/>
      <w:r>
        <w:rPr>
          <w:rFonts w:ascii="Georgia" w:eastAsia="Georgia" w:hAnsi="Georgia" w:cs="Georgia"/>
          <w:spacing w:val="5"/>
          <w:sz w:val="19"/>
          <w:szCs w:val="19"/>
        </w:rPr>
        <w:t xml:space="preserve"> </w:t>
      </w:r>
      <w:r>
        <w:rPr>
          <w:rFonts w:ascii="Georgia" w:eastAsia="Georgia" w:hAnsi="Georgia" w:cs="Georgia"/>
          <w:sz w:val="19"/>
          <w:szCs w:val="19"/>
        </w:rPr>
        <w:t>to</w:t>
      </w:r>
      <w:r>
        <w:rPr>
          <w:rFonts w:ascii="Georgia" w:eastAsia="Georgia" w:hAnsi="Georgia" w:cs="Georgia"/>
          <w:spacing w:val="-1"/>
          <w:sz w:val="19"/>
          <w:szCs w:val="19"/>
        </w:rPr>
        <w:t xml:space="preserve"> </w:t>
      </w:r>
      <w:r>
        <w:rPr>
          <w:rFonts w:ascii="Georgia" w:eastAsia="Georgia" w:hAnsi="Georgia" w:cs="Georgia"/>
          <w:sz w:val="19"/>
          <w:szCs w:val="19"/>
        </w:rPr>
        <w:t>the</w:t>
      </w:r>
      <w:r>
        <w:rPr>
          <w:rFonts w:ascii="Georgia" w:eastAsia="Georgia" w:hAnsi="Georgia" w:cs="Georgia"/>
          <w:spacing w:val="1"/>
          <w:sz w:val="19"/>
          <w:szCs w:val="19"/>
        </w:rPr>
        <w:t xml:space="preserve"> </w:t>
      </w:r>
      <w:r>
        <w:rPr>
          <w:rFonts w:ascii="Georgia" w:eastAsia="Georgia" w:hAnsi="Georgia" w:cs="Georgia"/>
          <w:sz w:val="19"/>
          <w:szCs w:val="19"/>
        </w:rPr>
        <w:t>open-source</w:t>
      </w:r>
      <w:r>
        <w:rPr>
          <w:rFonts w:ascii="Georgia" w:eastAsia="Georgia" w:hAnsi="Georgia" w:cs="Georgia"/>
          <w:spacing w:val="17"/>
          <w:sz w:val="19"/>
          <w:szCs w:val="19"/>
        </w:rPr>
        <w:t xml:space="preserve"> </w:t>
      </w:r>
      <w:r>
        <w:rPr>
          <w:rFonts w:ascii="Georgia" w:eastAsia="Georgia" w:hAnsi="Georgia" w:cs="Georgia"/>
          <w:sz w:val="19"/>
          <w:szCs w:val="19"/>
        </w:rPr>
        <w:t>software</w:t>
      </w:r>
      <w:r>
        <w:rPr>
          <w:rFonts w:ascii="Georgia" w:eastAsia="Georgia" w:hAnsi="Georgia" w:cs="Georgia"/>
          <w:spacing w:val="10"/>
          <w:sz w:val="19"/>
          <w:szCs w:val="19"/>
        </w:rPr>
        <w:t xml:space="preserve"> </w:t>
      </w:r>
      <w:r>
        <w:rPr>
          <w:rFonts w:ascii="Georgia" w:eastAsia="Georgia" w:hAnsi="Georgia" w:cs="Georgia"/>
          <w:sz w:val="19"/>
          <w:szCs w:val="19"/>
        </w:rPr>
        <w:t>provided</w:t>
      </w:r>
      <w:r>
        <w:rPr>
          <w:rFonts w:ascii="Georgia" w:eastAsia="Georgia" w:hAnsi="Georgia" w:cs="Georgia"/>
          <w:spacing w:val="11"/>
          <w:sz w:val="19"/>
          <w:szCs w:val="19"/>
        </w:rPr>
        <w:t xml:space="preserve"> </w:t>
      </w:r>
      <w:r>
        <w:rPr>
          <w:rFonts w:ascii="Georgia" w:eastAsia="Georgia" w:hAnsi="Georgia" w:cs="Georgia"/>
          <w:sz w:val="19"/>
          <w:szCs w:val="19"/>
        </w:rPr>
        <w:t>in</w:t>
      </w:r>
      <w:r>
        <w:rPr>
          <w:rFonts w:ascii="Georgia" w:eastAsia="Georgia" w:hAnsi="Georgia" w:cs="Georgia"/>
          <w:spacing w:val="1"/>
          <w:sz w:val="19"/>
          <w:szCs w:val="19"/>
        </w:rPr>
        <w:t xml:space="preserve"> </w:t>
      </w:r>
      <w:r>
        <w:rPr>
          <w:rFonts w:ascii="Georgia" w:eastAsia="Georgia" w:hAnsi="Georgia" w:cs="Georgia"/>
          <w:sz w:val="19"/>
          <w:szCs w:val="19"/>
        </w:rPr>
        <w:t>Sub-Aim</w:t>
      </w:r>
      <w:r>
        <w:rPr>
          <w:rFonts w:ascii="Georgia" w:eastAsia="Georgia" w:hAnsi="Georgia" w:cs="Georgia"/>
          <w:spacing w:val="11"/>
          <w:sz w:val="19"/>
          <w:szCs w:val="19"/>
        </w:rPr>
        <w:t xml:space="preserve"> </w:t>
      </w:r>
      <w:r>
        <w:rPr>
          <w:rFonts w:ascii="Georgia" w:eastAsia="Georgia" w:hAnsi="Georgia" w:cs="Georgia"/>
          <w:sz w:val="19"/>
          <w:szCs w:val="19"/>
        </w:rPr>
        <w:t>1a,</w:t>
      </w:r>
      <w:r>
        <w:rPr>
          <w:rFonts w:ascii="Georgia" w:eastAsia="Georgia" w:hAnsi="Georgia" w:cs="Georgia"/>
          <w:spacing w:val="4"/>
          <w:sz w:val="19"/>
          <w:szCs w:val="19"/>
        </w:rPr>
        <w:t xml:space="preserve"> </w:t>
      </w:r>
      <w:r>
        <w:rPr>
          <w:rFonts w:ascii="Georgia" w:eastAsia="Georgia" w:hAnsi="Georgia" w:cs="Georgia"/>
          <w:sz w:val="19"/>
          <w:szCs w:val="19"/>
        </w:rPr>
        <w:t>we</w:t>
      </w:r>
      <w:r>
        <w:rPr>
          <w:rFonts w:ascii="Georgia" w:eastAsia="Georgia" w:hAnsi="Georgia" w:cs="Georgia"/>
          <w:spacing w:val="1"/>
          <w:sz w:val="19"/>
          <w:szCs w:val="19"/>
        </w:rPr>
        <w:t xml:space="preserve"> </w:t>
      </w:r>
      <w:r>
        <w:rPr>
          <w:rFonts w:ascii="Georgia" w:eastAsia="Georgia" w:hAnsi="Georgia" w:cs="Georgia"/>
          <w:sz w:val="19"/>
          <w:szCs w:val="19"/>
        </w:rPr>
        <w:t>will</w:t>
      </w:r>
      <w:r>
        <w:rPr>
          <w:rFonts w:ascii="Georgia" w:eastAsia="Georgia" w:hAnsi="Georgia" w:cs="Georgia"/>
          <w:spacing w:val="2"/>
          <w:sz w:val="19"/>
          <w:szCs w:val="19"/>
        </w:rPr>
        <w:t xml:space="preserve"> </w:t>
      </w:r>
      <w:r>
        <w:rPr>
          <w:rFonts w:ascii="Georgia" w:eastAsia="Georgia" w:hAnsi="Georgia" w:cs="Georgia"/>
          <w:sz w:val="19"/>
          <w:szCs w:val="19"/>
        </w:rPr>
        <w:t>generate</w:t>
      </w:r>
      <w:r>
        <w:rPr>
          <w:rFonts w:ascii="Georgia" w:eastAsia="Georgia" w:hAnsi="Georgia" w:cs="Georgia"/>
          <w:spacing w:val="10"/>
          <w:sz w:val="19"/>
          <w:szCs w:val="19"/>
        </w:rPr>
        <w:t xml:space="preserve"> </w:t>
      </w:r>
      <w:r>
        <w:rPr>
          <w:rFonts w:ascii="Georgia" w:eastAsia="Georgia" w:hAnsi="Georgia" w:cs="Georgia"/>
          <w:sz w:val="19"/>
          <w:szCs w:val="19"/>
        </w:rPr>
        <w:t>atlas</w:t>
      </w:r>
      <w:r>
        <w:rPr>
          <w:rFonts w:ascii="Georgia" w:eastAsia="Georgia" w:hAnsi="Georgia" w:cs="Georgia"/>
          <w:spacing w:val="4"/>
          <w:sz w:val="19"/>
          <w:szCs w:val="19"/>
        </w:rPr>
        <w:t xml:space="preserve"> </w:t>
      </w:r>
      <w:r>
        <w:rPr>
          <w:rFonts w:ascii="Georgia" w:eastAsia="Georgia" w:hAnsi="Georgia" w:cs="Georgia"/>
          <w:sz w:val="19"/>
          <w:szCs w:val="19"/>
        </w:rPr>
        <w:t>libraries</w:t>
      </w:r>
      <w:r>
        <w:rPr>
          <w:rFonts w:ascii="Georgia" w:eastAsia="Georgia" w:hAnsi="Georgia" w:cs="Georgia"/>
          <w:spacing w:val="10"/>
          <w:sz w:val="19"/>
          <w:szCs w:val="19"/>
        </w:rPr>
        <w:t xml:space="preserve"> </w:t>
      </w:r>
      <w:r>
        <w:rPr>
          <w:rFonts w:ascii="Georgia" w:eastAsia="Georgia" w:hAnsi="Georgia" w:cs="Georgia"/>
          <w:sz w:val="19"/>
          <w:szCs w:val="19"/>
        </w:rPr>
        <w:t>for</w:t>
      </w:r>
      <w:r>
        <w:rPr>
          <w:rFonts w:ascii="Georgia" w:eastAsia="Georgia" w:hAnsi="Georgia" w:cs="Georgia"/>
          <w:spacing w:val="1"/>
          <w:sz w:val="19"/>
          <w:szCs w:val="19"/>
        </w:rPr>
        <w:t xml:space="preserve"> </w:t>
      </w:r>
      <w:r>
        <w:rPr>
          <w:rFonts w:ascii="Georgia" w:eastAsia="Georgia" w:hAnsi="Georgia" w:cs="Georgia"/>
          <w:sz w:val="19"/>
          <w:szCs w:val="19"/>
        </w:rPr>
        <w:t>both</w:t>
      </w:r>
      <w:r>
        <w:rPr>
          <w:rFonts w:ascii="Georgia" w:eastAsia="Georgia" w:hAnsi="Georgia" w:cs="Georgia"/>
          <w:spacing w:val="4"/>
          <w:sz w:val="19"/>
          <w:szCs w:val="19"/>
        </w:rPr>
        <w:t xml:space="preserve"> </w:t>
      </w:r>
      <w:r>
        <w:rPr>
          <w:rFonts w:ascii="Georgia" w:eastAsia="Georgia" w:hAnsi="Georgia" w:cs="Georgia"/>
          <w:sz w:val="19"/>
          <w:szCs w:val="19"/>
        </w:rPr>
        <w:t>CT</w:t>
      </w:r>
      <w:r>
        <w:rPr>
          <w:rFonts w:ascii="Georgia" w:eastAsia="Georgia" w:hAnsi="Georgia" w:cs="Georgia"/>
          <w:spacing w:val="1"/>
          <w:sz w:val="19"/>
          <w:szCs w:val="19"/>
        </w:rPr>
        <w:t xml:space="preserve"> </w:t>
      </w:r>
      <w:r>
        <w:rPr>
          <w:rFonts w:ascii="Georgia" w:eastAsia="Georgia" w:hAnsi="Georgia" w:cs="Georgia"/>
          <w:sz w:val="19"/>
          <w:szCs w:val="19"/>
        </w:rPr>
        <w:t>and</w:t>
      </w:r>
      <w:r>
        <w:rPr>
          <w:rFonts w:ascii="Georgia" w:eastAsia="Georgia" w:hAnsi="Georgia" w:cs="Georgia"/>
          <w:spacing w:val="2"/>
          <w:sz w:val="19"/>
          <w:szCs w:val="19"/>
        </w:rPr>
        <w:t xml:space="preserve"> </w:t>
      </w:r>
      <w:r>
        <w:rPr>
          <w:rFonts w:ascii="Georgia" w:eastAsia="Georgia" w:hAnsi="Georgia" w:cs="Georgia"/>
          <w:sz w:val="19"/>
          <w:szCs w:val="19"/>
        </w:rPr>
        <w:t>1H</w:t>
      </w:r>
      <w:r>
        <w:rPr>
          <w:rFonts w:ascii="Georgia" w:eastAsia="Georgia" w:hAnsi="Georgia" w:cs="Georgia"/>
          <w:spacing w:val="1"/>
          <w:sz w:val="19"/>
          <w:szCs w:val="19"/>
        </w:rPr>
        <w:t xml:space="preserve"> </w:t>
      </w:r>
      <w:r>
        <w:rPr>
          <w:rFonts w:ascii="Georgia" w:eastAsia="Georgia" w:hAnsi="Georgia" w:cs="Georgia"/>
          <w:sz w:val="19"/>
          <w:szCs w:val="19"/>
        </w:rPr>
        <w:t>MRI</w:t>
      </w:r>
      <w:r>
        <w:rPr>
          <w:rFonts w:ascii="Georgia" w:eastAsia="Georgia" w:hAnsi="Georgia" w:cs="Georgia"/>
          <w:spacing w:val="4"/>
          <w:sz w:val="19"/>
          <w:szCs w:val="19"/>
        </w:rPr>
        <w:t xml:space="preserve"> </w:t>
      </w:r>
      <w:r>
        <w:rPr>
          <w:rFonts w:ascii="Georgia" w:eastAsia="Georgia" w:hAnsi="Georgia" w:cs="Georgia"/>
          <w:w w:val="102"/>
          <w:sz w:val="19"/>
          <w:szCs w:val="19"/>
        </w:rPr>
        <w:t xml:space="preserve">acquisitions. </w:t>
      </w:r>
      <w:ins w:id="361" w:author="James Gee" w:date="2016-07-18T16:15:00Z">
        <w:r w:rsidR="003D3359" w:rsidRPr="003D3359">
          <w:rPr>
            <w:rFonts w:ascii="Georgia" w:eastAsia="Georgia" w:hAnsi="Georgia" w:cs="Georgia"/>
            <w:sz w:val="19"/>
            <w:szCs w:val="19"/>
          </w:rPr>
          <w:t xml:space="preserve">As indicated above, the availability of such </w:t>
        </w:r>
        <w:proofErr w:type="gramStart"/>
        <w:r w:rsidR="003D3359" w:rsidRPr="003D3359">
          <w:rPr>
            <w:rFonts w:ascii="Georgia" w:eastAsia="Georgia" w:hAnsi="Georgia" w:cs="Georgia"/>
            <w:sz w:val="19"/>
            <w:szCs w:val="19"/>
          </w:rPr>
          <w:t>atlases</w:t>
        </w:r>
        <w:proofErr w:type="gramEnd"/>
        <w:r w:rsidR="003D3359" w:rsidRPr="003D3359">
          <w:rPr>
            <w:rFonts w:ascii="Georgia" w:eastAsia="Georgia" w:hAnsi="Georgia" w:cs="Georgia"/>
            <w:sz w:val="19"/>
            <w:szCs w:val="19"/>
          </w:rPr>
          <w:t xml:space="preserve"> as anatomical priors are prerequisite to application of the current state-of-the-art in robust and accurate lung and lobe segmentation within their respective modalities.</w:t>
        </w:r>
      </w:ins>
      <w:del w:id="362" w:author="James Gee" w:date="2016-07-18T16:15:00Z">
        <w:r w:rsidDel="003D3359">
          <w:rPr>
            <w:rFonts w:ascii="Georgia" w:eastAsia="Georgia" w:hAnsi="Georgia" w:cs="Georgia"/>
            <w:sz w:val="19"/>
            <w:szCs w:val="19"/>
          </w:rPr>
          <w:delText>As</w:delText>
        </w:r>
        <w:r w:rsidDel="003D3359">
          <w:rPr>
            <w:rFonts w:ascii="Georgia" w:eastAsia="Georgia" w:hAnsi="Georgia" w:cs="Georgia"/>
            <w:spacing w:val="7"/>
            <w:sz w:val="19"/>
            <w:szCs w:val="19"/>
          </w:rPr>
          <w:delText xml:space="preserve"> </w:delText>
        </w:r>
        <w:r w:rsidDel="003D3359">
          <w:rPr>
            <w:rFonts w:ascii="Georgia" w:eastAsia="Georgia" w:hAnsi="Georgia" w:cs="Georgia"/>
            <w:sz w:val="19"/>
            <w:szCs w:val="19"/>
          </w:rPr>
          <w:delText>indicated</w:delText>
        </w:r>
        <w:r w:rsidDel="003D3359">
          <w:rPr>
            <w:rFonts w:ascii="Georgia" w:eastAsia="Georgia" w:hAnsi="Georgia" w:cs="Georgia"/>
            <w:spacing w:val="19"/>
            <w:sz w:val="19"/>
            <w:szCs w:val="19"/>
          </w:rPr>
          <w:delText xml:space="preserve"> </w:delText>
        </w:r>
        <w:r w:rsidDel="003D3359">
          <w:rPr>
            <w:rFonts w:ascii="Georgia" w:eastAsia="Georgia" w:hAnsi="Georgia" w:cs="Georgia"/>
            <w:sz w:val="19"/>
            <w:szCs w:val="19"/>
          </w:rPr>
          <w:delText>above,</w:delText>
        </w:r>
        <w:r w:rsidDel="003D3359">
          <w:rPr>
            <w:rFonts w:ascii="Georgia" w:eastAsia="Georgia" w:hAnsi="Georgia" w:cs="Georgia"/>
            <w:spacing w:val="14"/>
            <w:sz w:val="19"/>
            <w:szCs w:val="19"/>
          </w:rPr>
          <w:delText xml:space="preserve"> </w:delText>
        </w:r>
        <w:r w:rsidDel="003D3359">
          <w:rPr>
            <w:rFonts w:ascii="Georgia" w:eastAsia="Georgia" w:hAnsi="Georgia" w:cs="Georgia"/>
            <w:sz w:val="19"/>
            <w:szCs w:val="19"/>
          </w:rPr>
          <w:delText>such</w:delText>
        </w:r>
        <w:r w:rsidDel="003D3359">
          <w:rPr>
            <w:rFonts w:ascii="Georgia" w:eastAsia="Georgia" w:hAnsi="Georgia" w:cs="Georgia"/>
            <w:spacing w:val="11"/>
            <w:sz w:val="19"/>
            <w:szCs w:val="19"/>
          </w:rPr>
          <w:delText xml:space="preserve"> </w:delText>
        </w:r>
        <w:r w:rsidDel="003D3359">
          <w:rPr>
            <w:rFonts w:ascii="Georgia" w:eastAsia="Georgia" w:hAnsi="Georgia" w:cs="Georgia"/>
            <w:sz w:val="19"/>
            <w:szCs w:val="19"/>
          </w:rPr>
          <w:delText>atlases</w:delText>
        </w:r>
        <w:r w:rsidDel="003D3359">
          <w:rPr>
            <w:rFonts w:ascii="Georgia" w:eastAsia="Georgia" w:hAnsi="Georgia" w:cs="Georgia"/>
            <w:spacing w:val="14"/>
            <w:sz w:val="19"/>
            <w:szCs w:val="19"/>
          </w:rPr>
          <w:delText xml:space="preserve"> </w:delText>
        </w:r>
        <w:r w:rsidDel="003D3359">
          <w:rPr>
            <w:rFonts w:ascii="Georgia" w:eastAsia="Georgia" w:hAnsi="Georgia" w:cs="Georgia"/>
            <w:sz w:val="19"/>
            <w:szCs w:val="19"/>
          </w:rPr>
          <w:delText>provide</w:delText>
        </w:r>
        <w:r w:rsidDel="003D3359">
          <w:rPr>
            <w:rFonts w:ascii="Georgia" w:eastAsia="Georgia" w:hAnsi="Georgia" w:cs="Georgia"/>
            <w:spacing w:val="16"/>
            <w:sz w:val="19"/>
            <w:szCs w:val="19"/>
          </w:rPr>
          <w:delText xml:space="preserve"> </w:delText>
        </w:r>
        <w:r w:rsidDel="003D3359">
          <w:rPr>
            <w:rFonts w:ascii="Georgia" w:eastAsia="Georgia" w:hAnsi="Georgia" w:cs="Georgia"/>
            <w:sz w:val="19"/>
            <w:szCs w:val="19"/>
          </w:rPr>
          <w:delText>extremely</w:delText>
        </w:r>
        <w:r w:rsidDel="003D3359">
          <w:rPr>
            <w:rFonts w:ascii="Georgia" w:eastAsia="Georgia" w:hAnsi="Georgia" w:cs="Georgia"/>
            <w:spacing w:val="20"/>
            <w:sz w:val="19"/>
            <w:szCs w:val="19"/>
          </w:rPr>
          <w:delText xml:space="preserve"> </w:delText>
        </w:r>
        <w:r w:rsidDel="003D3359">
          <w:rPr>
            <w:rFonts w:ascii="Georgia" w:eastAsia="Georgia" w:hAnsi="Georgia" w:cs="Georgia"/>
            <w:sz w:val="19"/>
            <w:szCs w:val="19"/>
          </w:rPr>
          <w:delText>useful</w:delText>
        </w:r>
        <w:r w:rsidDel="003D3359">
          <w:rPr>
            <w:rFonts w:ascii="Georgia" w:eastAsia="Georgia" w:hAnsi="Georgia" w:cs="Georgia"/>
            <w:spacing w:val="13"/>
            <w:sz w:val="19"/>
            <w:szCs w:val="19"/>
          </w:rPr>
          <w:delText xml:space="preserve"> </w:delText>
        </w:r>
        <w:r w:rsidDel="003D3359">
          <w:rPr>
            <w:rFonts w:ascii="Georgia" w:eastAsia="Georgia" w:hAnsi="Georgia" w:cs="Georgia"/>
            <w:sz w:val="19"/>
            <w:szCs w:val="19"/>
          </w:rPr>
          <w:delText>prior</w:delText>
        </w:r>
        <w:r w:rsidDel="003D3359">
          <w:rPr>
            <w:rFonts w:ascii="Georgia" w:eastAsia="Georgia" w:hAnsi="Georgia" w:cs="Georgia"/>
            <w:spacing w:val="11"/>
            <w:sz w:val="19"/>
            <w:szCs w:val="19"/>
          </w:rPr>
          <w:delText xml:space="preserve"> </w:delText>
        </w:r>
        <w:r w:rsidDel="003D3359">
          <w:rPr>
            <w:rFonts w:ascii="Georgia" w:eastAsia="Georgia" w:hAnsi="Georgia" w:cs="Georgia"/>
            <w:sz w:val="19"/>
            <w:szCs w:val="19"/>
          </w:rPr>
          <w:delText>information</w:delText>
        </w:r>
        <w:r w:rsidDel="003D3359">
          <w:rPr>
            <w:rFonts w:ascii="Georgia" w:eastAsia="Georgia" w:hAnsi="Georgia" w:cs="Georgia"/>
            <w:spacing w:val="23"/>
            <w:sz w:val="19"/>
            <w:szCs w:val="19"/>
          </w:rPr>
          <w:delText xml:space="preserve"> </w:delText>
        </w:r>
        <w:r w:rsidDel="003D3359">
          <w:rPr>
            <w:rFonts w:ascii="Georgia" w:eastAsia="Georgia" w:hAnsi="Georgia" w:cs="Georgia"/>
            <w:sz w:val="19"/>
            <w:szCs w:val="19"/>
          </w:rPr>
          <w:delText>for</w:delText>
        </w:r>
        <w:r w:rsidDel="003D3359">
          <w:rPr>
            <w:rFonts w:ascii="Georgia" w:eastAsia="Georgia" w:hAnsi="Georgia" w:cs="Georgia"/>
            <w:spacing w:val="8"/>
            <w:sz w:val="19"/>
            <w:szCs w:val="19"/>
          </w:rPr>
          <w:delText xml:space="preserve"> </w:delText>
        </w:r>
        <w:r w:rsidDel="003D3359">
          <w:rPr>
            <w:rFonts w:ascii="Georgia" w:eastAsia="Georgia" w:hAnsi="Georgia" w:cs="Georgia"/>
            <w:sz w:val="19"/>
            <w:szCs w:val="19"/>
          </w:rPr>
          <w:delText>performing</w:delText>
        </w:r>
        <w:r w:rsidDel="003D3359">
          <w:rPr>
            <w:rFonts w:ascii="Georgia" w:eastAsia="Georgia" w:hAnsi="Georgia" w:cs="Georgia"/>
            <w:spacing w:val="22"/>
            <w:sz w:val="19"/>
            <w:szCs w:val="19"/>
          </w:rPr>
          <w:delText xml:space="preserve"> </w:delText>
        </w:r>
        <w:r w:rsidDel="003D3359">
          <w:rPr>
            <w:rFonts w:ascii="Georgia" w:eastAsia="Georgia" w:hAnsi="Georgia" w:cs="Georgia"/>
            <w:sz w:val="19"/>
            <w:szCs w:val="19"/>
          </w:rPr>
          <w:delText>robust</w:delText>
        </w:r>
        <w:r w:rsidDel="003D3359">
          <w:rPr>
            <w:rFonts w:ascii="Georgia" w:eastAsia="Georgia" w:hAnsi="Georgia" w:cs="Georgia"/>
            <w:spacing w:val="14"/>
            <w:sz w:val="19"/>
            <w:szCs w:val="19"/>
          </w:rPr>
          <w:delText xml:space="preserve"> </w:delText>
        </w:r>
        <w:r w:rsidDel="003D3359">
          <w:rPr>
            <w:rFonts w:ascii="Georgia" w:eastAsia="Georgia" w:hAnsi="Georgia" w:cs="Georgia"/>
            <w:sz w:val="19"/>
            <w:szCs w:val="19"/>
          </w:rPr>
          <w:delText>and</w:delText>
        </w:r>
        <w:r w:rsidDel="003D3359">
          <w:rPr>
            <w:rFonts w:ascii="Georgia" w:eastAsia="Georgia" w:hAnsi="Georgia" w:cs="Georgia"/>
            <w:spacing w:val="9"/>
            <w:sz w:val="19"/>
            <w:szCs w:val="19"/>
          </w:rPr>
          <w:delText xml:space="preserve"> </w:delText>
        </w:r>
        <w:r w:rsidDel="003D3359">
          <w:rPr>
            <w:rFonts w:ascii="Georgia" w:eastAsia="Georgia" w:hAnsi="Georgia" w:cs="Georgia"/>
            <w:sz w:val="19"/>
            <w:szCs w:val="19"/>
          </w:rPr>
          <w:delText>accurate</w:delText>
        </w:r>
        <w:r w:rsidDel="003D3359">
          <w:rPr>
            <w:rFonts w:ascii="Georgia" w:eastAsia="Georgia" w:hAnsi="Georgia" w:cs="Georgia"/>
            <w:spacing w:val="17"/>
            <w:sz w:val="19"/>
            <w:szCs w:val="19"/>
          </w:rPr>
          <w:delText xml:space="preserve"> </w:delText>
        </w:r>
        <w:r w:rsidDel="003D3359">
          <w:rPr>
            <w:rFonts w:ascii="Georgia" w:eastAsia="Georgia" w:hAnsi="Georgia" w:cs="Georgia"/>
            <w:sz w:val="19"/>
            <w:szCs w:val="19"/>
          </w:rPr>
          <w:delText>lung</w:delText>
        </w:r>
        <w:r w:rsidDel="003D3359">
          <w:rPr>
            <w:rFonts w:ascii="Georgia" w:eastAsia="Georgia" w:hAnsi="Georgia" w:cs="Georgia"/>
            <w:spacing w:val="10"/>
            <w:sz w:val="19"/>
            <w:szCs w:val="19"/>
          </w:rPr>
          <w:delText xml:space="preserve"> </w:delText>
        </w:r>
        <w:r w:rsidDel="003D3359">
          <w:rPr>
            <w:rFonts w:ascii="Georgia" w:eastAsia="Georgia" w:hAnsi="Georgia" w:cs="Georgia"/>
            <w:sz w:val="19"/>
            <w:szCs w:val="19"/>
          </w:rPr>
          <w:delText>and</w:delText>
        </w:r>
        <w:r w:rsidDel="003D3359">
          <w:rPr>
            <w:rFonts w:ascii="Georgia" w:eastAsia="Georgia" w:hAnsi="Georgia" w:cs="Georgia"/>
            <w:spacing w:val="9"/>
            <w:sz w:val="19"/>
            <w:szCs w:val="19"/>
          </w:rPr>
          <w:delText xml:space="preserve"> </w:delText>
        </w:r>
        <w:r w:rsidDel="003D3359">
          <w:rPr>
            <w:rFonts w:ascii="Georgia" w:eastAsia="Georgia" w:hAnsi="Georgia" w:cs="Georgia"/>
            <w:w w:val="102"/>
            <w:sz w:val="19"/>
            <w:szCs w:val="19"/>
          </w:rPr>
          <w:delText xml:space="preserve">lobe </w:delText>
        </w:r>
        <w:r w:rsidDel="003D3359">
          <w:rPr>
            <w:rFonts w:ascii="Georgia" w:eastAsia="Georgia" w:hAnsi="Georgia" w:cs="Georgia"/>
            <w:sz w:val="19"/>
            <w:szCs w:val="19"/>
          </w:rPr>
          <w:delText>segmentations</w:delText>
        </w:r>
        <w:r w:rsidDel="003D3359">
          <w:rPr>
            <w:rFonts w:ascii="Georgia" w:eastAsia="Georgia" w:hAnsi="Georgia" w:cs="Georgia"/>
            <w:spacing w:val="25"/>
            <w:sz w:val="19"/>
            <w:szCs w:val="19"/>
          </w:rPr>
          <w:delText xml:space="preserve"> </w:delText>
        </w:r>
        <w:r w:rsidDel="003D3359">
          <w:rPr>
            <w:rFonts w:ascii="Georgia" w:eastAsia="Georgia" w:hAnsi="Georgia" w:cs="Georgia"/>
            <w:sz w:val="19"/>
            <w:szCs w:val="19"/>
          </w:rPr>
          <w:delText>within</w:delText>
        </w:r>
        <w:r w:rsidDel="003D3359">
          <w:rPr>
            <w:rFonts w:ascii="Georgia" w:eastAsia="Georgia" w:hAnsi="Georgia" w:cs="Georgia"/>
            <w:spacing w:val="12"/>
            <w:sz w:val="19"/>
            <w:szCs w:val="19"/>
          </w:rPr>
          <w:delText xml:space="preserve"> </w:delText>
        </w:r>
        <w:r w:rsidDel="003D3359">
          <w:rPr>
            <w:rFonts w:ascii="Georgia" w:eastAsia="Georgia" w:hAnsi="Georgia" w:cs="Georgia"/>
            <w:sz w:val="19"/>
            <w:szCs w:val="19"/>
          </w:rPr>
          <w:delText>their</w:delText>
        </w:r>
        <w:r w:rsidDel="003D3359">
          <w:rPr>
            <w:rFonts w:ascii="Georgia" w:eastAsia="Georgia" w:hAnsi="Georgia" w:cs="Georgia"/>
            <w:spacing w:val="9"/>
            <w:sz w:val="19"/>
            <w:szCs w:val="19"/>
          </w:rPr>
          <w:delText xml:space="preserve"> </w:delText>
        </w:r>
        <w:r w:rsidDel="003D3359">
          <w:rPr>
            <w:rFonts w:ascii="Georgia" w:eastAsia="Georgia" w:hAnsi="Georgia" w:cs="Georgia"/>
            <w:sz w:val="19"/>
            <w:szCs w:val="19"/>
          </w:rPr>
          <w:delText>respective</w:delText>
        </w:r>
        <w:r w:rsidDel="003D3359">
          <w:rPr>
            <w:rFonts w:ascii="Georgia" w:eastAsia="Georgia" w:hAnsi="Georgia" w:cs="Georgia"/>
            <w:spacing w:val="18"/>
            <w:sz w:val="19"/>
            <w:szCs w:val="19"/>
          </w:rPr>
          <w:delText xml:space="preserve"> </w:delText>
        </w:r>
        <w:r w:rsidDel="003D3359">
          <w:rPr>
            <w:rFonts w:ascii="Georgia" w:eastAsia="Georgia" w:hAnsi="Georgia" w:cs="Georgia"/>
            <w:sz w:val="19"/>
            <w:szCs w:val="19"/>
          </w:rPr>
          <w:delText>modalities.</w:delText>
        </w:r>
      </w:del>
      <w:r>
        <w:rPr>
          <w:rFonts w:ascii="Georgia" w:eastAsia="Georgia" w:hAnsi="Georgia" w:cs="Georgia"/>
          <w:spacing w:val="36"/>
          <w:sz w:val="19"/>
          <w:szCs w:val="19"/>
        </w:rPr>
        <w:t xml:space="preserve"> </w:t>
      </w:r>
      <w:r>
        <w:rPr>
          <w:rFonts w:ascii="Georgia" w:eastAsia="Georgia" w:hAnsi="Georgia" w:cs="Georgia"/>
          <w:sz w:val="19"/>
          <w:szCs w:val="19"/>
        </w:rPr>
        <w:t>Additionally,</w:t>
      </w:r>
      <w:r>
        <w:rPr>
          <w:rFonts w:ascii="Georgia" w:eastAsia="Georgia" w:hAnsi="Georgia" w:cs="Georgia"/>
          <w:spacing w:val="23"/>
          <w:sz w:val="19"/>
          <w:szCs w:val="19"/>
        </w:rPr>
        <w:t xml:space="preserve"> </w:t>
      </w:r>
      <w:r>
        <w:rPr>
          <w:rFonts w:ascii="Georgia" w:eastAsia="Georgia" w:hAnsi="Georgia" w:cs="Georgia"/>
          <w:sz w:val="19"/>
          <w:szCs w:val="19"/>
        </w:rPr>
        <w:t>the</w:t>
      </w:r>
      <w:r>
        <w:rPr>
          <w:rFonts w:ascii="Georgia" w:eastAsia="Georgia" w:hAnsi="Georgia" w:cs="Georgia"/>
          <w:spacing w:val="6"/>
          <w:sz w:val="19"/>
          <w:szCs w:val="19"/>
        </w:rPr>
        <w:t xml:space="preserve"> </w:t>
      </w:r>
      <w:r>
        <w:rPr>
          <w:rFonts w:ascii="Georgia" w:eastAsia="Georgia" w:hAnsi="Georgia" w:cs="Georgia"/>
          <w:sz w:val="19"/>
          <w:szCs w:val="19"/>
        </w:rPr>
        <w:t>accompanying</w:t>
      </w:r>
      <w:r>
        <w:rPr>
          <w:rFonts w:ascii="Georgia" w:eastAsia="Georgia" w:hAnsi="Georgia" w:cs="Georgia"/>
          <w:spacing w:val="25"/>
          <w:sz w:val="19"/>
          <w:szCs w:val="19"/>
        </w:rPr>
        <w:t xml:space="preserve"> </w:t>
      </w:r>
      <w:r>
        <w:rPr>
          <w:rFonts w:ascii="Georgia" w:eastAsia="Georgia" w:hAnsi="Georgia" w:cs="Georgia"/>
          <w:sz w:val="19"/>
          <w:szCs w:val="19"/>
        </w:rPr>
        <w:t>annotations</w:t>
      </w:r>
      <w:r>
        <w:rPr>
          <w:rFonts w:ascii="Georgia" w:eastAsia="Georgia" w:hAnsi="Georgia" w:cs="Georgia"/>
          <w:spacing w:val="21"/>
          <w:sz w:val="19"/>
          <w:szCs w:val="19"/>
        </w:rPr>
        <w:t xml:space="preserve"> </w:t>
      </w:r>
      <w:r>
        <w:rPr>
          <w:rFonts w:ascii="Georgia" w:eastAsia="Georgia" w:hAnsi="Georgia" w:cs="Georgia"/>
          <w:sz w:val="19"/>
          <w:szCs w:val="19"/>
        </w:rPr>
        <w:t>provide</w:t>
      </w:r>
      <w:r>
        <w:rPr>
          <w:rFonts w:ascii="Georgia" w:eastAsia="Georgia" w:hAnsi="Georgia" w:cs="Georgia"/>
          <w:spacing w:val="14"/>
          <w:sz w:val="19"/>
          <w:szCs w:val="19"/>
        </w:rPr>
        <w:t xml:space="preserve"> </w:t>
      </w:r>
      <w:r>
        <w:rPr>
          <w:rFonts w:ascii="Georgia" w:eastAsia="Georgia" w:hAnsi="Georgia" w:cs="Georgia"/>
          <w:sz w:val="19"/>
          <w:szCs w:val="19"/>
        </w:rPr>
        <w:t>an</w:t>
      </w:r>
      <w:r>
        <w:rPr>
          <w:rFonts w:ascii="Georgia" w:eastAsia="Georgia" w:hAnsi="Georgia" w:cs="Georgia"/>
          <w:spacing w:val="5"/>
          <w:sz w:val="19"/>
          <w:szCs w:val="19"/>
        </w:rPr>
        <w:t xml:space="preserve"> </w:t>
      </w:r>
      <w:r>
        <w:rPr>
          <w:rFonts w:ascii="Georgia" w:eastAsia="Georgia" w:hAnsi="Georgia" w:cs="Georgia"/>
          <w:sz w:val="19"/>
          <w:szCs w:val="19"/>
        </w:rPr>
        <w:t>open-data</w:t>
      </w:r>
      <w:r>
        <w:rPr>
          <w:rFonts w:ascii="Georgia" w:eastAsia="Georgia" w:hAnsi="Georgia" w:cs="Georgia"/>
          <w:spacing w:val="18"/>
          <w:sz w:val="19"/>
          <w:szCs w:val="19"/>
        </w:rPr>
        <w:t xml:space="preserve"> </w:t>
      </w:r>
      <w:r>
        <w:rPr>
          <w:rFonts w:ascii="Georgia" w:eastAsia="Georgia" w:hAnsi="Georgia" w:cs="Georgia"/>
          <w:w w:val="102"/>
          <w:sz w:val="19"/>
          <w:szCs w:val="19"/>
        </w:rPr>
        <w:t xml:space="preserve">platform </w:t>
      </w:r>
      <w:r>
        <w:rPr>
          <w:rFonts w:ascii="Georgia" w:eastAsia="Georgia" w:hAnsi="Georgia" w:cs="Georgia"/>
          <w:sz w:val="19"/>
          <w:szCs w:val="19"/>
        </w:rPr>
        <w:t>for</w:t>
      </w:r>
      <w:r>
        <w:rPr>
          <w:rFonts w:ascii="Georgia" w:eastAsia="Georgia" w:hAnsi="Georgia" w:cs="Georgia"/>
          <w:spacing w:val="13"/>
          <w:sz w:val="19"/>
          <w:szCs w:val="19"/>
        </w:rPr>
        <w:t xml:space="preserve"> </w:t>
      </w:r>
      <w:r>
        <w:rPr>
          <w:rFonts w:ascii="Georgia" w:eastAsia="Georgia" w:hAnsi="Georgia" w:cs="Georgia"/>
          <w:sz w:val="19"/>
          <w:szCs w:val="19"/>
        </w:rPr>
        <w:t>quantitatively</w:t>
      </w:r>
      <w:r>
        <w:rPr>
          <w:rFonts w:ascii="Georgia" w:eastAsia="Georgia" w:hAnsi="Georgia" w:cs="Georgia"/>
          <w:spacing w:val="31"/>
          <w:sz w:val="19"/>
          <w:szCs w:val="19"/>
        </w:rPr>
        <w:t xml:space="preserve"> </w:t>
      </w:r>
      <w:r>
        <w:rPr>
          <w:rFonts w:ascii="Georgia" w:eastAsia="Georgia" w:hAnsi="Georgia" w:cs="Georgia"/>
          <w:sz w:val="19"/>
          <w:szCs w:val="19"/>
        </w:rPr>
        <w:t>assessing</w:t>
      </w:r>
      <w:r>
        <w:rPr>
          <w:rFonts w:ascii="Georgia" w:eastAsia="Georgia" w:hAnsi="Georgia" w:cs="Georgia"/>
          <w:spacing w:val="24"/>
          <w:sz w:val="19"/>
          <w:szCs w:val="19"/>
        </w:rPr>
        <w:t xml:space="preserve"> </w:t>
      </w:r>
      <w:r>
        <w:rPr>
          <w:rFonts w:ascii="Georgia" w:eastAsia="Georgia" w:hAnsi="Georgia" w:cs="Georgia"/>
          <w:sz w:val="19"/>
          <w:szCs w:val="19"/>
        </w:rPr>
        <w:t>other</w:t>
      </w:r>
      <w:r>
        <w:rPr>
          <w:rFonts w:ascii="Georgia" w:eastAsia="Georgia" w:hAnsi="Georgia" w:cs="Georgia"/>
          <w:spacing w:val="17"/>
          <w:sz w:val="19"/>
          <w:szCs w:val="19"/>
        </w:rPr>
        <w:t xml:space="preserve"> </w:t>
      </w:r>
      <w:r>
        <w:rPr>
          <w:rFonts w:ascii="Georgia" w:eastAsia="Georgia" w:hAnsi="Georgia" w:cs="Georgia"/>
          <w:sz w:val="19"/>
          <w:szCs w:val="19"/>
        </w:rPr>
        <w:t>lung</w:t>
      </w:r>
      <w:r>
        <w:rPr>
          <w:rFonts w:ascii="Georgia" w:eastAsia="Georgia" w:hAnsi="Georgia" w:cs="Georgia"/>
          <w:spacing w:val="15"/>
          <w:sz w:val="19"/>
          <w:szCs w:val="19"/>
        </w:rPr>
        <w:t xml:space="preserve"> </w:t>
      </w:r>
      <w:r>
        <w:rPr>
          <w:rFonts w:ascii="Georgia" w:eastAsia="Georgia" w:hAnsi="Georgia" w:cs="Georgia"/>
          <w:sz w:val="19"/>
          <w:szCs w:val="19"/>
        </w:rPr>
        <w:t>and</w:t>
      </w:r>
      <w:r>
        <w:rPr>
          <w:rFonts w:ascii="Georgia" w:eastAsia="Georgia" w:hAnsi="Georgia" w:cs="Georgia"/>
          <w:spacing w:val="14"/>
          <w:sz w:val="19"/>
          <w:szCs w:val="19"/>
        </w:rPr>
        <w:t xml:space="preserve"> </w:t>
      </w:r>
      <w:r>
        <w:rPr>
          <w:rFonts w:ascii="Georgia" w:eastAsia="Georgia" w:hAnsi="Georgia" w:cs="Georgia"/>
          <w:sz w:val="19"/>
          <w:szCs w:val="19"/>
        </w:rPr>
        <w:t>lobe</w:t>
      </w:r>
      <w:r>
        <w:rPr>
          <w:rFonts w:ascii="Georgia" w:eastAsia="Georgia" w:hAnsi="Georgia" w:cs="Georgia"/>
          <w:spacing w:val="15"/>
          <w:sz w:val="19"/>
          <w:szCs w:val="19"/>
        </w:rPr>
        <w:t xml:space="preserve"> </w:t>
      </w:r>
      <w:r>
        <w:rPr>
          <w:rFonts w:ascii="Georgia" w:eastAsia="Georgia" w:hAnsi="Georgia" w:cs="Georgia"/>
          <w:sz w:val="19"/>
          <w:szCs w:val="19"/>
        </w:rPr>
        <w:t>segmentation</w:t>
      </w:r>
      <w:r>
        <w:rPr>
          <w:rFonts w:ascii="Georgia" w:eastAsia="Georgia" w:hAnsi="Georgia" w:cs="Georgia"/>
          <w:spacing w:val="31"/>
          <w:sz w:val="19"/>
          <w:szCs w:val="19"/>
        </w:rPr>
        <w:t xml:space="preserve"> </w:t>
      </w:r>
      <w:r>
        <w:rPr>
          <w:rFonts w:ascii="Georgia" w:eastAsia="Georgia" w:hAnsi="Georgia" w:cs="Georgia"/>
          <w:sz w:val="19"/>
          <w:szCs w:val="19"/>
        </w:rPr>
        <w:t xml:space="preserve">algorithms. </w:t>
      </w:r>
      <w:r>
        <w:rPr>
          <w:rFonts w:ascii="Georgia" w:eastAsia="Georgia" w:hAnsi="Georgia" w:cs="Georgia"/>
          <w:spacing w:val="9"/>
          <w:sz w:val="19"/>
          <w:szCs w:val="19"/>
        </w:rPr>
        <w:t xml:space="preserve"> </w:t>
      </w:r>
      <w:r>
        <w:rPr>
          <w:rFonts w:ascii="Georgia" w:eastAsia="Georgia" w:hAnsi="Georgia" w:cs="Georgia"/>
          <w:sz w:val="19"/>
          <w:szCs w:val="19"/>
        </w:rPr>
        <w:t>Both</w:t>
      </w:r>
      <w:r>
        <w:rPr>
          <w:rFonts w:ascii="Georgia" w:eastAsia="Georgia" w:hAnsi="Georgia" w:cs="Georgia"/>
          <w:spacing w:val="16"/>
          <w:sz w:val="19"/>
          <w:szCs w:val="19"/>
        </w:rPr>
        <w:t xml:space="preserve"> </w:t>
      </w:r>
      <w:r>
        <w:rPr>
          <w:rFonts w:ascii="Georgia" w:eastAsia="Georgia" w:hAnsi="Georgia" w:cs="Georgia"/>
          <w:sz w:val="19"/>
          <w:szCs w:val="19"/>
        </w:rPr>
        <w:t>libraries</w:t>
      </w:r>
      <w:r>
        <w:rPr>
          <w:rFonts w:ascii="Georgia" w:eastAsia="Georgia" w:hAnsi="Georgia" w:cs="Georgia"/>
          <w:spacing w:val="22"/>
          <w:sz w:val="19"/>
          <w:szCs w:val="19"/>
        </w:rPr>
        <w:t xml:space="preserve"> </w:t>
      </w:r>
      <w:r>
        <w:rPr>
          <w:rFonts w:ascii="Georgia" w:eastAsia="Georgia" w:hAnsi="Georgia" w:cs="Georgia"/>
          <w:sz w:val="19"/>
          <w:szCs w:val="19"/>
        </w:rPr>
        <w:t>will</w:t>
      </w:r>
      <w:r>
        <w:rPr>
          <w:rFonts w:ascii="Georgia" w:eastAsia="Georgia" w:hAnsi="Georgia" w:cs="Georgia"/>
          <w:spacing w:val="14"/>
          <w:sz w:val="19"/>
          <w:szCs w:val="19"/>
        </w:rPr>
        <w:t xml:space="preserve"> </w:t>
      </w:r>
      <w:r>
        <w:rPr>
          <w:rFonts w:ascii="Georgia" w:eastAsia="Georgia" w:hAnsi="Georgia" w:cs="Georgia"/>
          <w:sz w:val="19"/>
          <w:szCs w:val="19"/>
        </w:rPr>
        <w:t>consist</w:t>
      </w:r>
      <w:r>
        <w:rPr>
          <w:rFonts w:ascii="Georgia" w:eastAsia="Georgia" w:hAnsi="Georgia" w:cs="Georgia"/>
          <w:spacing w:val="20"/>
          <w:sz w:val="19"/>
          <w:szCs w:val="19"/>
        </w:rPr>
        <w:t xml:space="preserve"> </w:t>
      </w:r>
      <w:r>
        <w:rPr>
          <w:rFonts w:ascii="Georgia" w:eastAsia="Georgia" w:hAnsi="Georgia" w:cs="Georgia"/>
          <w:sz w:val="19"/>
          <w:szCs w:val="19"/>
        </w:rPr>
        <w:t>of</w:t>
      </w:r>
      <w:r>
        <w:rPr>
          <w:rFonts w:ascii="Georgia" w:eastAsia="Georgia" w:hAnsi="Georgia" w:cs="Georgia"/>
          <w:spacing w:val="12"/>
          <w:sz w:val="19"/>
          <w:szCs w:val="19"/>
        </w:rPr>
        <w:t xml:space="preserve"> </w:t>
      </w:r>
      <w:r>
        <w:rPr>
          <w:rFonts w:ascii="Times New Roman" w:eastAsia="Times New Roman" w:hAnsi="Times New Roman" w:cs="Times New Roman"/>
          <w:i/>
        </w:rPr>
        <w:t>n</w:t>
      </w:r>
      <w:r>
        <w:rPr>
          <w:rFonts w:ascii="Times New Roman" w:eastAsia="Times New Roman" w:hAnsi="Times New Roman" w:cs="Times New Roman"/>
          <w:i/>
          <w:spacing w:val="43"/>
        </w:rPr>
        <w:t xml:space="preserve"> </w:t>
      </w:r>
      <w:r>
        <w:rPr>
          <w:rFonts w:ascii="Times New Roman" w:eastAsia="Times New Roman" w:hAnsi="Times New Roman" w:cs="Times New Roman"/>
          <w:w w:val="136"/>
        </w:rPr>
        <w:t>=</w:t>
      </w:r>
      <w:r>
        <w:rPr>
          <w:rFonts w:ascii="Times New Roman" w:eastAsia="Times New Roman" w:hAnsi="Times New Roman" w:cs="Times New Roman"/>
          <w:spacing w:val="2"/>
          <w:w w:val="136"/>
        </w:rPr>
        <w:t xml:space="preserve"> </w:t>
      </w:r>
      <w:r>
        <w:rPr>
          <w:rFonts w:ascii="Times New Roman" w:eastAsia="Times New Roman" w:hAnsi="Times New Roman" w:cs="Times New Roman"/>
        </w:rPr>
        <w:t>30</w:t>
      </w:r>
      <w:r>
        <w:rPr>
          <w:rFonts w:ascii="Times New Roman" w:eastAsia="Times New Roman" w:hAnsi="Times New Roman" w:cs="Times New Roman"/>
          <w:spacing w:val="-3"/>
        </w:rPr>
        <w:t xml:space="preserve"> </w:t>
      </w:r>
      <w:r>
        <w:rPr>
          <w:rFonts w:ascii="Georgia" w:eastAsia="Georgia" w:hAnsi="Georgia" w:cs="Georgia"/>
          <w:sz w:val="19"/>
          <w:szCs w:val="19"/>
        </w:rPr>
        <w:t>different</w:t>
      </w:r>
      <w:r>
        <w:rPr>
          <w:rFonts w:ascii="Georgia" w:eastAsia="Georgia" w:hAnsi="Georgia" w:cs="Georgia"/>
          <w:spacing w:val="23"/>
          <w:sz w:val="19"/>
          <w:szCs w:val="19"/>
        </w:rPr>
        <w:t xml:space="preserve"> </w:t>
      </w:r>
      <w:r>
        <w:rPr>
          <w:rFonts w:ascii="Georgia" w:eastAsia="Georgia" w:hAnsi="Georgia" w:cs="Georgia"/>
          <w:w w:val="102"/>
          <w:sz w:val="19"/>
          <w:szCs w:val="19"/>
        </w:rPr>
        <w:t xml:space="preserve">sub- </w:t>
      </w:r>
      <w:proofErr w:type="spellStart"/>
      <w:r>
        <w:rPr>
          <w:rFonts w:ascii="Georgia" w:eastAsia="Georgia" w:hAnsi="Georgia" w:cs="Georgia"/>
          <w:sz w:val="19"/>
          <w:szCs w:val="19"/>
        </w:rPr>
        <w:t>jects</w:t>
      </w:r>
      <w:proofErr w:type="spellEnd"/>
      <w:r>
        <w:rPr>
          <w:rFonts w:ascii="Georgia" w:eastAsia="Georgia" w:hAnsi="Georgia" w:cs="Georgia"/>
          <w:spacing w:val="10"/>
          <w:sz w:val="19"/>
          <w:szCs w:val="19"/>
        </w:rPr>
        <w:t xml:space="preserve"> </w:t>
      </w:r>
      <w:r>
        <w:rPr>
          <w:rFonts w:ascii="Georgia" w:eastAsia="Georgia" w:hAnsi="Georgia" w:cs="Georgia"/>
          <w:sz w:val="19"/>
          <w:szCs w:val="19"/>
        </w:rPr>
        <w:t>to</w:t>
      </w:r>
      <w:r>
        <w:rPr>
          <w:rFonts w:ascii="Georgia" w:eastAsia="Georgia" w:hAnsi="Georgia" w:cs="Georgia"/>
          <w:spacing w:val="5"/>
          <w:sz w:val="19"/>
          <w:szCs w:val="19"/>
        </w:rPr>
        <w:t xml:space="preserve"> </w:t>
      </w:r>
      <w:r>
        <w:rPr>
          <w:rFonts w:ascii="Georgia" w:eastAsia="Georgia" w:hAnsi="Georgia" w:cs="Georgia"/>
          <w:sz w:val="19"/>
          <w:szCs w:val="19"/>
        </w:rPr>
        <w:t>represent</w:t>
      </w:r>
      <w:r>
        <w:rPr>
          <w:rFonts w:ascii="Georgia" w:eastAsia="Georgia" w:hAnsi="Georgia" w:cs="Georgia"/>
          <w:spacing w:val="18"/>
          <w:sz w:val="19"/>
          <w:szCs w:val="19"/>
        </w:rPr>
        <w:t xml:space="preserve"> </w:t>
      </w:r>
      <w:r>
        <w:rPr>
          <w:rFonts w:ascii="Georgia" w:eastAsia="Georgia" w:hAnsi="Georgia" w:cs="Georgia"/>
          <w:sz w:val="19"/>
          <w:szCs w:val="19"/>
        </w:rPr>
        <w:t>a</w:t>
      </w:r>
      <w:r>
        <w:rPr>
          <w:rFonts w:ascii="Georgia" w:eastAsia="Georgia" w:hAnsi="Georgia" w:cs="Georgia"/>
          <w:spacing w:val="5"/>
          <w:sz w:val="19"/>
          <w:szCs w:val="19"/>
        </w:rPr>
        <w:t xml:space="preserve"> </w:t>
      </w:r>
      <w:r>
        <w:rPr>
          <w:rFonts w:ascii="Georgia" w:eastAsia="Georgia" w:hAnsi="Georgia" w:cs="Georgia"/>
          <w:sz w:val="19"/>
          <w:szCs w:val="19"/>
        </w:rPr>
        <w:t>range</w:t>
      </w:r>
      <w:r>
        <w:rPr>
          <w:rFonts w:ascii="Georgia" w:eastAsia="Georgia" w:hAnsi="Georgia" w:cs="Georgia"/>
          <w:spacing w:val="11"/>
          <w:sz w:val="19"/>
          <w:szCs w:val="19"/>
        </w:rPr>
        <w:t xml:space="preserve"> </w:t>
      </w:r>
      <w:r>
        <w:rPr>
          <w:rFonts w:ascii="Georgia" w:eastAsia="Georgia" w:hAnsi="Georgia" w:cs="Georgia"/>
          <w:sz w:val="19"/>
          <w:szCs w:val="19"/>
        </w:rPr>
        <w:t>of</w:t>
      </w:r>
      <w:r>
        <w:rPr>
          <w:rFonts w:ascii="Georgia" w:eastAsia="Georgia" w:hAnsi="Georgia" w:cs="Georgia"/>
          <w:spacing w:val="5"/>
          <w:sz w:val="19"/>
          <w:szCs w:val="19"/>
        </w:rPr>
        <w:t xml:space="preserve"> </w:t>
      </w:r>
      <w:r>
        <w:rPr>
          <w:rFonts w:ascii="Georgia" w:eastAsia="Georgia" w:hAnsi="Georgia" w:cs="Georgia"/>
          <w:sz w:val="19"/>
          <w:szCs w:val="19"/>
        </w:rPr>
        <w:t>lung</w:t>
      </w:r>
      <w:r>
        <w:rPr>
          <w:rFonts w:ascii="Georgia" w:eastAsia="Georgia" w:hAnsi="Georgia" w:cs="Georgia"/>
          <w:spacing w:val="9"/>
          <w:sz w:val="19"/>
          <w:szCs w:val="19"/>
        </w:rPr>
        <w:t xml:space="preserve"> </w:t>
      </w:r>
      <w:r>
        <w:rPr>
          <w:rFonts w:ascii="Georgia" w:eastAsia="Georgia" w:hAnsi="Georgia" w:cs="Georgia"/>
          <w:sz w:val="19"/>
          <w:szCs w:val="19"/>
        </w:rPr>
        <w:t>size</w:t>
      </w:r>
      <w:r>
        <w:rPr>
          <w:rFonts w:ascii="Georgia" w:eastAsia="Georgia" w:hAnsi="Georgia" w:cs="Georgia"/>
          <w:spacing w:val="8"/>
          <w:sz w:val="19"/>
          <w:szCs w:val="19"/>
        </w:rPr>
        <w:t xml:space="preserve"> </w:t>
      </w:r>
      <w:r>
        <w:rPr>
          <w:rFonts w:ascii="Georgia" w:eastAsia="Georgia" w:hAnsi="Georgia" w:cs="Georgia"/>
          <w:sz w:val="19"/>
          <w:szCs w:val="19"/>
        </w:rPr>
        <w:t>and</w:t>
      </w:r>
      <w:r>
        <w:rPr>
          <w:rFonts w:ascii="Georgia" w:eastAsia="Georgia" w:hAnsi="Georgia" w:cs="Georgia"/>
          <w:spacing w:val="8"/>
          <w:sz w:val="19"/>
          <w:szCs w:val="19"/>
        </w:rPr>
        <w:t xml:space="preserve"> </w:t>
      </w:r>
      <w:r>
        <w:rPr>
          <w:rFonts w:ascii="Georgia" w:eastAsia="Georgia" w:hAnsi="Georgia" w:cs="Georgia"/>
          <w:sz w:val="19"/>
          <w:szCs w:val="19"/>
        </w:rPr>
        <w:t>shape</w:t>
      </w:r>
      <w:del w:id="363" w:author="James Gee" w:date="2016-07-18T16:17:00Z">
        <w:r w:rsidDel="003D3359">
          <w:rPr>
            <w:rFonts w:ascii="Georgia" w:eastAsia="Georgia" w:hAnsi="Georgia" w:cs="Georgia"/>
            <w:spacing w:val="12"/>
            <w:sz w:val="19"/>
            <w:szCs w:val="19"/>
          </w:rPr>
          <w:delText xml:space="preserve"> </w:delText>
        </w:r>
        <w:r w:rsidDel="003D3359">
          <w:rPr>
            <w:rFonts w:ascii="Georgia" w:eastAsia="Georgia" w:hAnsi="Georgia" w:cs="Georgia"/>
            <w:sz w:val="19"/>
            <w:szCs w:val="19"/>
          </w:rPr>
          <w:delText>and</w:delText>
        </w:r>
        <w:r w:rsidDel="003D3359">
          <w:rPr>
            <w:rFonts w:ascii="Georgia" w:eastAsia="Georgia" w:hAnsi="Georgia" w:cs="Georgia"/>
            <w:spacing w:val="8"/>
            <w:sz w:val="19"/>
            <w:szCs w:val="19"/>
          </w:rPr>
          <w:delText xml:space="preserve"> </w:delText>
        </w:r>
        <w:r w:rsidDel="003D3359">
          <w:rPr>
            <w:rFonts w:ascii="Georgia" w:eastAsia="Georgia" w:hAnsi="Georgia" w:cs="Georgia"/>
            <w:sz w:val="19"/>
            <w:szCs w:val="19"/>
          </w:rPr>
          <w:delText>will</w:delText>
        </w:r>
        <w:r w:rsidDel="003D3359">
          <w:rPr>
            <w:rFonts w:ascii="Georgia" w:eastAsia="Georgia" w:hAnsi="Georgia" w:cs="Georgia"/>
            <w:spacing w:val="8"/>
            <w:sz w:val="19"/>
            <w:szCs w:val="19"/>
          </w:rPr>
          <w:delText xml:space="preserve"> </w:delText>
        </w:r>
        <w:r w:rsidDel="003D3359">
          <w:rPr>
            <w:rFonts w:ascii="Georgia" w:eastAsia="Georgia" w:hAnsi="Georgia" w:cs="Georgia"/>
            <w:sz w:val="19"/>
            <w:szCs w:val="19"/>
          </w:rPr>
          <w:delText>be</w:delText>
        </w:r>
        <w:r w:rsidDel="003D3359">
          <w:rPr>
            <w:rFonts w:ascii="Georgia" w:eastAsia="Georgia" w:hAnsi="Georgia" w:cs="Georgia"/>
            <w:spacing w:val="6"/>
            <w:sz w:val="19"/>
            <w:szCs w:val="19"/>
          </w:rPr>
          <w:delText xml:space="preserve"> </w:delText>
        </w:r>
        <w:r w:rsidDel="003D3359">
          <w:rPr>
            <w:rFonts w:ascii="Georgia" w:eastAsia="Georgia" w:hAnsi="Georgia" w:cs="Georgia"/>
            <w:sz w:val="19"/>
            <w:szCs w:val="19"/>
          </w:rPr>
          <w:delText>annotated</w:delText>
        </w:r>
        <w:r w:rsidDel="003D3359">
          <w:rPr>
            <w:rFonts w:ascii="Georgia" w:eastAsia="Georgia" w:hAnsi="Georgia" w:cs="Georgia"/>
            <w:spacing w:val="19"/>
            <w:sz w:val="19"/>
            <w:szCs w:val="19"/>
          </w:rPr>
          <w:delText xml:space="preserve"> </w:delText>
        </w:r>
        <w:r w:rsidDel="003D3359">
          <w:rPr>
            <w:rFonts w:ascii="Georgia" w:eastAsia="Georgia" w:hAnsi="Georgia" w:cs="Georgia"/>
            <w:sz w:val="19"/>
            <w:szCs w:val="19"/>
          </w:rPr>
          <w:delText>according</w:delText>
        </w:r>
        <w:r w:rsidDel="003D3359">
          <w:rPr>
            <w:rFonts w:ascii="Georgia" w:eastAsia="Georgia" w:hAnsi="Georgia" w:cs="Georgia"/>
            <w:spacing w:val="18"/>
            <w:sz w:val="19"/>
            <w:szCs w:val="19"/>
          </w:rPr>
          <w:delText xml:space="preserve"> </w:delText>
        </w:r>
        <w:r w:rsidDel="003D3359">
          <w:rPr>
            <w:rFonts w:ascii="Georgia" w:eastAsia="Georgia" w:hAnsi="Georgia" w:cs="Georgia"/>
            <w:sz w:val="19"/>
            <w:szCs w:val="19"/>
          </w:rPr>
          <w:delText>to</w:delText>
        </w:r>
        <w:r w:rsidDel="003D3359">
          <w:rPr>
            <w:rFonts w:ascii="Georgia" w:eastAsia="Georgia" w:hAnsi="Georgia" w:cs="Georgia"/>
            <w:spacing w:val="5"/>
            <w:sz w:val="19"/>
            <w:szCs w:val="19"/>
          </w:rPr>
          <w:delText xml:space="preserve"> </w:delText>
        </w:r>
        <w:r w:rsidDel="003D3359">
          <w:rPr>
            <w:rFonts w:ascii="Georgia" w:eastAsia="Georgia" w:hAnsi="Georgia" w:cs="Georgia"/>
            <w:sz w:val="19"/>
            <w:szCs w:val="19"/>
          </w:rPr>
          <w:delText>modality</w:delText>
        </w:r>
      </w:del>
      <w:r>
        <w:rPr>
          <w:rFonts w:ascii="Georgia" w:eastAsia="Georgia" w:hAnsi="Georgia" w:cs="Georgia"/>
          <w:sz w:val="19"/>
          <w:szCs w:val="19"/>
        </w:rPr>
        <w:t>.</w:t>
      </w:r>
      <w:r>
        <w:rPr>
          <w:rFonts w:ascii="Georgia" w:eastAsia="Georgia" w:hAnsi="Georgia" w:cs="Georgia"/>
          <w:spacing w:val="35"/>
          <w:sz w:val="19"/>
          <w:szCs w:val="19"/>
        </w:rPr>
        <w:t xml:space="preserve"> </w:t>
      </w:r>
      <w:r>
        <w:rPr>
          <w:rFonts w:ascii="Georgia" w:eastAsia="Georgia" w:hAnsi="Georgia" w:cs="Georgia"/>
          <w:sz w:val="19"/>
          <w:szCs w:val="19"/>
        </w:rPr>
        <w:t>The</w:t>
      </w:r>
      <w:r>
        <w:rPr>
          <w:rFonts w:ascii="Georgia" w:eastAsia="Georgia" w:hAnsi="Georgia" w:cs="Georgia"/>
          <w:spacing w:val="8"/>
          <w:sz w:val="19"/>
          <w:szCs w:val="19"/>
        </w:rPr>
        <w:t xml:space="preserve"> </w:t>
      </w:r>
      <w:r>
        <w:rPr>
          <w:rFonts w:ascii="Georgia" w:eastAsia="Georgia" w:hAnsi="Georgia" w:cs="Georgia"/>
          <w:sz w:val="19"/>
          <w:szCs w:val="19"/>
        </w:rPr>
        <w:t>CT</w:t>
      </w:r>
      <w:r>
        <w:rPr>
          <w:rFonts w:ascii="Georgia" w:eastAsia="Georgia" w:hAnsi="Georgia" w:cs="Georgia"/>
          <w:spacing w:val="7"/>
          <w:sz w:val="19"/>
          <w:szCs w:val="19"/>
        </w:rPr>
        <w:t xml:space="preserve"> </w:t>
      </w:r>
      <w:r>
        <w:rPr>
          <w:rFonts w:ascii="Georgia" w:eastAsia="Georgia" w:hAnsi="Georgia" w:cs="Georgia"/>
          <w:sz w:val="19"/>
          <w:szCs w:val="19"/>
        </w:rPr>
        <w:t>atlas</w:t>
      </w:r>
      <w:r>
        <w:rPr>
          <w:rFonts w:ascii="Georgia" w:eastAsia="Georgia" w:hAnsi="Georgia" w:cs="Georgia"/>
          <w:spacing w:val="10"/>
          <w:sz w:val="19"/>
          <w:szCs w:val="19"/>
        </w:rPr>
        <w:t xml:space="preserve"> </w:t>
      </w:r>
      <w:r>
        <w:rPr>
          <w:rFonts w:ascii="Georgia" w:eastAsia="Georgia" w:hAnsi="Georgia" w:cs="Georgia"/>
          <w:sz w:val="19"/>
          <w:szCs w:val="19"/>
        </w:rPr>
        <w:t>library</w:t>
      </w:r>
      <w:r>
        <w:rPr>
          <w:rFonts w:ascii="Georgia" w:eastAsia="Georgia" w:hAnsi="Georgia" w:cs="Georgia"/>
          <w:spacing w:val="13"/>
          <w:sz w:val="19"/>
          <w:szCs w:val="19"/>
        </w:rPr>
        <w:t xml:space="preserve"> </w:t>
      </w:r>
      <w:r>
        <w:rPr>
          <w:rFonts w:ascii="Georgia" w:eastAsia="Georgia" w:hAnsi="Georgia" w:cs="Georgia"/>
          <w:sz w:val="19"/>
          <w:szCs w:val="19"/>
        </w:rPr>
        <w:t>will</w:t>
      </w:r>
      <w:r>
        <w:rPr>
          <w:rFonts w:ascii="Georgia" w:eastAsia="Georgia" w:hAnsi="Georgia" w:cs="Georgia"/>
          <w:spacing w:val="8"/>
          <w:sz w:val="19"/>
          <w:szCs w:val="19"/>
        </w:rPr>
        <w:t xml:space="preserve"> </w:t>
      </w:r>
      <w:r>
        <w:rPr>
          <w:rFonts w:ascii="Georgia" w:eastAsia="Georgia" w:hAnsi="Georgia" w:cs="Georgia"/>
          <w:w w:val="102"/>
          <w:sz w:val="19"/>
          <w:szCs w:val="19"/>
        </w:rPr>
        <w:t xml:space="preserve">include </w:t>
      </w:r>
      <w:r>
        <w:rPr>
          <w:rFonts w:ascii="Georgia" w:eastAsia="Georgia" w:hAnsi="Georgia" w:cs="Georgia"/>
          <w:sz w:val="19"/>
          <w:szCs w:val="19"/>
        </w:rPr>
        <w:t>lung,</w:t>
      </w:r>
      <w:r>
        <w:rPr>
          <w:rFonts w:ascii="Georgia" w:eastAsia="Georgia" w:hAnsi="Georgia" w:cs="Georgia"/>
          <w:spacing w:val="26"/>
          <w:sz w:val="19"/>
          <w:szCs w:val="19"/>
        </w:rPr>
        <w:t xml:space="preserve"> </w:t>
      </w:r>
      <w:r>
        <w:rPr>
          <w:rFonts w:ascii="Georgia" w:eastAsia="Georgia" w:hAnsi="Georgia" w:cs="Georgia"/>
          <w:sz w:val="19"/>
          <w:szCs w:val="19"/>
        </w:rPr>
        <w:t>lobe,</w:t>
      </w:r>
      <w:r>
        <w:rPr>
          <w:rFonts w:ascii="Georgia" w:eastAsia="Georgia" w:hAnsi="Georgia" w:cs="Georgia"/>
          <w:spacing w:val="26"/>
          <w:sz w:val="19"/>
          <w:szCs w:val="19"/>
        </w:rPr>
        <w:t xml:space="preserve"> </w:t>
      </w:r>
      <w:r>
        <w:rPr>
          <w:rFonts w:ascii="Georgia" w:eastAsia="Georgia" w:hAnsi="Georgia" w:cs="Georgia"/>
          <w:sz w:val="19"/>
          <w:szCs w:val="19"/>
        </w:rPr>
        <w:t>airway,</w:t>
      </w:r>
      <w:r>
        <w:rPr>
          <w:rFonts w:ascii="Georgia" w:eastAsia="Georgia" w:hAnsi="Georgia" w:cs="Georgia"/>
          <w:spacing w:val="30"/>
          <w:sz w:val="19"/>
          <w:szCs w:val="19"/>
        </w:rPr>
        <w:t xml:space="preserve"> </w:t>
      </w:r>
      <w:r>
        <w:rPr>
          <w:rFonts w:ascii="Georgia" w:eastAsia="Georgia" w:hAnsi="Georgia" w:cs="Georgia"/>
          <w:sz w:val="19"/>
          <w:szCs w:val="19"/>
        </w:rPr>
        <w:t>and</w:t>
      </w:r>
      <w:r>
        <w:rPr>
          <w:rFonts w:ascii="Georgia" w:eastAsia="Georgia" w:hAnsi="Georgia" w:cs="Georgia"/>
          <w:spacing w:val="21"/>
          <w:sz w:val="19"/>
          <w:szCs w:val="19"/>
        </w:rPr>
        <w:t xml:space="preserve"> </w:t>
      </w:r>
      <w:r>
        <w:rPr>
          <w:rFonts w:ascii="Georgia" w:eastAsia="Georgia" w:hAnsi="Georgia" w:cs="Georgia"/>
          <w:sz w:val="19"/>
          <w:szCs w:val="19"/>
        </w:rPr>
        <w:t>vessel</w:t>
      </w:r>
      <w:r>
        <w:rPr>
          <w:rFonts w:ascii="Georgia" w:eastAsia="Georgia" w:hAnsi="Georgia" w:cs="Georgia"/>
          <w:spacing w:val="25"/>
          <w:sz w:val="19"/>
          <w:szCs w:val="19"/>
        </w:rPr>
        <w:t xml:space="preserve"> </w:t>
      </w:r>
      <w:r>
        <w:rPr>
          <w:rFonts w:ascii="Georgia" w:eastAsia="Georgia" w:hAnsi="Georgia" w:cs="Georgia"/>
          <w:sz w:val="19"/>
          <w:szCs w:val="19"/>
        </w:rPr>
        <w:t>segmentations</w:t>
      </w:r>
      <w:ins w:id="364" w:author="James Gee" w:date="2016-07-18T16:17:00Z">
        <w:r w:rsidR="003D3359">
          <w:rPr>
            <w:rFonts w:ascii="Georgia" w:eastAsia="Georgia" w:hAnsi="Georgia" w:cs="Georgia"/>
            <w:sz w:val="19"/>
            <w:szCs w:val="19"/>
          </w:rPr>
          <w:t>, whereas t</w:t>
        </w:r>
      </w:ins>
      <w:del w:id="365" w:author="James Gee" w:date="2016-07-18T16:17:00Z">
        <w:r w:rsidDel="003D3359">
          <w:rPr>
            <w:rFonts w:ascii="Georgia" w:eastAsia="Georgia" w:hAnsi="Georgia" w:cs="Georgia"/>
            <w:sz w:val="19"/>
            <w:szCs w:val="19"/>
          </w:rPr>
          <w:delText xml:space="preserve">. </w:delText>
        </w:r>
        <w:r w:rsidDel="003D3359">
          <w:rPr>
            <w:rFonts w:ascii="Georgia" w:eastAsia="Georgia" w:hAnsi="Georgia" w:cs="Georgia"/>
            <w:spacing w:val="36"/>
            <w:sz w:val="19"/>
            <w:szCs w:val="19"/>
          </w:rPr>
          <w:delText xml:space="preserve"> </w:delText>
        </w:r>
        <w:r w:rsidDel="003D3359">
          <w:rPr>
            <w:rFonts w:ascii="Georgia" w:eastAsia="Georgia" w:hAnsi="Georgia" w:cs="Georgia"/>
            <w:sz w:val="19"/>
            <w:szCs w:val="19"/>
          </w:rPr>
          <w:delText>T</w:delText>
        </w:r>
      </w:del>
      <w:r>
        <w:rPr>
          <w:rFonts w:ascii="Georgia" w:eastAsia="Georgia" w:hAnsi="Georgia" w:cs="Georgia"/>
          <w:sz w:val="19"/>
          <w:szCs w:val="19"/>
        </w:rPr>
        <w:t>he</w:t>
      </w:r>
      <w:r>
        <w:rPr>
          <w:rFonts w:ascii="Georgia" w:eastAsia="Georgia" w:hAnsi="Georgia" w:cs="Georgia"/>
          <w:spacing w:val="21"/>
          <w:sz w:val="19"/>
          <w:szCs w:val="19"/>
        </w:rPr>
        <w:t xml:space="preserve"> </w:t>
      </w:r>
      <w:r>
        <w:rPr>
          <w:rFonts w:ascii="Georgia" w:eastAsia="Georgia" w:hAnsi="Georgia" w:cs="Georgia"/>
          <w:sz w:val="19"/>
          <w:szCs w:val="19"/>
        </w:rPr>
        <w:t>1H</w:t>
      </w:r>
      <w:r>
        <w:rPr>
          <w:rFonts w:ascii="Georgia" w:eastAsia="Georgia" w:hAnsi="Georgia" w:cs="Georgia"/>
          <w:spacing w:val="20"/>
          <w:sz w:val="19"/>
          <w:szCs w:val="19"/>
        </w:rPr>
        <w:t xml:space="preserve"> </w:t>
      </w:r>
      <w:r>
        <w:rPr>
          <w:rFonts w:ascii="Georgia" w:eastAsia="Georgia" w:hAnsi="Georgia" w:cs="Georgia"/>
          <w:sz w:val="19"/>
          <w:szCs w:val="19"/>
        </w:rPr>
        <w:t>MRI</w:t>
      </w:r>
      <w:r>
        <w:rPr>
          <w:rFonts w:ascii="Georgia" w:eastAsia="Georgia" w:hAnsi="Georgia" w:cs="Georgia"/>
          <w:spacing w:val="22"/>
          <w:sz w:val="19"/>
          <w:szCs w:val="19"/>
        </w:rPr>
        <w:t xml:space="preserve"> </w:t>
      </w:r>
      <w:r>
        <w:rPr>
          <w:rFonts w:ascii="Georgia" w:eastAsia="Georgia" w:hAnsi="Georgia" w:cs="Georgia"/>
          <w:sz w:val="19"/>
          <w:szCs w:val="19"/>
        </w:rPr>
        <w:t>atlas</w:t>
      </w:r>
      <w:r>
        <w:rPr>
          <w:rFonts w:ascii="Georgia" w:eastAsia="Georgia" w:hAnsi="Georgia" w:cs="Georgia"/>
          <w:spacing w:val="23"/>
          <w:sz w:val="19"/>
          <w:szCs w:val="19"/>
        </w:rPr>
        <w:t xml:space="preserve"> </w:t>
      </w:r>
      <w:r>
        <w:rPr>
          <w:rFonts w:ascii="Georgia" w:eastAsia="Georgia" w:hAnsi="Georgia" w:cs="Georgia"/>
          <w:sz w:val="19"/>
          <w:szCs w:val="19"/>
        </w:rPr>
        <w:t>library</w:t>
      </w:r>
      <w:r>
        <w:rPr>
          <w:rFonts w:ascii="Georgia" w:eastAsia="Georgia" w:hAnsi="Georgia" w:cs="Georgia"/>
          <w:spacing w:val="26"/>
          <w:sz w:val="19"/>
          <w:szCs w:val="19"/>
        </w:rPr>
        <w:t xml:space="preserve"> </w:t>
      </w:r>
      <w:r>
        <w:rPr>
          <w:rFonts w:ascii="Georgia" w:eastAsia="Georgia" w:hAnsi="Georgia" w:cs="Georgia"/>
          <w:sz w:val="19"/>
          <w:szCs w:val="19"/>
        </w:rPr>
        <w:t>will</w:t>
      </w:r>
      <w:r>
        <w:rPr>
          <w:rFonts w:ascii="Georgia" w:eastAsia="Georgia" w:hAnsi="Georgia" w:cs="Georgia"/>
          <w:spacing w:val="21"/>
          <w:sz w:val="19"/>
          <w:szCs w:val="19"/>
        </w:rPr>
        <w:t xml:space="preserve"> </w:t>
      </w:r>
      <w:r>
        <w:rPr>
          <w:rFonts w:ascii="Georgia" w:eastAsia="Georgia" w:hAnsi="Georgia" w:cs="Georgia"/>
          <w:sz w:val="19"/>
          <w:szCs w:val="19"/>
        </w:rPr>
        <w:t>include</w:t>
      </w:r>
      <w:r>
        <w:rPr>
          <w:rFonts w:ascii="Georgia" w:eastAsia="Georgia" w:hAnsi="Georgia" w:cs="Georgia"/>
          <w:spacing w:val="27"/>
          <w:sz w:val="19"/>
          <w:szCs w:val="19"/>
        </w:rPr>
        <w:t xml:space="preserve"> </w:t>
      </w:r>
      <w:r>
        <w:rPr>
          <w:rFonts w:ascii="Georgia" w:eastAsia="Georgia" w:hAnsi="Georgia" w:cs="Georgia"/>
          <w:sz w:val="19"/>
          <w:szCs w:val="19"/>
        </w:rPr>
        <w:t>left/right</w:t>
      </w:r>
      <w:r>
        <w:rPr>
          <w:rFonts w:ascii="Georgia" w:eastAsia="Georgia" w:hAnsi="Georgia" w:cs="Georgia"/>
          <w:spacing w:val="29"/>
          <w:sz w:val="19"/>
          <w:szCs w:val="19"/>
        </w:rPr>
        <w:t xml:space="preserve"> </w:t>
      </w:r>
      <w:r>
        <w:rPr>
          <w:rFonts w:ascii="Georgia" w:eastAsia="Georgia" w:hAnsi="Georgia" w:cs="Georgia"/>
          <w:sz w:val="19"/>
          <w:szCs w:val="19"/>
        </w:rPr>
        <w:t>lung</w:t>
      </w:r>
      <w:r>
        <w:rPr>
          <w:rFonts w:ascii="Georgia" w:eastAsia="Georgia" w:hAnsi="Georgia" w:cs="Georgia"/>
          <w:spacing w:val="22"/>
          <w:sz w:val="19"/>
          <w:szCs w:val="19"/>
        </w:rPr>
        <w:t xml:space="preserve"> </w:t>
      </w:r>
      <w:r>
        <w:rPr>
          <w:rFonts w:ascii="Georgia" w:eastAsia="Georgia" w:hAnsi="Georgia" w:cs="Georgia"/>
          <w:sz w:val="19"/>
          <w:szCs w:val="19"/>
        </w:rPr>
        <w:t>segmentations</w:t>
      </w:r>
      <w:r>
        <w:rPr>
          <w:rFonts w:ascii="Georgia" w:eastAsia="Georgia" w:hAnsi="Georgia" w:cs="Georgia"/>
          <w:spacing w:val="39"/>
          <w:sz w:val="19"/>
          <w:szCs w:val="19"/>
        </w:rPr>
        <w:t xml:space="preserve"> </w:t>
      </w:r>
      <w:r>
        <w:rPr>
          <w:rFonts w:ascii="Georgia" w:eastAsia="Georgia" w:hAnsi="Georgia" w:cs="Georgia"/>
          <w:sz w:val="19"/>
          <w:szCs w:val="19"/>
        </w:rPr>
        <w:t>and</w:t>
      </w:r>
      <w:r>
        <w:rPr>
          <w:rFonts w:ascii="Georgia" w:eastAsia="Georgia" w:hAnsi="Georgia" w:cs="Georgia"/>
          <w:spacing w:val="21"/>
          <w:sz w:val="19"/>
          <w:szCs w:val="19"/>
        </w:rPr>
        <w:t xml:space="preserve"> </w:t>
      </w:r>
      <w:r>
        <w:rPr>
          <w:rFonts w:ascii="Georgia" w:eastAsia="Georgia" w:hAnsi="Georgia" w:cs="Georgia"/>
          <w:w w:val="102"/>
          <w:sz w:val="19"/>
          <w:szCs w:val="19"/>
        </w:rPr>
        <w:t xml:space="preserve">lobar </w:t>
      </w:r>
      <w:r>
        <w:rPr>
          <w:rFonts w:ascii="Georgia" w:eastAsia="Georgia" w:hAnsi="Georgia" w:cs="Georgia"/>
          <w:sz w:val="19"/>
          <w:szCs w:val="19"/>
        </w:rPr>
        <w:t>estimations</w:t>
      </w:r>
      <w:r>
        <w:rPr>
          <w:rFonts w:ascii="Georgia" w:eastAsia="Georgia" w:hAnsi="Georgia" w:cs="Georgia"/>
          <w:spacing w:val="30"/>
          <w:sz w:val="19"/>
          <w:szCs w:val="19"/>
        </w:rPr>
        <w:t xml:space="preserve"> </w:t>
      </w:r>
      <w:r>
        <w:rPr>
          <w:rFonts w:ascii="Georgia" w:eastAsia="Georgia" w:hAnsi="Georgia" w:cs="Georgia"/>
          <w:sz w:val="19"/>
          <w:szCs w:val="19"/>
        </w:rPr>
        <w:t xml:space="preserve">[50]. </w:t>
      </w:r>
      <w:r>
        <w:rPr>
          <w:rFonts w:ascii="Georgia" w:eastAsia="Georgia" w:hAnsi="Georgia" w:cs="Georgia"/>
          <w:spacing w:val="8"/>
          <w:sz w:val="19"/>
          <w:szCs w:val="19"/>
        </w:rPr>
        <w:t xml:space="preserve"> </w:t>
      </w:r>
      <w:r>
        <w:rPr>
          <w:rFonts w:ascii="Georgia" w:eastAsia="Georgia" w:hAnsi="Georgia" w:cs="Georgia"/>
          <w:sz w:val="19"/>
          <w:szCs w:val="19"/>
        </w:rPr>
        <w:t>Along</w:t>
      </w:r>
      <w:r>
        <w:rPr>
          <w:rFonts w:ascii="Georgia" w:eastAsia="Georgia" w:hAnsi="Georgia" w:cs="Georgia"/>
          <w:spacing w:val="21"/>
          <w:sz w:val="19"/>
          <w:szCs w:val="19"/>
        </w:rPr>
        <w:t xml:space="preserve"> </w:t>
      </w:r>
      <w:r>
        <w:rPr>
          <w:rFonts w:ascii="Georgia" w:eastAsia="Georgia" w:hAnsi="Georgia" w:cs="Georgia"/>
          <w:sz w:val="19"/>
          <w:szCs w:val="19"/>
        </w:rPr>
        <w:t>with</w:t>
      </w:r>
      <w:r>
        <w:rPr>
          <w:rFonts w:ascii="Georgia" w:eastAsia="Georgia" w:hAnsi="Georgia" w:cs="Georgia"/>
          <w:spacing w:val="18"/>
          <w:sz w:val="19"/>
          <w:szCs w:val="19"/>
        </w:rPr>
        <w:t xml:space="preserve"> </w:t>
      </w:r>
      <w:r>
        <w:rPr>
          <w:rFonts w:ascii="Georgia" w:eastAsia="Georgia" w:hAnsi="Georgia" w:cs="Georgia"/>
          <w:sz w:val="19"/>
          <w:szCs w:val="19"/>
        </w:rPr>
        <w:t>the</w:t>
      </w:r>
      <w:r>
        <w:rPr>
          <w:rFonts w:ascii="Georgia" w:eastAsia="Georgia" w:hAnsi="Georgia" w:cs="Georgia"/>
          <w:spacing w:val="16"/>
          <w:sz w:val="19"/>
          <w:szCs w:val="19"/>
        </w:rPr>
        <w:t xml:space="preserve"> </w:t>
      </w:r>
      <w:r>
        <w:rPr>
          <w:rFonts w:ascii="Georgia" w:eastAsia="Georgia" w:hAnsi="Georgia" w:cs="Georgia"/>
          <w:sz w:val="19"/>
          <w:szCs w:val="19"/>
        </w:rPr>
        <w:t>annotated</w:t>
      </w:r>
      <w:r>
        <w:rPr>
          <w:rFonts w:ascii="Georgia" w:eastAsia="Georgia" w:hAnsi="Georgia" w:cs="Georgia"/>
          <w:spacing w:val="28"/>
          <w:sz w:val="19"/>
          <w:szCs w:val="19"/>
        </w:rPr>
        <w:t xml:space="preserve"> </w:t>
      </w:r>
      <w:r>
        <w:rPr>
          <w:rFonts w:ascii="Georgia" w:eastAsia="Georgia" w:hAnsi="Georgia" w:cs="Georgia"/>
          <w:sz w:val="19"/>
          <w:szCs w:val="19"/>
        </w:rPr>
        <w:t>data</w:t>
      </w:r>
      <w:ins w:id="366" w:author="James Gee" w:date="2016-07-18T16:17:00Z">
        <w:r w:rsidR="003D3359">
          <w:rPr>
            <w:rFonts w:ascii="Georgia" w:eastAsia="Georgia" w:hAnsi="Georgia" w:cs="Georgia"/>
            <w:sz w:val="19"/>
            <w:szCs w:val="19"/>
          </w:rPr>
          <w:t>,</w:t>
        </w:r>
      </w:ins>
      <w:r>
        <w:rPr>
          <w:rFonts w:ascii="Georgia" w:eastAsia="Georgia" w:hAnsi="Georgia" w:cs="Georgia"/>
          <w:spacing w:val="18"/>
          <w:sz w:val="19"/>
          <w:szCs w:val="19"/>
        </w:rPr>
        <w:t xml:space="preserve"> </w:t>
      </w:r>
      <w:r>
        <w:rPr>
          <w:rFonts w:ascii="Georgia" w:eastAsia="Georgia" w:hAnsi="Georgia" w:cs="Georgia"/>
          <w:sz w:val="19"/>
          <w:szCs w:val="19"/>
        </w:rPr>
        <w:t>we</w:t>
      </w:r>
      <w:r>
        <w:rPr>
          <w:rFonts w:ascii="Georgia" w:eastAsia="Georgia" w:hAnsi="Georgia" w:cs="Georgia"/>
          <w:spacing w:val="16"/>
          <w:sz w:val="19"/>
          <w:szCs w:val="19"/>
        </w:rPr>
        <w:t xml:space="preserve"> </w:t>
      </w:r>
      <w:r>
        <w:rPr>
          <w:rFonts w:ascii="Georgia" w:eastAsia="Georgia" w:hAnsi="Georgia" w:cs="Georgia"/>
          <w:sz w:val="19"/>
          <w:szCs w:val="19"/>
        </w:rPr>
        <w:t>will</w:t>
      </w:r>
      <w:r>
        <w:rPr>
          <w:rFonts w:ascii="Georgia" w:eastAsia="Georgia" w:hAnsi="Georgia" w:cs="Georgia"/>
          <w:spacing w:val="17"/>
          <w:sz w:val="19"/>
          <w:szCs w:val="19"/>
        </w:rPr>
        <w:t xml:space="preserve"> </w:t>
      </w:r>
      <w:r>
        <w:rPr>
          <w:rFonts w:ascii="Georgia" w:eastAsia="Georgia" w:hAnsi="Georgia" w:cs="Georgia"/>
          <w:sz w:val="19"/>
          <w:szCs w:val="19"/>
        </w:rPr>
        <w:t>provide</w:t>
      </w:r>
      <w:r>
        <w:rPr>
          <w:rFonts w:ascii="Georgia" w:eastAsia="Georgia" w:hAnsi="Georgia" w:cs="Georgia"/>
          <w:spacing w:val="24"/>
          <w:sz w:val="19"/>
          <w:szCs w:val="19"/>
        </w:rPr>
        <w:t xml:space="preserve"> </w:t>
      </w:r>
      <w:r>
        <w:rPr>
          <w:rFonts w:ascii="Georgia" w:eastAsia="Georgia" w:hAnsi="Georgia" w:cs="Georgia"/>
          <w:sz w:val="19"/>
          <w:szCs w:val="19"/>
        </w:rPr>
        <w:t>the</w:t>
      </w:r>
      <w:r>
        <w:rPr>
          <w:rFonts w:ascii="Georgia" w:eastAsia="Georgia" w:hAnsi="Georgia" w:cs="Georgia"/>
          <w:spacing w:val="16"/>
          <w:sz w:val="19"/>
          <w:szCs w:val="19"/>
        </w:rPr>
        <w:t xml:space="preserve"> </w:t>
      </w:r>
      <w:r>
        <w:rPr>
          <w:rFonts w:ascii="Georgia" w:eastAsia="Georgia" w:hAnsi="Georgia" w:cs="Georgia"/>
          <w:sz w:val="19"/>
          <w:szCs w:val="19"/>
        </w:rPr>
        <w:t>scripts</w:t>
      </w:r>
      <w:r>
        <w:rPr>
          <w:rFonts w:ascii="Georgia" w:eastAsia="Georgia" w:hAnsi="Georgia" w:cs="Georgia"/>
          <w:spacing w:val="22"/>
          <w:sz w:val="19"/>
          <w:szCs w:val="19"/>
        </w:rPr>
        <w:t xml:space="preserve"> </w:t>
      </w:r>
      <w:r>
        <w:rPr>
          <w:rFonts w:ascii="Georgia" w:eastAsia="Georgia" w:hAnsi="Georgia" w:cs="Georgia"/>
          <w:sz w:val="19"/>
          <w:szCs w:val="19"/>
        </w:rPr>
        <w:t>and</w:t>
      </w:r>
      <w:r>
        <w:rPr>
          <w:rFonts w:ascii="Georgia" w:eastAsia="Georgia" w:hAnsi="Georgia" w:cs="Georgia"/>
          <w:spacing w:val="17"/>
          <w:sz w:val="19"/>
          <w:szCs w:val="19"/>
        </w:rPr>
        <w:t xml:space="preserve"> </w:t>
      </w:r>
      <w:r>
        <w:rPr>
          <w:rFonts w:ascii="Georgia" w:eastAsia="Georgia" w:hAnsi="Georgia" w:cs="Georgia"/>
          <w:sz w:val="19"/>
          <w:szCs w:val="19"/>
        </w:rPr>
        <w:t>documentation</w:t>
      </w:r>
      <w:r>
        <w:rPr>
          <w:rFonts w:ascii="Georgia" w:eastAsia="Georgia" w:hAnsi="Georgia" w:cs="Georgia"/>
          <w:spacing w:val="36"/>
          <w:sz w:val="19"/>
          <w:szCs w:val="19"/>
        </w:rPr>
        <w:t xml:space="preserve"> </w:t>
      </w:r>
      <w:r>
        <w:rPr>
          <w:rFonts w:ascii="Georgia" w:eastAsia="Georgia" w:hAnsi="Georgia" w:cs="Georgia"/>
          <w:sz w:val="19"/>
          <w:szCs w:val="19"/>
        </w:rPr>
        <w:t>to</w:t>
      </w:r>
      <w:r>
        <w:rPr>
          <w:rFonts w:ascii="Georgia" w:eastAsia="Georgia" w:hAnsi="Georgia" w:cs="Georgia"/>
          <w:spacing w:val="14"/>
          <w:sz w:val="19"/>
          <w:szCs w:val="19"/>
        </w:rPr>
        <w:t xml:space="preserve"> </w:t>
      </w:r>
      <w:r>
        <w:rPr>
          <w:rFonts w:ascii="Georgia" w:eastAsia="Georgia" w:hAnsi="Georgia" w:cs="Georgia"/>
          <w:sz w:val="19"/>
          <w:szCs w:val="19"/>
        </w:rPr>
        <w:t>allow</w:t>
      </w:r>
      <w:r>
        <w:rPr>
          <w:rFonts w:ascii="Georgia" w:eastAsia="Georgia" w:hAnsi="Georgia" w:cs="Georgia"/>
          <w:spacing w:val="20"/>
          <w:sz w:val="19"/>
          <w:szCs w:val="19"/>
        </w:rPr>
        <w:t xml:space="preserve"> </w:t>
      </w:r>
      <w:ins w:id="367" w:author="James Gee" w:date="2016-07-18T16:15:00Z">
        <w:r w:rsidR="003D3359">
          <w:rPr>
            <w:rFonts w:ascii="Georgia" w:eastAsia="Georgia" w:hAnsi="Georgia" w:cs="Georgia"/>
            <w:spacing w:val="20"/>
            <w:sz w:val="19"/>
            <w:szCs w:val="19"/>
          </w:rPr>
          <w:t xml:space="preserve">independent </w:t>
        </w:r>
      </w:ins>
      <w:r>
        <w:rPr>
          <w:rFonts w:ascii="Georgia" w:eastAsia="Georgia" w:hAnsi="Georgia" w:cs="Georgia"/>
          <w:sz w:val="19"/>
          <w:szCs w:val="19"/>
        </w:rPr>
        <w:t>reproduction</w:t>
      </w:r>
      <w:r>
        <w:rPr>
          <w:rFonts w:ascii="Georgia" w:eastAsia="Georgia" w:hAnsi="Georgia" w:cs="Georgia"/>
          <w:spacing w:val="33"/>
          <w:sz w:val="19"/>
          <w:szCs w:val="19"/>
        </w:rPr>
        <w:t xml:space="preserve"> </w:t>
      </w:r>
      <w:r>
        <w:rPr>
          <w:rFonts w:ascii="Georgia" w:eastAsia="Georgia" w:hAnsi="Georgia" w:cs="Georgia"/>
          <w:sz w:val="19"/>
          <w:szCs w:val="19"/>
        </w:rPr>
        <w:t>of</w:t>
      </w:r>
      <w:r>
        <w:rPr>
          <w:rFonts w:ascii="Georgia" w:eastAsia="Georgia" w:hAnsi="Georgia" w:cs="Georgia"/>
          <w:spacing w:val="14"/>
          <w:sz w:val="19"/>
          <w:szCs w:val="19"/>
        </w:rPr>
        <w:t xml:space="preserve"> </w:t>
      </w:r>
      <w:r>
        <w:rPr>
          <w:rFonts w:ascii="Georgia" w:eastAsia="Georgia" w:hAnsi="Georgia" w:cs="Georgia"/>
          <w:w w:val="102"/>
          <w:sz w:val="19"/>
          <w:szCs w:val="19"/>
        </w:rPr>
        <w:t xml:space="preserve">the </w:t>
      </w:r>
      <w:r>
        <w:rPr>
          <w:rFonts w:ascii="Georgia" w:eastAsia="Georgia" w:hAnsi="Georgia" w:cs="Georgia"/>
          <w:sz w:val="19"/>
          <w:szCs w:val="19"/>
        </w:rPr>
        <w:t>ITK-Lung</w:t>
      </w:r>
      <w:r>
        <w:rPr>
          <w:rFonts w:ascii="Georgia" w:eastAsia="Georgia" w:hAnsi="Georgia" w:cs="Georgia"/>
          <w:spacing w:val="30"/>
          <w:sz w:val="19"/>
          <w:szCs w:val="19"/>
        </w:rPr>
        <w:t xml:space="preserve"> </w:t>
      </w:r>
      <w:r>
        <w:rPr>
          <w:rFonts w:ascii="Georgia" w:eastAsia="Georgia" w:hAnsi="Georgia" w:cs="Georgia"/>
          <w:sz w:val="19"/>
          <w:szCs w:val="19"/>
        </w:rPr>
        <w:t xml:space="preserve">results. </w:t>
      </w:r>
      <w:r>
        <w:rPr>
          <w:rFonts w:ascii="Georgia" w:eastAsia="Georgia" w:hAnsi="Georgia" w:cs="Georgia"/>
          <w:spacing w:val="17"/>
          <w:sz w:val="19"/>
          <w:szCs w:val="19"/>
        </w:rPr>
        <w:t xml:space="preserve"> </w:t>
      </w:r>
      <w:del w:id="368" w:author="James Gee" w:date="2016-07-18T16:18:00Z">
        <w:r w:rsidDel="003D3359">
          <w:rPr>
            <w:rFonts w:ascii="Georgia" w:eastAsia="Georgia" w:hAnsi="Georgia" w:cs="Georgia"/>
            <w:sz w:val="19"/>
            <w:szCs w:val="19"/>
          </w:rPr>
          <w:delText>Additionally</w:delText>
        </w:r>
      </w:del>
      <w:ins w:id="369" w:author="James Gee" w:date="2016-07-18T16:18:00Z">
        <w:r w:rsidR="003D3359">
          <w:rPr>
            <w:rFonts w:ascii="Georgia" w:eastAsia="Georgia" w:hAnsi="Georgia" w:cs="Georgia"/>
            <w:sz w:val="19"/>
            <w:szCs w:val="19"/>
          </w:rPr>
          <w:t>Finally</w:t>
        </w:r>
      </w:ins>
      <w:r>
        <w:rPr>
          <w:rFonts w:ascii="Georgia" w:eastAsia="Georgia" w:hAnsi="Georgia" w:cs="Georgia"/>
          <w:sz w:val="19"/>
          <w:szCs w:val="19"/>
        </w:rPr>
        <w:t>,</w:t>
      </w:r>
      <w:r>
        <w:rPr>
          <w:rFonts w:ascii="Georgia" w:eastAsia="Georgia" w:hAnsi="Georgia" w:cs="Georgia"/>
          <w:spacing w:val="38"/>
          <w:sz w:val="19"/>
          <w:szCs w:val="19"/>
        </w:rPr>
        <w:t xml:space="preserve"> </w:t>
      </w:r>
      <w:del w:id="370" w:author="James Gee" w:date="2016-07-18T16:20:00Z">
        <w:r w:rsidDel="003D3359">
          <w:rPr>
            <w:rFonts w:ascii="Georgia" w:eastAsia="Georgia" w:hAnsi="Georgia" w:cs="Georgia"/>
            <w:sz w:val="19"/>
            <w:szCs w:val="19"/>
          </w:rPr>
          <w:delText>two</w:delText>
        </w:r>
        <w:r w:rsidDel="003D3359">
          <w:rPr>
            <w:rFonts w:ascii="Georgia" w:eastAsia="Georgia" w:hAnsi="Georgia" w:cs="Georgia"/>
            <w:spacing w:val="19"/>
            <w:sz w:val="19"/>
            <w:szCs w:val="19"/>
          </w:rPr>
          <w:delText xml:space="preserve"> </w:delText>
        </w:r>
      </w:del>
      <w:ins w:id="371" w:author="James Gee" w:date="2016-07-18T16:23:00Z">
        <w:r w:rsidR="007802B5">
          <w:rPr>
            <w:rFonts w:ascii="Georgia" w:eastAsia="Georgia" w:hAnsi="Georgia" w:cs="Georgia"/>
            <w:sz w:val="19"/>
            <w:szCs w:val="19"/>
          </w:rPr>
          <w:t>optimal</w:t>
        </w:r>
      </w:ins>
      <w:ins w:id="372" w:author="James Gee" w:date="2016-07-18T16:20:00Z">
        <w:r w:rsidR="003D3359">
          <w:rPr>
            <w:rFonts w:ascii="Georgia" w:eastAsia="Georgia" w:hAnsi="Georgia" w:cs="Georgia"/>
            <w:spacing w:val="19"/>
            <w:sz w:val="19"/>
            <w:szCs w:val="19"/>
          </w:rPr>
          <w:t xml:space="preserve"> </w:t>
        </w:r>
      </w:ins>
      <w:r>
        <w:rPr>
          <w:rFonts w:ascii="Georgia" w:eastAsia="Georgia" w:hAnsi="Georgia" w:cs="Georgia"/>
          <w:sz w:val="19"/>
          <w:szCs w:val="19"/>
        </w:rPr>
        <w:t>group</w:t>
      </w:r>
      <w:r>
        <w:rPr>
          <w:rFonts w:ascii="Georgia" w:eastAsia="Georgia" w:hAnsi="Georgia" w:cs="Georgia"/>
          <w:spacing w:val="23"/>
          <w:sz w:val="19"/>
          <w:szCs w:val="19"/>
        </w:rPr>
        <w:t xml:space="preserve"> </w:t>
      </w:r>
      <w:r>
        <w:rPr>
          <w:rFonts w:ascii="Georgia" w:eastAsia="Georgia" w:hAnsi="Georgia" w:cs="Georgia"/>
          <w:sz w:val="19"/>
          <w:szCs w:val="19"/>
        </w:rPr>
        <w:t>templates</w:t>
      </w:r>
      <w:r>
        <w:rPr>
          <w:rFonts w:ascii="Georgia" w:eastAsia="Georgia" w:hAnsi="Georgia" w:cs="Georgia"/>
          <w:spacing w:val="29"/>
          <w:sz w:val="19"/>
          <w:szCs w:val="19"/>
        </w:rPr>
        <w:t xml:space="preserve"> </w:t>
      </w:r>
      <w:r>
        <w:rPr>
          <w:rFonts w:ascii="Georgia" w:eastAsia="Georgia" w:hAnsi="Georgia" w:cs="Georgia"/>
          <w:sz w:val="19"/>
          <w:szCs w:val="19"/>
        </w:rPr>
        <w:t>[22]</w:t>
      </w:r>
      <w:r>
        <w:rPr>
          <w:rFonts w:ascii="Georgia" w:eastAsia="Georgia" w:hAnsi="Georgia" w:cs="Georgia"/>
          <w:spacing w:val="20"/>
          <w:sz w:val="19"/>
          <w:szCs w:val="19"/>
        </w:rPr>
        <w:t xml:space="preserve"> </w:t>
      </w:r>
      <w:r>
        <w:rPr>
          <w:rFonts w:ascii="Georgia" w:eastAsia="Georgia" w:hAnsi="Georgia" w:cs="Georgia"/>
          <w:sz w:val="19"/>
          <w:szCs w:val="19"/>
        </w:rPr>
        <w:t>for</w:t>
      </w:r>
      <w:r>
        <w:rPr>
          <w:rFonts w:ascii="Georgia" w:eastAsia="Georgia" w:hAnsi="Georgia" w:cs="Georgia"/>
          <w:spacing w:val="18"/>
          <w:sz w:val="19"/>
          <w:szCs w:val="19"/>
        </w:rPr>
        <w:t xml:space="preserve"> </w:t>
      </w:r>
      <w:r>
        <w:rPr>
          <w:rFonts w:ascii="Georgia" w:eastAsia="Georgia" w:hAnsi="Georgia" w:cs="Georgia"/>
          <w:sz w:val="19"/>
          <w:szCs w:val="19"/>
        </w:rPr>
        <w:t>the</w:t>
      </w:r>
      <w:r>
        <w:rPr>
          <w:rFonts w:ascii="Georgia" w:eastAsia="Georgia" w:hAnsi="Georgia" w:cs="Georgia"/>
          <w:spacing w:val="18"/>
          <w:sz w:val="19"/>
          <w:szCs w:val="19"/>
        </w:rPr>
        <w:t xml:space="preserve"> </w:t>
      </w:r>
      <w:r>
        <w:rPr>
          <w:rFonts w:ascii="Georgia" w:eastAsia="Georgia" w:hAnsi="Georgia" w:cs="Georgia"/>
          <w:sz w:val="19"/>
          <w:szCs w:val="19"/>
        </w:rPr>
        <w:t>two</w:t>
      </w:r>
      <w:r>
        <w:rPr>
          <w:rFonts w:ascii="Georgia" w:eastAsia="Georgia" w:hAnsi="Georgia" w:cs="Georgia"/>
          <w:spacing w:val="19"/>
          <w:sz w:val="19"/>
          <w:szCs w:val="19"/>
        </w:rPr>
        <w:t xml:space="preserve"> </w:t>
      </w:r>
      <w:r>
        <w:rPr>
          <w:rFonts w:ascii="Georgia" w:eastAsia="Georgia" w:hAnsi="Georgia" w:cs="Georgia"/>
          <w:sz w:val="19"/>
          <w:szCs w:val="19"/>
        </w:rPr>
        <w:t>atlas</w:t>
      </w:r>
      <w:r>
        <w:rPr>
          <w:rFonts w:ascii="Georgia" w:eastAsia="Georgia" w:hAnsi="Georgia" w:cs="Georgia"/>
          <w:spacing w:val="21"/>
          <w:sz w:val="19"/>
          <w:szCs w:val="19"/>
        </w:rPr>
        <w:t xml:space="preserve"> </w:t>
      </w:r>
      <w:r>
        <w:rPr>
          <w:rFonts w:ascii="Georgia" w:eastAsia="Georgia" w:hAnsi="Georgia" w:cs="Georgia"/>
          <w:sz w:val="19"/>
          <w:szCs w:val="19"/>
        </w:rPr>
        <w:t>libraries</w:t>
      </w:r>
      <w:ins w:id="373" w:author="James Gee" w:date="2016-07-18T16:20:00Z">
        <w:r w:rsidR="003D3359">
          <w:rPr>
            <w:rFonts w:ascii="Georgia" w:eastAsia="Georgia" w:hAnsi="Georgia" w:cs="Georgia"/>
            <w:spacing w:val="31"/>
            <w:sz w:val="19"/>
            <w:szCs w:val="19"/>
          </w:rPr>
          <w:t xml:space="preserve"> </w:t>
        </w:r>
      </w:ins>
      <w:del w:id="374" w:author="James Gee" w:date="2016-07-18T16:20:00Z">
        <w:r w:rsidDel="003D3359">
          <w:rPr>
            <w:rFonts w:ascii="Georgia" w:eastAsia="Georgia" w:hAnsi="Georgia" w:cs="Georgia"/>
            <w:sz w:val="19"/>
            <w:szCs w:val="19"/>
          </w:rPr>
          <w:delText>,</w:delText>
        </w:r>
        <w:r w:rsidDel="003D3359">
          <w:rPr>
            <w:rFonts w:ascii="Georgia" w:eastAsia="Georgia" w:hAnsi="Georgia" w:cs="Georgia"/>
            <w:spacing w:val="31"/>
            <w:sz w:val="19"/>
            <w:szCs w:val="19"/>
          </w:rPr>
          <w:delText xml:space="preserve"> </w:delText>
        </w:r>
        <w:r w:rsidDel="003D3359">
          <w:rPr>
            <w:rFonts w:ascii="Georgia" w:eastAsia="Georgia" w:hAnsi="Georgia" w:cs="Georgia"/>
            <w:sz w:val="19"/>
            <w:szCs w:val="19"/>
          </w:rPr>
          <w:delText>respectively,</w:delText>
        </w:r>
        <w:r w:rsidDel="003D3359">
          <w:rPr>
            <w:rFonts w:ascii="Georgia" w:eastAsia="Georgia" w:hAnsi="Georgia" w:cs="Georgia"/>
            <w:spacing w:val="37"/>
            <w:sz w:val="19"/>
            <w:szCs w:val="19"/>
          </w:rPr>
          <w:delText xml:space="preserve"> </w:delText>
        </w:r>
      </w:del>
      <w:r>
        <w:rPr>
          <w:rFonts w:ascii="Georgia" w:eastAsia="Georgia" w:hAnsi="Georgia" w:cs="Georgia"/>
          <w:sz w:val="19"/>
          <w:szCs w:val="19"/>
        </w:rPr>
        <w:t>will</w:t>
      </w:r>
      <w:r>
        <w:rPr>
          <w:rFonts w:ascii="Georgia" w:eastAsia="Georgia" w:hAnsi="Georgia" w:cs="Georgia"/>
          <w:spacing w:val="19"/>
          <w:sz w:val="19"/>
          <w:szCs w:val="19"/>
        </w:rPr>
        <w:t xml:space="preserve"> </w:t>
      </w:r>
      <w:r>
        <w:rPr>
          <w:rFonts w:ascii="Georgia" w:eastAsia="Georgia" w:hAnsi="Georgia" w:cs="Georgia"/>
          <w:sz w:val="19"/>
          <w:szCs w:val="19"/>
        </w:rPr>
        <w:t>be</w:t>
      </w:r>
      <w:r>
        <w:rPr>
          <w:rFonts w:ascii="Georgia" w:eastAsia="Georgia" w:hAnsi="Georgia" w:cs="Georgia"/>
          <w:spacing w:val="17"/>
          <w:sz w:val="19"/>
          <w:szCs w:val="19"/>
        </w:rPr>
        <w:t xml:space="preserve"> </w:t>
      </w:r>
      <w:del w:id="375" w:author="James Gee" w:date="2016-07-18T16:22:00Z">
        <w:r w:rsidDel="003D3359">
          <w:rPr>
            <w:rFonts w:ascii="Georgia" w:eastAsia="Georgia" w:hAnsi="Georgia" w:cs="Georgia"/>
            <w:sz w:val="19"/>
            <w:szCs w:val="19"/>
          </w:rPr>
          <w:delText>included</w:delText>
        </w:r>
        <w:r w:rsidDel="003D3359">
          <w:rPr>
            <w:rFonts w:ascii="Georgia" w:eastAsia="Georgia" w:hAnsi="Georgia" w:cs="Georgia"/>
            <w:spacing w:val="28"/>
            <w:sz w:val="19"/>
            <w:szCs w:val="19"/>
          </w:rPr>
          <w:delText xml:space="preserve"> </w:delText>
        </w:r>
      </w:del>
      <w:ins w:id="376" w:author="James Gee" w:date="2016-07-18T16:24:00Z">
        <w:r w:rsidR="007802B5">
          <w:rPr>
            <w:rFonts w:ascii="Georgia" w:eastAsia="Georgia" w:hAnsi="Georgia" w:cs="Georgia"/>
            <w:sz w:val="19"/>
            <w:szCs w:val="19"/>
          </w:rPr>
          <w:t xml:space="preserve">generated and made openly available </w:t>
        </w:r>
      </w:ins>
      <w:ins w:id="377" w:author="James Gee" w:date="2016-07-18T16:27:00Z">
        <w:r w:rsidR="007802B5">
          <w:rPr>
            <w:rFonts w:ascii="Georgia" w:eastAsia="Georgia" w:hAnsi="Georgia" w:cs="Georgia"/>
            <w:sz w:val="19"/>
            <w:szCs w:val="19"/>
          </w:rPr>
          <w:t>to be utilized as</w:t>
        </w:r>
      </w:ins>
      <w:ins w:id="378" w:author="James Gee" w:date="2016-07-18T16:24:00Z">
        <w:r w:rsidR="007802B5">
          <w:rPr>
            <w:rFonts w:ascii="Georgia" w:eastAsia="Georgia" w:hAnsi="Georgia" w:cs="Georgia"/>
            <w:sz w:val="19"/>
            <w:szCs w:val="19"/>
          </w:rPr>
          <w:t xml:space="preserve"> common coordinate frameworks to support more localized (i.e., </w:t>
        </w:r>
        <w:proofErr w:type="spellStart"/>
        <w:r w:rsidR="007802B5">
          <w:rPr>
            <w:rFonts w:ascii="Georgia" w:eastAsia="Georgia" w:hAnsi="Georgia" w:cs="Georgia"/>
            <w:sz w:val="19"/>
            <w:szCs w:val="19"/>
          </w:rPr>
          <w:t>voxelwise</w:t>
        </w:r>
        <w:proofErr w:type="spellEnd"/>
        <w:r w:rsidR="007802B5">
          <w:rPr>
            <w:rFonts w:ascii="Georgia" w:eastAsia="Georgia" w:hAnsi="Georgia" w:cs="Georgia"/>
            <w:sz w:val="19"/>
            <w:szCs w:val="19"/>
          </w:rPr>
          <w:t xml:space="preserve">) analyses. </w:t>
        </w:r>
      </w:ins>
      <w:del w:id="379" w:author="James Gee" w:date="2016-07-18T16:24:00Z">
        <w:r w:rsidDel="007802B5">
          <w:rPr>
            <w:rFonts w:ascii="Georgia" w:eastAsia="Georgia" w:hAnsi="Georgia" w:cs="Georgia"/>
            <w:sz w:val="19"/>
            <w:szCs w:val="19"/>
          </w:rPr>
          <w:delText>as</w:delText>
        </w:r>
        <w:r w:rsidDel="007802B5">
          <w:rPr>
            <w:rFonts w:ascii="Georgia" w:eastAsia="Georgia" w:hAnsi="Georgia" w:cs="Georgia"/>
            <w:spacing w:val="17"/>
            <w:sz w:val="19"/>
            <w:szCs w:val="19"/>
          </w:rPr>
          <w:delText xml:space="preserve"> </w:delText>
        </w:r>
        <w:r w:rsidDel="007802B5">
          <w:rPr>
            <w:rFonts w:ascii="Georgia" w:eastAsia="Georgia" w:hAnsi="Georgia" w:cs="Georgia"/>
            <w:sz w:val="19"/>
            <w:szCs w:val="19"/>
          </w:rPr>
          <w:delText>part</w:delText>
        </w:r>
        <w:r w:rsidDel="007802B5">
          <w:rPr>
            <w:rFonts w:ascii="Georgia" w:eastAsia="Georgia" w:hAnsi="Georgia" w:cs="Georgia"/>
            <w:spacing w:val="20"/>
            <w:sz w:val="19"/>
            <w:szCs w:val="19"/>
          </w:rPr>
          <w:delText xml:space="preserve"> </w:delText>
        </w:r>
        <w:r w:rsidDel="007802B5">
          <w:rPr>
            <w:rFonts w:ascii="Georgia" w:eastAsia="Georgia" w:hAnsi="Georgia" w:cs="Georgia"/>
            <w:w w:val="102"/>
            <w:sz w:val="19"/>
            <w:szCs w:val="19"/>
          </w:rPr>
          <w:delText xml:space="preserve">of </w:delText>
        </w:r>
      </w:del>
      <w:del w:id="380" w:author="James Gee" w:date="2016-07-18T16:20:00Z">
        <w:r w:rsidDel="003D3359">
          <w:rPr>
            <w:rFonts w:ascii="Georgia" w:eastAsia="Georgia" w:hAnsi="Georgia" w:cs="Georgia"/>
            <w:sz w:val="19"/>
            <w:szCs w:val="19"/>
          </w:rPr>
          <w:delText>these</w:delText>
        </w:r>
        <w:r w:rsidDel="003D3359">
          <w:rPr>
            <w:rFonts w:ascii="Georgia" w:eastAsia="Georgia" w:hAnsi="Georgia" w:cs="Georgia"/>
            <w:spacing w:val="10"/>
            <w:sz w:val="19"/>
            <w:szCs w:val="19"/>
          </w:rPr>
          <w:delText xml:space="preserve"> </w:delText>
        </w:r>
      </w:del>
      <w:del w:id="381" w:author="James Gee" w:date="2016-07-18T16:24:00Z">
        <w:r w:rsidDel="007802B5">
          <w:rPr>
            <w:rFonts w:ascii="Georgia" w:eastAsia="Georgia" w:hAnsi="Georgia" w:cs="Georgia"/>
            <w:sz w:val="19"/>
            <w:szCs w:val="19"/>
          </w:rPr>
          <w:delText>open</w:delText>
        </w:r>
        <w:r w:rsidDel="007802B5">
          <w:rPr>
            <w:rFonts w:ascii="Georgia" w:eastAsia="Georgia" w:hAnsi="Georgia" w:cs="Georgia"/>
            <w:spacing w:val="9"/>
            <w:sz w:val="19"/>
            <w:szCs w:val="19"/>
          </w:rPr>
          <w:delText xml:space="preserve"> </w:delText>
        </w:r>
        <w:r w:rsidDel="007802B5">
          <w:rPr>
            <w:rFonts w:ascii="Georgia" w:eastAsia="Georgia" w:hAnsi="Georgia" w:cs="Georgia"/>
            <w:sz w:val="19"/>
            <w:szCs w:val="19"/>
          </w:rPr>
          <w:delText>data</w:delText>
        </w:r>
        <w:r w:rsidDel="007802B5">
          <w:rPr>
            <w:rFonts w:ascii="Georgia" w:eastAsia="Georgia" w:hAnsi="Georgia" w:cs="Georgia"/>
            <w:spacing w:val="8"/>
            <w:sz w:val="19"/>
            <w:szCs w:val="19"/>
          </w:rPr>
          <w:delText xml:space="preserve"> </w:delText>
        </w:r>
        <w:r w:rsidDel="007802B5">
          <w:rPr>
            <w:rFonts w:ascii="Georgia" w:eastAsia="Georgia" w:hAnsi="Georgia" w:cs="Georgia"/>
            <w:w w:val="102"/>
            <w:sz w:val="19"/>
            <w:szCs w:val="19"/>
          </w:rPr>
          <w:delText>set</w:delText>
        </w:r>
      </w:del>
      <w:del w:id="382" w:author="James Gee" w:date="2016-07-18T16:21:00Z">
        <w:r w:rsidDel="003D3359">
          <w:rPr>
            <w:rFonts w:ascii="Georgia" w:eastAsia="Georgia" w:hAnsi="Georgia" w:cs="Georgia"/>
            <w:w w:val="102"/>
            <w:sz w:val="19"/>
            <w:szCs w:val="19"/>
          </w:rPr>
          <w:delText>s</w:delText>
        </w:r>
      </w:del>
      <w:del w:id="383" w:author="James Gee" w:date="2016-07-18T16:24:00Z">
        <w:r w:rsidDel="007802B5">
          <w:rPr>
            <w:rFonts w:ascii="Georgia" w:eastAsia="Georgia" w:hAnsi="Georgia" w:cs="Georgia"/>
            <w:w w:val="102"/>
            <w:sz w:val="19"/>
            <w:szCs w:val="19"/>
          </w:rPr>
          <w:delText>.</w:delText>
        </w:r>
      </w:del>
    </w:p>
    <w:p w14:paraId="7AEFBC53" w14:textId="23ABD7EB" w:rsidR="00E61F9D" w:rsidRDefault="005C64D6">
      <w:pPr>
        <w:spacing w:before="85" w:after="0" w:line="277" w:lineRule="auto"/>
        <w:ind w:left="112" w:right="52" w:firstLine="8"/>
        <w:jc w:val="both"/>
        <w:rPr>
          <w:rFonts w:ascii="Georgia" w:eastAsia="Georgia" w:hAnsi="Georgia" w:cs="Georgia"/>
          <w:sz w:val="19"/>
          <w:szCs w:val="19"/>
        </w:rPr>
      </w:pPr>
      <w:r>
        <w:rPr>
          <w:rFonts w:ascii="Georgia" w:eastAsia="Georgia" w:hAnsi="Georgia" w:cs="Georgia"/>
          <w:b/>
          <w:bCs/>
          <w:sz w:val="19"/>
          <w:szCs w:val="19"/>
        </w:rPr>
        <w:t>3(c.2.3)</w:t>
      </w:r>
      <w:r>
        <w:rPr>
          <w:rFonts w:ascii="Georgia" w:eastAsia="Georgia" w:hAnsi="Georgia" w:cs="Georgia"/>
          <w:b/>
          <w:bCs/>
          <w:spacing w:val="12"/>
          <w:sz w:val="19"/>
          <w:szCs w:val="19"/>
        </w:rPr>
        <w:t xml:space="preserve"> </w:t>
      </w:r>
      <w:r>
        <w:rPr>
          <w:rFonts w:ascii="Georgia" w:eastAsia="Georgia" w:hAnsi="Georgia" w:cs="Georgia"/>
          <w:b/>
          <w:bCs/>
          <w:sz w:val="19"/>
          <w:szCs w:val="19"/>
        </w:rPr>
        <w:t>Sub-Aim</w:t>
      </w:r>
      <w:r>
        <w:rPr>
          <w:rFonts w:ascii="Georgia" w:eastAsia="Georgia" w:hAnsi="Georgia" w:cs="Georgia"/>
          <w:b/>
          <w:bCs/>
          <w:spacing w:val="14"/>
          <w:sz w:val="19"/>
          <w:szCs w:val="19"/>
        </w:rPr>
        <w:t xml:space="preserve"> </w:t>
      </w:r>
      <w:r>
        <w:rPr>
          <w:rFonts w:ascii="Georgia" w:eastAsia="Georgia" w:hAnsi="Georgia" w:cs="Georgia"/>
          <w:b/>
          <w:bCs/>
          <w:sz w:val="19"/>
          <w:szCs w:val="19"/>
        </w:rPr>
        <w:t>1c</w:t>
      </w:r>
      <w:r>
        <w:rPr>
          <w:rFonts w:ascii="Georgia" w:eastAsia="Georgia" w:hAnsi="Georgia" w:cs="Georgia"/>
          <w:b/>
          <w:bCs/>
          <w:spacing w:val="1"/>
          <w:sz w:val="19"/>
          <w:szCs w:val="19"/>
        </w:rPr>
        <w:t xml:space="preserve"> </w:t>
      </w:r>
      <w:r>
        <w:rPr>
          <w:rFonts w:ascii="Georgia" w:eastAsia="Georgia" w:hAnsi="Georgia" w:cs="Georgia"/>
          <w:b/>
          <w:bCs/>
          <w:sz w:val="19"/>
          <w:szCs w:val="19"/>
        </w:rPr>
        <w:t>will</w:t>
      </w:r>
      <w:r>
        <w:rPr>
          <w:rFonts w:ascii="Georgia" w:eastAsia="Georgia" w:hAnsi="Georgia" w:cs="Georgia"/>
          <w:b/>
          <w:bCs/>
          <w:spacing w:val="4"/>
          <w:sz w:val="19"/>
          <w:szCs w:val="19"/>
        </w:rPr>
        <w:t xml:space="preserve"> </w:t>
      </w:r>
      <w:r>
        <w:rPr>
          <w:rFonts w:ascii="Georgia" w:eastAsia="Georgia" w:hAnsi="Georgia" w:cs="Georgia"/>
          <w:b/>
          <w:bCs/>
          <w:sz w:val="19"/>
          <w:szCs w:val="19"/>
        </w:rPr>
        <w:t>develop</w:t>
      </w:r>
      <w:r>
        <w:rPr>
          <w:rFonts w:ascii="Georgia" w:eastAsia="Georgia" w:hAnsi="Georgia" w:cs="Georgia"/>
          <w:b/>
          <w:bCs/>
          <w:spacing w:val="12"/>
          <w:sz w:val="19"/>
          <w:szCs w:val="19"/>
        </w:rPr>
        <w:t xml:space="preserve"> </w:t>
      </w:r>
      <w:r>
        <w:rPr>
          <w:rFonts w:ascii="Georgia" w:eastAsia="Georgia" w:hAnsi="Georgia" w:cs="Georgia"/>
          <w:b/>
          <w:bCs/>
          <w:sz w:val="19"/>
          <w:szCs w:val="19"/>
        </w:rPr>
        <w:t>a</w:t>
      </w:r>
      <w:r>
        <w:rPr>
          <w:rFonts w:ascii="Georgia" w:eastAsia="Georgia" w:hAnsi="Georgia" w:cs="Georgia"/>
          <w:b/>
          <w:bCs/>
          <w:spacing w:val="-1"/>
          <w:sz w:val="19"/>
          <w:szCs w:val="19"/>
        </w:rPr>
        <w:t xml:space="preserve"> </w:t>
      </w:r>
      <w:r>
        <w:rPr>
          <w:rFonts w:ascii="Georgia" w:eastAsia="Georgia" w:hAnsi="Georgia" w:cs="Georgia"/>
          <w:b/>
          <w:bCs/>
          <w:sz w:val="19"/>
          <w:szCs w:val="19"/>
        </w:rPr>
        <w:t>graphical</w:t>
      </w:r>
      <w:r>
        <w:rPr>
          <w:rFonts w:ascii="Georgia" w:eastAsia="Georgia" w:hAnsi="Georgia" w:cs="Georgia"/>
          <w:b/>
          <w:bCs/>
          <w:spacing w:val="15"/>
          <w:sz w:val="19"/>
          <w:szCs w:val="19"/>
        </w:rPr>
        <w:t xml:space="preserve"> </w:t>
      </w:r>
      <w:r>
        <w:rPr>
          <w:rFonts w:ascii="Georgia" w:eastAsia="Georgia" w:hAnsi="Georgia" w:cs="Georgia"/>
          <w:b/>
          <w:bCs/>
          <w:sz w:val="19"/>
          <w:szCs w:val="19"/>
        </w:rPr>
        <w:t>user</w:t>
      </w:r>
      <w:r>
        <w:rPr>
          <w:rFonts w:ascii="Georgia" w:eastAsia="Georgia" w:hAnsi="Georgia" w:cs="Georgia"/>
          <w:b/>
          <w:bCs/>
          <w:spacing w:val="6"/>
          <w:sz w:val="19"/>
          <w:szCs w:val="19"/>
        </w:rPr>
        <w:t xml:space="preserve"> </w:t>
      </w:r>
      <w:r>
        <w:rPr>
          <w:rFonts w:ascii="Georgia" w:eastAsia="Georgia" w:hAnsi="Georgia" w:cs="Georgia"/>
          <w:b/>
          <w:bCs/>
          <w:sz w:val="19"/>
          <w:szCs w:val="19"/>
        </w:rPr>
        <w:t>interface</w:t>
      </w:r>
      <w:r>
        <w:rPr>
          <w:rFonts w:ascii="Georgia" w:eastAsia="Georgia" w:hAnsi="Georgia" w:cs="Georgia"/>
          <w:b/>
          <w:bCs/>
          <w:spacing w:val="15"/>
          <w:sz w:val="19"/>
          <w:szCs w:val="19"/>
        </w:rPr>
        <w:t xml:space="preserve"> </w:t>
      </w:r>
      <w:r>
        <w:rPr>
          <w:rFonts w:ascii="Georgia" w:eastAsia="Georgia" w:hAnsi="Georgia" w:cs="Georgia"/>
          <w:b/>
          <w:bCs/>
          <w:sz w:val="19"/>
          <w:szCs w:val="19"/>
        </w:rPr>
        <w:t>(GUI)</w:t>
      </w:r>
      <w:r>
        <w:rPr>
          <w:rFonts w:ascii="Georgia" w:eastAsia="Georgia" w:hAnsi="Georgia" w:cs="Georgia"/>
          <w:b/>
          <w:bCs/>
          <w:spacing w:val="8"/>
          <w:sz w:val="19"/>
          <w:szCs w:val="19"/>
        </w:rPr>
        <w:t xml:space="preserve"> </w:t>
      </w:r>
      <w:r>
        <w:rPr>
          <w:rFonts w:ascii="Georgia" w:eastAsia="Georgia" w:hAnsi="Georgia" w:cs="Georgia"/>
          <w:b/>
          <w:bCs/>
          <w:sz w:val="19"/>
          <w:szCs w:val="19"/>
        </w:rPr>
        <w:t>for</w:t>
      </w:r>
      <w:r>
        <w:rPr>
          <w:rFonts w:ascii="Georgia" w:eastAsia="Georgia" w:hAnsi="Georgia" w:cs="Georgia"/>
          <w:b/>
          <w:bCs/>
          <w:spacing w:val="3"/>
          <w:sz w:val="19"/>
          <w:szCs w:val="19"/>
        </w:rPr>
        <w:t xml:space="preserve"> </w:t>
      </w:r>
      <w:r>
        <w:rPr>
          <w:rFonts w:ascii="Georgia" w:eastAsia="Georgia" w:hAnsi="Georgia" w:cs="Georgia"/>
          <w:b/>
          <w:bCs/>
          <w:sz w:val="19"/>
          <w:szCs w:val="19"/>
        </w:rPr>
        <w:t>running</w:t>
      </w:r>
      <w:r>
        <w:rPr>
          <w:rFonts w:ascii="Georgia" w:eastAsia="Georgia" w:hAnsi="Georgia" w:cs="Georgia"/>
          <w:b/>
          <w:bCs/>
          <w:spacing w:val="13"/>
          <w:sz w:val="19"/>
          <w:szCs w:val="19"/>
        </w:rPr>
        <w:t xml:space="preserve"> </w:t>
      </w:r>
      <w:r>
        <w:rPr>
          <w:rFonts w:ascii="Georgia" w:eastAsia="Georgia" w:hAnsi="Georgia" w:cs="Georgia"/>
          <w:b/>
          <w:bCs/>
          <w:sz w:val="19"/>
          <w:szCs w:val="19"/>
        </w:rPr>
        <w:t>ITK-Lung</w:t>
      </w:r>
      <w:r>
        <w:rPr>
          <w:rFonts w:ascii="Georgia" w:eastAsia="Georgia" w:hAnsi="Georgia" w:cs="Georgia"/>
          <w:b/>
          <w:bCs/>
          <w:spacing w:val="16"/>
          <w:sz w:val="19"/>
          <w:szCs w:val="19"/>
        </w:rPr>
        <w:t xml:space="preserve"> </w:t>
      </w:r>
      <w:r>
        <w:rPr>
          <w:rFonts w:ascii="Georgia" w:eastAsia="Georgia" w:hAnsi="Georgia" w:cs="Georgia"/>
          <w:b/>
          <w:bCs/>
          <w:sz w:val="19"/>
          <w:szCs w:val="19"/>
        </w:rPr>
        <w:t>on</w:t>
      </w:r>
      <w:r>
        <w:rPr>
          <w:rFonts w:ascii="Georgia" w:eastAsia="Georgia" w:hAnsi="Georgia" w:cs="Georgia"/>
          <w:b/>
          <w:bCs/>
          <w:spacing w:val="2"/>
          <w:sz w:val="19"/>
          <w:szCs w:val="19"/>
        </w:rPr>
        <w:t xml:space="preserve"> </w:t>
      </w:r>
      <w:r>
        <w:rPr>
          <w:rFonts w:ascii="Georgia" w:eastAsia="Georgia" w:hAnsi="Georgia" w:cs="Georgia"/>
          <w:b/>
          <w:bCs/>
          <w:sz w:val="19"/>
          <w:szCs w:val="19"/>
        </w:rPr>
        <w:t>user</w:t>
      </w:r>
      <w:r>
        <w:rPr>
          <w:rFonts w:ascii="Georgia" w:eastAsia="Georgia" w:hAnsi="Georgia" w:cs="Georgia"/>
          <w:b/>
          <w:bCs/>
          <w:spacing w:val="6"/>
          <w:sz w:val="19"/>
          <w:szCs w:val="19"/>
        </w:rPr>
        <w:t xml:space="preserve"> </w:t>
      </w:r>
      <w:r>
        <w:rPr>
          <w:rFonts w:ascii="Georgia" w:eastAsia="Georgia" w:hAnsi="Georgia" w:cs="Georgia"/>
          <w:b/>
          <w:bCs/>
          <w:sz w:val="19"/>
          <w:szCs w:val="19"/>
        </w:rPr>
        <w:t>data</w:t>
      </w:r>
      <w:r>
        <w:rPr>
          <w:rFonts w:ascii="Georgia" w:eastAsia="Georgia" w:hAnsi="Georgia" w:cs="Georgia"/>
          <w:b/>
          <w:bCs/>
          <w:spacing w:val="6"/>
          <w:sz w:val="19"/>
          <w:szCs w:val="19"/>
        </w:rPr>
        <w:t xml:space="preserve"> </w:t>
      </w:r>
      <w:r>
        <w:rPr>
          <w:rFonts w:ascii="Georgia" w:eastAsia="Georgia" w:hAnsi="Georgia" w:cs="Georgia"/>
          <w:b/>
          <w:bCs/>
          <w:sz w:val="19"/>
          <w:szCs w:val="19"/>
        </w:rPr>
        <w:t>and</w:t>
      </w:r>
      <w:r>
        <w:rPr>
          <w:rFonts w:ascii="Georgia" w:eastAsia="Georgia" w:hAnsi="Georgia" w:cs="Georgia"/>
          <w:b/>
          <w:bCs/>
          <w:spacing w:val="4"/>
          <w:sz w:val="19"/>
          <w:szCs w:val="19"/>
        </w:rPr>
        <w:t xml:space="preserve"> </w:t>
      </w:r>
      <w:proofErr w:type="spellStart"/>
      <w:r>
        <w:rPr>
          <w:rFonts w:ascii="Georgia" w:eastAsia="Georgia" w:hAnsi="Georgia" w:cs="Georgia"/>
          <w:b/>
          <w:bCs/>
          <w:w w:val="102"/>
          <w:sz w:val="19"/>
          <w:szCs w:val="19"/>
        </w:rPr>
        <w:t>eval</w:t>
      </w:r>
      <w:proofErr w:type="spellEnd"/>
      <w:r>
        <w:rPr>
          <w:rFonts w:ascii="Georgia" w:eastAsia="Georgia" w:hAnsi="Georgia" w:cs="Georgia"/>
          <w:b/>
          <w:bCs/>
          <w:w w:val="102"/>
          <w:sz w:val="19"/>
          <w:szCs w:val="19"/>
        </w:rPr>
        <w:t xml:space="preserve">- </w:t>
      </w:r>
      <w:proofErr w:type="spellStart"/>
      <w:r>
        <w:rPr>
          <w:rFonts w:ascii="Georgia" w:eastAsia="Georgia" w:hAnsi="Georgia" w:cs="Georgia"/>
          <w:b/>
          <w:bCs/>
          <w:sz w:val="19"/>
          <w:szCs w:val="19"/>
        </w:rPr>
        <w:t>uating</w:t>
      </w:r>
      <w:proofErr w:type="spellEnd"/>
      <w:r>
        <w:rPr>
          <w:rFonts w:ascii="Georgia" w:eastAsia="Georgia" w:hAnsi="Georgia" w:cs="Georgia"/>
          <w:b/>
          <w:bCs/>
          <w:spacing w:val="33"/>
          <w:sz w:val="19"/>
          <w:szCs w:val="19"/>
        </w:rPr>
        <w:t xml:space="preserve"> </w:t>
      </w:r>
      <w:r>
        <w:rPr>
          <w:rFonts w:ascii="Georgia" w:eastAsia="Georgia" w:hAnsi="Georgia" w:cs="Georgia"/>
          <w:b/>
          <w:bCs/>
          <w:sz w:val="19"/>
          <w:szCs w:val="19"/>
        </w:rPr>
        <w:t>processed</w:t>
      </w:r>
      <w:r>
        <w:rPr>
          <w:rFonts w:ascii="Georgia" w:eastAsia="Georgia" w:hAnsi="Georgia" w:cs="Georgia"/>
          <w:b/>
          <w:bCs/>
          <w:spacing w:val="41"/>
          <w:sz w:val="19"/>
          <w:szCs w:val="19"/>
        </w:rPr>
        <w:t xml:space="preserve"> </w:t>
      </w:r>
      <w:r>
        <w:rPr>
          <w:rFonts w:ascii="Georgia" w:eastAsia="Georgia" w:hAnsi="Georgia" w:cs="Georgia"/>
          <w:b/>
          <w:bCs/>
          <w:sz w:val="19"/>
          <w:szCs w:val="19"/>
        </w:rPr>
        <w:t xml:space="preserve">results. </w:t>
      </w:r>
      <w:r>
        <w:rPr>
          <w:rFonts w:ascii="Georgia" w:eastAsia="Georgia" w:hAnsi="Georgia" w:cs="Georgia"/>
          <w:b/>
          <w:bCs/>
          <w:spacing w:val="39"/>
          <w:sz w:val="19"/>
          <w:szCs w:val="19"/>
        </w:rPr>
        <w:t xml:space="preserve"> </w:t>
      </w:r>
      <w:r>
        <w:rPr>
          <w:rFonts w:ascii="Georgia" w:eastAsia="Georgia" w:hAnsi="Georgia" w:cs="Georgia"/>
          <w:sz w:val="19"/>
          <w:szCs w:val="19"/>
        </w:rPr>
        <w:t>ANTs</w:t>
      </w:r>
      <w:r>
        <w:rPr>
          <w:rFonts w:ascii="Georgia" w:eastAsia="Georgia" w:hAnsi="Georgia" w:cs="Georgia"/>
          <w:spacing w:val="29"/>
          <w:sz w:val="19"/>
          <w:szCs w:val="19"/>
        </w:rPr>
        <w:t xml:space="preserve"> </w:t>
      </w:r>
      <w:r>
        <w:rPr>
          <w:rFonts w:ascii="Georgia" w:eastAsia="Georgia" w:hAnsi="Georgia" w:cs="Georgia"/>
          <w:sz w:val="19"/>
          <w:szCs w:val="19"/>
        </w:rPr>
        <w:t>will</w:t>
      </w:r>
      <w:r>
        <w:rPr>
          <w:rFonts w:ascii="Georgia" w:eastAsia="Georgia" w:hAnsi="Georgia" w:cs="Georgia"/>
          <w:spacing w:val="26"/>
          <w:sz w:val="19"/>
          <w:szCs w:val="19"/>
        </w:rPr>
        <w:t xml:space="preserve"> </w:t>
      </w:r>
      <w:r>
        <w:rPr>
          <w:rFonts w:ascii="Georgia" w:eastAsia="Georgia" w:hAnsi="Georgia" w:cs="Georgia"/>
          <w:sz w:val="19"/>
          <w:szCs w:val="19"/>
        </w:rPr>
        <w:t>be</w:t>
      </w:r>
      <w:r>
        <w:rPr>
          <w:rFonts w:ascii="Georgia" w:eastAsia="Georgia" w:hAnsi="Georgia" w:cs="Georgia"/>
          <w:spacing w:val="24"/>
          <w:sz w:val="19"/>
          <w:szCs w:val="19"/>
        </w:rPr>
        <w:t xml:space="preserve"> </w:t>
      </w:r>
      <w:r>
        <w:rPr>
          <w:rFonts w:ascii="Georgia" w:eastAsia="Georgia" w:hAnsi="Georgia" w:cs="Georgia"/>
          <w:sz w:val="19"/>
          <w:szCs w:val="19"/>
        </w:rPr>
        <w:t>the</w:t>
      </w:r>
      <w:r>
        <w:rPr>
          <w:rFonts w:ascii="Georgia" w:eastAsia="Georgia" w:hAnsi="Georgia" w:cs="Georgia"/>
          <w:spacing w:val="25"/>
          <w:sz w:val="19"/>
          <w:szCs w:val="19"/>
        </w:rPr>
        <w:t xml:space="preserve"> </w:t>
      </w:r>
      <w:r>
        <w:rPr>
          <w:rFonts w:ascii="Georgia" w:eastAsia="Georgia" w:hAnsi="Georgia" w:cs="Georgia"/>
          <w:sz w:val="19"/>
          <w:szCs w:val="19"/>
        </w:rPr>
        <w:t>workhorse</w:t>
      </w:r>
      <w:r>
        <w:rPr>
          <w:rFonts w:ascii="Georgia" w:eastAsia="Georgia" w:hAnsi="Georgia" w:cs="Georgia"/>
          <w:spacing w:val="38"/>
          <w:sz w:val="19"/>
          <w:szCs w:val="19"/>
        </w:rPr>
        <w:t xml:space="preserve"> </w:t>
      </w:r>
      <w:r>
        <w:rPr>
          <w:rFonts w:ascii="Georgia" w:eastAsia="Georgia" w:hAnsi="Georgia" w:cs="Georgia"/>
          <w:sz w:val="19"/>
          <w:szCs w:val="19"/>
        </w:rPr>
        <w:t>toolkit</w:t>
      </w:r>
      <w:r>
        <w:rPr>
          <w:rFonts w:ascii="Georgia" w:eastAsia="Georgia" w:hAnsi="Georgia" w:cs="Georgia"/>
          <w:spacing w:val="31"/>
          <w:sz w:val="19"/>
          <w:szCs w:val="19"/>
        </w:rPr>
        <w:t xml:space="preserve"> </w:t>
      </w:r>
      <w:r>
        <w:rPr>
          <w:rFonts w:ascii="Georgia" w:eastAsia="Georgia" w:hAnsi="Georgia" w:cs="Georgia"/>
          <w:sz w:val="19"/>
          <w:szCs w:val="19"/>
        </w:rPr>
        <w:t>for</w:t>
      </w:r>
      <w:r>
        <w:rPr>
          <w:rFonts w:ascii="Georgia" w:eastAsia="Georgia" w:hAnsi="Georgia" w:cs="Georgia"/>
          <w:spacing w:val="25"/>
          <w:sz w:val="19"/>
          <w:szCs w:val="19"/>
        </w:rPr>
        <w:t xml:space="preserve"> </w:t>
      </w:r>
      <w:r>
        <w:rPr>
          <w:rFonts w:ascii="Georgia" w:eastAsia="Georgia" w:hAnsi="Georgia" w:cs="Georgia"/>
          <w:sz w:val="19"/>
          <w:szCs w:val="19"/>
        </w:rPr>
        <w:t>the</w:t>
      </w:r>
      <w:r>
        <w:rPr>
          <w:rFonts w:ascii="Georgia" w:eastAsia="Georgia" w:hAnsi="Georgia" w:cs="Georgia"/>
          <w:spacing w:val="25"/>
          <w:sz w:val="19"/>
          <w:szCs w:val="19"/>
        </w:rPr>
        <w:t xml:space="preserve"> </w:t>
      </w:r>
      <w:r>
        <w:rPr>
          <w:rFonts w:ascii="Georgia" w:eastAsia="Georgia" w:hAnsi="Georgia" w:cs="Georgia"/>
          <w:sz w:val="19"/>
          <w:szCs w:val="19"/>
        </w:rPr>
        <w:t>registration</w:t>
      </w:r>
      <w:r>
        <w:rPr>
          <w:rFonts w:ascii="Georgia" w:eastAsia="Georgia" w:hAnsi="Georgia" w:cs="Georgia"/>
          <w:spacing w:val="40"/>
          <w:sz w:val="19"/>
          <w:szCs w:val="19"/>
        </w:rPr>
        <w:t xml:space="preserve"> </w:t>
      </w:r>
      <w:r>
        <w:rPr>
          <w:rFonts w:ascii="Georgia" w:eastAsia="Georgia" w:hAnsi="Georgia" w:cs="Georgia"/>
          <w:sz w:val="19"/>
          <w:szCs w:val="19"/>
        </w:rPr>
        <w:t>development</w:t>
      </w:r>
      <w:r>
        <w:rPr>
          <w:rFonts w:ascii="Georgia" w:eastAsia="Georgia" w:hAnsi="Georgia" w:cs="Georgia"/>
          <w:spacing w:val="42"/>
          <w:sz w:val="19"/>
          <w:szCs w:val="19"/>
        </w:rPr>
        <w:t xml:space="preserve"> </w:t>
      </w:r>
      <w:r>
        <w:rPr>
          <w:rFonts w:ascii="Georgia" w:eastAsia="Georgia" w:hAnsi="Georgia" w:cs="Georgia"/>
          <w:sz w:val="19"/>
          <w:szCs w:val="19"/>
        </w:rPr>
        <w:t>effort</w:t>
      </w:r>
      <w:r>
        <w:rPr>
          <w:rFonts w:ascii="Georgia" w:eastAsia="Georgia" w:hAnsi="Georgia" w:cs="Georgia"/>
          <w:spacing w:val="29"/>
          <w:sz w:val="19"/>
          <w:szCs w:val="19"/>
        </w:rPr>
        <w:t xml:space="preserve"> </w:t>
      </w:r>
      <w:r>
        <w:rPr>
          <w:rFonts w:ascii="Georgia" w:eastAsia="Georgia" w:hAnsi="Georgia" w:cs="Georgia"/>
          <w:sz w:val="19"/>
          <w:szCs w:val="19"/>
        </w:rPr>
        <w:t>in</w:t>
      </w:r>
      <w:r>
        <w:rPr>
          <w:rFonts w:ascii="Georgia" w:eastAsia="Georgia" w:hAnsi="Georgia" w:cs="Georgia"/>
          <w:spacing w:val="25"/>
          <w:sz w:val="19"/>
          <w:szCs w:val="19"/>
        </w:rPr>
        <w:t xml:space="preserve"> </w:t>
      </w:r>
      <w:r>
        <w:rPr>
          <w:rFonts w:ascii="Georgia" w:eastAsia="Georgia" w:hAnsi="Georgia" w:cs="Georgia"/>
          <w:sz w:val="19"/>
          <w:szCs w:val="19"/>
        </w:rPr>
        <w:t>Aim</w:t>
      </w:r>
      <w:r>
        <w:rPr>
          <w:rFonts w:ascii="Georgia" w:eastAsia="Georgia" w:hAnsi="Georgia" w:cs="Georgia"/>
          <w:spacing w:val="27"/>
          <w:sz w:val="19"/>
          <w:szCs w:val="19"/>
        </w:rPr>
        <w:t xml:space="preserve"> </w:t>
      </w:r>
      <w:r>
        <w:rPr>
          <w:rFonts w:ascii="Georgia" w:eastAsia="Georgia" w:hAnsi="Georgia" w:cs="Georgia"/>
          <w:sz w:val="19"/>
          <w:szCs w:val="19"/>
        </w:rPr>
        <w:t>1,</w:t>
      </w:r>
      <w:r>
        <w:rPr>
          <w:rFonts w:ascii="Georgia" w:eastAsia="Georgia" w:hAnsi="Georgia" w:cs="Georgia"/>
          <w:spacing w:val="30"/>
          <w:sz w:val="19"/>
          <w:szCs w:val="19"/>
        </w:rPr>
        <w:t xml:space="preserve"> </w:t>
      </w:r>
      <w:r>
        <w:rPr>
          <w:rFonts w:ascii="Georgia" w:eastAsia="Georgia" w:hAnsi="Georgia" w:cs="Georgia"/>
          <w:sz w:val="19"/>
          <w:szCs w:val="19"/>
        </w:rPr>
        <w:t>and</w:t>
      </w:r>
      <w:r>
        <w:rPr>
          <w:rFonts w:ascii="Georgia" w:eastAsia="Georgia" w:hAnsi="Georgia" w:cs="Georgia"/>
          <w:spacing w:val="26"/>
          <w:sz w:val="19"/>
          <w:szCs w:val="19"/>
        </w:rPr>
        <w:t xml:space="preserve"> </w:t>
      </w:r>
      <w:r>
        <w:rPr>
          <w:rFonts w:ascii="Georgia" w:eastAsia="Georgia" w:hAnsi="Georgia" w:cs="Georgia"/>
          <w:w w:val="102"/>
          <w:sz w:val="19"/>
          <w:szCs w:val="19"/>
        </w:rPr>
        <w:t xml:space="preserve">the </w:t>
      </w:r>
      <w:r>
        <w:rPr>
          <w:rFonts w:ascii="Georgia" w:eastAsia="Georgia" w:hAnsi="Georgia" w:cs="Georgia"/>
          <w:sz w:val="19"/>
          <w:szCs w:val="19"/>
        </w:rPr>
        <w:t>creation</w:t>
      </w:r>
      <w:r>
        <w:rPr>
          <w:rFonts w:ascii="Georgia" w:eastAsia="Georgia" w:hAnsi="Georgia" w:cs="Georgia"/>
          <w:spacing w:val="19"/>
          <w:sz w:val="19"/>
          <w:szCs w:val="19"/>
        </w:rPr>
        <w:t xml:space="preserve"> </w:t>
      </w:r>
      <w:r>
        <w:rPr>
          <w:rFonts w:ascii="Georgia" w:eastAsia="Georgia" w:hAnsi="Georgia" w:cs="Georgia"/>
          <w:sz w:val="19"/>
          <w:szCs w:val="19"/>
        </w:rPr>
        <w:t>of</w:t>
      </w:r>
      <w:r>
        <w:rPr>
          <w:rFonts w:ascii="Georgia" w:eastAsia="Georgia" w:hAnsi="Georgia" w:cs="Georgia"/>
          <w:spacing w:val="8"/>
          <w:sz w:val="19"/>
          <w:szCs w:val="19"/>
        </w:rPr>
        <w:t xml:space="preserve"> </w:t>
      </w:r>
      <w:r>
        <w:rPr>
          <w:rFonts w:ascii="Georgia" w:eastAsia="Georgia" w:hAnsi="Georgia" w:cs="Georgia"/>
          <w:sz w:val="19"/>
          <w:szCs w:val="19"/>
        </w:rPr>
        <w:t>a</w:t>
      </w:r>
      <w:r>
        <w:rPr>
          <w:rFonts w:ascii="Georgia" w:eastAsia="Georgia" w:hAnsi="Georgia" w:cs="Georgia"/>
          <w:spacing w:val="8"/>
          <w:sz w:val="19"/>
          <w:szCs w:val="19"/>
        </w:rPr>
        <w:t xml:space="preserve"> </w:t>
      </w:r>
      <w:r>
        <w:rPr>
          <w:rFonts w:ascii="Georgia" w:eastAsia="Georgia" w:hAnsi="Georgia" w:cs="Georgia"/>
          <w:sz w:val="19"/>
          <w:szCs w:val="19"/>
        </w:rPr>
        <w:t>user-friendly</w:t>
      </w:r>
      <w:r>
        <w:rPr>
          <w:rFonts w:ascii="Georgia" w:eastAsia="Georgia" w:hAnsi="Georgia" w:cs="Georgia"/>
          <w:spacing w:val="27"/>
          <w:sz w:val="19"/>
          <w:szCs w:val="19"/>
        </w:rPr>
        <w:t xml:space="preserve"> </w:t>
      </w:r>
      <w:r>
        <w:rPr>
          <w:rFonts w:ascii="Georgia" w:eastAsia="Georgia" w:hAnsi="Georgia" w:cs="Georgia"/>
          <w:sz w:val="19"/>
          <w:szCs w:val="19"/>
        </w:rPr>
        <w:t>GUI</w:t>
      </w:r>
      <w:r>
        <w:rPr>
          <w:rFonts w:ascii="Georgia" w:eastAsia="Georgia" w:hAnsi="Georgia" w:cs="Georgia"/>
          <w:spacing w:val="12"/>
          <w:sz w:val="19"/>
          <w:szCs w:val="19"/>
        </w:rPr>
        <w:t xml:space="preserve"> </w:t>
      </w:r>
      <w:r>
        <w:rPr>
          <w:rFonts w:ascii="Georgia" w:eastAsia="Georgia" w:hAnsi="Georgia" w:cs="Georgia"/>
          <w:sz w:val="19"/>
          <w:szCs w:val="19"/>
        </w:rPr>
        <w:t>enabling</w:t>
      </w:r>
      <w:r>
        <w:rPr>
          <w:rFonts w:ascii="Georgia" w:eastAsia="Georgia" w:hAnsi="Georgia" w:cs="Georgia"/>
          <w:spacing w:val="19"/>
          <w:sz w:val="19"/>
          <w:szCs w:val="19"/>
        </w:rPr>
        <w:t xml:space="preserve"> </w:t>
      </w:r>
      <w:r>
        <w:rPr>
          <w:rFonts w:ascii="Georgia" w:eastAsia="Georgia" w:hAnsi="Georgia" w:cs="Georgia"/>
          <w:sz w:val="19"/>
          <w:szCs w:val="19"/>
        </w:rPr>
        <w:t>interactive</w:t>
      </w:r>
      <w:r>
        <w:rPr>
          <w:rFonts w:ascii="Georgia" w:eastAsia="Georgia" w:hAnsi="Georgia" w:cs="Georgia"/>
          <w:spacing w:val="23"/>
          <w:sz w:val="19"/>
          <w:szCs w:val="19"/>
        </w:rPr>
        <w:t xml:space="preserve"> </w:t>
      </w:r>
      <w:r>
        <w:rPr>
          <w:rFonts w:ascii="Georgia" w:eastAsia="Georgia" w:hAnsi="Georgia" w:cs="Georgia"/>
          <w:sz w:val="19"/>
          <w:szCs w:val="19"/>
        </w:rPr>
        <w:t>access</w:t>
      </w:r>
      <w:r>
        <w:rPr>
          <w:rFonts w:ascii="Georgia" w:eastAsia="Georgia" w:hAnsi="Georgia" w:cs="Georgia"/>
          <w:spacing w:val="15"/>
          <w:sz w:val="19"/>
          <w:szCs w:val="19"/>
        </w:rPr>
        <w:t xml:space="preserve"> </w:t>
      </w:r>
      <w:r>
        <w:rPr>
          <w:rFonts w:ascii="Georgia" w:eastAsia="Georgia" w:hAnsi="Georgia" w:cs="Georgia"/>
          <w:sz w:val="19"/>
          <w:szCs w:val="19"/>
        </w:rPr>
        <w:t>for</w:t>
      </w:r>
      <w:r>
        <w:rPr>
          <w:rFonts w:ascii="Georgia" w:eastAsia="Georgia" w:hAnsi="Georgia" w:cs="Georgia"/>
          <w:spacing w:val="10"/>
          <w:sz w:val="19"/>
          <w:szCs w:val="19"/>
        </w:rPr>
        <w:t xml:space="preserve"> </w:t>
      </w:r>
      <w:r>
        <w:rPr>
          <w:rFonts w:ascii="Georgia" w:eastAsia="Georgia" w:hAnsi="Georgia" w:cs="Georgia"/>
          <w:sz w:val="19"/>
          <w:szCs w:val="19"/>
        </w:rPr>
        <w:t>the</w:t>
      </w:r>
      <w:r>
        <w:rPr>
          <w:rFonts w:ascii="Georgia" w:eastAsia="Georgia" w:hAnsi="Georgia" w:cs="Georgia"/>
          <w:spacing w:val="10"/>
          <w:sz w:val="19"/>
          <w:szCs w:val="19"/>
        </w:rPr>
        <w:t xml:space="preserve"> </w:t>
      </w:r>
      <w:r>
        <w:rPr>
          <w:rFonts w:ascii="Georgia" w:eastAsia="Georgia" w:hAnsi="Georgia" w:cs="Georgia"/>
          <w:sz w:val="19"/>
          <w:szCs w:val="19"/>
        </w:rPr>
        <w:t>first</w:t>
      </w:r>
      <w:r>
        <w:rPr>
          <w:rFonts w:ascii="Georgia" w:eastAsia="Georgia" w:hAnsi="Georgia" w:cs="Georgia"/>
          <w:spacing w:val="12"/>
          <w:sz w:val="19"/>
          <w:szCs w:val="19"/>
        </w:rPr>
        <w:t xml:space="preserve"> </w:t>
      </w:r>
      <w:r>
        <w:rPr>
          <w:rFonts w:ascii="Georgia" w:eastAsia="Georgia" w:hAnsi="Georgia" w:cs="Georgia"/>
          <w:sz w:val="19"/>
          <w:szCs w:val="19"/>
        </w:rPr>
        <w:t>time</w:t>
      </w:r>
      <w:r>
        <w:rPr>
          <w:rFonts w:ascii="Georgia" w:eastAsia="Georgia" w:hAnsi="Georgia" w:cs="Georgia"/>
          <w:spacing w:val="13"/>
          <w:sz w:val="19"/>
          <w:szCs w:val="19"/>
        </w:rPr>
        <w:t xml:space="preserve"> </w:t>
      </w:r>
      <w:r>
        <w:rPr>
          <w:rFonts w:ascii="Georgia" w:eastAsia="Georgia" w:hAnsi="Georgia" w:cs="Georgia"/>
          <w:sz w:val="19"/>
          <w:szCs w:val="19"/>
        </w:rPr>
        <w:t>to</w:t>
      </w:r>
      <w:r>
        <w:rPr>
          <w:rFonts w:ascii="Georgia" w:eastAsia="Georgia" w:hAnsi="Georgia" w:cs="Georgia"/>
          <w:spacing w:val="8"/>
          <w:sz w:val="19"/>
          <w:szCs w:val="19"/>
        </w:rPr>
        <w:t xml:space="preserve"> </w:t>
      </w:r>
      <w:r>
        <w:rPr>
          <w:rFonts w:ascii="Georgia" w:eastAsia="Georgia" w:hAnsi="Georgia" w:cs="Georgia"/>
          <w:sz w:val="19"/>
          <w:szCs w:val="19"/>
        </w:rPr>
        <w:t>ANTs</w:t>
      </w:r>
      <w:r>
        <w:rPr>
          <w:rFonts w:ascii="Georgia" w:eastAsia="Georgia" w:hAnsi="Georgia" w:cs="Georgia"/>
          <w:spacing w:val="14"/>
          <w:sz w:val="19"/>
          <w:szCs w:val="19"/>
        </w:rPr>
        <w:t xml:space="preserve"> </w:t>
      </w:r>
      <w:r>
        <w:rPr>
          <w:rFonts w:ascii="Georgia" w:eastAsia="Georgia" w:hAnsi="Georgia" w:cs="Georgia"/>
          <w:sz w:val="19"/>
          <w:szCs w:val="19"/>
        </w:rPr>
        <w:t>functionality</w:t>
      </w:r>
      <w:r>
        <w:rPr>
          <w:rFonts w:ascii="Georgia" w:eastAsia="Georgia" w:hAnsi="Georgia" w:cs="Georgia"/>
          <w:spacing w:val="26"/>
          <w:sz w:val="19"/>
          <w:szCs w:val="19"/>
        </w:rPr>
        <w:t xml:space="preserve"> </w:t>
      </w:r>
      <w:r>
        <w:rPr>
          <w:rFonts w:ascii="Georgia" w:eastAsia="Georgia" w:hAnsi="Georgia" w:cs="Georgia"/>
          <w:sz w:val="19"/>
          <w:szCs w:val="19"/>
        </w:rPr>
        <w:t>will</w:t>
      </w:r>
      <w:r>
        <w:rPr>
          <w:rFonts w:ascii="Georgia" w:eastAsia="Georgia" w:hAnsi="Georgia" w:cs="Georgia"/>
          <w:spacing w:val="11"/>
          <w:sz w:val="19"/>
          <w:szCs w:val="19"/>
        </w:rPr>
        <w:t xml:space="preserve"> </w:t>
      </w:r>
      <w:r>
        <w:rPr>
          <w:rFonts w:ascii="Georgia" w:eastAsia="Georgia" w:hAnsi="Georgia" w:cs="Georgia"/>
          <w:sz w:val="19"/>
          <w:szCs w:val="19"/>
        </w:rPr>
        <w:t>be</w:t>
      </w:r>
      <w:r>
        <w:rPr>
          <w:rFonts w:ascii="Georgia" w:eastAsia="Georgia" w:hAnsi="Georgia" w:cs="Georgia"/>
          <w:spacing w:val="9"/>
          <w:sz w:val="19"/>
          <w:szCs w:val="19"/>
        </w:rPr>
        <w:t xml:space="preserve"> </w:t>
      </w:r>
      <w:r>
        <w:rPr>
          <w:rFonts w:ascii="Georgia" w:eastAsia="Georgia" w:hAnsi="Georgia" w:cs="Georgia"/>
          <w:sz w:val="19"/>
          <w:szCs w:val="19"/>
        </w:rPr>
        <w:t>a</w:t>
      </w:r>
      <w:r>
        <w:rPr>
          <w:rFonts w:ascii="Georgia" w:eastAsia="Georgia" w:hAnsi="Georgia" w:cs="Georgia"/>
          <w:spacing w:val="8"/>
          <w:sz w:val="19"/>
          <w:szCs w:val="19"/>
        </w:rPr>
        <w:t xml:space="preserve"> </w:t>
      </w:r>
      <w:r>
        <w:rPr>
          <w:rFonts w:ascii="Georgia" w:eastAsia="Georgia" w:hAnsi="Georgia" w:cs="Georgia"/>
          <w:sz w:val="19"/>
          <w:szCs w:val="19"/>
        </w:rPr>
        <w:t>critical</w:t>
      </w:r>
      <w:r>
        <w:rPr>
          <w:rFonts w:ascii="Georgia" w:eastAsia="Georgia" w:hAnsi="Georgia" w:cs="Georgia"/>
          <w:spacing w:val="17"/>
          <w:sz w:val="19"/>
          <w:szCs w:val="19"/>
        </w:rPr>
        <w:t xml:space="preserve"> </w:t>
      </w:r>
      <w:r>
        <w:rPr>
          <w:rFonts w:ascii="Georgia" w:eastAsia="Georgia" w:hAnsi="Georgia" w:cs="Georgia"/>
          <w:w w:val="102"/>
          <w:sz w:val="19"/>
          <w:szCs w:val="19"/>
        </w:rPr>
        <w:t xml:space="preserve">innovation </w:t>
      </w:r>
      <w:r>
        <w:rPr>
          <w:rFonts w:ascii="Georgia" w:eastAsia="Georgia" w:hAnsi="Georgia" w:cs="Georgia"/>
          <w:sz w:val="19"/>
          <w:szCs w:val="19"/>
        </w:rPr>
        <w:t>toward</w:t>
      </w:r>
      <w:r>
        <w:rPr>
          <w:rFonts w:ascii="Georgia" w:eastAsia="Georgia" w:hAnsi="Georgia" w:cs="Georgia"/>
          <w:spacing w:val="32"/>
          <w:sz w:val="19"/>
          <w:szCs w:val="19"/>
        </w:rPr>
        <w:t xml:space="preserve"> </w:t>
      </w:r>
      <w:r>
        <w:rPr>
          <w:rFonts w:ascii="Georgia" w:eastAsia="Georgia" w:hAnsi="Georgia" w:cs="Georgia"/>
          <w:sz w:val="19"/>
          <w:szCs w:val="19"/>
        </w:rPr>
        <w:t>a</w:t>
      </w:r>
      <w:r>
        <w:rPr>
          <w:rFonts w:ascii="Georgia" w:eastAsia="Georgia" w:hAnsi="Georgia" w:cs="Georgia"/>
          <w:spacing w:val="23"/>
          <w:sz w:val="19"/>
          <w:szCs w:val="19"/>
        </w:rPr>
        <w:t xml:space="preserve"> </w:t>
      </w:r>
      <w:r>
        <w:rPr>
          <w:rFonts w:ascii="Georgia" w:eastAsia="Georgia" w:hAnsi="Georgia" w:cs="Georgia"/>
          <w:sz w:val="19"/>
          <w:szCs w:val="19"/>
        </w:rPr>
        <w:t>comprehensive</w:t>
      </w:r>
      <w:r>
        <w:rPr>
          <w:rFonts w:ascii="Georgia" w:eastAsia="Georgia" w:hAnsi="Georgia" w:cs="Georgia"/>
          <w:spacing w:val="45"/>
          <w:sz w:val="19"/>
          <w:szCs w:val="19"/>
        </w:rPr>
        <w:t xml:space="preserve"> </w:t>
      </w:r>
      <w:r>
        <w:rPr>
          <w:rFonts w:ascii="Georgia" w:eastAsia="Georgia" w:hAnsi="Georgia" w:cs="Georgia"/>
          <w:sz w:val="19"/>
          <w:szCs w:val="19"/>
        </w:rPr>
        <w:t>registration</w:t>
      </w:r>
      <w:r>
        <w:rPr>
          <w:rFonts w:ascii="Georgia" w:eastAsia="Georgia" w:hAnsi="Georgia" w:cs="Georgia"/>
          <w:spacing w:val="40"/>
          <w:sz w:val="19"/>
          <w:szCs w:val="19"/>
        </w:rPr>
        <w:t xml:space="preserve"> </w:t>
      </w:r>
      <w:r>
        <w:rPr>
          <w:rFonts w:ascii="Georgia" w:eastAsia="Georgia" w:hAnsi="Georgia" w:cs="Georgia"/>
          <w:sz w:val="19"/>
          <w:szCs w:val="19"/>
        </w:rPr>
        <w:t>solution</w:t>
      </w:r>
      <w:r>
        <w:rPr>
          <w:rFonts w:ascii="Georgia" w:eastAsia="Georgia" w:hAnsi="Georgia" w:cs="Georgia"/>
          <w:spacing w:val="34"/>
          <w:sz w:val="19"/>
          <w:szCs w:val="19"/>
        </w:rPr>
        <w:t xml:space="preserve"> </w:t>
      </w:r>
      <w:r>
        <w:rPr>
          <w:rFonts w:ascii="Georgia" w:eastAsia="Georgia" w:hAnsi="Georgia" w:cs="Georgia"/>
          <w:sz w:val="19"/>
          <w:szCs w:val="19"/>
        </w:rPr>
        <w:t>for</w:t>
      </w:r>
      <w:r>
        <w:rPr>
          <w:rFonts w:ascii="Georgia" w:eastAsia="Georgia" w:hAnsi="Georgia" w:cs="Georgia"/>
          <w:spacing w:val="25"/>
          <w:sz w:val="19"/>
          <w:szCs w:val="19"/>
        </w:rPr>
        <w:t xml:space="preserve"> </w:t>
      </w:r>
      <w:r>
        <w:rPr>
          <w:rFonts w:ascii="Georgia" w:eastAsia="Georgia" w:hAnsi="Georgia" w:cs="Georgia"/>
          <w:sz w:val="19"/>
          <w:szCs w:val="19"/>
        </w:rPr>
        <w:t>imaging</w:t>
      </w:r>
      <w:r>
        <w:rPr>
          <w:rFonts w:ascii="Georgia" w:eastAsia="Georgia" w:hAnsi="Georgia" w:cs="Georgia"/>
          <w:spacing w:val="34"/>
          <w:sz w:val="19"/>
          <w:szCs w:val="19"/>
        </w:rPr>
        <w:t xml:space="preserve"> </w:t>
      </w:r>
      <w:r>
        <w:rPr>
          <w:rFonts w:ascii="Georgia" w:eastAsia="Georgia" w:hAnsi="Georgia" w:cs="Georgia"/>
          <w:sz w:val="19"/>
          <w:szCs w:val="19"/>
        </w:rPr>
        <w:t>studies</w:t>
      </w:r>
      <w:r>
        <w:rPr>
          <w:rFonts w:ascii="Georgia" w:eastAsia="Georgia" w:hAnsi="Georgia" w:cs="Georgia"/>
          <w:spacing w:val="32"/>
          <w:sz w:val="19"/>
          <w:szCs w:val="19"/>
        </w:rPr>
        <w:t xml:space="preserve"> </w:t>
      </w:r>
      <w:r>
        <w:rPr>
          <w:rFonts w:ascii="Georgia" w:eastAsia="Georgia" w:hAnsi="Georgia" w:cs="Georgia"/>
          <w:sz w:val="19"/>
          <w:szCs w:val="19"/>
        </w:rPr>
        <w:t>of</w:t>
      </w:r>
      <w:r>
        <w:rPr>
          <w:rFonts w:ascii="Georgia" w:eastAsia="Georgia" w:hAnsi="Georgia" w:cs="Georgia"/>
          <w:spacing w:val="23"/>
          <w:sz w:val="19"/>
          <w:szCs w:val="19"/>
        </w:rPr>
        <w:t xml:space="preserve"> </w:t>
      </w:r>
      <w:r>
        <w:rPr>
          <w:rFonts w:ascii="Georgia" w:eastAsia="Georgia" w:hAnsi="Georgia" w:cs="Georgia"/>
          <w:sz w:val="19"/>
          <w:szCs w:val="19"/>
        </w:rPr>
        <w:t>the</w:t>
      </w:r>
      <w:r>
        <w:rPr>
          <w:rFonts w:ascii="Georgia" w:eastAsia="Georgia" w:hAnsi="Georgia" w:cs="Georgia"/>
          <w:spacing w:val="25"/>
          <w:sz w:val="19"/>
          <w:szCs w:val="19"/>
        </w:rPr>
        <w:t xml:space="preserve"> </w:t>
      </w:r>
      <w:r>
        <w:rPr>
          <w:rFonts w:ascii="Georgia" w:eastAsia="Georgia" w:hAnsi="Georgia" w:cs="Georgia"/>
          <w:sz w:val="19"/>
          <w:szCs w:val="19"/>
        </w:rPr>
        <w:t xml:space="preserve">lung. </w:t>
      </w:r>
      <w:r>
        <w:rPr>
          <w:rFonts w:ascii="Georgia" w:eastAsia="Georgia" w:hAnsi="Georgia" w:cs="Georgia"/>
          <w:spacing w:val="35"/>
          <w:sz w:val="19"/>
          <w:szCs w:val="19"/>
        </w:rPr>
        <w:t xml:space="preserve"> </w:t>
      </w:r>
      <w:r>
        <w:rPr>
          <w:rFonts w:ascii="Georgia" w:eastAsia="Georgia" w:hAnsi="Georgia" w:cs="Georgia"/>
          <w:sz w:val="19"/>
          <w:szCs w:val="19"/>
        </w:rPr>
        <w:t>The</w:t>
      </w:r>
      <w:r>
        <w:rPr>
          <w:rFonts w:ascii="Georgia" w:eastAsia="Georgia" w:hAnsi="Georgia" w:cs="Georgia"/>
          <w:spacing w:val="26"/>
          <w:sz w:val="19"/>
          <w:szCs w:val="19"/>
        </w:rPr>
        <w:t xml:space="preserve"> </w:t>
      </w:r>
      <w:r>
        <w:rPr>
          <w:rFonts w:ascii="Georgia" w:eastAsia="Georgia" w:hAnsi="Georgia" w:cs="Georgia"/>
          <w:sz w:val="19"/>
          <w:szCs w:val="19"/>
        </w:rPr>
        <w:t>existence</w:t>
      </w:r>
      <w:r>
        <w:rPr>
          <w:rFonts w:ascii="Georgia" w:eastAsia="Georgia" w:hAnsi="Georgia" w:cs="Georgia"/>
          <w:spacing w:val="35"/>
          <w:sz w:val="19"/>
          <w:szCs w:val="19"/>
        </w:rPr>
        <w:t xml:space="preserve"> </w:t>
      </w:r>
      <w:r>
        <w:rPr>
          <w:rFonts w:ascii="Georgia" w:eastAsia="Georgia" w:hAnsi="Georgia" w:cs="Georgia"/>
          <w:sz w:val="19"/>
          <w:szCs w:val="19"/>
        </w:rPr>
        <w:t>of</w:t>
      </w:r>
      <w:r>
        <w:rPr>
          <w:rFonts w:ascii="Georgia" w:eastAsia="Georgia" w:hAnsi="Georgia" w:cs="Georgia"/>
          <w:spacing w:val="23"/>
          <w:sz w:val="19"/>
          <w:szCs w:val="19"/>
        </w:rPr>
        <w:t xml:space="preserve"> </w:t>
      </w:r>
      <w:r>
        <w:rPr>
          <w:rFonts w:ascii="Georgia" w:eastAsia="Georgia" w:hAnsi="Georgia" w:cs="Georgia"/>
          <w:sz w:val="19"/>
          <w:szCs w:val="19"/>
        </w:rPr>
        <w:t>the</w:t>
      </w:r>
      <w:r>
        <w:rPr>
          <w:rFonts w:ascii="Georgia" w:eastAsia="Georgia" w:hAnsi="Georgia" w:cs="Georgia"/>
          <w:spacing w:val="25"/>
          <w:sz w:val="19"/>
          <w:szCs w:val="19"/>
        </w:rPr>
        <w:t xml:space="preserve"> </w:t>
      </w:r>
      <w:r>
        <w:rPr>
          <w:rFonts w:ascii="Georgia" w:eastAsia="Georgia" w:hAnsi="Georgia" w:cs="Georgia"/>
          <w:sz w:val="19"/>
          <w:szCs w:val="19"/>
        </w:rPr>
        <w:t>GUI</w:t>
      </w:r>
      <w:r>
        <w:rPr>
          <w:rFonts w:ascii="Georgia" w:eastAsia="Georgia" w:hAnsi="Georgia" w:cs="Georgia"/>
          <w:spacing w:val="27"/>
          <w:sz w:val="19"/>
          <w:szCs w:val="19"/>
        </w:rPr>
        <w:t xml:space="preserve"> </w:t>
      </w:r>
      <w:r>
        <w:rPr>
          <w:rFonts w:ascii="Georgia" w:eastAsia="Georgia" w:hAnsi="Georgia" w:cs="Georgia"/>
          <w:sz w:val="19"/>
          <w:szCs w:val="19"/>
        </w:rPr>
        <w:t>will</w:t>
      </w:r>
      <w:r>
        <w:rPr>
          <w:rFonts w:ascii="Georgia" w:eastAsia="Georgia" w:hAnsi="Georgia" w:cs="Georgia"/>
          <w:spacing w:val="26"/>
          <w:sz w:val="19"/>
          <w:szCs w:val="19"/>
        </w:rPr>
        <w:t xml:space="preserve"> </w:t>
      </w:r>
      <w:r>
        <w:rPr>
          <w:rFonts w:ascii="Georgia" w:eastAsia="Georgia" w:hAnsi="Georgia" w:cs="Georgia"/>
          <w:sz w:val="19"/>
          <w:szCs w:val="19"/>
        </w:rPr>
        <w:t>not</w:t>
      </w:r>
      <w:r>
        <w:rPr>
          <w:rFonts w:ascii="Georgia" w:eastAsia="Georgia" w:hAnsi="Georgia" w:cs="Georgia"/>
          <w:spacing w:val="26"/>
          <w:sz w:val="19"/>
          <w:szCs w:val="19"/>
        </w:rPr>
        <w:t xml:space="preserve"> </w:t>
      </w:r>
      <w:r>
        <w:rPr>
          <w:rFonts w:ascii="Georgia" w:eastAsia="Georgia" w:hAnsi="Georgia" w:cs="Georgia"/>
          <w:sz w:val="19"/>
          <w:szCs w:val="19"/>
        </w:rPr>
        <w:t>only</w:t>
      </w:r>
      <w:r>
        <w:rPr>
          <w:rFonts w:ascii="Georgia" w:eastAsia="Georgia" w:hAnsi="Georgia" w:cs="Georgia"/>
          <w:spacing w:val="27"/>
          <w:sz w:val="19"/>
          <w:szCs w:val="19"/>
        </w:rPr>
        <w:t xml:space="preserve"> </w:t>
      </w:r>
      <w:r>
        <w:rPr>
          <w:rFonts w:ascii="Georgia" w:eastAsia="Georgia" w:hAnsi="Georgia" w:cs="Georgia"/>
          <w:w w:val="102"/>
          <w:sz w:val="19"/>
          <w:szCs w:val="19"/>
        </w:rPr>
        <w:t xml:space="preserve">open </w:t>
      </w:r>
      <w:r>
        <w:rPr>
          <w:rFonts w:ascii="Georgia" w:eastAsia="Georgia" w:hAnsi="Georgia" w:cs="Georgia"/>
          <w:sz w:val="19"/>
          <w:szCs w:val="19"/>
        </w:rPr>
        <w:t>ANTs</w:t>
      </w:r>
      <w:r>
        <w:rPr>
          <w:rFonts w:ascii="Georgia" w:eastAsia="Georgia" w:hAnsi="Georgia" w:cs="Georgia"/>
          <w:spacing w:val="6"/>
          <w:sz w:val="19"/>
          <w:szCs w:val="19"/>
        </w:rPr>
        <w:t xml:space="preserve"> </w:t>
      </w:r>
      <w:r>
        <w:rPr>
          <w:rFonts w:ascii="Georgia" w:eastAsia="Georgia" w:hAnsi="Georgia" w:cs="Georgia"/>
          <w:sz w:val="19"/>
          <w:szCs w:val="19"/>
        </w:rPr>
        <w:t>to users</w:t>
      </w:r>
      <w:r>
        <w:rPr>
          <w:rFonts w:ascii="Georgia" w:eastAsia="Georgia" w:hAnsi="Georgia" w:cs="Georgia"/>
          <w:spacing w:val="6"/>
          <w:sz w:val="19"/>
          <w:szCs w:val="19"/>
        </w:rPr>
        <w:t xml:space="preserve"> </w:t>
      </w:r>
      <w:r>
        <w:rPr>
          <w:rFonts w:ascii="Georgia" w:eastAsia="Georgia" w:hAnsi="Georgia" w:cs="Georgia"/>
          <w:sz w:val="19"/>
          <w:szCs w:val="19"/>
        </w:rPr>
        <w:t>without</w:t>
      </w:r>
      <w:r>
        <w:rPr>
          <w:rFonts w:ascii="Georgia" w:eastAsia="Georgia" w:hAnsi="Georgia" w:cs="Georgia"/>
          <w:spacing w:val="10"/>
          <w:sz w:val="19"/>
          <w:szCs w:val="19"/>
        </w:rPr>
        <w:t xml:space="preserve"> </w:t>
      </w:r>
      <w:r>
        <w:rPr>
          <w:rFonts w:ascii="Georgia" w:eastAsia="Georgia" w:hAnsi="Georgia" w:cs="Georgia"/>
          <w:sz w:val="19"/>
          <w:szCs w:val="19"/>
        </w:rPr>
        <w:t>programming</w:t>
      </w:r>
      <w:r>
        <w:rPr>
          <w:rFonts w:ascii="Georgia" w:eastAsia="Georgia" w:hAnsi="Georgia" w:cs="Georgia"/>
          <w:spacing w:val="20"/>
          <w:sz w:val="19"/>
          <w:szCs w:val="19"/>
        </w:rPr>
        <w:t xml:space="preserve"> </w:t>
      </w:r>
      <w:r>
        <w:rPr>
          <w:rFonts w:ascii="Georgia" w:eastAsia="Georgia" w:hAnsi="Georgia" w:cs="Georgia"/>
          <w:sz w:val="19"/>
          <w:szCs w:val="19"/>
        </w:rPr>
        <w:t>experience—which</w:t>
      </w:r>
      <w:r>
        <w:rPr>
          <w:rFonts w:ascii="Georgia" w:eastAsia="Georgia" w:hAnsi="Georgia" w:cs="Georgia"/>
          <w:spacing w:val="28"/>
          <w:sz w:val="19"/>
          <w:szCs w:val="19"/>
        </w:rPr>
        <w:t xml:space="preserve"> </w:t>
      </w:r>
      <w:r>
        <w:rPr>
          <w:rFonts w:ascii="Georgia" w:eastAsia="Georgia" w:hAnsi="Georgia" w:cs="Georgia"/>
          <w:sz w:val="19"/>
          <w:szCs w:val="19"/>
        </w:rPr>
        <w:t>is expected</w:t>
      </w:r>
      <w:r>
        <w:rPr>
          <w:rFonts w:ascii="Georgia" w:eastAsia="Georgia" w:hAnsi="Georgia" w:cs="Georgia"/>
          <w:spacing w:val="12"/>
          <w:sz w:val="19"/>
          <w:szCs w:val="19"/>
        </w:rPr>
        <w:t xml:space="preserve"> </w:t>
      </w:r>
      <w:r>
        <w:rPr>
          <w:rFonts w:ascii="Georgia" w:eastAsia="Georgia" w:hAnsi="Georgia" w:cs="Georgia"/>
          <w:sz w:val="19"/>
          <w:szCs w:val="19"/>
        </w:rPr>
        <w:t>to greatly</w:t>
      </w:r>
      <w:r>
        <w:rPr>
          <w:rFonts w:ascii="Georgia" w:eastAsia="Georgia" w:hAnsi="Georgia" w:cs="Georgia"/>
          <w:spacing w:val="8"/>
          <w:sz w:val="19"/>
          <w:szCs w:val="19"/>
        </w:rPr>
        <w:t xml:space="preserve"> </w:t>
      </w:r>
      <w:r>
        <w:rPr>
          <w:rFonts w:ascii="Georgia" w:eastAsia="Georgia" w:hAnsi="Georgia" w:cs="Georgia"/>
          <w:sz w:val="19"/>
          <w:szCs w:val="19"/>
        </w:rPr>
        <w:t>expand</w:t>
      </w:r>
      <w:r>
        <w:rPr>
          <w:rFonts w:ascii="Georgia" w:eastAsia="Georgia" w:hAnsi="Georgia" w:cs="Georgia"/>
          <w:spacing w:val="9"/>
          <w:sz w:val="19"/>
          <w:szCs w:val="19"/>
        </w:rPr>
        <w:t xml:space="preserve"> </w:t>
      </w:r>
      <w:r>
        <w:rPr>
          <w:rFonts w:ascii="Georgia" w:eastAsia="Georgia" w:hAnsi="Georgia" w:cs="Georgia"/>
          <w:sz w:val="19"/>
          <w:szCs w:val="19"/>
        </w:rPr>
        <w:t>its</w:t>
      </w:r>
      <w:r>
        <w:rPr>
          <w:rFonts w:ascii="Georgia" w:eastAsia="Georgia" w:hAnsi="Georgia" w:cs="Georgia"/>
          <w:spacing w:val="1"/>
          <w:sz w:val="19"/>
          <w:szCs w:val="19"/>
        </w:rPr>
        <w:t xml:space="preserve"> </w:t>
      </w:r>
      <w:r>
        <w:rPr>
          <w:rFonts w:ascii="Georgia" w:eastAsia="Georgia" w:hAnsi="Georgia" w:cs="Georgia"/>
          <w:sz w:val="19"/>
          <w:szCs w:val="19"/>
        </w:rPr>
        <w:t>already</w:t>
      </w:r>
      <w:r>
        <w:rPr>
          <w:rFonts w:ascii="Georgia" w:eastAsia="Georgia" w:hAnsi="Georgia" w:cs="Georgia"/>
          <w:spacing w:val="9"/>
          <w:sz w:val="19"/>
          <w:szCs w:val="19"/>
        </w:rPr>
        <w:t xml:space="preserve"> </w:t>
      </w:r>
      <w:r>
        <w:rPr>
          <w:rFonts w:ascii="Georgia" w:eastAsia="Georgia" w:hAnsi="Georgia" w:cs="Georgia"/>
          <w:sz w:val="19"/>
          <w:szCs w:val="19"/>
        </w:rPr>
        <w:t>considerable</w:t>
      </w:r>
      <w:r>
        <w:rPr>
          <w:rFonts w:ascii="Georgia" w:eastAsia="Georgia" w:hAnsi="Georgia" w:cs="Georgia"/>
          <w:spacing w:val="18"/>
          <w:sz w:val="19"/>
          <w:szCs w:val="19"/>
        </w:rPr>
        <w:t xml:space="preserve"> </w:t>
      </w:r>
      <w:r>
        <w:rPr>
          <w:rFonts w:ascii="Georgia" w:eastAsia="Georgia" w:hAnsi="Georgia" w:cs="Georgia"/>
          <w:sz w:val="19"/>
          <w:szCs w:val="19"/>
        </w:rPr>
        <w:t>user</w:t>
      </w:r>
      <w:r>
        <w:rPr>
          <w:rFonts w:ascii="Georgia" w:eastAsia="Georgia" w:hAnsi="Georgia" w:cs="Georgia"/>
          <w:spacing w:val="4"/>
          <w:sz w:val="19"/>
          <w:szCs w:val="19"/>
        </w:rPr>
        <w:t xml:space="preserve"> </w:t>
      </w:r>
      <w:r>
        <w:rPr>
          <w:rFonts w:ascii="Georgia" w:eastAsia="Georgia" w:hAnsi="Georgia" w:cs="Georgia"/>
          <w:sz w:val="19"/>
          <w:szCs w:val="19"/>
        </w:rPr>
        <w:t>base</w:t>
      </w:r>
      <w:r>
        <w:rPr>
          <w:rFonts w:ascii="Georgia" w:eastAsia="Georgia" w:hAnsi="Georgia" w:cs="Georgia"/>
          <w:spacing w:val="5"/>
          <w:sz w:val="19"/>
          <w:szCs w:val="19"/>
        </w:rPr>
        <w:t xml:space="preserve"> </w:t>
      </w:r>
      <w:r>
        <w:rPr>
          <w:rFonts w:ascii="Georgia" w:eastAsia="Georgia" w:hAnsi="Georgia" w:cs="Georgia"/>
          <w:sz w:val="19"/>
          <w:szCs w:val="19"/>
        </w:rPr>
        <w:t>and</w:t>
      </w:r>
      <w:r>
        <w:rPr>
          <w:rFonts w:ascii="Georgia" w:eastAsia="Georgia" w:hAnsi="Georgia" w:cs="Georgia"/>
          <w:spacing w:val="3"/>
          <w:sz w:val="19"/>
          <w:szCs w:val="19"/>
        </w:rPr>
        <w:t xml:space="preserve"> </w:t>
      </w:r>
      <w:r>
        <w:rPr>
          <w:rFonts w:ascii="Georgia" w:eastAsia="Georgia" w:hAnsi="Georgia" w:cs="Georgia"/>
          <w:w w:val="103"/>
          <w:sz w:val="19"/>
          <w:szCs w:val="19"/>
        </w:rPr>
        <w:t xml:space="preserve">in </w:t>
      </w:r>
      <w:r>
        <w:rPr>
          <w:rFonts w:ascii="Georgia" w:eastAsia="Georgia" w:hAnsi="Georgia" w:cs="Georgia"/>
          <w:sz w:val="19"/>
          <w:szCs w:val="19"/>
        </w:rPr>
        <w:t>turn</w:t>
      </w:r>
      <w:r>
        <w:rPr>
          <w:rFonts w:ascii="Georgia" w:eastAsia="Georgia" w:hAnsi="Georgia" w:cs="Georgia"/>
          <w:spacing w:val="10"/>
          <w:sz w:val="19"/>
          <w:szCs w:val="19"/>
        </w:rPr>
        <w:t xml:space="preserve"> </w:t>
      </w:r>
      <w:r>
        <w:rPr>
          <w:rFonts w:ascii="Georgia" w:eastAsia="Georgia" w:hAnsi="Georgia" w:cs="Georgia"/>
          <w:sz w:val="19"/>
          <w:szCs w:val="19"/>
        </w:rPr>
        <w:t>further</w:t>
      </w:r>
      <w:r>
        <w:rPr>
          <w:rFonts w:ascii="Georgia" w:eastAsia="Georgia" w:hAnsi="Georgia" w:cs="Georgia"/>
          <w:spacing w:val="15"/>
          <w:sz w:val="19"/>
          <w:szCs w:val="19"/>
        </w:rPr>
        <w:t xml:space="preserve"> </w:t>
      </w:r>
      <w:r>
        <w:rPr>
          <w:rFonts w:ascii="Georgia" w:eastAsia="Georgia" w:hAnsi="Georgia" w:cs="Georgia"/>
          <w:sz w:val="19"/>
          <w:szCs w:val="19"/>
        </w:rPr>
        <w:t>increase</w:t>
      </w:r>
      <w:r>
        <w:rPr>
          <w:rFonts w:ascii="Georgia" w:eastAsia="Georgia" w:hAnsi="Georgia" w:cs="Georgia"/>
          <w:spacing w:val="17"/>
          <w:sz w:val="19"/>
          <w:szCs w:val="19"/>
        </w:rPr>
        <w:t xml:space="preserve"> </w:t>
      </w:r>
      <w:r>
        <w:rPr>
          <w:rFonts w:ascii="Georgia" w:eastAsia="Georgia" w:hAnsi="Georgia" w:cs="Georgia"/>
          <w:sz w:val="19"/>
          <w:szCs w:val="19"/>
        </w:rPr>
        <w:t>its</w:t>
      </w:r>
      <w:r>
        <w:rPr>
          <w:rFonts w:ascii="Georgia" w:eastAsia="Georgia" w:hAnsi="Georgia" w:cs="Georgia"/>
          <w:spacing w:val="7"/>
          <w:sz w:val="19"/>
          <w:szCs w:val="19"/>
        </w:rPr>
        <w:t xml:space="preserve"> </w:t>
      </w:r>
      <w:r>
        <w:rPr>
          <w:rFonts w:ascii="Georgia" w:eastAsia="Georgia" w:hAnsi="Georgia" w:cs="Georgia"/>
          <w:sz w:val="19"/>
          <w:szCs w:val="19"/>
        </w:rPr>
        <w:t>impact</w:t>
      </w:r>
      <w:r>
        <w:rPr>
          <w:rFonts w:ascii="Georgia" w:eastAsia="Georgia" w:hAnsi="Georgia" w:cs="Georgia"/>
          <w:spacing w:val="15"/>
          <w:sz w:val="19"/>
          <w:szCs w:val="19"/>
        </w:rPr>
        <w:t xml:space="preserve"> </w:t>
      </w:r>
      <w:r>
        <w:rPr>
          <w:rFonts w:ascii="Georgia" w:eastAsia="Georgia" w:hAnsi="Georgia" w:cs="Georgia"/>
          <w:sz w:val="19"/>
          <w:szCs w:val="19"/>
        </w:rPr>
        <w:t>on</w:t>
      </w:r>
      <w:r>
        <w:rPr>
          <w:rFonts w:ascii="Georgia" w:eastAsia="Georgia" w:hAnsi="Georgia" w:cs="Georgia"/>
          <w:spacing w:val="7"/>
          <w:sz w:val="19"/>
          <w:szCs w:val="19"/>
        </w:rPr>
        <w:t xml:space="preserve"> </w:t>
      </w:r>
      <w:r>
        <w:rPr>
          <w:rFonts w:ascii="Georgia" w:eastAsia="Georgia" w:hAnsi="Georgia" w:cs="Georgia"/>
          <w:sz w:val="19"/>
          <w:szCs w:val="19"/>
        </w:rPr>
        <w:t>the</w:t>
      </w:r>
      <w:r>
        <w:rPr>
          <w:rFonts w:ascii="Georgia" w:eastAsia="Georgia" w:hAnsi="Georgia" w:cs="Georgia"/>
          <w:spacing w:val="8"/>
          <w:sz w:val="19"/>
          <w:szCs w:val="19"/>
        </w:rPr>
        <w:t xml:space="preserve"> </w:t>
      </w:r>
      <w:r>
        <w:rPr>
          <w:rFonts w:ascii="Georgia" w:eastAsia="Georgia" w:hAnsi="Georgia" w:cs="Georgia"/>
          <w:sz w:val="19"/>
          <w:szCs w:val="19"/>
        </w:rPr>
        <w:t>field—but</w:t>
      </w:r>
      <w:r>
        <w:rPr>
          <w:rFonts w:ascii="Georgia" w:eastAsia="Georgia" w:hAnsi="Georgia" w:cs="Georgia"/>
          <w:spacing w:val="19"/>
          <w:sz w:val="19"/>
          <w:szCs w:val="19"/>
        </w:rPr>
        <w:t xml:space="preserve"> </w:t>
      </w:r>
      <w:r>
        <w:rPr>
          <w:rFonts w:ascii="Georgia" w:eastAsia="Georgia" w:hAnsi="Georgia" w:cs="Georgia"/>
          <w:sz w:val="19"/>
          <w:szCs w:val="19"/>
        </w:rPr>
        <w:t>will</w:t>
      </w:r>
      <w:r>
        <w:rPr>
          <w:rFonts w:ascii="Georgia" w:eastAsia="Georgia" w:hAnsi="Georgia" w:cs="Georgia"/>
          <w:spacing w:val="9"/>
          <w:sz w:val="19"/>
          <w:szCs w:val="19"/>
        </w:rPr>
        <w:t xml:space="preserve"> </w:t>
      </w:r>
      <w:r>
        <w:rPr>
          <w:rFonts w:ascii="Georgia" w:eastAsia="Georgia" w:hAnsi="Georgia" w:cs="Georgia"/>
          <w:sz w:val="19"/>
          <w:szCs w:val="19"/>
        </w:rPr>
        <w:t>also</w:t>
      </w:r>
      <w:r>
        <w:rPr>
          <w:rFonts w:ascii="Georgia" w:eastAsia="Georgia" w:hAnsi="Georgia" w:cs="Georgia"/>
          <w:spacing w:val="10"/>
          <w:sz w:val="19"/>
          <w:szCs w:val="19"/>
        </w:rPr>
        <w:t xml:space="preserve"> </w:t>
      </w:r>
      <w:r>
        <w:rPr>
          <w:rFonts w:ascii="Georgia" w:eastAsia="Georgia" w:hAnsi="Georgia" w:cs="Georgia"/>
          <w:sz w:val="19"/>
          <w:szCs w:val="19"/>
        </w:rPr>
        <w:t>significantly</w:t>
      </w:r>
      <w:r>
        <w:rPr>
          <w:rFonts w:ascii="Georgia" w:eastAsia="Georgia" w:hAnsi="Georgia" w:cs="Georgia"/>
          <w:spacing w:val="24"/>
          <w:sz w:val="19"/>
          <w:szCs w:val="19"/>
        </w:rPr>
        <w:t xml:space="preserve"> </w:t>
      </w:r>
      <w:r>
        <w:rPr>
          <w:rFonts w:ascii="Georgia" w:eastAsia="Georgia" w:hAnsi="Georgia" w:cs="Georgia"/>
          <w:sz w:val="19"/>
          <w:szCs w:val="19"/>
        </w:rPr>
        <w:t>enhance</w:t>
      </w:r>
      <w:r>
        <w:rPr>
          <w:rFonts w:ascii="Georgia" w:eastAsia="Georgia" w:hAnsi="Georgia" w:cs="Georgia"/>
          <w:spacing w:val="17"/>
          <w:sz w:val="19"/>
          <w:szCs w:val="19"/>
        </w:rPr>
        <w:t xml:space="preserve"> </w:t>
      </w:r>
      <w:r>
        <w:rPr>
          <w:rFonts w:ascii="Georgia" w:eastAsia="Georgia" w:hAnsi="Georgia" w:cs="Georgia"/>
          <w:sz w:val="19"/>
          <w:szCs w:val="19"/>
        </w:rPr>
        <w:t>the</w:t>
      </w:r>
      <w:r>
        <w:rPr>
          <w:rFonts w:ascii="Georgia" w:eastAsia="Georgia" w:hAnsi="Georgia" w:cs="Georgia"/>
          <w:spacing w:val="8"/>
          <w:sz w:val="19"/>
          <w:szCs w:val="19"/>
        </w:rPr>
        <w:t xml:space="preserve"> </w:t>
      </w:r>
      <w:r>
        <w:rPr>
          <w:rFonts w:ascii="Georgia" w:eastAsia="Georgia" w:hAnsi="Georgia" w:cs="Georgia"/>
          <w:sz w:val="19"/>
          <w:szCs w:val="19"/>
        </w:rPr>
        <w:t>power</w:t>
      </w:r>
      <w:r>
        <w:rPr>
          <w:rFonts w:ascii="Georgia" w:eastAsia="Georgia" w:hAnsi="Georgia" w:cs="Georgia"/>
          <w:spacing w:val="13"/>
          <w:sz w:val="19"/>
          <w:szCs w:val="19"/>
        </w:rPr>
        <w:t xml:space="preserve"> </w:t>
      </w:r>
      <w:r>
        <w:rPr>
          <w:rFonts w:ascii="Georgia" w:eastAsia="Georgia" w:hAnsi="Georgia" w:cs="Georgia"/>
          <w:sz w:val="19"/>
          <w:szCs w:val="19"/>
        </w:rPr>
        <w:t>of</w:t>
      </w:r>
      <w:r>
        <w:rPr>
          <w:rFonts w:ascii="Georgia" w:eastAsia="Georgia" w:hAnsi="Georgia" w:cs="Georgia"/>
          <w:spacing w:val="6"/>
          <w:sz w:val="19"/>
          <w:szCs w:val="19"/>
        </w:rPr>
        <w:t xml:space="preserve"> </w:t>
      </w:r>
      <w:r>
        <w:rPr>
          <w:rFonts w:ascii="Georgia" w:eastAsia="Georgia" w:hAnsi="Georgia" w:cs="Georgia"/>
          <w:sz w:val="19"/>
          <w:szCs w:val="19"/>
        </w:rPr>
        <w:t>ANTs</w:t>
      </w:r>
      <w:r>
        <w:rPr>
          <w:rFonts w:ascii="Georgia" w:eastAsia="Georgia" w:hAnsi="Georgia" w:cs="Georgia"/>
          <w:spacing w:val="12"/>
          <w:sz w:val="19"/>
          <w:szCs w:val="19"/>
        </w:rPr>
        <w:t xml:space="preserve"> </w:t>
      </w:r>
      <w:r>
        <w:rPr>
          <w:rFonts w:ascii="Georgia" w:eastAsia="Georgia" w:hAnsi="Georgia" w:cs="Georgia"/>
          <w:sz w:val="19"/>
          <w:szCs w:val="19"/>
        </w:rPr>
        <w:t>by</w:t>
      </w:r>
      <w:r>
        <w:rPr>
          <w:rFonts w:ascii="Georgia" w:eastAsia="Georgia" w:hAnsi="Georgia" w:cs="Georgia"/>
          <w:spacing w:val="7"/>
          <w:sz w:val="19"/>
          <w:szCs w:val="19"/>
        </w:rPr>
        <w:t xml:space="preserve"> </w:t>
      </w:r>
      <w:r>
        <w:rPr>
          <w:rFonts w:ascii="Georgia" w:eastAsia="Georgia" w:hAnsi="Georgia" w:cs="Georgia"/>
          <w:sz w:val="19"/>
          <w:szCs w:val="19"/>
        </w:rPr>
        <w:t>allowing</w:t>
      </w:r>
      <w:r>
        <w:rPr>
          <w:rFonts w:ascii="Georgia" w:eastAsia="Georgia" w:hAnsi="Georgia" w:cs="Georgia"/>
          <w:spacing w:val="17"/>
          <w:sz w:val="19"/>
          <w:szCs w:val="19"/>
        </w:rPr>
        <w:t xml:space="preserve"> </w:t>
      </w:r>
      <w:r>
        <w:rPr>
          <w:rFonts w:ascii="Georgia" w:eastAsia="Georgia" w:hAnsi="Georgia" w:cs="Georgia"/>
          <w:w w:val="102"/>
          <w:sz w:val="19"/>
          <w:szCs w:val="19"/>
        </w:rPr>
        <w:t xml:space="preserve">human/expert </w:t>
      </w:r>
      <w:r>
        <w:rPr>
          <w:rFonts w:ascii="Georgia" w:eastAsia="Georgia" w:hAnsi="Georgia" w:cs="Georgia"/>
          <w:sz w:val="19"/>
          <w:szCs w:val="19"/>
        </w:rPr>
        <w:t>input</w:t>
      </w:r>
      <w:r>
        <w:rPr>
          <w:rFonts w:ascii="Georgia" w:eastAsia="Georgia" w:hAnsi="Georgia" w:cs="Georgia"/>
          <w:spacing w:val="14"/>
          <w:sz w:val="19"/>
          <w:szCs w:val="19"/>
        </w:rPr>
        <w:t xml:space="preserve"> </w:t>
      </w:r>
      <w:r>
        <w:rPr>
          <w:rFonts w:ascii="Georgia" w:eastAsia="Georgia" w:hAnsi="Georgia" w:cs="Georgia"/>
          <w:sz w:val="19"/>
          <w:szCs w:val="19"/>
        </w:rPr>
        <w:t>to</w:t>
      </w:r>
      <w:r>
        <w:rPr>
          <w:rFonts w:ascii="Georgia" w:eastAsia="Georgia" w:hAnsi="Georgia" w:cs="Georgia"/>
          <w:spacing w:val="8"/>
          <w:sz w:val="19"/>
          <w:szCs w:val="19"/>
        </w:rPr>
        <w:t xml:space="preserve"> </w:t>
      </w:r>
      <w:r>
        <w:rPr>
          <w:rFonts w:ascii="Georgia" w:eastAsia="Georgia" w:hAnsi="Georgia" w:cs="Georgia"/>
          <w:sz w:val="19"/>
          <w:szCs w:val="19"/>
        </w:rPr>
        <w:t>interactively</w:t>
      </w:r>
      <w:r>
        <w:rPr>
          <w:rFonts w:ascii="Georgia" w:eastAsia="Georgia" w:hAnsi="Georgia" w:cs="Georgia"/>
          <w:spacing w:val="26"/>
          <w:sz w:val="19"/>
          <w:szCs w:val="19"/>
        </w:rPr>
        <w:t xml:space="preserve"> </w:t>
      </w:r>
      <w:r>
        <w:rPr>
          <w:rFonts w:ascii="Georgia" w:eastAsia="Georgia" w:hAnsi="Georgia" w:cs="Georgia"/>
          <w:sz w:val="19"/>
          <w:szCs w:val="19"/>
        </w:rPr>
        <w:t>tune</w:t>
      </w:r>
      <w:r>
        <w:rPr>
          <w:rFonts w:ascii="Georgia" w:eastAsia="Georgia" w:hAnsi="Georgia" w:cs="Georgia"/>
          <w:spacing w:val="13"/>
          <w:sz w:val="19"/>
          <w:szCs w:val="19"/>
        </w:rPr>
        <w:t xml:space="preserve"> </w:t>
      </w:r>
      <w:r>
        <w:rPr>
          <w:rFonts w:ascii="Georgia" w:eastAsia="Georgia" w:hAnsi="Georgia" w:cs="Georgia"/>
          <w:sz w:val="19"/>
          <w:szCs w:val="19"/>
        </w:rPr>
        <w:t>parameters</w:t>
      </w:r>
      <w:r>
        <w:rPr>
          <w:rFonts w:ascii="Georgia" w:eastAsia="Georgia" w:hAnsi="Georgia" w:cs="Georgia"/>
          <w:spacing w:val="24"/>
          <w:sz w:val="19"/>
          <w:szCs w:val="19"/>
        </w:rPr>
        <w:t xml:space="preserve"> </w:t>
      </w:r>
      <w:r>
        <w:rPr>
          <w:rFonts w:ascii="Georgia" w:eastAsia="Georgia" w:hAnsi="Georgia" w:cs="Georgia"/>
          <w:sz w:val="19"/>
          <w:szCs w:val="19"/>
        </w:rPr>
        <w:t>and</w:t>
      </w:r>
      <w:r>
        <w:rPr>
          <w:rFonts w:ascii="Georgia" w:eastAsia="Georgia" w:hAnsi="Georgia" w:cs="Georgia"/>
          <w:spacing w:val="11"/>
          <w:sz w:val="19"/>
          <w:szCs w:val="19"/>
        </w:rPr>
        <w:t xml:space="preserve"> </w:t>
      </w:r>
      <w:r>
        <w:rPr>
          <w:rFonts w:ascii="Georgia" w:eastAsia="Georgia" w:hAnsi="Georgia" w:cs="Georgia"/>
          <w:sz w:val="19"/>
          <w:szCs w:val="19"/>
        </w:rPr>
        <w:t>intelligently</w:t>
      </w:r>
      <w:r>
        <w:rPr>
          <w:rFonts w:ascii="Georgia" w:eastAsia="Georgia" w:hAnsi="Georgia" w:cs="Georgia"/>
          <w:spacing w:val="25"/>
          <w:sz w:val="19"/>
          <w:szCs w:val="19"/>
        </w:rPr>
        <w:t xml:space="preserve"> </w:t>
      </w:r>
      <w:r>
        <w:rPr>
          <w:rFonts w:ascii="Georgia" w:eastAsia="Georgia" w:hAnsi="Georgia" w:cs="Georgia"/>
          <w:sz w:val="19"/>
          <w:szCs w:val="19"/>
        </w:rPr>
        <w:t>initialize</w:t>
      </w:r>
      <w:r>
        <w:rPr>
          <w:rFonts w:ascii="Georgia" w:eastAsia="Georgia" w:hAnsi="Georgia" w:cs="Georgia"/>
          <w:spacing w:val="19"/>
          <w:sz w:val="19"/>
          <w:szCs w:val="19"/>
        </w:rPr>
        <w:t xml:space="preserve"> </w:t>
      </w:r>
      <w:r>
        <w:rPr>
          <w:rFonts w:ascii="Georgia" w:eastAsia="Georgia" w:hAnsi="Georgia" w:cs="Georgia"/>
          <w:sz w:val="19"/>
          <w:szCs w:val="19"/>
        </w:rPr>
        <w:t>as</w:t>
      </w:r>
      <w:r>
        <w:rPr>
          <w:rFonts w:ascii="Georgia" w:eastAsia="Georgia" w:hAnsi="Georgia" w:cs="Georgia"/>
          <w:spacing w:val="9"/>
          <w:sz w:val="19"/>
          <w:szCs w:val="19"/>
        </w:rPr>
        <w:t xml:space="preserve"> </w:t>
      </w:r>
      <w:r>
        <w:rPr>
          <w:rFonts w:ascii="Georgia" w:eastAsia="Georgia" w:hAnsi="Georgia" w:cs="Georgia"/>
          <w:sz w:val="19"/>
          <w:szCs w:val="19"/>
        </w:rPr>
        <w:t>well</w:t>
      </w:r>
      <w:r>
        <w:rPr>
          <w:rFonts w:ascii="Georgia" w:eastAsia="Georgia" w:hAnsi="Georgia" w:cs="Georgia"/>
          <w:spacing w:val="12"/>
          <w:sz w:val="19"/>
          <w:szCs w:val="19"/>
        </w:rPr>
        <w:t xml:space="preserve"> </w:t>
      </w:r>
      <w:r>
        <w:rPr>
          <w:rFonts w:ascii="Georgia" w:eastAsia="Georgia" w:hAnsi="Georgia" w:cs="Georgia"/>
          <w:sz w:val="19"/>
          <w:szCs w:val="19"/>
        </w:rPr>
        <w:t>as</w:t>
      </w:r>
      <w:r>
        <w:rPr>
          <w:rFonts w:ascii="Georgia" w:eastAsia="Georgia" w:hAnsi="Georgia" w:cs="Georgia"/>
          <w:spacing w:val="9"/>
          <w:sz w:val="19"/>
          <w:szCs w:val="19"/>
        </w:rPr>
        <w:t xml:space="preserve"> </w:t>
      </w:r>
      <w:r>
        <w:rPr>
          <w:rFonts w:ascii="Georgia" w:eastAsia="Georgia" w:hAnsi="Georgia" w:cs="Georgia"/>
          <w:sz w:val="19"/>
          <w:szCs w:val="19"/>
        </w:rPr>
        <w:t>steer</w:t>
      </w:r>
      <w:r>
        <w:rPr>
          <w:rFonts w:ascii="Georgia" w:eastAsia="Georgia" w:hAnsi="Georgia" w:cs="Georgia"/>
          <w:spacing w:val="13"/>
          <w:sz w:val="19"/>
          <w:szCs w:val="19"/>
        </w:rPr>
        <w:t xml:space="preserve"> </w:t>
      </w:r>
      <w:r>
        <w:rPr>
          <w:rFonts w:ascii="Georgia" w:eastAsia="Georgia" w:hAnsi="Georgia" w:cs="Georgia"/>
          <w:sz w:val="19"/>
          <w:szCs w:val="19"/>
        </w:rPr>
        <w:t>the</w:t>
      </w:r>
      <w:r>
        <w:rPr>
          <w:rFonts w:ascii="Georgia" w:eastAsia="Georgia" w:hAnsi="Georgia" w:cs="Georgia"/>
          <w:spacing w:val="10"/>
          <w:sz w:val="19"/>
          <w:szCs w:val="19"/>
        </w:rPr>
        <w:t xml:space="preserve"> </w:t>
      </w:r>
      <w:r>
        <w:rPr>
          <w:rFonts w:ascii="Georgia" w:eastAsia="Georgia" w:hAnsi="Georgia" w:cs="Georgia"/>
          <w:sz w:val="19"/>
          <w:szCs w:val="19"/>
        </w:rPr>
        <w:t>registration</w:t>
      </w:r>
      <w:r>
        <w:rPr>
          <w:rFonts w:ascii="Georgia" w:eastAsia="Georgia" w:hAnsi="Georgia" w:cs="Georgia"/>
          <w:spacing w:val="25"/>
          <w:sz w:val="19"/>
          <w:szCs w:val="19"/>
        </w:rPr>
        <w:t xml:space="preserve"> </w:t>
      </w:r>
      <w:r>
        <w:rPr>
          <w:rFonts w:ascii="Georgia" w:eastAsia="Georgia" w:hAnsi="Georgia" w:cs="Georgia"/>
          <w:sz w:val="19"/>
          <w:szCs w:val="19"/>
        </w:rPr>
        <w:t>toward</w:t>
      </w:r>
      <w:r>
        <w:rPr>
          <w:rFonts w:ascii="Georgia" w:eastAsia="Georgia" w:hAnsi="Georgia" w:cs="Georgia"/>
          <w:spacing w:val="17"/>
          <w:sz w:val="19"/>
          <w:szCs w:val="19"/>
        </w:rPr>
        <w:t xml:space="preserve"> </w:t>
      </w:r>
      <w:r>
        <w:rPr>
          <w:rFonts w:ascii="Georgia" w:eastAsia="Georgia" w:hAnsi="Georgia" w:cs="Georgia"/>
          <w:sz w:val="19"/>
          <w:szCs w:val="19"/>
        </w:rPr>
        <w:t>the</w:t>
      </w:r>
      <w:r>
        <w:rPr>
          <w:rFonts w:ascii="Georgia" w:eastAsia="Georgia" w:hAnsi="Georgia" w:cs="Georgia"/>
          <w:spacing w:val="10"/>
          <w:sz w:val="19"/>
          <w:szCs w:val="19"/>
        </w:rPr>
        <w:t xml:space="preserve"> </w:t>
      </w:r>
      <w:r>
        <w:rPr>
          <w:rFonts w:ascii="Georgia" w:eastAsia="Georgia" w:hAnsi="Georgia" w:cs="Georgia"/>
          <w:sz w:val="19"/>
          <w:szCs w:val="19"/>
        </w:rPr>
        <w:t>solution</w:t>
      </w:r>
      <w:r>
        <w:rPr>
          <w:rFonts w:ascii="Georgia" w:eastAsia="Georgia" w:hAnsi="Georgia" w:cs="Georgia"/>
          <w:spacing w:val="19"/>
          <w:sz w:val="19"/>
          <w:szCs w:val="19"/>
        </w:rPr>
        <w:t xml:space="preserve"> </w:t>
      </w:r>
      <w:r>
        <w:rPr>
          <w:rFonts w:ascii="Georgia" w:eastAsia="Georgia" w:hAnsi="Georgia" w:cs="Georgia"/>
          <w:sz w:val="19"/>
          <w:szCs w:val="19"/>
        </w:rPr>
        <w:t>that</w:t>
      </w:r>
      <w:r>
        <w:rPr>
          <w:rFonts w:ascii="Georgia" w:eastAsia="Georgia" w:hAnsi="Georgia" w:cs="Georgia"/>
          <w:spacing w:val="12"/>
          <w:sz w:val="19"/>
          <w:szCs w:val="19"/>
        </w:rPr>
        <w:t xml:space="preserve"> </w:t>
      </w:r>
      <w:r>
        <w:rPr>
          <w:rFonts w:ascii="Georgia" w:eastAsia="Georgia" w:hAnsi="Georgia" w:cs="Georgia"/>
          <w:w w:val="102"/>
          <w:sz w:val="19"/>
          <w:szCs w:val="19"/>
        </w:rPr>
        <w:t xml:space="preserve">best </w:t>
      </w:r>
      <w:r>
        <w:rPr>
          <w:rFonts w:ascii="Georgia" w:eastAsia="Georgia" w:hAnsi="Georgia" w:cs="Georgia"/>
          <w:sz w:val="19"/>
          <w:szCs w:val="19"/>
        </w:rPr>
        <w:t>satisfies</w:t>
      </w:r>
      <w:r>
        <w:rPr>
          <w:rFonts w:ascii="Georgia" w:eastAsia="Georgia" w:hAnsi="Georgia" w:cs="Georgia"/>
          <w:spacing w:val="32"/>
          <w:sz w:val="19"/>
          <w:szCs w:val="19"/>
        </w:rPr>
        <w:t xml:space="preserve"> </w:t>
      </w:r>
      <w:r>
        <w:rPr>
          <w:rFonts w:ascii="Georgia" w:eastAsia="Georgia" w:hAnsi="Georgia" w:cs="Georgia"/>
          <w:sz w:val="19"/>
          <w:szCs w:val="19"/>
        </w:rPr>
        <w:t>both</w:t>
      </w:r>
      <w:r>
        <w:rPr>
          <w:rFonts w:ascii="Georgia" w:eastAsia="Georgia" w:hAnsi="Georgia" w:cs="Georgia"/>
          <w:spacing w:val="27"/>
          <w:sz w:val="19"/>
          <w:szCs w:val="19"/>
        </w:rPr>
        <w:t xml:space="preserve"> </w:t>
      </w:r>
      <w:r>
        <w:rPr>
          <w:rFonts w:ascii="Georgia" w:eastAsia="Georgia" w:hAnsi="Georgia" w:cs="Georgia"/>
          <w:sz w:val="19"/>
          <w:szCs w:val="19"/>
        </w:rPr>
        <w:t>user</w:t>
      </w:r>
      <w:r>
        <w:rPr>
          <w:rFonts w:ascii="Georgia" w:eastAsia="Georgia" w:hAnsi="Georgia" w:cs="Georgia"/>
          <w:spacing w:val="26"/>
          <w:sz w:val="19"/>
          <w:szCs w:val="19"/>
        </w:rPr>
        <w:t xml:space="preserve"> </w:t>
      </w:r>
      <w:r>
        <w:rPr>
          <w:rFonts w:ascii="Georgia" w:eastAsia="Georgia" w:hAnsi="Georgia" w:cs="Georgia"/>
          <w:sz w:val="19"/>
          <w:szCs w:val="19"/>
        </w:rPr>
        <w:t>and</w:t>
      </w:r>
      <w:r>
        <w:rPr>
          <w:rFonts w:ascii="Georgia" w:eastAsia="Georgia" w:hAnsi="Georgia" w:cs="Georgia"/>
          <w:spacing w:val="25"/>
          <w:sz w:val="19"/>
          <w:szCs w:val="19"/>
        </w:rPr>
        <w:t xml:space="preserve"> </w:t>
      </w:r>
      <w:r>
        <w:rPr>
          <w:rFonts w:ascii="Georgia" w:eastAsia="Georgia" w:hAnsi="Georgia" w:cs="Georgia"/>
          <w:sz w:val="19"/>
          <w:szCs w:val="19"/>
        </w:rPr>
        <w:t>algorithmic</w:t>
      </w:r>
      <w:r>
        <w:rPr>
          <w:rFonts w:ascii="Georgia" w:eastAsia="Georgia" w:hAnsi="Georgia" w:cs="Georgia"/>
          <w:spacing w:val="38"/>
          <w:sz w:val="19"/>
          <w:szCs w:val="19"/>
        </w:rPr>
        <w:t xml:space="preserve"> </w:t>
      </w:r>
      <w:r>
        <w:rPr>
          <w:rFonts w:ascii="Georgia" w:eastAsia="Georgia" w:hAnsi="Georgia" w:cs="Georgia"/>
          <w:sz w:val="19"/>
          <w:szCs w:val="19"/>
        </w:rPr>
        <w:t xml:space="preserve">constraints. </w:t>
      </w:r>
      <w:r>
        <w:rPr>
          <w:rFonts w:ascii="Georgia" w:eastAsia="Georgia" w:hAnsi="Georgia" w:cs="Georgia"/>
          <w:spacing w:val="46"/>
          <w:sz w:val="19"/>
          <w:szCs w:val="19"/>
        </w:rPr>
        <w:t xml:space="preserve"> </w:t>
      </w:r>
      <w:r>
        <w:rPr>
          <w:rFonts w:ascii="Georgia" w:eastAsia="Georgia" w:hAnsi="Georgia" w:cs="Georgia"/>
          <w:sz w:val="19"/>
          <w:szCs w:val="19"/>
        </w:rPr>
        <w:t>Equally</w:t>
      </w:r>
      <w:r>
        <w:rPr>
          <w:rFonts w:ascii="Georgia" w:eastAsia="Georgia" w:hAnsi="Georgia" w:cs="Georgia"/>
          <w:spacing w:val="32"/>
          <w:sz w:val="19"/>
          <w:szCs w:val="19"/>
        </w:rPr>
        <w:t xml:space="preserve"> </w:t>
      </w:r>
      <w:r>
        <w:rPr>
          <w:rFonts w:ascii="Georgia" w:eastAsia="Georgia" w:hAnsi="Georgia" w:cs="Georgia"/>
          <w:sz w:val="19"/>
          <w:szCs w:val="19"/>
        </w:rPr>
        <w:t>important,</w:t>
      </w:r>
      <w:r>
        <w:rPr>
          <w:rFonts w:ascii="Georgia" w:eastAsia="Georgia" w:hAnsi="Georgia" w:cs="Georgia"/>
          <w:spacing w:val="42"/>
          <w:sz w:val="19"/>
          <w:szCs w:val="19"/>
        </w:rPr>
        <w:t xml:space="preserve"> </w:t>
      </w:r>
      <w:r>
        <w:rPr>
          <w:rFonts w:ascii="Georgia" w:eastAsia="Georgia" w:hAnsi="Georgia" w:cs="Georgia"/>
          <w:sz w:val="19"/>
          <w:szCs w:val="19"/>
        </w:rPr>
        <w:t>the</w:t>
      </w:r>
      <w:r>
        <w:rPr>
          <w:rFonts w:ascii="Georgia" w:eastAsia="Georgia" w:hAnsi="Georgia" w:cs="Georgia"/>
          <w:spacing w:val="24"/>
          <w:sz w:val="19"/>
          <w:szCs w:val="19"/>
        </w:rPr>
        <w:t xml:space="preserve"> </w:t>
      </w:r>
      <w:r>
        <w:rPr>
          <w:rFonts w:ascii="Georgia" w:eastAsia="Georgia" w:hAnsi="Georgia" w:cs="Georgia"/>
          <w:sz w:val="19"/>
          <w:szCs w:val="19"/>
        </w:rPr>
        <w:t>GUI</w:t>
      </w:r>
      <w:r>
        <w:rPr>
          <w:rFonts w:ascii="Georgia" w:eastAsia="Georgia" w:hAnsi="Georgia" w:cs="Georgia"/>
          <w:spacing w:val="26"/>
          <w:sz w:val="19"/>
          <w:szCs w:val="19"/>
        </w:rPr>
        <w:t xml:space="preserve"> </w:t>
      </w:r>
      <w:r>
        <w:rPr>
          <w:rFonts w:ascii="Georgia" w:eastAsia="Georgia" w:hAnsi="Georgia" w:cs="Georgia"/>
          <w:sz w:val="19"/>
          <w:szCs w:val="19"/>
        </w:rPr>
        <w:t>will</w:t>
      </w:r>
      <w:r>
        <w:rPr>
          <w:rFonts w:ascii="Georgia" w:eastAsia="Georgia" w:hAnsi="Georgia" w:cs="Georgia"/>
          <w:spacing w:val="25"/>
          <w:sz w:val="19"/>
          <w:szCs w:val="19"/>
        </w:rPr>
        <w:t xml:space="preserve"> </w:t>
      </w:r>
      <w:r>
        <w:rPr>
          <w:rFonts w:ascii="Georgia" w:eastAsia="Georgia" w:hAnsi="Georgia" w:cs="Georgia"/>
          <w:sz w:val="19"/>
          <w:szCs w:val="19"/>
        </w:rPr>
        <w:t>permit</w:t>
      </w:r>
      <w:r>
        <w:rPr>
          <w:rFonts w:ascii="Georgia" w:eastAsia="Georgia" w:hAnsi="Georgia" w:cs="Georgia"/>
          <w:spacing w:val="30"/>
          <w:sz w:val="19"/>
          <w:szCs w:val="19"/>
        </w:rPr>
        <w:t xml:space="preserve"> </w:t>
      </w:r>
      <w:r>
        <w:rPr>
          <w:rFonts w:ascii="Georgia" w:eastAsia="Georgia" w:hAnsi="Georgia" w:cs="Georgia"/>
          <w:sz w:val="19"/>
          <w:szCs w:val="19"/>
        </w:rPr>
        <w:t>qualitative</w:t>
      </w:r>
      <w:r>
        <w:rPr>
          <w:rFonts w:ascii="Georgia" w:eastAsia="Georgia" w:hAnsi="Georgia" w:cs="Georgia"/>
          <w:spacing w:val="37"/>
          <w:sz w:val="19"/>
          <w:szCs w:val="19"/>
        </w:rPr>
        <w:t xml:space="preserve"> </w:t>
      </w:r>
      <w:r>
        <w:rPr>
          <w:rFonts w:ascii="Georgia" w:eastAsia="Georgia" w:hAnsi="Georgia" w:cs="Georgia"/>
          <w:sz w:val="19"/>
          <w:szCs w:val="19"/>
        </w:rPr>
        <w:t>and</w:t>
      </w:r>
      <w:r>
        <w:rPr>
          <w:rFonts w:ascii="Georgia" w:eastAsia="Georgia" w:hAnsi="Georgia" w:cs="Georgia"/>
          <w:spacing w:val="25"/>
          <w:sz w:val="19"/>
          <w:szCs w:val="19"/>
        </w:rPr>
        <w:t xml:space="preserve"> </w:t>
      </w:r>
      <w:r>
        <w:rPr>
          <w:rFonts w:ascii="Georgia" w:eastAsia="Georgia" w:hAnsi="Georgia" w:cs="Georgia"/>
          <w:sz w:val="19"/>
          <w:szCs w:val="19"/>
        </w:rPr>
        <w:t>quantitative</w:t>
      </w:r>
      <w:r>
        <w:rPr>
          <w:rFonts w:ascii="Georgia" w:eastAsia="Georgia" w:hAnsi="Georgia" w:cs="Georgia"/>
          <w:spacing w:val="39"/>
          <w:sz w:val="19"/>
          <w:szCs w:val="19"/>
        </w:rPr>
        <w:t xml:space="preserve"> </w:t>
      </w:r>
      <w:r>
        <w:rPr>
          <w:rFonts w:ascii="Georgia" w:eastAsia="Georgia" w:hAnsi="Georgia" w:cs="Georgia"/>
          <w:w w:val="103"/>
          <w:sz w:val="19"/>
          <w:szCs w:val="19"/>
        </w:rPr>
        <w:t>a</w:t>
      </w:r>
      <w:r>
        <w:rPr>
          <w:rFonts w:ascii="Georgia" w:eastAsia="Georgia" w:hAnsi="Georgia" w:cs="Georgia"/>
          <w:w w:val="102"/>
          <w:sz w:val="19"/>
          <w:szCs w:val="19"/>
        </w:rPr>
        <w:t xml:space="preserve">ssess- </w:t>
      </w:r>
      <w:proofErr w:type="spellStart"/>
      <w:r>
        <w:rPr>
          <w:rFonts w:ascii="Georgia" w:eastAsia="Georgia" w:hAnsi="Georgia" w:cs="Georgia"/>
          <w:sz w:val="19"/>
          <w:szCs w:val="19"/>
        </w:rPr>
        <w:t>ment</w:t>
      </w:r>
      <w:proofErr w:type="spellEnd"/>
      <w:r>
        <w:rPr>
          <w:rFonts w:ascii="Georgia" w:eastAsia="Georgia" w:hAnsi="Georgia" w:cs="Georgia"/>
          <w:spacing w:val="5"/>
          <w:sz w:val="19"/>
          <w:szCs w:val="19"/>
        </w:rPr>
        <w:t xml:space="preserve"> </w:t>
      </w:r>
      <w:r>
        <w:rPr>
          <w:rFonts w:ascii="Georgia" w:eastAsia="Georgia" w:hAnsi="Georgia" w:cs="Georgia"/>
          <w:sz w:val="19"/>
          <w:szCs w:val="19"/>
        </w:rPr>
        <w:t>of the</w:t>
      </w:r>
      <w:r>
        <w:rPr>
          <w:rFonts w:ascii="Georgia" w:eastAsia="Georgia" w:hAnsi="Georgia" w:cs="Georgia"/>
          <w:spacing w:val="2"/>
          <w:sz w:val="19"/>
          <w:szCs w:val="19"/>
        </w:rPr>
        <w:t xml:space="preserve"> </w:t>
      </w:r>
      <w:r>
        <w:rPr>
          <w:rFonts w:ascii="Georgia" w:eastAsia="Georgia" w:hAnsi="Georgia" w:cs="Georgia"/>
          <w:sz w:val="19"/>
          <w:szCs w:val="19"/>
        </w:rPr>
        <w:t>results</w:t>
      </w:r>
      <w:r>
        <w:rPr>
          <w:rFonts w:ascii="Georgia" w:eastAsia="Georgia" w:hAnsi="Georgia" w:cs="Georgia"/>
          <w:spacing w:val="8"/>
          <w:sz w:val="19"/>
          <w:szCs w:val="19"/>
        </w:rPr>
        <w:t xml:space="preserve"> </w:t>
      </w:r>
      <w:r>
        <w:rPr>
          <w:rFonts w:ascii="Georgia" w:eastAsia="Georgia" w:hAnsi="Georgia" w:cs="Georgia"/>
          <w:sz w:val="19"/>
          <w:szCs w:val="19"/>
        </w:rPr>
        <w:t>produced</w:t>
      </w:r>
      <w:r>
        <w:rPr>
          <w:rFonts w:ascii="Georgia" w:eastAsia="Georgia" w:hAnsi="Georgia" w:cs="Georgia"/>
          <w:spacing w:val="13"/>
          <w:sz w:val="19"/>
          <w:szCs w:val="19"/>
        </w:rPr>
        <w:t xml:space="preserve"> </w:t>
      </w:r>
      <w:r>
        <w:rPr>
          <w:rFonts w:ascii="Georgia" w:eastAsia="Georgia" w:hAnsi="Georgia" w:cs="Georgia"/>
          <w:sz w:val="19"/>
          <w:szCs w:val="19"/>
        </w:rPr>
        <w:t>by</w:t>
      </w:r>
      <w:r>
        <w:rPr>
          <w:rFonts w:ascii="Georgia" w:eastAsia="Georgia" w:hAnsi="Georgia" w:cs="Georgia"/>
          <w:spacing w:val="1"/>
          <w:sz w:val="19"/>
          <w:szCs w:val="19"/>
        </w:rPr>
        <w:t xml:space="preserve"> </w:t>
      </w:r>
      <w:r>
        <w:rPr>
          <w:rFonts w:ascii="Georgia" w:eastAsia="Georgia" w:hAnsi="Georgia" w:cs="Georgia"/>
          <w:sz w:val="19"/>
          <w:szCs w:val="19"/>
        </w:rPr>
        <w:t>ITK-Lung</w:t>
      </w:r>
      <w:r>
        <w:rPr>
          <w:rFonts w:ascii="Georgia" w:eastAsia="Georgia" w:hAnsi="Georgia" w:cs="Georgia"/>
          <w:spacing w:val="13"/>
          <w:sz w:val="19"/>
          <w:szCs w:val="19"/>
        </w:rPr>
        <w:t xml:space="preserve"> </w:t>
      </w:r>
      <w:r>
        <w:rPr>
          <w:rFonts w:ascii="Georgia" w:eastAsia="Georgia" w:hAnsi="Georgia" w:cs="Georgia"/>
          <w:sz w:val="19"/>
          <w:szCs w:val="19"/>
        </w:rPr>
        <w:t>as well</w:t>
      </w:r>
      <w:r>
        <w:rPr>
          <w:rFonts w:ascii="Georgia" w:eastAsia="Georgia" w:hAnsi="Georgia" w:cs="Georgia"/>
          <w:spacing w:val="4"/>
          <w:sz w:val="19"/>
          <w:szCs w:val="19"/>
        </w:rPr>
        <w:t xml:space="preserve"> </w:t>
      </w:r>
      <w:r>
        <w:rPr>
          <w:rFonts w:ascii="Georgia" w:eastAsia="Georgia" w:hAnsi="Georgia" w:cs="Georgia"/>
          <w:sz w:val="19"/>
          <w:szCs w:val="19"/>
        </w:rPr>
        <w:t>as potentially</w:t>
      </w:r>
      <w:r>
        <w:rPr>
          <w:rFonts w:ascii="Georgia" w:eastAsia="Georgia" w:hAnsi="Georgia" w:cs="Georgia"/>
          <w:spacing w:val="15"/>
          <w:sz w:val="19"/>
          <w:szCs w:val="19"/>
        </w:rPr>
        <w:t xml:space="preserve"> </w:t>
      </w:r>
      <w:r>
        <w:rPr>
          <w:rFonts w:ascii="Georgia" w:eastAsia="Georgia" w:hAnsi="Georgia" w:cs="Georgia"/>
          <w:sz w:val="19"/>
          <w:szCs w:val="19"/>
        </w:rPr>
        <w:t>other</w:t>
      </w:r>
      <w:r>
        <w:rPr>
          <w:rFonts w:ascii="Georgia" w:eastAsia="Georgia" w:hAnsi="Georgia" w:cs="Georgia"/>
          <w:spacing w:val="6"/>
          <w:sz w:val="19"/>
          <w:szCs w:val="19"/>
        </w:rPr>
        <w:t xml:space="preserve"> </w:t>
      </w:r>
      <w:r>
        <w:rPr>
          <w:rFonts w:ascii="Georgia" w:eastAsia="Georgia" w:hAnsi="Georgia" w:cs="Georgia"/>
          <w:sz w:val="19"/>
          <w:szCs w:val="19"/>
        </w:rPr>
        <w:t>software,</w:t>
      </w:r>
      <w:r>
        <w:rPr>
          <w:rFonts w:ascii="Georgia" w:eastAsia="Georgia" w:hAnsi="Georgia" w:cs="Georgia"/>
          <w:spacing w:val="12"/>
          <w:sz w:val="19"/>
          <w:szCs w:val="19"/>
        </w:rPr>
        <w:t xml:space="preserve"> </w:t>
      </w:r>
      <w:r>
        <w:rPr>
          <w:rFonts w:ascii="Georgia" w:eastAsia="Georgia" w:hAnsi="Georgia" w:cs="Georgia"/>
          <w:sz w:val="19"/>
          <w:szCs w:val="19"/>
        </w:rPr>
        <w:t>another</w:t>
      </w:r>
      <w:r>
        <w:rPr>
          <w:rFonts w:ascii="Georgia" w:eastAsia="Georgia" w:hAnsi="Georgia" w:cs="Georgia"/>
          <w:spacing w:val="10"/>
          <w:sz w:val="19"/>
          <w:szCs w:val="19"/>
        </w:rPr>
        <w:t xml:space="preserve"> </w:t>
      </w:r>
      <w:r>
        <w:rPr>
          <w:rFonts w:ascii="Georgia" w:eastAsia="Georgia" w:hAnsi="Georgia" w:cs="Georgia"/>
          <w:sz w:val="19"/>
          <w:szCs w:val="19"/>
        </w:rPr>
        <w:t>much</w:t>
      </w:r>
      <w:r>
        <w:rPr>
          <w:rFonts w:ascii="Georgia" w:eastAsia="Georgia" w:hAnsi="Georgia" w:cs="Georgia"/>
          <w:spacing w:val="6"/>
          <w:sz w:val="19"/>
          <w:szCs w:val="19"/>
        </w:rPr>
        <w:t xml:space="preserve"> </w:t>
      </w:r>
      <w:r>
        <w:rPr>
          <w:rFonts w:ascii="Georgia" w:eastAsia="Georgia" w:hAnsi="Georgia" w:cs="Georgia"/>
          <w:sz w:val="19"/>
          <w:szCs w:val="19"/>
        </w:rPr>
        <w:t>needed</w:t>
      </w:r>
      <w:r>
        <w:rPr>
          <w:rFonts w:ascii="Georgia" w:eastAsia="Georgia" w:hAnsi="Georgia" w:cs="Georgia"/>
          <w:spacing w:val="9"/>
          <w:sz w:val="19"/>
          <w:szCs w:val="19"/>
        </w:rPr>
        <w:t xml:space="preserve"> </w:t>
      </w:r>
      <w:r>
        <w:rPr>
          <w:rFonts w:ascii="Georgia" w:eastAsia="Georgia" w:hAnsi="Georgia" w:cs="Georgia"/>
          <w:sz w:val="19"/>
          <w:szCs w:val="19"/>
        </w:rPr>
        <w:t>capability</w:t>
      </w:r>
      <w:r>
        <w:rPr>
          <w:rFonts w:ascii="Georgia" w:eastAsia="Georgia" w:hAnsi="Georgia" w:cs="Georgia"/>
          <w:spacing w:val="13"/>
          <w:sz w:val="19"/>
          <w:szCs w:val="19"/>
        </w:rPr>
        <w:t xml:space="preserve"> </w:t>
      </w:r>
      <w:r>
        <w:rPr>
          <w:rFonts w:ascii="Georgia" w:eastAsia="Georgia" w:hAnsi="Georgia" w:cs="Georgia"/>
          <w:sz w:val="19"/>
          <w:szCs w:val="19"/>
        </w:rPr>
        <w:t>not</w:t>
      </w:r>
      <w:r>
        <w:rPr>
          <w:rFonts w:ascii="Georgia" w:eastAsia="Georgia" w:hAnsi="Georgia" w:cs="Georgia"/>
          <w:spacing w:val="2"/>
          <w:sz w:val="19"/>
          <w:szCs w:val="19"/>
        </w:rPr>
        <w:t xml:space="preserve"> </w:t>
      </w:r>
      <w:r>
        <w:rPr>
          <w:rFonts w:ascii="Georgia" w:eastAsia="Georgia" w:hAnsi="Georgia" w:cs="Georgia"/>
          <w:w w:val="102"/>
          <w:sz w:val="19"/>
          <w:szCs w:val="19"/>
        </w:rPr>
        <w:t xml:space="preserve">currently </w:t>
      </w:r>
      <w:r>
        <w:rPr>
          <w:rFonts w:ascii="Georgia" w:eastAsia="Georgia" w:hAnsi="Georgia" w:cs="Georgia"/>
          <w:sz w:val="19"/>
          <w:szCs w:val="19"/>
        </w:rPr>
        <w:t>available</w:t>
      </w:r>
      <w:r>
        <w:rPr>
          <w:rFonts w:ascii="Georgia" w:eastAsia="Georgia" w:hAnsi="Georgia" w:cs="Georgia"/>
          <w:spacing w:val="17"/>
          <w:sz w:val="19"/>
          <w:szCs w:val="19"/>
        </w:rPr>
        <w:t xml:space="preserve"> </w:t>
      </w:r>
      <w:r>
        <w:rPr>
          <w:rFonts w:ascii="Georgia" w:eastAsia="Georgia" w:hAnsi="Georgia" w:cs="Georgia"/>
          <w:sz w:val="19"/>
          <w:szCs w:val="19"/>
        </w:rPr>
        <w:t>to</w:t>
      </w:r>
      <w:r>
        <w:rPr>
          <w:rFonts w:ascii="Georgia" w:eastAsia="Georgia" w:hAnsi="Georgia" w:cs="Georgia"/>
          <w:spacing w:val="5"/>
          <w:sz w:val="19"/>
          <w:szCs w:val="19"/>
        </w:rPr>
        <w:t xml:space="preserve"> </w:t>
      </w:r>
      <w:r>
        <w:rPr>
          <w:rFonts w:ascii="Georgia" w:eastAsia="Georgia" w:hAnsi="Georgia" w:cs="Georgia"/>
          <w:sz w:val="19"/>
          <w:szCs w:val="19"/>
        </w:rPr>
        <w:t>the</w:t>
      </w:r>
      <w:r>
        <w:rPr>
          <w:rFonts w:ascii="Georgia" w:eastAsia="Georgia" w:hAnsi="Georgia" w:cs="Georgia"/>
          <w:spacing w:val="7"/>
          <w:sz w:val="19"/>
          <w:szCs w:val="19"/>
        </w:rPr>
        <w:t xml:space="preserve"> </w:t>
      </w:r>
      <w:r>
        <w:rPr>
          <w:rFonts w:ascii="Georgia" w:eastAsia="Georgia" w:hAnsi="Georgia" w:cs="Georgia"/>
          <w:sz w:val="19"/>
          <w:szCs w:val="19"/>
        </w:rPr>
        <w:t>general</w:t>
      </w:r>
      <w:r>
        <w:rPr>
          <w:rFonts w:ascii="Georgia" w:eastAsia="Georgia" w:hAnsi="Georgia" w:cs="Georgia"/>
          <w:spacing w:val="14"/>
          <w:sz w:val="19"/>
          <w:szCs w:val="19"/>
        </w:rPr>
        <w:t xml:space="preserve"> </w:t>
      </w:r>
      <w:r>
        <w:rPr>
          <w:rFonts w:ascii="Georgia" w:eastAsia="Georgia" w:hAnsi="Georgia" w:cs="Georgia"/>
          <w:sz w:val="19"/>
          <w:szCs w:val="19"/>
        </w:rPr>
        <w:t>community.</w:t>
      </w:r>
      <w:r>
        <w:rPr>
          <w:rFonts w:ascii="Georgia" w:eastAsia="Georgia" w:hAnsi="Georgia" w:cs="Georgia"/>
          <w:spacing w:val="38"/>
          <w:sz w:val="19"/>
          <w:szCs w:val="19"/>
        </w:rPr>
        <w:t xml:space="preserve"> </w:t>
      </w:r>
      <w:del w:id="384" w:author="James Gee" w:date="2016-07-18T16:08:00Z">
        <w:r w:rsidDel="00E32060">
          <w:rPr>
            <w:rFonts w:ascii="Georgia" w:eastAsia="Georgia" w:hAnsi="Georgia" w:cs="Georgia"/>
            <w:sz w:val="19"/>
            <w:szCs w:val="19"/>
          </w:rPr>
          <w:delText>Based</w:delText>
        </w:r>
        <w:r w:rsidDel="00E32060">
          <w:rPr>
            <w:rFonts w:ascii="Georgia" w:eastAsia="Georgia" w:hAnsi="Georgia" w:cs="Georgia"/>
            <w:spacing w:val="12"/>
            <w:sz w:val="19"/>
            <w:szCs w:val="19"/>
          </w:rPr>
          <w:delText xml:space="preserve"> </w:delText>
        </w:r>
        <w:r w:rsidDel="00E32060">
          <w:rPr>
            <w:rFonts w:ascii="Georgia" w:eastAsia="Georgia" w:hAnsi="Georgia" w:cs="Georgia"/>
            <w:sz w:val="19"/>
            <w:szCs w:val="19"/>
          </w:rPr>
          <w:delText>on</w:delText>
        </w:r>
      </w:del>
      <w:ins w:id="385" w:author="James Gee" w:date="2016-07-18T16:08:00Z">
        <w:r w:rsidR="00E32060">
          <w:rPr>
            <w:rFonts w:ascii="Georgia" w:eastAsia="Georgia" w:hAnsi="Georgia" w:cs="Georgia"/>
            <w:sz w:val="19"/>
            <w:szCs w:val="19"/>
          </w:rPr>
          <w:t>Taking</w:t>
        </w:r>
      </w:ins>
      <w:r>
        <w:rPr>
          <w:rFonts w:ascii="Georgia" w:eastAsia="Georgia" w:hAnsi="Georgia" w:cs="Georgia"/>
          <w:spacing w:val="6"/>
          <w:sz w:val="19"/>
          <w:szCs w:val="19"/>
        </w:rPr>
        <w:t xml:space="preserve"> </w:t>
      </w:r>
      <w:r>
        <w:rPr>
          <w:rFonts w:ascii="Georgia" w:eastAsia="Georgia" w:hAnsi="Georgia" w:cs="Georgia"/>
          <w:sz w:val="19"/>
          <w:szCs w:val="19"/>
        </w:rPr>
        <w:t>these</w:t>
      </w:r>
      <w:r>
        <w:rPr>
          <w:rFonts w:ascii="Georgia" w:eastAsia="Georgia" w:hAnsi="Georgia" w:cs="Georgia"/>
          <w:spacing w:val="11"/>
          <w:sz w:val="19"/>
          <w:szCs w:val="19"/>
        </w:rPr>
        <w:t xml:space="preserve"> </w:t>
      </w:r>
      <w:r>
        <w:rPr>
          <w:rFonts w:ascii="Georgia" w:eastAsia="Georgia" w:hAnsi="Georgia" w:cs="Georgia"/>
          <w:sz w:val="19"/>
          <w:szCs w:val="19"/>
        </w:rPr>
        <w:t>considerations</w:t>
      </w:r>
      <w:ins w:id="386" w:author="James Gee" w:date="2016-07-18T16:08:00Z">
        <w:r w:rsidR="00E32060">
          <w:rPr>
            <w:rFonts w:ascii="Georgia" w:eastAsia="Georgia" w:hAnsi="Georgia" w:cs="Georgia"/>
            <w:sz w:val="19"/>
            <w:szCs w:val="19"/>
          </w:rPr>
          <w:t xml:space="preserve"> into account</w:t>
        </w:r>
      </w:ins>
      <w:r>
        <w:rPr>
          <w:rFonts w:ascii="Georgia" w:eastAsia="Georgia" w:hAnsi="Georgia" w:cs="Georgia"/>
          <w:sz w:val="19"/>
          <w:szCs w:val="19"/>
        </w:rPr>
        <w:t>,</w:t>
      </w:r>
      <w:r>
        <w:rPr>
          <w:rFonts w:ascii="Georgia" w:eastAsia="Georgia" w:hAnsi="Georgia" w:cs="Georgia"/>
          <w:spacing w:val="28"/>
          <w:sz w:val="19"/>
          <w:szCs w:val="19"/>
        </w:rPr>
        <w:t xml:space="preserve"> </w:t>
      </w:r>
      <w:r>
        <w:rPr>
          <w:rFonts w:ascii="Georgia" w:eastAsia="Georgia" w:hAnsi="Georgia" w:cs="Georgia"/>
          <w:sz w:val="19"/>
          <w:szCs w:val="19"/>
        </w:rPr>
        <w:t>we</w:t>
      </w:r>
      <w:r>
        <w:rPr>
          <w:rFonts w:ascii="Georgia" w:eastAsia="Georgia" w:hAnsi="Georgia" w:cs="Georgia"/>
          <w:spacing w:val="7"/>
          <w:sz w:val="19"/>
          <w:szCs w:val="19"/>
        </w:rPr>
        <w:t xml:space="preserve"> </w:t>
      </w:r>
      <w:r>
        <w:rPr>
          <w:rFonts w:ascii="Georgia" w:eastAsia="Georgia" w:hAnsi="Georgia" w:cs="Georgia"/>
          <w:sz w:val="19"/>
          <w:szCs w:val="19"/>
        </w:rPr>
        <w:t>propose</w:t>
      </w:r>
      <w:r>
        <w:rPr>
          <w:rFonts w:ascii="Georgia" w:eastAsia="Georgia" w:hAnsi="Georgia" w:cs="Georgia"/>
          <w:spacing w:val="15"/>
          <w:sz w:val="19"/>
          <w:szCs w:val="19"/>
        </w:rPr>
        <w:t xml:space="preserve"> </w:t>
      </w:r>
      <w:r>
        <w:rPr>
          <w:rFonts w:ascii="Georgia" w:eastAsia="Georgia" w:hAnsi="Georgia" w:cs="Georgia"/>
          <w:sz w:val="19"/>
          <w:szCs w:val="19"/>
        </w:rPr>
        <w:t>to</w:t>
      </w:r>
      <w:r>
        <w:rPr>
          <w:rFonts w:ascii="Georgia" w:eastAsia="Georgia" w:hAnsi="Georgia" w:cs="Georgia"/>
          <w:spacing w:val="5"/>
          <w:sz w:val="19"/>
          <w:szCs w:val="19"/>
        </w:rPr>
        <w:t xml:space="preserve"> </w:t>
      </w:r>
      <w:r>
        <w:rPr>
          <w:rFonts w:ascii="Georgia" w:eastAsia="Georgia" w:hAnsi="Georgia" w:cs="Georgia"/>
          <w:sz w:val="19"/>
          <w:szCs w:val="19"/>
        </w:rPr>
        <w:t>base</w:t>
      </w:r>
      <w:r>
        <w:rPr>
          <w:rFonts w:ascii="Georgia" w:eastAsia="Georgia" w:hAnsi="Georgia" w:cs="Georgia"/>
          <w:spacing w:val="9"/>
          <w:sz w:val="19"/>
          <w:szCs w:val="19"/>
        </w:rPr>
        <w:t xml:space="preserve"> </w:t>
      </w:r>
      <w:r>
        <w:rPr>
          <w:rFonts w:ascii="Georgia" w:eastAsia="Georgia" w:hAnsi="Georgia" w:cs="Georgia"/>
          <w:sz w:val="19"/>
          <w:szCs w:val="19"/>
        </w:rPr>
        <w:t>the</w:t>
      </w:r>
      <w:r>
        <w:rPr>
          <w:rFonts w:ascii="Georgia" w:eastAsia="Georgia" w:hAnsi="Georgia" w:cs="Georgia"/>
          <w:spacing w:val="7"/>
          <w:sz w:val="19"/>
          <w:szCs w:val="19"/>
        </w:rPr>
        <w:t xml:space="preserve"> </w:t>
      </w:r>
      <w:r>
        <w:rPr>
          <w:rFonts w:ascii="Georgia" w:eastAsia="Georgia" w:hAnsi="Georgia" w:cs="Georgia"/>
          <w:sz w:val="19"/>
          <w:szCs w:val="19"/>
        </w:rPr>
        <w:t>GUI</w:t>
      </w:r>
      <w:r>
        <w:rPr>
          <w:rFonts w:ascii="Georgia" w:eastAsia="Georgia" w:hAnsi="Georgia" w:cs="Georgia"/>
          <w:spacing w:val="9"/>
          <w:sz w:val="19"/>
          <w:szCs w:val="19"/>
        </w:rPr>
        <w:t xml:space="preserve"> </w:t>
      </w:r>
      <w:r>
        <w:rPr>
          <w:rFonts w:ascii="Georgia" w:eastAsia="Georgia" w:hAnsi="Georgia" w:cs="Georgia"/>
          <w:sz w:val="19"/>
          <w:szCs w:val="19"/>
        </w:rPr>
        <w:t>front-end</w:t>
      </w:r>
      <w:r>
        <w:rPr>
          <w:rFonts w:ascii="Georgia" w:eastAsia="Georgia" w:hAnsi="Georgia" w:cs="Georgia"/>
          <w:spacing w:val="18"/>
          <w:sz w:val="19"/>
          <w:szCs w:val="19"/>
        </w:rPr>
        <w:t xml:space="preserve"> </w:t>
      </w:r>
      <w:r>
        <w:rPr>
          <w:rFonts w:ascii="Georgia" w:eastAsia="Georgia" w:hAnsi="Georgia" w:cs="Georgia"/>
          <w:sz w:val="19"/>
          <w:szCs w:val="19"/>
        </w:rPr>
        <w:t>to</w:t>
      </w:r>
      <w:r>
        <w:rPr>
          <w:rFonts w:ascii="Georgia" w:eastAsia="Georgia" w:hAnsi="Georgia" w:cs="Georgia"/>
          <w:spacing w:val="5"/>
          <w:sz w:val="19"/>
          <w:szCs w:val="19"/>
        </w:rPr>
        <w:t xml:space="preserve"> </w:t>
      </w:r>
      <w:r>
        <w:rPr>
          <w:rFonts w:ascii="Georgia" w:eastAsia="Georgia" w:hAnsi="Georgia" w:cs="Georgia"/>
          <w:sz w:val="19"/>
          <w:szCs w:val="19"/>
        </w:rPr>
        <w:t>ITK-Lung</w:t>
      </w:r>
      <w:r>
        <w:rPr>
          <w:rFonts w:ascii="Georgia" w:eastAsia="Georgia" w:hAnsi="Georgia" w:cs="Georgia"/>
          <w:spacing w:val="19"/>
          <w:sz w:val="19"/>
          <w:szCs w:val="19"/>
        </w:rPr>
        <w:t xml:space="preserve"> </w:t>
      </w:r>
      <w:r>
        <w:rPr>
          <w:rFonts w:ascii="Georgia" w:eastAsia="Georgia" w:hAnsi="Georgia" w:cs="Georgia"/>
          <w:sz w:val="19"/>
          <w:szCs w:val="19"/>
        </w:rPr>
        <w:t>on</w:t>
      </w:r>
      <w:r>
        <w:rPr>
          <w:rFonts w:ascii="Georgia" w:eastAsia="Georgia" w:hAnsi="Georgia" w:cs="Georgia"/>
          <w:spacing w:val="6"/>
          <w:sz w:val="19"/>
          <w:szCs w:val="19"/>
        </w:rPr>
        <w:t xml:space="preserve"> </w:t>
      </w:r>
      <w:r>
        <w:rPr>
          <w:rFonts w:ascii="Georgia" w:eastAsia="Georgia" w:hAnsi="Georgia" w:cs="Georgia"/>
          <w:w w:val="102"/>
          <w:sz w:val="19"/>
          <w:szCs w:val="19"/>
        </w:rPr>
        <w:t xml:space="preserve">the </w:t>
      </w:r>
      <w:r>
        <w:rPr>
          <w:rFonts w:ascii="Georgia" w:eastAsia="Georgia" w:hAnsi="Georgia" w:cs="Georgia"/>
          <w:sz w:val="19"/>
          <w:szCs w:val="19"/>
        </w:rPr>
        <w:t>ITK-SNAP</w:t>
      </w:r>
      <w:r>
        <w:rPr>
          <w:rFonts w:ascii="Georgia" w:eastAsia="Georgia" w:hAnsi="Georgia" w:cs="Georgia"/>
          <w:spacing w:val="36"/>
          <w:sz w:val="19"/>
          <w:szCs w:val="19"/>
        </w:rPr>
        <w:t xml:space="preserve"> </w:t>
      </w:r>
      <w:r>
        <w:rPr>
          <w:rFonts w:ascii="Georgia" w:eastAsia="Georgia" w:hAnsi="Georgia" w:cs="Georgia"/>
          <w:sz w:val="19"/>
          <w:szCs w:val="19"/>
        </w:rPr>
        <w:t>multi-platform</w:t>
      </w:r>
      <w:proofErr w:type="gramStart"/>
      <w:r>
        <w:rPr>
          <w:rFonts w:ascii="Georgia" w:eastAsia="Georgia" w:hAnsi="Georgia" w:cs="Georgia"/>
          <w:sz w:val="19"/>
          <w:szCs w:val="19"/>
        </w:rPr>
        <w:t xml:space="preserve">, </w:t>
      </w:r>
      <w:r>
        <w:rPr>
          <w:rFonts w:ascii="Georgia" w:eastAsia="Georgia" w:hAnsi="Georgia" w:cs="Georgia"/>
          <w:spacing w:val="3"/>
          <w:sz w:val="19"/>
          <w:szCs w:val="19"/>
        </w:rPr>
        <w:t xml:space="preserve"> </w:t>
      </w:r>
      <w:r>
        <w:rPr>
          <w:rFonts w:ascii="Georgia" w:eastAsia="Georgia" w:hAnsi="Georgia" w:cs="Georgia"/>
          <w:sz w:val="19"/>
          <w:szCs w:val="19"/>
        </w:rPr>
        <w:t>open</w:t>
      </w:r>
      <w:proofErr w:type="gramEnd"/>
      <w:r>
        <w:rPr>
          <w:rFonts w:ascii="Georgia" w:eastAsia="Georgia" w:hAnsi="Georgia" w:cs="Georgia"/>
          <w:sz w:val="19"/>
          <w:szCs w:val="19"/>
        </w:rPr>
        <w:t>-source</w:t>
      </w:r>
      <w:r>
        <w:rPr>
          <w:rFonts w:ascii="Georgia" w:eastAsia="Georgia" w:hAnsi="Georgia" w:cs="Georgia"/>
          <w:spacing w:val="39"/>
          <w:sz w:val="19"/>
          <w:szCs w:val="19"/>
        </w:rPr>
        <w:t xml:space="preserve"> </w:t>
      </w:r>
      <w:r>
        <w:rPr>
          <w:rFonts w:ascii="Georgia" w:eastAsia="Georgia" w:hAnsi="Georgia" w:cs="Georgia"/>
          <w:sz w:val="19"/>
          <w:szCs w:val="19"/>
        </w:rPr>
        <w:t>tool</w:t>
      </w:r>
      <w:r>
        <w:rPr>
          <w:rFonts w:ascii="Georgia" w:eastAsia="Georgia" w:hAnsi="Georgia" w:cs="Georgia"/>
          <w:spacing w:val="24"/>
          <w:sz w:val="19"/>
          <w:szCs w:val="19"/>
        </w:rPr>
        <w:t xml:space="preserve"> </w:t>
      </w:r>
      <w:r>
        <w:rPr>
          <w:rFonts w:ascii="Georgia" w:eastAsia="Georgia" w:hAnsi="Georgia" w:cs="Georgia"/>
          <w:sz w:val="19"/>
          <w:szCs w:val="19"/>
        </w:rPr>
        <w:t>for</w:t>
      </w:r>
      <w:r>
        <w:rPr>
          <w:rFonts w:ascii="Georgia" w:eastAsia="Georgia" w:hAnsi="Georgia" w:cs="Georgia"/>
          <w:spacing w:val="23"/>
          <w:sz w:val="19"/>
          <w:szCs w:val="19"/>
        </w:rPr>
        <w:t xml:space="preserve"> </w:t>
      </w:r>
      <w:r>
        <w:rPr>
          <w:rFonts w:ascii="Georgia" w:eastAsia="Georgia" w:hAnsi="Georgia" w:cs="Georgia"/>
          <w:sz w:val="19"/>
          <w:szCs w:val="19"/>
        </w:rPr>
        <w:t>interactive</w:t>
      </w:r>
      <w:r>
        <w:rPr>
          <w:rFonts w:ascii="Georgia" w:eastAsia="Georgia" w:hAnsi="Georgia" w:cs="Georgia"/>
          <w:spacing w:val="36"/>
          <w:sz w:val="19"/>
          <w:szCs w:val="19"/>
        </w:rPr>
        <w:t xml:space="preserve"> </w:t>
      </w:r>
      <w:r>
        <w:rPr>
          <w:rFonts w:ascii="Georgia" w:eastAsia="Georgia" w:hAnsi="Georgia" w:cs="Georgia"/>
          <w:sz w:val="19"/>
          <w:szCs w:val="19"/>
        </w:rPr>
        <w:t>user-guided</w:t>
      </w:r>
      <w:r>
        <w:rPr>
          <w:rFonts w:ascii="Georgia" w:eastAsia="Georgia" w:hAnsi="Georgia" w:cs="Georgia"/>
          <w:spacing w:val="38"/>
          <w:sz w:val="19"/>
          <w:szCs w:val="19"/>
        </w:rPr>
        <w:t xml:space="preserve"> </w:t>
      </w:r>
      <w:r>
        <w:rPr>
          <w:rFonts w:ascii="Georgia" w:eastAsia="Georgia" w:hAnsi="Georgia" w:cs="Georgia"/>
          <w:sz w:val="19"/>
          <w:szCs w:val="19"/>
        </w:rPr>
        <w:t>medical</w:t>
      </w:r>
      <w:r>
        <w:rPr>
          <w:rFonts w:ascii="Georgia" w:eastAsia="Georgia" w:hAnsi="Georgia" w:cs="Georgia"/>
          <w:spacing w:val="31"/>
          <w:sz w:val="19"/>
          <w:szCs w:val="19"/>
        </w:rPr>
        <w:t xml:space="preserve"> </w:t>
      </w:r>
      <w:r>
        <w:rPr>
          <w:rFonts w:ascii="Georgia" w:eastAsia="Georgia" w:hAnsi="Georgia" w:cs="Georgia"/>
          <w:sz w:val="19"/>
          <w:szCs w:val="19"/>
        </w:rPr>
        <w:t>image</w:t>
      </w:r>
      <w:r>
        <w:rPr>
          <w:rFonts w:ascii="Georgia" w:eastAsia="Georgia" w:hAnsi="Georgia" w:cs="Georgia"/>
          <w:spacing w:val="28"/>
          <w:sz w:val="19"/>
          <w:szCs w:val="19"/>
        </w:rPr>
        <w:t xml:space="preserve"> </w:t>
      </w:r>
      <w:r>
        <w:rPr>
          <w:rFonts w:ascii="Georgia" w:eastAsia="Georgia" w:hAnsi="Georgia" w:cs="Georgia"/>
          <w:sz w:val="19"/>
          <w:szCs w:val="19"/>
        </w:rPr>
        <w:t>segmentation</w:t>
      </w:r>
      <w:r>
        <w:rPr>
          <w:rFonts w:ascii="Georgia" w:eastAsia="Georgia" w:hAnsi="Georgia" w:cs="Georgia"/>
          <w:spacing w:val="41"/>
          <w:sz w:val="19"/>
          <w:szCs w:val="19"/>
        </w:rPr>
        <w:t xml:space="preserve"> </w:t>
      </w:r>
      <w:r>
        <w:rPr>
          <w:rFonts w:ascii="Georgia" w:eastAsia="Georgia" w:hAnsi="Georgia" w:cs="Georgia"/>
          <w:sz w:val="19"/>
          <w:szCs w:val="19"/>
        </w:rPr>
        <w:t>and</w:t>
      </w:r>
      <w:r>
        <w:rPr>
          <w:rFonts w:ascii="Georgia" w:eastAsia="Georgia" w:hAnsi="Georgia" w:cs="Georgia"/>
          <w:spacing w:val="24"/>
          <w:sz w:val="19"/>
          <w:szCs w:val="19"/>
        </w:rPr>
        <w:t xml:space="preserve"> </w:t>
      </w:r>
      <w:r>
        <w:rPr>
          <w:rFonts w:ascii="Georgia" w:eastAsia="Georgia" w:hAnsi="Georgia" w:cs="Georgia"/>
          <w:sz w:val="19"/>
          <w:szCs w:val="19"/>
        </w:rPr>
        <w:t>data</w:t>
      </w:r>
      <w:r>
        <w:rPr>
          <w:rFonts w:ascii="Georgia" w:eastAsia="Georgia" w:hAnsi="Georgia" w:cs="Georgia"/>
          <w:spacing w:val="25"/>
          <w:sz w:val="19"/>
          <w:szCs w:val="19"/>
        </w:rPr>
        <w:t xml:space="preserve"> </w:t>
      </w:r>
      <w:r>
        <w:rPr>
          <w:rFonts w:ascii="Georgia" w:eastAsia="Georgia" w:hAnsi="Georgia" w:cs="Georgia"/>
          <w:w w:val="102"/>
          <w:sz w:val="19"/>
          <w:szCs w:val="19"/>
        </w:rPr>
        <w:t xml:space="preserve">visualization </w:t>
      </w:r>
      <w:r>
        <w:rPr>
          <w:rFonts w:ascii="Georgia" w:eastAsia="Georgia" w:hAnsi="Georgia" w:cs="Georgia"/>
          <w:sz w:val="19"/>
          <w:szCs w:val="19"/>
        </w:rPr>
        <w:t>[85],</w:t>
      </w:r>
      <w:r>
        <w:rPr>
          <w:rFonts w:ascii="Georgia" w:eastAsia="Georgia" w:hAnsi="Georgia" w:cs="Georgia"/>
          <w:spacing w:val="17"/>
          <w:sz w:val="19"/>
          <w:szCs w:val="19"/>
        </w:rPr>
        <w:t xml:space="preserve"> </w:t>
      </w:r>
      <w:del w:id="387" w:author="James Gee" w:date="2016-07-18T16:09:00Z">
        <w:r w:rsidDel="00E32060">
          <w:rPr>
            <w:rFonts w:ascii="Georgia" w:eastAsia="Georgia" w:hAnsi="Georgia" w:cs="Georgia"/>
            <w:sz w:val="19"/>
            <w:szCs w:val="19"/>
          </w:rPr>
          <w:delText>and</w:delText>
        </w:r>
        <w:r w:rsidDel="00E32060">
          <w:rPr>
            <w:rFonts w:ascii="Georgia" w:eastAsia="Georgia" w:hAnsi="Georgia" w:cs="Georgia"/>
            <w:spacing w:val="13"/>
            <w:sz w:val="19"/>
            <w:szCs w:val="19"/>
          </w:rPr>
          <w:delText xml:space="preserve"> </w:delText>
        </w:r>
        <w:r w:rsidDel="00E32060">
          <w:rPr>
            <w:rFonts w:ascii="Georgia" w:eastAsia="Georgia" w:hAnsi="Georgia" w:cs="Georgia"/>
            <w:sz w:val="19"/>
            <w:szCs w:val="19"/>
          </w:rPr>
          <w:delText>whose</w:delText>
        </w:r>
        <w:r w:rsidDel="00E32060">
          <w:rPr>
            <w:rFonts w:ascii="Georgia" w:eastAsia="Georgia" w:hAnsi="Georgia" w:cs="Georgia"/>
            <w:spacing w:val="18"/>
            <w:sz w:val="19"/>
            <w:szCs w:val="19"/>
          </w:rPr>
          <w:delText xml:space="preserve"> </w:delText>
        </w:r>
        <w:r w:rsidDel="00E32060">
          <w:rPr>
            <w:rFonts w:ascii="Georgia" w:eastAsia="Georgia" w:hAnsi="Georgia" w:cs="Georgia"/>
            <w:sz w:val="19"/>
            <w:szCs w:val="19"/>
          </w:rPr>
          <w:delText>development</w:delText>
        </w:r>
      </w:del>
      <w:ins w:id="388" w:author="James Gee" w:date="2016-07-18T16:09:00Z">
        <w:r w:rsidR="00E32060">
          <w:rPr>
            <w:rFonts w:ascii="Georgia" w:eastAsia="Georgia" w:hAnsi="Georgia" w:cs="Georgia"/>
            <w:sz w:val="19"/>
            <w:szCs w:val="19"/>
          </w:rPr>
          <w:t>the development of which</w:t>
        </w:r>
      </w:ins>
      <w:r>
        <w:rPr>
          <w:rFonts w:ascii="Georgia" w:eastAsia="Georgia" w:hAnsi="Georgia" w:cs="Georgia"/>
          <w:spacing w:val="29"/>
          <w:sz w:val="19"/>
          <w:szCs w:val="19"/>
        </w:rPr>
        <w:t xml:space="preserve"> </w:t>
      </w:r>
      <w:r>
        <w:rPr>
          <w:rFonts w:ascii="Georgia" w:eastAsia="Georgia" w:hAnsi="Georgia" w:cs="Georgia"/>
          <w:sz w:val="19"/>
          <w:szCs w:val="19"/>
        </w:rPr>
        <w:t>is</w:t>
      </w:r>
      <w:r>
        <w:rPr>
          <w:rFonts w:ascii="Georgia" w:eastAsia="Georgia" w:hAnsi="Georgia" w:cs="Georgia"/>
          <w:spacing w:val="10"/>
          <w:sz w:val="19"/>
          <w:szCs w:val="19"/>
        </w:rPr>
        <w:t xml:space="preserve"> </w:t>
      </w:r>
      <w:r>
        <w:rPr>
          <w:rFonts w:ascii="Georgia" w:eastAsia="Georgia" w:hAnsi="Georgia" w:cs="Georgia"/>
          <w:sz w:val="19"/>
          <w:szCs w:val="19"/>
        </w:rPr>
        <w:t>led</w:t>
      </w:r>
      <w:r>
        <w:rPr>
          <w:rFonts w:ascii="Georgia" w:eastAsia="Georgia" w:hAnsi="Georgia" w:cs="Georgia"/>
          <w:spacing w:val="12"/>
          <w:sz w:val="19"/>
          <w:szCs w:val="19"/>
        </w:rPr>
        <w:t xml:space="preserve"> </w:t>
      </w:r>
      <w:r>
        <w:rPr>
          <w:rFonts w:ascii="Georgia" w:eastAsia="Georgia" w:hAnsi="Georgia" w:cs="Georgia"/>
          <w:sz w:val="19"/>
          <w:szCs w:val="19"/>
        </w:rPr>
        <w:t>by</w:t>
      </w:r>
      <w:r>
        <w:rPr>
          <w:rFonts w:ascii="Georgia" w:eastAsia="Georgia" w:hAnsi="Georgia" w:cs="Georgia"/>
          <w:spacing w:val="11"/>
          <w:sz w:val="19"/>
          <w:szCs w:val="19"/>
        </w:rPr>
        <w:t xml:space="preserve"> </w:t>
      </w:r>
      <w:r>
        <w:rPr>
          <w:rFonts w:ascii="Georgia" w:eastAsia="Georgia" w:hAnsi="Georgia" w:cs="Georgia"/>
          <w:sz w:val="19"/>
          <w:szCs w:val="19"/>
        </w:rPr>
        <w:t>project</w:t>
      </w:r>
      <w:r>
        <w:rPr>
          <w:rFonts w:ascii="Georgia" w:eastAsia="Georgia" w:hAnsi="Georgia" w:cs="Georgia"/>
          <w:spacing w:val="19"/>
          <w:sz w:val="19"/>
          <w:szCs w:val="19"/>
        </w:rPr>
        <w:t xml:space="preserve"> </w:t>
      </w:r>
      <w:r>
        <w:rPr>
          <w:rFonts w:ascii="Georgia" w:eastAsia="Georgia" w:hAnsi="Georgia" w:cs="Georgia"/>
          <w:sz w:val="19"/>
          <w:szCs w:val="19"/>
        </w:rPr>
        <w:t>investigator</w:t>
      </w:r>
      <w:r>
        <w:rPr>
          <w:rFonts w:ascii="Georgia" w:eastAsia="Georgia" w:hAnsi="Georgia" w:cs="Georgia"/>
          <w:spacing w:val="27"/>
          <w:sz w:val="19"/>
          <w:szCs w:val="19"/>
        </w:rPr>
        <w:t xml:space="preserve"> </w:t>
      </w:r>
      <w:r>
        <w:rPr>
          <w:rFonts w:ascii="Georgia" w:eastAsia="Georgia" w:hAnsi="Georgia" w:cs="Georgia"/>
          <w:sz w:val="19"/>
          <w:szCs w:val="19"/>
        </w:rPr>
        <w:t>Paul</w:t>
      </w:r>
      <w:r>
        <w:rPr>
          <w:rFonts w:ascii="Georgia" w:eastAsia="Georgia" w:hAnsi="Georgia" w:cs="Georgia"/>
          <w:spacing w:val="14"/>
          <w:sz w:val="19"/>
          <w:szCs w:val="19"/>
        </w:rPr>
        <w:t xml:space="preserve"> </w:t>
      </w:r>
      <w:proofErr w:type="spellStart"/>
      <w:r>
        <w:rPr>
          <w:rFonts w:ascii="Georgia" w:eastAsia="Georgia" w:hAnsi="Georgia" w:cs="Georgia"/>
          <w:sz w:val="19"/>
          <w:szCs w:val="19"/>
        </w:rPr>
        <w:t>Yushkevich</w:t>
      </w:r>
      <w:proofErr w:type="spellEnd"/>
      <w:r>
        <w:rPr>
          <w:rFonts w:ascii="Georgia" w:eastAsia="Georgia" w:hAnsi="Georgia" w:cs="Georgia"/>
          <w:sz w:val="19"/>
          <w:szCs w:val="19"/>
        </w:rPr>
        <w:t xml:space="preserve">. </w:t>
      </w:r>
      <w:r>
        <w:rPr>
          <w:rFonts w:ascii="Georgia" w:eastAsia="Georgia" w:hAnsi="Georgia" w:cs="Georgia"/>
          <w:spacing w:val="9"/>
          <w:sz w:val="19"/>
          <w:szCs w:val="19"/>
        </w:rPr>
        <w:t xml:space="preserve"> </w:t>
      </w:r>
      <w:r>
        <w:rPr>
          <w:rFonts w:ascii="Georgia" w:eastAsia="Georgia" w:hAnsi="Georgia" w:cs="Georgia"/>
          <w:sz w:val="19"/>
          <w:szCs w:val="19"/>
        </w:rPr>
        <w:t>ITK-SNAP</w:t>
      </w:r>
      <w:r>
        <w:rPr>
          <w:rFonts w:ascii="Georgia" w:eastAsia="Georgia" w:hAnsi="Georgia" w:cs="Georgia"/>
          <w:spacing w:val="25"/>
          <w:sz w:val="19"/>
          <w:szCs w:val="19"/>
        </w:rPr>
        <w:t xml:space="preserve"> </w:t>
      </w:r>
      <w:r>
        <w:rPr>
          <w:rFonts w:ascii="Georgia" w:eastAsia="Georgia" w:hAnsi="Georgia" w:cs="Georgia"/>
          <w:sz w:val="19"/>
          <w:szCs w:val="19"/>
        </w:rPr>
        <w:t>provides</w:t>
      </w:r>
      <w:r>
        <w:rPr>
          <w:rFonts w:ascii="Georgia" w:eastAsia="Georgia" w:hAnsi="Georgia" w:cs="Georgia"/>
          <w:spacing w:val="21"/>
          <w:sz w:val="19"/>
          <w:szCs w:val="19"/>
        </w:rPr>
        <w:t xml:space="preserve"> </w:t>
      </w:r>
      <w:r>
        <w:rPr>
          <w:rFonts w:ascii="Georgia" w:eastAsia="Georgia" w:hAnsi="Georgia" w:cs="Georgia"/>
          <w:sz w:val="19"/>
          <w:szCs w:val="19"/>
        </w:rPr>
        <w:t>an</w:t>
      </w:r>
      <w:r>
        <w:rPr>
          <w:rFonts w:ascii="Georgia" w:eastAsia="Georgia" w:hAnsi="Georgia" w:cs="Georgia"/>
          <w:spacing w:val="11"/>
          <w:sz w:val="19"/>
          <w:szCs w:val="19"/>
        </w:rPr>
        <w:t xml:space="preserve"> </w:t>
      </w:r>
      <w:r>
        <w:rPr>
          <w:rFonts w:ascii="Georgia" w:eastAsia="Georgia" w:hAnsi="Georgia" w:cs="Georgia"/>
          <w:sz w:val="19"/>
          <w:szCs w:val="19"/>
        </w:rPr>
        <w:t>effective</w:t>
      </w:r>
      <w:r>
        <w:rPr>
          <w:rFonts w:ascii="Georgia" w:eastAsia="Georgia" w:hAnsi="Georgia" w:cs="Georgia"/>
          <w:spacing w:val="21"/>
          <w:sz w:val="19"/>
          <w:szCs w:val="19"/>
        </w:rPr>
        <w:t xml:space="preserve"> </w:t>
      </w:r>
      <w:r>
        <w:rPr>
          <w:rFonts w:ascii="Georgia" w:eastAsia="Georgia" w:hAnsi="Georgia" w:cs="Georgia"/>
          <w:sz w:val="19"/>
          <w:szCs w:val="19"/>
        </w:rPr>
        <w:t>combination</w:t>
      </w:r>
      <w:r>
        <w:rPr>
          <w:rFonts w:ascii="Georgia" w:eastAsia="Georgia" w:hAnsi="Georgia" w:cs="Georgia"/>
          <w:spacing w:val="28"/>
          <w:sz w:val="19"/>
          <w:szCs w:val="19"/>
        </w:rPr>
        <w:t xml:space="preserve"> </w:t>
      </w:r>
      <w:r>
        <w:rPr>
          <w:rFonts w:ascii="Georgia" w:eastAsia="Georgia" w:hAnsi="Georgia" w:cs="Georgia"/>
          <w:w w:val="102"/>
          <w:sz w:val="19"/>
          <w:szCs w:val="19"/>
        </w:rPr>
        <w:t xml:space="preserve">of </w:t>
      </w:r>
      <w:r>
        <w:rPr>
          <w:rFonts w:ascii="Georgia" w:eastAsia="Georgia" w:hAnsi="Georgia" w:cs="Georgia"/>
          <w:sz w:val="19"/>
          <w:szCs w:val="19"/>
        </w:rPr>
        <w:t>semi-automatic</w:t>
      </w:r>
      <w:r>
        <w:rPr>
          <w:rFonts w:ascii="Georgia" w:eastAsia="Georgia" w:hAnsi="Georgia" w:cs="Georgia"/>
          <w:spacing w:val="35"/>
          <w:sz w:val="19"/>
          <w:szCs w:val="19"/>
        </w:rPr>
        <w:t xml:space="preserve"> </w:t>
      </w:r>
      <w:r>
        <w:rPr>
          <w:rFonts w:ascii="Georgia" w:eastAsia="Georgia" w:hAnsi="Georgia" w:cs="Georgia"/>
          <w:sz w:val="19"/>
          <w:szCs w:val="19"/>
        </w:rPr>
        <w:t>segmentation</w:t>
      </w:r>
      <w:r>
        <w:rPr>
          <w:rFonts w:ascii="Georgia" w:eastAsia="Georgia" w:hAnsi="Georgia" w:cs="Georgia"/>
          <w:spacing w:val="32"/>
          <w:sz w:val="19"/>
          <w:szCs w:val="19"/>
        </w:rPr>
        <w:t xml:space="preserve"> </w:t>
      </w:r>
      <w:r>
        <w:rPr>
          <w:rFonts w:ascii="Georgia" w:eastAsia="Georgia" w:hAnsi="Georgia" w:cs="Georgia"/>
          <w:sz w:val="19"/>
          <w:szCs w:val="19"/>
        </w:rPr>
        <w:t>functionality</w:t>
      </w:r>
      <w:r>
        <w:rPr>
          <w:rFonts w:ascii="Georgia" w:eastAsia="Georgia" w:hAnsi="Georgia" w:cs="Georgia"/>
          <w:spacing w:val="30"/>
          <w:sz w:val="19"/>
          <w:szCs w:val="19"/>
        </w:rPr>
        <w:t xml:space="preserve"> </w:t>
      </w:r>
      <w:r>
        <w:rPr>
          <w:rFonts w:ascii="Georgia" w:eastAsia="Georgia" w:hAnsi="Georgia" w:cs="Georgia"/>
          <w:sz w:val="19"/>
          <w:szCs w:val="19"/>
        </w:rPr>
        <w:t>based</w:t>
      </w:r>
      <w:r>
        <w:rPr>
          <w:rFonts w:ascii="Georgia" w:eastAsia="Georgia" w:hAnsi="Georgia" w:cs="Georgia"/>
          <w:spacing w:val="19"/>
          <w:sz w:val="19"/>
          <w:szCs w:val="19"/>
        </w:rPr>
        <w:t xml:space="preserve"> </w:t>
      </w:r>
      <w:r>
        <w:rPr>
          <w:rFonts w:ascii="Georgia" w:eastAsia="Georgia" w:hAnsi="Georgia" w:cs="Georgia"/>
          <w:sz w:val="19"/>
          <w:szCs w:val="19"/>
        </w:rPr>
        <w:t>on</w:t>
      </w:r>
      <w:r>
        <w:rPr>
          <w:rFonts w:ascii="Georgia" w:eastAsia="Georgia" w:hAnsi="Georgia" w:cs="Georgia"/>
          <w:spacing w:val="13"/>
          <w:sz w:val="19"/>
          <w:szCs w:val="19"/>
        </w:rPr>
        <w:t xml:space="preserve"> </w:t>
      </w:r>
      <w:r>
        <w:rPr>
          <w:rFonts w:ascii="Georgia" w:eastAsia="Georgia" w:hAnsi="Georgia" w:cs="Georgia"/>
          <w:sz w:val="19"/>
          <w:szCs w:val="19"/>
        </w:rPr>
        <w:t>active</w:t>
      </w:r>
      <w:r>
        <w:rPr>
          <w:rFonts w:ascii="Georgia" w:eastAsia="Georgia" w:hAnsi="Georgia" w:cs="Georgia"/>
          <w:spacing w:val="19"/>
          <w:sz w:val="19"/>
          <w:szCs w:val="19"/>
        </w:rPr>
        <w:t xml:space="preserve"> </w:t>
      </w:r>
      <w:r>
        <w:rPr>
          <w:rFonts w:ascii="Georgia" w:eastAsia="Georgia" w:hAnsi="Georgia" w:cs="Georgia"/>
          <w:sz w:val="19"/>
          <w:szCs w:val="19"/>
        </w:rPr>
        <w:t>contours</w:t>
      </w:r>
      <w:r>
        <w:rPr>
          <w:rFonts w:ascii="Georgia" w:eastAsia="Georgia" w:hAnsi="Georgia" w:cs="Georgia"/>
          <w:spacing w:val="24"/>
          <w:sz w:val="19"/>
          <w:szCs w:val="19"/>
        </w:rPr>
        <w:t xml:space="preserve"> </w:t>
      </w:r>
      <w:r>
        <w:rPr>
          <w:rFonts w:ascii="Georgia" w:eastAsia="Georgia" w:hAnsi="Georgia" w:cs="Georgia"/>
          <w:sz w:val="19"/>
          <w:szCs w:val="19"/>
        </w:rPr>
        <w:t>[86]</w:t>
      </w:r>
      <w:r>
        <w:rPr>
          <w:rFonts w:ascii="Georgia" w:eastAsia="Georgia" w:hAnsi="Georgia" w:cs="Georgia"/>
          <w:spacing w:val="16"/>
          <w:sz w:val="19"/>
          <w:szCs w:val="19"/>
        </w:rPr>
        <w:t xml:space="preserve"> </w:t>
      </w:r>
      <w:r>
        <w:rPr>
          <w:rFonts w:ascii="Georgia" w:eastAsia="Georgia" w:hAnsi="Georgia" w:cs="Georgia"/>
          <w:sz w:val="19"/>
          <w:szCs w:val="19"/>
        </w:rPr>
        <w:t>and</w:t>
      </w:r>
      <w:r>
        <w:rPr>
          <w:rFonts w:ascii="Georgia" w:eastAsia="Georgia" w:hAnsi="Georgia" w:cs="Georgia"/>
          <w:spacing w:val="15"/>
          <w:sz w:val="19"/>
          <w:szCs w:val="19"/>
        </w:rPr>
        <w:t xml:space="preserve"> </w:t>
      </w:r>
      <w:r>
        <w:rPr>
          <w:rFonts w:ascii="Georgia" w:eastAsia="Georgia" w:hAnsi="Georgia" w:cs="Georgia"/>
          <w:sz w:val="19"/>
          <w:szCs w:val="19"/>
        </w:rPr>
        <w:t>manual</w:t>
      </w:r>
      <w:r>
        <w:rPr>
          <w:rFonts w:ascii="Georgia" w:eastAsia="Georgia" w:hAnsi="Georgia" w:cs="Georgia"/>
          <w:spacing w:val="22"/>
          <w:sz w:val="19"/>
          <w:szCs w:val="19"/>
        </w:rPr>
        <w:t xml:space="preserve"> </w:t>
      </w:r>
      <w:r>
        <w:rPr>
          <w:rFonts w:ascii="Georgia" w:eastAsia="Georgia" w:hAnsi="Georgia" w:cs="Georgia"/>
          <w:sz w:val="19"/>
          <w:szCs w:val="19"/>
        </w:rPr>
        <w:t>delineation</w:t>
      </w:r>
      <w:r>
        <w:rPr>
          <w:rFonts w:ascii="Georgia" w:eastAsia="Georgia" w:hAnsi="Georgia" w:cs="Georgia"/>
          <w:spacing w:val="28"/>
          <w:sz w:val="19"/>
          <w:szCs w:val="19"/>
        </w:rPr>
        <w:t xml:space="preserve"> </w:t>
      </w:r>
      <w:r>
        <w:rPr>
          <w:rFonts w:ascii="Georgia" w:eastAsia="Georgia" w:hAnsi="Georgia" w:cs="Georgia"/>
          <w:sz w:val="19"/>
          <w:szCs w:val="19"/>
        </w:rPr>
        <w:t>functionality,</w:t>
      </w:r>
      <w:r>
        <w:rPr>
          <w:rFonts w:ascii="Georgia" w:eastAsia="Georgia" w:hAnsi="Georgia" w:cs="Georgia"/>
          <w:spacing w:val="33"/>
          <w:sz w:val="19"/>
          <w:szCs w:val="19"/>
        </w:rPr>
        <w:t xml:space="preserve"> </w:t>
      </w:r>
      <w:r>
        <w:rPr>
          <w:rFonts w:ascii="Georgia" w:eastAsia="Georgia" w:hAnsi="Georgia" w:cs="Georgia"/>
          <w:sz w:val="19"/>
          <w:szCs w:val="19"/>
        </w:rPr>
        <w:t>put</w:t>
      </w:r>
      <w:r>
        <w:rPr>
          <w:rFonts w:ascii="Georgia" w:eastAsia="Georgia" w:hAnsi="Georgia" w:cs="Georgia"/>
          <w:spacing w:val="15"/>
          <w:sz w:val="19"/>
          <w:szCs w:val="19"/>
        </w:rPr>
        <w:t xml:space="preserve"> </w:t>
      </w:r>
      <w:r>
        <w:rPr>
          <w:rFonts w:ascii="Georgia" w:eastAsia="Georgia" w:hAnsi="Georgia" w:cs="Georgia"/>
          <w:w w:val="102"/>
          <w:sz w:val="19"/>
          <w:szCs w:val="19"/>
        </w:rPr>
        <w:t xml:space="preserve">together </w:t>
      </w:r>
      <w:r>
        <w:rPr>
          <w:rFonts w:ascii="Georgia" w:eastAsia="Georgia" w:hAnsi="Georgia" w:cs="Georgia"/>
          <w:sz w:val="19"/>
          <w:szCs w:val="19"/>
        </w:rPr>
        <w:t>into</w:t>
      </w:r>
      <w:r>
        <w:rPr>
          <w:rFonts w:ascii="Georgia" w:eastAsia="Georgia" w:hAnsi="Georgia" w:cs="Georgia"/>
          <w:spacing w:val="8"/>
          <w:sz w:val="19"/>
          <w:szCs w:val="19"/>
        </w:rPr>
        <w:t xml:space="preserve"> </w:t>
      </w:r>
      <w:r>
        <w:rPr>
          <w:rFonts w:ascii="Georgia" w:eastAsia="Georgia" w:hAnsi="Georgia" w:cs="Georgia"/>
          <w:sz w:val="19"/>
          <w:szCs w:val="19"/>
        </w:rPr>
        <w:t>a</w:t>
      </w:r>
      <w:r>
        <w:rPr>
          <w:rFonts w:ascii="Georgia" w:eastAsia="Georgia" w:hAnsi="Georgia" w:cs="Georgia"/>
          <w:spacing w:val="5"/>
          <w:sz w:val="19"/>
          <w:szCs w:val="19"/>
        </w:rPr>
        <w:t xml:space="preserve"> </w:t>
      </w:r>
      <w:r>
        <w:rPr>
          <w:rFonts w:ascii="Georgia" w:eastAsia="Georgia" w:hAnsi="Georgia" w:cs="Georgia"/>
          <w:sz w:val="19"/>
          <w:szCs w:val="19"/>
        </w:rPr>
        <w:t>compact</w:t>
      </w:r>
      <w:r>
        <w:rPr>
          <w:rFonts w:ascii="Georgia" w:eastAsia="Georgia" w:hAnsi="Georgia" w:cs="Georgia"/>
          <w:spacing w:val="16"/>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sz w:val="19"/>
          <w:szCs w:val="19"/>
        </w:rPr>
        <w:t>easy-to-learn</w:t>
      </w:r>
      <w:r>
        <w:rPr>
          <w:rFonts w:ascii="Georgia" w:eastAsia="Georgia" w:hAnsi="Georgia" w:cs="Georgia"/>
          <w:spacing w:val="24"/>
          <w:sz w:val="19"/>
          <w:szCs w:val="19"/>
        </w:rPr>
        <w:t xml:space="preserve"> </w:t>
      </w:r>
      <w:r>
        <w:rPr>
          <w:rFonts w:ascii="Georgia" w:eastAsia="Georgia" w:hAnsi="Georgia" w:cs="Georgia"/>
          <w:sz w:val="19"/>
          <w:szCs w:val="19"/>
        </w:rPr>
        <w:t>GUI,</w:t>
      </w:r>
      <w:r>
        <w:rPr>
          <w:rFonts w:ascii="Georgia" w:eastAsia="Georgia" w:hAnsi="Georgia" w:cs="Georgia"/>
          <w:spacing w:val="10"/>
          <w:sz w:val="19"/>
          <w:szCs w:val="19"/>
        </w:rPr>
        <w:t xml:space="preserve"> </w:t>
      </w:r>
      <w:r>
        <w:rPr>
          <w:rFonts w:ascii="Georgia" w:eastAsia="Georgia" w:hAnsi="Georgia" w:cs="Georgia"/>
          <w:sz w:val="19"/>
          <w:szCs w:val="19"/>
        </w:rPr>
        <w:t>that</w:t>
      </w:r>
      <w:r>
        <w:rPr>
          <w:rFonts w:ascii="Georgia" w:eastAsia="Georgia" w:hAnsi="Georgia" w:cs="Georgia"/>
          <w:spacing w:val="8"/>
          <w:sz w:val="19"/>
          <w:szCs w:val="19"/>
        </w:rPr>
        <w:t xml:space="preserve"> </w:t>
      </w:r>
      <w:r>
        <w:rPr>
          <w:rFonts w:ascii="Georgia" w:eastAsia="Georgia" w:hAnsi="Georgia" w:cs="Georgia"/>
          <w:sz w:val="19"/>
          <w:szCs w:val="19"/>
        </w:rPr>
        <w:t>perfectly</w:t>
      </w:r>
      <w:r>
        <w:rPr>
          <w:rFonts w:ascii="Georgia" w:eastAsia="Georgia" w:hAnsi="Georgia" w:cs="Georgia"/>
          <w:spacing w:val="17"/>
          <w:sz w:val="19"/>
          <w:szCs w:val="19"/>
        </w:rPr>
        <w:t xml:space="preserve"> </w:t>
      </w:r>
      <w:r>
        <w:rPr>
          <w:rFonts w:ascii="Georgia" w:eastAsia="Georgia" w:hAnsi="Georgia" w:cs="Georgia"/>
          <w:sz w:val="19"/>
          <w:szCs w:val="19"/>
        </w:rPr>
        <w:t>complements</w:t>
      </w:r>
      <w:r>
        <w:rPr>
          <w:rFonts w:ascii="Georgia" w:eastAsia="Georgia" w:hAnsi="Georgia" w:cs="Georgia"/>
          <w:spacing w:val="25"/>
          <w:sz w:val="19"/>
          <w:szCs w:val="19"/>
        </w:rPr>
        <w:t xml:space="preserve"> </w:t>
      </w:r>
      <w:r>
        <w:rPr>
          <w:rFonts w:ascii="Georgia" w:eastAsia="Georgia" w:hAnsi="Georgia" w:cs="Georgia"/>
          <w:sz w:val="19"/>
          <w:szCs w:val="19"/>
        </w:rPr>
        <w:t>the</w:t>
      </w:r>
      <w:r>
        <w:rPr>
          <w:rFonts w:ascii="Georgia" w:eastAsia="Georgia" w:hAnsi="Georgia" w:cs="Georgia"/>
          <w:spacing w:val="7"/>
          <w:sz w:val="19"/>
          <w:szCs w:val="19"/>
        </w:rPr>
        <w:t xml:space="preserve"> </w:t>
      </w:r>
      <w:r>
        <w:rPr>
          <w:rFonts w:ascii="Georgia" w:eastAsia="Georgia" w:hAnsi="Georgia" w:cs="Georgia"/>
          <w:sz w:val="19"/>
          <w:szCs w:val="19"/>
        </w:rPr>
        <w:t>automated</w:t>
      </w:r>
      <w:r>
        <w:rPr>
          <w:rFonts w:ascii="Georgia" w:eastAsia="Georgia" w:hAnsi="Georgia" w:cs="Georgia"/>
          <w:spacing w:val="19"/>
          <w:sz w:val="19"/>
          <w:szCs w:val="19"/>
        </w:rPr>
        <w:t xml:space="preserve"> </w:t>
      </w:r>
      <w:r>
        <w:rPr>
          <w:rFonts w:ascii="Georgia" w:eastAsia="Georgia" w:hAnsi="Georgia" w:cs="Georgia"/>
          <w:sz w:val="19"/>
          <w:szCs w:val="19"/>
        </w:rPr>
        <w:t>segmentation</w:t>
      </w:r>
      <w:r>
        <w:rPr>
          <w:rFonts w:ascii="Georgia" w:eastAsia="Georgia" w:hAnsi="Georgia" w:cs="Georgia"/>
          <w:spacing w:val="25"/>
          <w:sz w:val="19"/>
          <w:szCs w:val="19"/>
        </w:rPr>
        <w:t xml:space="preserve"> </w:t>
      </w:r>
      <w:r>
        <w:rPr>
          <w:rFonts w:ascii="Georgia" w:eastAsia="Georgia" w:hAnsi="Georgia" w:cs="Georgia"/>
          <w:sz w:val="19"/>
          <w:szCs w:val="19"/>
        </w:rPr>
        <w:t>functionality</w:t>
      </w:r>
      <w:r>
        <w:rPr>
          <w:rFonts w:ascii="Georgia" w:eastAsia="Georgia" w:hAnsi="Georgia" w:cs="Georgia"/>
          <w:spacing w:val="23"/>
          <w:sz w:val="19"/>
          <w:szCs w:val="19"/>
        </w:rPr>
        <w:t xml:space="preserve"> </w:t>
      </w:r>
      <w:r>
        <w:rPr>
          <w:rFonts w:ascii="Georgia" w:eastAsia="Georgia" w:hAnsi="Georgia" w:cs="Georgia"/>
          <w:sz w:val="19"/>
          <w:szCs w:val="19"/>
        </w:rPr>
        <w:t>proposed</w:t>
      </w:r>
      <w:r>
        <w:rPr>
          <w:rFonts w:ascii="Georgia" w:eastAsia="Georgia" w:hAnsi="Georgia" w:cs="Georgia"/>
          <w:spacing w:val="17"/>
          <w:sz w:val="19"/>
          <w:szCs w:val="19"/>
        </w:rPr>
        <w:t xml:space="preserve"> </w:t>
      </w:r>
      <w:r>
        <w:rPr>
          <w:rFonts w:ascii="Georgia" w:eastAsia="Georgia" w:hAnsi="Georgia" w:cs="Georgia"/>
          <w:sz w:val="19"/>
          <w:szCs w:val="19"/>
        </w:rPr>
        <w:t>for</w:t>
      </w:r>
      <w:r>
        <w:rPr>
          <w:rFonts w:ascii="Georgia" w:eastAsia="Georgia" w:hAnsi="Georgia" w:cs="Georgia"/>
          <w:spacing w:val="7"/>
          <w:sz w:val="19"/>
          <w:szCs w:val="19"/>
        </w:rPr>
        <w:t xml:space="preserve"> </w:t>
      </w:r>
      <w:r>
        <w:rPr>
          <w:rFonts w:ascii="Georgia" w:eastAsia="Georgia" w:hAnsi="Georgia" w:cs="Georgia"/>
          <w:w w:val="102"/>
          <w:sz w:val="19"/>
          <w:szCs w:val="19"/>
        </w:rPr>
        <w:t xml:space="preserve">de- </w:t>
      </w:r>
      <w:proofErr w:type="spellStart"/>
      <w:r>
        <w:rPr>
          <w:rFonts w:ascii="Georgia" w:eastAsia="Georgia" w:hAnsi="Georgia" w:cs="Georgia"/>
          <w:sz w:val="19"/>
          <w:szCs w:val="19"/>
        </w:rPr>
        <w:t>velopment</w:t>
      </w:r>
      <w:proofErr w:type="spellEnd"/>
      <w:r>
        <w:rPr>
          <w:rFonts w:ascii="Georgia" w:eastAsia="Georgia" w:hAnsi="Georgia" w:cs="Georgia"/>
          <w:spacing w:val="27"/>
          <w:sz w:val="19"/>
          <w:szCs w:val="19"/>
        </w:rPr>
        <w:t xml:space="preserve"> </w:t>
      </w:r>
      <w:r>
        <w:rPr>
          <w:rFonts w:ascii="Georgia" w:eastAsia="Georgia" w:hAnsi="Georgia" w:cs="Georgia"/>
          <w:sz w:val="19"/>
          <w:szCs w:val="19"/>
        </w:rPr>
        <w:t>in</w:t>
      </w:r>
      <w:r>
        <w:rPr>
          <w:rFonts w:ascii="Georgia" w:eastAsia="Georgia" w:hAnsi="Georgia" w:cs="Georgia"/>
          <w:spacing w:val="14"/>
          <w:sz w:val="19"/>
          <w:szCs w:val="19"/>
        </w:rPr>
        <w:t xml:space="preserve"> </w:t>
      </w:r>
      <w:r>
        <w:rPr>
          <w:rFonts w:ascii="Georgia" w:eastAsia="Georgia" w:hAnsi="Georgia" w:cs="Georgia"/>
          <w:sz w:val="19"/>
          <w:szCs w:val="19"/>
        </w:rPr>
        <w:t>this</w:t>
      </w:r>
      <w:r>
        <w:rPr>
          <w:rFonts w:ascii="Georgia" w:eastAsia="Georgia" w:hAnsi="Georgia" w:cs="Georgia"/>
          <w:spacing w:val="15"/>
          <w:sz w:val="19"/>
          <w:szCs w:val="19"/>
        </w:rPr>
        <w:t xml:space="preserve"> </w:t>
      </w:r>
      <w:r>
        <w:rPr>
          <w:rFonts w:ascii="Georgia" w:eastAsia="Georgia" w:hAnsi="Georgia" w:cs="Georgia"/>
          <w:sz w:val="19"/>
          <w:szCs w:val="19"/>
        </w:rPr>
        <w:t xml:space="preserve">project. </w:t>
      </w:r>
      <w:r>
        <w:rPr>
          <w:rFonts w:ascii="Georgia" w:eastAsia="Georgia" w:hAnsi="Georgia" w:cs="Georgia"/>
          <w:spacing w:val="9"/>
          <w:sz w:val="19"/>
          <w:szCs w:val="19"/>
        </w:rPr>
        <w:t xml:space="preserve"> </w:t>
      </w:r>
      <w:r>
        <w:rPr>
          <w:rFonts w:ascii="Georgia" w:eastAsia="Georgia" w:hAnsi="Georgia" w:cs="Georgia"/>
          <w:sz w:val="19"/>
          <w:szCs w:val="19"/>
        </w:rPr>
        <w:t>ITK-SNAP</w:t>
      </w:r>
      <w:r>
        <w:rPr>
          <w:rFonts w:ascii="Georgia" w:eastAsia="Georgia" w:hAnsi="Georgia" w:cs="Georgia"/>
          <w:spacing w:val="27"/>
          <w:sz w:val="19"/>
          <w:szCs w:val="19"/>
        </w:rPr>
        <w:t xml:space="preserve"> </w:t>
      </w:r>
      <w:r>
        <w:rPr>
          <w:rFonts w:ascii="Georgia" w:eastAsia="Georgia" w:hAnsi="Georgia" w:cs="Georgia"/>
          <w:sz w:val="19"/>
          <w:szCs w:val="19"/>
        </w:rPr>
        <w:t>design</w:t>
      </w:r>
      <w:r>
        <w:rPr>
          <w:rFonts w:ascii="Georgia" w:eastAsia="Georgia" w:hAnsi="Georgia" w:cs="Georgia"/>
          <w:spacing w:val="20"/>
          <w:sz w:val="19"/>
          <w:szCs w:val="19"/>
        </w:rPr>
        <w:t xml:space="preserve"> </w:t>
      </w:r>
      <w:r>
        <w:rPr>
          <w:rFonts w:ascii="Georgia" w:eastAsia="Georgia" w:hAnsi="Georgia" w:cs="Georgia"/>
          <w:sz w:val="19"/>
          <w:szCs w:val="19"/>
        </w:rPr>
        <w:t>emphasizes</w:t>
      </w:r>
      <w:r>
        <w:rPr>
          <w:rFonts w:ascii="Georgia" w:eastAsia="Georgia" w:hAnsi="Georgia" w:cs="Georgia"/>
          <w:spacing w:val="28"/>
          <w:sz w:val="19"/>
          <w:szCs w:val="19"/>
        </w:rPr>
        <w:t xml:space="preserve"> </w:t>
      </w:r>
      <w:r>
        <w:rPr>
          <w:rFonts w:ascii="Georgia" w:eastAsia="Georgia" w:hAnsi="Georgia" w:cs="Georgia"/>
          <w:sz w:val="19"/>
          <w:szCs w:val="19"/>
        </w:rPr>
        <w:t>interaction</w:t>
      </w:r>
      <w:r>
        <w:rPr>
          <w:rFonts w:ascii="Georgia" w:eastAsia="Georgia" w:hAnsi="Georgia" w:cs="Georgia"/>
          <w:spacing w:val="27"/>
          <w:sz w:val="19"/>
          <w:szCs w:val="19"/>
        </w:rPr>
        <w:t xml:space="preserve"> </w:t>
      </w:r>
      <w:r>
        <w:rPr>
          <w:rFonts w:ascii="Georgia" w:eastAsia="Georgia" w:hAnsi="Georgia" w:cs="Georgia"/>
          <w:sz w:val="19"/>
          <w:szCs w:val="19"/>
        </w:rPr>
        <w:t>and</w:t>
      </w:r>
      <w:r>
        <w:rPr>
          <w:rFonts w:ascii="Georgia" w:eastAsia="Georgia" w:hAnsi="Georgia" w:cs="Georgia"/>
          <w:spacing w:val="15"/>
          <w:sz w:val="19"/>
          <w:szCs w:val="19"/>
        </w:rPr>
        <w:t xml:space="preserve"> </w:t>
      </w:r>
      <w:r>
        <w:rPr>
          <w:rFonts w:ascii="Georgia" w:eastAsia="Georgia" w:hAnsi="Georgia" w:cs="Georgia"/>
          <w:sz w:val="19"/>
          <w:szCs w:val="19"/>
        </w:rPr>
        <w:t>ease</w:t>
      </w:r>
      <w:r>
        <w:rPr>
          <w:rFonts w:ascii="Georgia" w:eastAsia="Georgia" w:hAnsi="Georgia" w:cs="Georgia"/>
          <w:spacing w:val="16"/>
          <w:sz w:val="19"/>
          <w:szCs w:val="19"/>
        </w:rPr>
        <w:t xml:space="preserve"> </w:t>
      </w:r>
      <w:r>
        <w:rPr>
          <w:rFonts w:ascii="Georgia" w:eastAsia="Georgia" w:hAnsi="Georgia" w:cs="Georgia"/>
          <w:sz w:val="19"/>
          <w:szCs w:val="19"/>
        </w:rPr>
        <w:t>of</w:t>
      </w:r>
      <w:r>
        <w:rPr>
          <w:rFonts w:ascii="Georgia" w:eastAsia="Georgia" w:hAnsi="Georgia" w:cs="Georgia"/>
          <w:spacing w:val="12"/>
          <w:sz w:val="19"/>
          <w:szCs w:val="19"/>
        </w:rPr>
        <w:t xml:space="preserve"> </w:t>
      </w:r>
      <w:r>
        <w:rPr>
          <w:rFonts w:ascii="Georgia" w:eastAsia="Georgia" w:hAnsi="Georgia" w:cs="Georgia"/>
          <w:sz w:val="19"/>
          <w:szCs w:val="19"/>
        </w:rPr>
        <w:t>use,</w:t>
      </w:r>
      <w:r>
        <w:rPr>
          <w:rFonts w:ascii="Georgia" w:eastAsia="Georgia" w:hAnsi="Georgia" w:cs="Georgia"/>
          <w:spacing w:val="18"/>
          <w:sz w:val="19"/>
          <w:szCs w:val="19"/>
        </w:rPr>
        <w:t xml:space="preserve"> </w:t>
      </w:r>
      <w:r>
        <w:rPr>
          <w:rFonts w:ascii="Georgia" w:eastAsia="Georgia" w:hAnsi="Georgia" w:cs="Georgia"/>
          <w:sz w:val="19"/>
          <w:szCs w:val="19"/>
        </w:rPr>
        <w:t>with</w:t>
      </w:r>
      <w:r>
        <w:rPr>
          <w:rFonts w:ascii="Georgia" w:eastAsia="Georgia" w:hAnsi="Georgia" w:cs="Georgia"/>
          <w:spacing w:val="16"/>
          <w:sz w:val="19"/>
          <w:szCs w:val="19"/>
        </w:rPr>
        <w:t xml:space="preserve"> </w:t>
      </w:r>
      <w:r>
        <w:rPr>
          <w:rFonts w:ascii="Georgia" w:eastAsia="Georgia" w:hAnsi="Georgia" w:cs="Georgia"/>
          <w:sz w:val="19"/>
          <w:szCs w:val="19"/>
        </w:rPr>
        <w:t>the</w:t>
      </w:r>
      <w:r>
        <w:rPr>
          <w:rFonts w:ascii="Georgia" w:eastAsia="Georgia" w:hAnsi="Georgia" w:cs="Georgia"/>
          <w:spacing w:val="14"/>
          <w:sz w:val="19"/>
          <w:szCs w:val="19"/>
        </w:rPr>
        <w:t xml:space="preserve"> </w:t>
      </w:r>
      <w:r>
        <w:rPr>
          <w:rFonts w:ascii="Georgia" w:eastAsia="Georgia" w:hAnsi="Georgia" w:cs="Georgia"/>
          <w:sz w:val="19"/>
          <w:szCs w:val="19"/>
        </w:rPr>
        <w:t>bulk</w:t>
      </w:r>
      <w:r>
        <w:rPr>
          <w:rFonts w:ascii="Georgia" w:eastAsia="Georgia" w:hAnsi="Georgia" w:cs="Georgia"/>
          <w:spacing w:val="16"/>
          <w:sz w:val="19"/>
          <w:szCs w:val="19"/>
        </w:rPr>
        <w:t xml:space="preserve"> </w:t>
      </w:r>
      <w:r>
        <w:rPr>
          <w:rFonts w:ascii="Georgia" w:eastAsia="Georgia" w:hAnsi="Georgia" w:cs="Georgia"/>
          <w:sz w:val="19"/>
          <w:szCs w:val="19"/>
        </w:rPr>
        <w:t>of</w:t>
      </w:r>
      <w:r>
        <w:rPr>
          <w:rFonts w:ascii="Georgia" w:eastAsia="Georgia" w:hAnsi="Georgia" w:cs="Georgia"/>
          <w:spacing w:val="12"/>
          <w:sz w:val="19"/>
          <w:szCs w:val="19"/>
        </w:rPr>
        <w:t xml:space="preserve"> </w:t>
      </w:r>
      <w:r>
        <w:rPr>
          <w:rFonts w:ascii="Georgia" w:eastAsia="Georgia" w:hAnsi="Georgia" w:cs="Georgia"/>
          <w:sz w:val="19"/>
          <w:szCs w:val="19"/>
        </w:rPr>
        <w:t>the</w:t>
      </w:r>
      <w:r>
        <w:rPr>
          <w:rFonts w:ascii="Georgia" w:eastAsia="Georgia" w:hAnsi="Georgia" w:cs="Georgia"/>
          <w:spacing w:val="14"/>
          <w:sz w:val="19"/>
          <w:szCs w:val="19"/>
        </w:rPr>
        <w:t xml:space="preserve"> </w:t>
      </w:r>
      <w:r>
        <w:rPr>
          <w:rFonts w:ascii="Georgia" w:eastAsia="Georgia" w:hAnsi="Georgia" w:cs="Georgia"/>
          <w:sz w:val="19"/>
          <w:szCs w:val="19"/>
        </w:rPr>
        <w:t>development</w:t>
      </w:r>
      <w:r>
        <w:rPr>
          <w:rFonts w:ascii="Georgia" w:eastAsia="Georgia" w:hAnsi="Georgia" w:cs="Georgia"/>
          <w:spacing w:val="31"/>
          <w:sz w:val="19"/>
          <w:szCs w:val="19"/>
        </w:rPr>
        <w:t xml:space="preserve"> </w:t>
      </w:r>
      <w:r>
        <w:rPr>
          <w:rFonts w:ascii="Georgia" w:eastAsia="Georgia" w:hAnsi="Georgia" w:cs="Georgia"/>
          <w:w w:val="102"/>
          <w:sz w:val="19"/>
          <w:szCs w:val="19"/>
        </w:rPr>
        <w:t xml:space="preserve">effort </w:t>
      </w:r>
      <w:r>
        <w:rPr>
          <w:rFonts w:ascii="Georgia" w:eastAsia="Georgia" w:hAnsi="Georgia" w:cs="Georgia"/>
          <w:sz w:val="19"/>
          <w:szCs w:val="19"/>
        </w:rPr>
        <w:t>dedicated</w:t>
      </w:r>
      <w:r>
        <w:rPr>
          <w:rFonts w:ascii="Georgia" w:eastAsia="Georgia" w:hAnsi="Georgia" w:cs="Georgia"/>
          <w:spacing w:val="27"/>
          <w:sz w:val="19"/>
          <w:szCs w:val="19"/>
        </w:rPr>
        <w:t xml:space="preserve"> </w:t>
      </w:r>
      <w:r>
        <w:rPr>
          <w:rFonts w:ascii="Georgia" w:eastAsia="Georgia" w:hAnsi="Georgia" w:cs="Georgia"/>
          <w:sz w:val="19"/>
          <w:szCs w:val="19"/>
        </w:rPr>
        <w:t>to</w:t>
      </w:r>
      <w:r>
        <w:rPr>
          <w:rFonts w:ascii="Georgia" w:eastAsia="Georgia" w:hAnsi="Georgia" w:cs="Georgia"/>
          <w:spacing w:val="14"/>
          <w:sz w:val="19"/>
          <w:szCs w:val="19"/>
        </w:rPr>
        <w:t xml:space="preserve"> </w:t>
      </w:r>
      <w:r>
        <w:rPr>
          <w:rFonts w:ascii="Georgia" w:eastAsia="Georgia" w:hAnsi="Georgia" w:cs="Georgia"/>
          <w:sz w:val="19"/>
          <w:szCs w:val="19"/>
        </w:rPr>
        <w:t>the</w:t>
      </w:r>
      <w:r>
        <w:rPr>
          <w:rFonts w:ascii="Georgia" w:eastAsia="Georgia" w:hAnsi="Georgia" w:cs="Georgia"/>
          <w:spacing w:val="16"/>
          <w:sz w:val="19"/>
          <w:szCs w:val="19"/>
        </w:rPr>
        <w:t xml:space="preserve"> </w:t>
      </w:r>
      <w:r>
        <w:rPr>
          <w:rFonts w:ascii="Georgia" w:eastAsia="Georgia" w:hAnsi="Georgia" w:cs="Georgia"/>
          <w:sz w:val="19"/>
          <w:szCs w:val="19"/>
        </w:rPr>
        <w:t>user</w:t>
      </w:r>
      <w:r>
        <w:rPr>
          <w:rFonts w:ascii="Georgia" w:eastAsia="Georgia" w:hAnsi="Georgia" w:cs="Georgia"/>
          <w:spacing w:val="18"/>
          <w:sz w:val="19"/>
          <w:szCs w:val="19"/>
        </w:rPr>
        <w:t xml:space="preserve"> </w:t>
      </w:r>
      <w:r>
        <w:rPr>
          <w:rFonts w:ascii="Georgia" w:eastAsia="Georgia" w:hAnsi="Georgia" w:cs="Georgia"/>
          <w:sz w:val="19"/>
          <w:szCs w:val="19"/>
        </w:rPr>
        <w:t xml:space="preserve">interface. </w:t>
      </w:r>
      <w:r>
        <w:rPr>
          <w:rFonts w:ascii="Georgia" w:eastAsia="Georgia" w:hAnsi="Georgia" w:cs="Georgia"/>
          <w:spacing w:val="17"/>
          <w:sz w:val="19"/>
          <w:szCs w:val="19"/>
        </w:rPr>
        <w:t xml:space="preserve"> </w:t>
      </w:r>
      <w:r>
        <w:rPr>
          <w:rFonts w:ascii="Georgia" w:eastAsia="Georgia" w:hAnsi="Georgia" w:cs="Georgia"/>
          <w:sz w:val="19"/>
          <w:szCs w:val="19"/>
        </w:rPr>
        <w:t>ITK-</w:t>
      </w:r>
      <w:r>
        <w:rPr>
          <w:rFonts w:ascii="Georgia" w:eastAsia="Georgia" w:hAnsi="Georgia" w:cs="Georgia"/>
          <w:spacing w:val="19"/>
          <w:sz w:val="19"/>
          <w:szCs w:val="19"/>
        </w:rPr>
        <w:t xml:space="preserve"> </w:t>
      </w:r>
      <w:r>
        <w:rPr>
          <w:rFonts w:ascii="Georgia" w:eastAsia="Georgia" w:hAnsi="Georgia" w:cs="Georgia"/>
          <w:sz w:val="19"/>
          <w:szCs w:val="19"/>
        </w:rPr>
        <w:t>SNAP</w:t>
      </w:r>
      <w:r>
        <w:rPr>
          <w:rFonts w:ascii="Georgia" w:eastAsia="Georgia" w:hAnsi="Georgia" w:cs="Georgia"/>
          <w:spacing w:val="21"/>
          <w:sz w:val="19"/>
          <w:szCs w:val="19"/>
        </w:rPr>
        <w:t xml:space="preserve"> </w:t>
      </w:r>
      <w:r>
        <w:rPr>
          <w:rFonts w:ascii="Georgia" w:eastAsia="Georgia" w:hAnsi="Georgia" w:cs="Georgia"/>
          <w:sz w:val="19"/>
          <w:szCs w:val="19"/>
        </w:rPr>
        <w:t>has</w:t>
      </w:r>
      <w:r>
        <w:rPr>
          <w:rFonts w:ascii="Georgia" w:eastAsia="Georgia" w:hAnsi="Georgia" w:cs="Georgia"/>
          <w:spacing w:val="17"/>
          <w:sz w:val="19"/>
          <w:szCs w:val="19"/>
        </w:rPr>
        <w:t xml:space="preserve"> </w:t>
      </w:r>
      <w:r>
        <w:rPr>
          <w:rFonts w:ascii="Georgia" w:eastAsia="Georgia" w:hAnsi="Georgia" w:cs="Georgia"/>
          <w:sz w:val="19"/>
          <w:szCs w:val="19"/>
        </w:rPr>
        <w:t>thousands</w:t>
      </w:r>
      <w:r>
        <w:rPr>
          <w:rFonts w:ascii="Georgia" w:eastAsia="Georgia" w:hAnsi="Georgia" w:cs="Georgia"/>
          <w:spacing w:val="28"/>
          <w:sz w:val="19"/>
          <w:szCs w:val="19"/>
        </w:rPr>
        <w:t xml:space="preserve"> </w:t>
      </w:r>
      <w:r>
        <w:rPr>
          <w:rFonts w:ascii="Georgia" w:eastAsia="Georgia" w:hAnsi="Georgia" w:cs="Georgia"/>
          <w:sz w:val="19"/>
          <w:szCs w:val="19"/>
        </w:rPr>
        <w:t>of</w:t>
      </w:r>
      <w:r>
        <w:rPr>
          <w:rFonts w:ascii="Georgia" w:eastAsia="Georgia" w:hAnsi="Georgia" w:cs="Georgia"/>
          <w:spacing w:val="14"/>
          <w:sz w:val="19"/>
          <w:szCs w:val="19"/>
        </w:rPr>
        <w:t xml:space="preserve"> </w:t>
      </w:r>
      <w:r>
        <w:rPr>
          <w:rFonts w:ascii="Georgia" w:eastAsia="Georgia" w:hAnsi="Georgia" w:cs="Georgia"/>
          <w:sz w:val="19"/>
          <w:szCs w:val="19"/>
        </w:rPr>
        <w:t>users</w:t>
      </w:r>
      <w:r>
        <w:rPr>
          <w:rFonts w:ascii="Georgia" w:eastAsia="Georgia" w:hAnsi="Georgia" w:cs="Georgia"/>
          <w:spacing w:val="20"/>
          <w:sz w:val="19"/>
          <w:szCs w:val="19"/>
        </w:rPr>
        <w:t xml:space="preserve"> </w:t>
      </w:r>
      <w:r>
        <w:rPr>
          <w:rFonts w:ascii="Georgia" w:eastAsia="Georgia" w:hAnsi="Georgia" w:cs="Georgia"/>
          <w:sz w:val="19"/>
          <w:szCs w:val="19"/>
        </w:rPr>
        <w:t>(there</w:t>
      </w:r>
      <w:r>
        <w:rPr>
          <w:rFonts w:ascii="Georgia" w:eastAsia="Georgia" w:hAnsi="Georgia" w:cs="Georgia"/>
          <w:spacing w:val="21"/>
          <w:sz w:val="19"/>
          <w:szCs w:val="19"/>
        </w:rPr>
        <w:t xml:space="preserve"> </w:t>
      </w:r>
      <w:r>
        <w:rPr>
          <w:rFonts w:ascii="Georgia" w:eastAsia="Georgia" w:hAnsi="Georgia" w:cs="Georgia"/>
          <w:sz w:val="19"/>
          <w:szCs w:val="19"/>
        </w:rPr>
        <w:t>have</w:t>
      </w:r>
      <w:r>
        <w:rPr>
          <w:rFonts w:ascii="Georgia" w:eastAsia="Georgia" w:hAnsi="Georgia" w:cs="Georgia"/>
          <w:spacing w:val="19"/>
          <w:sz w:val="19"/>
          <w:szCs w:val="19"/>
        </w:rPr>
        <w:t xml:space="preserve"> </w:t>
      </w:r>
      <w:r>
        <w:rPr>
          <w:rFonts w:ascii="Georgia" w:eastAsia="Georgia" w:hAnsi="Georgia" w:cs="Georgia"/>
          <w:sz w:val="19"/>
          <w:szCs w:val="19"/>
        </w:rPr>
        <w:t>been</w:t>
      </w:r>
      <w:r>
        <w:rPr>
          <w:rFonts w:ascii="Georgia" w:eastAsia="Georgia" w:hAnsi="Georgia" w:cs="Georgia"/>
          <w:spacing w:val="19"/>
          <w:sz w:val="19"/>
          <w:szCs w:val="19"/>
        </w:rPr>
        <w:t xml:space="preserve"> </w:t>
      </w:r>
      <w:r>
        <w:rPr>
          <w:rFonts w:ascii="Georgia" w:eastAsia="Georgia" w:hAnsi="Georgia" w:cs="Georgia"/>
          <w:sz w:val="19"/>
          <w:szCs w:val="19"/>
        </w:rPr>
        <w:t>over</w:t>
      </w:r>
      <w:r>
        <w:rPr>
          <w:rFonts w:ascii="Georgia" w:eastAsia="Georgia" w:hAnsi="Georgia" w:cs="Georgia"/>
          <w:spacing w:val="18"/>
          <w:sz w:val="19"/>
          <w:szCs w:val="19"/>
        </w:rPr>
        <w:t xml:space="preserve"> </w:t>
      </w:r>
      <w:r>
        <w:rPr>
          <w:rFonts w:ascii="Georgia" w:eastAsia="Georgia" w:hAnsi="Georgia" w:cs="Georgia"/>
          <w:sz w:val="19"/>
          <w:szCs w:val="19"/>
        </w:rPr>
        <w:t>2000</w:t>
      </w:r>
      <w:r>
        <w:rPr>
          <w:rFonts w:ascii="Georgia" w:eastAsia="Georgia" w:hAnsi="Georgia" w:cs="Georgia"/>
          <w:spacing w:val="20"/>
          <w:sz w:val="19"/>
          <w:szCs w:val="19"/>
        </w:rPr>
        <w:t xml:space="preserve"> </w:t>
      </w:r>
      <w:r>
        <w:rPr>
          <w:rFonts w:ascii="Georgia" w:eastAsia="Georgia" w:hAnsi="Georgia" w:cs="Georgia"/>
          <w:sz w:val="19"/>
          <w:szCs w:val="19"/>
        </w:rPr>
        <w:t>downloads</w:t>
      </w:r>
      <w:r>
        <w:rPr>
          <w:rFonts w:ascii="Georgia" w:eastAsia="Georgia" w:hAnsi="Georgia" w:cs="Georgia"/>
          <w:spacing w:val="29"/>
          <w:sz w:val="19"/>
          <w:szCs w:val="19"/>
        </w:rPr>
        <w:t xml:space="preserve"> </w:t>
      </w:r>
      <w:r>
        <w:rPr>
          <w:rFonts w:ascii="Georgia" w:eastAsia="Georgia" w:hAnsi="Georgia" w:cs="Georgia"/>
          <w:sz w:val="19"/>
          <w:szCs w:val="19"/>
        </w:rPr>
        <w:t>per</w:t>
      </w:r>
      <w:r>
        <w:rPr>
          <w:rFonts w:ascii="Georgia" w:eastAsia="Georgia" w:hAnsi="Georgia" w:cs="Georgia"/>
          <w:spacing w:val="17"/>
          <w:sz w:val="19"/>
          <w:szCs w:val="19"/>
        </w:rPr>
        <w:t xml:space="preserve"> </w:t>
      </w:r>
      <w:r>
        <w:rPr>
          <w:rFonts w:ascii="Georgia" w:eastAsia="Georgia" w:hAnsi="Georgia" w:cs="Georgia"/>
          <w:sz w:val="19"/>
          <w:szCs w:val="19"/>
        </w:rPr>
        <w:t>month</w:t>
      </w:r>
      <w:r>
        <w:rPr>
          <w:rFonts w:ascii="Georgia" w:eastAsia="Georgia" w:hAnsi="Georgia" w:cs="Georgia"/>
          <w:spacing w:val="22"/>
          <w:sz w:val="19"/>
          <w:szCs w:val="19"/>
        </w:rPr>
        <w:t xml:space="preserve"> </w:t>
      </w:r>
      <w:r>
        <w:rPr>
          <w:rFonts w:ascii="Georgia" w:eastAsia="Georgia" w:hAnsi="Georgia" w:cs="Georgia"/>
          <w:sz w:val="19"/>
          <w:szCs w:val="19"/>
        </w:rPr>
        <w:t>in</w:t>
      </w:r>
      <w:r>
        <w:rPr>
          <w:rFonts w:ascii="Georgia" w:eastAsia="Georgia" w:hAnsi="Georgia" w:cs="Georgia"/>
          <w:spacing w:val="16"/>
          <w:sz w:val="19"/>
          <w:szCs w:val="19"/>
        </w:rPr>
        <w:t xml:space="preserve"> </w:t>
      </w:r>
      <w:r>
        <w:rPr>
          <w:rFonts w:ascii="Georgia" w:eastAsia="Georgia" w:hAnsi="Georgia" w:cs="Georgia"/>
          <w:w w:val="102"/>
          <w:sz w:val="19"/>
          <w:szCs w:val="19"/>
        </w:rPr>
        <w:t xml:space="preserve">the </w:t>
      </w:r>
      <w:r>
        <w:rPr>
          <w:rFonts w:ascii="Georgia" w:eastAsia="Georgia" w:hAnsi="Georgia" w:cs="Georgia"/>
          <w:sz w:val="19"/>
          <w:szCs w:val="19"/>
        </w:rPr>
        <w:t>last</w:t>
      </w:r>
      <w:r>
        <w:rPr>
          <w:rFonts w:ascii="Georgia" w:eastAsia="Georgia" w:hAnsi="Georgia" w:cs="Georgia"/>
          <w:spacing w:val="18"/>
          <w:sz w:val="19"/>
          <w:szCs w:val="19"/>
        </w:rPr>
        <w:t xml:space="preserve"> </w:t>
      </w:r>
      <w:r>
        <w:rPr>
          <w:rFonts w:ascii="Georgia" w:eastAsia="Georgia" w:hAnsi="Georgia" w:cs="Georgia"/>
          <w:sz w:val="19"/>
          <w:szCs w:val="19"/>
        </w:rPr>
        <w:t>year),</w:t>
      </w:r>
      <w:r>
        <w:rPr>
          <w:rFonts w:ascii="Georgia" w:eastAsia="Georgia" w:hAnsi="Georgia" w:cs="Georgia"/>
          <w:spacing w:val="24"/>
          <w:sz w:val="19"/>
          <w:szCs w:val="19"/>
        </w:rPr>
        <w:t xml:space="preserve"> </w:t>
      </w:r>
      <w:r>
        <w:rPr>
          <w:rFonts w:ascii="Georgia" w:eastAsia="Georgia" w:hAnsi="Georgia" w:cs="Georgia"/>
          <w:sz w:val="19"/>
          <w:szCs w:val="19"/>
        </w:rPr>
        <w:t>and</w:t>
      </w:r>
      <w:r>
        <w:rPr>
          <w:rFonts w:ascii="Georgia" w:eastAsia="Georgia" w:hAnsi="Georgia" w:cs="Georgia"/>
          <w:spacing w:val="18"/>
          <w:sz w:val="19"/>
          <w:szCs w:val="19"/>
        </w:rPr>
        <w:t xml:space="preserve"> </w:t>
      </w:r>
      <w:r>
        <w:rPr>
          <w:rFonts w:ascii="Georgia" w:eastAsia="Georgia" w:hAnsi="Georgia" w:cs="Georgia"/>
          <w:sz w:val="19"/>
          <w:szCs w:val="19"/>
        </w:rPr>
        <w:t>our</w:t>
      </w:r>
      <w:r>
        <w:rPr>
          <w:rFonts w:ascii="Georgia" w:eastAsia="Georgia" w:hAnsi="Georgia" w:cs="Georgia"/>
          <w:spacing w:val="18"/>
          <w:sz w:val="19"/>
          <w:szCs w:val="19"/>
        </w:rPr>
        <w:t xml:space="preserve"> </w:t>
      </w:r>
      <w:r>
        <w:rPr>
          <w:rFonts w:ascii="Georgia" w:eastAsia="Georgia" w:hAnsi="Georgia" w:cs="Georgia"/>
          <w:sz w:val="19"/>
          <w:szCs w:val="19"/>
        </w:rPr>
        <w:t>2006</w:t>
      </w:r>
      <w:r>
        <w:rPr>
          <w:rFonts w:ascii="Georgia" w:eastAsia="Georgia" w:hAnsi="Georgia" w:cs="Georgia"/>
          <w:spacing w:val="21"/>
          <w:sz w:val="19"/>
          <w:szCs w:val="19"/>
        </w:rPr>
        <w:t xml:space="preserve"> </w:t>
      </w:r>
      <w:r>
        <w:rPr>
          <w:rFonts w:ascii="Georgia" w:eastAsia="Georgia" w:hAnsi="Georgia" w:cs="Georgia"/>
          <w:sz w:val="19"/>
          <w:szCs w:val="19"/>
        </w:rPr>
        <w:t>paper</w:t>
      </w:r>
      <w:r>
        <w:rPr>
          <w:rFonts w:ascii="Georgia" w:eastAsia="Georgia" w:hAnsi="Georgia" w:cs="Georgia"/>
          <w:spacing w:val="22"/>
          <w:sz w:val="19"/>
          <w:szCs w:val="19"/>
        </w:rPr>
        <w:t xml:space="preserve"> </w:t>
      </w:r>
      <w:r>
        <w:rPr>
          <w:rFonts w:ascii="Georgia" w:eastAsia="Georgia" w:hAnsi="Georgia" w:cs="Georgia"/>
          <w:sz w:val="19"/>
          <w:szCs w:val="19"/>
        </w:rPr>
        <w:t>on</w:t>
      </w:r>
      <w:r>
        <w:rPr>
          <w:rFonts w:ascii="Georgia" w:eastAsia="Georgia" w:hAnsi="Georgia" w:cs="Georgia"/>
          <w:spacing w:val="16"/>
          <w:sz w:val="19"/>
          <w:szCs w:val="19"/>
        </w:rPr>
        <w:t xml:space="preserve"> </w:t>
      </w:r>
      <w:r>
        <w:rPr>
          <w:rFonts w:ascii="Georgia" w:eastAsia="Georgia" w:hAnsi="Georgia" w:cs="Georgia"/>
          <w:sz w:val="19"/>
          <w:szCs w:val="19"/>
        </w:rPr>
        <w:t>ITK-SNAP</w:t>
      </w:r>
      <w:r>
        <w:rPr>
          <w:rFonts w:ascii="Georgia" w:eastAsia="Georgia" w:hAnsi="Georgia" w:cs="Georgia"/>
          <w:spacing w:val="30"/>
          <w:sz w:val="19"/>
          <w:szCs w:val="19"/>
        </w:rPr>
        <w:t xml:space="preserve"> </w:t>
      </w:r>
      <w:r>
        <w:rPr>
          <w:rFonts w:ascii="Georgia" w:eastAsia="Georgia" w:hAnsi="Georgia" w:cs="Georgia"/>
          <w:sz w:val="19"/>
          <w:szCs w:val="19"/>
        </w:rPr>
        <w:t>[85]</w:t>
      </w:r>
      <w:r>
        <w:rPr>
          <w:rFonts w:ascii="Georgia" w:eastAsia="Georgia" w:hAnsi="Georgia" w:cs="Georgia"/>
          <w:spacing w:val="19"/>
          <w:sz w:val="19"/>
          <w:szCs w:val="19"/>
        </w:rPr>
        <w:t xml:space="preserve"> </w:t>
      </w:r>
      <w:r>
        <w:rPr>
          <w:rFonts w:ascii="Georgia" w:eastAsia="Georgia" w:hAnsi="Georgia" w:cs="Georgia"/>
          <w:sz w:val="19"/>
          <w:szCs w:val="19"/>
        </w:rPr>
        <w:t>has</w:t>
      </w:r>
      <w:r>
        <w:rPr>
          <w:rFonts w:ascii="Georgia" w:eastAsia="Georgia" w:hAnsi="Georgia" w:cs="Georgia"/>
          <w:spacing w:val="18"/>
          <w:sz w:val="19"/>
          <w:szCs w:val="19"/>
        </w:rPr>
        <w:t xml:space="preserve"> </w:t>
      </w:r>
      <w:r>
        <w:rPr>
          <w:rFonts w:ascii="Georgia" w:eastAsia="Georgia" w:hAnsi="Georgia" w:cs="Georgia"/>
          <w:sz w:val="19"/>
          <w:szCs w:val="19"/>
        </w:rPr>
        <w:t>been</w:t>
      </w:r>
      <w:r>
        <w:rPr>
          <w:rFonts w:ascii="Georgia" w:eastAsia="Georgia" w:hAnsi="Georgia" w:cs="Georgia"/>
          <w:spacing w:val="20"/>
          <w:sz w:val="19"/>
          <w:szCs w:val="19"/>
        </w:rPr>
        <w:t xml:space="preserve"> </w:t>
      </w:r>
      <w:r>
        <w:rPr>
          <w:rFonts w:ascii="Georgia" w:eastAsia="Georgia" w:hAnsi="Georgia" w:cs="Georgia"/>
          <w:sz w:val="19"/>
          <w:szCs w:val="19"/>
        </w:rPr>
        <w:t>cited</w:t>
      </w:r>
      <w:r>
        <w:rPr>
          <w:rFonts w:ascii="Georgia" w:eastAsia="Georgia" w:hAnsi="Georgia" w:cs="Georgia"/>
          <w:spacing w:val="20"/>
          <w:sz w:val="19"/>
          <w:szCs w:val="19"/>
        </w:rPr>
        <w:t xml:space="preserve"> </w:t>
      </w:r>
      <w:r>
        <w:rPr>
          <w:rFonts w:ascii="Georgia" w:eastAsia="Georgia" w:hAnsi="Georgia" w:cs="Georgia"/>
          <w:sz w:val="19"/>
          <w:szCs w:val="19"/>
        </w:rPr>
        <w:t>over</w:t>
      </w:r>
      <w:r>
        <w:rPr>
          <w:rFonts w:ascii="Georgia" w:eastAsia="Georgia" w:hAnsi="Georgia" w:cs="Georgia"/>
          <w:spacing w:val="19"/>
          <w:sz w:val="19"/>
          <w:szCs w:val="19"/>
        </w:rPr>
        <w:t xml:space="preserve"> </w:t>
      </w:r>
      <w:r>
        <w:rPr>
          <w:rFonts w:ascii="Georgia" w:eastAsia="Georgia" w:hAnsi="Georgia" w:cs="Georgia"/>
          <w:sz w:val="19"/>
          <w:szCs w:val="19"/>
        </w:rPr>
        <w:t>1400</w:t>
      </w:r>
      <w:r>
        <w:rPr>
          <w:rFonts w:ascii="Georgia" w:eastAsia="Georgia" w:hAnsi="Georgia" w:cs="Georgia"/>
          <w:spacing w:val="20"/>
          <w:sz w:val="19"/>
          <w:szCs w:val="19"/>
        </w:rPr>
        <w:t xml:space="preserve"> </w:t>
      </w:r>
      <w:r>
        <w:rPr>
          <w:rFonts w:ascii="Georgia" w:eastAsia="Georgia" w:hAnsi="Georgia" w:cs="Georgia"/>
          <w:sz w:val="19"/>
          <w:szCs w:val="19"/>
        </w:rPr>
        <w:t>times</w:t>
      </w:r>
      <w:r>
        <w:rPr>
          <w:rFonts w:ascii="Georgia" w:eastAsia="Georgia" w:hAnsi="Georgia" w:cs="Georgia"/>
          <w:spacing w:val="21"/>
          <w:sz w:val="19"/>
          <w:szCs w:val="19"/>
        </w:rPr>
        <w:t xml:space="preserve"> </w:t>
      </w:r>
      <w:r>
        <w:rPr>
          <w:rFonts w:ascii="Georgia" w:eastAsia="Georgia" w:hAnsi="Georgia" w:cs="Georgia"/>
          <w:sz w:val="19"/>
          <w:szCs w:val="19"/>
        </w:rPr>
        <w:t>(Google</w:t>
      </w:r>
      <w:r>
        <w:rPr>
          <w:rFonts w:ascii="Georgia" w:eastAsia="Georgia" w:hAnsi="Georgia" w:cs="Georgia"/>
          <w:spacing w:val="25"/>
          <w:sz w:val="19"/>
          <w:szCs w:val="19"/>
        </w:rPr>
        <w:t xml:space="preserve"> </w:t>
      </w:r>
      <w:r>
        <w:rPr>
          <w:rFonts w:ascii="Georgia" w:eastAsia="Georgia" w:hAnsi="Georgia" w:cs="Georgia"/>
          <w:sz w:val="19"/>
          <w:szCs w:val="19"/>
        </w:rPr>
        <w:t>Scholar)</w:t>
      </w:r>
      <w:r>
        <w:rPr>
          <w:rFonts w:ascii="Georgia" w:eastAsia="Georgia" w:hAnsi="Georgia" w:cs="Georgia"/>
          <w:spacing w:val="26"/>
          <w:sz w:val="19"/>
          <w:szCs w:val="19"/>
        </w:rPr>
        <w:t xml:space="preserve"> </w:t>
      </w:r>
      <w:r>
        <w:rPr>
          <w:rFonts w:ascii="Georgia" w:eastAsia="Georgia" w:hAnsi="Georgia" w:cs="Georgia"/>
          <w:sz w:val="19"/>
          <w:szCs w:val="19"/>
        </w:rPr>
        <w:t>in</w:t>
      </w:r>
      <w:r>
        <w:rPr>
          <w:rFonts w:ascii="Georgia" w:eastAsia="Georgia" w:hAnsi="Georgia" w:cs="Georgia"/>
          <w:spacing w:val="17"/>
          <w:sz w:val="19"/>
          <w:szCs w:val="19"/>
        </w:rPr>
        <w:t xml:space="preserve"> </w:t>
      </w:r>
      <w:r>
        <w:rPr>
          <w:rFonts w:ascii="Georgia" w:eastAsia="Georgia" w:hAnsi="Georgia" w:cs="Georgia"/>
          <w:sz w:val="19"/>
          <w:szCs w:val="19"/>
        </w:rPr>
        <w:t>the</w:t>
      </w:r>
      <w:r>
        <w:rPr>
          <w:rFonts w:ascii="Georgia" w:eastAsia="Georgia" w:hAnsi="Georgia" w:cs="Georgia"/>
          <w:spacing w:val="17"/>
          <w:sz w:val="19"/>
          <w:szCs w:val="19"/>
        </w:rPr>
        <w:t xml:space="preserve"> </w:t>
      </w:r>
      <w:r>
        <w:rPr>
          <w:rFonts w:ascii="Georgia" w:eastAsia="Georgia" w:hAnsi="Georgia" w:cs="Georgia"/>
          <w:sz w:val="19"/>
          <w:szCs w:val="19"/>
        </w:rPr>
        <w:t>context</w:t>
      </w:r>
      <w:r>
        <w:rPr>
          <w:rFonts w:ascii="Georgia" w:eastAsia="Georgia" w:hAnsi="Georgia" w:cs="Georgia"/>
          <w:spacing w:val="24"/>
          <w:sz w:val="19"/>
          <w:szCs w:val="19"/>
        </w:rPr>
        <w:t xml:space="preserve"> </w:t>
      </w:r>
      <w:r>
        <w:rPr>
          <w:rFonts w:ascii="Georgia" w:eastAsia="Georgia" w:hAnsi="Georgia" w:cs="Georgia"/>
          <w:sz w:val="19"/>
          <w:szCs w:val="19"/>
        </w:rPr>
        <w:t>of</w:t>
      </w:r>
      <w:r>
        <w:rPr>
          <w:rFonts w:ascii="Georgia" w:eastAsia="Georgia" w:hAnsi="Georgia" w:cs="Georgia"/>
          <w:spacing w:val="15"/>
          <w:sz w:val="19"/>
          <w:szCs w:val="19"/>
        </w:rPr>
        <w:t xml:space="preserve"> </w:t>
      </w:r>
      <w:r>
        <w:rPr>
          <w:rFonts w:ascii="Georgia" w:eastAsia="Georgia" w:hAnsi="Georgia" w:cs="Georgia"/>
          <w:w w:val="102"/>
          <w:sz w:val="19"/>
          <w:szCs w:val="19"/>
        </w:rPr>
        <w:t xml:space="preserve">various </w:t>
      </w:r>
      <w:r>
        <w:rPr>
          <w:rFonts w:ascii="Georgia" w:eastAsia="Georgia" w:hAnsi="Georgia" w:cs="Georgia"/>
          <w:sz w:val="19"/>
          <w:szCs w:val="19"/>
        </w:rPr>
        <w:t>biomedical</w:t>
      </w:r>
      <w:r>
        <w:rPr>
          <w:rFonts w:ascii="Georgia" w:eastAsia="Georgia" w:hAnsi="Georgia" w:cs="Georgia"/>
          <w:spacing w:val="22"/>
          <w:sz w:val="19"/>
          <w:szCs w:val="19"/>
        </w:rPr>
        <w:t xml:space="preserve"> </w:t>
      </w:r>
      <w:r>
        <w:rPr>
          <w:rFonts w:ascii="Georgia" w:eastAsia="Georgia" w:hAnsi="Georgia" w:cs="Georgia"/>
          <w:sz w:val="19"/>
          <w:szCs w:val="19"/>
        </w:rPr>
        <w:t>domains.</w:t>
      </w:r>
      <w:r>
        <w:rPr>
          <w:rFonts w:ascii="Georgia" w:eastAsia="Georgia" w:hAnsi="Georgia" w:cs="Georgia"/>
          <w:spacing w:val="39"/>
          <w:sz w:val="19"/>
          <w:szCs w:val="19"/>
        </w:rPr>
        <w:t xml:space="preserve"> </w:t>
      </w:r>
      <w:r>
        <w:rPr>
          <w:rFonts w:ascii="Georgia" w:eastAsia="Georgia" w:hAnsi="Georgia" w:cs="Georgia"/>
          <w:sz w:val="19"/>
          <w:szCs w:val="19"/>
        </w:rPr>
        <w:t>ITK-SNAP</w:t>
      </w:r>
      <w:r>
        <w:rPr>
          <w:rFonts w:ascii="Georgia" w:eastAsia="Georgia" w:hAnsi="Georgia" w:cs="Georgia"/>
          <w:spacing w:val="22"/>
          <w:sz w:val="19"/>
          <w:szCs w:val="19"/>
        </w:rPr>
        <w:t xml:space="preserve"> </w:t>
      </w:r>
      <w:r>
        <w:rPr>
          <w:rFonts w:ascii="Georgia" w:eastAsia="Georgia" w:hAnsi="Georgia" w:cs="Georgia"/>
          <w:sz w:val="19"/>
          <w:szCs w:val="19"/>
        </w:rPr>
        <w:t>will</w:t>
      </w:r>
      <w:r>
        <w:rPr>
          <w:rFonts w:ascii="Georgia" w:eastAsia="Georgia" w:hAnsi="Georgia" w:cs="Georgia"/>
          <w:spacing w:val="10"/>
          <w:sz w:val="19"/>
          <w:szCs w:val="19"/>
        </w:rPr>
        <w:t xml:space="preserve"> </w:t>
      </w:r>
      <w:r>
        <w:rPr>
          <w:rFonts w:ascii="Georgia" w:eastAsia="Georgia" w:hAnsi="Georgia" w:cs="Georgia"/>
          <w:sz w:val="19"/>
          <w:szCs w:val="19"/>
        </w:rPr>
        <w:t>also</w:t>
      </w:r>
      <w:r>
        <w:rPr>
          <w:rFonts w:ascii="Georgia" w:eastAsia="Georgia" w:hAnsi="Georgia" w:cs="Georgia"/>
          <w:spacing w:val="11"/>
          <w:sz w:val="19"/>
          <w:szCs w:val="19"/>
        </w:rPr>
        <w:t xml:space="preserve"> </w:t>
      </w:r>
      <w:r>
        <w:rPr>
          <w:rFonts w:ascii="Georgia" w:eastAsia="Georgia" w:hAnsi="Georgia" w:cs="Georgia"/>
          <w:sz w:val="19"/>
          <w:szCs w:val="19"/>
        </w:rPr>
        <w:t>be</w:t>
      </w:r>
      <w:r>
        <w:rPr>
          <w:rFonts w:ascii="Georgia" w:eastAsia="Georgia" w:hAnsi="Georgia" w:cs="Georgia"/>
          <w:spacing w:val="8"/>
          <w:sz w:val="19"/>
          <w:szCs w:val="19"/>
        </w:rPr>
        <w:t xml:space="preserve"> </w:t>
      </w:r>
      <w:r>
        <w:rPr>
          <w:rFonts w:ascii="Georgia" w:eastAsia="Georgia" w:hAnsi="Georgia" w:cs="Georgia"/>
          <w:sz w:val="19"/>
          <w:szCs w:val="19"/>
        </w:rPr>
        <w:t>used</w:t>
      </w:r>
      <w:r>
        <w:rPr>
          <w:rFonts w:ascii="Georgia" w:eastAsia="Georgia" w:hAnsi="Georgia" w:cs="Georgia"/>
          <w:spacing w:val="12"/>
          <w:sz w:val="19"/>
          <w:szCs w:val="19"/>
        </w:rPr>
        <w:t xml:space="preserve"> </w:t>
      </w:r>
      <w:r>
        <w:rPr>
          <w:rFonts w:ascii="Georgia" w:eastAsia="Georgia" w:hAnsi="Georgia" w:cs="Georgia"/>
          <w:sz w:val="19"/>
          <w:szCs w:val="19"/>
        </w:rPr>
        <w:t>in</w:t>
      </w:r>
      <w:r>
        <w:rPr>
          <w:rFonts w:ascii="Georgia" w:eastAsia="Georgia" w:hAnsi="Georgia" w:cs="Georgia"/>
          <w:spacing w:val="9"/>
          <w:sz w:val="19"/>
          <w:szCs w:val="19"/>
        </w:rPr>
        <w:t xml:space="preserve"> </w:t>
      </w:r>
      <w:r>
        <w:rPr>
          <w:rFonts w:ascii="Georgia" w:eastAsia="Georgia" w:hAnsi="Georgia" w:cs="Georgia"/>
          <w:sz w:val="19"/>
          <w:szCs w:val="19"/>
        </w:rPr>
        <w:t>this</w:t>
      </w:r>
      <w:r>
        <w:rPr>
          <w:rFonts w:ascii="Georgia" w:eastAsia="Georgia" w:hAnsi="Georgia" w:cs="Georgia"/>
          <w:spacing w:val="10"/>
          <w:sz w:val="19"/>
          <w:szCs w:val="19"/>
        </w:rPr>
        <w:t xml:space="preserve"> </w:t>
      </w:r>
      <w:r>
        <w:rPr>
          <w:rFonts w:ascii="Georgia" w:eastAsia="Georgia" w:hAnsi="Georgia" w:cs="Georgia"/>
          <w:sz w:val="19"/>
          <w:szCs w:val="19"/>
        </w:rPr>
        <w:t>project</w:t>
      </w:r>
      <w:r>
        <w:rPr>
          <w:rFonts w:ascii="Georgia" w:eastAsia="Georgia" w:hAnsi="Georgia" w:cs="Georgia"/>
          <w:spacing w:val="16"/>
          <w:sz w:val="19"/>
          <w:szCs w:val="19"/>
        </w:rPr>
        <w:t xml:space="preserve"> </w:t>
      </w:r>
      <w:r>
        <w:rPr>
          <w:rFonts w:ascii="Georgia" w:eastAsia="Georgia" w:hAnsi="Georgia" w:cs="Georgia"/>
          <w:sz w:val="19"/>
          <w:szCs w:val="19"/>
        </w:rPr>
        <w:t>for</w:t>
      </w:r>
      <w:r>
        <w:rPr>
          <w:rFonts w:ascii="Georgia" w:eastAsia="Georgia" w:hAnsi="Georgia" w:cs="Georgia"/>
          <w:spacing w:val="9"/>
          <w:sz w:val="19"/>
          <w:szCs w:val="19"/>
        </w:rPr>
        <w:t xml:space="preserve"> </w:t>
      </w:r>
      <w:r>
        <w:rPr>
          <w:rFonts w:ascii="Georgia" w:eastAsia="Georgia" w:hAnsi="Georgia" w:cs="Georgia"/>
          <w:sz w:val="19"/>
          <w:szCs w:val="19"/>
        </w:rPr>
        <w:t>manual</w:t>
      </w:r>
      <w:r>
        <w:rPr>
          <w:rFonts w:ascii="Georgia" w:eastAsia="Georgia" w:hAnsi="Georgia" w:cs="Georgia"/>
          <w:spacing w:val="17"/>
          <w:sz w:val="19"/>
          <w:szCs w:val="19"/>
        </w:rPr>
        <w:t xml:space="preserve"> </w:t>
      </w:r>
      <w:r>
        <w:rPr>
          <w:rFonts w:ascii="Georgia" w:eastAsia="Georgia" w:hAnsi="Georgia" w:cs="Georgia"/>
          <w:sz w:val="19"/>
          <w:szCs w:val="19"/>
        </w:rPr>
        <w:t>labeling</w:t>
      </w:r>
      <w:r>
        <w:rPr>
          <w:rFonts w:ascii="Georgia" w:eastAsia="Georgia" w:hAnsi="Georgia" w:cs="Georgia"/>
          <w:spacing w:val="17"/>
          <w:sz w:val="19"/>
          <w:szCs w:val="19"/>
        </w:rPr>
        <w:t xml:space="preserve"> </w:t>
      </w:r>
      <w:r>
        <w:rPr>
          <w:rFonts w:ascii="Georgia" w:eastAsia="Georgia" w:hAnsi="Georgia" w:cs="Georgia"/>
          <w:sz w:val="19"/>
          <w:szCs w:val="19"/>
        </w:rPr>
        <w:t>of</w:t>
      </w:r>
      <w:r>
        <w:rPr>
          <w:rFonts w:ascii="Georgia" w:eastAsia="Georgia" w:hAnsi="Georgia" w:cs="Georgia"/>
          <w:spacing w:val="7"/>
          <w:sz w:val="19"/>
          <w:szCs w:val="19"/>
        </w:rPr>
        <w:t xml:space="preserve"> </w:t>
      </w:r>
      <w:r>
        <w:rPr>
          <w:rFonts w:ascii="Georgia" w:eastAsia="Georgia" w:hAnsi="Georgia" w:cs="Georgia"/>
          <w:sz w:val="19"/>
          <w:szCs w:val="19"/>
        </w:rPr>
        <w:t>the</w:t>
      </w:r>
      <w:r>
        <w:rPr>
          <w:rFonts w:ascii="Georgia" w:eastAsia="Georgia" w:hAnsi="Georgia" w:cs="Georgia"/>
          <w:spacing w:val="9"/>
          <w:sz w:val="19"/>
          <w:szCs w:val="19"/>
        </w:rPr>
        <w:t xml:space="preserve"> </w:t>
      </w:r>
      <w:r>
        <w:rPr>
          <w:rFonts w:ascii="Georgia" w:eastAsia="Georgia" w:hAnsi="Georgia" w:cs="Georgia"/>
          <w:sz w:val="19"/>
          <w:szCs w:val="19"/>
        </w:rPr>
        <w:t>proposed</w:t>
      </w:r>
      <w:r>
        <w:rPr>
          <w:rFonts w:ascii="Georgia" w:eastAsia="Georgia" w:hAnsi="Georgia" w:cs="Georgia"/>
          <w:spacing w:val="20"/>
          <w:sz w:val="19"/>
          <w:szCs w:val="19"/>
        </w:rPr>
        <w:t xml:space="preserve"> </w:t>
      </w:r>
      <w:r>
        <w:rPr>
          <w:rFonts w:ascii="Georgia" w:eastAsia="Georgia" w:hAnsi="Georgia" w:cs="Georgia"/>
          <w:sz w:val="19"/>
          <w:szCs w:val="19"/>
        </w:rPr>
        <w:t>lung</w:t>
      </w:r>
      <w:r>
        <w:rPr>
          <w:rFonts w:ascii="Georgia" w:eastAsia="Georgia" w:hAnsi="Georgia" w:cs="Georgia"/>
          <w:spacing w:val="11"/>
          <w:sz w:val="19"/>
          <w:szCs w:val="19"/>
        </w:rPr>
        <w:t xml:space="preserve"> </w:t>
      </w:r>
      <w:r>
        <w:rPr>
          <w:rFonts w:ascii="Georgia" w:eastAsia="Georgia" w:hAnsi="Georgia" w:cs="Georgia"/>
          <w:sz w:val="19"/>
          <w:szCs w:val="19"/>
        </w:rPr>
        <w:t>atlases;</w:t>
      </w:r>
      <w:r>
        <w:rPr>
          <w:rFonts w:ascii="Georgia" w:eastAsia="Georgia" w:hAnsi="Georgia" w:cs="Georgia"/>
          <w:spacing w:val="18"/>
          <w:sz w:val="19"/>
          <w:szCs w:val="19"/>
        </w:rPr>
        <w:t xml:space="preserve"> </w:t>
      </w:r>
      <w:r>
        <w:rPr>
          <w:rFonts w:ascii="Georgia" w:eastAsia="Georgia" w:hAnsi="Georgia" w:cs="Georgia"/>
          <w:sz w:val="19"/>
          <w:szCs w:val="19"/>
        </w:rPr>
        <w:t>it</w:t>
      </w:r>
      <w:r>
        <w:rPr>
          <w:rFonts w:ascii="Georgia" w:eastAsia="Georgia" w:hAnsi="Georgia" w:cs="Georgia"/>
          <w:spacing w:val="6"/>
          <w:sz w:val="19"/>
          <w:szCs w:val="19"/>
        </w:rPr>
        <w:t xml:space="preserve"> </w:t>
      </w:r>
      <w:r>
        <w:rPr>
          <w:rFonts w:ascii="Georgia" w:eastAsia="Georgia" w:hAnsi="Georgia" w:cs="Georgia"/>
          <w:sz w:val="19"/>
          <w:szCs w:val="19"/>
        </w:rPr>
        <w:t>is</w:t>
      </w:r>
      <w:r>
        <w:rPr>
          <w:rFonts w:ascii="Georgia" w:eastAsia="Georgia" w:hAnsi="Georgia" w:cs="Georgia"/>
          <w:spacing w:val="7"/>
          <w:sz w:val="19"/>
          <w:szCs w:val="19"/>
        </w:rPr>
        <w:t xml:space="preserve"> </w:t>
      </w:r>
      <w:r>
        <w:rPr>
          <w:rFonts w:ascii="Georgia" w:eastAsia="Georgia" w:hAnsi="Georgia" w:cs="Georgia"/>
          <w:w w:val="102"/>
          <w:sz w:val="19"/>
          <w:szCs w:val="19"/>
        </w:rPr>
        <w:t xml:space="preserve">already </w:t>
      </w:r>
      <w:r>
        <w:rPr>
          <w:rFonts w:ascii="Georgia" w:eastAsia="Georgia" w:hAnsi="Georgia" w:cs="Georgia"/>
          <w:sz w:val="19"/>
          <w:szCs w:val="19"/>
        </w:rPr>
        <w:t>used</w:t>
      </w:r>
      <w:r>
        <w:rPr>
          <w:rFonts w:ascii="Georgia" w:eastAsia="Georgia" w:hAnsi="Georgia" w:cs="Georgia"/>
          <w:spacing w:val="9"/>
          <w:sz w:val="19"/>
          <w:szCs w:val="19"/>
        </w:rPr>
        <w:t xml:space="preserve"> </w:t>
      </w:r>
      <w:r>
        <w:rPr>
          <w:rFonts w:ascii="Georgia" w:eastAsia="Georgia" w:hAnsi="Georgia" w:cs="Georgia"/>
          <w:sz w:val="19"/>
          <w:szCs w:val="19"/>
        </w:rPr>
        <w:t>for</w:t>
      </w:r>
      <w:r>
        <w:rPr>
          <w:rFonts w:ascii="Georgia" w:eastAsia="Georgia" w:hAnsi="Georgia" w:cs="Georgia"/>
          <w:spacing w:val="6"/>
          <w:sz w:val="19"/>
          <w:szCs w:val="19"/>
        </w:rPr>
        <w:t xml:space="preserve"> </w:t>
      </w:r>
      <w:r>
        <w:rPr>
          <w:rFonts w:ascii="Georgia" w:eastAsia="Georgia" w:hAnsi="Georgia" w:cs="Georgia"/>
          <w:sz w:val="19"/>
          <w:szCs w:val="19"/>
        </w:rPr>
        <w:t>this</w:t>
      </w:r>
      <w:r>
        <w:rPr>
          <w:rFonts w:ascii="Georgia" w:eastAsia="Georgia" w:hAnsi="Georgia" w:cs="Georgia"/>
          <w:spacing w:val="7"/>
          <w:sz w:val="19"/>
          <w:szCs w:val="19"/>
        </w:rPr>
        <w:t xml:space="preserve"> </w:t>
      </w:r>
      <w:r>
        <w:rPr>
          <w:rFonts w:ascii="Georgia" w:eastAsia="Georgia" w:hAnsi="Georgia" w:cs="Georgia"/>
          <w:sz w:val="19"/>
          <w:szCs w:val="19"/>
        </w:rPr>
        <w:t>purpose</w:t>
      </w:r>
      <w:r>
        <w:rPr>
          <w:rFonts w:ascii="Georgia" w:eastAsia="Georgia" w:hAnsi="Georgia" w:cs="Georgia"/>
          <w:spacing w:val="15"/>
          <w:sz w:val="19"/>
          <w:szCs w:val="19"/>
        </w:rPr>
        <w:t xml:space="preserve"> </w:t>
      </w:r>
      <w:r>
        <w:rPr>
          <w:rFonts w:ascii="Georgia" w:eastAsia="Georgia" w:hAnsi="Georgia" w:cs="Georgia"/>
          <w:sz w:val="19"/>
          <w:szCs w:val="19"/>
        </w:rPr>
        <w:t>by</w:t>
      </w:r>
      <w:r>
        <w:rPr>
          <w:rFonts w:ascii="Georgia" w:eastAsia="Georgia" w:hAnsi="Georgia" w:cs="Georgia"/>
          <w:spacing w:val="5"/>
          <w:sz w:val="19"/>
          <w:szCs w:val="19"/>
        </w:rPr>
        <w:t xml:space="preserve"> </w:t>
      </w:r>
      <w:r>
        <w:rPr>
          <w:rFonts w:ascii="Georgia" w:eastAsia="Georgia" w:hAnsi="Georgia" w:cs="Georgia"/>
          <w:sz w:val="19"/>
          <w:szCs w:val="19"/>
        </w:rPr>
        <w:t>many</w:t>
      </w:r>
      <w:r>
        <w:rPr>
          <w:rFonts w:ascii="Georgia" w:eastAsia="Georgia" w:hAnsi="Georgia" w:cs="Georgia"/>
          <w:spacing w:val="10"/>
          <w:sz w:val="19"/>
          <w:szCs w:val="19"/>
        </w:rPr>
        <w:t xml:space="preserve"> </w:t>
      </w:r>
      <w:r>
        <w:rPr>
          <w:rFonts w:ascii="Georgia" w:eastAsia="Georgia" w:hAnsi="Georgia" w:cs="Georgia"/>
          <w:sz w:val="19"/>
          <w:szCs w:val="19"/>
        </w:rPr>
        <w:t xml:space="preserve">investigators. </w:t>
      </w:r>
      <w:r>
        <w:rPr>
          <w:rFonts w:ascii="Georgia" w:eastAsia="Georgia" w:hAnsi="Georgia" w:cs="Georgia"/>
          <w:spacing w:val="4"/>
          <w:sz w:val="19"/>
          <w:szCs w:val="19"/>
        </w:rPr>
        <w:t xml:space="preserve"> </w:t>
      </w:r>
      <w:r>
        <w:rPr>
          <w:rFonts w:ascii="Georgia" w:eastAsia="Georgia" w:hAnsi="Georgia" w:cs="Georgia"/>
          <w:i/>
          <w:sz w:val="19"/>
          <w:szCs w:val="19"/>
        </w:rPr>
        <w:t>Most crucially,</w:t>
      </w:r>
      <w:r>
        <w:rPr>
          <w:rFonts w:ascii="Georgia" w:eastAsia="Georgia" w:hAnsi="Georgia" w:cs="Georgia"/>
          <w:i/>
          <w:spacing w:val="1"/>
          <w:sz w:val="19"/>
          <w:szCs w:val="19"/>
        </w:rPr>
        <w:t xml:space="preserve"> </w:t>
      </w:r>
      <w:r>
        <w:rPr>
          <w:rFonts w:ascii="Georgia" w:eastAsia="Georgia" w:hAnsi="Georgia" w:cs="Georgia"/>
          <w:i/>
          <w:sz w:val="19"/>
          <w:szCs w:val="19"/>
        </w:rPr>
        <w:t>we believe that our track record with ITK-SNAP as well as ANTs demonstrates our team’s commitment to producing high-quality research software and making it accessible to the wider re- search</w:t>
      </w:r>
      <w:r>
        <w:rPr>
          <w:rFonts w:ascii="Georgia" w:eastAsia="Georgia" w:hAnsi="Georgia" w:cs="Georgia"/>
          <w:i/>
          <w:spacing w:val="9"/>
          <w:sz w:val="19"/>
          <w:szCs w:val="19"/>
        </w:rPr>
        <w:t xml:space="preserve"> </w:t>
      </w:r>
      <w:r>
        <w:rPr>
          <w:rFonts w:ascii="Georgia" w:eastAsia="Georgia" w:hAnsi="Georgia" w:cs="Georgia"/>
          <w:i/>
          <w:sz w:val="19"/>
          <w:szCs w:val="19"/>
        </w:rPr>
        <w:t>community</w:t>
      </w:r>
      <w:r>
        <w:rPr>
          <w:rFonts w:ascii="Georgia" w:eastAsia="Georgia" w:hAnsi="Georgia" w:cs="Georgia"/>
          <w:i/>
          <w:spacing w:val="9"/>
          <w:sz w:val="19"/>
          <w:szCs w:val="19"/>
        </w:rPr>
        <w:t xml:space="preserve"> </w:t>
      </w:r>
      <w:r>
        <w:rPr>
          <w:rFonts w:ascii="Georgia" w:eastAsia="Georgia" w:hAnsi="Georgia" w:cs="Georgia"/>
          <w:i/>
          <w:sz w:val="19"/>
          <w:szCs w:val="19"/>
        </w:rPr>
        <w:t>through</w:t>
      </w:r>
      <w:r>
        <w:rPr>
          <w:rFonts w:ascii="Georgia" w:eastAsia="Georgia" w:hAnsi="Georgia" w:cs="Georgia"/>
          <w:i/>
          <w:spacing w:val="9"/>
          <w:sz w:val="19"/>
          <w:szCs w:val="19"/>
        </w:rPr>
        <w:t xml:space="preserve"> </w:t>
      </w:r>
      <w:r>
        <w:rPr>
          <w:rFonts w:ascii="Georgia" w:eastAsia="Georgia" w:hAnsi="Georgia" w:cs="Georgia"/>
          <w:i/>
          <w:sz w:val="19"/>
          <w:szCs w:val="19"/>
        </w:rPr>
        <w:t>open-source</w:t>
      </w:r>
      <w:r>
        <w:rPr>
          <w:rFonts w:ascii="Georgia" w:eastAsia="Georgia" w:hAnsi="Georgia" w:cs="Georgia"/>
          <w:i/>
          <w:spacing w:val="9"/>
          <w:sz w:val="19"/>
          <w:szCs w:val="19"/>
        </w:rPr>
        <w:t xml:space="preserve"> </w:t>
      </w:r>
      <w:r>
        <w:rPr>
          <w:rFonts w:ascii="Georgia" w:eastAsia="Georgia" w:hAnsi="Georgia" w:cs="Georgia"/>
          <w:i/>
          <w:sz w:val="19"/>
          <w:szCs w:val="19"/>
        </w:rPr>
        <w:t>practices,</w:t>
      </w:r>
      <w:r>
        <w:rPr>
          <w:rFonts w:ascii="Georgia" w:eastAsia="Georgia" w:hAnsi="Georgia" w:cs="Georgia"/>
          <w:i/>
          <w:spacing w:val="11"/>
          <w:sz w:val="19"/>
          <w:szCs w:val="19"/>
        </w:rPr>
        <w:t xml:space="preserve"> </w:t>
      </w:r>
      <w:r>
        <w:rPr>
          <w:rFonts w:ascii="Georgia" w:eastAsia="Georgia" w:hAnsi="Georgia" w:cs="Georgia"/>
          <w:i/>
          <w:sz w:val="19"/>
          <w:szCs w:val="19"/>
        </w:rPr>
        <w:t>intuitive</w:t>
      </w:r>
      <w:r>
        <w:rPr>
          <w:rFonts w:ascii="Georgia" w:eastAsia="Georgia" w:hAnsi="Georgia" w:cs="Georgia"/>
          <w:i/>
          <w:spacing w:val="9"/>
          <w:sz w:val="19"/>
          <w:szCs w:val="19"/>
        </w:rPr>
        <w:t xml:space="preserve"> </w:t>
      </w:r>
      <w:r>
        <w:rPr>
          <w:rFonts w:ascii="Georgia" w:eastAsia="Georgia" w:hAnsi="Georgia" w:cs="Georgia"/>
          <w:i/>
          <w:sz w:val="19"/>
          <w:szCs w:val="19"/>
        </w:rPr>
        <w:t>user</w:t>
      </w:r>
      <w:r>
        <w:rPr>
          <w:rFonts w:ascii="Georgia" w:eastAsia="Georgia" w:hAnsi="Georgia" w:cs="Georgia"/>
          <w:i/>
          <w:spacing w:val="9"/>
          <w:sz w:val="19"/>
          <w:szCs w:val="19"/>
        </w:rPr>
        <w:t xml:space="preserve"> </w:t>
      </w:r>
      <w:r>
        <w:rPr>
          <w:rFonts w:ascii="Georgia" w:eastAsia="Georgia" w:hAnsi="Georgia" w:cs="Georgia"/>
          <w:i/>
          <w:sz w:val="19"/>
          <w:szCs w:val="19"/>
        </w:rPr>
        <w:t>interfaces,</w:t>
      </w:r>
      <w:r>
        <w:rPr>
          <w:rFonts w:ascii="Georgia" w:eastAsia="Georgia" w:hAnsi="Georgia" w:cs="Georgia"/>
          <w:i/>
          <w:spacing w:val="11"/>
          <w:sz w:val="19"/>
          <w:szCs w:val="19"/>
        </w:rPr>
        <w:t xml:space="preserve"> </w:t>
      </w:r>
      <w:r>
        <w:rPr>
          <w:rFonts w:ascii="Georgia" w:eastAsia="Georgia" w:hAnsi="Georgia" w:cs="Georgia"/>
          <w:i/>
          <w:sz w:val="19"/>
          <w:szCs w:val="19"/>
        </w:rPr>
        <w:t>and</w:t>
      </w:r>
      <w:r>
        <w:rPr>
          <w:rFonts w:ascii="Georgia" w:eastAsia="Georgia" w:hAnsi="Georgia" w:cs="Georgia"/>
          <w:i/>
          <w:spacing w:val="9"/>
          <w:sz w:val="19"/>
          <w:szCs w:val="19"/>
        </w:rPr>
        <w:t xml:space="preserve"> </w:t>
      </w:r>
      <w:r>
        <w:rPr>
          <w:rFonts w:ascii="Georgia" w:eastAsia="Georgia" w:hAnsi="Georgia" w:cs="Georgia"/>
          <w:i/>
          <w:sz w:val="19"/>
          <w:szCs w:val="19"/>
        </w:rPr>
        <w:t>outreach</w:t>
      </w:r>
      <w:r>
        <w:rPr>
          <w:rFonts w:ascii="Georgia" w:eastAsia="Georgia" w:hAnsi="Georgia" w:cs="Georgia"/>
          <w:i/>
          <w:spacing w:val="9"/>
          <w:sz w:val="19"/>
          <w:szCs w:val="19"/>
        </w:rPr>
        <w:t xml:space="preserve"> </w:t>
      </w:r>
      <w:r>
        <w:rPr>
          <w:rFonts w:ascii="Georgia" w:eastAsia="Georgia" w:hAnsi="Georgia" w:cs="Georgia"/>
          <w:i/>
          <w:sz w:val="19"/>
          <w:szCs w:val="19"/>
        </w:rPr>
        <w:t>efforts.</w:t>
      </w:r>
      <w:r>
        <w:rPr>
          <w:rFonts w:ascii="Georgia" w:eastAsia="Georgia" w:hAnsi="Georgia" w:cs="Georgia"/>
          <w:i/>
          <w:spacing w:val="42"/>
          <w:sz w:val="19"/>
          <w:szCs w:val="19"/>
        </w:rPr>
        <w:t xml:space="preserve"> </w:t>
      </w:r>
      <w:r>
        <w:rPr>
          <w:rFonts w:ascii="Georgia" w:eastAsia="Georgia" w:hAnsi="Georgia" w:cs="Georgia"/>
          <w:i/>
          <w:sz w:val="19"/>
          <w:szCs w:val="19"/>
        </w:rPr>
        <w:t>These</w:t>
      </w:r>
      <w:r>
        <w:rPr>
          <w:rFonts w:ascii="Georgia" w:eastAsia="Georgia" w:hAnsi="Georgia" w:cs="Georgia"/>
          <w:i/>
          <w:spacing w:val="9"/>
          <w:sz w:val="19"/>
          <w:szCs w:val="19"/>
        </w:rPr>
        <w:t xml:space="preserve"> </w:t>
      </w:r>
      <w:r>
        <w:rPr>
          <w:rFonts w:ascii="Georgia" w:eastAsia="Georgia" w:hAnsi="Georgia" w:cs="Georgia"/>
          <w:i/>
          <w:sz w:val="19"/>
          <w:szCs w:val="19"/>
        </w:rPr>
        <w:t>strengths</w:t>
      </w:r>
      <w:r>
        <w:rPr>
          <w:rFonts w:ascii="Georgia" w:eastAsia="Georgia" w:hAnsi="Georgia" w:cs="Georgia"/>
          <w:i/>
          <w:spacing w:val="9"/>
          <w:sz w:val="19"/>
          <w:szCs w:val="19"/>
        </w:rPr>
        <w:t xml:space="preserve"> </w:t>
      </w:r>
      <w:r>
        <w:rPr>
          <w:rFonts w:ascii="Georgia" w:eastAsia="Georgia" w:hAnsi="Georgia" w:cs="Georgia"/>
          <w:i/>
          <w:sz w:val="19"/>
          <w:szCs w:val="19"/>
        </w:rPr>
        <w:t>of</w:t>
      </w:r>
      <w:r>
        <w:rPr>
          <w:rFonts w:ascii="Georgia" w:eastAsia="Georgia" w:hAnsi="Georgia" w:cs="Georgia"/>
          <w:i/>
          <w:spacing w:val="9"/>
          <w:sz w:val="19"/>
          <w:szCs w:val="19"/>
        </w:rPr>
        <w:t xml:space="preserve"> </w:t>
      </w:r>
      <w:r>
        <w:rPr>
          <w:rFonts w:ascii="Georgia" w:eastAsia="Georgia" w:hAnsi="Georgia" w:cs="Georgia"/>
          <w:i/>
          <w:sz w:val="19"/>
          <w:szCs w:val="19"/>
        </w:rPr>
        <w:t>the</w:t>
      </w:r>
      <w:r>
        <w:rPr>
          <w:rFonts w:ascii="Georgia" w:eastAsia="Georgia" w:hAnsi="Georgia" w:cs="Georgia"/>
          <w:i/>
          <w:spacing w:val="9"/>
          <w:sz w:val="19"/>
          <w:szCs w:val="19"/>
        </w:rPr>
        <w:t xml:space="preserve"> </w:t>
      </w:r>
      <w:r>
        <w:rPr>
          <w:rFonts w:ascii="Georgia" w:eastAsia="Georgia" w:hAnsi="Georgia" w:cs="Georgia"/>
          <w:i/>
          <w:sz w:val="19"/>
          <w:szCs w:val="19"/>
        </w:rPr>
        <w:t>team will be applied to the software and data developed in the course of this project.</w:t>
      </w:r>
    </w:p>
    <w:p w14:paraId="5A18C678" w14:textId="7E0A0A0E" w:rsidR="00E61F9D" w:rsidRDefault="005C64D6">
      <w:pPr>
        <w:spacing w:before="59" w:after="0" w:line="277" w:lineRule="auto"/>
        <w:ind w:left="120" w:right="51"/>
        <w:jc w:val="both"/>
        <w:rPr>
          <w:rFonts w:ascii="Georgia" w:eastAsia="Georgia" w:hAnsi="Georgia" w:cs="Georgia"/>
          <w:sz w:val="19"/>
          <w:szCs w:val="19"/>
        </w:rPr>
      </w:pPr>
      <w:r>
        <w:rPr>
          <w:rFonts w:ascii="Georgia" w:eastAsia="Georgia" w:hAnsi="Georgia" w:cs="Georgia"/>
          <w:sz w:val="19"/>
          <w:szCs w:val="19"/>
        </w:rPr>
        <w:t>Several</w:t>
      </w:r>
      <w:r>
        <w:rPr>
          <w:rFonts w:ascii="Georgia" w:eastAsia="Georgia" w:hAnsi="Georgia" w:cs="Georgia"/>
          <w:spacing w:val="24"/>
          <w:sz w:val="19"/>
          <w:szCs w:val="19"/>
        </w:rPr>
        <w:t xml:space="preserve"> </w:t>
      </w:r>
      <w:r>
        <w:rPr>
          <w:rFonts w:ascii="Georgia" w:eastAsia="Georgia" w:hAnsi="Georgia" w:cs="Georgia"/>
          <w:sz w:val="19"/>
          <w:szCs w:val="19"/>
        </w:rPr>
        <w:t>features</w:t>
      </w:r>
      <w:r>
        <w:rPr>
          <w:rFonts w:ascii="Georgia" w:eastAsia="Georgia" w:hAnsi="Georgia" w:cs="Georgia"/>
          <w:spacing w:val="25"/>
          <w:sz w:val="19"/>
          <w:szCs w:val="19"/>
        </w:rPr>
        <w:t xml:space="preserve"> </w:t>
      </w:r>
      <w:r>
        <w:rPr>
          <w:rFonts w:ascii="Georgia" w:eastAsia="Georgia" w:hAnsi="Georgia" w:cs="Georgia"/>
          <w:sz w:val="19"/>
          <w:szCs w:val="19"/>
        </w:rPr>
        <w:t>will</w:t>
      </w:r>
      <w:r>
        <w:rPr>
          <w:rFonts w:ascii="Georgia" w:eastAsia="Georgia" w:hAnsi="Georgia" w:cs="Georgia"/>
          <w:spacing w:val="18"/>
          <w:sz w:val="19"/>
          <w:szCs w:val="19"/>
        </w:rPr>
        <w:t xml:space="preserve"> </w:t>
      </w:r>
      <w:r>
        <w:rPr>
          <w:rFonts w:ascii="Georgia" w:eastAsia="Georgia" w:hAnsi="Georgia" w:cs="Georgia"/>
          <w:sz w:val="19"/>
          <w:szCs w:val="19"/>
        </w:rPr>
        <w:t>be</w:t>
      </w:r>
      <w:r>
        <w:rPr>
          <w:rFonts w:ascii="Georgia" w:eastAsia="Georgia" w:hAnsi="Georgia" w:cs="Georgia"/>
          <w:spacing w:val="16"/>
          <w:sz w:val="19"/>
          <w:szCs w:val="19"/>
        </w:rPr>
        <w:t xml:space="preserve"> </w:t>
      </w:r>
      <w:r>
        <w:rPr>
          <w:rFonts w:ascii="Georgia" w:eastAsia="Georgia" w:hAnsi="Georgia" w:cs="Georgia"/>
          <w:sz w:val="19"/>
          <w:szCs w:val="19"/>
        </w:rPr>
        <w:t>added</w:t>
      </w:r>
      <w:r>
        <w:rPr>
          <w:rFonts w:ascii="Georgia" w:eastAsia="Georgia" w:hAnsi="Georgia" w:cs="Georgia"/>
          <w:spacing w:val="22"/>
          <w:sz w:val="19"/>
          <w:szCs w:val="19"/>
        </w:rPr>
        <w:t xml:space="preserve"> </w:t>
      </w:r>
      <w:r>
        <w:rPr>
          <w:rFonts w:ascii="Georgia" w:eastAsia="Georgia" w:hAnsi="Georgia" w:cs="Georgia"/>
          <w:sz w:val="19"/>
          <w:szCs w:val="19"/>
        </w:rPr>
        <w:t>to</w:t>
      </w:r>
      <w:r>
        <w:rPr>
          <w:rFonts w:ascii="Georgia" w:eastAsia="Georgia" w:hAnsi="Georgia" w:cs="Georgia"/>
          <w:spacing w:val="15"/>
          <w:sz w:val="19"/>
          <w:szCs w:val="19"/>
        </w:rPr>
        <w:t xml:space="preserve"> </w:t>
      </w:r>
      <w:r>
        <w:rPr>
          <w:rFonts w:ascii="Georgia" w:eastAsia="Georgia" w:hAnsi="Georgia" w:cs="Georgia"/>
          <w:sz w:val="19"/>
          <w:szCs w:val="19"/>
        </w:rPr>
        <w:t>ITK-SNAP</w:t>
      </w:r>
      <w:r>
        <w:rPr>
          <w:rFonts w:ascii="Georgia" w:eastAsia="Georgia" w:hAnsi="Georgia" w:cs="Georgia"/>
          <w:spacing w:val="30"/>
          <w:sz w:val="19"/>
          <w:szCs w:val="19"/>
        </w:rPr>
        <w:t xml:space="preserve"> </w:t>
      </w:r>
      <w:r>
        <w:rPr>
          <w:rFonts w:ascii="Georgia" w:eastAsia="Georgia" w:hAnsi="Georgia" w:cs="Georgia"/>
          <w:sz w:val="19"/>
          <w:szCs w:val="19"/>
        </w:rPr>
        <w:t>to</w:t>
      </w:r>
      <w:r>
        <w:rPr>
          <w:rFonts w:ascii="Georgia" w:eastAsia="Georgia" w:hAnsi="Georgia" w:cs="Georgia"/>
          <w:spacing w:val="15"/>
          <w:sz w:val="19"/>
          <w:szCs w:val="19"/>
        </w:rPr>
        <w:t xml:space="preserve"> </w:t>
      </w:r>
      <w:r>
        <w:rPr>
          <w:rFonts w:ascii="Georgia" w:eastAsia="Georgia" w:hAnsi="Georgia" w:cs="Georgia"/>
          <w:sz w:val="19"/>
          <w:szCs w:val="19"/>
        </w:rPr>
        <w:t>enhance</w:t>
      </w:r>
      <w:r>
        <w:rPr>
          <w:rFonts w:ascii="Georgia" w:eastAsia="Georgia" w:hAnsi="Georgia" w:cs="Georgia"/>
          <w:spacing w:val="26"/>
          <w:sz w:val="19"/>
          <w:szCs w:val="19"/>
        </w:rPr>
        <w:t xml:space="preserve"> </w:t>
      </w:r>
      <w:r>
        <w:rPr>
          <w:rFonts w:ascii="Georgia" w:eastAsia="Georgia" w:hAnsi="Georgia" w:cs="Georgia"/>
          <w:sz w:val="19"/>
          <w:szCs w:val="19"/>
        </w:rPr>
        <w:t>visualization</w:t>
      </w:r>
      <w:r>
        <w:rPr>
          <w:rFonts w:ascii="Georgia" w:eastAsia="Georgia" w:hAnsi="Georgia" w:cs="Georgia"/>
          <w:spacing w:val="33"/>
          <w:sz w:val="19"/>
          <w:szCs w:val="19"/>
        </w:rPr>
        <w:t xml:space="preserve"> </w:t>
      </w:r>
      <w:r>
        <w:rPr>
          <w:rFonts w:ascii="Georgia" w:eastAsia="Georgia" w:hAnsi="Georgia" w:cs="Georgia"/>
          <w:sz w:val="19"/>
          <w:szCs w:val="19"/>
        </w:rPr>
        <w:t>and</w:t>
      </w:r>
      <w:r>
        <w:rPr>
          <w:rFonts w:ascii="Georgia" w:eastAsia="Georgia" w:hAnsi="Georgia" w:cs="Georgia"/>
          <w:spacing w:val="18"/>
          <w:sz w:val="19"/>
          <w:szCs w:val="19"/>
        </w:rPr>
        <w:t xml:space="preserve"> </w:t>
      </w:r>
      <w:r>
        <w:rPr>
          <w:rFonts w:ascii="Georgia" w:eastAsia="Georgia" w:hAnsi="Georgia" w:cs="Georgia"/>
          <w:sz w:val="19"/>
          <w:szCs w:val="19"/>
        </w:rPr>
        <w:t>quantitation</w:t>
      </w:r>
      <w:r>
        <w:rPr>
          <w:rFonts w:ascii="Georgia" w:eastAsia="Georgia" w:hAnsi="Georgia" w:cs="Georgia"/>
          <w:spacing w:val="33"/>
          <w:sz w:val="19"/>
          <w:szCs w:val="19"/>
        </w:rPr>
        <w:t xml:space="preserve"> </w:t>
      </w:r>
      <w:r>
        <w:rPr>
          <w:rFonts w:ascii="Georgia" w:eastAsia="Georgia" w:hAnsi="Georgia" w:cs="Georgia"/>
          <w:sz w:val="19"/>
          <w:szCs w:val="19"/>
        </w:rPr>
        <w:t>for</w:t>
      </w:r>
      <w:r>
        <w:rPr>
          <w:rFonts w:ascii="Georgia" w:eastAsia="Georgia" w:hAnsi="Georgia" w:cs="Georgia"/>
          <w:spacing w:val="17"/>
          <w:sz w:val="19"/>
          <w:szCs w:val="19"/>
        </w:rPr>
        <w:t xml:space="preserve"> </w:t>
      </w:r>
      <w:r>
        <w:rPr>
          <w:rFonts w:ascii="Georgia" w:eastAsia="Georgia" w:hAnsi="Georgia" w:cs="Georgia"/>
          <w:sz w:val="19"/>
          <w:szCs w:val="19"/>
        </w:rPr>
        <w:t>the</w:t>
      </w:r>
      <w:r>
        <w:rPr>
          <w:rFonts w:ascii="Georgia" w:eastAsia="Georgia" w:hAnsi="Georgia" w:cs="Georgia"/>
          <w:spacing w:val="17"/>
          <w:sz w:val="19"/>
          <w:szCs w:val="19"/>
        </w:rPr>
        <w:t xml:space="preserve"> </w:t>
      </w:r>
      <w:r>
        <w:rPr>
          <w:rFonts w:ascii="Georgia" w:eastAsia="Georgia" w:hAnsi="Georgia" w:cs="Georgia"/>
          <w:sz w:val="19"/>
          <w:szCs w:val="19"/>
        </w:rPr>
        <w:t>registration</w:t>
      </w:r>
      <w:r>
        <w:rPr>
          <w:rFonts w:ascii="Georgia" w:eastAsia="Georgia" w:hAnsi="Georgia" w:cs="Georgia"/>
          <w:spacing w:val="32"/>
          <w:sz w:val="19"/>
          <w:szCs w:val="19"/>
        </w:rPr>
        <w:t xml:space="preserve"> </w:t>
      </w:r>
      <w:r>
        <w:rPr>
          <w:rFonts w:ascii="Georgia" w:eastAsia="Georgia" w:hAnsi="Georgia" w:cs="Georgia"/>
          <w:sz w:val="19"/>
          <w:szCs w:val="19"/>
        </w:rPr>
        <w:t>and</w:t>
      </w:r>
      <w:r>
        <w:rPr>
          <w:rFonts w:ascii="Georgia" w:eastAsia="Georgia" w:hAnsi="Georgia" w:cs="Georgia"/>
          <w:spacing w:val="18"/>
          <w:sz w:val="19"/>
          <w:szCs w:val="19"/>
        </w:rPr>
        <w:t xml:space="preserve"> </w:t>
      </w:r>
      <w:r>
        <w:rPr>
          <w:rFonts w:ascii="Georgia" w:eastAsia="Georgia" w:hAnsi="Georgia" w:cs="Georgia"/>
          <w:w w:val="102"/>
          <w:sz w:val="19"/>
          <w:szCs w:val="19"/>
        </w:rPr>
        <w:t xml:space="preserve">segmentation </w:t>
      </w:r>
      <w:r>
        <w:rPr>
          <w:rFonts w:ascii="Georgia" w:eastAsia="Georgia" w:hAnsi="Georgia" w:cs="Georgia"/>
          <w:sz w:val="19"/>
          <w:szCs w:val="19"/>
        </w:rPr>
        <w:t>results</w:t>
      </w:r>
      <w:r>
        <w:rPr>
          <w:rFonts w:ascii="Georgia" w:eastAsia="Georgia" w:hAnsi="Georgia" w:cs="Georgia"/>
          <w:spacing w:val="22"/>
          <w:sz w:val="19"/>
          <w:szCs w:val="19"/>
        </w:rPr>
        <w:t xml:space="preserve"> </w:t>
      </w:r>
      <w:r>
        <w:rPr>
          <w:rFonts w:ascii="Georgia" w:eastAsia="Georgia" w:hAnsi="Georgia" w:cs="Georgia"/>
          <w:sz w:val="19"/>
          <w:szCs w:val="19"/>
        </w:rPr>
        <w:t>of</w:t>
      </w:r>
      <w:r>
        <w:rPr>
          <w:rFonts w:ascii="Georgia" w:eastAsia="Georgia" w:hAnsi="Georgia" w:cs="Georgia"/>
          <w:spacing w:val="14"/>
          <w:sz w:val="19"/>
          <w:szCs w:val="19"/>
        </w:rPr>
        <w:t xml:space="preserve"> </w:t>
      </w:r>
      <w:r>
        <w:rPr>
          <w:rFonts w:ascii="Georgia" w:eastAsia="Georgia" w:hAnsi="Georgia" w:cs="Georgia"/>
          <w:sz w:val="19"/>
          <w:szCs w:val="19"/>
        </w:rPr>
        <w:t>the</w:t>
      </w:r>
      <w:r>
        <w:rPr>
          <w:rFonts w:ascii="Georgia" w:eastAsia="Georgia" w:hAnsi="Georgia" w:cs="Georgia"/>
          <w:spacing w:val="16"/>
          <w:sz w:val="19"/>
          <w:szCs w:val="19"/>
        </w:rPr>
        <w:t xml:space="preserve"> </w:t>
      </w:r>
      <w:r>
        <w:rPr>
          <w:rFonts w:ascii="Georgia" w:eastAsia="Georgia" w:hAnsi="Georgia" w:cs="Georgia"/>
          <w:sz w:val="19"/>
          <w:szCs w:val="19"/>
        </w:rPr>
        <w:t>lung-specific</w:t>
      </w:r>
      <w:r>
        <w:rPr>
          <w:rFonts w:ascii="Georgia" w:eastAsia="Georgia" w:hAnsi="Georgia" w:cs="Georgia"/>
          <w:spacing w:val="32"/>
          <w:sz w:val="19"/>
          <w:szCs w:val="19"/>
        </w:rPr>
        <w:t xml:space="preserve"> </w:t>
      </w:r>
      <w:r>
        <w:rPr>
          <w:rFonts w:ascii="Georgia" w:eastAsia="Georgia" w:hAnsi="Georgia" w:cs="Georgia"/>
          <w:sz w:val="19"/>
          <w:szCs w:val="19"/>
        </w:rPr>
        <w:t>algorithms</w:t>
      </w:r>
      <w:r>
        <w:rPr>
          <w:rFonts w:ascii="Georgia" w:eastAsia="Georgia" w:hAnsi="Georgia" w:cs="Georgia"/>
          <w:spacing w:val="29"/>
          <w:sz w:val="19"/>
          <w:szCs w:val="19"/>
        </w:rPr>
        <w:t xml:space="preserve"> </w:t>
      </w:r>
      <w:r>
        <w:rPr>
          <w:rFonts w:ascii="Georgia" w:eastAsia="Georgia" w:hAnsi="Georgia" w:cs="Georgia"/>
          <w:sz w:val="19"/>
          <w:szCs w:val="19"/>
        </w:rPr>
        <w:t>developed</w:t>
      </w:r>
      <w:r>
        <w:rPr>
          <w:rFonts w:ascii="Georgia" w:eastAsia="Georgia" w:hAnsi="Georgia" w:cs="Georgia"/>
          <w:spacing w:val="28"/>
          <w:sz w:val="19"/>
          <w:szCs w:val="19"/>
        </w:rPr>
        <w:t xml:space="preserve"> </w:t>
      </w:r>
      <w:r>
        <w:rPr>
          <w:rFonts w:ascii="Georgia" w:eastAsia="Georgia" w:hAnsi="Georgia" w:cs="Georgia"/>
          <w:sz w:val="19"/>
          <w:szCs w:val="19"/>
        </w:rPr>
        <w:t>in</w:t>
      </w:r>
      <w:r>
        <w:rPr>
          <w:rFonts w:ascii="Georgia" w:eastAsia="Georgia" w:hAnsi="Georgia" w:cs="Georgia"/>
          <w:spacing w:val="16"/>
          <w:sz w:val="19"/>
          <w:szCs w:val="19"/>
        </w:rPr>
        <w:t xml:space="preserve"> </w:t>
      </w:r>
      <w:r>
        <w:rPr>
          <w:rFonts w:ascii="Georgia" w:eastAsia="Georgia" w:hAnsi="Georgia" w:cs="Georgia"/>
          <w:sz w:val="19"/>
          <w:szCs w:val="19"/>
        </w:rPr>
        <w:t>the</w:t>
      </w:r>
      <w:r>
        <w:rPr>
          <w:rFonts w:ascii="Georgia" w:eastAsia="Georgia" w:hAnsi="Georgia" w:cs="Georgia"/>
          <w:spacing w:val="16"/>
          <w:sz w:val="19"/>
          <w:szCs w:val="19"/>
        </w:rPr>
        <w:t xml:space="preserve"> </w:t>
      </w:r>
      <w:r>
        <w:rPr>
          <w:rFonts w:ascii="Georgia" w:eastAsia="Georgia" w:hAnsi="Georgia" w:cs="Georgia"/>
          <w:sz w:val="19"/>
          <w:szCs w:val="19"/>
        </w:rPr>
        <w:t xml:space="preserve">project. </w:t>
      </w:r>
      <w:r>
        <w:rPr>
          <w:rFonts w:ascii="Georgia" w:eastAsia="Georgia" w:hAnsi="Georgia" w:cs="Georgia"/>
          <w:spacing w:val="14"/>
          <w:sz w:val="19"/>
          <w:szCs w:val="19"/>
        </w:rPr>
        <w:t xml:space="preserve"> </w:t>
      </w:r>
      <w:r>
        <w:rPr>
          <w:rFonts w:ascii="Georgia" w:eastAsia="Georgia" w:hAnsi="Georgia" w:cs="Georgia"/>
          <w:sz w:val="19"/>
          <w:szCs w:val="19"/>
        </w:rPr>
        <w:t>Users</w:t>
      </w:r>
      <w:r>
        <w:rPr>
          <w:rFonts w:ascii="Georgia" w:eastAsia="Georgia" w:hAnsi="Georgia" w:cs="Georgia"/>
          <w:spacing w:val="21"/>
          <w:sz w:val="19"/>
          <w:szCs w:val="19"/>
        </w:rPr>
        <w:t xml:space="preserve"> </w:t>
      </w:r>
      <w:r>
        <w:rPr>
          <w:rFonts w:ascii="Georgia" w:eastAsia="Georgia" w:hAnsi="Georgia" w:cs="Georgia"/>
          <w:sz w:val="19"/>
          <w:szCs w:val="19"/>
        </w:rPr>
        <w:t>will</w:t>
      </w:r>
      <w:r>
        <w:rPr>
          <w:rFonts w:ascii="Georgia" w:eastAsia="Georgia" w:hAnsi="Georgia" w:cs="Georgia"/>
          <w:spacing w:val="17"/>
          <w:sz w:val="19"/>
          <w:szCs w:val="19"/>
        </w:rPr>
        <w:t xml:space="preserve"> </w:t>
      </w:r>
      <w:r>
        <w:rPr>
          <w:rFonts w:ascii="Georgia" w:eastAsia="Georgia" w:hAnsi="Georgia" w:cs="Georgia"/>
          <w:sz w:val="19"/>
          <w:szCs w:val="19"/>
        </w:rPr>
        <w:t>be</w:t>
      </w:r>
      <w:r>
        <w:rPr>
          <w:rFonts w:ascii="Georgia" w:eastAsia="Georgia" w:hAnsi="Georgia" w:cs="Georgia"/>
          <w:spacing w:val="15"/>
          <w:sz w:val="19"/>
          <w:szCs w:val="19"/>
        </w:rPr>
        <w:t xml:space="preserve"> </w:t>
      </w:r>
      <w:r>
        <w:rPr>
          <w:rFonts w:ascii="Georgia" w:eastAsia="Georgia" w:hAnsi="Georgia" w:cs="Georgia"/>
          <w:sz w:val="19"/>
          <w:szCs w:val="19"/>
        </w:rPr>
        <w:t>able</w:t>
      </w:r>
      <w:r>
        <w:rPr>
          <w:rFonts w:ascii="Georgia" w:eastAsia="Georgia" w:hAnsi="Georgia" w:cs="Georgia"/>
          <w:spacing w:val="18"/>
          <w:sz w:val="19"/>
          <w:szCs w:val="19"/>
        </w:rPr>
        <w:t xml:space="preserve"> </w:t>
      </w:r>
      <w:r>
        <w:rPr>
          <w:rFonts w:ascii="Georgia" w:eastAsia="Georgia" w:hAnsi="Georgia" w:cs="Georgia"/>
          <w:sz w:val="19"/>
          <w:szCs w:val="19"/>
        </w:rPr>
        <w:t>to</w:t>
      </w:r>
      <w:r>
        <w:rPr>
          <w:rFonts w:ascii="Georgia" w:eastAsia="Georgia" w:hAnsi="Georgia" w:cs="Georgia"/>
          <w:spacing w:val="14"/>
          <w:sz w:val="19"/>
          <w:szCs w:val="19"/>
        </w:rPr>
        <w:t xml:space="preserve"> </w:t>
      </w:r>
      <w:r>
        <w:rPr>
          <w:rFonts w:ascii="Georgia" w:eastAsia="Georgia" w:hAnsi="Georgia" w:cs="Georgia"/>
          <w:sz w:val="19"/>
          <w:szCs w:val="19"/>
        </w:rPr>
        <w:t>edit</w:t>
      </w:r>
      <w:r>
        <w:rPr>
          <w:rFonts w:ascii="Georgia" w:eastAsia="Georgia" w:hAnsi="Georgia" w:cs="Georgia"/>
          <w:spacing w:val="17"/>
          <w:sz w:val="19"/>
          <w:szCs w:val="19"/>
        </w:rPr>
        <w:t xml:space="preserve"> </w:t>
      </w:r>
      <w:r>
        <w:rPr>
          <w:rFonts w:ascii="Georgia" w:eastAsia="Georgia" w:hAnsi="Georgia" w:cs="Georgia"/>
          <w:sz w:val="19"/>
          <w:szCs w:val="19"/>
        </w:rPr>
        <w:t>and</w:t>
      </w:r>
      <w:r>
        <w:rPr>
          <w:rFonts w:ascii="Georgia" w:eastAsia="Georgia" w:hAnsi="Georgia" w:cs="Georgia"/>
          <w:spacing w:val="17"/>
          <w:sz w:val="19"/>
          <w:szCs w:val="19"/>
        </w:rPr>
        <w:t xml:space="preserve"> </w:t>
      </w:r>
      <w:r>
        <w:rPr>
          <w:rFonts w:ascii="Georgia" w:eastAsia="Georgia" w:hAnsi="Georgia" w:cs="Georgia"/>
          <w:sz w:val="19"/>
          <w:szCs w:val="19"/>
        </w:rPr>
        <w:t>annotate</w:t>
      </w:r>
      <w:r>
        <w:rPr>
          <w:rFonts w:ascii="Georgia" w:eastAsia="Georgia" w:hAnsi="Georgia" w:cs="Georgia"/>
          <w:spacing w:val="26"/>
          <w:sz w:val="19"/>
          <w:szCs w:val="19"/>
        </w:rPr>
        <w:t xml:space="preserve"> </w:t>
      </w:r>
      <w:r>
        <w:rPr>
          <w:rFonts w:ascii="Georgia" w:eastAsia="Georgia" w:hAnsi="Georgia" w:cs="Georgia"/>
          <w:sz w:val="19"/>
          <w:szCs w:val="19"/>
        </w:rPr>
        <w:t>these</w:t>
      </w:r>
      <w:r>
        <w:rPr>
          <w:rFonts w:ascii="Georgia" w:eastAsia="Georgia" w:hAnsi="Georgia" w:cs="Georgia"/>
          <w:spacing w:val="20"/>
          <w:sz w:val="19"/>
          <w:szCs w:val="19"/>
        </w:rPr>
        <w:t xml:space="preserve"> </w:t>
      </w:r>
      <w:r>
        <w:rPr>
          <w:rFonts w:ascii="Georgia" w:eastAsia="Georgia" w:hAnsi="Georgia" w:cs="Georgia"/>
          <w:w w:val="102"/>
          <w:sz w:val="19"/>
          <w:szCs w:val="19"/>
        </w:rPr>
        <w:t xml:space="preserve">segmentations, </w:t>
      </w:r>
      <w:r>
        <w:rPr>
          <w:rFonts w:ascii="Georgia" w:eastAsia="Georgia" w:hAnsi="Georgia" w:cs="Georgia"/>
          <w:sz w:val="19"/>
          <w:szCs w:val="19"/>
        </w:rPr>
        <w:t>modify</w:t>
      </w:r>
      <w:r>
        <w:rPr>
          <w:rFonts w:ascii="Georgia" w:eastAsia="Georgia" w:hAnsi="Georgia" w:cs="Georgia"/>
          <w:spacing w:val="14"/>
          <w:sz w:val="19"/>
          <w:szCs w:val="19"/>
        </w:rPr>
        <w:t xml:space="preserve"> </w:t>
      </w:r>
      <w:r>
        <w:rPr>
          <w:rFonts w:ascii="Georgia" w:eastAsia="Georgia" w:hAnsi="Georgia" w:cs="Georgia"/>
          <w:sz w:val="19"/>
          <w:szCs w:val="19"/>
        </w:rPr>
        <w:t>registration</w:t>
      </w:r>
      <w:r>
        <w:rPr>
          <w:rFonts w:ascii="Georgia" w:eastAsia="Georgia" w:hAnsi="Georgia" w:cs="Georgia"/>
          <w:spacing w:val="22"/>
          <w:sz w:val="19"/>
          <w:szCs w:val="19"/>
        </w:rPr>
        <w:t xml:space="preserve"> </w:t>
      </w:r>
      <w:r>
        <w:rPr>
          <w:rFonts w:ascii="Georgia" w:eastAsia="Georgia" w:hAnsi="Georgia" w:cs="Georgia"/>
          <w:sz w:val="19"/>
          <w:szCs w:val="19"/>
        </w:rPr>
        <w:t>transforms,</w:t>
      </w:r>
      <w:r>
        <w:rPr>
          <w:rFonts w:ascii="Georgia" w:eastAsia="Georgia" w:hAnsi="Georgia" w:cs="Georgia"/>
          <w:spacing w:val="21"/>
          <w:sz w:val="19"/>
          <w:szCs w:val="19"/>
        </w:rPr>
        <w:t xml:space="preserve"> </w:t>
      </w:r>
      <w:r>
        <w:rPr>
          <w:rFonts w:ascii="Georgia" w:eastAsia="Georgia" w:hAnsi="Georgia" w:cs="Georgia"/>
          <w:sz w:val="19"/>
          <w:szCs w:val="19"/>
        </w:rPr>
        <w:t>and</w:t>
      </w:r>
      <w:r>
        <w:rPr>
          <w:rFonts w:ascii="Georgia" w:eastAsia="Georgia" w:hAnsi="Georgia" w:cs="Georgia"/>
          <w:spacing w:val="8"/>
          <w:sz w:val="19"/>
          <w:szCs w:val="19"/>
        </w:rPr>
        <w:t xml:space="preserve"> </w:t>
      </w:r>
      <w:r>
        <w:rPr>
          <w:rFonts w:ascii="Georgia" w:eastAsia="Georgia" w:hAnsi="Georgia" w:cs="Georgia"/>
          <w:sz w:val="19"/>
          <w:szCs w:val="19"/>
        </w:rPr>
        <w:t>extract</w:t>
      </w:r>
      <w:r>
        <w:rPr>
          <w:rFonts w:ascii="Georgia" w:eastAsia="Georgia" w:hAnsi="Georgia" w:cs="Georgia"/>
          <w:spacing w:val="14"/>
          <w:sz w:val="19"/>
          <w:szCs w:val="19"/>
        </w:rPr>
        <w:t xml:space="preserve"> </w:t>
      </w:r>
      <w:r>
        <w:rPr>
          <w:rFonts w:ascii="Georgia" w:eastAsia="Georgia" w:hAnsi="Georgia" w:cs="Georgia"/>
          <w:sz w:val="19"/>
          <w:szCs w:val="19"/>
        </w:rPr>
        <w:t>quantities</w:t>
      </w:r>
      <w:r>
        <w:rPr>
          <w:rFonts w:ascii="Georgia" w:eastAsia="Georgia" w:hAnsi="Georgia" w:cs="Georgia"/>
          <w:spacing w:val="19"/>
          <w:sz w:val="19"/>
          <w:szCs w:val="19"/>
        </w:rPr>
        <w:t xml:space="preserve"> </w:t>
      </w:r>
      <w:r>
        <w:rPr>
          <w:rFonts w:ascii="Georgia" w:eastAsia="Georgia" w:hAnsi="Georgia" w:cs="Georgia"/>
          <w:sz w:val="19"/>
          <w:szCs w:val="19"/>
        </w:rPr>
        <w:t>both</w:t>
      </w:r>
      <w:r>
        <w:rPr>
          <w:rFonts w:ascii="Georgia" w:eastAsia="Georgia" w:hAnsi="Georgia" w:cs="Georgia"/>
          <w:spacing w:val="10"/>
          <w:sz w:val="19"/>
          <w:szCs w:val="19"/>
        </w:rPr>
        <w:t xml:space="preserve"> </w:t>
      </w:r>
      <w:r>
        <w:rPr>
          <w:rFonts w:ascii="Georgia" w:eastAsia="Georgia" w:hAnsi="Georgia" w:cs="Georgia"/>
          <w:sz w:val="19"/>
          <w:szCs w:val="19"/>
        </w:rPr>
        <w:t>globally</w:t>
      </w:r>
      <w:r>
        <w:rPr>
          <w:rFonts w:ascii="Georgia" w:eastAsia="Georgia" w:hAnsi="Georgia" w:cs="Georgia"/>
          <w:spacing w:val="15"/>
          <w:sz w:val="19"/>
          <w:szCs w:val="19"/>
        </w:rPr>
        <w:t xml:space="preserve"> </w:t>
      </w:r>
      <w:r>
        <w:rPr>
          <w:rFonts w:ascii="Georgia" w:eastAsia="Georgia" w:hAnsi="Georgia" w:cs="Georgia"/>
          <w:sz w:val="19"/>
          <w:szCs w:val="19"/>
        </w:rPr>
        <w:t>and</w:t>
      </w:r>
      <w:r>
        <w:rPr>
          <w:rFonts w:ascii="Georgia" w:eastAsia="Georgia" w:hAnsi="Georgia" w:cs="Georgia"/>
          <w:spacing w:val="8"/>
          <w:sz w:val="19"/>
          <w:szCs w:val="19"/>
        </w:rPr>
        <w:t xml:space="preserve"> </w:t>
      </w:r>
      <w:r>
        <w:rPr>
          <w:rFonts w:ascii="Georgia" w:eastAsia="Georgia" w:hAnsi="Georgia" w:cs="Georgia"/>
          <w:sz w:val="19"/>
          <w:szCs w:val="19"/>
        </w:rPr>
        <w:t>regionally.</w:t>
      </w:r>
      <w:r>
        <w:rPr>
          <w:rFonts w:ascii="Georgia" w:eastAsia="Georgia" w:hAnsi="Georgia" w:cs="Georgia"/>
          <w:spacing w:val="38"/>
          <w:sz w:val="19"/>
          <w:szCs w:val="19"/>
        </w:rPr>
        <w:t xml:space="preserve"> </w:t>
      </w:r>
      <w:r>
        <w:rPr>
          <w:rFonts w:ascii="Georgia" w:eastAsia="Georgia" w:hAnsi="Georgia" w:cs="Georgia"/>
          <w:sz w:val="19"/>
          <w:szCs w:val="19"/>
        </w:rPr>
        <w:t>Transforms</w:t>
      </w:r>
      <w:r>
        <w:rPr>
          <w:rFonts w:ascii="Georgia" w:eastAsia="Georgia" w:hAnsi="Georgia" w:cs="Georgia"/>
          <w:spacing w:val="22"/>
          <w:sz w:val="19"/>
          <w:szCs w:val="19"/>
        </w:rPr>
        <w:t xml:space="preserve"> </w:t>
      </w:r>
      <w:r>
        <w:rPr>
          <w:rFonts w:ascii="Georgia" w:eastAsia="Georgia" w:hAnsi="Georgia" w:cs="Georgia"/>
          <w:sz w:val="19"/>
          <w:szCs w:val="19"/>
        </w:rPr>
        <w:t>will</w:t>
      </w:r>
      <w:r>
        <w:rPr>
          <w:rFonts w:ascii="Georgia" w:eastAsia="Georgia" w:hAnsi="Georgia" w:cs="Georgia"/>
          <w:spacing w:val="8"/>
          <w:sz w:val="19"/>
          <w:szCs w:val="19"/>
        </w:rPr>
        <w:t xml:space="preserve"> </w:t>
      </w:r>
      <w:r>
        <w:rPr>
          <w:rFonts w:ascii="Georgia" w:eastAsia="Georgia" w:hAnsi="Georgia" w:cs="Georgia"/>
          <w:sz w:val="19"/>
          <w:szCs w:val="19"/>
        </w:rPr>
        <w:t>be</w:t>
      </w:r>
      <w:r>
        <w:rPr>
          <w:rFonts w:ascii="Georgia" w:eastAsia="Georgia" w:hAnsi="Georgia" w:cs="Georgia"/>
          <w:spacing w:val="6"/>
          <w:sz w:val="19"/>
          <w:szCs w:val="19"/>
        </w:rPr>
        <w:t xml:space="preserve"> </w:t>
      </w:r>
      <w:r>
        <w:rPr>
          <w:rFonts w:ascii="Georgia" w:eastAsia="Georgia" w:hAnsi="Georgia" w:cs="Georgia"/>
          <w:sz w:val="19"/>
          <w:szCs w:val="19"/>
        </w:rPr>
        <w:t>modifiable</w:t>
      </w:r>
      <w:r>
        <w:rPr>
          <w:rFonts w:ascii="Georgia" w:eastAsia="Georgia" w:hAnsi="Georgia" w:cs="Georgia"/>
          <w:spacing w:val="20"/>
          <w:sz w:val="19"/>
          <w:szCs w:val="19"/>
        </w:rPr>
        <w:t xml:space="preserve"> </w:t>
      </w:r>
      <w:r>
        <w:rPr>
          <w:rFonts w:ascii="Georgia" w:eastAsia="Georgia" w:hAnsi="Georgia" w:cs="Georgia"/>
          <w:sz w:val="19"/>
          <w:szCs w:val="19"/>
        </w:rPr>
        <w:t>via</w:t>
      </w:r>
      <w:r>
        <w:rPr>
          <w:rFonts w:ascii="Georgia" w:eastAsia="Georgia" w:hAnsi="Georgia" w:cs="Georgia"/>
          <w:spacing w:val="9"/>
          <w:sz w:val="19"/>
          <w:szCs w:val="19"/>
        </w:rPr>
        <w:t xml:space="preserve"> </w:t>
      </w:r>
      <w:r>
        <w:rPr>
          <w:rFonts w:ascii="Georgia" w:eastAsia="Georgia" w:hAnsi="Georgia" w:cs="Georgia"/>
          <w:w w:val="102"/>
          <w:sz w:val="19"/>
          <w:szCs w:val="19"/>
        </w:rPr>
        <w:t xml:space="preserve">manual </w:t>
      </w:r>
      <w:r>
        <w:rPr>
          <w:rFonts w:ascii="Georgia" w:eastAsia="Georgia" w:hAnsi="Georgia" w:cs="Georgia"/>
          <w:sz w:val="19"/>
          <w:szCs w:val="19"/>
        </w:rPr>
        <w:t>annotations</w:t>
      </w:r>
      <w:r>
        <w:rPr>
          <w:rFonts w:ascii="Georgia" w:eastAsia="Georgia" w:hAnsi="Georgia" w:cs="Georgia"/>
          <w:spacing w:val="33"/>
          <w:sz w:val="19"/>
          <w:szCs w:val="19"/>
        </w:rPr>
        <w:t xml:space="preserve"> </w:t>
      </w:r>
      <w:r>
        <w:rPr>
          <w:rFonts w:ascii="Georgia" w:eastAsia="Georgia" w:hAnsi="Georgia" w:cs="Georgia"/>
          <w:sz w:val="19"/>
          <w:szCs w:val="19"/>
        </w:rPr>
        <w:t>(clicking</w:t>
      </w:r>
      <w:r>
        <w:rPr>
          <w:rFonts w:ascii="Georgia" w:eastAsia="Georgia" w:hAnsi="Georgia" w:cs="Georgia"/>
          <w:spacing w:val="27"/>
          <w:sz w:val="19"/>
          <w:szCs w:val="19"/>
        </w:rPr>
        <w:t xml:space="preserve"> </w:t>
      </w:r>
      <w:r>
        <w:rPr>
          <w:rFonts w:ascii="Georgia" w:eastAsia="Georgia" w:hAnsi="Georgia" w:cs="Georgia"/>
          <w:sz w:val="19"/>
          <w:szCs w:val="19"/>
        </w:rPr>
        <w:t>corresponding</w:t>
      </w:r>
      <w:r>
        <w:rPr>
          <w:rFonts w:ascii="Georgia" w:eastAsia="Georgia" w:hAnsi="Georgia" w:cs="Georgia"/>
          <w:spacing w:val="37"/>
          <w:sz w:val="19"/>
          <w:szCs w:val="19"/>
        </w:rPr>
        <w:t xml:space="preserve"> </w:t>
      </w:r>
      <w:r>
        <w:rPr>
          <w:rFonts w:ascii="Georgia" w:eastAsia="Georgia" w:hAnsi="Georgia" w:cs="Georgia"/>
          <w:sz w:val="19"/>
          <w:szCs w:val="19"/>
        </w:rPr>
        <w:t>landmarks,</w:t>
      </w:r>
      <w:r>
        <w:rPr>
          <w:rFonts w:ascii="Georgia" w:eastAsia="Georgia" w:hAnsi="Georgia" w:cs="Georgia"/>
          <w:spacing w:val="35"/>
          <w:sz w:val="19"/>
          <w:szCs w:val="19"/>
        </w:rPr>
        <w:t xml:space="preserve"> </w:t>
      </w:r>
      <w:r>
        <w:rPr>
          <w:rFonts w:ascii="Georgia" w:eastAsia="Georgia" w:hAnsi="Georgia" w:cs="Georgia"/>
          <w:sz w:val="19"/>
          <w:szCs w:val="19"/>
        </w:rPr>
        <w:t>tracing</w:t>
      </w:r>
      <w:r>
        <w:rPr>
          <w:rFonts w:ascii="Georgia" w:eastAsia="Georgia" w:hAnsi="Georgia" w:cs="Georgia"/>
          <w:spacing w:val="25"/>
          <w:sz w:val="19"/>
          <w:szCs w:val="19"/>
        </w:rPr>
        <w:t xml:space="preserve"> </w:t>
      </w:r>
      <w:r>
        <w:rPr>
          <w:rFonts w:ascii="Georgia" w:eastAsia="Georgia" w:hAnsi="Georgia" w:cs="Georgia"/>
          <w:sz w:val="19"/>
          <w:szCs w:val="19"/>
        </w:rPr>
        <w:t>curves,</w:t>
      </w:r>
      <w:r>
        <w:rPr>
          <w:rFonts w:ascii="Georgia" w:eastAsia="Georgia" w:hAnsi="Georgia" w:cs="Georgia"/>
          <w:spacing w:val="28"/>
          <w:sz w:val="19"/>
          <w:szCs w:val="19"/>
        </w:rPr>
        <w:t xml:space="preserve"> </w:t>
      </w:r>
      <w:r>
        <w:rPr>
          <w:rFonts w:ascii="Georgia" w:eastAsia="Georgia" w:hAnsi="Georgia" w:cs="Georgia"/>
          <w:sz w:val="19"/>
          <w:szCs w:val="19"/>
        </w:rPr>
        <w:t>and/or</w:t>
      </w:r>
      <w:r>
        <w:rPr>
          <w:rFonts w:ascii="Georgia" w:eastAsia="Georgia" w:hAnsi="Georgia" w:cs="Georgia"/>
          <w:spacing w:val="25"/>
          <w:sz w:val="19"/>
          <w:szCs w:val="19"/>
        </w:rPr>
        <w:t xml:space="preserve"> </w:t>
      </w:r>
      <w:r>
        <w:rPr>
          <w:rFonts w:ascii="Georgia" w:eastAsia="Georgia" w:hAnsi="Georgia" w:cs="Georgia"/>
          <w:sz w:val="19"/>
          <w:szCs w:val="19"/>
        </w:rPr>
        <w:t>painting</w:t>
      </w:r>
      <w:r>
        <w:rPr>
          <w:rFonts w:ascii="Georgia" w:eastAsia="Georgia" w:hAnsi="Georgia" w:cs="Georgia"/>
          <w:spacing w:val="27"/>
          <w:sz w:val="19"/>
          <w:szCs w:val="19"/>
        </w:rPr>
        <w:t xml:space="preserve"> </w:t>
      </w:r>
      <w:r>
        <w:rPr>
          <w:rFonts w:ascii="Georgia" w:eastAsia="Georgia" w:hAnsi="Georgia" w:cs="Georgia"/>
          <w:sz w:val="19"/>
          <w:szCs w:val="19"/>
        </w:rPr>
        <w:t>regions)</w:t>
      </w:r>
      <w:r>
        <w:rPr>
          <w:rFonts w:ascii="Georgia" w:eastAsia="Georgia" w:hAnsi="Georgia" w:cs="Georgia"/>
          <w:spacing w:val="27"/>
          <w:sz w:val="19"/>
          <w:szCs w:val="19"/>
        </w:rPr>
        <w:t xml:space="preserve"> </w:t>
      </w:r>
      <w:r>
        <w:rPr>
          <w:rFonts w:ascii="Georgia" w:eastAsia="Georgia" w:hAnsi="Georgia" w:cs="Georgia"/>
          <w:sz w:val="19"/>
          <w:szCs w:val="19"/>
        </w:rPr>
        <w:t>or</w:t>
      </w:r>
      <w:r>
        <w:rPr>
          <w:rFonts w:ascii="Georgia" w:eastAsia="Georgia" w:hAnsi="Georgia" w:cs="Georgia"/>
          <w:spacing w:val="17"/>
          <w:sz w:val="19"/>
          <w:szCs w:val="19"/>
        </w:rPr>
        <w:t xml:space="preserve"> </w:t>
      </w:r>
      <w:r>
        <w:rPr>
          <w:rFonts w:ascii="Georgia" w:eastAsia="Georgia" w:hAnsi="Georgia" w:cs="Georgia"/>
          <w:sz w:val="19"/>
          <w:szCs w:val="19"/>
        </w:rPr>
        <w:t>by</w:t>
      </w:r>
      <w:r>
        <w:rPr>
          <w:rFonts w:ascii="Georgia" w:eastAsia="Georgia" w:hAnsi="Georgia" w:cs="Georgia"/>
          <w:spacing w:val="17"/>
          <w:sz w:val="19"/>
          <w:szCs w:val="19"/>
        </w:rPr>
        <w:t xml:space="preserve"> </w:t>
      </w:r>
      <w:r>
        <w:rPr>
          <w:rFonts w:ascii="Georgia" w:eastAsia="Georgia" w:hAnsi="Georgia" w:cs="Georgia"/>
          <w:sz w:val="19"/>
          <w:szCs w:val="19"/>
        </w:rPr>
        <w:t>directly</w:t>
      </w:r>
      <w:r>
        <w:rPr>
          <w:rFonts w:ascii="Georgia" w:eastAsia="Georgia" w:hAnsi="Georgia" w:cs="Georgia"/>
          <w:spacing w:val="26"/>
          <w:sz w:val="19"/>
          <w:szCs w:val="19"/>
        </w:rPr>
        <w:t xml:space="preserve"> </w:t>
      </w:r>
      <w:r>
        <w:rPr>
          <w:rFonts w:ascii="Georgia" w:eastAsia="Georgia" w:hAnsi="Georgia" w:cs="Georgia"/>
          <w:sz w:val="19"/>
          <w:szCs w:val="19"/>
        </w:rPr>
        <w:t>modifying</w:t>
      </w:r>
      <w:r>
        <w:rPr>
          <w:rFonts w:ascii="Georgia" w:eastAsia="Georgia" w:hAnsi="Georgia" w:cs="Georgia"/>
          <w:spacing w:val="30"/>
          <w:sz w:val="19"/>
          <w:szCs w:val="19"/>
        </w:rPr>
        <w:t xml:space="preserve"> </w:t>
      </w:r>
      <w:r>
        <w:rPr>
          <w:rFonts w:ascii="Georgia" w:eastAsia="Georgia" w:hAnsi="Georgia" w:cs="Georgia"/>
          <w:w w:val="102"/>
          <w:sz w:val="19"/>
          <w:szCs w:val="19"/>
        </w:rPr>
        <w:t xml:space="preserve">transform </w:t>
      </w:r>
      <w:r>
        <w:rPr>
          <w:rFonts w:ascii="Georgia" w:eastAsia="Georgia" w:hAnsi="Georgia" w:cs="Georgia"/>
          <w:sz w:val="19"/>
          <w:szCs w:val="19"/>
        </w:rPr>
        <w:t xml:space="preserve">parameters. </w:t>
      </w:r>
      <w:r>
        <w:rPr>
          <w:rFonts w:ascii="Georgia" w:eastAsia="Georgia" w:hAnsi="Georgia" w:cs="Georgia"/>
          <w:spacing w:val="21"/>
          <w:sz w:val="19"/>
          <w:szCs w:val="19"/>
        </w:rPr>
        <w:t xml:space="preserve"> </w:t>
      </w:r>
      <w:r>
        <w:rPr>
          <w:rFonts w:ascii="Georgia" w:eastAsia="Georgia" w:hAnsi="Georgia" w:cs="Georgia"/>
          <w:sz w:val="19"/>
          <w:szCs w:val="19"/>
        </w:rPr>
        <w:t>Quantitative</w:t>
      </w:r>
      <w:r>
        <w:rPr>
          <w:rFonts w:ascii="Georgia" w:eastAsia="Georgia" w:hAnsi="Georgia" w:cs="Georgia"/>
          <w:spacing w:val="32"/>
          <w:sz w:val="19"/>
          <w:szCs w:val="19"/>
        </w:rPr>
        <w:t xml:space="preserve"> </w:t>
      </w:r>
      <w:r>
        <w:rPr>
          <w:rFonts w:ascii="Georgia" w:eastAsia="Georgia" w:hAnsi="Georgia" w:cs="Georgia"/>
          <w:sz w:val="19"/>
          <w:szCs w:val="19"/>
        </w:rPr>
        <w:t>parameters,</w:t>
      </w:r>
      <w:r>
        <w:rPr>
          <w:rFonts w:ascii="Georgia" w:eastAsia="Georgia" w:hAnsi="Georgia" w:cs="Georgia"/>
          <w:spacing w:val="34"/>
          <w:sz w:val="19"/>
          <w:szCs w:val="19"/>
        </w:rPr>
        <w:t xml:space="preserve"> </w:t>
      </w:r>
      <w:r>
        <w:rPr>
          <w:rFonts w:ascii="Georgia" w:eastAsia="Georgia" w:hAnsi="Georgia" w:cs="Georgia"/>
          <w:sz w:val="19"/>
          <w:szCs w:val="19"/>
        </w:rPr>
        <w:t>such</w:t>
      </w:r>
      <w:r>
        <w:rPr>
          <w:rFonts w:ascii="Georgia" w:eastAsia="Georgia" w:hAnsi="Georgia" w:cs="Georgia"/>
          <w:spacing w:val="19"/>
          <w:sz w:val="19"/>
          <w:szCs w:val="19"/>
        </w:rPr>
        <w:t xml:space="preserve"> </w:t>
      </w:r>
      <w:r>
        <w:rPr>
          <w:rFonts w:ascii="Georgia" w:eastAsia="Georgia" w:hAnsi="Georgia" w:cs="Georgia"/>
          <w:sz w:val="19"/>
          <w:szCs w:val="19"/>
        </w:rPr>
        <w:t>as</w:t>
      </w:r>
      <w:r>
        <w:rPr>
          <w:rFonts w:ascii="Georgia" w:eastAsia="Georgia" w:hAnsi="Georgia" w:cs="Georgia"/>
          <w:spacing w:val="15"/>
          <w:sz w:val="19"/>
          <w:szCs w:val="19"/>
        </w:rPr>
        <w:t xml:space="preserve"> </w:t>
      </w:r>
      <w:r>
        <w:rPr>
          <w:rFonts w:ascii="Georgia" w:eastAsia="Georgia" w:hAnsi="Georgia" w:cs="Georgia"/>
          <w:sz w:val="19"/>
          <w:szCs w:val="19"/>
        </w:rPr>
        <w:t>volumes</w:t>
      </w:r>
      <w:r>
        <w:rPr>
          <w:rFonts w:ascii="Georgia" w:eastAsia="Georgia" w:hAnsi="Georgia" w:cs="Georgia"/>
          <w:spacing w:val="25"/>
          <w:sz w:val="19"/>
          <w:szCs w:val="19"/>
        </w:rPr>
        <w:t xml:space="preserve"> </w:t>
      </w:r>
      <w:r>
        <w:rPr>
          <w:rFonts w:ascii="Georgia" w:eastAsia="Georgia" w:hAnsi="Georgia" w:cs="Georgia"/>
          <w:sz w:val="19"/>
          <w:szCs w:val="19"/>
        </w:rPr>
        <w:t>and</w:t>
      </w:r>
      <w:r>
        <w:rPr>
          <w:rFonts w:ascii="Georgia" w:eastAsia="Georgia" w:hAnsi="Georgia" w:cs="Georgia"/>
          <w:spacing w:val="17"/>
          <w:sz w:val="19"/>
          <w:szCs w:val="19"/>
        </w:rPr>
        <w:t xml:space="preserve"> </w:t>
      </w:r>
      <w:r>
        <w:rPr>
          <w:rFonts w:ascii="Georgia" w:eastAsia="Georgia" w:hAnsi="Georgia" w:cs="Georgia"/>
          <w:sz w:val="19"/>
          <w:szCs w:val="19"/>
        </w:rPr>
        <w:t>strain</w:t>
      </w:r>
      <w:r>
        <w:rPr>
          <w:rFonts w:ascii="Georgia" w:eastAsia="Georgia" w:hAnsi="Georgia" w:cs="Georgia"/>
          <w:spacing w:val="21"/>
          <w:sz w:val="19"/>
          <w:szCs w:val="19"/>
        </w:rPr>
        <w:t xml:space="preserve"> </w:t>
      </w:r>
      <w:r>
        <w:rPr>
          <w:rFonts w:ascii="Georgia" w:eastAsia="Georgia" w:hAnsi="Georgia" w:cs="Georgia"/>
          <w:sz w:val="19"/>
          <w:szCs w:val="19"/>
        </w:rPr>
        <w:t>tensors,</w:t>
      </w:r>
      <w:r>
        <w:rPr>
          <w:rFonts w:ascii="Georgia" w:eastAsia="Georgia" w:hAnsi="Georgia" w:cs="Georgia"/>
          <w:spacing w:val="27"/>
          <w:sz w:val="19"/>
          <w:szCs w:val="19"/>
        </w:rPr>
        <w:t xml:space="preserve"> </w:t>
      </w:r>
      <w:r>
        <w:rPr>
          <w:rFonts w:ascii="Georgia" w:eastAsia="Georgia" w:hAnsi="Georgia" w:cs="Georgia"/>
          <w:sz w:val="19"/>
          <w:szCs w:val="19"/>
        </w:rPr>
        <w:t>will</w:t>
      </w:r>
      <w:r>
        <w:rPr>
          <w:rFonts w:ascii="Georgia" w:eastAsia="Georgia" w:hAnsi="Georgia" w:cs="Georgia"/>
          <w:spacing w:val="17"/>
          <w:sz w:val="19"/>
          <w:szCs w:val="19"/>
        </w:rPr>
        <w:t xml:space="preserve"> </w:t>
      </w:r>
      <w:r>
        <w:rPr>
          <w:rFonts w:ascii="Georgia" w:eastAsia="Georgia" w:hAnsi="Georgia" w:cs="Georgia"/>
          <w:sz w:val="19"/>
          <w:szCs w:val="19"/>
        </w:rPr>
        <w:t>be</w:t>
      </w:r>
      <w:r>
        <w:rPr>
          <w:rFonts w:ascii="Georgia" w:eastAsia="Georgia" w:hAnsi="Georgia" w:cs="Georgia"/>
          <w:spacing w:val="15"/>
          <w:sz w:val="19"/>
          <w:szCs w:val="19"/>
        </w:rPr>
        <w:t xml:space="preserve"> </w:t>
      </w:r>
      <w:r>
        <w:rPr>
          <w:rFonts w:ascii="Georgia" w:eastAsia="Georgia" w:hAnsi="Georgia" w:cs="Georgia"/>
          <w:sz w:val="19"/>
          <w:szCs w:val="19"/>
        </w:rPr>
        <w:t>available</w:t>
      </w:r>
      <w:r>
        <w:rPr>
          <w:rFonts w:ascii="Georgia" w:eastAsia="Georgia" w:hAnsi="Georgia" w:cs="Georgia"/>
          <w:spacing w:val="26"/>
          <w:sz w:val="19"/>
          <w:szCs w:val="19"/>
        </w:rPr>
        <w:t xml:space="preserve"> </w:t>
      </w:r>
      <w:r>
        <w:rPr>
          <w:rFonts w:ascii="Georgia" w:eastAsia="Georgia" w:hAnsi="Georgia" w:cs="Georgia"/>
          <w:sz w:val="19"/>
          <w:szCs w:val="19"/>
        </w:rPr>
        <w:t>through</w:t>
      </w:r>
      <w:r>
        <w:rPr>
          <w:rFonts w:ascii="Georgia" w:eastAsia="Georgia" w:hAnsi="Georgia" w:cs="Georgia"/>
          <w:spacing w:val="24"/>
          <w:sz w:val="19"/>
          <w:szCs w:val="19"/>
        </w:rPr>
        <w:t xml:space="preserve"> </w:t>
      </w:r>
      <w:r>
        <w:rPr>
          <w:rFonts w:ascii="Georgia" w:eastAsia="Georgia" w:hAnsi="Georgia" w:cs="Georgia"/>
          <w:sz w:val="19"/>
          <w:szCs w:val="19"/>
        </w:rPr>
        <w:t>the</w:t>
      </w:r>
      <w:r>
        <w:rPr>
          <w:rFonts w:ascii="Georgia" w:eastAsia="Georgia" w:hAnsi="Georgia" w:cs="Georgia"/>
          <w:spacing w:val="16"/>
          <w:sz w:val="19"/>
          <w:szCs w:val="19"/>
        </w:rPr>
        <w:t xml:space="preserve"> </w:t>
      </w:r>
      <w:r>
        <w:rPr>
          <w:rFonts w:ascii="Georgia" w:eastAsia="Georgia" w:hAnsi="Georgia" w:cs="Georgia"/>
          <w:sz w:val="19"/>
          <w:szCs w:val="19"/>
        </w:rPr>
        <w:t>ITK-SNAP</w:t>
      </w:r>
      <w:r>
        <w:rPr>
          <w:rFonts w:ascii="Georgia" w:eastAsia="Georgia" w:hAnsi="Georgia" w:cs="Georgia"/>
          <w:spacing w:val="29"/>
          <w:sz w:val="19"/>
          <w:szCs w:val="19"/>
        </w:rPr>
        <w:t xml:space="preserve"> </w:t>
      </w:r>
      <w:r>
        <w:rPr>
          <w:rFonts w:ascii="Georgia" w:eastAsia="Georgia" w:hAnsi="Georgia" w:cs="Georgia"/>
          <w:w w:val="102"/>
          <w:sz w:val="19"/>
          <w:szCs w:val="19"/>
        </w:rPr>
        <w:t xml:space="preserve">interface. </w:t>
      </w:r>
      <w:r>
        <w:rPr>
          <w:rFonts w:ascii="Georgia" w:eastAsia="Georgia" w:hAnsi="Georgia" w:cs="Georgia"/>
          <w:sz w:val="19"/>
          <w:szCs w:val="19"/>
        </w:rPr>
        <w:t>Finally,</w:t>
      </w:r>
      <w:r>
        <w:rPr>
          <w:rFonts w:ascii="Georgia" w:eastAsia="Georgia" w:hAnsi="Georgia" w:cs="Georgia"/>
          <w:spacing w:val="20"/>
          <w:sz w:val="19"/>
          <w:szCs w:val="19"/>
        </w:rPr>
        <w:t xml:space="preserve"> </w:t>
      </w:r>
      <w:r>
        <w:rPr>
          <w:rFonts w:ascii="Georgia" w:eastAsia="Georgia" w:hAnsi="Georgia" w:cs="Georgia"/>
          <w:sz w:val="19"/>
          <w:szCs w:val="19"/>
        </w:rPr>
        <w:t>existing</w:t>
      </w:r>
      <w:r>
        <w:rPr>
          <w:rFonts w:ascii="Georgia" w:eastAsia="Georgia" w:hAnsi="Georgia" w:cs="Georgia"/>
          <w:spacing w:val="19"/>
          <w:sz w:val="19"/>
          <w:szCs w:val="19"/>
        </w:rPr>
        <w:t xml:space="preserve"> </w:t>
      </w:r>
      <w:r>
        <w:rPr>
          <w:rFonts w:ascii="Georgia" w:eastAsia="Georgia" w:hAnsi="Georgia" w:cs="Georgia"/>
          <w:sz w:val="19"/>
          <w:szCs w:val="19"/>
        </w:rPr>
        <w:t>ITK-SNAP</w:t>
      </w:r>
      <w:r>
        <w:rPr>
          <w:rFonts w:ascii="Georgia" w:eastAsia="Georgia" w:hAnsi="Georgia" w:cs="Georgia"/>
          <w:spacing w:val="24"/>
          <w:sz w:val="19"/>
          <w:szCs w:val="19"/>
        </w:rPr>
        <w:t xml:space="preserve"> </w:t>
      </w:r>
      <w:r>
        <w:rPr>
          <w:rFonts w:ascii="Georgia" w:eastAsia="Georgia" w:hAnsi="Georgia" w:cs="Georgia"/>
          <w:sz w:val="19"/>
          <w:szCs w:val="19"/>
        </w:rPr>
        <w:t>functionality</w:t>
      </w:r>
      <w:r>
        <w:rPr>
          <w:rFonts w:ascii="Georgia" w:eastAsia="Georgia" w:hAnsi="Georgia" w:cs="Georgia"/>
          <w:spacing w:val="27"/>
          <w:sz w:val="19"/>
          <w:szCs w:val="19"/>
        </w:rPr>
        <w:t xml:space="preserve"> </w:t>
      </w:r>
      <w:r>
        <w:rPr>
          <w:rFonts w:ascii="Georgia" w:eastAsia="Georgia" w:hAnsi="Georgia" w:cs="Georgia"/>
          <w:sz w:val="19"/>
          <w:szCs w:val="19"/>
        </w:rPr>
        <w:t>for</w:t>
      </w:r>
      <w:r>
        <w:rPr>
          <w:rFonts w:ascii="Georgia" w:eastAsia="Georgia" w:hAnsi="Georgia" w:cs="Georgia"/>
          <w:spacing w:val="10"/>
          <w:sz w:val="19"/>
          <w:szCs w:val="19"/>
        </w:rPr>
        <w:t xml:space="preserve"> </w:t>
      </w:r>
      <w:r>
        <w:rPr>
          <w:rFonts w:ascii="Georgia" w:eastAsia="Georgia" w:hAnsi="Georgia" w:cs="Georgia"/>
          <w:sz w:val="19"/>
          <w:szCs w:val="19"/>
        </w:rPr>
        <w:t>segmentation</w:t>
      </w:r>
      <w:r>
        <w:rPr>
          <w:rFonts w:ascii="Georgia" w:eastAsia="Georgia" w:hAnsi="Georgia" w:cs="Georgia"/>
          <w:spacing w:val="29"/>
          <w:sz w:val="19"/>
          <w:szCs w:val="19"/>
        </w:rPr>
        <w:t xml:space="preserve"> </w:t>
      </w:r>
      <w:r>
        <w:rPr>
          <w:rFonts w:ascii="Georgia" w:eastAsia="Georgia" w:hAnsi="Georgia" w:cs="Georgia"/>
          <w:sz w:val="19"/>
          <w:szCs w:val="19"/>
        </w:rPr>
        <w:t>visualization</w:t>
      </w:r>
      <w:r>
        <w:rPr>
          <w:rFonts w:ascii="Georgia" w:eastAsia="Georgia" w:hAnsi="Georgia" w:cs="Georgia"/>
          <w:spacing w:val="27"/>
          <w:sz w:val="19"/>
          <w:szCs w:val="19"/>
        </w:rPr>
        <w:t xml:space="preserve"> </w:t>
      </w:r>
      <w:r>
        <w:rPr>
          <w:rFonts w:ascii="Georgia" w:eastAsia="Georgia" w:hAnsi="Georgia" w:cs="Georgia"/>
          <w:sz w:val="19"/>
          <w:szCs w:val="19"/>
        </w:rPr>
        <w:t>will</w:t>
      </w:r>
      <w:r>
        <w:rPr>
          <w:rFonts w:ascii="Georgia" w:eastAsia="Georgia" w:hAnsi="Georgia" w:cs="Georgia"/>
          <w:spacing w:val="12"/>
          <w:sz w:val="19"/>
          <w:szCs w:val="19"/>
        </w:rPr>
        <w:t xml:space="preserve"> </w:t>
      </w:r>
      <w:r>
        <w:rPr>
          <w:rFonts w:ascii="Georgia" w:eastAsia="Georgia" w:hAnsi="Georgia" w:cs="Georgia"/>
          <w:sz w:val="19"/>
          <w:szCs w:val="19"/>
        </w:rPr>
        <w:t>be</w:t>
      </w:r>
      <w:r>
        <w:rPr>
          <w:rFonts w:ascii="Georgia" w:eastAsia="Georgia" w:hAnsi="Georgia" w:cs="Georgia"/>
          <w:spacing w:val="10"/>
          <w:sz w:val="19"/>
          <w:szCs w:val="19"/>
        </w:rPr>
        <w:t xml:space="preserve"> </w:t>
      </w:r>
      <w:del w:id="389" w:author="James Gee" w:date="2016-07-18T16:10:00Z">
        <w:r w:rsidDel="00E32060">
          <w:rPr>
            <w:rFonts w:ascii="Georgia" w:eastAsia="Georgia" w:hAnsi="Georgia" w:cs="Georgia"/>
            <w:sz w:val="19"/>
            <w:szCs w:val="19"/>
          </w:rPr>
          <w:delText>extended</w:delText>
        </w:r>
        <w:r w:rsidDel="00E32060">
          <w:rPr>
            <w:rFonts w:ascii="Georgia" w:eastAsia="Georgia" w:hAnsi="Georgia" w:cs="Georgia"/>
            <w:spacing w:val="21"/>
            <w:sz w:val="19"/>
            <w:szCs w:val="19"/>
          </w:rPr>
          <w:delText xml:space="preserve"> </w:delText>
        </w:r>
      </w:del>
      <w:ins w:id="390" w:author="James Gee" w:date="2016-07-18T16:10:00Z">
        <w:r w:rsidR="00E32060">
          <w:rPr>
            <w:rFonts w:ascii="Georgia" w:eastAsia="Georgia" w:hAnsi="Georgia" w:cs="Georgia"/>
            <w:sz w:val="19"/>
            <w:szCs w:val="19"/>
          </w:rPr>
          <w:t>expanded</w:t>
        </w:r>
        <w:r w:rsidR="00E32060">
          <w:rPr>
            <w:rFonts w:ascii="Georgia" w:eastAsia="Georgia" w:hAnsi="Georgia" w:cs="Georgia"/>
            <w:spacing w:val="21"/>
            <w:sz w:val="19"/>
            <w:szCs w:val="19"/>
          </w:rPr>
          <w:t xml:space="preserve"> </w:t>
        </w:r>
      </w:ins>
      <w:r>
        <w:rPr>
          <w:rFonts w:ascii="Georgia" w:eastAsia="Georgia" w:hAnsi="Georgia" w:cs="Georgia"/>
          <w:sz w:val="19"/>
          <w:szCs w:val="19"/>
        </w:rPr>
        <w:t>to</w:t>
      </w:r>
      <w:r>
        <w:rPr>
          <w:rFonts w:ascii="Georgia" w:eastAsia="Georgia" w:hAnsi="Georgia" w:cs="Georgia"/>
          <w:spacing w:val="9"/>
          <w:sz w:val="19"/>
          <w:szCs w:val="19"/>
        </w:rPr>
        <w:t xml:space="preserve"> </w:t>
      </w:r>
      <w:r>
        <w:rPr>
          <w:rFonts w:ascii="Georgia" w:eastAsia="Georgia" w:hAnsi="Georgia" w:cs="Georgia"/>
          <w:sz w:val="19"/>
          <w:szCs w:val="19"/>
        </w:rPr>
        <w:t>support</w:t>
      </w:r>
      <w:r>
        <w:rPr>
          <w:rFonts w:ascii="Georgia" w:eastAsia="Georgia" w:hAnsi="Georgia" w:cs="Georgia"/>
          <w:spacing w:val="19"/>
          <w:sz w:val="19"/>
          <w:szCs w:val="19"/>
        </w:rPr>
        <w:t xml:space="preserve"> </w:t>
      </w:r>
      <w:r>
        <w:rPr>
          <w:rFonts w:ascii="Georgia" w:eastAsia="Georgia" w:hAnsi="Georgia" w:cs="Georgia"/>
          <w:sz w:val="19"/>
          <w:szCs w:val="19"/>
        </w:rPr>
        <w:t>evaluation</w:t>
      </w:r>
      <w:r>
        <w:rPr>
          <w:rFonts w:ascii="Georgia" w:eastAsia="Georgia" w:hAnsi="Georgia" w:cs="Georgia"/>
          <w:spacing w:val="24"/>
          <w:sz w:val="19"/>
          <w:szCs w:val="19"/>
        </w:rPr>
        <w:t xml:space="preserve"> </w:t>
      </w:r>
      <w:r>
        <w:rPr>
          <w:rFonts w:ascii="Georgia" w:eastAsia="Georgia" w:hAnsi="Georgia" w:cs="Georgia"/>
          <w:sz w:val="19"/>
          <w:szCs w:val="19"/>
        </w:rPr>
        <w:t>of</w:t>
      </w:r>
      <w:r>
        <w:rPr>
          <w:rFonts w:ascii="Georgia" w:eastAsia="Georgia" w:hAnsi="Georgia" w:cs="Georgia"/>
          <w:spacing w:val="9"/>
          <w:sz w:val="19"/>
          <w:szCs w:val="19"/>
        </w:rPr>
        <w:t xml:space="preserve"> </w:t>
      </w:r>
      <w:r>
        <w:rPr>
          <w:rFonts w:ascii="Georgia" w:eastAsia="Georgia" w:hAnsi="Georgia" w:cs="Georgia"/>
          <w:w w:val="102"/>
          <w:sz w:val="19"/>
          <w:szCs w:val="19"/>
        </w:rPr>
        <w:t xml:space="preserve">registration </w:t>
      </w:r>
      <w:r>
        <w:rPr>
          <w:rFonts w:ascii="Georgia" w:eastAsia="Georgia" w:hAnsi="Georgia" w:cs="Georgia"/>
          <w:sz w:val="19"/>
          <w:szCs w:val="19"/>
        </w:rPr>
        <w:t>quality,</w:t>
      </w:r>
      <w:r>
        <w:rPr>
          <w:rFonts w:ascii="Georgia" w:eastAsia="Georgia" w:hAnsi="Georgia" w:cs="Georgia"/>
          <w:spacing w:val="34"/>
          <w:sz w:val="19"/>
          <w:szCs w:val="19"/>
        </w:rPr>
        <w:t xml:space="preserve"> </w:t>
      </w:r>
      <w:r>
        <w:rPr>
          <w:rFonts w:ascii="Georgia" w:eastAsia="Georgia" w:hAnsi="Georgia" w:cs="Georgia"/>
          <w:sz w:val="19"/>
          <w:szCs w:val="19"/>
        </w:rPr>
        <w:t>including</w:t>
      </w:r>
      <w:r>
        <w:rPr>
          <w:rFonts w:ascii="Georgia" w:eastAsia="Georgia" w:hAnsi="Georgia" w:cs="Georgia"/>
          <w:spacing w:val="33"/>
          <w:sz w:val="19"/>
          <w:szCs w:val="19"/>
        </w:rPr>
        <w:t xml:space="preserve"> </w:t>
      </w:r>
      <w:r>
        <w:rPr>
          <w:rFonts w:ascii="Georgia" w:eastAsia="Georgia" w:hAnsi="Georgia" w:cs="Georgia"/>
          <w:sz w:val="19"/>
          <w:szCs w:val="19"/>
        </w:rPr>
        <w:t>a</w:t>
      </w:r>
      <w:r>
        <w:rPr>
          <w:rFonts w:ascii="Georgia" w:eastAsia="Georgia" w:hAnsi="Georgia" w:cs="Georgia"/>
          <w:spacing w:val="20"/>
          <w:sz w:val="19"/>
          <w:szCs w:val="19"/>
        </w:rPr>
        <w:t xml:space="preserve"> </w:t>
      </w:r>
      <w:r>
        <w:rPr>
          <w:rFonts w:ascii="Georgia" w:eastAsia="Georgia" w:hAnsi="Georgia" w:cs="Georgia"/>
          <w:sz w:val="19"/>
          <w:szCs w:val="19"/>
        </w:rPr>
        <w:t>dashboard</w:t>
      </w:r>
      <w:r>
        <w:rPr>
          <w:rFonts w:ascii="Georgia" w:eastAsia="Georgia" w:hAnsi="Georgia" w:cs="Georgia"/>
          <w:spacing w:val="35"/>
          <w:sz w:val="19"/>
          <w:szCs w:val="19"/>
        </w:rPr>
        <w:t xml:space="preserve"> </w:t>
      </w:r>
      <w:r>
        <w:rPr>
          <w:rFonts w:ascii="Georgia" w:eastAsia="Georgia" w:hAnsi="Georgia" w:cs="Georgia"/>
          <w:sz w:val="19"/>
          <w:szCs w:val="19"/>
        </w:rPr>
        <w:t>of</w:t>
      </w:r>
      <w:r>
        <w:rPr>
          <w:rFonts w:ascii="Georgia" w:eastAsia="Georgia" w:hAnsi="Georgia" w:cs="Georgia"/>
          <w:spacing w:val="20"/>
          <w:sz w:val="19"/>
          <w:szCs w:val="19"/>
        </w:rPr>
        <w:t xml:space="preserve"> </w:t>
      </w:r>
      <w:r>
        <w:rPr>
          <w:rFonts w:ascii="Georgia" w:eastAsia="Georgia" w:hAnsi="Georgia" w:cs="Georgia"/>
          <w:sz w:val="19"/>
          <w:szCs w:val="19"/>
        </w:rPr>
        <w:t>performance</w:t>
      </w:r>
      <w:r>
        <w:rPr>
          <w:rFonts w:ascii="Georgia" w:eastAsia="Georgia" w:hAnsi="Georgia" w:cs="Georgia"/>
          <w:spacing w:val="38"/>
          <w:sz w:val="19"/>
          <w:szCs w:val="19"/>
        </w:rPr>
        <w:t xml:space="preserve"> </w:t>
      </w:r>
      <w:r>
        <w:rPr>
          <w:rFonts w:ascii="Georgia" w:eastAsia="Georgia" w:hAnsi="Georgia" w:cs="Georgia"/>
          <w:sz w:val="19"/>
          <w:szCs w:val="19"/>
        </w:rPr>
        <w:t>metrics,</w:t>
      </w:r>
      <w:r>
        <w:rPr>
          <w:rFonts w:ascii="Georgia" w:eastAsia="Georgia" w:hAnsi="Georgia" w:cs="Georgia"/>
          <w:spacing w:val="35"/>
          <w:sz w:val="19"/>
          <w:szCs w:val="19"/>
        </w:rPr>
        <w:t xml:space="preserve"> </w:t>
      </w:r>
      <w:r>
        <w:rPr>
          <w:rFonts w:ascii="Georgia" w:eastAsia="Georgia" w:hAnsi="Georgia" w:cs="Georgia"/>
          <w:sz w:val="19"/>
          <w:szCs w:val="19"/>
        </w:rPr>
        <w:t>linked</w:t>
      </w:r>
      <w:r>
        <w:rPr>
          <w:rFonts w:ascii="Georgia" w:eastAsia="Georgia" w:hAnsi="Georgia" w:cs="Georgia"/>
          <w:spacing w:val="27"/>
          <w:sz w:val="19"/>
          <w:szCs w:val="19"/>
        </w:rPr>
        <w:t xml:space="preserve"> </w:t>
      </w:r>
      <w:r>
        <w:rPr>
          <w:rFonts w:ascii="Georgia" w:eastAsia="Georgia" w:hAnsi="Georgia" w:cs="Georgia"/>
          <w:sz w:val="19"/>
          <w:szCs w:val="19"/>
        </w:rPr>
        <w:t>cursors</w:t>
      </w:r>
      <w:r>
        <w:rPr>
          <w:rFonts w:ascii="Georgia" w:eastAsia="Georgia" w:hAnsi="Georgia" w:cs="Georgia"/>
          <w:spacing w:val="29"/>
          <w:sz w:val="19"/>
          <w:szCs w:val="19"/>
        </w:rPr>
        <w:t xml:space="preserve"> </w:t>
      </w:r>
      <w:r>
        <w:rPr>
          <w:rFonts w:ascii="Georgia" w:eastAsia="Georgia" w:hAnsi="Georgia" w:cs="Georgia"/>
          <w:sz w:val="19"/>
          <w:szCs w:val="19"/>
        </w:rPr>
        <w:t>identifying</w:t>
      </w:r>
      <w:r>
        <w:rPr>
          <w:rFonts w:ascii="Georgia" w:eastAsia="Georgia" w:hAnsi="Georgia" w:cs="Georgia"/>
          <w:spacing w:val="35"/>
          <w:sz w:val="19"/>
          <w:szCs w:val="19"/>
        </w:rPr>
        <w:t xml:space="preserve"> </w:t>
      </w:r>
      <w:r>
        <w:rPr>
          <w:rFonts w:ascii="Georgia" w:eastAsia="Georgia" w:hAnsi="Georgia" w:cs="Georgia"/>
          <w:sz w:val="19"/>
          <w:szCs w:val="19"/>
        </w:rPr>
        <w:t>corresponding</w:t>
      </w:r>
      <w:r>
        <w:rPr>
          <w:rFonts w:ascii="Georgia" w:eastAsia="Georgia" w:hAnsi="Georgia" w:cs="Georgia"/>
          <w:spacing w:val="41"/>
          <w:sz w:val="19"/>
          <w:szCs w:val="19"/>
        </w:rPr>
        <w:t xml:space="preserve"> </w:t>
      </w:r>
      <w:r>
        <w:rPr>
          <w:rFonts w:ascii="Georgia" w:eastAsia="Georgia" w:hAnsi="Georgia" w:cs="Georgia"/>
          <w:sz w:val="19"/>
          <w:szCs w:val="19"/>
        </w:rPr>
        <w:t>positions</w:t>
      </w:r>
      <w:r>
        <w:rPr>
          <w:rFonts w:ascii="Georgia" w:eastAsia="Georgia" w:hAnsi="Georgia" w:cs="Georgia"/>
          <w:spacing w:val="32"/>
          <w:sz w:val="19"/>
          <w:szCs w:val="19"/>
        </w:rPr>
        <w:t xml:space="preserve"> </w:t>
      </w:r>
      <w:r>
        <w:rPr>
          <w:rFonts w:ascii="Georgia" w:eastAsia="Georgia" w:hAnsi="Georgia" w:cs="Georgia"/>
          <w:sz w:val="19"/>
          <w:szCs w:val="19"/>
        </w:rPr>
        <w:t>in</w:t>
      </w:r>
      <w:r>
        <w:rPr>
          <w:rFonts w:ascii="Georgia" w:eastAsia="Georgia" w:hAnsi="Georgia" w:cs="Georgia"/>
          <w:spacing w:val="22"/>
          <w:sz w:val="19"/>
          <w:szCs w:val="19"/>
        </w:rPr>
        <w:t xml:space="preserve"> </w:t>
      </w:r>
      <w:r>
        <w:rPr>
          <w:rFonts w:ascii="Georgia" w:eastAsia="Georgia" w:hAnsi="Georgia" w:cs="Georgia"/>
          <w:w w:val="102"/>
          <w:sz w:val="19"/>
          <w:szCs w:val="19"/>
        </w:rPr>
        <w:t xml:space="preserve">multi-window </w:t>
      </w:r>
      <w:r>
        <w:rPr>
          <w:rFonts w:ascii="Georgia" w:eastAsia="Georgia" w:hAnsi="Georgia" w:cs="Georgia"/>
          <w:sz w:val="19"/>
          <w:szCs w:val="19"/>
        </w:rPr>
        <w:t>configurations</w:t>
      </w:r>
      <w:proofErr w:type="gramStart"/>
      <w:r>
        <w:rPr>
          <w:rFonts w:ascii="Georgia" w:eastAsia="Georgia" w:hAnsi="Georgia" w:cs="Georgia"/>
          <w:sz w:val="19"/>
          <w:szCs w:val="19"/>
        </w:rPr>
        <w:t xml:space="preserve">, </w:t>
      </w:r>
      <w:r>
        <w:rPr>
          <w:rFonts w:ascii="Georgia" w:eastAsia="Georgia" w:hAnsi="Georgia" w:cs="Georgia"/>
          <w:spacing w:val="4"/>
          <w:sz w:val="19"/>
          <w:szCs w:val="19"/>
        </w:rPr>
        <w:t xml:space="preserve"> </w:t>
      </w:r>
      <w:r>
        <w:rPr>
          <w:rFonts w:ascii="Georgia" w:eastAsia="Georgia" w:hAnsi="Georgia" w:cs="Georgia"/>
          <w:sz w:val="19"/>
          <w:szCs w:val="19"/>
        </w:rPr>
        <w:t>and</w:t>
      </w:r>
      <w:proofErr w:type="gramEnd"/>
      <w:r>
        <w:rPr>
          <w:rFonts w:ascii="Georgia" w:eastAsia="Georgia" w:hAnsi="Georgia" w:cs="Georgia"/>
          <w:spacing w:val="26"/>
          <w:sz w:val="19"/>
          <w:szCs w:val="19"/>
        </w:rPr>
        <w:t xml:space="preserve"> </w:t>
      </w:r>
      <w:r>
        <w:rPr>
          <w:rFonts w:ascii="Georgia" w:eastAsia="Georgia" w:hAnsi="Georgia" w:cs="Georgia"/>
          <w:sz w:val="19"/>
          <w:szCs w:val="19"/>
        </w:rPr>
        <w:t>fused</w:t>
      </w:r>
      <w:r>
        <w:rPr>
          <w:rFonts w:ascii="Georgia" w:eastAsia="Georgia" w:hAnsi="Georgia" w:cs="Georgia"/>
          <w:spacing w:val="29"/>
          <w:sz w:val="19"/>
          <w:szCs w:val="19"/>
        </w:rPr>
        <w:t xml:space="preserve"> </w:t>
      </w:r>
      <w:r>
        <w:rPr>
          <w:rFonts w:ascii="Georgia" w:eastAsia="Georgia" w:hAnsi="Georgia" w:cs="Georgia"/>
          <w:sz w:val="19"/>
          <w:szCs w:val="19"/>
        </w:rPr>
        <w:t>data</w:t>
      </w:r>
      <w:r>
        <w:rPr>
          <w:rFonts w:ascii="Georgia" w:eastAsia="Georgia" w:hAnsi="Georgia" w:cs="Georgia"/>
          <w:spacing w:val="27"/>
          <w:sz w:val="19"/>
          <w:szCs w:val="19"/>
        </w:rPr>
        <w:t xml:space="preserve"> </w:t>
      </w:r>
      <w:r>
        <w:rPr>
          <w:rFonts w:ascii="Georgia" w:eastAsia="Georgia" w:hAnsi="Georgia" w:cs="Georgia"/>
          <w:sz w:val="19"/>
          <w:szCs w:val="19"/>
        </w:rPr>
        <w:t>displays</w:t>
      </w:r>
      <w:r>
        <w:rPr>
          <w:rFonts w:ascii="Georgia" w:eastAsia="Georgia" w:hAnsi="Georgia" w:cs="Georgia"/>
          <w:spacing w:val="34"/>
          <w:sz w:val="19"/>
          <w:szCs w:val="19"/>
        </w:rPr>
        <w:t xml:space="preserve"> </w:t>
      </w:r>
      <w:r>
        <w:rPr>
          <w:rFonts w:ascii="Georgia" w:eastAsia="Georgia" w:hAnsi="Georgia" w:cs="Georgia"/>
          <w:sz w:val="19"/>
          <w:szCs w:val="19"/>
        </w:rPr>
        <w:t>with</w:t>
      </w:r>
      <w:r>
        <w:rPr>
          <w:rFonts w:ascii="Georgia" w:eastAsia="Georgia" w:hAnsi="Georgia" w:cs="Georgia"/>
          <w:spacing w:val="27"/>
          <w:sz w:val="19"/>
          <w:szCs w:val="19"/>
        </w:rPr>
        <w:t xml:space="preserve"> </w:t>
      </w:r>
      <w:r>
        <w:rPr>
          <w:rFonts w:ascii="Georgia" w:eastAsia="Georgia" w:hAnsi="Georgia" w:cs="Georgia"/>
          <w:sz w:val="19"/>
          <w:szCs w:val="19"/>
        </w:rPr>
        <w:t>adjustable</w:t>
      </w:r>
      <w:r>
        <w:rPr>
          <w:rFonts w:ascii="Georgia" w:eastAsia="Georgia" w:hAnsi="Georgia" w:cs="Georgia"/>
          <w:spacing w:val="37"/>
          <w:sz w:val="19"/>
          <w:szCs w:val="19"/>
        </w:rPr>
        <w:t xml:space="preserve"> </w:t>
      </w:r>
      <w:r>
        <w:rPr>
          <w:rFonts w:ascii="Georgia" w:eastAsia="Georgia" w:hAnsi="Georgia" w:cs="Georgia"/>
          <w:sz w:val="19"/>
          <w:szCs w:val="19"/>
        </w:rPr>
        <w:t xml:space="preserve">blending. </w:t>
      </w:r>
      <w:r>
        <w:rPr>
          <w:rFonts w:ascii="Georgia" w:eastAsia="Georgia" w:hAnsi="Georgia" w:cs="Georgia"/>
          <w:spacing w:val="45"/>
          <w:sz w:val="19"/>
          <w:szCs w:val="19"/>
        </w:rPr>
        <w:t xml:space="preserve"> </w:t>
      </w:r>
      <w:r>
        <w:rPr>
          <w:rFonts w:ascii="Georgia" w:eastAsia="Georgia" w:hAnsi="Georgia" w:cs="Georgia"/>
          <w:i/>
          <w:sz w:val="19"/>
          <w:szCs w:val="19"/>
        </w:rPr>
        <w:t>These</w:t>
      </w:r>
      <w:r>
        <w:rPr>
          <w:rFonts w:ascii="Georgia" w:eastAsia="Georgia" w:hAnsi="Georgia" w:cs="Georgia"/>
          <w:i/>
          <w:spacing w:val="19"/>
          <w:sz w:val="19"/>
          <w:szCs w:val="19"/>
        </w:rPr>
        <w:t xml:space="preserve"> </w:t>
      </w:r>
      <w:r>
        <w:rPr>
          <w:rFonts w:ascii="Georgia" w:eastAsia="Georgia" w:hAnsi="Georgia" w:cs="Georgia"/>
          <w:i/>
          <w:sz w:val="19"/>
          <w:szCs w:val="19"/>
        </w:rPr>
        <w:t>proposed</w:t>
      </w:r>
      <w:r>
        <w:rPr>
          <w:rFonts w:ascii="Georgia" w:eastAsia="Georgia" w:hAnsi="Georgia" w:cs="Georgia"/>
          <w:i/>
          <w:spacing w:val="19"/>
          <w:sz w:val="19"/>
          <w:szCs w:val="19"/>
        </w:rPr>
        <w:t xml:space="preserve"> </w:t>
      </w:r>
      <w:r>
        <w:rPr>
          <w:rFonts w:ascii="Georgia" w:eastAsia="Georgia" w:hAnsi="Georgia" w:cs="Georgia"/>
          <w:i/>
          <w:sz w:val="19"/>
          <w:szCs w:val="19"/>
        </w:rPr>
        <w:t>enhancements</w:t>
      </w:r>
      <w:r>
        <w:rPr>
          <w:rFonts w:ascii="Georgia" w:eastAsia="Georgia" w:hAnsi="Georgia" w:cs="Georgia"/>
          <w:i/>
          <w:spacing w:val="19"/>
          <w:sz w:val="19"/>
          <w:szCs w:val="19"/>
        </w:rPr>
        <w:t xml:space="preserve"> </w:t>
      </w:r>
      <w:r>
        <w:rPr>
          <w:rFonts w:ascii="Georgia" w:eastAsia="Georgia" w:hAnsi="Georgia" w:cs="Georgia"/>
          <w:i/>
          <w:sz w:val="19"/>
          <w:szCs w:val="19"/>
        </w:rPr>
        <w:t>to</w:t>
      </w:r>
      <w:r>
        <w:rPr>
          <w:rFonts w:ascii="Georgia" w:eastAsia="Georgia" w:hAnsi="Georgia" w:cs="Georgia"/>
          <w:i/>
          <w:spacing w:val="19"/>
          <w:sz w:val="19"/>
          <w:szCs w:val="19"/>
        </w:rPr>
        <w:t xml:space="preserve"> </w:t>
      </w:r>
      <w:r>
        <w:rPr>
          <w:rFonts w:ascii="Georgia" w:eastAsia="Georgia" w:hAnsi="Georgia" w:cs="Georgia"/>
          <w:i/>
          <w:sz w:val="19"/>
          <w:szCs w:val="19"/>
        </w:rPr>
        <w:t>the</w:t>
      </w:r>
      <w:r>
        <w:rPr>
          <w:rFonts w:ascii="Georgia" w:eastAsia="Georgia" w:hAnsi="Georgia" w:cs="Georgia"/>
          <w:i/>
          <w:spacing w:val="19"/>
          <w:sz w:val="19"/>
          <w:szCs w:val="19"/>
        </w:rPr>
        <w:t xml:space="preserve"> </w:t>
      </w:r>
      <w:r>
        <w:rPr>
          <w:rFonts w:ascii="Georgia" w:eastAsia="Georgia" w:hAnsi="Georgia" w:cs="Georgia"/>
          <w:i/>
          <w:sz w:val="19"/>
          <w:szCs w:val="19"/>
        </w:rPr>
        <w:t>software</w:t>
      </w:r>
      <w:r>
        <w:rPr>
          <w:rFonts w:ascii="Georgia" w:eastAsia="Georgia" w:hAnsi="Georgia" w:cs="Georgia"/>
          <w:i/>
          <w:spacing w:val="19"/>
          <w:sz w:val="19"/>
          <w:szCs w:val="19"/>
        </w:rPr>
        <w:t xml:space="preserve"> </w:t>
      </w:r>
      <w:r>
        <w:rPr>
          <w:rFonts w:ascii="Georgia" w:eastAsia="Georgia" w:hAnsi="Georgia" w:cs="Georgia"/>
          <w:i/>
          <w:sz w:val="19"/>
          <w:szCs w:val="19"/>
        </w:rPr>
        <w:t>will</w:t>
      </w:r>
      <w:r>
        <w:rPr>
          <w:rFonts w:ascii="Georgia" w:eastAsia="Georgia" w:hAnsi="Georgia" w:cs="Georgia"/>
          <w:i/>
          <w:spacing w:val="19"/>
          <w:sz w:val="19"/>
          <w:szCs w:val="19"/>
        </w:rPr>
        <w:t xml:space="preserve"> </w:t>
      </w:r>
      <w:r>
        <w:rPr>
          <w:rFonts w:ascii="Georgia" w:eastAsia="Georgia" w:hAnsi="Georgia" w:cs="Georgia"/>
          <w:i/>
          <w:sz w:val="19"/>
          <w:szCs w:val="19"/>
        </w:rPr>
        <w:t>be</w:t>
      </w:r>
      <w:r>
        <w:rPr>
          <w:rFonts w:ascii="Georgia" w:eastAsia="Georgia" w:hAnsi="Georgia" w:cs="Georgia"/>
          <w:i/>
          <w:spacing w:val="19"/>
          <w:sz w:val="19"/>
          <w:szCs w:val="19"/>
        </w:rPr>
        <w:t xml:space="preserve"> </w:t>
      </w:r>
      <w:r>
        <w:rPr>
          <w:rFonts w:ascii="Georgia" w:eastAsia="Georgia" w:hAnsi="Georgia" w:cs="Georgia"/>
          <w:i/>
          <w:sz w:val="19"/>
          <w:szCs w:val="19"/>
        </w:rPr>
        <w:t xml:space="preserve">ex- </w:t>
      </w:r>
      <w:proofErr w:type="spellStart"/>
      <w:r>
        <w:rPr>
          <w:rFonts w:ascii="Georgia" w:eastAsia="Georgia" w:hAnsi="Georgia" w:cs="Georgia"/>
          <w:i/>
          <w:sz w:val="19"/>
          <w:szCs w:val="19"/>
        </w:rPr>
        <w:t>tremely</w:t>
      </w:r>
      <w:proofErr w:type="spellEnd"/>
      <w:r>
        <w:rPr>
          <w:rFonts w:ascii="Georgia" w:eastAsia="Georgia" w:hAnsi="Georgia" w:cs="Georgia"/>
          <w:i/>
          <w:spacing w:val="8"/>
          <w:sz w:val="19"/>
          <w:szCs w:val="19"/>
        </w:rPr>
        <w:t xml:space="preserve"> </w:t>
      </w:r>
      <w:r>
        <w:rPr>
          <w:rFonts w:ascii="Georgia" w:eastAsia="Georgia" w:hAnsi="Georgia" w:cs="Georgia"/>
          <w:i/>
          <w:sz w:val="19"/>
          <w:szCs w:val="19"/>
        </w:rPr>
        <w:t>useful</w:t>
      </w:r>
      <w:r>
        <w:rPr>
          <w:rFonts w:ascii="Georgia" w:eastAsia="Georgia" w:hAnsi="Georgia" w:cs="Georgia"/>
          <w:i/>
          <w:spacing w:val="8"/>
          <w:sz w:val="19"/>
          <w:szCs w:val="19"/>
        </w:rPr>
        <w:t xml:space="preserve"> </w:t>
      </w:r>
      <w:r>
        <w:rPr>
          <w:rFonts w:ascii="Georgia" w:eastAsia="Georgia" w:hAnsi="Georgia" w:cs="Georgia"/>
          <w:i/>
          <w:sz w:val="19"/>
          <w:szCs w:val="19"/>
        </w:rPr>
        <w:t>to</w:t>
      </w:r>
      <w:r>
        <w:rPr>
          <w:rFonts w:ascii="Georgia" w:eastAsia="Georgia" w:hAnsi="Georgia" w:cs="Georgia"/>
          <w:i/>
          <w:spacing w:val="8"/>
          <w:sz w:val="19"/>
          <w:szCs w:val="19"/>
        </w:rPr>
        <w:t xml:space="preserve"> </w:t>
      </w:r>
      <w:r>
        <w:rPr>
          <w:rFonts w:ascii="Georgia" w:eastAsia="Georgia" w:hAnsi="Georgia" w:cs="Georgia"/>
          <w:i/>
          <w:sz w:val="19"/>
          <w:szCs w:val="19"/>
        </w:rPr>
        <w:t>the</w:t>
      </w:r>
      <w:r>
        <w:rPr>
          <w:rFonts w:ascii="Georgia" w:eastAsia="Georgia" w:hAnsi="Georgia" w:cs="Georgia"/>
          <w:i/>
          <w:spacing w:val="8"/>
          <w:sz w:val="19"/>
          <w:szCs w:val="19"/>
        </w:rPr>
        <w:t xml:space="preserve"> </w:t>
      </w:r>
      <w:r>
        <w:rPr>
          <w:rFonts w:ascii="Georgia" w:eastAsia="Georgia" w:hAnsi="Georgia" w:cs="Georgia"/>
          <w:i/>
          <w:sz w:val="19"/>
          <w:szCs w:val="19"/>
        </w:rPr>
        <w:t>general</w:t>
      </w:r>
      <w:r>
        <w:rPr>
          <w:rFonts w:ascii="Georgia" w:eastAsia="Georgia" w:hAnsi="Georgia" w:cs="Georgia"/>
          <w:i/>
          <w:spacing w:val="8"/>
          <w:sz w:val="19"/>
          <w:szCs w:val="19"/>
        </w:rPr>
        <w:t xml:space="preserve"> </w:t>
      </w:r>
      <w:r>
        <w:rPr>
          <w:rFonts w:ascii="Georgia" w:eastAsia="Georgia" w:hAnsi="Georgia" w:cs="Georgia"/>
          <w:i/>
          <w:sz w:val="19"/>
          <w:szCs w:val="19"/>
        </w:rPr>
        <w:t>imaging</w:t>
      </w:r>
      <w:r>
        <w:rPr>
          <w:rFonts w:ascii="Georgia" w:eastAsia="Georgia" w:hAnsi="Georgia" w:cs="Georgia"/>
          <w:i/>
          <w:spacing w:val="8"/>
          <w:sz w:val="19"/>
          <w:szCs w:val="19"/>
        </w:rPr>
        <w:t xml:space="preserve"> </w:t>
      </w:r>
      <w:r>
        <w:rPr>
          <w:rFonts w:ascii="Georgia" w:eastAsia="Georgia" w:hAnsi="Georgia" w:cs="Georgia"/>
          <w:i/>
          <w:sz w:val="19"/>
          <w:szCs w:val="19"/>
        </w:rPr>
        <w:t>research</w:t>
      </w:r>
      <w:r>
        <w:rPr>
          <w:rFonts w:ascii="Georgia" w:eastAsia="Georgia" w:hAnsi="Georgia" w:cs="Georgia"/>
          <w:i/>
          <w:spacing w:val="8"/>
          <w:sz w:val="19"/>
          <w:szCs w:val="19"/>
        </w:rPr>
        <w:t xml:space="preserve"> </w:t>
      </w:r>
      <w:r>
        <w:rPr>
          <w:rFonts w:ascii="Georgia" w:eastAsia="Georgia" w:hAnsi="Georgia" w:cs="Georgia"/>
          <w:i/>
          <w:sz w:val="19"/>
          <w:szCs w:val="19"/>
        </w:rPr>
        <w:t>community</w:t>
      </w:r>
      <w:r>
        <w:rPr>
          <w:rFonts w:ascii="Georgia" w:eastAsia="Georgia" w:hAnsi="Georgia" w:cs="Georgia"/>
          <w:i/>
          <w:spacing w:val="8"/>
          <w:sz w:val="19"/>
          <w:szCs w:val="19"/>
        </w:rPr>
        <w:t xml:space="preserve"> </w:t>
      </w:r>
      <w:r>
        <w:rPr>
          <w:rFonts w:ascii="Georgia" w:eastAsia="Georgia" w:hAnsi="Georgia" w:cs="Georgia"/>
          <w:i/>
          <w:sz w:val="19"/>
          <w:szCs w:val="19"/>
        </w:rPr>
        <w:t>and</w:t>
      </w:r>
      <w:r>
        <w:rPr>
          <w:rFonts w:ascii="Georgia" w:eastAsia="Georgia" w:hAnsi="Georgia" w:cs="Georgia"/>
          <w:i/>
          <w:spacing w:val="8"/>
          <w:sz w:val="19"/>
          <w:szCs w:val="19"/>
        </w:rPr>
        <w:t xml:space="preserve"> </w:t>
      </w:r>
      <w:r>
        <w:rPr>
          <w:rFonts w:ascii="Georgia" w:eastAsia="Georgia" w:hAnsi="Georgia" w:cs="Georgia"/>
          <w:i/>
          <w:sz w:val="19"/>
          <w:szCs w:val="19"/>
        </w:rPr>
        <w:t>not</w:t>
      </w:r>
      <w:r>
        <w:rPr>
          <w:rFonts w:ascii="Georgia" w:eastAsia="Georgia" w:hAnsi="Georgia" w:cs="Georgia"/>
          <w:i/>
          <w:spacing w:val="8"/>
          <w:sz w:val="19"/>
          <w:szCs w:val="19"/>
        </w:rPr>
        <w:t xml:space="preserve"> </w:t>
      </w:r>
      <w:r>
        <w:rPr>
          <w:rFonts w:ascii="Georgia" w:eastAsia="Georgia" w:hAnsi="Georgia" w:cs="Georgia"/>
          <w:i/>
          <w:sz w:val="19"/>
          <w:szCs w:val="19"/>
        </w:rPr>
        <w:t>just</w:t>
      </w:r>
      <w:r>
        <w:rPr>
          <w:rFonts w:ascii="Georgia" w:eastAsia="Georgia" w:hAnsi="Georgia" w:cs="Georgia"/>
          <w:i/>
          <w:spacing w:val="8"/>
          <w:sz w:val="19"/>
          <w:szCs w:val="19"/>
        </w:rPr>
        <w:t xml:space="preserve"> </w:t>
      </w:r>
      <w:r>
        <w:rPr>
          <w:rFonts w:ascii="Georgia" w:eastAsia="Georgia" w:hAnsi="Georgia" w:cs="Georgia"/>
          <w:i/>
          <w:sz w:val="19"/>
          <w:szCs w:val="19"/>
        </w:rPr>
        <w:t>those</w:t>
      </w:r>
      <w:r>
        <w:rPr>
          <w:rFonts w:ascii="Georgia" w:eastAsia="Georgia" w:hAnsi="Georgia" w:cs="Georgia"/>
          <w:i/>
          <w:spacing w:val="8"/>
          <w:sz w:val="19"/>
          <w:szCs w:val="19"/>
        </w:rPr>
        <w:t xml:space="preserve"> </w:t>
      </w:r>
      <w:r>
        <w:rPr>
          <w:rFonts w:ascii="Georgia" w:eastAsia="Georgia" w:hAnsi="Georgia" w:cs="Georgia"/>
          <w:i/>
          <w:sz w:val="19"/>
          <w:szCs w:val="19"/>
        </w:rPr>
        <w:t>investigators</w:t>
      </w:r>
      <w:r>
        <w:rPr>
          <w:rFonts w:ascii="Georgia" w:eastAsia="Georgia" w:hAnsi="Georgia" w:cs="Georgia"/>
          <w:i/>
          <w:spacing w:val="8"/>
          <w:sz w:val="19"/>
          <w:szCs w:val="19"/>
        </w:rPr>
        <w:t xml:space="preserve"> </w:t>
      </w:r>
      <w:r>
        <w:rPr>
          <w:rFonts w:ascii="Georgia" w:eastAsia="Georgia" w:hAnsi="Georgia" w:cs="Georgia"/>
          <w:i/>
          <w:sz w:val="19"/>
          <w:szCs w:val="19"/>
        </w:rPr>
        <w:t>targeted</w:t>
      </w:r>
      <w:r>
        <w:rPr>
          <w:rFonts w:ascii="Georgia" w:eastAsia="Georgia" w:hAnsi="Georgia" w:cs="Georgia"/>
          <w:i/>
          <w:spacing w:val="8"/>
          <w:sz w:val="19"/>
          <w:szCs w:val="19"/>
        </w:rPr>
        <w:t xml:space="preserve"> </w:t>
      </w:r>
      <w:r>
        <w:rPr>
          <w:rFonts w:ascii="Georgia" w:eastAsia="Georgia" w:hAnsi="Georgia" w:cs="Georgia"/>
          <w:i/>
          <w:sz w:val="19"/>
          <w:szCs w:val="19"/>
        </w:rPr>
        <w:t>in</w:t>
      </w:r>
      <w:r>
        <w:rPr>
          <w:rFonts w:ascii="Georgia" w:eastAsia="Georgia" w:hAnsi="Georgia" w:cs="Georgia"/>
          <w:i/>
          <w:spacing w:val="8"/>
          <w:sz w:val="19"/>
          <w:szCs w:val="19"/>
        </w:rPr>
        <w:t xml:space="preserve"> </w:t>
      </w:r>
      <w:r>
        <w:rPr>
          <w:rFonts w:ascii="Georgia" w:eastAsia="Georgia" w:hAnsi="Georgia" w:cs="Georgia"/>
          <w:i/>
          <w:sz w:val="19"/>
          <w:szCs w:val="19"/>
        </w:rPr>
        <w:t>this</w:t>
      </w:r>
      <w:r>
        <w:rPr>
          <w:rFonts w:ascii="Georgia" w:eastAsia="Georgia" w:hAnsi="Georgia" w:cs="Georgia"/>
          <w:i/>
          <w:spacing w:val="8"/>
          <w:sz w:val="19"/>
          <w:szCs w:val="19"/>
        </w:rPr>
        <w:t xml:space="preserve"> </w:t>
      </w:r>
      <w:r>
        <w:rPr>
          <w:rFonts w:ascii="Georgia" w:eastAsia="Georgia" w:hAnsi="Georgia" w:cs="Georgia"/>
          <w:i/>
          <w:sz w:val="19"/>
          <w:szCs w:val="19"/>
        </w:rPr>
        <w:t>project.</w:t>
      </w:r>
      <w:r>
        <w:rPr>
          <w:rFonts w:ascii="Georgia" w:eastAsia="Georgia" w:hAnsi="Georgia" w:cs="Georgia"/>
          <w:i/>
          <w:spacing w:val="40"/>
          <w:sz w:val="19"/>
          <w:szCs w:val="19"/>
        </w:rPr>
        <w:t xml:space="preserve"> </w:t>
      </w:r>
      <w:r>
        <w:rPr>
          <w:rFonts w:ascii="Georgia" w:eastAsia="Georgia" w:hAnsi="Georgia" w:cs="Georgia"/>
          <w:i/>
          <w:sz w:val="19"/>
          <w:szCs w:val="19"/>
        </w:rPr>
        <w:t>Thus,</w:t>
      </w:r>
      <w:r>
        <w:rPr>
          <w:rFonts w:ascii="Georgia" w:eastAsia="Georgia" w:hAnsi="Georgia" w:cs="Georgia"/>
          <w:i/>
          <w:spacing w:val="10"/>
          <w:sz w:val="19"/>
          <w:szCs w:val="19"/>
        </w:rPr>
        <w:t xml:space="preserve"> </w:t>
      </w:r>
      <w:r>
        <w:rPr>
          <w:rFonts w:ascii="Georgia" w:eastAsia="Georgia" w:hAnsi="Georgia" w:cs="Georgia"/>
          <w:i/>
          <w:sz w:val="19"/>
          <w:szCs w:val="19"/>
        </w:rPr>
        <w:t>the impact of this work will be both immediate and broad on pulmonary-driven science and research.</w:t>
      </w:r>
    </w:p>
    <w:p w14:paraId="0382CF6D" w14:textId="77777777" w:rsidR="00E61F9D" w:rsidRDefault="00E61F9D">
      <w:pPr>
        <w:spacing w:after="0"/>
        <w:jc w:val="both"/>
        <w:sectPr w:rsidR="00E61F9D">
          <w:pgSz w:w="12240" w:h="15840"/>
          <w:pgMar w:top="680" w:right="580" w:bottom="280" w:left="600" w:header="720" w:footer="720" w:gutter="0"/>
          <w:cols w:space="720"/>
        </w:sectPr>
      </w:pPr>
    </w:p>
    <w:p w14:paraId="4C5C364E" w14:textId="77777777" w:rsidR="00E61F9D" w:rsidRDefault="005C64D6">
      <w:pPr>
        <w:spacing w:before="85" w:after="0" w:line="277" w:lineRule="auto"/>
        <w:ind w:left="114" w:right="52" w:firstLine="6"/>
        <w:jc w:val="both"/>
        <w:rPr>
          <w:rFonts w:ascii="Georgia" w:eastAsia="Georgia" w:hAnsi="Georgia" w:cs="Georgia"/>
          <w:sz w:val="19"/>
          <w:szCs w:val="19"/>
        </w:rPr>
      </w:pPr>
      <w:proofErr w:type="gramStart"/>
      <w:r>
        <w:rPr>
          <w:rFonts w:ascii="Georgia" w:eastAsia="Georgia" w:hAnsi="Georgia" w:cs="Georgia"/>
          <w:b/>
          <w:bCs/>
          <w:sz w:val="19"/>
          <w:szCs w:val="19"/>
        </w:rPr>
        <w:lastRenderedPageBreak/>
        <w:t>3(c.2.4)</w:t>
      </w:r>
      <w:r>
        <w:rPr>
          <w:rFonts w:ascii="Georgia" w:eastAsia="Georgia" w:hAnsi="Georgia" w:cs="Georgia"/>
          <w:b/>
          <w:bCs/>
          <w:spacing w:val="40"/>
          <w:sz w:val="19"/>
          <w:szCs w:val="19"/>
        </w:rPr>
        <w:t xml:space="preserve"> </w:t>
      </w:r>
      <w:r>
        <w:rPr>
          <w:rFonts w:ascii="Georgia" w:eastAsia="Georgia" w:hAnsi="Georgia" w:cs="Georgia"/>
          <w:b/>
          <w:bCs/>
          <w:sz w:val="19"/>
          <w:szCs w:val="19"/>
        </w:rPr>
        <w:t>Software</w:t>
      </w:r>
      <w:r>
        <w:rPr>
          <w:rFonts w:ascii="Georgia" w:eastAsia="Georgia" w:hAnsi="Georgia" w:cs="Georgia"/>
          <w:b/>
          <w:bCs/>
          <w:spacing w:val="43"/>
          <w:sz w:val="19"/>
          <w:szCs w:val="19"/>
        </w:rPr>
        <w:t xml:space="preserve"> </w:t>
      </w:r>
      <w:r>
        <w:rPr>
          <w:rFonts w:ascii="Georgia" w:eastAsia="Georgia" w:hAnsi="Georgia" w:cs="Georgia"/>
          <w:b/>
          <w:bCs/>
          <w:sz w:val="19"/>
          <w:szCs w:val="19"/>
        </w:rPr>
        <w:t>engineering.</w:t>
      </w:r>
      <w:proofErr w:type="gramEnd"/>
      <w:r>
        <w:rPr>
          <w:rFonts w:ascii="Georgia" w:eastAsia="Georgia" w:hAnsi="Georgia" w:cs="Georgia"/>
          <w:b/>
          <w:bCs/>
          <w:sz w:val="19"/>
          <w:szCs w:val="19"/>
        </w:rPr>
        <w:t xml:space="preserve">  </w:t>
      </w:r>
      <w:r>
        <w:rPr>
          <w:rFonts w:ascii="Georgia" w:eastAsia="Georgia" w:hAnsi="Georgia" w:cs="Georgia"/>
          <w:b/>
          <w:bCs/>
          <w:spacing w:val="11"/>
          <w:sz w:val="19"/>
          <w:szCs w:val="19"/>
        </w:rPr>
        <w:t xml:space="preserve"> </w:t>
      </w:r>
      <w:r>
        <w:rPr>
          <w:rFonts w:ascii="Georgia" w:eastAsia="Georgia" w:hAnsi="Georgia" w:cs="Georgia"/>
          <w:sz w:val="19"/>
          <w:szCs w:val="19"/>
        </w:rPr>
        <w:t>Both</w:t>
      </w:r>
      <w:r>
        <w:rPr>
          <w:rFonts w:ascii="Georgia" w:eastAsia="Georgia" w:hAnsi="Georgia" w:cs="Georgia"/>
          <w:spacing w:val="32"/>
          <w:sz w:val="19"/>
          <w:szCs w:val="19"/>
        </w:rPr>
        <w:t xml:space="preserve"> </w:t>
      </w:r>
      <w:r>
        <w:rPr>
          <w:rFonts w:ascii="Georgia" w:eastAsia="Georgia" w:hAnsi="Georgia" w:cs="Georgia"/>
          <w:sz w:val="19"/>
          <w:szCs w:val="19"/>
        </w:rPr>
        <w:t>ANTs</w:t>
      </w:r>
      <w:r>
        <w:rPr>
          <w:rFonts w:ascii="Georgia" w:eastAsia="Georgia" w:hAnsi="Georgia" w:cs="Georgia"/>
          <w:spacing w:val="33"/>
          <w:sz w:val="19"/>
          <w:szCs w:val="19"/>
        </w:rPr>
        <w:t xml:space="preserve"> </w:t>
      </w:r>
      <w:r>
        <w:rPr>
          <w:rFonts w:ascii="Georgia" w:eastAsia="Georgia" w:hAnsi="Georgia" w:cs="Georgia"/>
          <w:sz w:val="19"/>
          <w:szCs w:val="19"/>
        </w:rPr>
        <w:t>and</w:t>
      </w:r>
      <w:r>
        <w:rPr>
          <w:rFonts w:ascii="Georgia" w:eastAsia="Georgia" w:hAnsi="Georgia" w:cs="Georgia"/>
          <w:spacing w:val="30"/>
          <w:sz w:val="19"/>
          <w:szCs w:val="19"/>
        </w:rPr>
        <w:t xml:space="preserve"> </w:t>
      </w:r>
      <w:r>
        <w:rPr>
          <w:rFonts w:ascii="Georgia" w:eastAsia="Georgia" w:hAnsi="Georgia" w:cs="Georgia"/>
          <w:sz w:val="19"/>
          <w:szCs w:val="19"/>
        </w:rPr>
        <w:t>ITK-SNAP</w:t>
      </w:r>
      <w:r>
        <w:rPr>
          <w:rFonts w:ascii="Georgia" w:eastAsia="Georgia" w:hAnsi="Georgia" w:cs="Georgia"/>
          <w:spacing w:val="42"/>
          <w:sz w:val="19"/>
          <w:szCs w:val="19"/>
        </w:rPr>
        <w:t xml:space="preserve"> </w:t>
      </w:r>
      <w:r>
        <w:rPr>
          <w:rFonts w:ascii="Georgia" w:eastAsia="Georgia" w:hAnsi="Georgia" w:cs="Georgia"/>
          <w:sz w:val="19"/>
          <w:szCs w:val="19"/>
        </w:rPr>
        <w:t>development</w:t>
      </w:r>
      <w:proofErr w:type="gramStart"/>
      <w:r>
        <w:rPr>
          <w:rFonts w:ascii="Georgia" w:eastAsia="Georgia" w:hAnsi="Georgia" w:cs="Georgia"/>
          <w:sz w:val="19"/>
          <w:szCs w:val="19"/>
        </w:rPr>
        <w:t xml:space="preserve">, </w:t>
      </w:r>
      <w:r>
        <w:rPr>
          <w:rFonts w:ascii="Georgia" w:eastAsia="Georgia" w:hAnsi="Georgia" w:cs="Georgia"/>
          <w:spacing w:val="7"/>
          <w:sz w:val="19"/>
          <w:szCs w:val="19"/>
        </w:rPr>
        <w:t xml:space="preserve"> </w:t>
      </w:r>
      <w:r>
        <w:rPr>
          <w:rFonts w:ascii="Georgia" w:eastAsia="Georgia" w:hAnsi="Georgia" w:cs="Georgia"/>
          <w:sz w:val="19"/>
          <w:szCs w:val="19"/>
        </w:rPr>
        <w:t>based</w:t>
      </w:r>
      <w:proofErr w:type="gramEnd"/>
      <w:r>
        <w:rPr>
          <w:rFonts w:ascii="Georgia" w:eastAsia="Georgia" w:hAnsi="Georgia" w:cs="Georgia"/>
          <w:spacing w:val="33"/>
          <w:sz w:val="19"/>
          <w:szCs w:val="19"/>
        </w:rPr>
        <w:t xml:space="preserve"> </w:t>
      </w:r>
      <w:r>
        <w:rPr>
          <w:rFonts w:ascii="Georgia" w:eastAsia="Georgia" w:hAnsi="Georgia" w:cs="Georgia"/>
          <w:sz w:val="19"/>
          <w:szCs w:val="19"/>
        </w:rPr>
        <w:t>on</w:t>
      </w:r>
      <w:r>
        <w:rPr>
          <w:rFonts w:ascii="Georgia" w:eastAsia="Georgia" w:hAnsi="Georgia" w:cs="Georgia"/>
          <w:spacing w:val="28"/>
          <w:sz w:val="19"/>
          <w:szCs w:val="19"/>
        </w:rPr>
        <w:t xml:space="preserve"> </w:t>
      </w:r>
      <w:r>
        <w:rPr>
          <w:rFonts w:ascii="Georgia" w:eastAsia="Georgia" w:hAnsi="Georgia" w:cs="Georgia"/>
          <w:sz w:val="19"/>
          <w:szCs w:val="19"/>
        </w:rPr>
        <w:t>a</w:t>
      </w:r>
      <w:r>
        <w:rPr>
          <w:rFonts w:ascii="Georgia" w:eastAsia="Georgia" w:hAnsi="Georgia" w:cs="Georgia"/>
          <w:spacing w:val="27"/>
          <w:sz w:val="19"/>
          <w:szCs w:val="19"/>
        </w:rPr>
        <w:t xml:space="preserve"> </w:t>
      </w:r>
      <w:r>
        <w:rPr>
          <w:rFonts w:ascii="Georgia" w:eastAsia="Georgia" w:hAnsi="Georgia" w:cs="Georgia"/>
          <w:sz w:val="19"/>
          <w:szCs w:val="19"/>
        </w:rPr>
        <w:t>solid</w:t>
      </w:r>
      <w:r>
        <w:rPr>
          <w:rFonts w:ascii="Georgia" w:eastAsia="Georgia" w:hAnsi="Georgia" w:cs="Georgia"/>
          <w:spacing w:val="32"/>
          <w:sz w:val="19"/>
          <w:szCs w:val="19"/>
        </w:rPr>
        <w:t xml:space="preserve"> </w:t>
      </w:r>
      <w:r>
        <w:rPr>
          <w:rFonts w:ascii="Georgia" w:eastAsia="Georgia" w:hAnsi="Georgia" w:cs="Georgia"/>
          <w:sz w:val="19"/>
          <w:szCs w:val="19"/>
        </w:rPr>
        <w:t>foundation</w:t>
      </w:r>
      <w:r>
        <w:rPr>
          <w:rFonts w:ascii="Georgia" w:eastAsia="Georgia" w:hAnsi="Georgia" w:cs="Georgia"/>
          <w:spacing w:val="42"/>
          <w:sz w:val="19"/>
          <w:szCs w:val="19"/>
        </w:rPr>
        <w:t xml:space="preserve"> </w:t>
      </w:r>
      <w:r>
        <w:rPr>
          <w:rFonts w:ascii="Georgia" w:eastAsia="Georgia" w:hAnsi="Georgia" w:cs="Georgia"/>
          <w:sz w:val="19"/>
          <w:szCs w:val="19"/>
        </w:rPr>
        <w:t>provided</w:t>
      </w:r>
      <w:r>
        <w:rPr>
          <w:rFonts w:ascii="Georgia" w:eastAsia="Georgia" w:hAnsi="Georgia" w:cs="Georgia"/>
          <w:spacing w:val="39"/>
          <w:sz w:val="19"/>
          <w:szCs w:val="19"/>
        </w:rPr>
        <w:t xml:space="preserve"> </w:t>
      </w:r>
      <w:r>
        <w:rPr>
          <w:rFonts w:ascii="Georgia" w:eastAsia="Georgia" w:hAnsi="Georgia" w:cs="Georgia"/>
          <w:sz w:val="19"/>
          <w:szCs w:val="19"/>
        </w:rPr>
        <w:t>by</w:t>
      </w:r>
      <w:r>
        <w:rPr>
          <w:rFonts w:ascii="Georgia" w:eastAsia="Georgia" w:hAnsi="Georgia" w:cs="Georgia"/>
          <w:spacing w:val="28"/>
          <w:sz w:val="19"/>
          <w:szCs w:val="19"/>
        </w:rPr>
        <w:t xml:space="preserve"> </w:t>
      </w:r>
      <w:r>
        <w:rPr>
          <w:rFonts w:ascii="Georgia" w:eastAsia="Georgia" w:hAnsi="Georgia" w:cs="Georgia"/>
          <w:w w:val="102"/>
          <w:sz w:val="19"/>
          <w:szCs w:val="19"/>
        </w:rPr>
        <w:t xml:space="preserve">the </w:t>
      </w:r>
      <w:r>
        <w:rPr>
          <w:rFonts w:ascii="Georgia" w:eastAsia="Georgia" w:hAnsi="Georgia" w:cs="Georgia"/>
          <w:sz w:val="19"/>
          <w:szCs w:val="19"/>
        </w:rPr>
        <w:t>Insight</w:t>
      </w:r>
      <w:r>
        <w:rPr>
          <w:rFonts w:ascii="Georgia" w:eastAsia="Georgia" w:hAnsi="Georgia" w:cs="Georgia"/>
          <w:spacing w:val="-1"/>
          <w:sz w:val="19"/>
          <w:szCs w:val="19"/>
        </w:rPr>
        <w:t xml:space="preserve"> </w:t>
      </w:r>
      <w:r>
        <w:rPr>
          <w:rFonts w:ascii="Georgia" w:eastAsia="Georgia" w:hAnsi="Georgia" w:cs="Georgia"/>
          <w:sz w:val="19"/>
          <w:szCs w:val="19"/>
        </w:rPr>
        <w:t>Toolkit,</w:t>
      </w:r>
      <w:r>
        <w:rPr>
          <w:rFonts w:ascii="Georgia" w:eastAsia="Georgia" w:hAnsi="Georgia" w:cs="Georgia"/>
          <w:spacing w:val="3"/>
          <w:sz w:val="19"/>
          <w:szCs w:val="19"/>
        </w:rPr>
        <w:t xml:space="preserve"> </w:t>
      </w:r>
      <w:r>
        <w:rPr>
          <w:rFonts w:ascii="Georgia" w:eastAsia="Georgia" w:hAnsi="Georgia" w:cs="Georgia"/>
          <w:sz w:val="19"/>
          <w:szCs w:val="19"/>
        </w:rPr>
        <w:t>utilizes</w:t>
      </w:r>
      <w:r>
        <w:rPr>
          <w:rFonts w:ascii="Georgia" w:eastAsia="Georgia" w:hAnsi="Georgia" w:cs="Georgia"/>
          <w:spacing w:val="-1"/>
          <w:sz w:val="19"/>
          <w:szCs w:val="19"/>
        </w:rPr>
        <w:t xml:space="preserve"> </w:t>
      </w:r>
      <w:r>
        <w:rPr>
          <w:rFonts w:ascii="Georgia" w:eastAsia="Georgia" w:hAnsi="Georgia" w:cs="Georgia"/>
          <w:sz w:val="19"/>
          <w:szCs w:val="19"/>
        </w:rPr>
        <w:t>open-source</w:t>
      </w:r>
      <w:r>
        <w:rPr>
          <w:rFonts w:ascii="Georgia" w:eastAsia="Georgia" w:hAnsi="Georgia" w:cs="Georgia"/>
          <w:spacing w:val="8"/>
          <w:sz w:val="19"/>
          <w:szCs w:val="19"/>
        </w:rPr>
        <w:t xml:space="preserve"> </w:t>
      </w:r>
      <w:r>
        <w:rPr>
          <w:rFonts w:ascii="Georgia" w:eastAsia="Georgia" w:hAnsi="Georgia" w:cs="Georgia"/>
          <w:sz w:val="19"/>
          <w:szCs w:val="19"/>
        </w:rPr>
        <w:t>software</w:t>
      </w:r>
      <w:r>
        <w:rPr>
          <w:rFonts w:ascii="Georgia" w:eastAsia="Georgia" w:hAnsi="Georgia" w:cs="Georgia"/>
          <w:spacing w:val="1"/>
          <w:sz w:val="19"/>
          <w:szCs w:val="19"/>
        </w:rPr>
        <w:t xml:space="preserve"> </w:t>
      </w:r>
      <w:r>
        <w:rPr>
          <w:rFonts w:ascii="Georgia" w:eastAsia="Georgia" w:hAnsi="Georgia" w:cs="Georgia"/>
          <w:sz w:val="19"/>
          <w:szCs w:val="19"/>
        </w:rPr>
        <w:t>engineering</w:t>
      </w:r>
      <w:r>
        <w:rPr>
          <w:rFonts w:ascii="Georgia" w:eastAsia="Georgia" w:hAnsi="Georgia" w:cs="Georgia"/>
          <w:spacing w:val="7"/>
          <w:sz w:val="19"/>
          <w:szCs w:val="19"/>
        </w:rPr>
        <w:t xml:space="preserve"> </w:t>
      </w:r>
      <w:r>
        <w:rPr>
          <w:rFonts w:ascii="Georgia" w:eastAsia="Georgia" w:hAnsi="Georgia" w:cs="Georgia"/>
          <w:sz w:val="19"/>
          <w:szCs w:val="19"/>
        </w:rPr>
        <w:t>best</w:t>
      </w:r>
      <w:r>
        <w:rPr>
          <w:rFonts w:ascii="Georgia" w:eastAsia="Georgia" w:hAnsi="Georgia" w:cs="Georgia"/>
          <w:spacing w:val="-6"/>
          <w:sz w:val="19"/>
          <w:szCs w:val="19"/>
        </w:rPr>
        <w:t xml:space="preserve"> </w:t>
      </w:r>
      <w:r>
        <w:rPr>
          <w:rFonts w:ascii="Georgia" w:eastAsia="Georgia" w:hAnsi="Georgia" w:cs="Georgia"/>
          <w:sz w:val="19"/>
          <w:szCs w:val="19"/>
        </w:rPr>
        <w:t>practices,</w:t>
      </w:r>
      <w:r>
        <w:rPr>
          <w:rFonts w:ascii="Georgia" w:eastAsia="Georgia" w:hAnsi="Georgia" w:cs="Georgia"/>
          <w:spacing w:val="6"/>
          <w:sz w:val="19"/>
          <w:szCs w:val="19"/>
        </w:rPr>
        <w:t xml:space="preserve"> </w:t>
      </w:r>
      <w:r>
        <w:rPr>
          <w:rFonts w:ascii="Georgia" w:eastAsia="Georgia" w:hAnsi="Georgia" w:cs="Georgia"/>
          <w:sz w:val="19"/>
          <w:szCs w:val="19"/>
        </w:rPr>
        <w:t>such</w:t>
      </w:r>
      <w:r>
        <w:rPr>
          <w:rFonts w:ascii="Georgia" w:eastAsia="Georgia" w:hAnsi="Georgia" w:cs="Georgia"/>
          <w:spacing w:val="-5"/>
          <w:sz w:val="19"/>
          <w:szCs w:val="19"/>
        </w:rPr>
        <w:t xml:space="preserve"> </w:t>
      </w:r>
      <w:r>
        <w:rPr>
          <w:rFonts w:ascii="Georgia" w:eastAsia="Georgia" w:hAnsi="Georgia" w:cs="Georgia"/>
          <w:sz w:val="19"/>
          <w:szCs w:val="19"/>
        </w:rPr>
        <w:t>as</w:t>
      </w:r>
      <w:r>
        <w:rPr>
          <w:rFonts w:ascii="Georgia" w:eastAsia="Georgia" w:hAnsi="Georgia" w:cs="Georgia"/>
          <w:spacing w:val="-9"/>
          <w:sz w:val="19"/>
          <w:szCs w:val="19"/>
        </w:rPr>
        <w:t xml:space="preserve"> </w:t>
      </w:r>
      <w:r>
        <w:rPr>
          <w:rFonts w:ascii="Georgia" w:eastAsia="Georgia" w:hAnsi="Georgia" w:cs="Georgia"/>
          <w:sz w:val="19"/>
          <w:szCs w:val="19"/>
        </w:rPr>
        <w:t>the</w:t>
      </w:r>
      <w:r>
        <w:rPr>
          <w:rFonts w:ascii="Georgia" w:eastAsia="Georgia" w:hAnsi="Georgia" w:cs="Georgia"/>
          <w:spacing w:val="-8"/>
          <w:sz w:val="19"/>
          <w:szCs w:val="19"/>
        </w:rPr>
        <w:t xml:space="preserve"> </w:t>
      </w:r>
      <w:r>
        <w:rPr>
          <w:rFonts w:ascii="Georgia" w:eastAsia="Georgia" w:hAnsi="Georgia" w:cs="Georgia"/>
          <w:sz w:val="19"/>
          <w:szCs w:val="19"/>
        </w:rPr>
        <w:t>use</w:t>
      </w:r>
      <w:r>
        <w:rPr>
          <w:rFonts w:ascii="Georgia" w:eastAsia="Georgia" w:hAnsi="Georgia" w:cs="Georgia"/>
          <w:spacing w:val="-7"/>
          <w:sz w:val="19"/>
          <w:szCs w:val="19"/>
        </w:rPr>
        <w:t xml:space="preserve"> </w:t>
      </w:r>
      <w:r>
        <w:rPr>
          <w:rFonts w:ascii="Georgia" w:eastAsia="Georgia" w:hAnsi="Georgia" w:cs="Georgia"/>
          <w:sz w:val="19"/>
          <w:szCs w:val="19"/>
        </w:rPr>
        <w:t>of</w:t>
      </w:r>
      <w:r>
        <w:rPr>
          <w:rFonts w:ascii="Georgia" w:eastAsia="Georgia" w:hAnsi="Georgia" w:cs="Georgia"/>
          <w:spacing w:val="-10"/>
          <w:sz w:val="19"/>
          <w:szCs w:val="19"/>
        </w:rPr>
        <w:t xml:space="preserve"> </w:t>
      </w:r>
      <w:proofErr w:type="spellStart"/>
      <w:r>
        <w:rPr>
          <w:rFonts w:ascii="Georgia" w:eastAsia="Georgia" w:hAnsi="Georgia" w:cs="Georgia"/>
          <w:sz w:val="19"/>
          <w:szCs w:val="19"/>
        </w:rPr>
        <w:t>Git</w:t>
      </w:r>
      <w:proofErr w:type="spellEnd"/>
      <w:r>
        <w:rPr>
          <w:rFonts w:ascii="Georgia" w:eastAsia="Georgia" w:hAnsi="Georgia" w:cs="Georgia"/>
          <w:spacing w:val="-8"/>
          <w:sz w:val="19"/>
          <w:szCs w:val="19"/>
        </w:rPr>
        <w:t xml:space="preserve"> </w:t>
      </w:r>
      <w:r>
        <w:rPr>
          <w:rFonts w:ascii="Georgia" w:eastAsia="Georgia" w:hAnsi="Georgia" w:cs="Georgia"/>
          <w:sz w:val="19"/>
          <w:szCs w:val="19"/>
        </w:rPr>
        <w:t>version</w:t>
      </w:r>
      <w:r>
        <w:rPr>
          <w:rFonts w:ascii="Georgia" w:eastAsia="Georgia" w:hAnsi="Georgia" w:cs="Georgia"/>
          <w:spacing w:val="-1"/>
          <w:sz w:val="19"/>
          <w:szCs w:val="19"/>
        </w:rPr>
        <w:t xml:space="preserve"> </w:t>
      </w:r>
      <w:r>
        <w:rPr>
          <w:rFonts w:ascii="Georgia" w:eastAsia="Georgia" w:hAnsi="Georgia" w:cs="Georgia"/>
          <w:sz w:val="19"/>
          <w:szCs w:val="19"/>
        </w:rPr>
        <w:t>management</w:t>
      </w:r>
      <w:r>
        <w:rPr>
          <w:rFonts w:ascii="Georgia" w:eastAsia="Georgia" w:hAnsi="Georgia" w:cs="Georgia"/>
          <w:spacing w:val="9"/>
          <w:sz w:val="19"/>
          <w:szCs w:val="19"/>
        </w:rPr>
        <w:t xml:space="preserve"> </w:t>
      </w:r>
      <w:r>
        <w:rPr>
          <w:rFonts w:ascii="Georgia" w:eastAsia="Georgia" w:hAnsi="Georgia" w:cs="Georgia"/>
          <w:sz w:val="19"/>
          <w:szCs w:val="19"/>
        </w:rPr>
        <w:t>software</w:t>
      </w:r>
      <w:r>
        <w:rPr>
          <w:rFonts w:ascii="Georgia" w:eastAsia="Georgia" w:hAnsi="Georgia" w:cs="Georgia"/>
          <w:spacing w:val="1"/>
          <w:sz w:val="19"/>
          <w:szCs w:val="19"/>
        </w:rPr>
        <w:t xml:space="preserve"> </w:t>
      </w:r>
      <w:r>
        <w:rPr>
          <w:rFonts w:ascii="Georgia" w:eastAsia="Georgia" w:hAnsi="Georgia" w:cs="Georgia"/>
          <w:w w:val="102"/>
          <w:sz w:val="19"/>
          <w:szCs w:val="19"/>
        </w:rPr>
        <w:t xml:space="preserve">for </w:t>
      </w:r>
      <w:r>
        <w:rPr>
          <w:rFonts w:ascii="Georgia" w:eastAsia="Georgia" w:hAnsi="Georgia" w:cs="Georgia"/>
          <w:sz w:val="19"/>
          <w:szCs w:val="19"/>
        </w:rPr>
        <w:t>collaborative</w:t>
      </w:r>
      <w:r>
        <w:rPr>
          <w:rFonts w:ascii="Georgia" w:eastAsia="Georgia" w:hAnsi="Georgia" w:cs="Georgia"/>
          <w:spacing w:val="19"/>
          <w:sz w:val="19"/>
          <w:szCs w:val="19"/>
        </w:rPr>
        <w:t xml:space="preserve"> </w:t>
      </w:r>
      <w:r>
        <w:rPr>
          <w:rFonts w:ascii="Georgia" w:eastAsia="Georgia" w:hAnsi="Georgia" w:cs="Georgia"/>
          <w:sz w:val="19"/>
          <w:szCs w:val="19"/>
        </w:rPr>
        <w:t>development</w:t>
      </w:r>
      <w:r>
        <w:rPr>
          <w:rFonts w:ascii="Georgia" w:eastAsia="Georgia" w:hAnsi="Georgia" w:cs="Georgia"/>
          <w:spacing w:val="19"/>
          <w:sz w:val="19"/>
          <w:szCs w:val="19"/>
        </w:rPr>
        <w:t xml:space="preserve"> </w:t>
      </w:r>
      <w:r>
        <w:rPr>
          <w:rFonts w:ascii="Georgia" w:eastAsia="Georgia" w:hAnsi="Georgia" w:cs="Georgia"/>
          <w:sz w:val="19"/>
          <w:szCs w:val="19"/>
        </w:rPr>
        <w:t>and</w:t>
      </w:r>
      <w:r>
        <w:rPr>
          <w:rFonts w:ascii="Georgia" w:eastAsia="Georgia" w:hAnsi="Georgia" w:cs="Georgia"/>
          <w:spacing w:val="3"/>
          <w:sz w:val="19"/>
          <w:szCs w:val="19"/>
        </w:rPr>
        <w:t xml:space="preserve"> </w:t>
      </w:r>
      <w:r>
        <w:rPr>
          <w:rFonts w:ascii="Georgia" w:eastAsia="Georgia" w:hAnsi="Georgia" w:cs="Georgia"/>
          <w:sz w:val="19"/>
          <w:szCs w:val="19"/>
        </w:rPr>
        <w:t>easy</w:t>
      </w:r>
      <w:r>
        <w:rPr>
          <w:rFonts w:ascii="Georgia" w:eastAsia="Georgia" w:hAnsi="Georgia" w:cs="Georgia"/>
          <w:spacing w:val="4"/>
          <w:sz w:val="19"/>
          <w:szCs w:val="19"/>
        </w:rPr>
        <w:t xml:space="preserve"> </w:t>
      </w:r>
      <w:r>
        <w:rPr>
          <w:rFonts w:ascii="Georgia" w:eastAsia="Georgia" w:hAnsi="Georgia" w:cs="Georgia"/>
          <w:sz w:val="19"/>
          <w:szCs w:val="19"/>
        </w:rPr>
        <w:t>branching</w:t>
      </w:r>
      <w:r>
        <w:rPr>
          <w:rFonts w:ascii="Georgia" w:eastAsia="Georgia" w:hAnsi="Georgia" w:cs="Georgia"/>
          <w:spacing w:val="14"/>
          <w:sz w:val="19"/>
          <w:szCs w:val="19"/>
        </w:rPr>
        <w:t xml:space="preserve"> </w:t>
      </w:r>
      <w:r>
        <w:rPr>
          <w:rFonts w:ascii="Georgia" w:eastAsia="Georgia" w:hAnsi="Georgia" w:cs="Georgia"/>
          <w:sz w:val="19"/>
          <w:szCs w:val="19"/>
        </w:rPr>
        <w:t>and</w:t>
      </w:r>
      <w:r>
        <w:rPr>
          <w:rFonts w:ascii="Georgia" w:eastAsia="Georgia" w:hAnsi="Georgia" w:cs="Georgia"/>
          <w:spacing w:val="3"/>
          <w:sz w:val="19"/>
          <w:szCs w:val="19"/>
        </w:rPr>
        <w:t xml:space="preserve"> </w:t>
      </w:r>
      <w:r>
        <w:rPr>
          <w:rFonts w:ascii="Georgia" w:eastAsia="Georgia" w:hAnsi="Georgia" w:cs="Georgia"/>
          <w:sz w:val="19"/>
          <w:szCs w:val="19"/>
        </w:rPr>
        <w:t>merging;</w:t>
      </w:r>
      <w:r>
        <w:rPr>
          <w:rFonts w:ascii="Georgia" w:eastAsia="Georgia" w:hAnsi="Georgia" w:cs="Georgia"/>
          <w:spacing w:val="13"/>
          <w:sz w:val="19"/>
          <w:szCs w:val="19"/>
        </w:rPr>
        <w:t xml:space="preserve"> </w:t>
      </w:r>
      <w:r>
        <w:rPr>
          <w:rFonts w:ascii="Georgia" w:eastAsia="Georgia" w:hAnsi="Georgia" w:cs="Georgia"/>
          <w:sz w:val="19"/>
          <w:szCs w:val="19"/>
        </w:rPr>
        <w:t>use</w:t>
      </w:r>
      <w:r>
        <w:rPr>
          <w:rFonts w:ascii="Georgia" w:eastAsia="Georgia" w:hAnsi="Georgia" w:cs="Georgia"/>
          <w:spacing w:val="3"/>
          <w:sz w:val="19"/>
          <w:szCs w:val="19"/>
        </w:rPr>
        <w:t xml:space="preserve"> </w:t>
      </w:r>
      <w:r>
        <w:rPr>
          <w:rFonts w:ascii="Georgia" w:eastAsia="Georgia" w:hAnsi="Georgia" w:cs="Georgia"/>
          <w:sz w:val="19"/>
          <w:szCs w:val="19"/>
        </w:rPr>
        <w:t>of a centralized</w:t>
      </w:r>
      <w:r>
        <w:rPr>
          <w:rFonts w:ascii="Georgia" w:eastAsia="Georgia" w:hAnsi="Georgia" w:cs="Georgia"/>
          <w:spacing w:val="15"/>
          <w:sz w:val="19"/>
          <w:szCs w:val="19"/>
        </w:rPr>
        <w:t xml:space="preserve"> </w:t>
      </w:r>
      <w:r>
        <w:rPr>
          <w:rFonts w:ascii="Georgia" w:eastAsia="Georgia" w:hAnsi="Georgia" w:cs="Georgia"/>
          <w:sz w:val="19"/>
          <w:szCs w:val="19"/>
        </w:rPr>
        <w:t>repository</w:t>
      </w:r>
      <w:r>
        <w:rPr>
          <w:rFonts w:ascii="Georgia" w:eastAsia="Georgia" w:hAnsi="Georgia" w:cs="Georgia"/>
          <w:spacing w:val="14"/>
          <w:sz w:val="19"/>
          <w:szCs w:val="19"/>
        </w:rPr>
        <w:t xml:space="preserve"> </w:t>
      </w:r>
      <w:r>
        <w:rPr>
          <w:rFonts w:ascii="Georgia" w:eastAsia="Georgia" w:hAnsi="Georgia" w:cs="Georgia"/>
          <w:sz w:val="19"/>
          <w:szCs w:val="19"/>
        </w:rPr>
        <w:t>(</w:t>
      </w:r>
      <w:proofErr w:type="spellStart"/>
      <w:r>
        <w:rPr>
          <w:rFonts w:ascii="Georgia" w:eastAsia="Georgia" w:hAnsi="Georgia" w:cs="Georgia"/>
          <w:sz w:val="19"/>
          <w:szCs w:val="19"/>
        </w:rPr>
        <w:t>SourceForge</w:t>
      </w:r>
      <w:proofErr w:type="spellEnd"/>
      <w:r>
        <w:rPr>
          <w:rFonts w:ascii="Georgia" w:eastAsia="Georgia" w:hAnsi="Georgia" w:cs="Georgia"/>
          <w:sz w:val="19"/>
          <w:szCs w:val="19"/>
        </w:rPr>
        <w:t>)</w:t>
      </w:r>
      <w:r>
        <w:rPr>
          <w:rFonts w:ascii="Georgia" w:eastAsia="Georgia" w:hAnsi="Georgia" w:cs="Georgia"/>
          <w:spacing w:val="21"/>
          <w:sz w:val="19"/>
          <w:szCs w:val="19"/>
        </w:rPr>
        <w:t xml:space="preserve"> </w:t>
      </w:r>
      <w:r>
        <w:rPr>
          <w:rFonts w:ascii="Georgia" w:eastAsia="Georgia" w:hAnsi="Georgia" w:cs="Georgia"/>
          <w:sz w:val="19"/>
          <w:szCs w:val="19"/>
        </w:rPr>
        <w:t>for</w:t>
      </w:r>
      <w:r>
        <w:rPr>
          <w:rFonts w:ascii="Georgia" w:eastAsia="Georgia" w:hAnsi="Georgia" w:cs="Georgia"/>
          <w:spacing w:val="2"/>
          <w:sz w:val="19"/>
          <w:szCs w:val="19"/>
        </w:rPr>
        <w:t xml:space="preserve"> </w:t>
      </w:r>
      <w:r>
        <w:rPr>
          <w:rFonts w:ascii="Georgia" w:eastAsia="Georgia" w:hAnsi="Georgia" w:cs="Georgia"/>
          <w:sz w:val="19"/>
          <w:szCs w:val="19"/>
        </w:rPr>
        <w:t>code,</w:t>
      </w:r>
      <w:r>
        <w:rPr>
          <w:rFonts w:ascii="Georgia" w:eastAsia="Georgia" w:hAnsi="Georgia" w:cs="Georgia"/>
          <w:spacing w:val="7"/>
          <w:sz w:val="19"/>
          <w:szCs w:val="19"/>
        </w:rPr>
        <w:t xml:space="preserve"> </w:t>
      </w:r>
      <w:r>
        <w:rPr>
          <w:rFonts w:ascii="Georgia" w:eastAsia="Georgia" w:hAnsi="Georgia" w:cs="Georgia"/>
          <w:w w:val="102"/>
          <w:sz w:val="19"/>
          <w:szCs w:val="19"/>
        </w:rPr>
        <w:t xml:space="preserve">executable </w:t>
      </w:r>
      <w:r>
        <w:rPr>
          <w:rFonts w:ascii="Georgia" w:eastAsia="Georgia" w:hAnsi="Georgia" w:cs="Georgia"/>
          <w:sz w:val="19"/>
          <w:szCs w:val="19"/>
        </w:rPr>
        <w:t>and</w:t>
      </w:r>
      <w:r>
        <w:rPr>
          <w:rFonts w:ascii="Georgia" w:eastAsia="Georgia" w:hAnsi="Georgia" w:cs="Georgia"/>
          <w:spacing w:val="29"/>
          <w:sz w:val="19"/>
          <w:szCs w:val="19"/>
        </w:rPr>
        <w:t xml:space="preserve"> </w:t>
      </w:r>
      <w:r>
        <w:rPr>
          <w:rFonts w:ascii="Georgia" w:eastAsia="Georgia" w:hAnsi="Georgia" w:cs="Georgia"/>
          <w:sz w:val="19"/>
          <w:szCs w:val="19"/>
        </w:rPr>
        <w:t>data</w:t>
      </w:r>
      <w:r>
        <w:rPr>
          <w:rFonts w:ascii="Georgia" w:eastAsia="Georgia" w:hAnsi="Georgia" w:cs="Georgia"/>
          <w:spacing w:val="30"/>
          <w:sz w:val="19"/>
          <w:szCs w:val="19"/>
        </w:rPr>
        <w:t xml:space="preserve"> </w:t>
      </w:r>
      <w:r>
        <w:rPr>
          <w:rFonts w:ascii="Georgia" w:eastAsia="Georgia" w:hAnsi="Georgia" w:cs="Georgia"/>
          <w:sz w:val="19"/>
          <w:szCs w:val="19"/>
        </w:rPr>
        <w:t xml:space="preserve">sharing; </w:t>
      </w:r>
      <w:r>
        <w:rPr>
          <w:rFonts w:ascii="Georgia" w:eastAsia="Georgia" w:hAnsi="Georgia" w:cs="Georgia"/>
          <w:spacing w:val="2"/>
          <w:sz w:val="19"/>
          <w:szCs w:val="19"/>
        </w:rPr>
        <w:t xml:space="preserve"> </w:t>
      </w:r>
      <w:r>
        <w:rPr>
          <w:rFonts w:ascii="Georgia" w:eastAsia="Georgia" w:hAnsi="Georgia" w:cs="Georgia"/>
          <w:sz w:val="19"/>
          <w:szCs w:val="19"/>
        </w:rPr>
        <w:t>and</w:t>
      </w:r>
      <w:r>
        <w:rPr>
          <w:rFonts w:ascii="Georgia" w:eastAsia="Georgia" w:hAnsi="Georgia" w:cs="Georgia"/>
          <w:spacing w:val="29"/>
          <w:sz w:val="19"/>
          <w:szCs w:val="19"/>
        </w:rPr>
        <w:t xml:space="preserve"> </w:t>
      </w:r>
      <w:r>
        <w:rPr>
          <w:rFonts w:ascii="Georgia" w:eastAsia="Georgia" w:hAnsi="Georgia" w:cs="Georgia"/>
          <w:sz w:val="19"/>
          <w:szCs w:val="19"/>
        </w:rPr>
        <w:t>use</w:t>
      </w:r>
      <w:r>
        <w:rPr>
          <w:rFonts w:ascii="Georgia" w:eastAsia="Georgia" w:hAnsi="Georgia" w:cs="Georgia"/>
          <w:spacing w:val="28"/>
          <w:sz w:val="19"/>
          <w:szCs w:val="19"/>
        </w:rPr>
        <w:t xml:space="preserve"> </w:t>
      </w:r>
      <w:r>
        <w:rPr>
          <w:rFonts w:ascii="Georgia" w:eastAsia="Georgia" w:hAnsi="Georgia" w:cs="Georgia"/>
          <w:sz w:val="19"/>
          <w:szCs w:val="19"/>
        </w:rPr>
        <w:t>of</w:t>
      </w:r>
      <w:r>
        <w:rPr>
          <w:rFonts w:ascii="Georgia" w:eastAsia="Georgia" w:hAnsi="Georgia" w:cs="Georgia"/>
          <w:spacing w:val="26"/>
          <w:sz w:val="19"/>
          <w:szCs w:val="19"/>
        </w:rPr>
        <w:t xml:space="preserve"> </w:t>
      </w:r>
      <w:r>
        <w:rPr>
          <w:rFonts w:ascii="Georgia" w:eastAsia="Georgia" w:hAnsi="Georgia" w:cs="Georgia"/>
          <w:sz w:val="19"/>
          <w:szCs w:val="19"/>
        </w:rPr>
        <w:t>the</w:t>
      </w:r>
      <w:r>
        <w:rPr>
          <w:rFonts w:ascii="Georgia" w:eastAsia="Georgia" w:hAnsi="Georgia" w:cs="Georgia"/>
          <w:spacing w:val="28"/>
          <w:sz w:val="19"/>
          <w:szCs w:val="19"/>
        </w:rPr>
        <w:t xml:space="preserve"> </w:t>
      </w:r>
      <w:proofErr w:type="spellStart"/>
      <w:r>
        <w:rPr>
          <w:rFonts w:ascii="Georgia" w:eastAsia="Georgia" w:hAnsi="Georgia" w:cs="Georgia"/>
          <w:sz w:val="19"/>
          <w:szCs w:val="19"/>
        </w:rPr>
        <w:t>CMake</w:t>
      </w:r>
      <w:proofErr w:type="spellEnd"/>
      <w:r>
        <w:rPr>
          <w:rFonts w:ascii="Georgia" w:eastAsia="Georgia" w:hAnsi="Georgia" w:cs="Georgia"/>
          <w:sz w:val="19"/>
          <w:szCs w:val="19"/>
        </w:rPr>
        <w:t>/</w:t>
      </w:r>
      <w:proofErr w:type="spellStart"/>
      <w:r>
        <w:rPr>
          <w:rFonts w:ascii="Georgia" w:eastAsia="Georgia" w:hAnsi="Georgia" w:cs="Georgia"/>
          <w:sz w:val="19"/>
          <w:szCs w:val="19"/>
        </w:rPr>
        <w:t>CTest</w:t>
      </w:r>
      <w:proofErr w:type="spellEnd"/>
      <w:r>
        <w:rPr>
          <w:rFonts w:ascii="Georgia" w:eastAsia="Georgia" w:hAnsi="Georgia" w:cs="Georgia"/>
          <w:sz w:val="19"/>
          <w:szCs w:val="19"/>
        </w:rPr>
        <w:t>/</w:t>
      </w:r>
      <w:proofErr w:type="spellStart"/>
      <w:r>
        <w:rPr>
          <w:rFonts w:ascii="Georgia" w:eastAsia="Georgia" w:hAnsi="Georgia" w:cs="Georgia"/>
          <w:sz w:val="19"/>
          <w:szCs w:val="19"/>
        </w:rPr>
        <w:t>CDash</w:t>
      </w:r>
      <w:proofErr w:type="spellEnd"/>
      <w:r>
        <w:rPr>
          <w:rFonts w:ascii="Georgia" w:eastAsia="Georgia" w:hAnsi="Georgia" w:cs="Georgia"/>
          <w:sz w:val="19"/>
          <w:szCs w:val="19"/>
        </w:rPr>
        <w:t xml:space="preserve"> </w:t>
      </w:r>
      <w:r>
        <w:rPr>
          <w:rFonts w:ascii="Georgia" w:eastAsia="Georgia" w:hAnsi="Georgia" w:cs="Georgia"/>
          <w:spacing w:val="13"/>
          <w:sz w:val="19"/>
          <w:szCs w:val="19"/>
        </w:rPr>
        <w:t xml:space="preserve"> </w:t>
      </w:r>
      <w:r>
        <w:rPr>
          <w:rFonts w:ascii="Georgia" w:eastAsia="Georgia" w:hAnsi="Georgia" w:cs="Georgia"/>
          <w:sz w:val="19"/>
          <w:szCs w:val="19"/>
        </w:rPr>
        <w:t>suite</w:t>
      </w:r>
      <w:r>
        <w:rPr>
          <w:rFonts w:ascii="Georgia" w:eastAsia="Georgia" w:hAnsi="Georgia" w:cs="Georgia"/>
          <w:spacing w:val="31"/>
          <w:sz w:val="19"/>
          <w:szCs w:val="19"/>
        </w:rPr>
        <w:t xml:space="preserve"> </w:t>
      </w:r>
      <w:r>
        <w:rPr>
          <w:rFonts w:ascii="Georgia" w:eastAsia="Georgia" w:hAnsi="Georgia" w:cs="Georgia"/>
          <w:sz w:val="19"/>
          <w:szCs w:val="19"/>
        </w:rPr>
        <w:t>for</w:t>
      </w:r>
      <w:r>
        <w:rPr>
          <w:rFonts w:ascii="Georgia" w:eastAsia="Georgia" w:hAnsi="Georgia" w:cs="Georgia"/>
          <w:spacing w:val="28"/>
          <w:sz w:val="19"/>
          <w:szCs w:val="19"/>
        </w:rPr>
        <w:t xml:space="preserve"> </w:t>
      </w:r>
      <w:r>
        <w:rPr>
          <w:rFonts w:ascii="Georgia" w:eastAsia="Georgia" w:hAnsi="Georgia" w:cs="Georgia"/>
          <w:sz w:val="19"/>
          <w:szCs w:val="19"/>
        </w:rPr>
        <w:t xml:space="preserve">cross-platform </w:t>
      </w:r>
      <w:r>
        <w:rPr>
          <w:rFonts w:ascii="Georgia" w:eastAsia="Georgia" w:hAnsi="Georgia" w:cs="Georgia"/>
          <w:spacing w:val="2"/>
          <w:sz w:val="19"/>
          <w:szCs w:val="19"/>
        </w:rPr>
        <w:t xml:space="preserve"> </w:t>
      </w:r>
      <w:r>
        <w:rPr>
          <w:rFonts w:ascii="Georgia" w:eastAsia="Georgia" w:hAnsi="Georgia" w:cs="Georgia"/>
          <w:sz w:val="19"/>
          <w:szCs w:val="19"/>
        </w:rPr>
        <w:t xml:space="preserve">development, </w:t>
      </w:r>
      <w:r>
        <w:rPr>
          <w:rFonts w:ascii="Georgia" w:eastAsia="Georgia" w:hAnsi="Georgia" w:cs="Georgia"/>
          <w:spacing w:val="5"/>
          <w:sz w:val="19"/>
          <w:szCs w:val="19"/>
        </w:rPr>
        <w:t xml:space="preserve"> </w:t>
      </w:r>
      <w:r>
        <w:rPr>
          <w:rFonts w:ascii="Georgia" w:eastAsia="Georgia" w:hAnsi="Georgia" w:cs="Georgia"/>
          <w:sz w:val="19"/>
          <w:szCs w:val="19"/>
        </w:rPr>
        <w:t>testing</w:t>
      </w:r>
      <w:ins w:id="391" w:author="James Gee" w:date="2016-07-18T16:00:00Z">
        <w:r>
          <w:rPr>
            <w:rFonts w:ascii="Georgia" w:eastAsia="Georgia" w:hAnsi="Georgia" w:cs="Georgia"/>
            <w:sz w:val="19"/>
            <w:szCs w:val="19"/>
          </w:rPr>
          <w:t>,</w:t>
        </w:r>
      </w:ins>
      <w:r>
        <w:rPr>
          <w:rFonts w:ascii="Georgia" w:eastAsia="Georgia" w:hAnsi="Georgia" w:cs="Georgia"/>
          <w:spacing w:val="34"/>
          <w:sz w:val="19"/>
          <w:szCs w:val="19"/>
        </w:rPr>
        <w:t xml:space="preserve"> </w:t>
      </w:r>
      <w:r>
        <w:rPr>
          <w:rFonts w:ascii="Georgia" w:eastAsia="Georgia" w:hAnsi="Georgia" w:cs="Georgia"/>
          <w:sz w:val="19"/>
          <w:szCs w:val="19"/>
        </w:rPr>
        <w:t>and</w:t>
      </w:r>
      <w:r>
        <w:rPr>
          <w:rFonts w:ascii="Georgia" w:eastAsia="Georgia" w:hAnsi="Georgia" w:cs="Georgia"/>
          <w:spacing w:val="29"/>
          <w:sz w:val="19"/>
          <w:szCs w:val="19"/>
        </w:rPr>
        <w:t xml:space="preserve"> </w:t>
      </w:r>
      <w:r>
        <w:rPr>
          <w:rFonts w:ascii="Georgia" w:eastAsia="Georgia" w:hAnsi="Georgia" w:cs="Georgia"/>
          <w:sz w:val="19"/>
          <w:szCs w:val="19"/>
        </w:rPr>
        <w:t>automatic</w:t>
      </w:r>
      <w:r>
        <w:rPr>
          <w:rFonts w:ascii="Georgia" w:eastAsia="Georgia" w:hAnsi="Georgia" w:cs="Georgia"/>
          <w:spacing w:val="40"/>
          <w:sz w:val="19"/>
          <w:szCs w:val="19"/>
        </w:rPr>
        <w:t xml:space="preserve"> </w:t>
      </w:r>
      <w:r>
        <w:rPr>
          <w:rFonts w:ascii="Georgia" w:eastAsia="Georgia" w:hAnsi="Georgia" w:cs="Georgia"/>
          <w:w w:val="102"/>
          <w:sz w:val="19"/>
          <w:szCs w:val="19"/>
        </w:rPr>
        <w:t xml:space="preserve">builds. </w:t>
      </w:r>
      <w:r>
        <w:rPr>
          <w:rFonts w:ascii="Georgia" w:eastAsia="Georgia" w:hAnsi="Georgia" w:cs="Georgia"/>
          <w:sz w:val="19"/>
          <w:szCs w:val="19"/>
        </w:rPr>
        <w:t>Virtual</w:t>
      </w:r>
      <w:r>
        <w:rPr>
          <w:rFonts w:ascii="Georgia" w:eastAsia="Georgia" w:hAnsi="Georgia" w:cs="Georgia"/>
          <w:spacing w:val="8"/>
          <w:sz w:val="19"/>
          <w:szCs w:val="19"/>
        </w:rPr>
        <w:t xml:space="preserve"> </w:t>
      </w:r>
      <w:r>
        <w:rPr>
          <w:rFonts w:ascii="Georgia" w:eastAsia="Georgia" w:hAnsi="Georgia" w:cs="Georgia"/>
          <w:sz w:val="19"/>
          <w:szCs w:val="19"/>
        </w:rPr>
        <w:t>machines</w:t>
      </w:r>
      <w:r>
        <w:rPr>
          <w:rFonts w:ascii="Georgia" w:eastAsia="Georgia" w:hAnsi="Georgia" w:cs="Georgia"/>
          <w:spacing w:val="13"/>
          <w:sz w:val="19"/>
          <w:szCs w:val="19"/>
        </w:rPr>
        <w:t xml:space="preserve"> </w:t>
      </w:r>
      <w:r>
        <w:rPr>
          <w:rFonts w:ascii="Georgia" w:eastAsia="Georgia" w:hAnsi="Georgia" w:cs="Georgia"/>
          <w:sz w:val="19"/>
          <w:szCs w:val="19"/>
        </w:rPr>
        <w:t>with</w:t>
      </w:r>
      <w:r>
        <w:rPr>
          <w:rFonts w:ascii="Georgia" w:eastAsia="Georgia" w:hAnsi="Georgia" w:cs="Georgia"/>
          <w:spacing w:val="4"/>
          <w:sz w:val="19"/>
          <w:szCs w:val="19"/>
        </w:rPr>
        <w:t xml:space="preserve"> </w:t>
      </w:r>
      <w:r>
        <w:rPr>
          <w:rFonts w:ascii="Georgia" w:eastAsia="Georgia" w:hAnsi="Georgia" w:cs="Georgia"/>
          <w:sz w:val="19"/>
          <w:szCs w:val="19"/>
        </w:rPr>
        <w:t>different</w:t>
      </w:r>
      <w:r>
        <w:rPr>
          <w:rFonts w:ascii="Georgia" w:eastAsia="Georgia" w:hAnsi="Georgia" w:cs="Georgia"/>
          <w:spacing w:val="11"/>
          <w:sz w:val="19"/>
          <w:szCs w:val="19"/>
        </w:rPr>
        <w:t xml:space="preserve"> </w:t>
      </w:r>
      <w:r>
        <w:rPr>
          <w:rFonts w:ascii="Georgia" w:eastAsia="Georgia" w:hAnsi="Georgia" w:cs="Georgia"/>
          <w:sz w:val="19"/>
          <w:szCs w:val="19"/>
        </w:rPr>
        <w:t>versions</w:t>
      </w:r>
      <w:r>
        <w:rPr>
          <w:rFonts w:ascii="Georgia" w:eastAsia="Georgia" w:hAnsi="Georgia" w:cs="Georgia"/>
          <w:spacing w:val="11"/>
          <w:sz w:val="19"/>
          <w:szCs w:val="19"/>
        </w:rPr>
        <w:t xml:space="preserve"> </w:t>
      </w:r>
      <w:r>
        <w:rPr>
          <w:rFonts w:ascii="Georgia" w:eastAsia="Georgia" w:hAnsi="Georgia" w:cs="Georgia"/>
          <w:sz w:val="19"/>
          <w:szCs w:val="19"/>
        </w:rPr>
        <w:t>of Windows,</w:t>
      </w:r>
      <w:r>
        <w:rPr>
          <w:rFonts w:ascii="Georgia" w:eastAsia="Georgia" w:hAnsi="Georgia" w:cs="Georgia"/>
          <w:spacing w:val="14"/>
          <w:sz w:val="19"/>
          <w:szCs w:val="19"/>
        </w:rPr>
        <w:t xml:space="preserve"> </w:t>
      </w:r>
      <w:proofErr w:type="spellStart"/>
      <w:r>
        <w:rPr>
          <w:rFonts w:ascii="Georgia" w:eastAsia="Georgia" w:hAnsi="Georgia" w:cs="Georgia"/>
          <w:sz w:val="19"/>
          <w:szCs w:val="19"/>
        </w:rPr>
        <w:t>MacOS</w:t>
      </w:r>
      <w:proofErr w:type="spellEnd"/>
      <w:r>
        <w:rPr>
          <w:rFonts w:ascii="Georgia" w:eastAsia="Georgia" w:hAnsi="Georgia" w:cs="Georgia"/>
          <w:spacing w:val="9"/>
          <w:sz w:val="19"/>
          <w:szCs w:val="19"/>
        </w:rPr>
        <w:t xml:space="preserve"> </w:t>
      </w:r>
      <w:r>
        <w:rPr>
          <w:rFonts w:ascii="Georgia" w:eastAsia="Georgia" w:hAnsi="Georgia" w:cs="Georgia"/>
          <w:sz w:val="19"/>
          <w:szCs w:val="19"/>
        </w:rPr>
        <w:t>and</w:t>
      </w:r>
      <w:r>
        <w:rPr>
          <w:rFonts w:ascii="Georgia" w:eastAsia="Georgia" w:hAnsi="Georgia" w:cs="Georgia"/>
          <w:spacing w:val="3"/>
          <w:sz w:val="19"/>
          <w:szCs w:val="19"/>
        </w:rPr>
        <w:t xml:space="preserve"> </w:t>
      </w:r>
      <w:r>
        <w:rPr>
          <w:rFonts w:ascii="Georgia" w:eastAsia="Georgia" w:hAnsi="Georgia" w:cs="Georgia"/>
          <w:sz w:val="19"/>
          <w:szCs w:val="19"/>
        </w:rPr>
        <w:t>Linux</w:t>
      </w:r>
      <w:r>
        <w:rPr>
          <w:rFonts w:ascii="Georgia" w:eastAsia="Georgia" w:hAnsi="Georgia" w:cs="Georgia"/>
          <w:spacing w:val="6"/>
          <w:sz w:val="19"/>
          <w:szCs w:val="19"/>
        </w:rPr>
        <w:t xml:space="preserve"> </w:t>
      </w:r>
      <w:r>
        <w:rPr>
          <w:rFonts w:ascii="Georgia" w:eastAsia="Georgia" w:hAnsi="Georgia" w:cs="Georgia"/>
          <w:sz w:val="19"/>
          <w:szCs w:val="19"/>
        </w:rPr>
        <w:t>operating</w:t>
      </w:r>
      <w:r>
        <w:rPr>
          <w:rFonts w:ascii="Georgia" w:eastAsia="Georgia" w:hAnsi="Georgia" w:cs="Georgia"/>
          <w:spacing w:val="13"/>
          <w:sz w:val="19"/>
          <w:szCs w:val="19"/>
        </w:rPr>
        <w:t xml:space="preserve"> </w:t>
      </w:r>
      <w:r>
        <w:rPr>
          <w:rFonts w:ascii="Georgia" w:eastAsia="Georgia" w:hAnsi="Georgia" w:cs="Georgia"/>
          <w:sz w:val="19"/>
          <w:szCs w:val="19"/>
        </w:rPr>
        <w:t>systems</w:t>
      </w:r>
      <w:r>
        <w:rPr>
          <w:rFonts w:ascii="Georgia" w:eastAsia="Georgia" w:hAnsi="Georgia" w:cs="Georgia"/>
          <w:spacing w:val="10"/>
          <w:sz w:val="19"/>
          <w:szCs w:val="19"/>
        </w:rPr>
        <w:t xml:space="preserve"> </w:t>
      </w:r>
      <w:r>
        <w:rPr>
          <w:rFonts w:ascii="Georgia" w:eastAsia="Georgia" w:hAnsi="Georgia" w:cs="Georgia"/>
          <w:sz w:val="19"/>
          <w:szCs w:val="19"/>
        </w:rPr>
        <w:t>generate</w:t>
      </w:r>
      <w:r>
        <w:rPr>
          <w:rFonts w:ascii="Georgia" w:eastAsia="Georgia" w:hAnsi="Georgia" w:cs="Georgia"/>
          <w:spacing w:val="11"/>
          <w:sz w:val="19"/>
          <w:szCs w:val="19"/>
        </w:rPr>
        <w:t xml:space="preserve"> </w:t>
      </w:r>
      <w:r>
        <w:rPr>
          <w:rFonts w:ascii="Georgia" w:eastAsia="Georgia" w:hAnsi="Georgia" w:cs="Georgia"/>
          <w:sz w:val="19"/>
          <w:szCs w:val="19"/>
        </w:rPr>
        <w:t>nightly</w:t>
      </w:r>
      <w:r>
        <w:rPr>
          <w:rFonts w:ascii="Georgia" w:eastAsia="Georgia" w:hAnsi="Georgia" w:cs="Georgia"/>
          <w:spacing w:val="8"/>
          <w:sz w:val="19"/>
          <w:szCs w:val="19"/>
        </w:rPr>
        <w:t xml:space="preserve"> </w:t>
      </w:r>
      <w:r>
        <w:rPr>
          <w:rFonts w:ascii="Georgia" w:eastAsia="Georgia" w:hAnsi="Georgia" w:cs="Georgia"/>
          <w:sz w:val="19"/>
          <w:szCs w:val="19"/>
        </w:rPr>
        <w:t>builds</w:t>
      </w:r>
      <w:r>
        <w:rPr>
          <w:rFonts w:ascii="Georgia" w:eastAsia="Georgia" w:hAnsi="Georgia" w:cs="Georgia"/>
          <w:spacing w:val="7"/>
          <w:sz w:val="19"/>
          <w:szCs w:val="19"/>
        </w:rPr>
        <w:t xml:space="preserve"> </w:t>
      </w:r>
      <w:r>
        <w:rPr>
          <w:rFonts w:ascii="Georgia" w:eastAsia="Georgia" w:hAnsi="Georgia" w:cs="Georgia"/>
          <w:sz w:val="19"/>
          <w:szCs w:val="19"/>
        </w:rPr>
        <w:t>and</w:t>
      </w:r>
      <w:r>
        <w:rPr>
          <w:rFonts w:ascii="Georgia" w:eastAsia="Georgia" w:hAnsi="Georgia" w:cs="Georgia"/>
          <w:spacing w:val="3"/>
          <w:sz w:val="19"/>
          <w:szCs w:val="19"/>
        </w:rPr>
        <w:t xml:space="preserve"> </w:t>
      </w:r>
      <w:r>
        <w:rPr>
          <w:rFonts w:ascii="Georgia" w:eastAsia="Georgia" w:hAnsi="Georgia" w:cs="Georgia"/>
          <w:w w:val="102"/>
          <w:sz w:val="19"/>
          <w:szCs w:val="19"/>
        </w:rPr>
        <w:t xml:space="preserve">execute </w:t>
      </w:r>
      <w:r>
        <w:rPr>
          <w:rFonts w:ascii="Georgia" w:eastAsia="Georgia" w:hAnsi="Georgia" w:cs="Georgia"/>
          <w:sz w:val="19"/>
          <w:szCs w:val="19"/>
        </w:rPr>
        <w:t>test</w:t>
      </w:r>
      <w:r>
        <w:rPr>
          <w:rFonts w:ascii="Georgia" w:eastAsia="Georgia" w:hAnsi="Georgia" w:cs="Georgia"/>
          <w:spacing w:val="11"/>
          <w:sz w:val="19"/>
          <w:szCs w:val="19"/>
        </w:rPr>
        <w:t xml:space="preserve"> </w:t>
      </w:r>
      <w:r>
        <w:rPr>
          <w:rFonts w:ascii="Georgia" w:eastAsia="Georgia" w:hAnsi="Georgia" w:cs="Georgia"/>
          <w:sz w:val="19"/>
          <w:szCs w:val="19"/>
        </w:rPr>
        <w:t>code,</w:t>
      </w:r>
      <w:r>
        <w:rPr>
          <w:rFonts w:ascii="Georgia" w:eastAsia="Georgia" w:hAnsi="Georgia" w:cs="Georgia"/>
          <w:spacing w:val="15"/>
          <w:sz w:val="19"/>
          <w:szCs w:val="19"/>
        </w:rPr>
        <w:t xml:space="preserve"> </w:t>
      </w:r>
      <w:r>
        <w:rPr>
          <w:rFonts w:ascii="Georgia" w:eastAsia="Georgia" w:hAnsi="Georgia" w:cs="Georgia"/>
          <w:sz w:val="19"/>
          <w:szCs w:val="19"/>
        </w:rPr>
        <w:t>uploading</w:t>
      </w:r>
      <w:r>
        <w:rPr>
          <w:rFonts w:ascii="Georgia" w:eastAsia="Georgia" w:hAnsi="Georgia" w:cs="Georgia"/>
          <w:spacing w:val="22"/>
          <w:sz w:val="19"/>
          <w:szCs w:val="19"/>
        </w:rPr>
        <w:t xml:space="preserve"> </w:t>
      </w:r>
      <w:r>
        <w:rPr>
          <w:rFonts w:ascii="Georgia" w:eastAsia="Georgia" w:hAnsi="Georgia" w:cs="Georgia"/>
          <w:sz w:val="19"/>
          <w:szCs w:val="19"/>
        </w:rPr>
        <w:t>a</w:t>
      </w:r>
      <w:r>
        <w:rPr>
          <w:rFonts w:ascii="Georgia" w:eastAsia="Georgia" w:hAnsi="Georgia" w:cs="Georgia"/>
          <w:spacing w:val="8"/>
          <w:sz w:val="19"/>
          <w:szCs w:val="19"/>
        </w:rPr>
        <w:t xml:space="preserve"> </w:t>
      </w:r>
      <w:r>
        <w:rPr>
          <w:rFonts w:ascii="Georgia" w:eastAsia="Georgia" w:hAnsi="Georgia" w:cs="Georgia"/>
          <w:sz w:val="19"/>
          <w:szCs w:val="19"/>
        </w:rPr>
        <w:t>binary</w:t>
      </w:r>
      <w:r>
        <w:rPr>
          <w:rFonts w:ascii="Georgia" w:eastAsia="Georgia" w:hAnsi="Georgia" w:cs="Georgia"/>
          <w:spacing w:val="16"/>
          <w:sz w:val="19"/>
          <w:szCs w:val="19"/>
        </w:rPr>
        <w:t xml:space="preserve"> </w:t>
      </w:r>
      <w:r>
        <w:rPr>
          <w:rFonts w:ascii="Georgia" w:eastAsia="Georgia" w:hAnsi="Georgia" w:cs="Georgia"/>
          <w:sz w:val="19"/>
          <w:szCs w:val="19"/>
        </w:rPr>
        <w:t>to</w:t>
      </w:r>
      <w:r>
        <w:rPr>
          <w:rFonts w:ascii="Georgia" w:eastAsia="Georgia" w:hAnsi="Georgia" w:cs="Georgia"/>
          <w:spacing w:val="8"/>
          <w:sz w:val="19"/>
          <w:szCs w:val="19"/>
        </w:rPr>
        <w:t xml:space="preserve"> </w:t>
      </w:r>
      <w:r>
        <w:rPr>
          <w:rFonts w:ascii="Georgia" w:eastAsia="Georgia" w:hAnsi="Georgia" w:cs="Georgia"/>
          <w:sz w:val="19"/>
          <w:szCs w:val="19"/>
        </w:rPr>
        <w:t>the</w:t>
      </w:r>
      <w:r>
        <w:rPr>
          <w:rFonts w:ascii="Georgia" w:eastAsia="Georgia" w:hAnsi="Georgia" w:cs="Georgia"/>
          <w:spacing w:val="10"/>
          <w:sz w:val="19"/>
          <w:szCs w:val="19"/>
        </w:rPr>
        <w:t xml:space="preserve"> </w:t>
      </w:r>
      <w:r>
        <w:rPr>
          <w:rFonts w:ascii="Georgia" w:eastAsia="Georgia" w:hAnsi="Georgia" w:cs="Georgia"/>
          <w:sz w:val="19"/>
          <w:szCs w:val="19"/>
        </w:rPr>
        <w:t>central</w:t>
      </w:r>
      <w:r>
        <w:rPr>
          <w:rFonts w:ascii="Georgia" w:eastAsia="Georgia" w:hAnsi="Georgia" w:cs="Georgia"/>
          <w:spacing w:val="17"/>
          <w:sz w:val="19"/>
          <w:szCs w:val="19"/>
        </w:rPr>
        <w:t xml:space="preserve"> </w:t>
      </w:r>
      <w:proofErr w:type="spellStart"/>
      <w:r>
        <w:rPr>
          <w:rFonts w:ascii="Georgia" w:eastAsia="Georgia" w:hAnsi="Georgia" w:cs="Georgia"/>
          <w:sz w:val="19"/>
          <w:szCs w:val="19"/>
        </w:rPr>
        <w:t>SourceForge</w:t>
      </w:r>
      <w:proofErr w:type="spellEnd"/>
      <w:r>
        <w:rPr>
          <w:rFonts w:ascii="Georgia" w:eastAsia="Georgia" w:hAnsi="Georgia" w:cs="Georgia"/>
          <w:spacing w:val="26"/>
          <w:sz w:val="19"/>
          <w:szCs w:val="19"/>
        </w:rPr>
        <w:t xml:space="preserve"> </w:t>
      </w:r>
      <w:r>
        <w:rPr>
          <w:rFonts w:ascii="Georgia" w:eastAsia="Georgia" w:hAnsi="Georgia" w:cs="Georgia"/>
          <w:sz w:val="19"/>
          <w:szCs w:val="19"/>
        </w:rPr>
        <w:t>repository.</w:t>
      </w:r>
      <w:r>
        <w:rPr>
          <w:rFonts w:ascii="Georgia" w:eastAsia="Georgia" w:hAnsi="Georgia" w:cs="Georgia"/>
          <w:spacing w:val="45"/>
          <w:sz w:val="19"/>
          <w:szCs w:val="19"/>
        </w:rPr>
        <w:t xml:space="preserve"> </w:t>
      </w:r>
      <w:r>
        <w:rPr>
          <w:rFonts w:ascii="Georgia" w:eastAsia="Georgia" w:hAnsi="Georgia" w:cs="Georgia"/>
          <w:sz w:val="19"/>
          <w:szCs w:val="19"/>
        </w:rPr>
        <w:t>ANTs</w:t>
      </w:r>
      <w:r>
        <w:rPr>
          <w:rFonts w:ascii="Georgia" w:eastAsia="Georgia" w:hAnsi="Georgia" w:cs="Georgia"/>
          <w:spacing w:val="14"/>
          <w:sz w:val="19"/>
          <w:szCs w:val="19"/>
        </w:rPr>
        <w:t xml:space="preserve"> </w:t>
      </w:r>
      <w:r>
        <w:rPr>
          <w:rFonts w:ascii="Georgia" w:eastAsia="Georgia" w:hAnsi="Georgia" w:cs="Georgia"/>
          <w:sz w:val="19"/>
          <w:szCs w:val="19"/>
        </w:rPr>
        <w:t>and</w:t>
      </w:r>
      <w:r>
        <w:rPr>
          <w:rFonts w:ascii="Georgia" w:eastAsia="Georgia" w:hAnsi="Georgia" w:cs="Georgia"/>
          <w:spacing w:val="11"/>
          <w:sz w:val="19"/>
          <w:szCs w:val="19"/>
        </w:rPr>
        <w:t xml:space="preserve"> </w:t>
      </w:r>
      <w:r>
        <w:rPr>
          <w:rFonts w:ascii="Georgia" w:eastAsia="Georgia" w:hAnsi="Georgia" w:cs="Georgia"/>
          <w:sz w:val="19"/>
          <w:szCs w:val="19"/>
        </w:rPr>
        <w:t>ITK-SNAP</w:t>
      </w:r>
      <w:r>
        <w:rPr>
          <w:rFonts w:ascii="Georgia" w:eastAsia="Georgia" w:hAnsi="Georgia" w:cs="Georgia"/>
          <w:spacing w:val="23"/>
          <w:sz w:val="19"/>
          <w:szCs w:val="19"/>
        </w:rPr>
        <w:t xml:space="preserve"> </w:t>
      </w:r>
      <w:r>
        <w:rPr>
          <w:rFonts w:ascii="Georgia" w:eastAsia="Georgia" w:hAnsi="Georgia" w:cs="Georgia"/>
          <w:sz w:val="19"/>
          <w:szCs w:val="19"/>
        </w:rPr>
        <w:t>are</w:t>
      </w:r>
      <w:r>
        <w:rPr>
          <w:rFonts w:ascii="Georgia" w:eastAsia="Georgia" w:hAnsi="Georgia" w:cs="Georgia"/>
          <w:spacing w:val="10"/>
          <w:sz w:val="19"/>
          <w:szCs w:val="19"/>
        </w:rPr>
        <w:t xml:space="preserve"> </w:t>
      </w:r>
      <w:r>
        <w:rPr>
          <w:rFonts w:ascii="Georgia" w:eastAsia="Georgia" w:hAnsi="Georgia" w:cs="Georgia"/>
          <w:sz w:val="19"/>
          <w:szCs w:val="19"/>
        </w:rPr>
        <w:t>documented</w:t>
      </w:r>
      <w:r>
        <w:rPr>
          <w:rFonts w:ascii="Georgia" w:eastAsia="Georgia" w:hAnsi="Georgia" w:cs="Georgia"/>
          <w:spacing w:val="26"/>
          <w:sz w:val="19"/>
          <w:szCs w:val="19"/>
        </w:rPr>
        <w:t xml:space="preserve"> </w:t>
      </w:r>
      <w:r>
        <w:rPr>
          <w:rFonts w:ascii="Georgia" w:eastAsia="Georgia" w:hAnsi="Georgia" w:cs="Georgia"/>
          <w:sz w:val="19"/>
          <w:szCs w:val="19"/>
        </w:rPr>
        <w:t>through</w:t>
      </w:r>
      <w:r>
        <w:rPr>
          <w:rFonts w:ascii="Georgia" w:eastAsia="Georgia" w:hAnsi="Georgia" w:cs="Georgia"/>
          <w:spacing w:val="18"/>
          <w:sz w:val="19"/>
          <w:szCs w:val="19"/>
        </w:rPr>
        <w:t xml:space="preserve"> </w:t>
      </w:r>
      <w:r>
        <w:rPr>
          <w:rFonts w:ascii="Georgia" w:eastAsia="Georgia" w:hAnsi="Georgia" w:cs="Georgia"/>
          <w:sz w:val="19"/>
          <w:szCs w:val="19"/>
        </w:rPr>
        <w:t>video</w:t>
      </w:r>
      <w:r>
        <w:rPr>
          <w:rFonts w:ascii="Georgia" w:eastAsia="Georgia" w:hAnsi="Georgia" w:cs="Georgia"/>
          <w:spacing w:val="14"/>
          <w:sz w:val="19"/>
          <w:szCs w:val="19"/>
        </w:rPr>
        <w:t xml:space="preserve"> </w:t>
      </w:r>
      <w:r>
        <w:rPr>
          <w:rFonts w:ascii="Georgia" w:eastAsia="Georgia" w:hAnsi="Georgia" w:cs="Georgia"/>
          <w:w w:val="102"/>
          <w:sz w:val="19"/>
          <w:szCs w:val="19"/>
        </w:rPr>
        <w:t xml:space="preserve">and </w:t>
      </w:r>
      <w:r>
        <w:rPr>
          <w:rFonts w:ascii="Georgia" w:eastAsia="Georgia" w:hAnsi="Georgia" w:cs="Georgia"/>
          <w:sz w:val="19"/>
          <w:szCs w:val="19"/>
        </w:rPr>
        <w:t>text</w:t>
      </w:r>
      <w:r>
        <w:rPr>
          <w:rFonts w:ascii="Georgia" w:eastAsia="Georgia" w:hAnsi="Georgia" w:cs="Georgia"/>
          <w:spacing w:val="-5"/>
          <w:sz w:val="19"/>
          <w:szCs w:val="19"/>
        </w:rPr>
        <w:t xml:space="preserve"> </w:t>
      </w:r>
      <w:r>
        <w:rPr>
          <w:rFonts w:ascii="Georgia" w:eastAsia="Georgia" w:hAnsi="Georgia" w:cs="Georgia"/>
          <w:sz w:val="19"/>
          <w:szCs w:val="19"/>
        </w:rPr>
        <w:t>tutorials,</w:t>
      </w:r>
      <w:r>
        <w:rPr>
          <w:rFonts w:ascii="Georgia" w:eastAsia="Georgia" w:hAnsi="Georgia" w:cs="Georgia"/>
          <w:spacing w:val="7"/>
          <w:sz w:val="19"/>
          <w:szCs w:val="19"/>
        </w:rPr>
        <w:t xml:space="preserve"> </w:t>
      </w:r>
      <w:r>
        <w:rPr>
          <w:rFonts w:ascii="Georgia" w:eastAsia="Georgia" w:hAnsi="Georgia" w:cs="Georgia"/>
          <w:sz w:val="19"/>
          <w:szCs w:val="19"/>
        </w:rPr>
        <w:t>housed</w:t>
      </w:r>
      <w:r>
        <w:rPr>
          <w:rFonts w:ascii="Georgia" w:eastAsia="Georgia" w:hAnsi="Georgia" w:cs="Georgia"/>
          <w:spacing w:val="1"/>
          <w:sz w:val="19"/>
          <w:szCs w:val="19"/>
        </w:rPr>
        <w:t xml:space="preserve"> </w:t>
      </w:r>
      <w:r>
        <w:rPr>
          <w:rFonts w:ascii="Georgia" w:eastAsia="Georgia" w:hAnsi="Georgia" w:cs="Georgia"/>
          <w:sz w:val="19"/>
          <w:szCs w:val="19"/>
        </w:rPr>
        <w:t>online on</w:t>
      </w:r>
      <w:r>
        <w:rPr>
          <w:rFonts w:ascii="Georgia" w:eastAsia="Georgia" w:hAnsi="Georgia" w:cs="Georgia"/>
          <w:spacing w:val="-7"/>
          <w:sz w:val="19"/>
          <w:szCs w:val="19"/>
        </w:rPr>
        <w:t xml:space="preserve"> </w:t>
      </w:r>
      <w:r>
        <w:rPr>
          <w:rFonts w:ascii="Georgia" w:eastAsia="Georgia" w:hAnsi="Georgia" w:cs="Georgia"/>
          <w:sz w:val="19"/>
          <w:szCs w:val="19"/>
        </w:rPr>
        <w:t>dedicated</w:t>
      </w:r>
      <w:r>
        <w:rPr>
          <w:rFonts w:ascii="Georgia" w:eastAsia="Georgia" w:hAnsi="Georgia" w:cs="Georgia"/>
          <w:spacing w:val="5"/>
          <w:sz w:val="19"/>
          <w:szCs w:val="19"/>
        </w:rPr>
        <w:t xml:space="preserve"> </w:t>
      </w:r>
      <w:r>
        <w:rPr>
          <w:rFonts w:ascii="Georgia" w:eastAsia="Georgia" w:hAnsi="Georgia" w:cs="Georgia"/>
          <w:sz w:val="19"/>
          <w:szCs w:val="19"/>
        </w:rPr>
        <w:t>websites</w:t>
      </w:r>
      <w:r>
        <w:rPr>
          <w:rFonts w:ascii="Georgia" w:eastAsia="Georgia" w:hAnsi="Georgia" w:cs="Georgia"/>
          <w:spacing w:val="3"/>
          <w:sz w:val="19"/>
          <w:szCs w:val="19"/>
        </w:rPr>
        <w:t xml:space="preserve"> </w:t>
      </w:r>
      <w:r>
        <w:rPr>
          <w:rFonts w:ascii="Georgia" w:eastAsia="Georgia" w:hAnsi="Georgia" w:cs="Georgia"/>
          <w:sz w:val="19"/>
          <w:szCs w:val="19"/>
        </w:rPr>
        <w:t>[11,</w:t>
      </w:r>
      <w:r>
        <w:rPr>
          <w:rFonts w:ascii="Georgia" w:eastAsia="Georgia" w:hAnsi="Georgia" w:cs="Georgia"/>
          <w:spacing w:val="1"/>
          <w:sz w:val="19"/>
          <w:szCs w:val="19"/>
        </w:rPr>
        <w:t xml:space="preserve"> </w:t>
      </w:r>
      <w:r>
        <w:rPr>
          <w:rFonts w:ascii="Georgia" w:eastAsia="Georgia" w:hAnsi="Georgia" w:cs="Georgia"/>
          <w:sz w:val="19"/>
          <w:szCs w:val="19"/>
        </w:rPr>
        <w:t>88].</w:t>
      </w:r>
      <w:r>
        <w:rPr>
          <w:rFonts w:ascii="Georgia" w:eastAsia="Georgia" w:hAnsi="Georgia" w:cs="Georgia"/>
          <w:spacing w:val="20"/>
          <w:sz w:val="19"/>
          <w:szCs w:val="19"/>
        </w:rPr>
        <w:t xml:space="preserve"> </w:t>
      </w:r>
      <w:r>
        <w:rPr>
          <w:rFonts w:ascii="Georgia" w:eastAsia="Georgia" w:hAnsi="Georgia" w:cs="Georgia"/>
          <w:sz w:val="19"/>
          <w:szCs w:val="19"/>
        </w:rPr>
        <w:t>A</w:t>
      </w:r>
      <w:r>
        <w:rPr>
          <w:rFonts w:ascii="Georgia" w:eastAsia="Georgia" w:hAnsi="Georgia" w:cs="Georgia"/>
          <w:spacing w:val="-8"/>
          <w:sz w:val="19"/>
          <w:szCs w:val="19"/>
        </w:rPr>
        <w:t xml:space="preserve"> </w:t>
      </w:r>
      <w:r>
        <w:rPr>
          <w:rFonts w:ascii="Georgia" w:eastAsia="Georgia" w:hAnsi="Georgia" w:cs="Georgia"/>
          <w:sz w:val="19"/>
          <w:szCs w:val="19"/>
        </w:rPr>
        <w:t>similar</w:t>
      </w:r>
      <w:r>
        <w:rPr>
          <w:rFonts w:ascii="Georgia" w:eastAsia="Georgia" w:hAnsi="Georgia" w:cs="Georgia"/>
          <w:spacing w:val="1"/>
          <w:sz w:val="19"/>
          <w:szCs w:val="19"/>
        </w:rPr>
        <w:t xml:space="preserve"> </w:t>
      </w:r>
      <w:r>
        <w:rPr>
          <w:rFonts w:ascii="Georgia" w:eastAsia="Georgia" w:hAnsi="Georgia" w:cs="Georgia"/>
          <w:sz w:val="19"/>
          <w:szCs w:val="19"/>
        </w:rPr>
        <w:t>infrastructure</w:t>
      </w:r>
      <w:r>
        <w:rPr>
          <w:rFonts w:ascii="Georgia" w:eastAsia="Georgia" w:hAnsi="Georgia" w:cs="Georgia"/>
          <w:spacing w:val="12"/>
          <w:sz w:val="19"/>
          <w:szCs w:val="19"/>
        </w:rPr>
        <w:t xml:space="preserve"> </w:t>
      </w:r>
      <w:r>
        <w:rPr>
          <w:rFonts w:ascii="Georgia" w:eastAsia="Georgia" w:hAnsi="Georgia" w:cs="Georgia"/>
          <w:sz w:val="19"/>
          <w:szCs w:val="19"/>
        </w:rPr>
        <w:t>will</w:t>
      </w:r>
      <w:r>
        <w:rPr>
          <w:rFonts w:ascii="Georgia" w:eastAsia="Georgia" w:hAnsi="Georgia" w:cs="Georgia"/>
          <w:spacing w:val="-5"/>
          <w:sz w:val="19"/>
          <w:szCs w:val="19"/>
        </w:rPr>
        <w:t xml:space="preserve"> </w:t>
      </w:r>
      <w:r>
        <w:rPr>
          <w:rFonts w:ascii="Georgia" w:eastAsia="Georgia" w:hAnsi="Georgia" w:cs="Georgia"/>
          <w:sz w:val="19"/>
          <w:szCs w:val="19"/>
        </w:rPr>
        <w:t>be</w:t>
      </w:r>
      <w:r>
        <w:rPr>
          <w:rFonts w:ascii="Georgia" w:eastAsia="Georgia" w:hAnsi="Georgia" w:cs="Georgia"/>
          <w:spacing w:val="-7"/>
          <w:sz w:val="19"/>
          <w:szCs w:val="19"/>
        </w:rPr>
        <w:t xml:space="preserve"> </w:t>
      </w:r>
      <w:r>
        <w:rPr>
          <w:rFonts w:ascii="Georgia" w:eastAsia="Georgia" w:hAnsi="Georgia" w:cs="Georgia"/>
          <w:sz w:val="19"/>
          <w:szCs w:val="19"/>
        </w:rPr>
        <w:t>developed</w:t>
      </w:r>
      <w:r>
        <w:rPr>
          <w:rFonts w:ascii="Georgia" w:eastAsia="Georgia" w:hAnsi="Georgia" w:cs="Georgia"/>
          <w:spacing w:val="6"/>
          <w:sz w:val="19"/>
          <w:szCs w:val="19"/>
        </w:rPr>
        <w:t xml:space="preserve"> </w:t>
      </w:r>
      <w:r>
        <w:rPr>
          <w:rFonts w:ascii="Georgia" w:eastAsia="Georgia" w:hAnsi="Georgia" w:cs="Georgia"/>
          <w:sz w:val="19"/>
          <w:szCs w:val="19"/>
        </w:rPr>
        <w:t>for</w:t>
      </w:r>
      <w:r>
        <w:rPr>
          <w:rFonts w:ascii="Georgia" w:eastAsia="Georgia" w:hAnsi="Georgia" w:cs="Georgia"/>
          <w:spacing w:val="-6"/>
          <w:sz w:val="19"/>
          <w:szCs w:val="19"/>
        </w:rPr>
        <w:t xml:space="preserve"> </w:t>
      </w:r>
      <w:r>
        <w:rPr>
          <w:rFonts w:ascii="Georgia" w:eastAsia="Georgia" w:hAnsi="Georgia" w:cs="Georgia"/>
          <w:sz w:val="19"/>
          <w:szCs w:val="19"/>
        </w:rPr>
        <w:t>the</w:t>
      </w:r>
      <w:r>
        <w:rPr>
          <w:rFonts w:ascii="Georgia" w:eastAsia="Georgia" w:hAnsi="Georgia" w:cs="Georgia"/>
          <w:spacing w:val="-6"/>
          <w:sz w:val="19"/>
          <w:szCs w:val="19"/>
        </w:rPr>
        <w:t xml:space="preserve"> </w:t>
      </w:r>
      <w:r>
        <w:rPr>
          <w:rFonts w:ascii="Georgia" w:eastAsia="Georgia" w:hAnsi="Georgia" w:cs="Georgia"/>
          <w:sz w:val="19"/>
          <w:szCs w:val="19"/>
        </w:rPr>
        <w:t>software</w:t>
      </w:r>
      <w:r>
        <w:rPr>
          <w:rFonts w:ascii="Georgia" w:eastAsia="Georgia" w:hAnsi="Georgia" w:cs="Georgia"/>
          <w:spacing w:val="3"/>
          <w:sz w:val="19"/>
          <w:szCs w:val="19"/>
        </w:rPr>
        <w:t xml:space="preserve"> </w:t>
      </w:r>
      <w:r>
        <w:rPr>
          <w:rFonts w:ascii="Georgia" w:eastAsia="Georgia" w:hAnsi="Georgia" w:cs="Georgia"/>
          <w:w w:val="102"/>
          <w:sz w:val="19"/>
          <w:szCs w:val="19"/>
        </w:rPr>
        <w:t xml:space="preserve">resources </w:t>
      </w:r>
      <w:r>
        <w:rPr>
          <w:rFonts w:ascii="Georgia" w:eastAsia="Georgia" w:hAnsi="Georgia" w:cs="Georgia"/>
          <w:sz w:val="19"/>
          <w:szCs w:val="19"/>
        </w:rPr>
        <w:t>proposed</w:t>
      </w:r>
      <w:r>
        <w:rPr>
          <w:rFonts w:ascii="Georgia" w:eastAsia="Georgia" w:hAnsi="Georgia" w:cs="Georgia"/>
          <w:spacing w:val="17"/>
          <w:sz w:val="19"/>
          <w:szCs w:val="19"/>
        </w:rPr>
        <w:t xml:space="preserve"> </w:t>
      </w:r>
      <w:r>
        <w:rPr>
          <w:rFonts w:ascii="Georgia" w:eastAsia="Georgia" w:hAnsi="Georgia" w:cs="Georgia"/>
          <w:sz w:val="19"/>
          <w:szCs w:val="19"/>
        </w:rPr>
        <w:t>in</w:t>
      </w:r>
      <w:r>
        <w:rPr>
          <w:rFonts w:ascii="Georgia" w:eastAsia="Georgia" w:hAnsi="Georgia" w:cs="Georgia"/>
          <w:spacing w:val="6"/>
          <w:sz w:val="19"/>
          <w:szCs w:val="19"/>
        </w:rPr>
        <w:t xml:space="preserve"> </w:t>
      </w:r>
      <w:r>
        <w:rPr>
          <w:rFonts w:ascii="Georgia" w:eastAsia="Georgia" w:hAnsi="Georgia" w:cs="Georgia"/>
          <w:sz w:val="19"/>
          <w:szCs w:val="19"/>
        </w:rPr>
        <w:t>Aim</w:t>
      </w:r>
      <w:r>
        <w:rPr>
          <w:rFonts w:ascii="Georgia" w:eastAsia="Georgia" w:hAnsi="Georgia" w:cs="Georgia"/>
          <w:spacing w:val="8"/>
          <w:sz w:val="19"/>
          <w:szCs w:val="19"/>
        </w:rPr>
        <w:t xml:space="preserve"> </w:t>
      </w:r>
      <w:r>
        <w:rPr>
          <w:rFonts w:ascii="Georgia" w:eastAsia="Georgia" w:hAnsi="Georgia" w:cs="Georgia"/>
          <w:w w:val="103"/>
          <w:sz w:val="19"/>
          <w:szCs w:val="19"/>
        </w:rPr>
        <w:t>1.</w:t>
      </w:r>
    </w:p>
    <w:p w14:paraId="089C2089" w14:textId="77777777" w:rsidR="00E61F9D" w:rsidRDefault="005C64D6">
      <w:pPr>
        <w:spacing w:before="59" w:after="0"/>
        <w:ind w:left="160" w:right="85"/>
        <w:jc w:val="both"/>
        <w:rPr>
          <w:rFonts w:ascii="Georgia" w:eastAsia="Georgia" w:hAnsi="Georgia" w:cs="Georgia"/>
          <w:sz w:val="19"/>
          <w:szCs w:val="19"/>
        </w:rPr>
      </w:pPr>
      <w:proofErr w:type="gramStart"/>
      <w:r>
        <w:rPr>
          <w:rFonts w:ascii="Georgia" w:eastAsia="Georgia" w:hAnsi="Georgia" w:cs="Georgia"/>
          <w:b/>
          <w:bCs/>
          <w:sz w:val="19"/>
          <w:szCs w:val="19"/>
        </w:rPr>
        <w:t>3(c.3)</w:t>
      </w:r>
      <w:r>
        <w:rPr>
          <w:rFonts w:ascii="Georgia" w:eastAsia="Georgia" w:hAnsi="Georgia" w:cs="Georgia"/>
          <w:b/>
          <w:bCs/>
          <w:spacing w:val="27"/>
          <w:sz w:val="19"/>
          <w:szCs w:val="19"/>
        </w:rPr>
        <w:t xml:space="preserve"> </w:t>
      </w:r>
      <w:r>
        <w:rPr>
          <w:rFonts w:ascii="Georgia" w:eastAsia="Georgia" w:hAnsi="Georgia" w:cs="Georgia"/>
          <w:b/>
          <w:bCs/>
          <w:sz w:val="19"/>
          <w:szCs w:val="19"/>
        </w:rPr>
        <w:t>Specific</w:t>
      </w:r>
      <w:r>
        <w:rPr>
          <w:rFonts w:ascii="Georgia" w:eastAsia="Georgia" w:hAnsi="Georgia" w:cs="Georgia"/>
          <w:b/>
          <w:bCs/>
          <w:spacing w:val="31"/>
          <w:sz w:val="19"/>
          <w:szCs w:val="19"/>
        </w:rPr>
        <w:t xml:space="preserve"> </w:t>
      </w:r>
      <w:r>
        <w:rPr>
          <w:rFonts w:ascii="Georgia" w:eastAsia="Georgia" w:hAnsi="Georgia" w:cs="Georgia"/>
          <w:b/>
          <w:bCs/>
          <w:sz w:val="19"/>
          <w:szCs w:val="19"/>
        </w:rPr>
        <w:t>Aim</w:t>
      </w:r>
      <w:r>
        <w:rPr>
          <w:rFonts w:ascii="Georgia" w:eastAsia="Georgia" w:hAnsi="Georgia" w:cs="Georgia"/>
          <w:b/>
          <w:bCs/>
          <w:spacing w:val="24"/>
          <w:sz w:val="19"/>
          <w:szCs w:val="19"/>
        </w:rPr>
        <w:t xml:space="preserve"> </w:t>
      </w:r>
      <w:r>
        <w:rPr>
          <w:rFonts w:ascii="Georgia" w:eastAsia="Georgia" w:hAnsi="Georgia" w:cs="Georgia"/>
          <w:b/>
          <w:bCs/>
          <w:sz w:val="19"/>
          <w:szCs w:val="19"/>
        </w:rPr>
        <w:t>2.</w:t>
      </w:r>
      <w:proofErr w:type="gramEnd"/>
      <w:r>
        <w:rPr>
          <w:rFonts w:ascii="Georgia" w:eastAsia="Georgia" w:hAnsi="Georgia" w:cs="Georgia"/>
          <w:b/>
          <w:bCs/>
          <w:sz w:val="19"/>
          <w:szCs w:val="19"/>
        </w:rPr>
        <w:t xml:space="preserve"> </w:t>
      </w:r>
      <w:r>
        <w:rPr>
          <w:rFonts w:ascii="Georgia" w:eastAsia="Georgia" w:hAnsi="Georgia" w:cs="Georgia"/>
          <w:b/>
          <w:bCs/>
          <w:spacing w:val="18"/>
          <w:sz w:val="19"/>
          <w:szCs w:val="19"/>
        </w:rPr>
        <w:t xml:space="preserve"> </w:t>
      </w:r>
      <w:r>
        <w:rPr>
          <w:rFonts w:ascii="Georgia" w:eastAsia="Georgia" w:hAnsi="Georgia" w:cs="Georgia"/>
          <w:b/>
          <w:bCs/>
          <w:sz w:val="19"/>
          <w:szCs w:val="19"/>
        </w:rPr>
        <w:t>Validate</w:t>
      </w:r>
      <w:r>
        <w:rPr>
          <w:rFonts w:ascii="Georgia" w:eastAsia="Georgia" w:hAnsi="Georgia" w:cs="Georgia"/>
          <w:b/>
          <w:bCs/>
          <w:spacing w:val="32"/>
          <w:sz w:val="19"/>
          <w:szCs w:val="19"/>
        </w:rPr>
        <w:t xml:space="preserve"> </w:t>
      </w:r>
      <w:r>
        <w:rPr>
          <w:rFonts w:ascii="Georgia" w:eastAsia="Georgia" w:hAnsi="Georgia" w:cs="Georgia"/>
          <w:b/>
          <w:bCs/>
          <w:sz w:val="19"/>
          <w:szCs w:val="19"/>
        </w:rPr>
        <w:t>and</w:t>
      </w:r>
      <w:r>
        <w:rPr>
          <w:rFonts w:ascii="Georgia" w:eastAsia="Georgia" w:hAnsi="Georgia" w:cs="Georgia"/>
          <w:b/>
          <w:bCs/>
          <w:spacing w:val="23"/>
          <w:sz w:val="19"/>
          <w:szCs w:val="19"/>
        </w:rPr>
        <w:t xml:space="preserve"> </w:t>
      </w:r>
      <w:r>
        <w:rPr>
          <w:rFonts w:ascii="Georgia" w:eastAsia="Georgia" w:hAnsi="Georgia" w:cs="Georgia"/>
          <w:b/>
          <w:bCs/>
          <w:sz w:val="19"/>
          <w:szCs w:val="19"/>
        </w:rPr>
        <w:t>disseminate</w:t>
      </w:r>
      <w:r>
        <w:rPr>
          <w:rFonts w:ascii="Georgia" w:eastAsia="Georgia" w:hAnsi="Georgia" w:cs="Georgia"/>
          <w:b/>
          <w:bCs/>
          <w:spacing w:val="40"/>
          <w:sz w:val="19"/>
          <w:szCs w:val="19"/>
        </w:rPr>
        <w:t xml:space="preserve"> </w:t>
      </w:r>
      <w:r>
        <w:rPr>
          <w:rFonts w:ascii="Georgia" w:eastAsia="Georgia" w:hAnsi="Georgia" w:cs="Georgia"/>
          <w:b/>
          <w:bCs/>
          <w:sz w:val="19"/>
          <w:szCs w:val="19"/>
        </w:rPr>
        <w:t>the</w:t>
      </w:r>
      <w:r>
        <w:rPr>
          <w:rFonts w:ascii="Georgia" w:eastAsia="Georgia" w:hAnsi="Georgia" w:cs="Georgia"/>
          <w:b/>
          <w:bCs/>
          <w:spacing w:val="22"/>
          <w:sz w:val="19"/>
          <w:szCs w:val="19"/>
        </w:rPr>
        <w:t xml:space="preserve"> </w:t>
      </w:r>
      <w:r>
        <w:rPr>
          <w:rFonts w:ascii="Georgia" w:eastAsia="Georgia" w:hAnsi="Georgia" w:cs="Georgia"/>
          <w:b/>
          <w:bCs/>
          <w:sz w:val="19"/>
          <w:szCs w:val="19"/>
        </w:rPr>
        <w:t>developed</w:t>
      </w:r>
      <w:r>
        <w:rPr>
          <w:rFonts w:ascii="Georgia" w:eastAsia="Georgia" w:hAnsi="Georgia" w:cs="Georgia"/>
          <w:b/>
          <w:bCs/>
          <w:spacing w:val="36"/>
          <w:sz w:val="19"/>
          <w:szCs w:val="19"/>
        </w:rPr>
        <w:t xml:space="preserve"> </w:t>
      </w:r>
      <w:r>
        <w:rPr>
          <w:rFonts w:ascii="Georgia" w:eastAsia="Georgia" w:hAnsi="Georgia" w:cs="Georgia"/>
          <w:b/>
          <w:bCs/>
          <w:sz w:val="19"/>
          <w:szCs w:val="19"/>
        </w:rPr>
        <w:t>ITK-Lung</w:t>
      </w:r>
      <w:r>
        <w:rPr>
          <w:rFonts w:ascii="Georgia" w:eastAsia="Georgia" w:hAnsi="Georgia" w:cs="Georgia"/>
          <w:b/>
          <w:bCs/>
          <w:spacing w:val="35"/>
          <w:sz w:val="19"/>
          <w:szCs w:val="19"/>
        </w:rPr>
        <w:t xml:space="preserve"> </w:t>
      </w:r>
      <w:r>
        <w:rPr>
          <w:rFonts w:ascii="Georgia" w:eastAsia="Georgia" w:hAnsi="Georgia" w:cs="Georgia"/>
          <w:b/>
          <w:bCs/>
          <w:sz w:val="19"/>
          <w:szCs w:val="19"/>
        </w:rPr>
        <w:t>resources</w:t>
      </w:r>
      <w:r>
        <w:rPr>
          <w:rFonts w:ascii="Georgia" w:eastAsia="Georgia" w:hAnsi="Georgia" w:cs="Georgia"/>
          <w:b/>
          <w:bCs/>
          <w:spacing w:val="35"/>
          <w:sz w:val="19"/>
          <w:szCs w:val="19"/>
        </w:rPr>
        <w:t xml:space="preserve"> </w:t>
      </w:r>
      <w:r>
        <w:rPr>
          <w:rFonts w:ascii="Georgia" w:eastAsia="Georgia" w:hAnsi="Georgia" w:cs="Georgia"/>
          <w:b/>
          <w:bCs/>
          <w:sz w:val="19"/>
          <w:szCs w:val="19"/>
        </w:rPr>
        <w:t>by</w:t>
      </w:r>
      <w:r>
        <w:rPr>
          <w:rFonts w:ascii="Georgia" w:eastAsia="Georgia" w:hAnsi="Georgia" w:cs="Georgia"/>
          <w:b/>
          <w:bCs/>
          <w:spacing w:val="21"/>
          <w:sz w:val="19"/>
          <w:szCs w:val="19"/>
        </w:rPr>
        <w:t xml:space="preserve"> </w:t>
      </w:r>
      <w:r>
        <w:rPr>
          <w:rFonts w:ascii="Georgia" w:eastAsia="Georgia" w:hAnsi="Georgia" w:cs="Georgia"/>
          <w:b/>
          <w:bCs/>
          <w:sz w:val="19"/>
          <w:szCs w:val="19"/>
        </w:rPr>
        <w:t>leveraging</w:t>
      </w:r>
      <w:r>
        <w:rPr>
          <w:rFonts w:ascii="Georgia" w:eastAsia="Georgia" w:hAnsi="Georgia" w:cs="Georgia"/>
          <w:b/>
          <w:bCs/>
          <w:spacing w:val="36"/>
          <w:sz w:val="19"/>
          <w:szCs w:val="19"/>
        </w:rPr>
        <w:t xml:space="preserve"> </w:t>
      </w:r>
      <w:r>
        <w:rPr>
          <w:rFonts w:ascii="Georgia" w:eastAsia="Georgia" w:hAnsi="Georgia" w:cs="Georgia"/>
          <w:b/>
          <w:bCs/>
          <w:sz w:val="19"/>
          <w:szCs w:val="19"/>
        </w:rPr>
        <w:t>use</w:t>
      </w:r>
      <w:r>
        <w:rPr>
          <w:rFonts w:ascii="Georgia" w:eastAsia="Georgia" w:hAnsi="Georgia" w:cs="Georgia"/>
          <w:b/>
          <w:bCs/>
          <w:spacing w:val="23"/>
          <w:sz w:val="19"/>
          <w:szCs w:val="19"/>
        </w:rPr>
        <w:t xml:space="preserve"> </w:t>
      </w:r>
      <w:r>
        <w:rPr>
          <w:rFonts w:ascii="Georgia" w:eastAsia="Georgia" w:hAnsi="Georgia" w:cs="Georgia"/>
          <w:b/>
          <w:bCs/>
          <w:w w:val="102"/>
          <w:sz w:val="19"/>
          <w:szCs w:val="19"/>
        </w:rPr>
        <w:t xml:space="preserve">cases </w:t>
      </w:r>
      <w:r>
        <w:rPr>
          <w:rFonts w:ascii="Georgia" w:eastAsia="Georgia" w:hAnsi="Georgia" w:cs="Georgia"/>
          <w:b/>
          <w:bCs/>
          <w:sz w:val="19"/>
          <w:szCs w:val="19"/>
        </w:rPr>
        <w:t>from</w:t>
      </w:r>
      <w:r>
        <w:rPr>
          <w:rFonts w:ascii="Georgia" w:eastAsia="Georgia" w:hAnsi="Georgia" w:cs="Georgia"/>
          <w:b/>
          <w:bCs/>
          <w:spacing w:val="5"/>
          <w:sz w:val="19"/>
          <w:szCs w:val="19"/>
        </w:rPr>
        <w:t xml:space="preserve"> </w:t>
      </w:r>
      <w:r>
        <w:rPr>
          <w:rFonts w:ascii="Georgia" w:eastAsia="Georgia" w:hAnsi="Georgia" w:cs="Georgia"/>
          <w:b/>
          <w:bCs/>
          <w:sz w:val="19"/>
          <w:szCs w:val="19"/>
        </w:rPr>
        <w:t>a</w:t>
      </w:r>
      <w:r>
        <w:rPr>
          <w:rFonts w:ascii="Georgia" w:eastAsia="Georgia" w:hAnsi="Georgia" w:cs="Georgia"/>
          <w:b/>
          <w:bCs/>
          <w:spacing w:val="-3"/>
          <w:sz w:val="19"/>
          <w:szCs w:val="19"/>
        </w:rPr>
        <w:t xml:space="preserve"> </w:t>
      </w:r>
      <w:r>
        <w:rPr>
          <w:rFonts w:ascii="Georgia" w:eastAsia="Georgia" w:hAnsi="Georgia" w:cs="Georgia"/>
          <w:b/>
          <w:bCs/>
          <w:sz w:val="19"/>
          <w:szCs w:val="19"/>
        </w:rPr>
        <w:t>broad</w:t>
      </w:r>
      <w:r>
        <w:rPr>
          <w:rFonts w:ascii="Georgia" w:eastAsia="Georgia" w:hAnsi="Georgia" w:cs="Georgia"/>
          <w:b/>
          <w:bCs/>
          <w:spacing w:val="7"/>
          <w:sz w:val="19"/>
          <w:szCs w:val="19"/>
        </w:rPr>
        <w:t xml:space="preserve"> </w:t>
      </w:r>
      <w:r>
        <w:rPr>
          <w:rFonts w:ascii="Georgia" w:eastAsia="Georgia" w:hAnsi="Georgia" w:cs="Georgia"/>
          <w:b/>
          <w:bCs/>
          <w:sz w:val="19"/>
          <w:szCs w:val="19"/>
        </w:rPr>
        <w:t>network</w:t>
      </w:r>
      <w:r>
        <w:rPr>
          <w:rFonts w:ascii="Georgia" w:eastAsia="Georgia" w:hAnsi="Georgia" w:cs="Georgia"/>
          <w:b/>
          <w:bCs/>
          <w:spacing w:val="11"/>
          <w:sz w:val="19"/>
          <w:szCs w:val="19"/>
        </w:rPr>
        <w:t xml:space="preserve"> </w:t>
      </w:r>
      <w:r>
        <w:rPr>
          <w:rFonts w:ascii="Georgia" w:eastAsia="Georgia" w:hAnsi="Georgia" w:cs="Georgia"/>
          <w:b/>
          <w:bCs/>
          <w:sz w:val="19"/>
          <w:szCs w:val="19"/>
        </w:rPr>
        <w:t>of</w:t>
      </w:r>
      <w:r>
        <w:rPr>
          <w:rFonts w:ascii="Georgia" w:eastAsia="Georgia" w:hAnsi="Georgia" w:cs="Georgia"/>
          <w:b/>
          <w:bCs/>
          <w:spacing w:val="-1"/>
          <w:sz w:val="19"/>
          <w:szCs w:val="19"/>
        </w:rPr>
        <w:t xml:space="preserve"> </w:t>
      </w:r>
      <w:r>
        <w:rPr>
          <w:rFonts w:ascii="Georgia" w:eastAsia="Georgia" w:hAnsi="Georgia" w:cs="Georgia"/>
          <w:b/>
          <w:bCs/>
          <w:sz w:val="19"/>
          <w:szCs w:val="19"/>
        </w:rPr>
        <w:t>partner</w:t>
      </w:r>
      <w:r>
        <w:rPr>
          <w:rFonts w:ascii="Georgia" w:eastAsia="Georgia" w:hAnsi="Georgia" w:cs="Georgia"/>
          <w:b/>
          <w:bCs/>
          <w:spacing w:val="10"/>
          <w:sz w:val="19"/>
          <w:szCs w:val="19"/>
        </w:rPr>
        <w:t xml:space="preserve"> </w:t>
      </w:r>
      <w:r>
        <w:rPr>
          <w:rFonts w:ascii="Georgia" w:eastAsia="Georgia" w:hAnsi="Georgia" w:cs="Georgia"/>
          <w:b/>
          <w:bCs/>
          <w:sz w:val="19"/>
          <w:szCs w:val="19"/>
        </w:rPr>
        <w:t>investigators</w:t>
      </w:r>
      <w:r>
        <w:rPr>
          <w:rFonts w:ascii="Georgia" w:eastAsia="Georgia" w:hAnsi="Georgia" w:cs="Georgia"/>
          <w:b/>
          <w:bCs/>
          <w:spacing w:val="20"/>
          <w:sz w:val="19"/>
          <w:szCs w:val="19"/>
        </w:rPr>
        <w:t xml:space="preserve"> </w:t>
      </w:r>
      <w:r>
        <w:rPr>
          <w:rFonts w:ascii="Georgia" w:eastAsia="Georgia" w:hAnsi="Georgia" w:cs="Georgia"/>
          <w:b/>
          <w:bCs/>
          <w:sz w:val="19"/>
          <w:szCs w:val="19"/>
        </w:rPr>
        <w:t>representing</w:t>
      </w:r>
      <w:r>
        <w:rPr>
          <w:rFonts w:ascii="Georgia" w:eastAsia="Georgia" w:hAnsi="Georgia" w:cs="Georgia"/>
          <w:b/>
          <w:bCs/>
          <w:spacing w:val="20"/>
          <w:sz w:val="19"/>
          <w:szCs w:val="19"/>
        </w:rPr>
        <w:t xml:space="preserve"> </w:t>
      </w:r>
      <w:r>
        <w:rPr>
          <w:rFonts w:ascii="Georgia" w:eastAsia="Georgia" w:hAnsi="Georgia" w:cs="Georgia"/>
          <w:b/>
          <w:bCs/>
          <w:sz w:val="19"/>
          <w:szCs w:val="19"/>
        </w:rPr>
        <w:t>the</w:t>
      </w:r>
      <w:r>
        <w:rPr>
          <w:rFonts w:ascii="Georgia" w:eastAsia="Georgia" w:hAnsi="Georgia" w:cs="Georgia"/>
          <w:b/>
          <w:bCs/>
          <w:spacing w:val="1"/>
          <w:sz w:val="19"/>
          <w:szCs w:val="19"/>
        </w:rPr>
        <w:t xml:space="preserve"> </w:t>
      </w:r>
      <w:r>
        <w:rPr>
          <w:rFonts w:ascii="Georgia" w:eastAsia="Georgia" w:hAnsi="Georgia" w:cs="Georgia"/>
          <w:b/>
          <w:bCs/>
          <w:sz w:val="19"/>
          <w:szCs w:val="19"/>
        </w:rPr>
        <w:t>state-of-the-science</w:t>
      </w:r>
      <w:r>
        <w:rPr>
          <w:rFonts w:ascii="Georgia" w:eastAsia="Georgia" w:hAnsi="Georgia" w:cs="Georgia"/>
          <w:b/>
          <w:bCs/>
          <w:spacing w:val="33"/>
          <w:sz w:val="19"/>
          <w:szCs w:val="19"/>
        </w:rPr>
        <w:t xml:space="preserve"> </w:t>
      </w:r>
      <w:r>
        <w:rPr>
          <w:rFonts w:ascii="Georgia" w:eastAsia="Georgia" w:hAnsi="Georgia" w:cs="Georgia"/>
          <w:b/>
          <w:bCs/>
          <w:sz w:val="19"/>
          <w:szCs w:val="19"/>
        </w:rPr>
        <w:t>in</w:t>
      </w:r>
      <w:r>
        <w:rPr>
          <w:rFonts w:ascii="Georgia" w:eastAsia="Georgia" w:hAnsi="Georgia" w:cs="Georgia"/>
          <w:b/>
          <w:bCs/>
          <w:spacing w:val="-1"/>
          <w:sz w:val="19"/>
          <w:szCs w:val="19"/>
        </w:rPr>
        <w:t xml:space="preserve"> </w:t>
      </w:r>
      <w:r>
        <w:rPr>
          <w:rFonts w:ascii="Georgia" w:eastAsia="Georgia" w:hAnsi="Georgia" w:cs="Georgia"/>
          <w:b/>
          <w:bCs/>
          <w:sz w:val="19"/>
          <w:szCs w:val="19"/>
        </w:rPr>
        <w:t>lung</w:t>
      </w:r>
      <w:r>
        <w:rPr>
          <w:rFonts w:ascii="Georgia" w:eastAsia="Georgia" w:hAnsi="Georgia" w:cs="Georgia"/>
          <w:b/>
          <w:bCs/>
          <w:spacing w:val="4"/>
          <w:sz w:val="19"/>
          <w:szCs w:val="19"/>
        </w:rPr>
        <w:t xml:space="preserve"> </w:t>
      </w:r>
      <w:r>
        <w:rPr>
          <w:rFonts w:ascii="Georgia" w:eastAsia="Georgia" w:hAnsi="Georgia" w:cs="Georgia"/>
          <w:b/>
          <w:bCs/>
          <w:sz w:val="19"/>
          <w:szCs w:val="19"/>
        </w:rPr>
        <w:t>imaging</w:t>
      </w:r>
      <w:r>
        <w:rPr>
          <w:rFonts w:ascii="Georgia" w:eastAsia="Georgia" w:hAnsi="Georgia" w:cs="Georgia"/>
          <w:b/>
          <w:bCs/>
          <w:spacing w:val="11"/>
          <w:sz w:val="19"/>
          <w:szCs w:val="19"/>
        </w:rPr>
        <w:t xml:space="preserve"> </w:t>
      </w:r>
      <w:r>
        <w:rPr>
          <w:rFonts w:ascii="Georgia" w:eastAsia="Georgia" w:hAnsi="Georgia" w:cs="Georgia"/>
          <w:b/>
          <w:bCs/>
          <w:w w:val="102"/>
          <w:sz w:val="19"/>
          <w:szCs w:val="19"/>
        </w:rPr>
        <w:t>research</w:t>
      </w:r>
    </w:p>
    <w:p w14:paraId="6898E535" w14:textId="77777777" w:rsidR="00E61F9D" w:rsidRDefault="005C64D6">
      <w:pPr>
        <w:spacing w:before="60" w:after="0" w:line="277" w:lineRule="auto"/>
        <w:ind w:left="120" w:right="52" w:hanging="6"/>
        <w:jc w:val="both"/>
        <w:rPr>
          <w:rFonts w:ascii="Georgia" w:eastAsia="Georgia" w:hAnsi="Georgia" w:cs="Georgia"/>
          <w:sz w:val="19"/>
          <w:szCs w:val="19"/>
        </w:rPr>
      </w:pPr>
      <w:r>
        <w:rPr>
          <w:rFonts w:ascii="Georgia" w:eastAsia="Georgia" w:hAnsi="Georgia" w:cs="Georgia"/>
          <w:sz w:val="19"/>
          <w:szCs w:val="19"/>
        </w:rPr>
        <w:t>This</w:t>
      </w:r>
      <w:r>
        <w:rPr>
          <w:rFonts w:ascii="Georgia" w:eastAsia="Georgia" w:hAnsi="Georgia" w:cs="Georgia"/>
          <w:spacing w:val="19"/>
          <w:sz w:val="19"/>
          <w:szCs w:val="19"/>
        </w:rPr>
        <w:t xml:space="preserve"> </w:t>
      </w:r>
      <w:r>
        <w:rPr>
          <w:rFonts w:ascii="Georgia" w:eastAsia="Georgia" w:hAnsi="Georgia" w:cs="Georgia"/>
          <w:sz w:val="19"/>
          <w:szCs w:val="19"/>
        </w:rPr>
        <w:t>aim</w:t>
      </w:r>
      <w:r>
        <w:rPr>
          <w:rFonts w:ascii="Georgia" w:eastAsia="Georgia" w:hAnsi="Georgia" w:cs="Georgia"/>
          <w:spacing w:val="18"/>
          <w:sz w:val="19"/>
          <w:szCs w:val="19"/>
        </w:rPr>
        <w:t xml:space="preserve"> </w:t>
      </w:r>
      <w:r>
        <w:rPr>
          <w:rFonts w:ascii="Georgia" w:eastAsia="Georgia" w:hAnsi="Georgia" w:cs="Georgia"/>
          <w:sz w:val="19"/>
          <w:szCs w:val="19"/>
        </w:rPr>
        <w:t>builds</w:t>
      </w:r>
      <w:r>
        <w:rPr>
          <w:rFonts w:ascii="Georgia" w:eastAsia="Georgia" w:hAnsi="Georgia" w:cs="Georgia"/>
          <w:spacing w:val="22"/>
          <w:sz w:val="19"/>
          <w:szCs w:val="19"/>
        </w:rPr>
        <w:t xml:space="preserve"> </w:t>
      </w:r>
      <w:r>
        <w:rPr>
          <w:rFonts w:ascii="Georgia" w:eastAsia="Georgia" w:hAnsi="Georgia" w:cs="Georgia"/>
          <w:sz w:val="19"/>
          <w:szCs w:val="19"/>
        </w:rPr>
        <w:t>on</w:t>
      </w:r>
      <w:r>
        <w:rPr>
          <w:rFonts w:ascii="Georgia" w:eastAsia="Georgia" w:hAnsi="Georgia" w:cs="Georgia"/>
          <w:spacing w:val="16"/>
          <w:sz w:val="19"/>
          <w:szCs w:val="19"/>
        </w:rPr>
        <w:t xml:space="preserve"> </w:t>
      </w:r>
      <w:r>
        <w:rPr>
          <w:rFonts w:ascii="Georgia" w:eastAsia="Georgia" w:hAnsi="Georgia" w:cs="Georgia"/>
          <w:sz w:val="19"/>
          <w:szCs w:val="19"/>
        </w:rPr>
        <w:t>the</w:t>
      </w:r>
      <w:r>
        <w:rPr>
          <w:rFonts w:ascii="Georgia" w:eastAsia="Georgia" w:hAnsi="Georgia" w:cs="Georgia"/>
          <w:spacing w:val="17"/>
          <w:sz w:val="19"/>
          <w:szCs w:val="19"/>
        </w:rPr>
        <w:t xml:space="preserve"> </w:t>
      </w:r>
      <w:r>
        <w:rPr>
          <w:rFonts w:ascii="Georgia" w:eastAsia="Georgia" w:hAnsi="Georgia" w:cs="Georgia"/>
          <w:sz w:val="19"/>
          <w:szCs w:val="19"/>
        </w:rPr>
        <w:t>project</w:t>
      </w:r>
      <w:r>
        <w:rPr>
          <w:rFonts w:ascii="Georgia" w:eastAsia="Georgia" w:hAnsi="Georgia" w:cs="Georgia"/>
          <w:spacing w:val="24"/>
          <w:sz w:val="19"/>
          <w:szCs w:val="19"/>
        </w:rPr>
        <w:t xml:space="preserve"> </w:t>
      </w:r>
      <w:r>
        <w:rPr>
          <w:rFonts w:ascii="Georgia" w:eastAsia="Georgia" w:hAnsi="Georgia" w:cs="Georgia"/>
          <w:sz w:val="19"/>
          <w:szCs w:val="19"/>
        </w:rPr>
        <w:t>team’s</w:t>
      </w:r>
      <w:r>
        <w:rPr>
          <w:rFonts w:ascii="Georgia" w:eastAsia="Georgia" w:hAnsi="Georgia" w:cs="Georgia"/>
          <w:spacing w:val="23"/>
          <w:sz w:val="19"/>
          <w:szCs w:val="19"/>
        </w:rPr>
        <w:t xml:space="preserve"> </w:t>
      </w:r>
      <w:r>
        <w:rPr>
          <w:rFonts w:ascii="Georgia" w:eastAsia="Georgia" w:hAnsi="Georgia" w:cs="Georgia"/>
          <w:sz w:val="19"/>
          <w:szCs w:val="19"/>
        </w:rPr>
        <w:t>long</w:t>
      </w:r>
      <w:r>
        <w:rPr>
          <w:rFonts w:ascii="Georgia" w:eastAsia="Georgia" w:hAnsi="Georgia" w:cs="Georgia"/>
          <w:spacing w:val="19"/>
          <w:sz w:val="19"/>
          <w:szCs w:val="19"/>
        </w:rPr>
        <w:t xml:space="preserve"> </w:t>
      </w:r>
      <w:r>
        <w:rPr>
          <w:rFonts w:ascii="Georgia" w:eastAsia="Georgia" w:hAnsi="Georgia" w:cs="Georgia"/>
          <w:sz w:val="19"/>
          <w:szCs w:val="19"/>
        </w:rPr>
        <w:t>and</w:t>
      </w:r>
      <w:r>
        <w:rPr>
          <w:rFonts w:ascii="Georgia" w:eastAsia="Georgia" w:hAnsi="Georgia" w:cs="Georgia"/>
          <w:spacing w:val="18"/>
          <w:sz w:val="19"/>
          <w:szCs w:val="19"/>
        </w:rPr>
        <w:t xml:space="preserve"> </w:t>
      </w:r>
      <w:r>
        <w:rPr>
          <w:rFonts w:ascii="Georgia" w:eastAsia="Georgia" w:hAnsi="Georgia" w:cs="Georgia"/>
          <w:sz w:val="19"/>
          <w:szCs w:val="19"/>
        </w:rPr>
        <w:t>successful</w:t>
      </w:r>
      <w:r>
        <w:rPr>
          <w:rFonts w:ascii="Georgia" w:eastAsia="Georgia" w:hAnsi="Georgia" w:cs="Georgia"/>
          <w:spacing w:val="29"/>
          <w:sz w:val="19"/>
          <w:szCs w:val="19"/>
        </w:rPr>
        <w:t xml:space="preserve"> </w:t>
      </w:r>
      <w:r>
        <w:rPr>
          <w:rFonts w:ascii="Georgia" w:eastAsia="Georgia" w:hAnsi="Georgia" w:cs="Georgia"/>
          <w:sz w:val="19"/>
          <w:szCs w:val="19"/>
        </w:rPr>
        <w:t>track</w:t>
      </w:r>
      <w:r>
        <w:rPr>
          <w:rFonts w:ascii="Georgia" w:eastAsia="Georgia" w:hAnsi="Georgia" w:cs="Georgia"/>
          <w:spacing w:val="21"/>
          <w:sz w:val="19"/>
          <w:szCs w:val="19"/>
        </w:rPr>
        <w:t xml:space="preserve"> </w:t>
      </w:r>
      <w:r>
        <w:rPr>
          <w:rFonts w:ascii="Georgia" w:eastAsia="Georgia" w:hAnsi="Georgia" w:cs="Georgia"/>
          <w:sz w:val="19"/>
          <w:szCs w:val="19"/>
        </w:rPr>
        <w:t>record</w:t>
      </w:r>
      <w:r>
        <w:rPr>
          <w:rFonts w:ascii="Georgia" w:eastAsia="Georgia" w:hAnsi="Georgia" w:cs="Georgia"/>
          <w:spacing w:val="23"/>
          <w:sz w:val="19"/>
          <w:szCs w:val="19"/>
        </w:rPr>
        <w:t xml:space="preserve"> </w:t>
      </w:r>
      <w:r>
        <w:rPr>
          <w:rFonts w:ascii="Georgia" w:eastAsia="Georgia" w:hAnsi="Georgia" w:cs="Georgia"/>
          <w:sz w:val="19"/>
          <w:szCs w:val="19"/>
        </w:rPr>
        <w:t>of</w:t>
      </w:r>
      <w:r>
        <w:rPr>
          <w:rFonts w:ascii="Georgia" w:eastAsia="Georgia" w:hAnsi="Georgia" w:cs="Georgia"/>
          <w:spacing w:val="15"/>
          <w:sz w:val="19"/>
          <w:szCs w:val="19"/>
        </w:rPr>
        <w:t xml:space="preserve"> </w:t>
      </w:r>
      <w:r>
        <w:rPr>
          <w:rFonts w:ascii="Georgia" w:eastAsia="Georgia" w:hAnsi="Georgia" w:cs="Georgia"/>
          <w:sz w:val="19"/>
          <w:szCs w:val="19"/>
        </w:rPr>
        <w:t>collaboration</w:t>
      </w:r>
      <w:r>
        <w:rPr>
          <w:rFonts w:ascii="Georgia" w:eastAsia="Georgia" w:hAnsi="Georgia" w:cs="Georgia"/>
          <w:spacing w:val="34"/>
          <w:sz w:val="19"/>
          <w:szCs w:val="19"/>
        </w:rPr>
        <w:t xml:space="preserve"> </w:t>
      </w:r>
      <w:r>
        <w:rPr>
          <w:rFonts w:ascii="Georgia" w:eastAsia="Georgia" w:hAnsi="Georgia" w:cs="Georgia"/>
          <w:sz w:val="19"/>
          <w:szCs w:val="19"/>
        </w:rPr>
        <w:t>with</w:t>
      </w:r>
      <w:r>
        <w:rPr>
          <w:rFonts w:ascii="Georgia" w:eastAsia="Georgia" w:hAnsi="Georgia" w:cs="Georgia"/>
          <w:spacing w:val="19"/>
          <w:sz w:val="19"/>
          <w:szCs w:val="19"/>
        </w:rPr>
        <w:t xml:space="preserve"> </w:t>
      </w:r>
      <w:r>
        <w:rPr>
          <w:rFonts w:ascii="Georgia" w:eastAsia="Georgia" w:hAnsi="Georgia" w:cs="Georgia"/>
          <w:sz w:val="19"/>
          <w:szCs w:val="19"/>
        </w:rPr>
        <w:t>the</w:t>
      </w:r>
      <w:r>
        <w:rPr>
          <w:rFonts w:ascii="Georgia" w:eastAsia="Georgia" w:hAnsi="Georgia" w:cs="Georgia"/>
          <w:spacing w:val="17"/>
          <w:sz w:val="19"/>
          <w:szCs w:val="19"/>
        </w:rPr>
        <w:t xml:space="preserve"> </w:t>
      </w:r>
      <w:r>
        <w:rPr>
          <w:rFonts w:ascii="Georgia" w:eastAsia="Georgia" w:hAnsi="Georgia" w:cs="Georgia"/>
          <w:sz w:val="19"/>
          <w:szCs w:val="19"/>
        </w:rPr>
        <w:t>general</w:t>
      </w:r>
      <w:r>
        <w:rPr>
          <w:rFonts w:ascii="Georgia" w:eastAsia="Georgia" w:hAnsi="Georgia" w:cs="Georgia"/>
          <w:spacing w:val="24"/>
          <w:sz w:val="19"/>
          <w:szCs w:val="19"/>
        </w:rPr>
        <w:t xml:space="preserve"> </w:t>
      </w:r>
      <w:r>
        <w:rPr>
          <w:rFonts w:ascii="Georgia" w:eastAsia="Georgia" w:hAnsi="Georgia" w:cs="Georgia"/>
          <w:sz w:val="19"/>
          <w:szCs w:val="19"/>
        </w:rPr>
        <w:t>user</w:t>
      </w:r>
      <w:r>
        <w:rPr>
          <w:rFonts w:ascii="Georgia" w:eastAsia="Georgia" w:hAnsi="Georgia" w:cs="Georgia"/>
          <w:spacing w:val="19"/>
          <w:sz w:val="19"/>
          <w:szCs w:val="19"/>
        </w:rPr>
        <w:t xml:space="preserve"> </w:t>
      </w:r>
      <w:r>
        <w:rPr>
          <w:rFonts w:ascii="Georgia" w:eastAsia="Georgia" w:hAnsi="Georgia" w:cs="Georgia"/>
          <w:sz w:val="19"/>
          <w:szCs w:val="19"/>
        </w:rPr>
        <w:t xml:space="preserve">community. </w:t>
      </w:r>
      <w:r>
        <w:rPr>
          <w:rFonts w:ascii="Georgia" w:eastAsia="Georgia" w:hAnsi="Georgia" w:cs="Georgia"/>
          <w:spacing w:val="22"/>
          <w:sz w:val="19"/>
          <w:szCs w:val="19"/>
        </w:rPr>
        <w:t xml:space="preserve"> </w:t>
      </w:r>
      <w:r>
        <w:rPr>
          <w:rFonts w:ascii="Georgia" w:eastAsia="Georgia" w:hAnsi="Georgia" w:cs="Georgia"/>
          <w:w w:val="103"/>
          <w:sz w:val="19"/>
          <w:szCs w:val="19"/>
        </w:rPr>
        <w:t xml:space="preserve">In </w:t>
      </w:r>
      <w:r>
        <w:rPr>
          <w:rFonts w:ascii="Georgia" w:eastAsia="Georgia" w:hAnsi="Georgia" w:cs="Georgia"/>
          <w:sz w:val="19"/>
          <w:szCs w:val="19"/>
        </w:rPr>
        <w:t>particular,</w:t>
      </w:r>
      <w:r>
        <w:rPr>
          <w:rFonts w:ascii="Georgia" w:eastAsia="Georgia" w:hAnsi="Georgia" w:cs="Georgia"/>
          <w:spacing w:val="38"/>
          <w:sz w:val="19"/>
          <w:szCs w:val="19"/>
        </w:rPr>
        <w:t xml:space="preserve"> </w:t>
      </w:r>
      <w:r>
        <w:rPr>
          <w:rFonts w:ascii="Georgia" w:eastAsia="Georgia" w:hAnsi="Georgia" w:cs="Georgia"/>
          <w:sz w:val="19"/>
          <w:szCs w:val="19"/>
        </w:rPr>
        <w:t>the</w:t>
      </w:r>
      <w:r>
        <w:rPr>
          <w:rFonts w:ascii="Georgia" w:eastAsia="Georgia" w:hAnsi="Georgia" w:cs="Georgia"/>
          <w:spacing w:val="21"/>
          <w:sz w:val="19"/>
          <w:szCs w:val="19"/>
        </w:rPr>
        <w:t xml:space="preserve"> </w:t>
      </w:r>
      <w:r>
        <w:rPr>
          <w:rFonts w:ascii="Georgia" w:eastAsia="Georgia" w:hAnsi="Georgia" w:cs="Georgia"/>
          <w:sz w:val="19"/>
          <w:szCs w:val="19"/>
        </w:rPr>
        <w:t>investigator-</w:t>
      </w:r>
      <w:proofErr w:type="gramStart"/>
      <w:r>
        <w:rPr>
          <w:rFonts w:ascii="Georgia" w:eastAsia="Georgia" w:hAnsi="Georgia" w:cs="Georgia"/>
          <w:sz w:val="19"/>
          <w:szCs w:val="19"/>
        </w:rPr>
        <w:t xml:space="preserve">driven </w:t>
      </w:r>
      <w:r>
        <w:rPr>
          <w:rFonts w:ascii="Georgia" w:eastAsia="Georgia" w:hAnsi="Georgia" w:cs="Georgia"/>
          <w:spacing w:val="2"/>
          <w:sz w:val="19"/>
          <w:szCs w:val="19"/>
        </w:rPr>
        <w:t xml:space="preserve"> </w:t>
      </w:r>
      <w:r>
        <w:rPr>
          <w:rFonts w:ascii="Georgia" w:eastAsia="Georgia" w:hAnsi="Georgia" w:cs="Georgia"/>
          <w:sz w:val="19"/>
          <w:szCs w:val="19"/>
        </w:rPr>
        <w:t>studies</w:t>
      </w:r>
      <w:proofErr w:type="gramEnd"/>
      <w:r>
        <w:rPr>
          <w:rFonts w:ascii="Georgia" w:eastAsia="Georgia" w:hAnsi="Georgia" w:cs="Georgia"/>
          <w:spacing w:val="28"/>
          <w:sz w:val="19"/>
          <w:szCs w:val="19"/>
        </w:rPr>
        <w:t xml:space="preserve"> </w:t>
      </w:r>
      <w:r>
        <w:rPr>
          <w:rFonts w:ascii="Georgia" w:eastAsia="Georgia" w:hAnsi="Georgia" w:cs="Georgia"/>
          <w:sz w:val="19"/>
          <w:szCs w:val="19"/>
        </w:rPr>
        <w:t>presented</w:t>
      </w:r>
      <w:r>
        <w:rPr>
          <w:rFonts w:ascii="Georgia" w:eastAsia="Georgia" w:hAnsi="Georgia" w:cs="Georgia"/>
          <w:spacing w:val="33"/>
          <w:sz w:val="19"/>
          <w:szCs w:val="19"/>
        </w:rPr>
        <w:t xml:space="preserve"> </w:t>
      </w:r>
      <w:r>
        <w:rPr>
          <w:rFonts w:ascii="Georgia" w:eastAsia="Georgia" w:hAnsi="Georgia" w:cs="Georgia"/>
          <w:sz w:val="19"/>
          <w:szCs w:val="19"/>
        </w:rPr>
        <w:t>below</w:t>
      </w:r>
      <w:r>
        <w:rPr>
          <w:rFonts w:ascii="Georgia" w:eastAsia="Georgia" w:hAnsi="Georgia" w:cs="Georgia"/>
          <w:spacing w:val="26"/>
          <w:sz w:val="19"/>
          <w:szCs w:val="19"/>
        </w:rPr>
        <w:t xml:space="preserve"> </w:t>
      </w:r>
      <w:r>
        <w:rPr>
          <w:rFonts w:ascii="Georgia" w:eastAsia="Georgia" w:hAnsi="Georgia" w:cs="Georgia"/>
          <w:sz w:val="19"/>
          <w:szCs w:val="19"/>
        </w:rPr>
        <w:t>are</w:t>
      </w:r>
      <w:r>
        <w:rPr>
          <w:rFonts w:ascii="Georgia" w:eastAsia="Georgia" w:hAnsi="Georgia" w:cs="Georgia"/>
          <w:spacing w:val="21"/>
          <w:sz w:val="19"/>
          <w:szCs w:val="19"/>
        </w:rPr>
        <w:t xml:space="preserve"> </w:t>
      </w:r>
      <w:r>
        <w:rPr>
          <w:rFonts w:ascii="Georgia" w:eastAsia="Georgia" w:hAnsi="Georgia" w:cs="Georgia"/>
          <w:sz w:val="19"/>
          <w:szCs w:val="19"/>
        </w:rPr>
        <w:t>carefully</w:t>
      </w:r>
      <w:r>
        <w:rPr>
          <w:rFonts w:ascii="Georgia" w:eastAsia="Georgia" w:hAnsi="Georgia" w:cs="Georgia"/>
          <w:spacing w:val="30"/>
          <w:sz w:val="19"/>
          <w:szCs w:val="19"/>
        </w:rPr>
        <w:t xml:space="preserve"> </w:t>
      </w:r>
      <w:r>
        <w:rPr>
          <w:rFonts w:ascii="Georgia" w:eastAsia="Georgia" w:hAnsi="Georgia" w:cs="Georgia"/>
          <w:sz w:val="19"/>
          <w:szCs w:val="19"/>
        </w:rPr>
        <w:t>selected</w:t>
      </w:r>
      <w:r>
        <w:rPr>
          <w:rFonts w:ascii="Georgia" w:eastAsia="Georgia" w:hAnsi="Georgia" w:cs="Georgia"/>
          <w:spacing w:val="29"/>
          <w:sz w:val="19"/>
          <w:szCs w:val="19"/>
        </w:rPr>
        <w:t xml:space="preserve"> </w:t>
      </w:r>
      <w:r>
        <w:rPr>
          <w:rFonts w:ascii="Georgia" w:eastAsia="Georgia" w:hAnsi="Georgia" w:cs="Georgia"/>
          <w:sz w:val="19"/>
          <w:szCs w:val="19"/>
        </w:rPr>
        <w:t>both</w:t>
      </w:r>
      <w:r>
        <w:rPr>
          <w:rFonts w:ascii="Georgia" w:eastAsia="Georgia" w:hAnsi="Georgia" w:cs="Georgia"/>
          <w:spacing w:val="24"/>
          <w:sz w:val="19"/>
          <w:szCs w:val="19"/>
        </w:rPr>
        <w:t xml:space="preserve"> </w:t>
      </w:r>
      <w:r>
        <w:rPr>
          <w:rFonts w:ascii="Georgia" w:eastAsia="Georgia" w:hAnsi="Georgia" w:cs="Georgia"/>
          <w:sz w:val="19"/>
          <w:szCs w:val="19"/>
        </w:rPr>
        <w:t>for</w:t>
      </w:r>
      <w:r>
        <w:rPr>
          <w:rFonts w:ascii="Georgia" w:eastAsia="Georgia" w:hAnsi="Georgia" w:cs="Georgia"/>
          <w:spacing w:val="21"/>
          <w:sz w:val="19"/>
          <w:szCs w:val="19"/>
        </w:rPr>
        <w:t xml:space="preserve"> </w:t>
      </w:r>
      <w:r>
        <w:rPr>
          <w:rFonts w:ascii="Georgia" w:eastAsia="Georgia" w:hAnsi="Georgia" w:cs="Georgia"/>
          <w:sz w:val="19"/>
          <w:szCs w:val="19"/>
        </w:rPr>
        <w:t>their</w:t>
      </w:r>
      <w:r>
        <w:rPr>
          <w:rFonts w:ascii="Georgia" w:eastAsia="Georgia" w:hAnsi="Georgia" w:cs="Georgia"/>
          <w:spacing w:val="24"/>
          <w:sz w:val="19"/>
          <w:szCs w:val="19"/>
        </w:rPr>
        <w:t xml:space="preserve"> </w:t>
      </w:r>
      <w:r>
        <w:rPr>
          <w:rFonts w:ascii="Georgia" w:eastAsia="Georgia" w:hAnsi="Georgia" w:cs="Georgia"/>
          <w:sz w:val="19"/>
          <w:szCs w:val="19"/>
        </w:rPr>
        <w:t>capacity</w:t>
      </w:r>
      <w:r>
        <w:rPr>
          <w:rFonts w:ascii="Georgia" w:eastAsia="Georgia" w:hAnsi="Georgia" w:cs="Georgia"/>
          <w:spacing w:val="30"/>
          <w:sz w:val="19"/>
          <w:szCs w:val="19"/>
        </w:rPr>
        <w:t xml:space="preserve"> </w:t>
      </w:r>
      <w:r>
        <w:rPr>
          <w:rFonts w:ascii="Georgia" w:eastAsia="Georgia" w:hAnsi="Georgia" w:cs="Georgia"/>
          <w:sz w:val="19"/>
          <w:szCs w:val="19"/>
        </w:rPr>
        <w:t>to</w:t>
      </w:r>
      <w:r>
        <w:rPr>
          <w:rFonts w:ascii="Georgia" w:eastAsia="Georgia" w:hAnsi="Georgia" w:cs="Georgia"/>
          <w:spacing w:val="19"/>
          <w:sz w:val="19"/>
          <w:szCs w:val="19"/>
        </w:rPr>
        <w:t xml:space="preserve"> </w:t>
      </w:r>
      <w:r>
        <w:rPr>
          <w:rFonts w:ascii="Georgia" w:eastAsia="Georgia" w:hAnsi="Georgia" w:cs="Georgia"/>
          <w:sz w:val="19"/>
          <w:szCs w:val="19"/>
        </w:rPr>
        <w:t>fully</w:t>
      </w:r>
      <w:r>
        <w:rPr>
          <w:rFonts w:ascii="Georgia" w:eastAsia="Georgia" w:hAnsi="Georgia" w:cs="Georgia"/>
          <w:spacing w:val="23"/>
          <w:sz w:val="19"/>
          <w:szCs w:val="19"/>
        </w:rPr>
        <w:t xml:space="preserve"> </w:t>
      </w:r>
      <w:r>
        <w:rPr>
          <w:rFonts w:ascii="Georgia" w:eastAsia="Georgia" w:hAnsi="Georgia" w:cs="Georgia"/>
          <w:sz w:val="19"/>
          <w:szCs w:val="19"/>
        </w:rPr>
        <w:t>exercise</w:t>
      </w:r>
      <w:r>
        <w:rPr>
          <w:rFonts w:ascii="Georgia" w:eastAsia="Georgia" w:hAnsi="Georgia" w:cs="Georgia"/>
          <w:spacing w:val="29"/>
          <w:sz w:val="19"/>
          <w:szCs w:val="19"/>
        </w:rPr>
        <w:t xml:space="preserve"> </w:t>
      </w:r>
      <w:r>
        <w:rPr>
          <w:rFonts w:ascii="Georgia" w:eastAsia="Georgia" w:hAnsi="Georgia" w:cs="Georgia"/>
          <w:w w:val="102"/>
          <w:sz w:val="19"/>
          <w:szCs w:val="19"/>
        </w:rPr>
        <w:t xml:space="preserve">the </w:t>
      </w:r>
      <w:r>
        <w:rPr>
          <w:rFonts w:ascii="Georgia" w:eastAsia="Georgia" w:hAnsi="Georgia" w:cs="Georgia"/>
          <w:sz w:val="19"/>
          <w:szCs w:val="19"/>
        </w:rPr>
        <w:t>developed</w:t>
      </w:r>
      <w:r>
        <w:rPr>
          <w:rFonts w:ascii="Georgia" w:eastAsia="Georgia" w:hAnsi="Georgia" w:cs="Georgia"/>
          <w:spacing w:val="23"/>
          <w:sz w:val="19"/>
          <w:szCs w:val="19"/>
        </w:rPr>
        <w:t xml:space="preserve"> </w:t>
      </w:r>
      <w:r>
        <w:rPr>
          <w:rFonts w:ascii="Georgia" w:eastAsia="Georgia" w:hAnsi="Georgia" w:cs="Georgia"/>
          <w:sz w:val="19"/>
          <w:szCs w:val="19"/>
        </w:rPr>
        <w:t>tools</w:t>
      </w:r>
      <w:r>
        <w:rPr>
          <w:rFonts w:ascii="Georgia" w:eastAsia="Georgia" w:hAnsi="Georgia" w:cs="Georgia"/>
          <w:spacing w:val="15"/>
          <w:sz w:val="19"/>
          <w:szCs w:val="19"/>
        </w:rPr>
        <w:t xml:space="preserve"> </w:t>
      </w:r>
      <w:r>
        <w:rPr>
          <w:rFonts w:ascii="Georgia" w:eastAsia="Georgia" w:hAnsi="Georgia" w:cs="Georgia"/>
          <w:sz w:val="19"/>
          <w:szCs w:val="19"/>
        </w:rPr>
        <w:t>and</w:t>
      </w:r>
      <w:r>
        <w:rPr>
          <w:rFonts w:ascii="Georgia" w:eastAsia="Georgia" w:hAnsi="Georgia" w:cs="Georgia"/>
          <w:spacing w:val="13"/>
          <w:sz w:val="19"/>
          <w:szCs w:val="19"/>
        </w:rPr>
        <w:t xml:space="preserve"> </w:t>
      </w:r>
      <w:r>
        <w:rPr>
          <w:rFonts w:ascii="Georgia" w:eastAsia="Georgia" w:hAnsi="Georgia" w:cs="Georgia"/>
          <w:sz w:val="19"/>
          <w:szCs w:val="19"/>
        </w:rPr>
        <w:t>to</w:t>
      </w:r>
      <w:r>
        <w:rPr>
          <w:rFonts w:ascii="Georgia" w:eastAsia="Georgia" w:hAnsi="Georgia" w:cs="Georgia"/>
          <w:spacing w:val="10"/>
          <w:sz w:val="19"/>
          <w:szCs w:val="19"/>
        </w:rPr>
        <w:t xml:space="preserve"> </w:t>
      </w:r>
      <w:r>
        <w:rPr>
          <w:rFonts w:ascii="Georgia" w:eastAsia="Georgia" w:hAnsi="Georgia" w:cs="Georgia"/>
          <w:sz w:val="19"/>
          <w:szCs w:val="19"/>
        </w:rPr>
        <w:t>provide</w:t>
      </w:r>
      <w:r>
        <w:rPr>
          <w:rFonts w:ascii="Georgia" w:eastAsia="Georgia" w:hAnsi="Georgia" w:cs="Georgia"/>
          <w:spacing w:val="20"/>
          <w:sz w:val="19"/>
          <w:szCs w:val="19"/>
        </w:rPr>
        <w:t xml:space="preserve"> </w:t>
      </w:r>
      <w:r>
        <w:rPr>
          <w:rFonts w:ascii="Georgia" w:eastAsia="Georgia" w:hAnsi="Georgia" w:cs="Georgia"/>
          <w:sz w:val="19"/>
          <w:szCs w:val="19"/>
        </w:rPr>
        <w:t>a</w:t>
      </w:r>
      <w:r>
        <w:rPr>
          <w:rFonts w:ascii="Georgia" w:eastAsia="Georgia" w:hAnsi="Georgia" w:cs="Georgia"/>
          <w:spacing w:val="10"/>
          <w:sz w:val="19"/>
          <w:szCs w:val="19"/>
        </w:rPr>
        <w:t xml:space="preserve"> </w:t>
      </w:r>
      <w:r>
        <w:rPr>
          <w:rFonts w:ascii="Georgia" w:eastAsia="Georgia" w:hAnsi="Georgia" w:cs="Georgia"/>
          <w:sz w:val="19"/>
          <w:szCs w:val="19"/>
        </w:rPr>
        <w:t>comprehensive</w:t>
      </w:r>
      <w:r>
        <w:rPr>
          <w:rFonts w:ascii="Georgia" w:eastAsia="Georgia" w:hAnsi="Georgia" w:cs="Georgia"/>
          <w:spacing w:val="32"/>
          <w:sz w:val="19"/>
          <w:szCs w:val="19"/>
        </w:rPr>
        <w:t xml:space="preserve"> </w:t>
      </w:r>
      <w:r>
        <w:rPr>
          <w:rFonts w:ascii="Georgia" w:eastAsia="Georgia" w:hAnsi="Georgia" w:cs="Georgia"/>
          <w:sz w:val="19"/>
          <w:szCs w:val="19"/>
        </w:rPr>
        <w:t>representation</w:t>
      </w:r>
      <w:r>
        <w:rPr>
          <w:rFonts w:ascii="Georgia" w:eastAsia="Georgia" w:hAnsi="Georgia" w:cs="Georgia"/>
          <w:spacing w:val="32"/>
          <w:sz w:val="19"/>
          <w:szCs w:val="19"/>
        </w:rPr>
        <w:t xml:space="preserve"> </w:t>
      </w:r>
      <w:r>
        <w:rPr>
          <w:rFonts w:ascii="Georgia" w:eastAsia="Georgia" w:hAnsi="Georgia" w:cs="Georgia"/>
          <w:sz w:val="19"/>
          <w:szCs w:val="19"/>
        </w:rPr>
        <w:t>of</w:t>
      </w:r>
      <w:r>
        <w:rPr>
          <w:rFonts w:ascii="Georgia" w:eastAsia="Georgia" w:hAnsi="Georgia" w:cs="Georgia"/>
          <w:spacing w:val="10"/>
          <w:sz w:val="19"/>
          <w:szCs w:val="19"/>
        </w:rPr>
        <w:t xml:space="preserve"> </w:t>
      </w:r>
      <w:r>
        <w:rPr>
          <w:rFonts w:ascii="Georgia" w:eastAsia="Georgia" w:hAnsi="Georgia" w:cs="Georgia"/>
          <w:sz w:val="19"/>
          <w:szCs w:val="19"/>
        </w:rPr>
        <w:t>the</w:t>
      </w:r>
      <w:r>
        <w:rPr>
          <w:rFonts w:ascii="Georgia" w:eastAsia="Georgia" w:hAnsi="Georgia" w:cs="Georgia"/>
          <w:spacing w:val="12"/>
          <w:sz w:val="19"/>
          <w:szCs w:val="19"/>
        </w:rPr>
        <w:t xml:space="preserve"> </w:t>
      </w:r>
      <w:r>
        <w:rPr>
          <w:rFonts w:ascii="Georgia" w:eastAsia="Georgia" w:hAnsi="Georgia" w:cs="Georgia"/>
          <w:sz w:val="19"/>
          <w:szCs w:val="19"/>
        </w:rPr>
        <w:t>various</w:t>
      </w:r>
      <w:r>
        <w:rPr>
          <w:rFonts w:ascii="Georgia" w:eastAsia="Georgia" w:hAnsi="Georgia" w:cs="Georgia"/>
          <w:spacing w:val="18"/>
          <w:sz w:val="19"/>
          <w:szCs w:val="19"/>
        </w:rPr>
        <w:t xml:space="preserve"> </w:t>
      </w:r>
      <w:r>
        <w:rPr>
          <w:rFonts w:ascii="Georgia" w:eastAsia="Georgia" w:hAnsi="Georgia" w:cs="Georgia"/>
          <w:sz w:val="19"/>
          <w:szCs w:val="19"/>
        </w:rPr>
        <w:t>processing</w:t>
      </w:r>
      <w:r>
        <w:rPr>
          <w:rFonts w:ascii="Georgia" w:eastAsia="Georgia" w:hAnsi="Georgia" w:cs="Georgia"/>
          <w:spacing w:val="25"/>
          <w:sz w:val="19"/>
          <w:szCs w:val="19"/>
        </w:rPr>
        <w:t xml:space="preserve"> </w:t>
      </w:r>
      <w:r>
        <w:rPr>
          <w:rFonts w:ascii="Georgia" w:eastAsia="Georgia" w:hAnsi="Georgia" w:cs="Georgia"/>
          <w:sz w:val="19"/>
          <w:szCs w:val="19"/>
        </w:rPr>
        <w:t>and</w:t>
      </w:r>
      <w:r>
        <w:rPr>
          <w:rFonts w:ascii="Georgia" w:eastAsia="Georgia" w:hAnsi="Georgia" w:cs="Georgia"/>
          <w:spacing w:val="13"/>
          <w:sz w:val="19"/>
          <w:szCs w:val="19"/>
        </w:rPr>
        <w:t xml:space="preserve"> </w:t>
      </w:r>
      <w:r>
        <w:rPr>
          <w:rFonts w:ascii="Georgia" w:eastAsia="Georgia" w:hAnsi="Georgia" w:cs="Georgia"/>
          <w:sz w:val="19"/>
          <w:szCs w:val="19"/>
        </w:rPr>
        <w:t>analysis</w:t>
      </w:r>
      <w:r>
        <w:rPr>
          <w:rFonts w:ascii="Georgia" w:eastAsia="Georgia" w:hAnsi="Georgia" w:cs="Georgia"/>
          <w:spacing w:val="20"/>
          <w:sz w:val="19"/>
          <w:szCs w:val="19"/>
        </w:rPr>
        <w:t xml:space="preserve"> </w:t>
      </w:r>
      <w:r>
        <w:rPr>
          <w:rFonts w:ascii="Georgia" w:eastAsia="Georgia" w:hAnsi="Georgia" w:cs="Georgia"/>
          <w:sz w:val="19"/>
          <w:szCs w:val="19"/>
        </w:rPr>
        <w:t>tasks</w:t>
      </w:r>
      <w:r>
        <w:rPr>
          <w:rFonts w:ascii="Georgia" w:eastAsia="Georgia" w:hAnsi="Georgia" w:cs="Georgia"/>
          <w:spacing w:val="16"/>
          <w:sz w:val="19"/>
          <w:szCs w:val="19"/>
        </w:rPr>
        <w:t xml:space="preserve"> </w:t>
      </w:r>
      <w:r>
        <w:rPr>
          <w:rFonts w:ascii="Georgia" w:eastAsia="Georgia" w:hAnsi="Georgia" w:cs="Georgia"/>
          <w:sz w:val="19"/>
          <w:szCs w:val="19"/>
        </w:rPr>
        <w:t>of</w:t>
      </w:r>
      <w:r>
        <w:rPr>
          <w:rFonts w:ascii="Georgia" w:eastAsia="Georgia" w:hAnsi="Georgia" w:cs="Georgia"/>
          <w:spacing w:val="10"/>
          <w:sz w:val="19"/>
          <w:szCs w:val="19"/>
        </w:rPr>
        <w:t xml:space="preserve"> </w:t>
      </w:r>
      <w:r>
        <w:rPr>
          <w:rFonts w:ascii="Georgia" w:eastAsia="Georgia" w:hAnsi="Georgia" w:cs="Georgia"/>
          <w:sz w:val="19"/>
          <w:szCs w:val="19"/>
        </w:rPr>
        <w:t>interest</w:t>
      </w:r>
      <w:r>
        <w:rPr>
          <w:rFonts w:ascii="Georgia" w:eastAsia="Georgia" w:hAnsi="Georgia" w:cs="Georgia"/>
          <w:spacing w:val="20"/>
          <w:sz w:val="19"/>
          <w:szCs w:val="19"/>
        </w:rPr>
        <w:t xml:space="preserve"> </w:t>
      </w:r>
      <w:r>
        <w:rPr>
          <w:rFonts w:ascii="Georgia" w:eastAsia="Georgia" w:hAnsi="Georgia" w:cs="Georgia"/>
          <w:sz w:val="19"/>
          <w:szCs w:val="19"/>
        </w:rPr>
        <w:t>to</w:t>
      </w:r>
      <w:r>
        <w:rPr>
          <w:rFonts w:ascii="Georgia" w:eastAsia="Georgia" w:hAnsi="Georgia" w:cs="Georgia"/>
          <w:spacing w:val="10"/>
          <w:sz w:val="19"/>
          <w:szCs w:val="19"/>
        </w:rPr>
        <w:t xml:space="preserve"> </w:t>
      </w:r>
      <w:r>
        <w:rPr>
          <w:rFonts w:ascii="Georgia" w:eastAsia="Georgia" w:hAnsi="Georgia" w:cs="Georgia"/>
          <w:w w:val="102"/>
          <w:sz w:val="19"/>
          <w:szCs w:val="19"/>
        </w:rPr>
        <w:t xml:space="preserve">the </w:t>
      </w:r>
      <w:r>
        <w:rPr>
          <w:rFonts w:ascii="Georgia" w:eastAsia="Georgia" w:hAnsi="Georgia" w:cs="Georgia"/>
          <w:sz w:val="19"/>
          <w:szCs w:val="19"/>
        </w:rPr>
        <w:t>community.</w:t>
      </w:r>
      <w:r>
        <w:rPr>
          <w:rFonts w:ascii="Georgia" w:eastAsia="Georgia" w:hAnsi="Georgia" w:cs="Georgia"/>
          <w:spacing w:val="34"/>
          <w:sz w:val="19"/>
          <w:szCs w:val="19"/>
        </w:rPr>
        <w:t xml:space="preserve"> </w:t>
      </w:r>
      <w:ins w:id="392" w:author="James Gee" w:date="2016-07-18T16:01:00Z">
        <w:r w:rsidRPr="005C64D6">
          <w:rPr>
            <w:rFonts w:ascii="Georgia" w:eastAsia="Georgia" w:hAnsi="Georgia" w:cs="Georgia"/>
            <w:color w:val="FF0000"/>
            <w:sz w:val="19"/>
            <w:szCs w:val="19"/>
          </w:rPr>
          <w:t>Two evaluation groups will serve as primary and secondary beta testers, respectively: institutional and external collaborators.  For the former, the development team will be embedded in the labs of project co-investigators, providing training to lab personnel and assisting with the creation of customized analysis pipelines.  These experiences will be used to develop tutorial materials and processing examples that our external collaborators will independently test by processing their own data in-house with beta versions of the proposed software and data resources.  Similarly, the dissemination and user support mechanisms outlined in the Resource Sharing Plan will be refined by employing these as much as possible to communicate and interact with the external collaborator group.</w:t>
        </w:r>
      </w:ins>
      <w:del w:id="393" w:author="James Gee" w:date="2016-07-18T16:01:00Z">
        <w:r w:rsidDel="005C64D6">
          <w:rPr>
            <w:rFonts w:ascii="Georgia" w:eastAsia="Georgia" w:hAnsi="Georgia" w:cs="Georgia"/>
            <w:color w:val="FF0000"/>
            <w:sz w:val="19"/>
            <w:szCs w:val="19"/>
          </w:rPr>
          <w:delText>Two groups</w:delText>
        </w:r>
        <w:r w:rsidDel="005C64D6">
          <w:rPr>
            <w:rFonts w:ascii="Georgia" w:eastAsia="Georgia" w:hAnsi="Georgia" w:cs="Georgia"/>
            <w:color w:val="FF0000"/>
            <w:spacing w:val="5"/>
            <w:sz w:val="19"/>
            <w:szCs w:val="19"/>
          </w:rPr>
          <w:delText xml:space="preserve"> </w:delText>
        </w:r>
        <w:r w:rsidDel="005C64D6">
          <w:rPr>
            <w:rFonts w:ascii="Georgia" w:eastAsia="Georgia" w:hAnsi="Georgia" w:cs="Georgia"/>
            <w:color w:val="FF0000"/>
            <w:sz w:val="19"/>
            <w:szCs w:val="19"/>
          </w:rPr>
          <w:delText>are</w:delText>
        </w:r>
        <w:r w:rsidDel="005C64D6">
          <w:rPr>
            <w:rFonts w:ascii="Georgia" w:eastAsia="Georgia" w:hAnsi="Georgia" w:cs="Georgia"/>
            <w:color w:val="FF0000"/>
            <w:spacing w:val="-2"/>
            <w:sz w:val="19"/>
            <w:szCs w:val="19"/>
          </w:rPr>
          <w:delText xml:space="preserve"> </w:delText>
        </w:r>
        <w:r w:rsidDel="005C64D6">
          <w:rPr>
            <w:rFonts w:ascii="Georgia" w:eastAsia="Georgia" w:hAnsi="Georgia" w:cs="Georgia"/>
            <w:color w:val="FF0000"/>
            <w:sz w:val="19"/>
            <w:szCs w:val="19"/>
          </w:rPr>
          <w:delText>considered</w:delText>
        </w:r>
        <w:r w:rsidDel="005C64D6">
          <w:rPr>
            <w:rFonts w:ascii="Georgia" w:eastAsia="Georgia" w:hAnsi="Georgia" w:cs="Georgia"/>
            <w:color w:val="FF0000"/>
            <w:spacing w:val="11"/>
            <w:sz w:val="19"/>
            <w:szCs w:val="19"/>
          </w:rPr>
          <w:delText xml:space="preserve"> </w:delText>
        </w:r>
        <w:r w:rsidDel="005C64D6">
          <w:rPr>
            <w:rFonts w:ascii="Georgia" w:eastAsia="Georgia" w:hAnsi="Georgia" w:cs="Georgia"/>
            <w:color w:val="FF0000"/>
            <w:sz w:val="19"/>
            <w:szCs w:val="19"/>
          </w:rPr>
          <w:delText>below</w:delText>
        </w:r>
        <w:r w:rsidDel="005C64D6">
          <w:rPr>
            <w:rFonts w:ascii="Georgia" w:eastAsia="Georgia" w:hAnsi="Georgia" w:cs="Georgia"/>
            <w:color w:val="FF0000"/>
            <w:spacing w:val="3"/>
            <w:sz w:val="19"/>
            <w:szCs w:val="19"/>
          </w:rPr>
          <w:delText xml:space="preserve"> </w:delText>
        </w:r>
        <w:r w:rsidDel="005C64D6">
          <w:rPr>
            <w:rFonts w:ascii="Georgia" w:eastAsia="Georgia" w:hAnsi="Georgia" w:cs="Georgia"/>
            <w:color w:val="FF0000"/>
            <w:sz w:val="19"/>
            <w:szCs w:val="19"/>
          </w:rPr>
          <w:delText>as</w:delText>
        </w:r>
        <w:r w:rsidDel="005C64D6">
          <w:rPr>
            <w:rFonts w:ascii="Georgia" w:eastAsia="Georgia" w:hAnsi="Georgia" w:cs="Georgia"/>
            <w:color w:val="FF0000"/>
            <w:spacing w:val="-3"/>
            <w:sz w:val="19"/>
            <w:szCs w:val="19"/>
          </w:rPr>
          <w:delText xml:space="preserve"> </w:delText>
        </w:r>
        <w:r w:rsidDel="005C64D6">
          <w:rPr>
            <w:rFonts w:ascii="Georgia" w:eastAsia="Georgia" w:hAnsi="Georgia" w:cs="Georgia"/>
            <w:color w:val="FF0000"/>
            <w:sz w:val="19"/>
            <w:szCs w:val="19"/>
          </w:rPr>
          <w:delText>“users”</w:delText>
        </w:r>
        <w:r w:rsidDel="005C64D6">
          <w:rPr>
            <w:rFonts w:ascii="Georgia" w:eastAsia="Georgia" w:hAnsi="Georgia" w:cs="Georgia"/>
            <w:color w:val="FF0000"/>
            <w:spacing w:val="5"/>
            <w:sz w:val="19"/>
            <w:szCs w:val="19"/>
          </w:rPr>
          <w:delText xml:space="preserve"> </w:delText>
        </w:r>
        <w:r w:rsidDel="005C64D6">
          <w:rPr>
            <w:rFonts w:ascii="Georgia" w:eastAsia="Georgia" w:hAnsi="Georgia" w:cs="Georgia"/>
            <w:color w:val="FF0000"/>
            <w:sz w:val="19"/>
            <w:szCs w:val="19"/>
          </w:rPr>
          <w:delText>of</w:delText>
        </w:r>
        <w:r w:rsidDel="005C64D6">
          <w:rPr>
            <w:rFonts w:ascii="Georgia" w:eastAsia="Georgia" w:hAnsi="Georgia" w:cs="Georgia"/>
            <w:color w:val="FF0000"/>
            <w:spacing w:val="-4"/>
            <w:sz w:val="19"/>
            <w:szCs w:val="19"/>
          </w:rPr>
          <w:delText xml:space="preserve"> </w:delText>
        </w:r>
        <w:r w:rsidDel="005C64D6">
          <w:rPr>
            <w:rFonts w:ascii="Georgia" w:eastAsia="Georgia" w:hAnsi="Georgia" w:cs="Georgia"/>
            <w:color w:val="FF0000"/>
            <w:sz w:val="19"/>
            <w:szCs w:val="19"/>
          </w:rPr>
          <w:delText>the</w:delText>
        </w:r>
        <w:r w:rsidDel="005C64D6">
          <w:rPr>
            <w:rFonts w:ascii="Georgia" w:eastAsia="Georgia" w:hAnsi="Georgia" w:cs="Georgia"/>
            <w:color w:val="FF0000"/>
            <w:spacing w:val="-2"/>
            <w:sz w:val="19"/>
            <w:szCs w:val="19"/>
          </w:rPr>
          <w:delText xml:space="preserve"> </w:delText>
        </w:r>
        <w:r w:rsidDel="005C64D6">
          <w:rPr>
            <w:rFonts w:ascii="Georgia" w:eastAsia="Georgia" w:hAnsi="Georgia" w:cs="Georgia"/>
            <w:color w:val="FF0000"/>
            <w:sz w:val="19"/>
            <w:szCs w:val="19"/>
          </w:rPr>
          <w:delText>software:</w:delText>
        </w:r>
        <w:r w:rsidDel="005C64D6">
          <w:rPr>
            <w:rFonts w:ascii="Georgia" w:eastAsia="Georgia" w:hAnsi="Georgia" w:cs="Georgia"/>
            <w:color w:val="FF0000"/>
            <w:spacing w:val="28"/>
            <w:sz w:val="19"/>
            <w:szCs w:val="19"/>
          </w:rPr>
          <w:delText xml:space="preserve"> </w:delText>
        </w:r>
        <w:r w:rsidDel="005C64D6">
          <w:rPr>
            <w:rFonts w:ascii="Georgia" w:eastAsia="Georgia" w:hAnsi="Georgia" w:cs="Georgia"/>
            <w:color w:val="FF0000"/>
            <w:sz w:val="19"/>
            <w:szCs w:val="19"/>
          </w:rPr>
          <w:delText>institutional</w:delText>
        </w:r>
        <w:r w:rsidDel="005C64D6">
          <w:rPr>
            <w:rFonts w:ascii="Georgia" w:eastAsia="Georgia" w:hAnsi="Georgia" w:cs="Georgia"/>
            <w:color w:val="FF0000"/>
            <w:spacing w:val="14"/>
            <w:sz w:val="19"/>
            <w:szCs w:val="19"/>
          </w:rPr>
          <w:delText xml:space="preserve"> </w:delText>
        </w:r>
        <w:r w:rsidDel="005C64D6">
          <w:rPr>
            <w:rFonts w:ascii="Georgia" w:eastAsia="Georgia" w:hAnsi="Georgia" w:cs="Georgia"/>
            <w:color w:val="FF0000"/>
            <w:sz w:val="19"/>
            <w:szCs w:val="19"/>
          </w:rPr>
          <w:delText>(i.e.,</w:delText>
        </w:r>
        <w:r w:rsidDel="005C64D6">
          <w:rPr>
            <w:rFonts w:ascii="Georgia" w:eastAsia="Georgia" w:hAnsi="Georgia" w:cs="Georgia"/>
            <w:color w:val="FF0000"/>
            <w:spacing w:val="6"/>
            <w:sz w:val="19"/>
            <w:szCs w:val="19"/>
          </w:rPr>
          <w:delText xml:space="preserve"> </w:delText>
        </w:r>
        <w:r w:rsidDel="005C64D6">
          <w:rPr>
            <w:rFonts w:ascii="Georgia" w:eastAsia="Georgia" w:hAnsi="Georgia" w:cs="Georgia"/>
            <w:color w:val="FF0000"/>
            <w:sz w:val="19"/>
            <w:szCs w:val="19"/>
          </w:rPr>
          <w:delText>beta testers)</w:delText>
        </w:r>
        <w:r w:rsidDel="005C64D6">
          <w:rPr>
            <w:rFonts w:ascii="Georgia" w:eastAsia="Georgia" w:hAnsi="Georgia" w:cs="Georgia"/>
            <w:color w:val="FF0000"/>
            <w:spacing w:val="6"/>
            <w:sz w:val="19"/>
            <w:szCs w:val="19"/>
          </w:rPr>
          <w:delText xml:space="preserve"> </w:delText>
        </w:r>
        <w:r w:rsidDel="005C64D6">
          <w:rPr>
            <w:rFonts w:ascii="Georgia" w:eastAsia="Georgia" w:hAnsi="Georgia" w:cs="Georgia"/>
            <w:color w:val="FF0000"/>
            <w:sz w:val="19"/>
            <w:szCs w:val="19"/>
          </w:rPr>
          <w:delText>and</w:delText>
        </w:r>
        <w:r w:rsidDel="005C64D6">
          <w:rPr>
            <w:rFonts w:ascii="Georgia" w:eastAsia="Georgia" w:hAnsi="Georgia" w:cs="Georgia"/>
            <w:color w:val="FF0000"/>
            <w:spacing w:val="-1"/>
            <w:sz w:val="19"/>
            <w:szCs w:val="19"/>
          </w:rPr>
          <w:delText xml:space="preserve"> </w:delText>
        </w:r>
        <w:r w:rsidDel="005C64D6">
          <w:rPr>
            <w:rFonts w:ascii="Georgia" w:eastAsia="Georgia" w:hAnsi="Georgia" w:cs="Georgia"/>
            <w:color w:val="FF0000"/>
            <w:sz w:val="19"/>
            <w:szCs w:val="19"/>
          </w:rPr>
          <w:delText>external</w:delText>
        </w:r>
        <w:r w:rsidDel="005C64D6">
          <w:rPr>
            <w:rFonts w:ascii="Georgia" w:eastAsia="Georgia" w:hAnsi="Georgia" w:cs="Georgia"/>
            <w:color w:val="FF0000"/>
            <w:spacing w:val="7"/>
            <w:sz w:val="19"/>
            <w:szCs w:val="19"/>
          </w:rPr>
          <w:delText xml:space="preserve"> </w:delText>
        </w:r>
        <w:r w:rsidDel="005C64D6">
          <w:rPr>
            <w:rFonts w:ascii="Georgia" w:eastAsia="Georgia" w:hAnsi="Georgia" w:cs="Georgia"/>
            <w:color w:val="FF0000"/>
            <w:w w:val="102"/>
            <w:sz w:val="19"/>
            <w:szCs w:val="19"/>
          </w:rPr>
          <w:delText xml:space="preserve">collabora- </w:delText>
        </w:r>
        <w:r w:rsidDel="005C64D6">
          <w:rPr>
            <w:rFonts w:ascii="Georgia" w:eastAsia="Georgia" w:hAnsi="Georgia" w:cs="Georgia"/>
            <w:color w:val="FF0000"/>
            <w:sz w:val="19"/>
            <w:szCs w:val="19"/>
          </w:rPr>
          <w:delText>tors.</w:delText>
        </w:r>
        <w:r w:rsidDel="005C64D6">
          <w:rPr>
            <w:rFonts w:ascii="Georgia" w:eastAsia="Georgia" w:hAnsi="Georgia" w:cs="Georgia"/>
            <w:color w:val="FF0000"/>
            <w:spacing w:val="30"/>
            <w:sz w:val="19"/>
            <w:szCs w:val="19"/>
          </w:rPr>
          <w:delText xml:space="preserve"> </w:delText>
        </w:r>
        <w:r w:rsidDel="005C64D6">
          <w:rPr>
            <w:rFonts w:ascii="Georgia" w:eastAsia="Georgia" w:hAnsi="Georgia" w:cs="Georgia"/>
            <w:color w:val="FF0000"/>
            <w:sz w:val="19"/>
            <w:szCs w:val="19"/>
          </w:rPr>
          <w:delText>For</w:delText>
        </w:r>
        <w:r w:rsidDel="005C64D6">
          <w:rPr>
            <w:rFonts w:ascii="Georgia" w:eastAsia="Georgia" w:hAnsi="Georgia" w:cs="Georgia"/>
            <w:color w:val="FF0000"/>
            <w:spacing w:val="9"/>
            <w:sz w:val="19"/>
            <w:szCs w:val="19"/>
          </w:rPr>
          <w:delText xml:space="preserve"> </w:delText>
        </w:r>
        <w:r w:rsidDel="005C64D6">
          <w:rPr>
            <w:rFonts w:ascii="Georgia" w:eastAsia="Georgia" w:hAnsi="Georgia" w:cs="Georgia"/>
            <w:color w:val="FF0000"/>
            <w:sz w:val="19"/>
            <w:szCs w:val="19"/>
          </w:rPr>
          <w:delText>the</w:delText>
        </w:r>
        <w:r w:rsidDel="005C64D6">
          <w:rPr>
            <w:rFonts w:ascii="Georgia" w:eastAsia="Georgia" w:hAnsi="Georgia" w:cs="Georgia"/>
            <w:color w:val="FF0000"/>
            <w:spacing w:val="8"/>
            <w:sz w:val="19"/>
            <w:szCs w:val="19"/>
          </w:rPr>
          <w:delText xml:space="preserve"> </w:delText>
        </w:r>
        <w:r w:rsidDel="005C64D6">
          <w:rPr>
            <w:rFonts w:ascii="Georgia" w:eastAsia="Georgia" w:hAnsi="Georgia" w:cs="Georgia"/>
            <w:color w:val="FF0000"/>
            <w:sz w:val="19"/>
            <w:szCs w:val="19"/>
          </w:rPr>
          <w:delText>former,</w:delText>
        </w:r>
        <w:r w:rsidDel="005C64D6">
          <w:rPr>
            <w:rFonts w:ascii="Georgia" w:eastAsia="Georgia" w:hAnsi="Georgia" w:cs="Georgia"/>
            <w:color w:val="FF0000"/>
            <w:spacing w:val="16"/>
            <w:sz w:val="19"/>
            <w:szCs w:val="19"/>
          </w:rPr>
          <w:delText xml:space="preserve"> </w:delText>
        </w:r>
        <w:r w:rsidDel="005C64D6">
          <w:rPr>
            <w:rFonts w:ascii="Georgia" w:eastAsia="Georgia" w:hAnsi="Georgia" w:cs="Georgia"/>
            <w:color w:val="FF0000"/>
            <w:sz w:val="19"/>
            <w:szCs w:val="19"/>
          </w:rPr>
          <w:delText>the</w:delText>
        </w:r>
        <w:r w:rsidDel="005C64D6">
          <w:rPr>
            <w:rFonts w:ascii="Georgia" w:eastAsia="Georgia" w:hAnsi="Georgia" w:cs="Georgia"/>
            <w:color w:val="FF0000"/>
            <w:spacing w:val="8"/>
            <w:sz w:val="19"/>
            <w:szCs w:val="19"/>
          </w:rPr>
          <w:delText xml:space="preserve"> </w:delText>
        </w:r>
        <w:r w:rsidDel="005C64D6">
          <w:rPr>
            <w:rFonts w:ascii="Georgia" w:eastAsia="Georgia" w:hAnsi="Georgia" w:cs="Georgia"/>
            <w:color w:val="FF0000"/>
            <w:sz w:val="19"/>
            <w:szCs w:val="19"/>
          </w:rPr>
          <w:delText>developers</w:delText>
        </w:r>
        <w:r w:rsidDel="005C64D6">
          <w:rPr>
            <w:rFonts w:ascii="Georgia" w:eastAsia="Georgia" w:hAnsi="Georgia" w:cs="Georgia"/>
            <w:color w:val="FF0000"/>
            <w:spacing w:val="21"/>
            <w:sz w:val="19"/>
            <w:szCs w:val="19"/>
          </w:rPr>
          <w:delText xml:space="preserve"> </w:delText>
        </w:r>
        <w:r w:rsidDel="005C64D6">
          <w:rPr>
            <w:rFonts w:ascii="Georgia" w:eastAsia="Georgia" w:hAnsi="Georgia" w:cs="Georgia"/>
            <w:color w:val="FF0000"/>
            <w:sz w:val="19"/>
            <w:szCs w:val="19"/>
          </w:rPr>
          <w:delText>of</w:delText>
        </w:r>
        <w:r w:rsidDel="005C64D6">
          <w:rPr>
            <w:rFonts w:ascii="Georgia" w:eastAsia="Georgia" w:hAnsi="Georgia" w:cs="Georgia"/>
            <w:color w:val="FF0000"/>
            <w:spacing w:val="6"/>
            <w:sz w:val="19"/>
            <w:szCs w:val="19"/>
          </w:rPr>
          <w:delText xml:space="preserve"> </w:delText>
        </w:r>
        <w:r w:rsidDel="005C64D6">
          <w:rPr>
            <w:rFonts w:ascii="Georgia" w:eastAsia="Georgia" w:hAnsi="Georgia" w:cs="Georgia"/>
            <w:color w:val="FF0000"/>
            <w:sz w:val="19"/>
            <w:szCs w:val="19"/>
          </w:rPr>
          <w:delText>the</w:delText>
        </w:r>
        <w:r w:rsidDel="005C64D6">
          <w:rPr>
            <w:rFonts w:ascii="Georgia" w:eastAsia="Georgia" w:hAnsi="Georgia" w:cs="Georgia"/>
            <w:color w:val="FF0000"/>
            <w:spacing w:val="8"/>
            <w:sz w:val="19"/>
            <w:szCs w:val="19"/>
          </w:rPr>
          <w:delText xml:space="preserve"> </w:delText>
        </w:r>
        <w:r w:rsidDel="005C64D6">
          <w:rPr>
            <w:rFonts w:ascii="Georgia" w:eastAsia="Georgia" w:hAnsi="Georgia" w:cs="Georgia"/>
            <w:color w:val="FF0000"/>
            <w:sz w:val="19"/>
            <w:szCs w:val="19"/>
          </w:rPr>
          <w:delText>proposed</w:delText>
        </w:r>
        <w:r w:rsidDel="005C64D6">
          <w:rPr>
            <w:rFonts w:ascii="Georgia" w:eastAsia="Georgia" w:hAnsi="Georgia" w:cs="Georgia"/>
            <w:color w:val="FF0000"/>
            <w:spacing w:val="19"/>
            <w:sz w:val="19"/>
            <w:szCs w:val="19"/>
          </w:rPr>
          <w:delText xml:space="preserve"> </w:delText>
        </w:r>
        <w:r w:rsidDel="005C64D6">
          <w:rPr>
            <w:rFonts w:ascii="Georgia" w:eastAsia="Georgia" w:hAnsi="Georgia" w:cs="Georgia"/>
            <w:color w:val="FF0000"/>
            <w:sz w:val="19"/>
            <w:szCs w:val="19"/>
          </w:rPr>
          <w:delText>platform</w:delText>
        </w:r>
        <w:r w:rsidDel="005C64D6">
          <w:rPr>
            <w:rFonts w:ascii="Georgia" w:eastAsia="Georgia" w:hAnsi="Georgia" w:cs="Georgia"/>
            <w:color w:val="FF0000"/>
            <w:spacing w:val="18"/>
            <w:sz w:val="19"/>
            <w:szCs w:val="19"/>
          </w:rPr>
          <w:delText xml:space="preserve"> </w:delText>
        </w:r>
        <w:r w:rsidDel="005C64D6">
          <w:rPr>
            <w:rFonts w:ascii="Georgia" w:eastAsia="Georgia" w:hAnsi="Georgia" w:cs="Georgia"/>
            <w:color w:val="FF0000"/>
            <w:sz w:val="19"/>
            <w:szCs w:val="19"/>
          </w:rPr>
          <w:delText>will</w:delText>
        </w:r>
        <w:r w:rsidDel="005C64D6">
          <w:rPr>
            <w:rFonts w:ascii="Georgia" w:eastAsia="Georgia" w:hAnsi="Georgia" w:cs="Georgia"/>
            <w:color w:val="FF0000"/>
            <w:spacing w:val="9"/>
            <w:sz w:val="19"/>
            <w:szCs w:val="19"/>
          </w:rPr>
          <w:delText xml:space="preserve"> </w:delText>
        </w:r>
        <w:r w:rsidDel="005C64D6">
          <w:rPr>
            <w:rFonts w:ascii="Georgia" w:eastAsia="Georgia" w:hAnsi="Georgia" w:cs="Georgia"/>
            <w:color w:val="FF0000"/>
            <w:sz w:val="19"/>
            <w:szCs w:val="19"/>
          </w:rPr>
          <w:delText>provide</w:delText>
        </w:r>
        <w:r w:rsidDel="005C64D6">
          <w:rPr>
            <w:rFonts w:ascii="Georgia" w:eastAsia="Georgia" w:hAnsi="Georgia" w:cs="Georgia"/>
            <w:color w:val="FF0000"/>
            <w:spacing w:val="16"/>
            <w:sz w:val="19"/>
            <w:szCs w:val="19"/>
          </w:rPr>
          <w:delText xml:space="preserve"> </w:delText>
        </w:r>
        <w:r w:rsidDel="005C64D6">
          <w:rPr>
            <w:rFonts w:ascii="Georgia" w:eastAsia="Georgia" w:hAnsi="Georgia" w:cs="Georgia"/>
            <w:color w:val="FF0000"/>
            <w:sz w:val="19"/>
            <w:szCs w:val="19"/>
          </w:rPr>
          <w:delText>one-on-one</w:delText>
        </w:r>
        <w:r w:rsidDel="005C64D6">
          <w:rPr>
            <w:rFonts w:ascii="Georgia" w:eastAsia="Georgia" w:hAnsi="Georgia" w:cs="Georgia"/>
            <w:color w:val="FF0000"/>
            <w:spacing w:val="22"/>
            <w:sz w:val="19"/>
            <w:szCs w:val="19"/>
          </w:rPr>
          <w:delText xml:space="preserve"> </w:delText>
        </w:r>
        <w:r w:rsidDel="005C64D6">
          <w:rPr>
            <w:rFonts w:ascii="Georgia" w:eastAsia="Georgia" w:hAnsi="Georgia" w:cs="Georgia"/>
            <w:color w:val="FF0000"/>
            <w:sz w:val="19"/>
            <w:szCs w:val="19"/>
          </w:rPr>
          <w:delText>training</w:delText>
        </w:r>
        <w:r w:rsidDel="005C64D6">
          <w:rPr>
            <w:rFonts w:ascii="Georgia" w:eastAsia="Georgia" w:hAnsi="Georgia" w:cs="Georgia"/>
            <w:color w:val="FF0000"/>
            <w:spacing w:val="16"/>
            <w:sz w:val="19"/>
            <w:szCs w:val="19"/>
          </w:rPr>
          <w:delText xml:space="preserve"> </w:delText>
        </w:r>
        <w:r w:rsidDel="005C64D6">
          <w:rPr>
            <w:rFonts w:ascii="Georgia" w:eastAsia="Georgia" w:hAnsi="Georgia" w:cs="Georgia"/>
            <w:color w:val="FF0000"/>
            <w:sz w:val="19"/>
            <w:szCs w:val="19"/>
          </w:rPr>
          <w:delText>sessions</w:delText>
        </w:r>
        <w:r w:rsidDel="005C64D6">
          <w:rPr>
            <w:rFonts w:ascii="Georgia" w:eastAsia="Georgia" w:hAnsi="Georgia" w:cs="Georgia"/>
            <w:color w:val="FF0000"/>
            <w:spacing w:val="17"/>
            <w:sz w:val="19"/>
            <w:szCs w:val="19"/>
          </w:rPr>
          <w:delText xml:space="preserve"> </w:delText>
        </w:r>
        <w:r w:rsidDel="005C64D6">
          <w:rPr>
            <w:rFonts w:ascii="Georgia" w:eastAsia="Georgia" w:hAnsi="Georgia" w:cs="Georgia"/>
            <w:color w:val="FF0000"/>
            <w:sz w:val="19"/>
            <w:szCs w:val="19"/>
          </w:rPr>
          <w:delText>to</w:delText>
        </w:r>
        <w:r w:rsidDel="005C64D6">
          <w:rPr>
            <w:rFonts w:ascii="Georgia" w:eastAsia="Georgia" w:hAnsi="Georgia" w:cs="Georgia"/>
            <w:color w:val="FF0000"/>
            <w:spacing w:val="6"/>
            <w:sz w:val="19"/>
            <w:szCs w:val="19"/>
          </w:rPr>
          <w:delText xml:space="preserve"> </w:delText>
        </w:r>
        <w:r w:rsidDel="005C64D6">
          <w:rPr>
            <w:rFonts w:ascii="Georgia" w:eastAsia="Georgia" w:hAnsi="Georgia" w:cs="Georgia"/>
            <w:color w:val="FF0000"/>
            <w:sz w:val="19"/>
            <w:szCs w:val="19"/>
          </w:rPr>
          <w:delText>ensure</w:delText>
        </w:r>
        <w:r w:rsidDel="005C64D6">
          <w:rPr>
            <w:rFonts w:ascii="Georgia" w:eastAsia="Georgia" w:hAnsi="Georgia" w:cs="Georgia"/>
            <w:color w:val="FF0000"/>
            <w:spacing w:val="14"/>
            <w:sz w:val="19"/>
            <w:szCs w:val="19"/>
          </w:rPr>
          <w:delText xml:space="preserve"> </w:delText>
        </w:r>
        <w:r w:rsidDel="005C64D6">
          <w:rPr>
            <w:rFonts w:ascii="Georgia" w:eastAsia="Georgia" w:hAnsi="Georgia" w:cs="Georgia"/>
            <w:color w:val="FF0000"/>
            <w:sz w:val="19"/>
            <w:szCs w:val="19"/>
          </w:rPr>
          <w:delText>proper</w:delText>
        </w:r>
        <w:r w:rsidDel="005C64D6">
          <w:rPr>
            <w:rFonts w:ascii="Georgia" w:eastAsia="Georgia" w:hAnsi="Georgia" w:cs="Georgia"/>
            <w:color w:val="FF0000"/>
            <w:spacing w:val="14"/>
            <w:sz w:val="19"/>
            <w:szCs w:val="19"/>
          </w:rPr>
          <w:delText xml:space="preserve"> </w:delText>
        </w:r>
        <w:r w:rsidDel="005C64D6">
          <w:rPr>
            <w:rFonts w:ascii="Georgia" w:eastAsia="Georgia" w:hAnsi="Georgia" w:cs="Georgia"/>
            <w:color w:val="FF0000"/>
            <w:w w:val="102"/>
            <w:sz w:val="19"/>
            <w:szCs w:val="19"/>
          </w:rPr>
          <w:delText xml:space="preserve">data </w:delText>
        </w:r>
        <w:r w:rsidDel="005C64D6">
          <w:rPr>
            <w:rFonts w:ascii="Georgia" w:eastAsia="Georgia" w:hAnsi="Georgia" w:cs="Georgia"/>
            <w:color w:val="FF0000"/>
            <w:sz w:val="19"/>
            <w:szCs w:val="19"/>
          </w:rPr>
          <w:delText>processing</w:delText>
        </w:r>
        <w:r w:rsidDel="005C64D6">
          <w:rPr>
            <w:rFonts w:ascii="Georgia" w:eastAsia="Georgia" w:hAnsi="Georgia" w:cs="Georgia"/>
            <w:color w:val="FF0000"/>
            <w:spacing w:val="20"/>
            <w:sz w:val="19"/>
            <w:szCs w:val="19"/>
          </w:rPr>
          <w:delText xml:space="preserve"> </w:delText>
        </w:r>
        <w:r w:rsidDel="005C64D6">
          <w:rPr>
            <w:rFonts w:ascii="Georgia" w:eastAsia="Georgia" w:hAnsi="Georgia" w:cs="Georgia"/>
            <w:color w:val="FF0000"/>
            <w:sz w:val="19"/>
            <w:szCs w:val="19"/>
          </w:rPr>
          <w:delText>by</w:delText>
        </w:r>
        <w:r w:rsidDel="005C64D6">
          <w:rPr>
            <w:rFonts w:ascii="Georgia" w:eastAsia="Georgia" w:hAnsi="Georgia" w:cs="Georgia"/>
            <w:color w:val="FF0000"/>
            <w:spacing w:val="6"/>
            <w:sz w:val="19"/>
            <w:szCs w:val="19"/>
          </w:rPr>
          <w:delText xml:space="preserve"> </w:delText>
        </w:r>
        <w:r w:rsidDel="005C64D6">
          <w:rPr>
            <w:rFonts w:ascii="Georgia" w:eastAsia="Georgia" w:hAnsi="Georgia" w:cs="Georgia"/>
            <w:color w:val="FF0000"/>
            <w:sz w:val="19"/>
            <w:szCs w:val="19"/>
          </w:rPr>
          <w:delText>the</w:delText>
        </w:r>
        <w:r w:rsidDel="005C64D6">
          <w:rPr>
            <w:rFonts w:ascii="Georgia" w:eastAsia="Georgia" w:hAnsi="Georgia" w:cs="Georgia"/>
            <w:color w:val="FF0000"/>
            <w:spacing w:val="7"/>
            <w:sz w:val="19"/>
            <w:szCs w:val="19"/>
          </w:rPr>
          <w:delText xml:space="preserve"> </w:delText>
        </w:r>
        <w:r w:rsidDel="005C64D6">
          <w:rPr>
            <w:rFonts w:ascii="Georgia" w:eastAsia="Georgia" w:hAnsi="Georgia" w:cs="Georgia"/>
            <w:color w:val="FF0000"/>
            <w:sz w:val="19"/>
            <w:szCs w:val="19"/>
          </w:rPr>
          <w:delText>beta</w:delText>
        </w:r>
        <w:r w:rsidDel="005C64D6">
          <w:rPr>
            <w:rFonts w:ascii="Georgia" w:eastAsia="Georgia" w:hAnsi="Georgia" w:cs="Georgia"/>
            <w:color w:val="FF0000"/>
            <w:spacing w:val="9"/>
            <w:sz w:val="19"/>
            <w:szCs w:val="19"/>
          </w:rPr>
          <w:delText xml:space="preserve"> </w:delText>
        </w:r>
        <w:r w:rsidDel="005C64D6">
          <w:rPr>
            <w:rFonts w:ascii="Georgia" w:eastAsia="Georgia" w:hAnsi="Georgia" w:cs="Georgia"/>
            <w:color w:val="FF0000"/>
            <w:sz w:val="19"/>
            <w:szCs w:val="19"/>
          </w:rPr>
          <w:delText>testers.</w:delText>
        </w:r>
        <w:r w:rsidDel="005C64D6">
          <w:rPr>
            <w:rFonts w:ascii="Georgia" w:eastAsia="Georgia" w:hAnsi="Georgia" w:cs="Georgia"/>
            <w:color w:val="FF0000"/>
            <w:spacing w:val="31"/>
            <w:sz w:val="19"/>
            <w:szCs w:val="19"/>
          </w:rPr>
          <w:delText xml:space="preserve"> </w:delText>
        </w:r>
        <w:r w:rsidDel="005C64D6">
          <w:rPr>
            <w:rFonts w:ascii="Georgia" w:eastAsia="Georgia" w:hAnsi="Georgia" w:cs="Georgia"/>
            <w:color w:val="FF0000"/>
            <w:sz w:val="19"/>
            <w:szCs w:val="19"/>
          </w:rPr>
          <w:delText>We</w:delText>
        </w:r>
        <w:r w:rsidDel="005C64D6">
          <w:rPr>
            <w:rFonts w:ascii="Georgia" w:eastAsia="Georgia" w:hAnsi="Georgia" w:cs="Georgia"/>
            <w:color w:val="FF0000"/>
            <w:spacing w:val="8"/>
            <w:sz w:val="19"/>
            <w:szCs w:val="19"/>
          </w:rPr>
          <w:delText xml:space="preserve"> </w:delText>
        </w:r>
        <w:r w:rsidDel="005C64D6">
          <w:rPr>
            <w:rFonts w:ascii="Georgia" w:eastAsia="Georgia" w:hAnsi="Georgia" w:cs="Georgia"/>
            <w:color w:val="FF0000"/>
            <w:sz w:val="19"/>
            <w:szCs w:val="19"/>
          </w:rPr>
          <w:delText>will</w:delText>
        </w:r>
        <w:r w:rsidDel="005C64D6">
          <w:rPr>
            <w:rFonts w:ascii="Georgia" w:eastAsia="Georgia" w:hAnsi="Georgia" w:cs="Georgia"/>
            <w:color w:val="FF0000"/>
            <w:spacing w:val="8"/>
            <w:sz w:val="19"/>
            <w:szCs w:val="19"/>
          </w:rPr>
          <w:delText xml:space="preserve"> </w:delText>
        </w:r>
        <w:r w:rsidDel="005C64D6">
          <w:rPr>
            <w:rFonts w:ascii="Georgia" w:eastAsia="Georgia" w:hAnsi="Georgia" w:cs="Georgia"/>
            <w:color w:val="FF0000"/>
            <w:sz w:val="19"/>
            <w:szCs w:val="19"/>
          </w:rPr>
          <w:delText>use</w:delText>
        </w:r>
        <w:r w:rsidDel="005C64D6">
          <w:rPr>
            <w:rFonts w:ascii="Georgia" w:eastAsia="Georgia" w:hAnsi="Georgia" w:cs="Georgia"/>
            <w:color w:val="FF0000"/>
            <w:spacing w:val="8"/>
            <w:sz w:val="19"/>
            <w:szCs w:val="19"/>
          </w:rPr>
          <w:delText xml:space="preserve"> </w:delText>
        </w:r>
        <w:r w:rsidDel="005C64D6">
          <w:rPr>
            <w:rFonts w:ascii="Georgia" w:eastAsia="Georgia" w:hAnsi="Georgia" w:cs="Georgia"/>
            <w:color w:val="FF0000"/>
            <w:sz w:val="19"/>
            <w:szCs w:val="19"/>
          </w:rPr>
          <w:delText>these</w:delText>
        </w:r>
        <w:r w:rsidDel="005C64D6">
          <w:rPr>
            <w:rFonts w:ascii="Georgia" w:eastAsia="Georgia" w:hAnsi="Georgia" w:cs="Georgia"/>
            <w:color w:val="FF0000"/>
            <w:spacing w:val="11"/>
            <w:sz w:val="19"/>
            <w:szCs w:val="19"/>
          </w:rPr>
          <w:delText xml:space="preserve"> </w:delText>
        </w:r>
        <w:r w:rsidDel="005C64D6">
          <w:rPr>
            <w:rFonts w:ascii="Georgia" w:eastAsia="Georgia" w:hAnsi="Georgia" w:cs="Georgia"/>
            <w:color w:val="FF0000"/>
            <w:sz w:val="19"/>
            <w:szCs w:val="19"/>
          </w:rPr>
          <w:delText>sessions</w:delText>
        </w:r>
        <w:r w:rsidDel="005C64D6">
          <w:rPr>
            <w:rFonts w:ascii="Georgia" w:eastAsia="Georgia" w:hAnsi="Georgia" w:cs="Georgia"/>
            <w:color w:val="FF0000"/>
            <w:spacing w:val="16"/>
            <w:sz w:val="19"/>
            <w:szCs w:val="19"/>
          </w:rPr>
          <w:delText xml:space="preserve"> </w:delText>
        </w:r>
        <w:r w:rsidDel="005C64D6">
          <w:rPr>
            <w:rFonts w:ascii="Georgia" w:eastAsia="Georgia" w:hAnsi="Georgia" w:cs="Georgia"/>
            <w:color w:val="FF0000"/>
            <w:sz w:val="19"/>
            <w:szCs w:val="19"/>
          </w:rPr>
          <w:delText>to</w:delText>
        </w:r>
        <w:r w:rsidDel="005C64D6">
          <w:rPr>
            <w:rFonts w:ascii="Georgia" w:eastAsia="Georgia" w:hAnsi="Georgia" w:cs="Georgia"/>
            <w:color w:val="FF0000"/>
            <w:spacing w:val="5"/>
            <w:sz w:val="19"/>
            <w:szCs w:val="19"/>
          </w:rPr>
          <w:delText xml:space="preserve"> </w:delText>
        </w:r>
        <w:r w:rsidDel="005C64D6">
          <w:rPr>
            <w:rFonts w:ascii="Georgia" w:eastAsia="Georgia" w:hAnsi="Georgia" w:cs="Georgia"/>
            <w:color w:val="FF0000"/>
            <w:sz w:val="19"/>
            <w:szCs w:val="19"/>
          </w:rPr>
          <w:delText>develop</w:delText>
        </w:r>
        <w:r w:rsidDel="005C64D6">
          <w:rPr>
            <w:rFonts w:ascii="Georgia" w:eastAsia="Georgia" w:hAnsi="Georgia" w:cs="Georgia"/>
            <w:color w:val="FF0000"/>
            <w:spacing w:val="15"/>
            <w:sz w:val="19"/>
            <w:szCs w:val="19"/>
          </w:rPr>
          <w:delText xml:space="preserve"> </w:delText>
        </w:r>
        <w:r w:rsidDel="005C64D6">
          <w:rPr>
            <w:rFonts w:ascii="Georgia" w:eastAsia="Georgia" w:hAnsi="Georgia" w:cs="Georgia"/>
            <w:color w:val="FF0000"/>
            <w:sz w:val="19"/>
            <w:szCs w:val="19"/>
          </w:rPr>
          <w:delText>online</w:delText>
        </w:r>
        <w:r w:rsidDel="005C64D6">
          <w:rPr>
            <w:rFonts w:ascii="Georgia" w:eastAsia="Georgia" w:hAnsi="Georgia" w:cs="Georgia"/>
            <w:color w:val="FF0000"/>
            <w:spacing w:val="13"/>
            <w:sz w:val="19"/>
            <w:szCs w:val="19"/>
          </w:rPr>
          <w:delText xml:space="preserve"> </w:delText>
        </w:r>
        <w:r w:rsidDel="005C64D6">
          <w:rPr>
            <w:rFonts w:ascii="Georgia" w:eastAsia="Georgia" w:hAnsi="Georgia" w:cs="Georgia"/>
            <w:color w:val="FF0000"/>
            <w:sz w:val="19"/>
            <w:szCs w:val="19"/>
          </w:rPr>
          <w:delText>tutorials</w:delText>
        </w:r>
        <w:r w:rsidDel="005C64D6">
          <w:rPr>
            <w:rFonts w:ascii="Georgia" w:eastAsia="Georgia" w:hAnsi="Georgia" w:cs="Georgia"/>
            <w:color w:val="FF0000"/>
            <w:spacing w:val="16"/>
            <w:sz w:val="19"/>
            <w:szCs w:val="19"/>
          </w:rPr>
          <w:delText xml:space="preserve"> </w:delText>
        </w:r>
        <w:r w:rsidDel="005C64D6">
          <w:rPr>
            <w:rFonts w:ascii="Georgia" w:eastAsia="Georgia" w:hAnsi="Georgia" w:cs="Georgia"/>
            <w:color w:val="FF0000"/>
            <w:sz w:val="19"/>
            <w:szCs w:val="19"/>
          </w:rPr>
          <w:delText>and</w:delText>
        </w:r>
        <w:r w:rsidDel="005C64D6">
          <w:rPr>
            <w:rFonts w:ascii="Georgia" w:eastAsia="Georgia" w:hAnsi="Georgia" w:cs="Georgia"/>
            <w:color w:val="FF0000"/>
            <w:spacing w:val="8"/>
            <w:sz w:val="19"/>
            <w:szCs w:val="19"/>
          </w:rPr>
          <w:delText xml:space="preserve"> </w:delText>
        </w:r>
        <w:r w:rsidDel="005C64D6">
          <w:rPr>
            <w:rFonts w:ascii="Georgia" w:eastAsia="Georgia" w:hAnsi="Georgia" w:cs="Georgia"/>
            <w:color w:val="FF0000"/>
            <w:sz w:val="19"/>
            <w:szCs w:val="19"/>
          </w:rPr>
          <w:delText>processing</w:delText>
        </w:r>
        <w:r w:rsidDel="005C64D6">
          <w:rPr>
            <w:rFonts w:ascii="Georgia" w:eastAsia="Georgia" w:hAnsi="Georgia" w:cs="Georgia"/>
            <w:color w:val="FF0000"/>
            <w:spacing w:val="20"/>
            <w:sz w:val="19"/>
            <w:szCs w:val="19"/>
          </w:rPr>
          <w:delText xml:space="preserve"> </w:delText>
        </w:r>
        <w:r w:rsidDel="005C64D6">
          <w:rPr>
            <w:rFonts w:ascii="Georgia" w:eastAsia="Georgia" w:hAnsi="Georgia" w:cs="Georgia"/>
            <w:color w:val="FF0000"/>
            <w:sz w:val="19"/>
            <w:szCs w:val="19"/>
          </w:rPr>
          <w:delText>examples</w:delText>
        </w:r>
        <w:r w:rsidDel="005C64D6">
          <w:rPr>
            <w:rFonts w:ascii="Georgia" w:eastAsia="Georgia" w:hAnsi="Georgia" w:cs="Georgia"/>
            <w:color w:val="FF0000"/>
            <w:spacing w:val="18"/>
            <w:sz w:val="19"/>
            <w:szCs w:val="19"/>
          </w:rPr>
          <w:delText xml:space="preserve"> </w:delText>
        </w:r>
        <w:r w:rsidDel="005C64D6">
          <w:rPr>
            <w:rFonts w:ascii="Georgia" w:eastAsia="Georgia" w:hAnsi="Georgia" w:cs="Georgia"/>
            <w:color w:val="FF0000"/>
            <w:sz w:val="19"/>
            <w:szCs w:val="19"/>
          </w:rPr>
          <w:delText>for</w:delText>
        </w:r>
        <w:r w:rsidDel="005C64D6">
          <w:rPr>
            <w:rFonts w:ascii="Georgia" w:eastAsia="Georgia" w:hAnsi="Georgia" w:cs="Georgia"/>
            <w:color w:val="FF0000"/>
            <w:spacing w:val="7"/>
            <w:sz w:val="19"/>
            <w:szCs w:val="19"/>
          </w:rPr>
          <w:delText xml:space="preserve"> </w:delText>
        </w:r>
        <w:r w:rsidDel="005C64D6">
          <w:rPr>
            <w:rFonts w:ascii="Georgia" w:eastAsia="Georgia" w:hAnsi="Georgia" w:cs="Georgia"/>
            <w:color w:val="FF0000"/>
            <w:sz w:val="19"/>
            <w:szCs w:val="19"/>
          </w:rPr>
          <w:delText>our</w:delText>
        </w:r>
        <w:r w:rsidDel="005C64D6">
          <w:rPr>
            <w:rFonts w:ascii="Georgia" w:eastAsia="Georgia" w:hAnsi="Georgia" w:cs="Georgia"/>
            <w:color w:val="FF0000"/>
            <w:spacing w:val="8"/>
            <w:sz w:val="19"/>
            <w:szCs w:val="19"/>
          </w:rPr>
          <w:delText xml:space="preserve"> </w:delText>
        </w:r>
        <w:r w:rsidDel="005C64D6">
          <w:rPr>
            <w:rFonts w:ascii="Georgia" w:eastAsia="Georgia" w:hAnsi="Georgia" w:cs="Georgia"/>
            <w:color w:val="FF0000"/>
            <w:w w:val="102"/>
            <w:sz w:val="19"/>
            <w:szCs w:val="19"/>
          </w:rPr>
          <w:delText xml:space="preserve">external </w:delText>
        </w:r>
        <w:r w:rsidDel="005C64D6">
          <w:rPr>
            <w:rFonts w:ascii="Georgia" w:eastAsia="Georgia" w:hAnsi="Georgia" w:cs="Georgia"/>
            <w:color w:val="FF0000"/>
            <w:sz w:val="19"/>
            <w:szCs w:val="19"/>
          </w:rPr>
          <w:delText>collaborators</w:delText>
        </w:r>
        <w:r w:rsidDel="005C64D6">
          <w:rPr>
            <w:rFonts w:ascii="Georgia" w:eastAsia="Georgia" w:hAnsi="Georgia" w:cs="Georgia"/>
            <w:color w:val="FF0000"/>
            <w:spacing w:val="36"/>
            <w:sz w:val="19"/>
            <w:szCs w:val="19"/>
          </w:rPr>
          <w:delText xml:space="preserve"> </w:delText>
        </w:r>
        <w:r w:rsidDel="005C64D6">
          <w:rPr>
            <w:rFonts w:ascii="Georgia" w:eastAsia="Georgia" w:hAnsi="Georgia" w:cs="Georgia"/>
            <w:color w:val="FF0000"/>
            <w:sz w:val="19"/>
            <w:szCs w:val="19"/>
          </w:rPr>
          <w:delText>such</w:delText>
        </w:r>
        <w:r w:rsidDel="005C64D6">
          <w:rPr>
            <w:rFonts w:ascii="Georgia" w:eastAsia="Georgia" w:hAnsi="Georgia" w:cs="Georgia"/>
            <w:color w:val="FF0000"/>
            <w:spacing w:val="22"/>
            <w:sz w:val="19"/>
            <w:szCs w:val="19"/>
          </w:rPr>
          <w:delText xml:space="preserve"> </w:delText>
        </w:r>
        <w:r w:rsidDel="005C64D6">
          <w:rPr>
            <w:rFonts w:ascii="Georgia" w:eastAsia="Georgia" w:hAnsi="Georgia" w:cs="Georgia"/>
            <w:color w:val="FF0000"/>
            <w:sz w:val="19"/>
            <w:szCs w:val="19"/>
          </w:rPr>
          <w:delText>that</w:delText>
        </w:r>
        <w:r w:rsidDel="005C64D6">
          <w:rPr>
            <w:rFonts w:ascii="Georgia" w:eastAsia="Georgia" w:hAnsi="Georgia" w:cs="Georgia"/>
            <w:color w:val="FF0000"/>
            <w:spacing w:val="21"/>
            <w:sz w:val="19"/>
            <w:szCs w:val="19"/>
          </w:rPr>
          <w:delText xml:space="preserve"> </w:delText>
        </w:r>
        <w:r w:rsidDel="005C64D6">
          <w:rPr>
            <w:rFonts w:ascii="Georgia" w:eastAsia="Georgia" w:hAnsi="Georgia" w:cs="Georgia"/>
            <w:color w:val="FF0000"/>
            <w:sz w:val="19"/>
            <w:szCs w:val="19"/>
          </w:rPr>
          <w:delText>they</w:delText>
        </w:r>
        <w:r w:rsidDel="005C64D6">
          <w:rPr>
            <w:rFonts w:ascii="Georgia" w:eastAsia="Georgia" w:hAnsi="Georgia" w:cs="Georgia"/>
            <w:color w:val="FF0000"/>
            <w:spacing w:val="21"/>
            <w:sz w:val="19"/>
            <w:szCs w:val="19"/>
          </w:rPr>
          <w:delText xml:space="preserve"> </w:delText>
        </w:r>
        <w:r w:rsidDel="005C64D6">
          <w:rPr>
            <w:rFonts w:ascii="Georgia" w:eastAsia="Georgia" w:hAnsi="Georgia" w:cs="Georgia"/>
            <w:color w:val="FF0000"/>
            <w:sz w:val="19"/>
            <w:szCs w:val="19"/>
          </w:rPr>
          <w:delText>will</w:delText>
        </w:r>
        <w:r w:rsidDel="005C64D6">
          <w:rPr>
            <w:rFonts w:ascii="Georgia" w:eastAsia="Georgia" w:hAnsi="Georgia" w:cs="Georgia"/>
            <w:color w:val="FF0000"/>
            <w:spacing w:val="20"/>
            <w:sz w:val="19"/>
            <w:szCs w:val="19"/>
          </w:rPr>
          <w:delText xml:space="preserve"> </w:delText>
        </w:r>
        <w:r w:rsidDel="005C64D6">
          <w:rPr>
            <w:rFonts w:ascii="Georgia" w:eastAsia="Georgia" w:hAnsi="Georgia" w:cs="Georgia"/>
            <w:color w:val="FF0000"/>
            <w:sz w:val="19"/>
            <w:szCs w:val="19"/>
          </w:rPr>
          <w:delText>be</w:delText>
        </w:r>
        <w:r w:rsidDel="005C64D6">
          <w:rPr>
            <w:rFonts w:ascii="Georgia" w:eastAsia="Georgia" w:hAnsi="Georgia" w:cs="Georgia"/>
            <w:color w:val="FF0000"/>
            <w:spacing w:val="18"/>
            <w:sz w:val="19"/>
            <w:szCs w:val="19"/>
          </w:rPr>
          <w:delText xml:space="preserve"> </w:delText>
        </w:r>
        <w:r w:rsidDel="005C64D6">
          <w:rPr>
            <w:rFonts w:ascii="Georgia" w:eastAsia="Georgia" w:hAnsi="Georgia" w:cs="Georgia"/>
            <w:color w:val="FF0000"/>
            <w:sz w:val="19"/>
            <w:szCs w:val="19"/>
          </w:rPr>
          <w:delText>able</w:delText>
        </w:r>
        <w:r w:rsidDel="005C64D6">
          <w:rPr>
            <w:rFonts w:ascii="Georgia" w:eastAsia="Georgia" w:hAnsi="Georgia" w:cs="Georgia"/>
            <w:color w:val="FF0000"/>
            <w:spacing w:val="21"/>
            <w:sz w:val="19"/>
            <w:szCs w:val="19"/>
          </w:rPr>
          <w:delText xml:space="preserve"> </w:delText>
        </w:r>
        <w:r w:rsidDel="005C64D6">
          <w:rPr>
            <w:rFonts w:ascii="Georgia" w:eastAsia="Georgia" w:hAnsi="Georgia" w:cs="Georgia"/>
            <w:color w:val="FF0000"/>
            <w:sz w:val="19"/>
            <w:szCs w:val="19"/>
          </w:rPr>
          <w:delText>to</w:delText>
        </w:r>
        <w:r w:rsidDel="005C64D6">
          <w:rPr>
            <w:rFonts w:ascii="Georgia" w:eastAsia="Georgia" w:hAnsi="Georgia" w:cs="Georgia"/>
            <w:color w:val="FF0000"/>
            <w:spacing w:val="17"/>
            <w:sz w:val="19"/>
            <w:szCs w:val="19"/>
          </w:rPr>
          <w:delText xml:space="preserve"> </w:delText>
        </w:r>
        <w:r w:rsidDel="005C64D6">
          <w:rPr>
            <w:rFonts w:ascii="Georgia" w:eastAsia="Georgia" w:hAnsi="Georgia" w:cs="Georgia"/>
            <w:color w:val="FF0000"/>
            <w:sz w:val="19"/>
            <w:szCs w:val="19"/>
          </w:rPr>
          <w:delText>process</w:delText>
        </w:r>
        <w:r w:rsidDel="005C64D6">
          <w:rPr>
            <w:rFonts w:ascii="Georgia" w:eastAsia="Georgia" w:hAnsi="Georgia" w:cs="Georgia"/>
            <w:color w:val="FF0000"/>
            <w:spacing w:val="27"/>
            <w:sz w:val="19"/>
            <w:szCs w:val="19"/>
          </w:rPr>
          <w:delText xml:space="preserve"> </w:delText>
        </w:r>
        <w:r w:rsidDel="005C64D6">
          <w:rPr>
            <w:rFonts w:ascii="Georgia" w:eastAsia="Georgia" w:hAnsi="Georgia" w:cs="Georgia"/>
            <w:color w:val="FF0000"/>
            <w:sz w:val="19"/>
            <w:szCs w:val="19"/>
          </w:rPr>
          <w:delText>their</w:delText>
        </w:r>
        <w:r w:rsidDel="005C64D6">
          <w:rPr>
            <w:rFonts w:ascii="Georgia" w:eastAsia="Georgia" w:hAnsi="Georgia" w:cs="Georgia"/>
            <w:color w:val="FF0000"/>
            <w:spacing w:val="22"/>
            <w:sz w:val="19"/>
            <w:szCs w:val="19"/>
          </w:rPr>
          <w:delText xml:space="preserve"> </w:delText>
        </w:r>
        <w:r w:rsidDel="005C64D6">
          <w:rPr>
            <w:rFonts w:ascii="Georgia" w:eastAsia="Georgia" w:hAnsi="Georgia" w:cs="Georgia"/>
            <w:color w:val="FF0000"/>
            <w:sz w:val="19"/>
            <w:szCs w:val="19"/>
          </w:rPr>
          <w:delText>data</w:delText>
        </w:r>
        <w:r w:rsidDel="005C64D6">
          <w:rPr>
            <w:rFonts w:ascii="Georgia" w:eastAsia="Georgia" w:hAnsi="Georgia" w:cs="Georgia"/>
            <w:color w:val="FF0000"/>
            <w:spacing w:val="21"/>
            <w:sz w:val="19"/>
            <w:szCs w:val="19"/>
          </w:rPr>
          <w:delText xml:space="preserve"> </w:delText>
        </w:r>
        <w:r w:rsidDel="005C64D6">
          <w:rPr>
            <w:rFonts w:ascii="Georgia" w:eastAsia="Georgia" w:hAnsi="Georgia" w:cs="Georgia"/>
            <w:color w:val="FF0000"/>
            <w:sz w:val="19"/>
            <w:szCs w:val="19"/>
          </w:rPr>
          <w:delText xml:space="preserve">in-house. </w:delText>
        </w:r>
        <w:r w:rsidDel="005C64D6">
          <w:rPr>
            <w:rFonts w:ascii="Georgia" w:eastAsia="Georgia" w:hAnsi="Georgia" w:cs="Georgia"/>
            <w:color w:val="FF0000"/>
            <w:spacing w:val="25"/>
            <w:sz w:val="19"/>
            <w:szCs w:val="19"/>
          </w:rPr>
          <w:delText xml:space="preserve"> </w:delText>
        </w:r>
        <w:r w:rsidDel="005C64D6">
          <w:rPr>
            <w:rFonts w:ascii="Georgia" w:eastAsia="Georgia" w:hAnsi="Georgia" w:cs="Georgia"/>
            <w:color w:val="FF0000"/>
            <w:sz w:val="19"/>
            <w:szCs w:val="19"/>
          </w:rPr>
          <w:delText>We</w:delText>
        </w:r>
        <w:r w:rsidDel="005C64D6">
          <w:rPr>
            <w:rFonts w:ascii="Georgia" w:eastAsia="Georgia" w:hAnsi="Georgia" w:cs="Georgia"/>
            <w:color w:val="FF0000"/>
            <w:spacing w:val="20"/>
            <w:sz w:val="19"/>
            <w:szCs w:val="19"/>
          </w:rPr>
          <w:delText xml:space="preserve"> </w:delText>
        </w:r>
        <w:r w:rsidDel="005C64D6">
          <w:rPr>
            <w:rFonts w:ascii="Georgia" w:eastAsia="Georgia" w:hAnsi="Georgia" w:cs="Georgia"/>
            <w:color w:val="FF0000"/>
            <w:sz w:val="19"/>
            <w:szCs w:val="19"/>
          </w:rPr>
          <w:delText>will</w:delText>
        </w:r>
        <w:r w:rsidDel="005C64D6">
          <w:rPr>
            <w:rFonts w:ascii="Georgia" w:eastAsia="Georgia" w:hAnsi="Georgia" w:cs="Georgia"/>
            <w:color w:val="FF0000"/>
            <w:spacing w:val="20"/>
            <w:sz w:val="19"/>
            <w:szCs w:val="19"/>
          </w:rPr>
          <w:delText xml:space="preserve"> </w:delText>
        </w:r>
        <w:r w:rsidDel="005C64D6">
          <w:rPr>
            <w:rFonts w:ascii="Georgia" w:eastAsia="Georgia" w:hAnsi="Georgia" w:cs="Georgia"/>
            <w:color w:val="FF0000"/>
            <w:sz w:val="19"/>
            <w:szCs w:val="19"/>
          </w:rPr>
          <w:delText>also</w:delText>
        </w:r>
        <w:r w:rsidDel="005C64D6">
          <w:rPr>
            <w:rFonts w:ascii="Georgia" w:eastAsia="Georgia" w:hAnsi="Georgia" w:cs="Georgia"/>
            <w:color w:val="FF0000"/>
            <w:spacing w:val="21"/>
            <w:sz w:val="19"/>
            <w:szCs w:val="19"/>
          </w:rPr>
          <w:delText xml:space="preserve"> </w:delText>
        </w:r>
        <w:r w:rsidDel="005C64D6">
          <w:rPr>
            <w:rFonts w:ascii="Georgia" w:eastAsia="Georgia" w:hAnsi="Georgia" w:cs="Georgia"/>
            <w:color w:val="FF0000"/>
            <w:sz w:val="19"/>
            <w:szCs w:val="19"/>
          </w:rPr>
          <w:delText>provide</w:delText>
        </w:r>
        <w:r w:rsidDel="005C64D6">
          <w:rPr>
            <w:rFonts w:ascii="Georgia" w:eastAsia="Georgia" w:hAnsi="Georgia" w:cs="Georgia"/>
            <w:color w:val="FF0000"/>
            <w:spacing w:val="27"/>
            <w:sz w:val="19"/>
            <w:szCs w:val="19"/>
          </w:rPr>
          <w:delText xml:space="preserve"> </w:delText>
        </w:r>
        <w:r w:rsidDel="005C64D6">
          <w:rPr>
            <w:rFonts w:ascii="Georgia" w:eastAsia="Georgia" w:hAnsi="Georgia" w:cs="Georgia"/>
            <w:color w:val="FF0000"/>
            <w:sz w:val="19"/>
            <w:szCs w:val="19"/>
          </w:rPr>
          <w:delText>a</w:delText>
        </w:r>
        <w:r w:rsidDel="005C64D6">
          <w:rPr>
            <w:rFonts w:ascii="Georgia" w:eastAsia="Georgia" w:hAnsi="Georgia" w:cs="Georgia"/>
            <w:color w:val="FF0000"/>
            <w:spacing w:val="17"/>
            <w:sz w:val="19"/>
            <w:szCs w:val="19"/>
          </w:rPr>
          <w:delText xml:space="preserve"> </w:delText>
        </w:r>
        <w:r w:rsidDel="005C64D6">
          <w:rPr>
            <w:rFonts w:ascii="Georgia" w:eastAsia="Georgia" w:hAnsi="Georgia" w:cs="Georgia"/>
            <w:color w:val="FF0000"/>
            <w:sz w:val="19"/>
            <w:szCs w:val="19"/>
          </w:rPr>
          <w:delText>targeted</w:delText>
        </w:r>
        <w:r w:rsidDel="005C64D6">
          <w:rPr>
            <w:rFonts w:ascii="Georgia" w:eastAsia="Georgia" w:hAnsi="Georgia" w:cs="Georgia"/>
            <w:color w:val="FF0000"/>
            <w:spacing w:val="28"/>
            <w:sz w:val="19"/>
            <w:szCs w:val="19"/>
          </w:rPr>
          <w:delText xml:space="preserve"> </w:delText>
        </w:r>
        <w:r w:rsidDel="005C64D6">
          <w:rPr>
            <w:rFonts w:ascii="Georgia" w:eastAsia="Georgia" w:hAnsi="Georgia" w:cs="Georgia"/>
            <w:color w:val="FF0000"/>
            <w:sz w:val="19"/>
            <w:szCs w:val="19"/>
          </w:rPr>
          <w:delText>discussion</w:delText>
        </w:r>
        <w:r w:rsidDel="005C64D6">
          <w:rPr>
            <w:rFonts w:ascii="Georgia" w:eastAsia="Georgia" w:hAnsi="Georgia" w:cs="Georgia"/>
            <w:color w:val="FF0000"/>
            <w:spacing w:val="32"/>
            <w:sz w:val="19"/>
            <w:szCs w:val="19"/>
          </w:rPr>
          <w:delText xml:space="preserve"> </w:delText>
        </w:r>
        <w:r w:rsidDel="005C64D6">
          <w:rPr>
            <w:rFonts w:ascii="Georgia" w:eastAsia="Georgia" w:hAnsi="Georgia" w:cs="Georgia"/>
            <w:color w:val="FF0000"/>
            <w:sz w:val="19"/>
            <w:szCs w:val="19"/>
          </w:rPr>
          <w:delText>forum</w:delText>
        </w:r>
        <w:r w:rsidDel="005C64D6">
          <w:rPr>
            <w:rFonts w:ascii="Georgia" w:eastAsia="Georgia" w:hAnsi="Georgia" w:cs="Georgia"/>
            <w:color w:val="FF0000"/>
            <w:spacing w:val="24"/>
            <w:sz w:val="19"/>
            <w:szCs w:val="19"/>
          </w:rPr>
          <w:delText xml:space="preserve"> </w:delText>
        </w:r>
        <w:r w:rsidDel="005C64D6">
          <w:rPr>
            <w:rFonts w:ascii="Georgia" w:eastAsia="Georgia" w:hAnsi="Georgia" w:cs="Georgia"/>
            <w:color w:val="FF0000"/>
            <w:w w:val="102"/>
            <w:sz w:val="19"/>
            <w:szCs w:val="19"/>
          </w:rPr>
          <w:delText xml:space="preserve">to </w:delText>
        </w:r>
        <w:r w:rsidDel="005C64D6">
          <w:rPr>
            <w:rFonts w:ascii="Georgia" w:eastAsia="Georgia" w:hAnsi="Georgia" w:cs="Georgia"/>
            <w:color w:val="FF0000"/>
            <w:sz w:val="19"/>
            <w:szCs w:val="19"/>
          </w:rPr>
          <w:delText>answer</w:delText>
        </w:r>
        <w:r w:rsidDel="005C64D6">
          <w:rPr>
            <w:rFonts w:ascii="Georgia" w:eastAsia="Georgia" w:hAnsi="Georgia" w:cs="Georgia"/>
            <w:color w:val="FF0000"/>
            <w:spacing w:val="13"/>
            <w:sz w:val="19"/>
            <w:szCs w:val="19"/>
          </w:rPr>
          <w:delText xml:space="preserve"> </w:delText>
        </w:r>
        <w:r w:rsidDel="005C64D6">
          <w:rPr>
            <w:rFonts w:ascii="Georgia" w:eastAsia="Georgia" w:hAnsi="Georgia" w:cs="Georgia"/>
            <w:color w:val="FF0000"/>
            <w:sz w:val="19"/>
            <w:szCs w:val="19"/>
          </w:rPr>
          <w:delText>questions</w:delText>
        </w:r>
        <w:r w:rsidDel="005C64D6">
          <w:rPr>
            <w:rFonts w:ascii="Georgia" w:eastAsia="Georgia" w:hAnsi="Georgia" w:cs="Georgia"/>
            <w:color w:val="FF0000"/>
            <w:spacing w:val="17"/>
            <w:sz w:val="19"/>
            <w:szCs w:val="19"/>
          </w:rPr>
          <w:delText xml:space="preserve"> </w:delText>
        </w:r>
        <w:r w:rsidDel="005C64D6">
          <w:rPr>
            <w:rFonts w:ascii="Georgia" w:eastAsia="Georgia" w:hAnsi="Georgia" w:cs="Georgia"/>
            <w:color w:val="FF0000"/>
            <w:sz w:val="19"/>
            <w:szCs w:val="19"/>
          </w:rPr>
          <w:delText>and</w:delText>
        </w:r>
        <w:r w:rsidDel="005C64D6">
          <w:rPr>
            <w:rFonts w:ascii="Georgia" w:eastAsia="Georgia" w:hAnsi="Georgia" w:cs="Georgia"/>
            <w:color w:val="FF0000"/>
            <w:spacing w:val="7"/>
            <w:sz w:val="19"/>
            <w:szCs w:val="19"/>
          </w:rPr>
          <w:delText xml:space="preserve"> </w:delText>
        </w:r>
        <w:r w:rsidDel="005C64D6">
          <w:rPr>
            <w:rFonts w:ascii="Georgia" w:eastAsia="Georgia" w:hAnsi="Georgia" w:cs="Georgia"/>
            <w:color w:val="FF0000"/>
            <w:sz w:val="19"/>
            <w:szCs w:val="19"/>
          </w:rPr>
          <w:delText>address</w:delText>
        </w:r>
        <w:r w:rsidDel="005C64D6">
          <w:rPr>
            <w:rFonts w:ascii="Georgia" w:eastAsia="Georgia" w:hAnsi="Georgia" w:cs="Georgia"/>
            <w:color w:val="FF0000"/>
            <w:spacing w:val="14"/>
            <w:sz w:val="19"/>
            <w:szCs w:val="19"/>
          </w:rPr>
          <w:delText xml:space="preserve"> </w:delText>
        </w:r>
        <w:r w:rsidDel="005C64D6">
          <w:rPr>
            <w:rFonts w:ascii="Georgia" w:eastAsia="Georgia" w:hAnsi="Georgia" w:cs="Georgia"/>
            <w:color w:val="FF0000"/>
            <w:sz w:val="19"/>
            <w:szCs w:val="19"/>
          </w:rPr>
          <w:delText>concerns</w:delText>
        </w:r>
        <w:r w:rsidDel="005C64D6">
          <w:rPr>
            <w:rFonts w:ascii="Georgia" w:eastAsia="Georgia" w:hAnsi="Georgia" w:cs="Georgia"/>
            <w:color w:val="FF0000"/>
            <w:spacing w:val="16"/>
            <w:sz w:val="19"/>
            <w:szCs w:val="19"/>
          </w:rPr>
          <w:delText xml:space="preserve"> </w:delText>
        </w:r>
        <w:r w:rsidDel="005C64D6">
          <w:rPr>
            <w:rFonts w:ascii="Georgia" w:eastAsia="Georgia" w:hAnsi="Georgia" w:cs="Georgia"/>
            <w:color w:val="FF0000"/>
            <w:sz w:val="19"/>
            <w:szCs w:val="19"/>
          </w:rPr>
          <w:delText>for</w:delText>
        </w:r>
        <w:r w:rsidDel="005C64D6">
          <w:rPr>
            <w:rFonts w:ascii="Georgia" w:eastAsia="Georgia" w:hAnsi="Georgia" w:cs="Georgia"/>
            <w:color w:val="FF0000"/>
            <w:spacing w:val="6"/>
            <w:sz w:val="19"/>
            <w:szCs w:val="19"/>
          </w:rPr>
          <w:delText xml:space="preserve"> </w:delText>
        </w:r>
        <w:r w:rsidDel="005C64D6">
          <w:rPr>
            <w:rFonts w:ascii="Georgia" w:eastAsia="Georgia" w:hAnsi="Georgia" w:cs="Georgia"/>
            <w:color w:val="FF0000"/>
            <w:sz w:val="19"/>
            <w:szCs w:val="19"/>
          </w:rPr>
          <w:delText>processing</w:delText>
        </w:r>
        <w:r w:rsidDel="005C64D6">
          <w:rPr>
            <w:rFonts w:ascii="Georgia" w:eastAsia="Georgia" w:hAnsi="Georgia" w:cs="Georgia"/>
            <w:color w:val="FF0000"/>
            <w:spacing w:val="19"/>
            <w:sz w:val="19"/>
            <w:szCs w:val="19"/>
          </w:rPr>
          <w:delText xml:space="preserve"> </w:delText>
        </w:r>
        <w:r w:rsidDel="005C64D6">
          <w:rPr>
            <w:rFonts w:ascii="Georgia" w:eastAsia="Georgia" w:hAnsi="Georgia" w:cs="Georgia"/>
            <w:color w:val="FF0000"/>
            <w:sz w:val="19"/>
            <w:szCs w:val="19"/>
          </w:rPr>
          <w:delText>using</w:delText>
        </w:r>
        <w:r w:rsidDel="005C64D6">
          <w:rPr>
            <w:rFonts w:ascii="Georgia" w:eastAsia="Georgia" w:hAnsi="Georgia" w:cs="Georgia"/>
            <w:color w:val="FF0000"/>
            <w:spacing w:val="10"/>
            <w:sz w:val="19"/>
            <w:szCs w:val="19"/>
          </w:rPr>
          <w:delText xml:space="preserve"> </w:delText>
        </w:r>
        <w:r w:rsidDel="005C64D6">
          <w:rPr>
            <w:rFonts w:ascii="Georgia" w:eastAsia="Georgia" w:hAnsi="Georgia" w:cs="Georgia"/>
            <w:color w:val="FF0000"/>
            <w:w w:val="102"/>
            <w:sz w:val="19"/>
            <w:szCs w:val="19"/>
          </w:rPr>
          <w:delText>ITK-Lung.</w:delText>
        </w:r>
      </w:del>
    </w:p>
    <w:p w14:paraId="4C9E205C" w14:textId="77777777" w:rsidR="00E61F9D" w:rsidRDefault="005C64D6">
      <w:pPr>
        <w:spacing w:before="48" w:after="0" w:line="240" w:lineRule="auto"/>
        <w:ind w:left="160" w:right="7942"/>
        <w:jc w:val="both"/>
        <w:rPr>
          <w:rFonts w:ascii="Georgia" w:eastAsia="Georgia" w:hAnsi="Georgia" w:cs="Georgia"/>
          <w:sz w:val="21"/>
          <w:szCs w:val="21"/>
        </w:rPr>
      </w:pPr>
      <w:commentRangeStart w:id="394"/>
      <w:r>
        <w:rPr>
          <w:rFonts w:ascii="Georgia" w:eastAsia="Georgia" w:hAnsi="Georgia" w:cs="Georgia"/>
          <w:b/>
          <w:bCs/>
          <w:sz w:val="21"/>
          <w:szCs w:val="21"/>
        </w:rPr>
        <w:t>Institutional</w:t>
      </w:r>
      <w:r>
        <w:rPr>
          <w:rFonts w:ascii="Georgia" w:eastAsia="Georgia" w:hAnsi="Georgia" w:cs="Georgia"/>
          <w:b/>
          <w:bCs/>
          <w:spacing w:val="15"/>
          <w:sz w:val="21"/>
          <w:szCs w:val="21"/>
        </w:rPr>
        <w:t xml:space="preserve"> </w:t>
      </w:r>
      <w:r>
        <w:rPr>
          <w:rFonts w:ascii="Georgia" w:eastAsia="Georgia" w:hAnsi="Georgia" w:cs="Georgia"/>
          <w:b/>
          <w:bCs/>
          <w:w w:val="101"/>
          <w:sz w:val="21"/>
          <w:szCs w:val="21"/>
        </w:rPr>
        <w:t>collaborators</w:t>
      </w:r>
      <w:commentRangeEnd w:id="394"/>
      <w:r>
        <w:rPr>
          <w:rStyle w:val="CommentReference"/>
        </w:rPr>
        <w:commentReference w:id="394"/>
      </w:r>
    </w:p>
    <w:p w14:paraId="694C37CB" w14:textId="77777777" w:rsidR="00F71839" w:rsidRDefault="005C64D6">
      <w:pPr>
        <w:spacing w:before="88" w:after="0" w:line="277" w:lineRule="auto"/>
        <w:ind w:left="115" w:right="52" w:firstLine="5"/>
        <w:jc w:val="both"/>
        <w:rPr>
          <w:ins w:id="395" w:author="James Gee" w:date="2016-07-18T16:03:00Z"/>
          <w:rFonts w:ascii="Georgia" w:eastAsia="Georgia" w:hAnsi="Georgia" w:cs="Georgia"/>
          <w:w w:val="102"/>
          <w:sz w:val="19"/>
          <w:szCs w:val="19"/>
        </w:rPr>
      </w:pPr>
      <w:proofErr w:type="gramStart"/>
      <w:r>
        <w:rPr>
          <w:rFonts w:ascii="Georgia" w:eastAsia="Georgia" w:hAnsi="Georgia" w:cs="Georgia"/>
          <w:b/>
          <w:bCs/>
          <w:sz w:val="19"/>
          <w:szCs w:val="19"/>
        </w:rPr>
        <w:t>3(c.3.1)</w:t>
      </w:r>
      <w:r>
        <w:rPr>
          <w:rFonts w:ascii="Georgia" w:eastAsia="Georgia" w:hAnsi="Georgia" w:cs="Georgia"/>
          <w:b/>
          <w:bCs/>
          <w:spacing w:val="30"/>
          <w:sz w:val="19"/>
          <w:szCs w:val="19"/>
        </w:rPr>
        <w:t xml:space="preserve"> </w:t>
      </w:r>
      <w:r>
        <w:rPr>
          <w:rFonts w:ascii="Georgia" w:eastAsia="Georgia" w:hAnsi="Georgia" w:cs="Georgia"/>
          <w:b/>
          <w:bCs/>
          <w:sz w:val="19"/>
          <w:szCs w:val="19"/>
        </w:rPr>
        <w:t>Novel</w:t>
      </w:r>
      <w:r>
        <w:rPr>
          <w:rFonts w:ascii="Georgia" w:eastAsia="Georgia" w:hAnsi="Georgia" w:cs="Georgia"/>
          <w:b/>
          <w:bCs/>
          <w:spacing w:val="27"/>
          <w:sz w:val="19"/>
          <w:szCs w:val="19"/>
        </w:rPr>
        <w:t xml:space="preserve"> </w:t>
      </w:r>
      <w:r>
        <w:rPr>
          <w:rFonts w:ascii="Georgia" w:eastAsia="Georgia" w:hAnsi="Georgia" w:cs="Georgia"/>
          <w:b/>
          <w:bCs/>
          <w:sz w:val="19"/>
          <w:szCs w:val="19"/>
        </w:rPr>
        <w:t>imaging</w:t>
      </w:r>
      <w:r>
        <w:rPr>
          <w:rFonts w:ascii="Georgia" w:eastAsia="Georgia" w:hAnsi="Georgia" w:cs="Georgia"/>
          <w:b/>
          <w:bCs/>
          <w:spacing w:val="32"/>
          <w:sz w:val="19"/>
          <w:szCs w:val="19"/>
        </w:rPr>
        <w:t xml:space="preserve"> </w:t>
      </w:r>
      <w:r>
        <w:rPr>
          <w:rFonts w:ascii="Georgia" w:eastAsia="Georgia" w:hAnsi="Georgia" w:cs="Georgia"/>
          <w:b/>
          <w:bCs/>
          <w:sz w:val="19"/>
          <w:szCs w:val="19"/>
        </w:rPr>
        <w:t>biomarkers</w:t>
      </w:r>
      <w:r>
        <w:rPr>
          <w:rFonts w:ascii="Georgia" w:eastAsia="Georgia" w:hAnsi="Georgia" w:cs="Georgia"/>
          <w:b/>
          <w:bCs/>
          <w:spacing w:val="39"/>
          <w:sz w:val="19"/>
          <w:szCs w:val="19"/>
        </w:rPr>
        <w:t xml:space="preserve"> </w:t>
      </w:r>
      <w:r>
        <w:rPr>
          <w:rFonts w:ascii="Georgia" w:eastAsia="Georgia" w:hAnsi="Georgia" w:cs="Georgia"/>
          <w:b/>
          <w:bCs/>
          <w:sz w:val="19"/>
          <w:szCs w:val="19"/>
        </w:rPr>
        <w:t>for</w:t>
      </w:r>
      <w:r>
        <w:rPr>
          <w:rFonts w:ascii="Georgia" w:eastAsia="Georgia" w:hAnsi="Georgia" w:cs="Georgia"/>
          <w:b/>
          <w:bCs/>
          <w:spacing w:val="22"/>
          <w:sz w:val="19"/>
          <w:szCs w:val="19"/>
        </w:rPr>
        <w:t xml:space="preserve"> </w:t>
      </w:r>
      <w:r>
        <w:rPr>
          <w:rFonts w:ascii="Georgia" w:eastAsia="Georgia" w:hAnsi="Georgia" w:cs="Georgia"/>
          <w:b/>
          <w:bCs/>
          <w:sz w:val="19"/>
          <w:szCs w:val="19"/>
        </w:rPr>
        <w:t>Chronic</w:t>
      </w:r>
      <w:r>
        <w:rPr>
          <w:rFonts w:ascii="Georgia" w:eastAsia="Georgia" w:hAnsi="Georgia" w:cs="Georgia"/>
          <w:b/>
          <w:bCs/>
          <w:spacing w:val="32"/>
          <w:sz w:val="19"/>
          <w:szCs w:val="19"/>
        </w:rPr>
        <w:t xml:space="preserve"> </w:t>
      </w:r>
      <w:r>
        <w:rPr>
          <w:rFonts w:ascii="Georgia" w:eastAsia="Georgia" w:hAnsi="Georgia" w:cs="Georgia"/>
          <w:b/>
          <w:bCs/>
          <w:sz w:val="19"/>
          <w:szCs w:val="19"/>
        </w:rPr>
        <w:t>Obstructive</w:t>
      </w:r>
      <w:r>
        <w:rPr>
          <w:rFonts w:ascii="Georgia" w:eastAsia="Georgia" w:hAnsi="Georgia" w:cs="Georgia"/>
          <w:b/>
          <w:bCs/>
          <w:spacing w:val="39"/>
          <w:sz w:val="19"/>
          <w:szCs w:val="19"/>
        </w:rPr>
        <w:t xml:space="preserve"> </w:t>
      </w:r>
      <w:r>
        <w:rPr>
          <w:rFonts w:ascii="Georgia" w:eastAsia="Georgia" w:hAnsi="Georgia" w:cs="Georgia"/>
          <w:b/>
          <w:bCs/>
          <w:sz w:val="19"/>
          <w:szCs w:val="19"/>
        </w:rPr>
        <w:t>Pulmonary</w:t>
      </w:r>
      <w:r>
        <w:rPr>
          <w:rFonts w:ascii="Georgia" w:eastAsia="Georgia" w:hAnsi="Georgia" w:cs="Georgia"/>
          <w:b/>
          <w:bCs/>
          <w:spacing w:val="38"/>
          <w:sz w:val="19"/>
          <w:szCs w:val="19"/>
        </w:rPr>
        <w:t xml:space="preserve"> </w:t>
      </w:r>
      <w:r>
        <w:rPr>
          <w:rFonts w:ascii="Georgia" w:eastAsia="Georgia" w:hAnsi="Georgia" w:cs="Georgia"/>
          <w:b/>
          <w:bCs/>
          <w:sz w:val="19"/>
          <w:szCs w:val="19"/>
        </w:rPr>
        <w:t>Disease</w:t>
      </w:r>
      <w:r>
        <w:rPr>
          <w:rFonts w:ascii="Georgia" w:eastAsia="Georgia" w:hAnsi="Georgia" w:cs="Georgia"/>
          <w:b/>
          <w:bCs/>
          <w:spacing w:val="31"/>
          <w:sz w:val="19"/>
          <w:szCs w:val="19"/>
        </w:rPr>
        <w:t xml:space="preserve"> </w:t>
      </w:r>
      <w:r>
        <w:rPr>
          <w:rFonts w:ascii="Georgia" w:eastAsia="Georgia" w:hAnsi="Georgia" w:cs="Georgia"/>
          <w:b/>
          <w:bCs/>
          <w:sz w:val="19"/>
          <w:szCs w:val="19"/>
        </w:rPr>
        <w:t>(COPD).</w:t>
      </w:r>
      <w:proofErr w:type="gramEnd"/>
      <w:r>
        <w:rPr>
          <w:rFonts w:ascii="Georgia" w:eastAsia="Georgia" w:hAnsi="Georgia" w:cs="Georgia"/>
          <w:b/>
          <w:bCs/>
          <w:spacing w:val="27"/>
          <w:sz w:val="19"/>
          <w:szCs w:val="19"/>
        </w:rPr>
        <w:t xml:space="preserve"> </w:t>
      </w:r>
      <w:r>
        <w:rPr>
          <w:rFonts w:ascii="Georgia" w:eastAsia="Georgia" w:hAnsi="Georgia" w:cs="Georgia"/>
          <w:sz w:val="19"/>
          <w:szCs w:val="19"/>
        </w:rPr>
        <w:t>Co-investigator</w:t>
      </w:r>
      <w:r>
        <w:rPr>
          <w:rFonts w:ascii="Georgia" w:eastAsia="Georgia" w:hAnsi="Georgia" w:cs="Georgia"/>
          <w:spacing w:val="42"/>
          <w:sz w:val="19"/>
          <w:szCs w:val="19"/>
        </w:rPr>
        <w:t xml:space="preserve"> </w:t>
      </w:r>
      <w:r>
        <w:rPr>
          <w:rFonts w:ascii="Georgia" w:eastAsia="Georgia" w:hAnsi="Georgia" w:cs="Georgia"/>
          <w:b/>
          <w:bCs/>
          <w:w w:val="102"/>
          <w:sz w:val="19"/>
          <w:szCs w:val="19"/>
        </w:rPr>
        <w:t xml:space="preserve">Mike </w:t>
      </w:r>
      <w:r>
        <w:rPr>
          <w:rFonts w:ascii="Georgia" w:eastAsia="Georgia" w:hAnsi="Georgia" w:cs="Georgia"/>
          <w:b/>
          <w:bCs/>
          <w:sz w:val="19"/>
          <w:szCs w:val="19"/>
        </w:rPr>
        <w:t>Shim</w:t>
      </w:r>
      <w:r>
        <w:rPr>
          <w:rFonts w:ascii="Georgia" w:eastAsia="Georgia" w:hAnsi="Georgia" w:cs="Georgia"/>
          <w:b/>
          <w:bCs/>
          <w:spacing w:val="20"/>
          <w:sz w:val="19"/>
          <w:szCs w:val="19"/>
        </w:rPr>
        <w:t xml:space="preserve"> </w:t>
      </w:r>
      <w:r>
        <w:rPr>
          <w:rFonts w:ascii="Georgia" w:eastAsia="Georgia" w:hAnsi="Georgia" w:cs="Georgia"/>
          <w:sz w:val="19"/>
          <w:szCs w:val="19"/>
        </w:rPr>
        <w:t>and</w:t>
      </w:r>
      <w:r>
        <w:rPr>
          <w:rFonts w:ascii="Georgia" w:eastAsia="Georgia" w:hAnsi="Georgia" w:cs="Georgia"/>
          <w:spacing w:val="19"/>
          <w:sz w:val="19"/>
          <w:szCs w:val="19"/>
        </w:rPr>
        <w:t xml:space="preserve"> </w:t>
      </w:r>
      <w:r>
        <w:rPr>
          <w:rFonts w:ascii="Georgia" w:eastAsia="Georgia" w:hAnsi="Georgia" w:cs="Georgia"/>
          <w:sz w:val="19"/>
          <w:szCs w:val="19"/>
        </w:rPr>
        <w:t>his</w:t>
      </w:r>
      <w:r>
        <w:rPr>
          <w:rFonts w:ascii="Georgia" w:eastAsia="Georgia" w:hAnsi="Georgia" w:cs="Georgia"/>
          <w:spacing w:val="18"/>
          <w:sz w:val="19"/>
          <w:szCs w:val="19"/>
        </w:rPr>
        <w:t xml:space="preserve"> </w:t>
      </w:r>
      <w:r>
        <w:rPr>
          <w:rFonts w:ascii="Georgia" w:eastAsia="Georgia" w:hAnsi="Georgia" w:cs="Georgia"/>
          <w:sz w:val="19"/>
          <w:szCs w:val="19"/>
        </w:rPr>
        <w:t>group</w:t>
      </w:r>
      <w:r>
        <w:rPr>
          <w:rFonts w:ascii="Georgia" w:eastAsia="Georgia" w:hAnsi="Georgia" w:cs="Georgia"/>
          <w:spacing w:val="23"/>
          <w:sz w:val="19"/>
          <w:szCs w:val="19"/>
        </w:rPr>
        <w:t xml:space="preserve"> </w:t>
      </w:r>
      <w:r>
        <w:rPr>
          <w:rFonts w:ascii="Georgia" w:eastAsia="Georgia" w:hAnsi="Georgia" w:cs="Georgia"/>
          <w:sz w:val="19"/>
          <w:szCs w:val="19"/>
        </w:rPr>
        <w:t>have</w:t>
      </w:r>
      <w:r>
        <w:rPr>
          <w:rFonts w:ascii="Georgia" w:eastAsia="Georgia" w:hAnsi="Georgia" w:cs="Georgia"/>
          <w:spacing w:val="21"/>
          <w:sz w:val="19"/>
          <w:szCs w:val="19"/>
        </w:rPr>
        <w:t xml:space="preserve"> </w:t>
      </w:r>
      <w:r>
        <w:rPr>
          <w:rFonts w:ascii="Georgia" w:eastAsia="Georgia" w:hAnsi="Georgia" w:cs="Georgia"/>
          <w:sz w:val="19"/>
          <w:szCs w:val="19"/>
        </w:rPr>
        <w:t>been</w:t>
      </w:r>
      <w:r>
        <w:rPr>
          <w:rFonts w:ascii="Georgia" w:eastAsia="Georgia" w:hAnsi="Georgia" w:cs="Georgia"/>
          <w:spacing w:val="21"/>
          <w:sz w:val="19"/>
          <w:szCs w:val="19"/>
        </w:rPr>
        <w:t xml:space="preserve"> </w:t>
      </w:r>
      <w:r>
        <w:rPr>
          <w:rFonts w:ascii="Georgia" w:eastAsia="Georgia" w:hAnsi="Georgia" w:cs="Georgia"/>
          <w:sz w:val="19"/>
          <w:szCs w:val="19"/>
        </w:rPr>
        <w:t>actively</w:t>
      </w:r>
      <w:r>
        <w:rPr>
          <w:rFonts w:ascii="Georgia" w:eastAsia="Georgia" w:hAnsi="Georgia" w:cs="Georgia"/>
          <w:spacing w:val="26"/>
          <w:sz w:val="19"/>
          <w:szCs w:val="19"/>
        </w:rPr>
        <w:t xml:space="preserve"> </w:t>
      </w:r>
      <w:r>
        <w:rPr>
          <w:rFonts w:ascii="Georgia" w:eastAsia="Georgia" w:hAnsi="Georgia" w:cs="Georgia"/>
          <w:sz w:val="19"/>
          <w:szCs w:val="19"/>
        </w:rPr>
        <w:t>developing</w:t>
      </w:r>
      <w:r>
        <w:rPr>
          <w:rFonts w:ascii="Georgia" w:eastAsia="Georgia" w:hAnsi="Georgia" w:cs="Georgia"/>
          <w:spacing w:val="31"/>
          <w:sz w:val="19"/>
          <w:szCs w:val="19"/>
        </w:rPr>
        <w:t xml:space="preserve"> </w:t>
      </w:r>
      <w:r>
        <w:rPr>
          <w:rFonts w:ascii="Georgia" w:eastAsia="Georgia" w:hAnsi="Georgia" w:cs="Georgia"/>
          <w:sz w:val="19"/>
          <w:szCs w:val="19"/>
        </w:rPr>
        <w:t>3D</w:t>
      </w:r>
      <w:r>
        <w:rPr>
          <w:rFonts w:ascii="Georgia" w:eastAsia="Georgia" w:hAnsi="Georgia" w:cs="Georgia"/>
          <w:spacing w:val="18"/>
          <w:sz w:val="19"/>
          <w:szCs w:val="19"/>
        </w:rPr>
        <w:t xml:space="preserve"> </w:t>
      </w:r>
      <w:r>
        <w:rPr>
          <w:rFonts w:ascii="Georgia" w:eastAsia="Georgia" w:hAnsi="Georgia" w:cs="Georgia"/>
          <w:sz w:val="19"/>
          <w:szCs w:val="19"/>
        </w:rPr>
        <w:t>hyperpolarized</w:t>
      </w:r>
      <w:r>
        <w:rPr>
          <w:rFonts w:ascii="Georgia" w:eastAsia="Georgia" w:hAnsi="Georgia" w:cs="Georgia"/>
          <w:spacing w:val="38"/>
          <w:sz w:val="19"/>
          <w:szCs w:val="19"/>
        </w:rPr>
        <w:t xml:space="preserve"> </w:t>
      </w:r>
      <w:r>
        <w:rPr>
          <w:rFonts w:ascii="Georgia" w:eastAsia="Georgia" w:hAnsi="Georgia" w:cs="Georgia"/>
          <w:sz w:val="19"/>
          <w:szCs w:val="19"/>
        </w:rPr>
        <w:t>xenon-129</w:t>
      </w:r>
      <w:r>
        <w:rPr>
          <w:rFonts w:ascii="Georgia" w:eastAsia="Georgia" w:hAnsi="Georgia" w:cs="Georgia"/>
          <w:spacing w:val="31"/>
          <w:sz w:val="19"/>
          <w:szCs w:val="19"/>
        </w:rPr>
        <w:t xml:space="preserve"> </w:t>
      </w:r>
      <w:r>
        <w:rPr>
          <w:rFonts w:ascii="Georgia" w:eastAsia="Georgia" w:hAnsi="Georgia" w:cs="Georgia"/>
          <w:sz w:val="19"/>
          <w:szCs w:val="19"/>
        </w:rPr>
        <w:t>dissolved-phase</w:t>
      </w:r>
      <w:r>
        <w:rPr>
          <w:rFonts w:ascii="Georgia" w:eastAsia="Georgia" w:hAnsi="Georgia" w:cs="Georgia"/>
          <w:spacing w:val="40"/>
          <w:sz w:val="19"/>
          <w:szCs w:val="19"/>
        </w:rPr>
        <w:t xml:space="preserve"> </w:t>
      </w:r>
      <w:r>
        <w:rPr>
          <w:rFonts w:ascii="Georgia" w:eastAsia="Georgia" w:hAnsi="Georgia" w:cs="Georgia"/>
          <w:sz w:val="19"/>
          <w:szCs w:val="19"/>
        </w:rPr>
        <w:t>MRI</w:t>
      </w:r>
      <w:r>
        <w:rPr>
          <w:rFonts w:ascii="Georgia" w:eastAsia="Georgia" w:hAnsi="Georgia" w:cs="Georgia"/>
          <w:spacing w:val="21"/>
          <w:sz w:val="19"/>
          <w:szCs w:val="19"/>
        </w:rPr>
        <w:t xml:space="preserve"> </w:t>
      </w:r>
      <w:r>
        <w:rPr>
          <w:rFonts w:ascii="Georgia" w:eastAsia="Georgia" w:hAnsi="Georgia" w:cs="Georgia"/>
          <w:sz w:val="19"/>
          <w:szCs w:val="19"/>
        </w:rPr>
        <w:t>(</w:t>
      </w:r>
      <w:proofErr w:type="spellStart"/>
      <w:r>
        <w:rPr>
          <w:rFonts w:ascii="Georgia" w:eastAsia="Georgia" w:hAnsi="Georgia" w:cs="Georgia"/>
          <w:sz w:val="19"/>
          <w:szCs w:val="19"/>
        </w:rPr>
        <w:t>HXe</w:t>
      </w:r>
      <w:proofErr w:type="spellEnd"/>
      <w:r>
        <w:rPr>
          <w:rFonts w:ascii="Georgia" w:eastAsia="Georgia" w:hAnsi="Georgia" w:cs="Georgia"/>
          <w:spacing w:val="22"/>
          <w:sz w:val="19"/>
          <w:szCs w:val="19"/>
        </w:rPr>
        <w:t xml:space="preserve"> </w:t>
      </w:r>
      <w:r>
        <w:rPr>
          <w:rFonts w:ascii="Georgia" w:eastAsia="Georgia" w:hAnsi="Georgia" w:cs="Georgia"/>
          <w:sz w:val="19"/>
          <w:szCs w:val="19"/>
        </w:rPr>
        <w:t>MRI)</w:t>
      </w:r>
      <w:r>
        <w:rPr>
          <w:rFonts w:ascii="Georgia" w:eastAsia="Georgia" w:hAnsi="Georgia" w:cs="Georgia"/>
          <w:spacing w:val="22"/>
          <w:sz w:val="19"/>
          <w:szCs w:val="19"/>
        </w:rPr>
        <w:t xml:space="preserve"> </w:t>
      </w:r>
      <w:r>
        <w:rPr>
          <w:rFonts w:ascii="Georgia" w:eastAsia="Georgia" w:hAnsi="Georgia" w:cs="Georgia"/>
          <w:sz w:val="19"/>
          <w:szCs w:val="19"/>
        </w:rPr>
        <w:t>as</w:t>
      </w:r>
      <w:r>
        <w:rPr>
          <w:rFonts w:ascii="Georgia" w:eastAsia="Georgia" w:hAnsi="Georgia" w:cs="Georgia"/>
          <w:spacing w:val="17"/>
          <w:sz w:val="19"/>
          <w:szCs w:val="19"/>
        </w:rPr>
        <w:t xml:space="preserve"> </w:t>
      </w:r>
      <w:r>
        <w:rPr>
          <w:rFonts w:ascii="Georgia" w:eastAsia="Georgia" w:hAnsi="Georgia" w:cs="Georgia"/>
          <w:sz w:val="19"/>
          <w:szCs w:val="19"/>
        </w:rPr>
        <w:t>a</w:t>
      </w:r>
      <w:r>
        <w:rPr>
          <w:rFonts w:ascii="Georgia" w:eastAsia="Georgia" w:hAnsi="Georgia" w:cs="Georgia"/>
          <w:spacing w:val="16"/>
          <w:sz w:val="19"/>
          <w:szCs w:val="19"/>
        </w:rPr>
        <w:t xml:space="preserve"> </w:t>
      </w:r>
      <w:proofErr w:type="spellStart"/>
      <w:r>
        <w:rPr>
          <w:rFonts w:ascii="Georgia" w:eastAsia="Georgia" w:hAnsi="Georgia" w:cs="Georgia"/>
          <w:w w:val="102"/>
          <w:sz w:val="19"/>
          <w:szCs w:val="19"/>
        </w:rPr>
        <w:t>sen</w:t>
      </w:r>
      <w:proofErr w:type="spellEnd"/>
      <w:r>
        <w:rPr>
          <w:rFonts w:ascii="Georgia" w:eastAsia="Georgia" w:hAnsi="Georgia" w:cs="Georgia"/>
          <w:w w:val="102"/>
          <w:sz w:val="19"/>
          <w:szCs w:val="19"/>
        </w:rPr>
        <w:t xml:space="preserve">- </w:t>
      </w:r>
      <w:proofErr w:type="spellStart"/>
      <w:r>
        <w:rPr>
          <w:rFonts w:ascii="Georgia" w:eastAsia="Georgia" w:hAnsi="Georgia" w:cs="Georgia"/>
          <w:sz w:val="19"/>
          <w:szCs w:val="19"/>
        </w:rPr>
        <w:t>sitive</w:t>
      </w:r>
      <w:proofErr w:type="spellEnd"/>
      <w:r>
        <w:rPr>
          <w:rFonts w:ascii="Georgia" w:eastAsia="Georgia" w:hAnsi="Georgia" w:cs="Georgia"/>
          <w:spacing w:val="25"/>
          <w:sz w:val="19"/>
          <w:szCs w:val="19"/>
        </w:rPr>
        <w:t xml:space="preserve"> </w:t>
      </w:r>
      <w:r>
        <w:rPr>
          <w:rFonts w:ascii="Georgia" w:eastAsia="Georgia" w:hAnsi="Georgia" w:cs="Georgia"/>
          <w:sz w:val="19"/>
          <w:szCs w:val="19"/>
        </w:rPr>
        <w:t>biomarker</w:t>
      </w:r>
      <w:r>
        <w:rPr>
          <w:rFonts w:ascii="Georgia" w:eastAsia="Georgia" w:hAnsi="Georgia" w:cs="Georgia"/>
          <w:spacing w:val="34"/>
          <w:sz w:val="19"/>
          <w:szCs w:val="19"/>
        </w:rPr>
        <w:t xml:space="preserve"> </w:t>
      </w:r>
      <w:r>
        <w:rPr>
          <w:rFonts w:ascii="Georgia" w:eastAsia="Georgia" w:hAnsi="Georgia" w:cs="Georgia"/>
          <w:sz w:val="19"/>
          <w:szCs w:val="19"/>
        </w:rPr>
        <w:t>for</w:t>
      </w:r>
      <w:r>
        <w:rPr>
          <w:rFonts w:ascii="Georgia" w:eastAsia="Georgia" w:hAnsi="Georgia" w:cs="Georgia"/>
          <w:spacing w:val="21"/>
          <w:sz w:val="19"/>
          <w:szCs w:val="19"/>
        </w:rPr>
        <w:t xml:space="preserve"> </w:t>
      </w:r>
      <w:r>
        <w:rPr>
          <w:rFonts w:ascii="Georgia" w:eastAsia="Georgia" w:hAnsi="Georgia" w:cs="Georgia"/>
          <w:sz w:val="19"/>
          <w:szCs w:val="19"/>
        </w:rPr>
        <w:t>accurately</w:t>
      </w:r>
      <w:r>
        <w:rPr>
          <w:rFonts w:ascii="Georgia" w:eastAsia="Georgia" w:hAnsi="Georgia" w:cs="Georgia"/>
          <w:spacing w:val="34"/>
          <w:sz w:val="19"/>
          <w:szCs w:val="19"/>
        </w:rPr>
        <w:t xml:space="preserve"> </w:t>
      </w:r>
      <w:r>
        <w:rPr>
          <w:rFonts w:ascii="Georgia" w:eastAsia="Georgia" w:hAnsi="Georgia" w:cs="Georgia"/>
          <w:sz w:val="19"/>
          <w:szCs w:val="19"/>
        </w:rPr>
        <w:t>characterizing</w:t>
      </w:r>
      <w:r>
        <w:rPr>
          <w:rFonts w:ascii="Georgia" w:eastAsia="Georgia" w:hAnsi="Georgia" w:cs="Georgia"/>
          <w:spacing w:val="40"/>
          <w:sz w:val="19"/>
          <w:szCs w:val="19"/>
        </w:rPr>
        <w:t xml:space="preserve"> </w:t>
      </w:r>
      <w:r>
        <w:rPr>
          <w:rFonts w:ascii="Georgia" w:eastAsia="Georgia" w:hAnsi="Georgia" w:cs="Georgia"/>
          <w:sz w:val="19"/>
          <w:szCs w:val="19"/>
        </w:rPr>
        <w:t>phenotypes</w:t>
      </w:r>
      <w:r>
        <w:rPr>
          <w:rFonts w:ascii="Georgia" w:eastAsia="Georgia" w:hAnsi="Georgia" w:cs="Georgia"/>
          <w:spacing w:val="36"/>
          <w:sz w:val="19"/>
          <w:szCs w:val="19"/>
        </w:rPr>
        <w:t xml:space="preserve"> </w:t>
      </w:r>
      <w:r>
        <w:rPr>
          <w:rFonts w:ascii="Georgia" w:eastAsia="Georgia" w:hAnsi="Georgia" w:cs="Georgia"/>
          <w:sz w:val="19"/>
          <w:szCs w:val="19"/>
        </w:rPr>
        <w:t>and</w:t>
      </w:r>
      <w:r>
        <w:rPr>
          <w:rFonts w:ascii="Georgia" w:eastAsia="Georgia" w:hAnsi="Georgia" w:cs="Georgia"/>
          <w:spacing w:val="23"/>
          <w:sz w:val="19"/>
          <w:szCs w:val="19"/>
        </w:rPr>
        <w:t xml:space="preserve"> </w:t>
      </w:r>
      <w:r>
        <w:rPr>
          <w:rFonts w:ascii="Georgia" w:eastAsia="Georgia" w:hAnsi="Georgia" w:cs="Georgia"/>
          <w:sz w:val="19"/>
          <w:szCs w:val="19"/>
        </w:rPr>
        <w:t>severity</w:t>
      </w:r>
      <w:r>
        <w:rPr>
          <w:rFonts w:ascii="Georgia" w:eastAsia="Georgia" w:hAnsi="Georgia" w:cs="Georgia"/>
          <w:spacing w:val="29"/>
          <w:sz w:val="19"/>
          <w:szCs w:val="19"/>
        </w:rPr>
        <w:t xml:space="preserve"> </w:t>
      </w:r>
      <w:r>
        <w:rPr>
          <w:rFonts w:ascii="Georgia" w:eastAsia="Georgia" w:hAnsi="Georgia" w:cs="Georgia"/>
          <w:sz w:val="19"/>
          <w:szCs w:val="19"/>
        </w:rPr>
        <w:t>of</w:t>
      </w:r>
      <w:r>
        <w:rPr>
          <w:rFonts w:ascii="Georgia" w:eastAsia="Georgia" w:hAnsi="Georgia" w:cs="Georgia"/>
          <w:spacing w:val="20"/>
          <w:sz w:val="19"/>
          <w:szCs w:val="19"/>
        </w:rPr>
        <w:t xml:space="preserve"> </w:t>
      </w:r>
      <w:r>
        <w:rPr>
          <w:rFonts w:ascii="Georgia" w:eastAsia="Georgia" w:hAnsi="Georgia" w:cs="Georgia"/>
          <w:sz w:val="19"/>
          <w:szCs w:val="19"/>
        </w:rPr>
        <w:t>COPD.</w:t>
      </w:r>
      <w:r>
        <w:rPr>
          <w:rFonts w:ascii="Georgia" w:eastAsia="Georgia" w:hAnsi="Georgia" w:cs="Georgia"/>
          <w:spacing w:val="27"/>
          <w:sz w:val="19"/>
          <w:szCs w:val="19"/>
        </w:rPr>
        <w:t xml:space="preserve"> </w:t>
      </w:r>
      <w:r>
        <w:rPr>
          <w:rFonts w:ascii="Georgia" w:eastAsia="Georgia" w:hAnsi="Georgia" w:cs="Georgia"/>
          <w:sz w:val="19"/>
          <w:szCs w:val="19"/>
        </w:rPr>
        <w:t>This</w:t>
      </w:r>
      <w:r>
        <w:rPr>
          <w:rFonts w:ascii="Georgia" w:eastAsia="Georgia" w:hAnsi="Georgia" w:cs="Georgia"/>
          <w:spacing w:val="24"/>
          <w:sz w:val="19"/>
          <w:szCs w:val="19"/>
        </w:rPr>
        <w:t xml:space="preserve"> </w:t>
      </w:r>
      <w:r>
        <w:rPr>
          <w:rFonts w:ascii="Georgia" w:eastAsia="Georgia" w:hAnsi="Georgia" w:cs="Georgia"/>
          <w:sz w:val="19"/>
          <w:szCs w:val="19"/>
        </w:rPr>
        <w:t>protocol</w:t>
      </w:r>
      <w:r>
        <w:rPr>
          <w:rFonts w:ascii="Georgia" w:eastAsia="Georgia" w:hAnsi="Georgia" w:cs="Georgia"/>
          <w:spacing w:val="31"/>
          <w:sz w:val="19"/>
          <w:szCs w:val="19"/>
        </w:rPr>
        <w:t xml:space="preserve"> </w:t>
      </w:r>
      <w:r>
        <w:rPr>
          <w:rFonts w:ascii="Georgia" w:eastAsia="Georgia" w:hAnsi="Georgia" w:cs="Georgia"/>
          <w:sz w:val="19"/>
          <w:szCs w:val="19"/>
        </w:rPr>
        <w:t>permits</w:t>
      </w:r>
      <w:r>
        <w:rPr>
          <w:rFonts w:ascii="Georgia" w:eastAsia="Georgia" w:hAnsi="Georgia" w:cs="Georgia"/>
          <w:spacing w:val="29"/>
          <w:sz w:val="19"/>
          <w:szCs w:val="19"/>
        </w:rPr>
        <w:t xml:space="preserve"> </w:t>
      </w:r>
      <w:r>
        <w:rPr>
          <w:rFonts w:ascii="Georgia" w:eastAsia="Georgia" w:hAnsi="Georgia" w:cs="Georgia"/>
          <w:sz w:val="19"/>
          <w:szCs w:val="19"/>
        </w:rPr>
        <w:t>regional</w:t>
      </w:r>
      <w:r>
        <w:rPr>
          <w:rFonts w:ascii="Georgia" w:eastAsia="Georgia" w:hAnsi="Georgia" w:cs="Georgia"/>
          <w:spacing w:val="31"/>
          <w:sz w:val="19"/>
          <w:szCs w:val="19"/>
        </w:rPr>
        <w:t xml:space="preserve"> </w:t>
      </w:r>
      <w:r>
        <w:rPr>
          <w:rFonts w:ascii="Georgia" w:eastAsia="Georgia" w:hAnsi="Georgia" w:cs="Georgia"/>
          <w:sz w:val="19"/>
          <w:szCs w:val="19"/>
        </w:rPr>
        <w:t>mapping</w:t>
      </w:r>
      <w:r>
        <w:rPr>
          <w:rFonts w:ascii="Georgia" w:eastAsia="Georgia" w:hAnsi="Georgia" w:cs="Georgia"/>
          <w:spacing w:val="31"/>
          <w:sz w:val="19"/>
          <w:szCs w:val="19"/>
        </w:rPr>
        <w:t xml:space="preserve"> </w:t>
      </w:r>
      <w:r>
        <w:rPr>
          <w:rFonts w:ascii="Georgia" w:eastAsia="Georgia" w:hAnsi="Georgia" w:cs="Georgia"/>
          <w:w w:val="102"/>
          <w:sz w:val="19"/>
          <w:szCs w:val="19"/>
        </w:rPr>
        <w:t xml:space="preserve">of </w:t>
      </w:r>
      <w:r>
        <w:rPr>
          <w:rFonts w:ascii="Georgia" w:eastAsia="Georgia" w:hAnsi="Georgia" w:cs="Georgia"/>
          <w:sz w:val="19"/>
          <w:szCs w:val="19"/>
        </w:rPr>
        <w:t>ventilation</w:t>
      </w:r>
      <w:r>
        <w:rPr>
          <w:rFonts w:ascii="Georgia" w:eastAsia="Georgia" w:hAnsi="Georgia" w:cs="Georgia"/>
          <w:spacing w:val="18"/>
          <w:sz w:val="19"/>
          <w:szCs w:val="19"/>
        </w:rPr>
        <w:t xml:space="preserve"> </w:t>
      </w:r>
      <w:r>
        <w:rPr>
          <w:rFonts w:ascii="Georgia" w:eastAsia="Georgia" w:hAnsi="Georgia" w:cs="Georgia"/>
          <w:sz w:val="19"/>
          <w:szCs w:val="19"/>
        </w:rPr>
        <w:t>and</w:t>
      </w:r>
      <w:r>
        <w:rPr>
          <w:rFonts w:ascii="Georgia" w:eastAsia="Georgia" w:hAnsi="Georgia" w:cs="Georgia"/>
          <w:spacing w:val="6"/>
          <w:sz w:val="19"/>
          <w:szCs w:val="19"/>
        </w:rPr>
        <w:t xml:space="preserve"> </w:t>
      </w:r>
      <w:r>
        <w:rPr>
          <w:rFonts w:ascii="Georgia" w:eastAsia="Georgia" w:hAnsi="Georgia" w:cs="Georgia"/>
          <w:sz w:val="19"/>
          <w:szCs w:val="19"/>
        </w:rPr>
        <w:t>gas</w:t>
      </w:r>
      <w:r>
        <w:rPr>
          <w:rFonts w:ascii="Georgia" w:eastAsia="Georgia" w:hAnsi="Georgia" w:cs="Georgia"/>
          <w:spacing w:val="5"/>
          <w:sz w:val="19"/>
          <w:szCs w:val="19"/>
        </w:rPr>
        <w:t xml:space="preserve"> </w:t>
      </w:r>
      <w:r>
        <w:rPr>
          <w:rFonts w:ascii="Georgia" w:eastAsia="Georgia" w:hAnsi="Georgia" w:cs="Georgia"/>
          <w:sz w:val="19"/>
          <w:szCs w:val="19"/>
        </w:rPr>
        <w:t>uptake</w:t>
      </w:r>
      <w:r>
        <w:rPr>
          <w:rFonts w:ascii="Georgia" w:eastAsia="Georgia" w:hAnsi="Georgia" w:cs="Georgia"/>
          <w:spacing w:val="11"/>
          <w:sz w:val="19"/>
          <w:szCs w:val="19"/>
        </w:rPr>
        <w:t xml:space="preserve"> </w:t>
      </w:r>
      <w:r>
        <w:rPr>
          <w:rFonts w:ascii="Georgia" w:eastAsia="Georgia" w:hAnsi="Georgia" w:cs="Georgia"/>
          <w:sz w:val="19"/>
          <w:szCs w:val="19"/>
        </w:rPr>
        <w:t>by</w:t>
      </w:r>
      <w:r>
        <w:rPr>
          <w:rFonts w:ascii="Georgia" w:eastAsia="Georgia" w:hAnsi="Georgia" w:cs="Georgia"/>
          <w:spacing w:val="4"/>
          <w:sz w:val="19"/>
          <w:szCs w:val="19"/>
        </w:rPr>
        <w:t xml:space="preserve"> </w:t>
      </w:r>
      <w:r>
        <w:rPr>
          <w:rFonts w:ascii="Georgia" w:eastAsia="Georgia" w:hAnsi="Georgia" w:cs="Georgia"/>
          <w:sz w:val="19"/>
          <w:szCs w:val="19"/>
        </w:rPr>
        <w:t>tissue</w:t>
      </w:r>
      <w:r>
        <w:rPr>
          <w:rFonts w:ascii="Georgia" w:eastAsia="Georgia" w:hAnsi="Georgia" w:cs="Georgia"/>
          <w:spacing w:val="10"/>
          <w:sz w:val="19"/>
          <w:szCs w:val="19"/>
        </w:rPr>
        <w:t xml:space="preserve"> </w:t>
      </w:r>
      <w:r>
        <w:rPr>
          <w:rFonts w:ascii="Georgia" w:eastAsia="Georgia" w:hAnsi="Georgia" w:cs="Georgia"/>
          <w:sz w:val="19"/>
          <w:szCs w:val="19"/>
        </w:rPr>
        <w:t>and</w:t>
      </w:r>
      <w:r>
        <w:rPr>
          <w:rFonts w:ascii="Georgia" w:eastAsia="Georgia" w:hAnsi="Georgia" w:cs="Georgia"/>
          <w:spacing w:val="6"/>
          <w:sz w:val="19"/>
          <w:szCs w:val="19"/>
        </w:rPr>
        <w:t xml:space="preserve"> </w:t>
      </w:r>
      <w:r>
        <w:rPr>
          <w:rFonts w:ascii="Georgia" w:eastAsia="Georgia" w:hAnsi="Georgia" w:cs="Georgia"/>
          <w:sz w:val="19"/>
          <w:szCs w:val="19"/>
        </w:rPr>
        <w:t>blood</w:t>
      </w:r>
      <w:r>
        <w:rPr>
          <w:rFonts w:ascii="Georgia" w:eastAsia="Georgia" w:hAnsi="Georgia" w:cs="Georgia"/>
          <w:spacing w:val="9"/>
          <w:sz w:val="19"/>
          <w:szCs w:val="19"/>
        </w:rPr>
        <w:t xml:space="preserve"> </w:t>
      </w:r>
      <w:r>
        <w:rPr>
          <w:rFonts w:ascii="Georgia" w:eastAsia="Georgia" w:hAnsi="Georgia" w:cs="Georgia"/>
          <w:sz w:val="19"/>
          <w:szCs w:val="19"/>
        </w:rPr>
        <w:t>in</w:t>
      </w:r>
      <w:r>
        <w:rPr>
          <w:rFonts w:ascii="Georgia" w:eastAsia="Georgia" w:hAnsi="Georgia" w:cs="Georgia"/>
          <w:spacing w:val="5"/>
          <w:sz w:val="19"/>
          <w:szCs w:val="19"/>
        </w:rPr>
        <w:t xml:space="preserve"> </w:t>
      </w:r>
      <w:r>
        <w:rPr>
          <w:rFonts w:ascii="Georgia" w:eastAsia="Georgia" w:hAnsi="Georgia" w:cs="Georgia"/>
          <w:sz w:val="19"/>
          <w:szCs w:val="19"/>
        </w:rPr>
        <w:t>human</w:t>
      </w:r>
      <w:r>
        <w:rPr>
          <w:rFonts w:ascii="Georgia" w:eastAsia="Georgia" w:hAnsi="Georgia" w:cs="Georgia"/>
          <w:spacing w:val="12"/>
          <w:sz w:val="19"/>
          <w:szCs w:val="19"/>
        </w:rPr>
        <w:t xml:space="preserve"> </w:t>
      </w:r>
      <w:r>
        <w:rPr>
          <w:rFonts w:ascii="Georgia" w:eastAsia="Georgia" w:hAnsi="Georgia" w:cs="Georgia"/>
          <w:sz w:val="19"/>
          <w:szCs w:val="19"/>
        </w:rPr>
        <w:t>lungs</w:t>
      </w:r>
      <w:r>
        <w:rPr>
          <w:rFonts w:ascii="Georgia" w:eastAsia="Georgia" w:hAnsi="Georgia" w:cs="Georgia"/>
          <w:spacing w:val="9"/>
          <w:sz w:val="19"/>
          <w:szCs w:val="19"/>
        </w:rPr>
        <w:t xml:space="preserve"> </w:t>
      </w:r>
      <w:r>
        <w:rPr>
          <w:rFonts w:ascii="Georgia" w:eastAsia="Georgia" w:hAnsi="Georgia" w:cs="Georgia"/>
          <w:sz w:val="19"/>
          <w:szCs w:val="19"/>
        </w:rPr>
        <w:t>with</w:t>
      </w:r>
      <w:r>
        <w:rPr>
          <w:rFonts w:ascii="Georgia" w:eastAsia="Georgia" w:hAnsi="Georgia" w:cs="Georgia"/>
          <w:spacing w:val="7"/>
          <w:sz w:val="19"/>
          <w:szCs w:val="19"/>
        </w:rPr>
        <w:t xml:space="preserve"> </w:t>
      </w:r>
      <w:r>
        <w:rPr>
          <w:rFonts w:ascii="Georgia" w:eastAsia="Georgia" w:hAnsi="Georgia" w:cs="Georgia"/>
          <w:sz w:val="19"/>
          <w:szCs w:val="19"/>
        </w:rPr>
        <w:t>single</w:t>
      </w:r>
      <w:r>
        <w:rPr>
          <w:rFonts w:ascii="Georgia" w:eastAsia="Georgia" w:hAnsi="Georgia" w:cs="Georgia"/>
          <w:spacing w:val="10"/>
          <w:sz w:val="19"/>
          <w:szCs w:val="19"/>
        </w:rPr>
        <w:t xml:space="preserve"> </w:t>
      </w:r>
      <w:proofErr w:type="gramStart"/>
      <w:r>
        <w:rPr>
          <w:rFonts w:ascii="Georgia" w:eastAsia="Georgia" w:hAnsi="Georgia" w:cs="Georgia"/>
          <w:sz w:val="19"/>
          <w:szCs w:val="19"/>
        </w:rPr>
        <w:t>breath</w:t>
      </w:r>
      <w:proofErr w:type="gramEnd"/>
      <w:r>
        <w:rPr>
          <w:rFonts w:ascii="Georgia" w:eastAsia="Georgia" w:hAnsi="Georgia" w:cs="Georgia"/>
          <w:spacing w:val="11"/>
          <w:sz w:val="19"/>
          <w:szCs w:val="19"/>
        </w:rPr>
        <w:t xml:space="preserve"> </w:t>
      </w:r>
      <w:r>
        <w:rPr>
          <w:rFonts w:ascii="Georgia" w:eastAsia="Georgia" w:hAnsi="Georgia" w:cs="Georgia"/>
          <w:sz w:val="19"/>
          <w:szCs w:val="19"/>
        </w:rPr>
        <w:t>hold</w:t>
      </w:r>
      <w:r>
        <w:rPr>
          <w:rFonts w:ascii="Georgia" w:eastAsia="Georgia" w:hAnsi="Georgia" w:cs="Georgia"/>
          <w:spacing w:val="8"/>
          <w:sz w:val="19"/>
          <w:szCs w:val="19"/>
        </w:rPr>
        <w:t xml:space="preserve"> </w:t>
      </w:r>
      <w:r>
        <w:rPr>
          <w:rFonts w:ascii="Georgia" w:eastAsia="Georgia" w:hAnsi="Georgia" w:cs="Georgia"/>
          <w:sz w:val="19"/>
          <w:szCs w:val="19"/>
        </w:rPr>
        <w:t>[89–91].</w:t>
      </w:r>
      <w:r>
        <w:rPr>
          <w:rFonts w:ascii="Georgia" w:eastAsia="Georgia" w:hAnsi="Georgia" w:cs="Georgia"/>
          <w:spacing w:val="31"/>
          <w:sz w:val="19"/>
          <w:szCs w:val="19"/>
        </w:rPr>
        <w:t xml:space="preserve"> </w:t>
      </w:r>
      <w:r>
        <w:rPr>
          <w:rFonts w:ascii="Georgia" w:eastAsia="Georgia" w:hAnsi="Georgia" w:cs="Georgia"/>
          <w:sz w:val="19"/>
          <w:szCs w:val="19"/>
        </w:rPr>
        <w:t>This</w:t>
      </w:r>
      <w:r>
        <w:rPr>
          <w:rFonts w:ascii="Georgia" w:eastAsia="Georgia" w:hAnsi="Georgia" w:cs="Georgia"/>
          <w:spacing w:val="7"/>
          <w:sz w:val="19"/>
          <w:szCs w:val="19"/>
        </w:rPr>
        <w:t xml:space="preserve"> </w:t>
      </w:r>
      <w:r>
        <w:rPr>
          <w:rFonts w:ascii="Georgia" w:eastAsia="Georgia" w:hAnsi="Georgia" w:cs="Georgia"/>
          <w:sz w:val="19"/>
          <w:szCs w:val="19"/>
        </w:rPr>
        <w:t>project</w:t>
      </w:r>
      <w:r>
        <w:rPr>
          <w:rFonts w:ascii="Georgia" w:eastAsia="Georgia" w:hAnsi="Georgia" w:cs="Georgia"/>
          <w:spacing w:val="12"/>
          <w:sz w:val="19"/>
          <w:szCs w:val="19"/>
        </w:rPr>
        <w:t xml:space="preserve"> </w:t>
      </w:r>
      <w:r>
        <w:rPr>
          <w:rFonts w:ascii="Georgia" w:eastAsia="Georgia" w:hAnsi="Georgia" w:cs="Georgia"/>
          <w:sz w:val="19"/>
          <w:szCs w:val="19"/>
        </w:rPr>
        <w:t>plans</w:t>
      </w:r>
      <w:r>
        <w:rPr>
          <w:rFonts w:ascii="Georgia" w:eastAsia="Georgia" w:hAnsi="Georgia" w:cs="Georgia"/>
          <w:spacing w:val="9"/>
          <w:sz w:val="19"/>
          <w:szCs w:val="19"/>
        </w:rPr>
        <w:t xml:space="preserve"> </w:t>
      </w:r>
      <w:r>
        <w:rPr>
          <w:rFonts w:ascii="Georgia" w:eastAsia="Georgia" w:hAnsi="Georgia" w:cs="Georgia"/>
          <w:sz w:val="19"/>
          <w:szCs w:val="19"/>
        </w:rPr>
        <w:t>to</w:t>
      </w:r>
      <w:r>
        <w:rPr>
          <w:rFonts w:ascii="Georgia" w:eastAsia="Georgia" w:hAnsi="Georgia" w:cs="Georgia"/>
          <w:spacing w:val="3"/>
          <w:sz w:val="19"/>
          <w:szCs w:val="19"/>
        </w:rPr>
        <w:t xml:space="preserve"> </w:t>
      </w:r>
      <w:r>
        <w:rPr>
          <w:rFonts w:ascii="Georgia" w:eastAsia="Georgia" w:hAnsi="Georgia" w:cs="Georgia"/>
          <w:w w:val="102"/>
          <w:sz w:val="19"/>
          <w:szCs w:val="19"/>
        </w:rPr>
        <w:t xml:space="preserve">establish </w:t>
      </w:r>
      <w:r>
        <w:rPr>
          <w:rFonts w:ascii="Georgia" w:eastAsia="Georgia" w:hAnsi="Georgia" w:cs="Georgia"/>
          <w:sz w:val="19"/>
          <w:szCs w:val="19"/>
        </w:rPr>
        <w:t>connectivity</w:t>
      </w:r>
      <w:r>
        <w:rPr>
          <w:rFonts w:ascii="Georgia" w:eastAsia="Georgia" w:hAnsi="Georgia" w:cs="Georgia"/>
          <w:spacing w:val="17"/>
          <w:sz w:val="19"/>
          <w:szCs w:val="19"/>
        </w:rPr>
        <w:t xml:space="preserve"> </w:t>
      </w:r>
      <w:r>
        <w:rPr>
          <w:rFonts w:ascii="Georgia" w:eastAsia="Georgia" w:hAnsi="Georgia" w:cs="Georgia"/>
          <w:sz w:val="19"/>
          <w:szCs w:val="19"/>
        </w:rPr>
        <w:t>between</w:t>
      </w:r>
      <w:r>
        <w:rPr>
          <w:rFonts w:ascii="Georgia" w:eastAsia="Georgia" w:hAnsi="Georgia" w:cs="Georgia"/>
          <w:spacing w:val="11"/>
          <w:sz w:val="19"/>
          <w:szCs w:val="19"/>
        </w:rPr>
        <w:t xml:space="preserve"> </w:t>
      </w:r>
      <w:r>
        <w:rPr>
          <w:rFonts w:ascii="Georgia" w:eastAsia="Georgia" w:hAnsi="Georgia" w:cs="Georgia"/>
          <w:sz w:val="19"/>
          <w:szCs w:val="19"/>
        </w:rPr>
        <w:t>these</w:t>
      </w:r>
      <w:r>
        <w:rPr>
          <w:rFonts w:ascii="Georgia" w:eastAsia="Georgia" w:hAnsi="Georgia" w:cs="Georgia"/>
          <w:spacing w:val="5"/>
          <w:sz w:val="19"/>
          <w:szCs w:val="19"/>
        </w:rPr>
        <w:t xml:space="preserve"> </w:t>
      </w:r>
      <w:r>
        <w:rPr>
          <w:rFonts w:ascii="Georgia" w:eastAsia="Georgia" w:hAnsi="Georgia" w:cs="Georgia"/>
          <w:sz w:val="19"/>
          <w:szCs w:val="19"/>
        </w:rPr>
        <w:t>advanced</w:t>
      </w:r>
      <w:r>
        <w:rPr>
          <w:rFonts w:ascii="Georgia" w:eastAsia="Georgia" w:hAnsi="Georgia" w:cs="Georgia"/>
          <w:spacing w:val="13"/>
          <w:sz w:val="19"/>
          <w:szCs w:val="19"/>
        </w:rPr>
        <w:t xml:space="preserve"> </w:t>
      </w:r>
      <w:proofErr w:type="spellStart"/>
      <w:r>
        <w:rPr>
          <w:rFonts w:ascii="Georgia" w:eastAsia="Georgia" w:hAnsi="Georgia" w:cs="Georgia"/>
          <w:sz w:val="19"/>
          <w:szCs w:val="19"/>
        </w:rPr>
        <w:t>HXe</w:t>
      </w:r>
      <w:proofErr w:type="spellEnd"/>
      <w:r>
        <w:rPr>
          <w:rFonts w:ascii="Georgia" w:eastAsia="Georgia" w:hAnsi="Georgia" w:cs="Georgia"/>
          <w:spacing w:val="4"/>
          <w:sz w:val="19"/>
          <w:szCs w:val="19"/>
        </w:rPr>
        <w:t xml:space="preserve"> </w:t>
      </w:r>
      <w:r>
        <w:rPr>
          <w:rFonts w:ascii="Georgia" w:eastAsia="Georgia" w:hAnsi="Georgia" w:cs="Georgia"/>
          <w:sz w:val="19"/>
          <w:szCs w:val="19"/>
        </w:rPr>
        <w:t>MRI</w:t>
      </w:r>
      <w:r>
        <w:rPr>
          <w:rFonts w:ascii="Georgia" w:eastAsia="Georgia" w:hAnsi="Georgia" w:cs="Georgia"/>
          <w:spacing w:val="4"/>
          <w:sz w:val="19"/>
          <w:szCs w:val="19"/>
        </w:rPr>
        <w:t xml:space="preserve"> </w:t>
      </w:r>
      <w:r>
        <w:rPr>
          <w:rFonts w:ascii="Georgia" w:eastAsia="Georgia" w:hAnsi="Georgia" w:cs="Georgia"/>
          <w:sz w:val="19"/>
          <w:szCs w:val="19"/>
        </w:rPr>
        <w:t>imaging</w:t>
      </w:r>
      <w:r>
        <w:rPr>
          <w:rFonts w:ascii="Georgia" w:eastAsia="Georgia" w:hAnsi="Georgia" w:cs="Georgia"/>
          <w:spacing w:val="10"/>
          <w:sz w:val="19"/>
          <w:szCs w:val="19"/>
        </w:rPr>
        <w:t xml:space="preserve"> </w:t>
      </w:r>
      <w:r>
        <w:rPr>
          <w:rFonts w:ascii="Georgia" w:eastAsia="Georgia" w:hAnsi="Georgia" w:cs="Georgia"/>
          <w:sz w:val="19"/>
          <w:szCs w:val="19"/>
        </w:rPr>
        <w:t>signatures</w:t>
      </w:r>
      <w:r>
        <w:rPr>
          <w:rFonts w:ascii="Georgia" w:eastAsia="Georgia" w:hAnsi="Georgia" w:cs="Georgia"/>
          <w:spacing w:val="14"/>
          <w:sz w:val="19"/>
          <w:szCs w:val="19"/>
        </w:rPr>
        <w:t xml:space="preserve"> </w:t>
      </w:r>
      <w:r>
        <w:rPr>
          <w:rFonts w:ascii="Georgia" w:eastAsia="Georgia" w:hAnsi="Georgia" w:cs="Georgia"/>
          <w:sz w:val="19"/>
          <w:szCs w:val="19"/>
        </w:rPr>
        <w:t>and</w:t>
      </w:r>
      <w:r>
        <w:rPr>
          <w:rFonts w:ascii="Georgia" w:eastAsia="Georgia" w:hAnsi="Georgia" w:cs="Georgia"/>
          <w:spacing w:val="4"/>
          <w:sz w:val="19"/>
          <w:szCs w:val="19"/>
        </w:rPr>
        <w:t xml:space="preserve"> </w:t>
      </w:r>
      <w:r>
        <w:rPr>
          <w:rFonts w:ascii="Georgia" w:eastAsia="Georgia" w:hAnsi="Georgia" w:cs="Georgia"/>
          <w:sz w:val="19"/>
          <w:szCs w:val="19"/>
        </w:rPr>
        <w:t>important</w:t>
      </w:r>
      <w:r>
        <w:rPr>
          <w:rFonts w:ascii="Georgia" w:eastAsia="Georgia" w:hAnsi="Georgia" w:cs="Georgia"/>
          <w:spacing w:val="14"/>
          <w:sz w:val="19"/>
          <w:szCs w:val="19"/>
        </w:rPr>
        <w:t xml:space="preserve"> </w:t>
      </w:r>
      <w:r>
        <w:rPr>
          <w:rFonts w:ascii="Georgia" w:eastAsia="Georgia" w:hAnsi="Georgia" w:cs="Georgia"/>
          <w:sz w:val="19"/>
          <w:szCs w:val="19"/>
        </w:rPr>
        <w:t>clinical</w:t>
      </w:r>
      <w:r>
        <w:rPr>
          <w:rFonts w:ascii="Georgia" w:eastAsia="Georgia" w:hAnsi="Georgia" w:cs="Georgia"/>
          <w:spacing w:val="9"/>
          <w:sz w:val="19"/>
          <w:szCs w:val="19"/>
        </w:rPr>
        <w:t xml:space="preserve"> </w:t>
      </w:r>
      <w:r>
        <w:rPr>
          <w:rFonts w:ascii="Georgia" w:eastAsia="Georgia" w:hAnsi="Georgia" w:cs="Georgia"/>
          <w:sz w:val="19"/>
          <w:szCs w:val="19"/>
        </w:rPr>
        <w:t>outcomes</w:t>
      </w:r>
      <w:r>
        <w:rPr>
          <w:rFonts w:ascii="Georgia" w:eastAsia="Georgia" w:hAnsi="Georgia" w:cs="Georgia"/>
          <w:spacing w:val="13"/>
          <w:sz w:val="19"/>
          <w:szCs w:val="19"/>
        </w:rPr>
        <w:t xml:space="preserve"> </w:t>
      </w:r>
      <w:r>
        <w:rPr>
          <w:rFonts w:ascii="Georgia" w:eastAsia="Georgia" w:hAnsi="Georgia" w:cs="Georgia"/>
          <w:sz w:val="19"/>
          <w:szCs w:val="19"/>
        </w:rPr>
        <w:t>of</w:t>
      </w:r>
      <w:r>
        <w:rPr>
          <w:rFonts w:ascii="Georgia" w:eastAsia="Georgia" w:hAnsi="Georgia" w:cs="Georgia"/>
          <w:spacing w:val="1"/>
          <w:sz w:val="19"/>
          <w:szCs w:val="19"/>
        </w:rPr>
        <w:t xml:space="preserve"> </w:t>
      </w:r>
      <w:r>
        <w:rPr>
          <w:rFonts w:ascii="Georgia" w:eastAsia="Georgia" w:hAnsi="Georgia" w:cs="Georgia"/>
          <w:sz w:val="19"/>
          <w:szCs w:val="19"/>
        </w:rPr>
        <w:t>COPD</w:t>
      </w:r>
      <w:r>
        <w:rPr>
          <w:rFonts w:ascii="Georgia" w:eastAsia="Georgia" w:hAnsi="Georgia" w:cs="Georgia"/>
          <w:spacing w:val="7"/>
          <w:sz w:val="19"/>
          <w:szCs w:val="19"/>
        </w:rPr>
        <w:t xml:space="preserve"> </w:t>
      </w:r>
      <w:r>
        <w:rPr>
          <w:rFonts w:ascii="Georgia" w:eastAsia="Georgia" w:hAnsi="Georgia" w:cs="Georgia"/>
          <w:sz w:val="19"/>
          <w:szCs w:val="19"/>
        </w:rPr>
        <w:t>to advance</w:t>
      </w:r>
      <w:r>
        <w:rPr>
          <w:rFonts w:ascii="Georgia" w:eastAsia="Georgia" w:hAnsi="Georgia" w:cs="Georgia"/>
          <w:spacing w:val="10"/>
          <w:sz w:val="19"/>
          <w:szCs w:val="19"/>
        </w:rPr>
        <w:t xml:space="preserve"> </w:t>
      </w:r>
      <w:proofErr w:type="spellStart"/>
      <w:r>
        <w:rPr>
          <w:rFonts w:ascii="Georgia" w:eastAsia="Georgia" w:hAnsi="Georgia" w:cs="Georgia"/>
          <w:w w:val="102"/>
          <w:sz w:val="19"/>
          <w:szCs w:val="19"/>
        </w:rPr>
        <w:t>HXe</w:t>
      </w:r>
      <w:proofErr w:type="spellEnd"/>
      <w:r>
        <w:rPr>
          <w:rFonts w:ascii="Georgia" w:eastAsia="Georgia" w:hAnsi="Georgia" w:cs="Georgia"/>
          <w:w w:val="102"/>
          <w:sz w:val="19"/>
          <w:szCs w:val="19"/>
        </w:rPr>
        <w:t xml:space="preserve"> </w:t>
      </w:r>
      <w:r>
        <w:rPr>
          <w:rFonts w:ascii="Georgia" w:eastAsia="Georgia" w:hAnsi="Georgia" w:cs="Georgia"/>
          <w:sz w:val="19"/>
          <w:szCs w:val="19"/>
        </w:rPr>
        <w:t>MRI</w:t>
      </w:r>
      <w:r>
        <w:rPr>
          <w:rFonts w:ascii="Georgia" w:eastAsia="Georgia" w:hAnsi="Georgia" w:cs="Georgia"/>
          <w:spacing w:val="22"/>
          <w:sz w:val="19"/>
          <w:szCs w:val="19"/>
        </w:rPr>
        <w:t xml:space="preserve"> </w:t>
      </w:r>
      <w:r>
        <w:rPr>
          <w:rFonts w:ascii="Georgia" w:eastAsia="Georgia" w:hAnsi="Georgia" w:cs="Georgia"/>
          <w:sz w:val="19"/>
          <w:szCs w:val="19"/>
        </w:rPr>
        <w:t>as</w:t>
      </w:r>
      <w:r>
        <w:rPr>
          <w:rFonts w:ascii="Georgia" w:eastAsia="Georgia" w:hAnsi="Georgia" w:cs="Georgia"/>
          <w:spacing w:val="18"/>
          <w:sz w:val="19"/>
          <w:szCs w:val="19"/>
        </w:rPr>
        <w:t xml:space="preserve"> </w:t>
      </w:r>
      <w:r>
        <w:rPr>
          <w:rFonts w:ascii="Georgia" w:eastAsia="Georgia" w:hAnsi="Georgia" w:cs="Georgia"/>
          <w:sz w:val="19"/>
          <w:szCs w:val="19"/>
        </w:rPr>
        <w:t>a</w:t>
      </w:r>
      <w:r>
        <w:rPr>
          <w:rFonts w:ascii="Georgia" w:eastAsia="Georgia" w:hAnsi="Georgia" w:cs="Georgia"/>
          <w:spacing w:val="17"/>
          <w:sz w:val="19"/>
          <w:szCs w:val="19"/>
        </w:rPr>
        <w:t xml:space="preserve"> </w:t>
      </w:r>
      <w:r>
        <w:rPr>
          <w:rFonts w:ascii="Georgia" w:eastAsia="Georgia" w:hAnsi="Georgia" w:cs="Georgia"/>
          <w:sz w:val="19"/>
          <w:szCs w:val="19"/>
        </w:rPr>
        <w:t>novel</w:t>
      </w:r>
      <w:r>
        <w:rPr>
          <w:rFonts w:ascii="Georgia" w:eastAsia="Georgia" w:hAnsi="Georgia" w:cs="Georgia"/>
          <w:spacing w:val="23"/>
          <w:sz w:val="19"/>
          <w:szCs w:val="19"/>
        </w:rPr>
        <w:t xml:space="preserve"> </w:t>
      </w:r>
      <w:r>
        <w:rPr>
          <w:rFonts w:ascii="Georgia" w:eastAsia="Georgia" w:hAnsi="Georgia" w:cs="Georgia"/>
          <w:sz w:val="19"/>
          <w:szCs w:val="19"/>
        </w:rPr>
        <w:t>clinical</w:t>
      </w:r>
      <w:r>
        <w:rPr>
          <w:rFonts w:ascii="Georgia" w:eastAsia="Georgia" w:hAnsi="Georgia" w:cs="Georgia"/>
          <w:spacing w:val="26"/>
          <w:sz w:val="19"/>
          <w:szCs w:val="19"/>
        </w:rPr>
        <w:t xml:space="preserve"> </w:t>
      </w:r>
      <w:r>
        <w:rPr>
          <w:rFonts w:ascii="Georgia" w:eastAsia="Georgia" w:hAnsi="Georgia" w:cs="Georgia"/>
          <w:sz w:val="19"/>
          <w:szCs w:val="19"/>
        </w:rPr>
        <w:t>diagnostic</w:t>
      </w:r>
      <w:r>
        <w:rPr>
          <w:rFonts w:ascii="Georgia" w:eastAsia="Georgia" w:hAnsi="Georgia" w:cs="Georgia"/>
          <w:spacing w:val="31"/>
          <w:sz w:val="19"/>
          <w:szCs w:val="19"/>
        </w:rPr>
        <w:t xml:space="preserve"> </w:t>
      </w:r>
      <w:r>
        <w:rPr>
          <w:rFonts w:ascii="Georgia" w:eastAsia="Georgia" w:hAnsi="Georgia" w:cs="Georgia"/>
          <w:sz w:val="19"/>
          <w:szCs w:val="19"/>
        </w:rPr>
        <w:t xml:space="preserve">tool. </w:t>
      </w:r>
      <w:r>
        <w:rPr>
          <w:rFonts w:ascii="Georgia" w:eastAsia="Georgia" w:hAnsi="Georgia" w:cs="Georgia"/>
          <w:spacing w:val="16"/>
          <w:sz w:val="19"/>
          <w:szCs w:val="19"/>
        </w:rPr>
        <w:t xml:space="preserve"> </w:t>
      </w:r>
      <w:r>
        <w:rPr>
          <w:rFonts w:ascii="Georgia" w:eastAsia="Georgia" w:hAnsi="Georgia" w:cs="Georgia"/>
          <w:sz w:val="19"/>
          <w:szCs w:val="19"/>
        </w:rPr>
        <w:t>This</w:t>
      </w:r>
      <w:r>
        <w:rPr>
          <w:rFonts w:ascii="Georgia" w:eastAsia="Georgia" w:hAnsi="Georgia" w:cs="Georgia"/>
          <w:spacing w:val="21"/>
          <w:sz w:val="19"/>
          <w:szCs w:val="19"/>
        </w:rPr>
        <w:t xml:space="preserve"> </w:t>
      </w:r>
      <w:r>
        <w:rPr>
          <w:rFonts w:ascii="Georgia" w:eastAsia="Georgia" w:hAnsi="Georgia" w:cs="Georgia"/>
          <w:sz w:val="19"/>
          <w:szCs w:val="19"/>
        </w:rPr>
        <w:t>new</w:t>
      </w:r>
      <w:r>
        <w:rPr>
          <w:rFonts w:ascii="Georgia" w:eastAsia="Georgia" w:hAnsi="Georgia" w:cs="Georgia"/>
          <w:spacing w:val="21"/>
          <w:sz w:val="19"/>
          <w:szCs w:val="19"/>
        </w:rPr>
        <w:t xml:space="preserve"> </w:t>
      </w:r>
      <w:r>
        <w:rPr>
          <w:rFonts w:ascii="Georgia" w:eastAsia="Georgia" w:hAnsi="Georgia" w:cs="Georgia"/>
          <w:sz w:val="19"/>
          <w:szCs w:val="19"/>
        </w:rPr>
        <w:t>biomarker</w:t>
      </w:r>
      <w:r>
        <w:rPr>
          <w:rFonts w:ascii="Georgia" w:eastAsia="Georgia" w:hAnsi="Georgia" w:cs="Georgia"/>
          <w:spacing w:val="31"/>
          <w:sz w:val="19"/>
          <w:szCs w:val="19"/>
        </w:rPr>
        <w:t xml:space="preserve"> </w:t>
      </w:r>
      <w:r>
        <w:rPr>
          <w:rFonts w:ascii="Georgia" w:eastAsia="Georgia" w:hAnsi="Georgia" w:cs="Georgia"/>
          <w:sz w:val="19"/>
          <w:szCs w:val="19"/>
        </w:rPr>
        <w:t>tool</w:t>
      </w:r>
      <w:r>
        <w:rPr>
          <w:rFonts w:ascii="Georgia" w:eastAsia="Georgia" w:hAnsi="Georgia" w:cs="Georgia"/>
          <w:spacing w:val="20"/>
          <w:sz w:val="19"/>
          <w:szCs w:val="19"/>
        </w:rPr>
        <w:t xml:space="preserve"> </w:t>
      </w:r>
      <w:r>
        <w:rPr>
          <w:rFonts w:ascii="Georgia" w:eastAsia="Georgia" w:hAnsi="Georgia" w:cs="Georgia"/>
          <w:sz w:val="19"/>
          <w:szCs w:val="19"/>
        </w:rPr>
        <w:t>will</w:t>
      </w:r>
      <w:r>
        <w:rPr>
          <w:rFonts w:ascii="Georgia" w:eastAsia="Georgia" w:hAnsi="Georgia" w:cs="Georgia"/>
          <w:spacing w:val="20"/>
          <w:sz w:val="19"/>
          <w:szCs w:val="19"/>
        </w:rPr>
        <w:t xml:space="preserve"> </w:t>
      </w:r>
      <w:r>
        <w:rPr>
          <w:rFonts w:ascii="Georgia" w:eastAsia="Georgia" w:hAnsi="Georgia" w:cs="Georgia"/>
          <w:sz w:val="19"/>
          <w:szCs w:val="19"/>
        </w:rPr>
        <w:t>naturally</w:t>
      </w:r>
      <w:r>
        <w:rPr>
          <w:rFonts w:ascii="Georgia" w:eastAsia="Georgia" w:hAnsi="Georgia" w:cs="Georgia"/>
          <w:spacing w:val="29"/>
          <w:sz w:val="19"/>
          <w:szCs w:val="19"/>
        </w:rPr>
        <w:t xml:space="preserve"> </w:t>
      </w:r>
      <w:r>
        <w:rPr>
          <w:rFonts w:ascii="Georgia" w:eastAsia="Georgia" w:hAnsi="Georgia" w:cs="Georgia"/>
          <w:sz w:val="19"/>
          <w:szCs w:val="19"/>
        </w:rPr>
        <w:t>lead</w:t>
      </w:r>
      <w:r>
        <w:rPr>
          <w:rFonts w:ascii="Georgia" w:eastAsia="Georgia" w:hAnsi="Georgia" w:cs="Georgia"/>
          <w:spacing w:val="21"/>
          <w:sz w:val="19"/>
          <w:szCs w:val="19"/>
        </w:rPr>
        <w:t xml:space="preserve"> </w:t>
      </w:r>
      <w:r>
        <w:rPr>
          <w:rFonts w:ascii="Georgia" w:eastAsia="Georgia" w:hAnsi="Georgia" w:cs="Georgia"/>
          <w:sz w:val="19"/>
          <w:szCs w:val="19"/>
        </w:rPr>
        <w:t>to</w:t>
      </w:r>
      <w:r>
        <w:rPr>
          <w:rFonts w:ascii="Georgia" w:eastAsia="Georgia" w:hAnsi="Georgia" w:cs="Georgia"/>
          <w:spacing w:val="17"/>
          <w:sz w:val="19"/>
          <w:szCs w:val="19"/>
        </w:rPr>
        <w:t xml:space="preserve"> </w:t>
      </w:r>
      <w:r>
        <w:rPr>
          <w:rFonts w:ascii="Georgia" w:eastAsia="Georgia" w:hAnsi="Georgia" w:cs="Georgia"/>
          <w:sz w:val="19"/>
          <w:szCs w:val="19"/>
        </w:rPr>
        <w:t>deeper</w:t>
      </w:r>
      <w:r>
        <w:rPr>
          <w:rFonts w:ascii="Georgia" w:eastAsia="Georgia" w:hAnsi="Georgia" w:cs="Georgia"/>
          <w:spacing w:val="25"/>
          <w:sz w:val="19"/>
          <w:szCs w:val="19"/>
        </w:rPr>
        <w:t xml:space="preserve"> </w:t>
      </w:r>
      <w:r>
        <w:rPr>
          <w:rFonts w:ascii="Georgia" w:eastAsia="Georgia" w:hAnsi="Georgia" w:cs="Georgia"/>
          <w:sz w:val="19"/>
          <w:szCs w:val="19"/>
        </w:rPr>
        <w:t>mechanistic</w:t>
      </w:r>
      <w:r>
        <w:rPr>
          <w:rFonts w:ascii="Georgia" w:eastAsia="Georgia" w:hAnsi="Georgia" w:cs="Georgia"/>
          <w:spacing w:val="34"/>
          <w:sz w:val="19"/>
          <w:szCs w:val="19"/>
        </w:rPr>
        <w:t xml:space="preserve"> </w:t>
      </w:r>
      <w:r>
        <w:rPr>
          <w:rFonts w:ascii="Georgia" w:eastAsia="Georgia" w:hAnsi="Georgia" w:cs="Georgia"/>
          <w:sz w:val="19"/>
          <w:szCs w:val="19"/>
        </w:rPr>
        <w:t>understanding</w:t>
      </w:r>
      <w:r>
        <w:rPr>
          <w:rFonts w:ascii="Georgia" w:eastAsia="Georgia" w:hAnsi="Georgia" w:cs="Georgia"/>
          <w:spacing w:val="39"/>
          <w:sz w:val="19"/>
          <w:szCs w:val="19"/>
        </w:rPr>
        <w:t xml:space="preserve"> </w:t>
      </w:r>
      <w:r>
        <w:rPr>
          <w:rFonts w:ascii="Georgia" w:eastAsia="Georgia" w:hAnsi="Georgia" w:cs="Georgia"/>
          <w:w w:val="102"/>
          <w:sz w:val="19"/>
          <w:szCs w:val="19"/>
        </w:rPr>
        <w:t xml:space="preserve">of </w:t>
      </w:r>
      <w:r>
        <w:rPr>
          <w:rFonts w:ascii="Georgia" w:eastAsia="Georgia" w:hAnsi="Georgia" w:cs="Georgia"/>
          <w:sz w:val="19"/>
          <w:szCs w:val="19"/>
        </w:rPr>
        <w:t>COPD</w:t>
      </w:r>
      <w:r>
        <w:rPr>
          <w:rFonts w:ascii="Georgia" w:eastAsia="Georgia" w:hAnsi="Georgia" w:cs="Georgia"/>
          <w:spacing w:val="24"/>
          <w:sz w:val="19"/>
          <w:szCs w:val="19"/>
        </w:rPr>
        <w:t xml:space="preserve"> </w:t>
      </w:r>
      <w:r>
        <w:rPr>
          <w:rFonts w:ascii="Georgia" w:eastAsia="Georgia" w:hAnsi="Georgia" w:cs="Georgia"/>
          <w:sz w:val="19"/>
          <w:szCs w:val="19"/>
        </w:rPr>
        <w:t>at</w:t>
      </w:r>
      <w:r>
        <w:rPr>
          <w:rFonts w:ascii="Georgia" w:eastAsia="Georgia" w:hAnsi="Georgia" w:cs="Georgia"/>
          <w:spacing w:val="17"/>
          <w:sz w:val="19"/>
          <w:szCs w:val="19"/>
        </w:rPr>
        <w:t xml:space="preserve"> </w:t>
      </w:r>
      <w:r>
        <w:rPr>
          <w:rFonts w:ascii="Georgia" w:eastAsia="Georgia" w:hAnsi="Georgia" w:cs="Georgia"/>
          <w:sz w:val="19"/>
          <w:szCs w:val="19"/>
        </w:rPr>
        <w:t>the</w:t>
      </w:r>
      <w:r>
        <w:rPr>
          <w:rFonts w:ascii="Georgia" w:eastAsia="Georgia" w:hAnsi="Georgia" w:cs="Georgia"/>
          <w:spacing w:val="19"/>
          <w:sz w:val="19"/>
          <w:szCs w:val="19"/>
        </w:rPr>
        <w:t xml:space="preserve"> </w:t>
      </w:r>
      <w:r>
        <w:rPr>
          <w:rFonts w:ascii="Georgia" w:eastAsia="Georgia" w:hAnsi="Georgia" w:cs="Georgia"/>
          <w:sz w:val="19"/>
          <w:szCs w:val="19"/>
        </w:rPr>
        <w:t>molecular-</w:t>
      </w:r>
      <w:proofErr w:type="gramStart"/>
      <w:r>
        <w:rPr>
          <w:rFonts w:ascii="Georgia" w:eastAsia="Georgia" w:hAnsi="Georgia" w:cs="Georgia"/>
          <w:sz w:val="19"/>
          <w:szCs w:val="19"/>
        </w:rPr>
        <w:t xml:space="preserve">physiologic </w:t>
      </w:r>
      <w:r>
        <w:rPr>
          <w:rFonts w:ascii="Georgia" w:eastAsia="Georgia" w:hAnsi="Georgia" w:cs="Georgia"/>
          <w:spacing w:val="5"/>
          <w:sz w:val="19"/>
          <w:szCs w:val="19"/>
        </w:rPr>
        <w:t xml:space="preserve"> </w:t>
      </w:r>
      <w:r>
        <w:rPr>
          <w:rFonts w:ascii="Georgia" w:eastAsia="Georgia" w:hAnsi="Georgia" w:cs="Georgia"/>
          <w:sz w:val="19"/>
          <w:szCs w:val="19"/>
        </w:rPr>
        <w:t>and</w:t>
      </w:r>
      <w:proofErr w:type="gramEnd"/>
      <w:r>
        <w:rPr>
          <w:rFonts w:ascii="Georgia" w:eastAsia="Georgia" w:hAnsi="Georgia" w:cs="Georgia"/>
          <w:spacing w:val="20"/>
          <w:sz w:val="19"/>
          <w:szCs w:val="19"/>
        </w:rPr>
        <w:t xml:space="preserve"> </w:t>
      </w:r>
      <w:r>
        <w:rPr>
          <w:rFonts w:ascii="Georgia" w:eastAsia="Georgia" w:hAnsi="Georgia" w:cs="Georgia"/>
          <w:sz w:val="19"/>
          <w:szCs w:val="19"/>
        </w:rPr>
        <w:t>clinical</w:t>
      </w:r>
      <w:r>
        <w:rPr>
          <w:rFonts w:ascii="Georgia" w:eastAsia="Georgia" w:hAnsi="Georgia" w:cs="Georgia"/>
          <w:spacing w:val="26"/>
          <w:sz w:val="19"/>
          <w:szCs w:val="19"/>
        </w:rPr>
        <w:t xml:space="preserve"> </w:t>
      </w:r>
      <w:r>
        <w:rPr>
          <w:rFonts w:ascii="Georgia" w:eastAsia="Georgia" w:hAnsi="Georgia" w:cs="Georgia"/>
          <w:sz w:val="19"/>
          <w:szCs w:val="19"/>
        </w:rPr>
        <w:t>levels</w:t>
      </w:r>
      <w:r>
        <w:rPr>
          <w:rFonts w:ascii="Georgia" w:eastAsia="Georgia" w:hAnsi="Georgia" w:cs="Georgia"/>
          <w:spacing w:val="23"/>
          <w:sz w:val="19"/>
          <w:szCs w:val="19"/>
        </w:rPr>
        <w:t xml:space="preserve"> </w:t>
      </w:r>
      <w:r>
        <w:rPr>
          <w:rFonts w:ascii="Georgia" w:eastAsia="Georgia" w:hAnsi="Georgia" w:cs="Georgia"/>
          <w:sz w:val="19"/>
          <w:szCs w:val="19"/>
        </w:rPr>
        <w:t>and</w:t>
      </w:r>
      <w:r>
        <w:rPr>
          <w:rFonts w:ascii="Georgia" w:eastAsia="Georgia" w:hAnsi="Georgia" w:cs="Georgia"/>
          <w:spacing w:val="20"/>
          <w:sz w:val="19"/>
          <w:szCs w:val="19"/>
        </w:rPr>
        <w:t xml:space="preserve"> </w:t>
      </w:r>
      <w:r>
        <w:rPr>
          <w:rFonts w:ascii="Georgia" w:eastAsia="Georgia" w:hAnsi="Georgia" w:cs="Georgia"/>
          <w:sz w:val="19"/>
          <w:szCs w:val="19"/>
        </w:rPr>
        <w:t>support</w:t>
      </w:r>
      <w:r>
        <w:rPr>
          <w:rFonts w:ascii="Georgia" w:eastAsia="Georgia" w:hAnsi="Georgia" w:cs="Georgia"/>
          <w:spacing w:val="27"/>
          <w:sz w:val="19"/>
          <w:szCs w:val="19"/>
        </w:rPr>
        <w:t xml:space="preserve"> </w:t>
      </w:r>
      <w:r>
        <w:rPr>
          <w:rFonts w:ascii="Georgia" w:eastAsia="Georgia" w:hAnsi="Georgia" w:cs="Georgia"/>
          <w:sz w:val="19"/>
          <w:szCs w:val="19"/>
        </w:rPr>
        <w:t>identification</w:t>
      </w:r>
      <w:r>
        <w:rPr>
          <w:rFonts w:ascii="Georgia" w:eastAsia="Georgia" w:hAnsi="Georgia" w:cs="Georgia"/>
          <w:spacing w:val="36"/>
          <w:sz w:val="19"/>
          <w:szCs w:val="19"/>
        </w:rPr>
        <w:t xml:space="preserve"> </w:t>
      </w:r>
      <w:r>
        <w:rPr>
          <w:rFonts w:ascii="Georgia" w:eastAsia="Georgia" w:hAnsi="Georgia" w:cs="Georgia"/>
          <w:sz w:val="19"/>
          <w:szCs w:val="19"/>
        </w:rPr>
        <w:t>of</w:t>
      </w:r>
      <w:r>
        <w:rPr>
          <w:rFonts w:ascii="Georgia" w:eastAsia="Georgia" w:hAnsi="Georgia" w:cs="Georgia"/>
          <w:spacing w:val="17"/>
          <w:sz w:val="19"/>
          <w:szCs w:val="19"/>
        </w:rPr>
        <w:t xml:space="preserve"> </w:t>
      </w:r>
      <w:r>
        <w:rPr>
          <w:rFonts w:ascii="Georgia" w:eastAsia="Georgia" w:hAnsi="Georgia" w:cs="Georgia"/>
          <w:sz w:val="19"/>
          <w:szCs w:val="19"/>
        </w:rPr>
        <w:t>potential</w:t>
      </w:r>
      <w:r>
        <w:rPr>
          <w:rFonts w:ascii="Georgia" w:eastAsia="Georgia" w:hAnsi="Georgia" w:cs="Georgia"/>
          <w:spacing w:val="29"/>
          <w:sz w:val="19"/>
          <w:szCs w:val="19"/>
        </w:rPr>
        <w:t xml:space="preserve"> </w:t>
      </w:r>
      <w:r>
        <w:rPr>
          <w:rFonts w:ascii="Georgia" w:eastAsia="Georgia" w:hAnsi="Georgia" w:cs="Georgia"/>
          <w:sz w:val="19"/>
          <w:szCs w:val="19"/>
        </w:rPr>
        <w:t>pathophysiologic</w:t>
      </w:r>
      <w:r>
        <w:rPr>
          <w:rFonts w:ascii="Georgia" w:eastAsia="Georgia" w:hAnsi="Georgia" w:cs="Georgia"/>
          <w:spacing w:val="43"/>
          <w:sz w:val="19"/>
          <w:szCs w:val="19"/>
        </w:rPr>
        <w:t xml:space="preserve"> </w:t>
      </w:r>
      <w:r>
        <w:rPr>
          <w:rFonts w:ascii="Georgia" w:eastAsia="Georgia" w:hAnsi="Georgia" w:cs="Georgia"/>
          <w:w w:val="102"/>
          <w:sz w:val="19"/>
          <w:szCs w:val="19"/>
        </w:rPr>
        <w:t xml:space="preserve">derangement </w:t>
      </w:r>
      <w:r>
        <w:rPr>
          <w:rFonts w:ascii="Georgia" w:eastAsia="Georgia" w:hAnsi="Georgia" w:cs="Georgia"/>
          <w:sz w:val="19"/>
          <w:szCs w:val="19"/>
        </w:rPr>
        <w:t>associated</w:t>
      </w:r>
      <w:r>
        <w:rPr>
          <w:rFonts w:ascii="Georgia" w:eastAsia="Georgia" w:hAnsi="Georgia" w:cs="Georgia"/>
          <w:spacing w:val="22"/>
          <w:sz w:val="19"/>
          <w:szCs w:val="19"/>
        </w:rPr>
        <w:t xml:space="preserve"> </w:t>
      </w:r>
      <w:r>
        <w:rPr>
          <w:rFonts w:ascii="Georgia" w:eastAsia="Georgia" w:hAnsi="Georgia" w:cs="Georgia"/>
          <w:sz w:val="19"/>
          <w:szCs w:val="19"/>
        </w:rPr>
        <w:t>with</w:t>
      </w:r>
      <w:r>
        <w:rPr>
          <w:rFonts w:ascii="Georgia" w:eastAsia="Georgia" w:hAnsi="Georgia" w:cs="Georgia"/>
          <w:spacing w:val="12"/>
          <w:sz w:val="19"/>
          <w:szCs w:val="19"/>
        </w:rPr>
        <w:t xml:space="preserve"> </w:t>
      </w:r>
      <w:r>
        <w:rPr>
          <w:rFonts w:ascii="Georgia" w:eastAsia="Georgia" w:hAnsi="Georgia" w:cs="Georgia"/>
          <w:sz w:val="19"/>
          <w:szCs w:val="19"/>
        </w:rPr>
        <w:t>COPD</w:t>
      </w:r>
      <w:r>
        <w:rPr>
          <w:rFonts w:ascii="Georgia" w:eastAsia="Georgia" w:hAnsi="Georgia" w:cs="Georgia"/>
          <w:spacing w:val="15"/>
          <w:sz w:val="19"/>
          <w:szCs w:val="19"/>
        </w:rPr>
        <w:t xml:space="preserve"> </w:t>
      </w:r>
      <w:r>
        <w:rPr>
          <w:rFonts w:ascii="Georgia" w:eastAsia="Georgia" w:hAnsi="Georgia" w:cs="Georgia"/>
          <w:sz w:val="19"/>
          <w:szCs w:val="19"/>
        </w:rPr>
        <w:t>and</w:t>
      </w:r>
      <w:r>
        <w:rPr>
          <w:rFonts w:ascii="Georgia" w:eastAsia="Georgia" w:hAnsi="Georgia" w:cs="Georgia"/>
          <w:spacing w:val="11"/>
          <w:sz w:val="19"/>
          <w:szCs w:val="19"/>
        </w:rPr>
        <w:t xml:space="preserve"> </w:t>
      </w:r>
      <w:r>
        <w:rPr>
          <w:rFonts w:ascii="Georgia" w:eastAsia="Georgia" w:hAnsi="Georgia" w:cs="Georgia"/>
          <w:sz w:val="19"/>
          <w:szCs w:val="19"/>
        </w:rPr>
        <w:t>a</w:t>
      </w:r>
      <w:r>
        <w:rPr>
          <w:rFonts w:ascii="Georgia" w:eastAsia="Georgia" w:hAnsi="Georgia" w:cs="Georgia"/>
          <w:spacing w:val="8"/>
          <w:sz w:val="19"/>
          <w:szCs w:val="19"/>
        </w:rPr>
        <w:t xml:space="preserve"> </w:t>
      </w:r>
      <w:r>
        <w:rPr>
          <w:rFonts w:ascii="Georgia" w:eastAsia="Georgia" w:hAnsi="Georgia" w:cs="Georgia"/>
          <w:sz w:val="19"/>
          <w:szCs w:val="19"/>
        </w:rPr>
        <w:t>new</w:t>
      </w:r>
      <w:r>
        <w:rPr>
          <w:rFonts w:ascii="Georgia" w:eastAsia="Georgia" w:hAnsi="Georgia" w:cs="Georgia"/>
          <w:spacing w:val="12"/>
          <w:sz w:val="19"/>
          <w:szCs w:val="19"/>
        </w:rPr>
        <w:t xml:space="preserve"> </w:t>
      </w:r>
      <w:r>
        <w:rPr>
          <w:rFonts w:ascii="Georgia" w:eastAsia="Georgia" w:hAnsi="Georgia" w:cs="Georgia"/>
          <w:sz w:val="19"/>
          <w:szCs w:val="19"/>
        </w:rPr>
        <w:t>method</w:t>
      </w:r>
      <w:r>
        <w:rPr>
          <w:rFonts w:ascii="Georgia" w:eastAsia="Georgia" w:hAnsi="Georgia" w:cs="Georgia"/>
          <w:spacing w:val="18"/>
          <w:sz w:val="19"/>
          <w:szCs w:val="19"/>
        </w:rPr>
        <w:t xml:space="preserve"> </w:t>
      </w:r>
      <w:r>
        <w:rPr>
          <w:rFonts w:ascii="Georgia" w:eastAsia="Georgia" w:hAnsi="Georgia" w:cs="Georgia"/>
          <w:sz w:val="19"/>
          <w:szCs w:val="19"/>
        </w:rPr>
        <w:t>to</w:t>
      </w:r>
      <w:r>
        <w:rPr>
          <w:rFonts w:ascii="Georgia" w:eastAsia="Georgia" w:hAnsi="Georgia" w:cs="Georgia"/>
          <w:spacing w:val="8"/>
          <w:sz w:val="19"/>
          <w:szCs w:val="19"/>
        </w:rPr>
        <w:t xml:space="preserve"> </w:t>
      </w:r>
      <w:r>
        <w:rPr>
          <w:rFonts w:ascii="Georgia" w:eastAsia="Georgia" w:hAnsi="Georgia" w:cs="Georgia"/>
          <w:sz w:val="19"/>
          <w:szCs w:val="19"/>
        </w:rPr>
        <w:t>accurately</w:t>
      </w:r>
      <w:r>
        <w:rPr>
          <w:rFonts w:ascii="Georgia" w:eastAsia="Georgia" w:hAnsi="Georgia" w:cs="Georgia"/>
          <w:spacing w:val="22"/>
          <w:sz w:val="19"/>
          <w:szCs w:val="19"/>
        </w:rPr>
        <w:t xml:space="preserve"> </w:t>
      </w:r>
      <w:r>
        <w:rPr>
          <w:rFonts w:ascii="Georgia" w:eastAsia="Georgia" w:hAnsi="Georgia" w:cs="Georgia"/>
          <w:sz w:val="19"/>
          <w:szCs w:val="19"/>
        </w:rPr>
        <w:t>predict</w:t>
      </w:r>
      <w:r>
        <w:rPr>
          <w:rFonts w:ascii="Georgia" w:eastAsia="Georgia" w:hAnsi="Georgia" w:cs="Georgia"/>
          <w:spacing w:val="17"/>
          <w:sz w:val="19"/>
          <w:szCs w:val="19"/>
        </w:rPr>
        <w:t xml:space="preserve"> </w:t>
      </w:r>
      <w:r>
        <w:rPr>
          <w:rFonts w:ascii="Georgia" w:eastAsia="Georgia" w:hAnsi="Georgia" w:cs="Georgia"/>
          <w:sz w:val="19"/>
          <w:szCs w:val="19"/>
        </w:rPr>
        <w:t>therapeutic</w:t>
      </w:r>
      <w:r>
        <w:rPr>
          <w:rFonts w:ascii="Georgia" w:eastAsia="Georgia" w:hAnsi="Georgia" w:cs="Georgia"/>
          <w:spacing w:val="24"/>
          <w:sz w:val="19"/>
          <w:szCs w:val="19"/>
        </w:rPr>
        <w:t xml:space="preserve"> </w:t>
      </w:r>
      <w:r>
        <w:rPr>
          <w:rFonts w:ascii="Georgia" w:eastAsia="Georgia" w:hAnsi="Georgia" w:cs="Georgia"/>
          <w:sz w:val="19"/>
          <w:szCs w:val="19"/>
        </w:rPr>
        <w:t>response</w:t>
      </w:r>
      <w:r>
        <w:rPr>
          <w:rFonts w:ascii="Georgia" w:eastAsia="Georgia" w:hAnsi="Georgia" w:cs="Georgia"/>
          <w:spacing w:val="20"/>
          <w:sz w:val="19"/>
          <w:szCs w:val="19"/>
        </w:rPr>
        <w:t xml:space="preserve"> </w:t>
      </w:r>
      <w:r>
        <w:rPr>
          <w:rFonts w:ascii="Georgia" w:eastAsia="Georgia" w:hAnsi="Georgia" w:cs="Georgia"/>
          <w:sz w:val="19"/>
          <w:szCs w:val="19"/>
        </w:rPr>
        <w:t>to</w:t>
      </w:r>
      <w:r>
        <w:rPr>
          <w:rFonts w:ascii="Georgia" w:eastAsia="Georgia" w:hAnsi="Georgia" w:cs="Georgia"/>
          <w:spacing w:val="8"/>
          <w:sz w:val="19"/>
          <w:szCs w:val="19"/>
        </w:rPr>
        <w:t xml:space="preserve"> </w:t>
      </w:r>
      <w:r>
        <w:rPr>
          <w:rFonts w:ascii="Georgia" w:eastAsia="Georgia" w:hAnsi="Georgia" w:cs="Georgia"/>
          <w:sz w:val="19"/>
          <w:szCs w:val="19"/>
        </w:rPr>
        <w:t>current</w:t>
      </w:r>
      <w:r>
        <w:rPr>
          <w:rFonts w:ascii="Georgia" w:eastAsia="Georgia" w:hAnsi="Georgia" w:cs="Georgia"/>
          <w:spacing w:val="17"/>
          <w:sz w:val="19"/>
          <w:szCs w:val="19"/>
        </w:rPr>
        <w:t xml:space="preserve"> </w:t>
      </w:r>
      <w:r>
        <w:rPr>
          <w:rFonts w:ascii="Georgia" w:eastAsia="Georgia" w:hAnsi="Georgia" w:cs="Georgia"/>
          <w:sz w:val="19"/>
          <w:szCs w:val="19"/>
        </w:rPr>
        <w:t>standard</w:t>
      </w:r>
      <w:r>
        <w:rPr>
          <w:rFonts w:ascii="Georgia" w:eastAsia="Georgia" w:hAnsi="Georgia" w:cs="Georgia"/>
          <w:spacing w:val="20"/>
          <w:sz w:val="19"/>
          <w:szCs w:val="19"/>
        </w:rPr>
        <w:t xml:space="preserve"> </w:t>
      </w:r>
      <w:r>
        <w:rPr>
          <w:rFonts w:ascii="Georgia" w:eastAsia="Georgia" w:hAnsi="Georgia" w:cs="Georgia"/>
          <w:sz w:val="19"/>
          <w:szCs w:val="19"/>
        </w:rPr>
        <w:t>COPD</w:t>
      </w:r>
      <w:r>
        <w:rPr>
          <w:rFonts w:ascii="Georgia" w:eastAsia="Georgia" w:hAnsi="Georgia" w:cs="Georgia"/>
          <w:spacing w:val="15"/>
          <w:sz w:val="19"/>
          <w:szCs w:val="19"/>
        </w:rPr>
        <w:t xml:space="preserve"> </w:t>
      </w:r>
      <w:r>
        <w:rPr>
          <w:rFonts w:ascii="Georgia" w:eastAsia="Georgia" w:hAnsi="Georgia" w:cs="Georgia"/>
          <w:sz w:val="19"/>
          <w:szCs w:val="19"/>
        </w:rPr>
        <w:t>therapies.</w:t>
      </w:r>
      <w:r>
        <w:rPr>
          <w:rFonts w:ascii="Georgia" w:eastAsia="Georgia" w:hAnsi="Georgia" w:cs="Georgia"/>
          <w:spacing w:val="45"/>
          <w:sz w:val="19"/>
          <w:szCs w:val="19"/>
        </w:rPr>
        <w:t xml:space="preserve"> </w:t>
      </w:r>
      <w:r>
        <w:rPr>
          <w:rFonts w:ascii="Georgia" w:eastAsia="Georgia" w:hAnsi="Georgia" w:cs="Georgia"/>
          <w:w w:val="102"/>
          <w:sz w:val="19"/>
          <w:szCs w:val="19"/>
        </w:rPr>
        <w:t xml:space="preserve">Re- </w:t>
      </w:r>
      <w:proofErr w:type="spellStart"/>
      <w:r>
        <w:rPr>
          <w:rFonts w:ascii="Georgia" w:eastAsia="Georgia" w:hAnsi="Georgia" w:cs="Georgia"/>
          <w:sz w:val="19"/>
          <w:szCs w:val="19"/>
        </w:rPr>
        <w:t>finement</w:t>
      </w:r>
      <w:proofErr w:type="spellEnd"/>
      <w:r>
        <w:rPr>
          <w:rFonts w:ascii="Georgia" w:eastAsia="Georgia" w:hAnsi="Georgia" w:cs="Georgia"/>
          <w:spacing w:val="29"/>
          <w:sz w:val="19"/>
          <w:szCs w:val="19"/>
        </w:rPr>
        <w:t xml:space="preserve"> </w:t>
      </w:r>
      <w:r>
        <w:rPr>
          <w:rFonts w:ascii="Georgia" w:eastAsia="Georgia" w:hAnsi="Georgia" w:cs="Georgia"/>
          <w:sz w:val="19"/>
          <w:szCs w:val="19"/>
        </w:rPr>
        <w:t>of</w:t>
      </w:r>
      <w:r>
        <w:rPr>
          <w:rFonts w:ascii="Georgia" w:eastAsia="Georgia" w:hAnsi="Georgia" w:cs="Georgia"/>
          <w:spacing w:val="17"/>
          <w:sz w:val="19"/>
          <w:szCs w:val="19"/>
        </w:rPr>
        <w:t xml:space="preserve"> </w:t>
      </w:r>
      <w:proofErr w:type="spellStart"/>
      <w:r>
        <w:rPr>
          <w:rFonts w:ascii="Georgia" w:eastAsia="Georgia" w:hAnsi="Georgia" w:cs="Georgia"/>
          <w:sz w:val="19"/>
          <w:szCs w:val="19"/>
        </w:rPr>
        <w:t>HXe</w:t>
      </w:r>
      <w:proofErr w:type="spellEnd"/>
      <w:r>
        <w:rPr>
          <w:rFonts w:ascii="Georgia" w:eastAsia="Georgia" w:hAnsi="Georgia" w:cs="Georgia"/>
          <w:spacing w:val="22"/>
          <w:sz w:val="19"/>
          <w:szCs w:val="19"/>
        </w:rPr>
        <w:t xml:space="preserve"> </w:t>
      </w:r>
      <w:r>
        <w:rPr>
          <w:rFonts w:ascii="Georgia" w:eastAsia="Georgia" w:hAnsi="Georgia" w:cs="Georgia"/>
          <w:sz w:val="19"/>
          <w:szCs w:val="19"/>
        </w:rPr>
        <w:t>MRI</w:t>
      </w:r>
      <w:r>
        <w:rPr>
          <w:rFonts w:ascii="Georgia" w:eastAsia="Georgia" w:hAnsi="Georgia" w:cs="Georgia"/>
          <w:spacing w:val="22"/>
          <w:sz w:val="19"/>
          <w:szCs w:val="19"/>
        </w:rPr>
        <w:t xml:space="preserve"> </w:t>
      </w:r>
      <w:r>
        <w:rPr>
          <w:rFonts w:ascii="Georgia" w:eastAsia="Georgia" w:hAnsi="Georgia" w:cs="Georgia"/>
          <w:sz w:val="19"/>
          <w:szCs w:val="19"/>
        </w:rPr>
        <w:t>as</w:t>
      </w:r>
      <w:r>
        <w:rPr>
          <w:rFonts w:ascii="Georgia" w:eastAsia="Georgia" w:hAnsi="Georgia" w:cs="Georgia"/>
          <w:spacing w:val="18"/>
          <w:sz w:val="19"/>
          <w:szCs w:val="19"/>
        </w:rPr>
        <w:t xml:space="preserve"> </w:t>
      </w:r>
      <w:r>
        <w:rPr>
          <w:rFonts w:ascii="Georgia" w:eastAsia="Georgia" w:hAnsi="Georgia" w:cs="Georgia"/>
          <w:sz w:val="19"/>
          <w:szCs w:val="19"/>
        </w:rPr>
        <w:t>a</w:t>
      </w:r>
      <w:r>
        <w:rPr>
          <w:rFonts w:ascii="Georgia" w:eastAsia="Georgia" w:hAnsi="Georgia" w:cs="Georgia"/>
          <w:spacing w:val="17"/>
          <w:sz w:val="19"/>
          <w:szCs w:val="19"/>
        </w:rPr>
        <w:t xml:space="preserve"> </w:t>
      </w:r>
      <w:r>
        <w:rPr>
          <w:rFonts w:ascii="Georgia" w:eastAsia="Georgia" w:hAnsi="Georgia" w:cs="Georgia"/>
          <w:sz w:val="19"/>
          <w:szCs w:val="19"/>
        </w:rPr>
        <w:t>pulmonary</w:t>
      </w:r>
      <w:r>
        <w:rPr>
          <w:rFonts w:ascii="Georgia" w:eastAsia="Georgia" w:hAnsi="Georgia" w:cs="Georgia"/>
          <w:spacing w:val="32"/>
          <w:sz w:val="19"/>
          <w:szCs w:val="19"/>
        </w:rPr>
        <w:t xml:space="preserve"> </w:t>
      </w:r>
      <w:r>
        <w:rPr>
          <w:rFonts w:ascii="Georgia" w:eastAsia="Georgia" w:hAnsi="Georgia" w:cs="Georgia"/>
          <w:sz w:val="19"/>
          <w:szCs w:val="19"/>
        </w:rPr>
        <w:t>diagnostic</w:t>
      </w:r>
      <w:r>
        <w:rPr>
          <w:rFonts w:ascii="Georgia" w:eastAsia="Georgia" w:hAnsi="Georgia" w:cs="Georgia"/>
          <w:spacing w:val="31"/>
          <w:sz w:val="19"/>
          <w:szCs w:val="19"/>
        </w:rPr>
        <w:t xml:space="preserve"> </w:t>
      </w:r>
      <w:r>
        <w:rPr>
          <w:rFonts w:ascii="Georgia" w:eastAsia="Georgia" w:hAnsi="Georgia" w:cs="Georgia"/>
          <w:sz w:val="19"/>
          <w:szCs w:val="19"/>
        </w:rPr>
        <w:t>tool</w:t>
      </w:r>
      <w:r>
        <w:rPr>
          <w:rFonts w:ascii="Georgia" w:eastAsia="Georgia" w:hAnsi="Georgia" w:cs="Georgia"/>
          <w:spacing w:val="20"/>
          <w:sz w:val="19"/>
          <w:szCs w:val="19"/>
        </w:rPr>
        <w:t xml:space="preserve"> </w:t>
      </w:r>
      <w:r>
        <w:rPr>
          <w:rFonts w:ascii="Georgia" w:eastAsia="Georgia" w:hAnsi="Georgia" w:cs="Georgia"/>
          <w:sz w:val="19"/>
          <w:szCs w:val="19"/>
        </w:rPr>
        <w:t>is</w:t>
      </w:r>
      <w:r>
        <w:rPr>
          <w:rFonts w:ascii="Georgia" w:eastAsia="Georgia" w:hAnsi="Georgia" w:cs="Georgia"/>
          <w:spacing w:val="17"/>
          <w:sz w:val="19"/>
          <w:szCs w:val="19"/>
        </w:rPr>
        <w:t xml:space="preserve"> </w:t>
      </w:r>
      <w:r>
        <w:rPr>
          <w:rFonts w:ascii="Georgia" w:eastAsia="Georgia" w:hAnsi="Georgia" w:cs="Georgia"/>
          <w:sz w:val="19"/>
          <w:szCs w:val="19"/>
        </w:rPr>
        <w:t>anticipated</w:t>
      </w:r>
      <w:r>
        <w:rPr>
          <w:rFonts w:ascii="Georgia" w:eastAsia="Georgia" w:hAnsi="Georgia" w:cs="Georgia"/>
          <w:spacing w:val="33"/>
          <w:sz w:val="19"/>
          <w:szCs w:val="19"/>
        </w:rPr>
        <w:t xml:space="preserve"> </w:t>
      </w:r>
      <w:r>
        <w:rPr>
          <w:rFonts w:ascii="Georgia" w:eastAsia="Georgia" w:hAnsi="Georgia" w:cs="Georgia"/>
          <w:sz w:val="19"/>
          <w:szCs w:val="19"/>
        </w:rPr>
        <w:t>to</w:t>
      </w:r>
      <w:r>
        <w:rPr>
          <w:rFonts w:ascii="Georgia" w:eastAsia="Georgia" w:hAnsi="Georgia" w:cs="Georgia"/>
          <w:spacing w:val="17"/>
          <w:sz w:val="19"/>
          <w:szCs w:val="19"/>
        </w:rPr>
        <w:t xml:space="preserve"> </w:t>
      </w:r>
      <w:r>
        <w:rPr>
          <w:rFonts w:ascii="Georgia" w:eastAsia="Georgia" w:hAnsi="Georgia" w:cs="Georgia"/>
          <w:sz w:val="19"/>
          <w:szCs w:val="19"/>
        </w:rPr>
        <w:t>encourage</w:t>
      </w:r>
      <w:r>
        <w:rPr>
          <w:rFonts w:ascii="Georgia" w:eastAsia="Georgia" w:hAnsi="Georgia" w:cs="Georgia"/>
          <w:spacing w:val="31"/>
          <w:sz w:val="19"/>
          <w:szCs w:val="19"/>
        </w:rPr>
        <w:t xml:space="preserve"> </w:t>
      </w:r>
      <w:r>
        <w:rPr>
          <w:rFonts w:ascii="Georgia" w:eastAsia="Georgia" w:hAnsi="Georgia" w:cs="Georgia"/>
          <w:sz w:val="19"/>
          <w:szCs w:val="19"/>
        </w:rPr>
        <w:t>development</w:t>
      </w:r>
      <w:r>
        <w:rPr>
          <w:rFonts w:ascii="Georgia" w:eastAsia="Georgia" w:hAnsi="Georgia" w:cs="Georgia"/>
          <w:spacing w:val="36"/>
          <w:sz w:val="19"/>
          <w:szCs w:val="19"/>
        </w:rPr>
        <w:t xml:space="preserve"> </w:t>
      </w:r>
      <w:r>
        <w:rPr>
          <w:rFonts w:ascii="Georgia" w:eastAsia="Georgia" w:hAnsi="Georgia" w:cs="Georgia"/>
          <w:sz w:val="19"/>
          <w:szCs w:val="19"/>
        </w:rPr>
        <w:t>of</w:t>
      </w:r>
      <w:r>
        <w:rPr>
          <w:rFonts w:ascii="Georgia" w:eastAsia="Georgia" w:hAnsi="Georgia" w:cs="Georgia"/>
          <w:spacing w:val="17"/>
          <w:sz w:val="19"/>
          <w:szCs w:val="19"/>
        </w:rPr>
        <w:t xml:space="preserve"> </w:t>
      </w:r>
      <w:r>
        <w:rPr>
          <w:rFonts w:ascii="Georgia" w:eastAsia="Georgia" w:hAnsi="Georgia" w:cs="Georgia"/>
          <w:sz w:val="19"/>
          <w:szCs w:val="19"/>
        </w:rPr>
        <w:t>new</w:t>
      </w:r>
      <w:r>
        <w:rPr>
          <w:rFonts w:ascii="Georgia" w:eastAsia="Georgia" w:hAnsi="Georgia" w:cs="Georgia"/>
          <w:spacing w:val="21"/>
          <w:sz w:val="19"/>
          <w:szCs w:val="19"/>
        </w:rPr>
        <w:t xml:space="preserve"> </w:t>
      </w:r>
      <w:r>
        <w:rPr>
          <w:rFonts w:ascii="Georgia" w:eastAsia="Georgia" w:hAnsi="Georgia" w:cs="Georgia"/>
          <w:sz w:val="19"/>
          <w:szCs w:val="19"/>
        </w:rPr>
        <w:t>clinical</w:t>
      </w:r>
      <w:r>
        <w:rPr>
          <w:rFonts w:ascii="Georgia" w:eastAsia="Georgia" w:hAnsi="Georgia" w:cs="Georgia"/>
          <w:spacing w:val="26"/>
          <w:sz w:val="19"/>
          <w:szCs w:val="19"/>
        </w:rPr>
        <w:t xml:space="preserve"> </w:t>
      </w:r>
      <w:r>
        <w:rPr>
          <w:rFonts w:ascii="Georgia" w:eastAsia="Georgia" w:hAnsi="Georgia" w:cs="Georgia"/>
          <w:w w:val="102"/>
          <w:sz w:val="19"/>
          <w:szCs w:val="19"/>
        </w:rPr>
        <w:t xml:space="preserve">interventions. </w:t>
      </w:r>
    </w:p>
    <w:p w14:paraId="2C0566CD" w14:textId="77777777" w:rsidR="00E61F9D" w:rsidRDefault="005C64D6">
      <w:pPr>
        <w:spacing w:before="88" w:after="0" w:line="277" w:lineRule="auto"/>
        <w:ind w:left="115" w:right="52" w:firstLine="5"/>
        <w:jc w:val="both"/>
        <w:rPr>
          <w:rFonts w:ascii="Georgia" w:eastAsia="Georgia" w:hAnsi="Georgia" w:cs="Georgia"/>
          <w:sz w:val="19"/>
          <w:szCs w:val="19"/>
        </w:rPr>
      </w:pPr>
      <w:commentRangeStart w:id="396"/>
      <w:proofErr w:type="spellStart"/>
      <w:r>
        <w:rPr>
          <w:rFonts w:ascii="Georgia" w:eastAsia="Georgia" w:hAnsi="Georgia" w:cs="Georgia"/>
          <w:sz w:val="19"/>
          <w:szCs w:val="19"/>
        </w:rPr>
        <w:t>HXe</w:t>
      </w:r>
      <w:proofErr w:type="spellEnd"/>
      <w:r>
        <w:rPr>
          <w:rFonts w:ascii="Georgia" w:eastAsia="Georgia" w:hAnsi="Georgia" w:cs="Georgia"/>
          <w:spacing w:val="8"/>
          <w:sz w:val="19"/>
          <w:szCs w:val="19"/>
        </w:rPr>
        <w:t xml:space="preserve"> </w:t>
      </w:r>
      <w:r>
        <w:rPr>
          <w:rFonts w:ascii="Georgia" w:eastAsia="Georgia" w:hAnsi="Georgia" w:cs="Georgia"/>
          <w:sz w:val="19"/>
          <w:szCs w:val="19"/>
        </w:rPr>
        <w:t>MRI</w:t>
      </w:r>
      <w:r>
        <w:rPr>
          <w:rFonts w:ascii="Georgia" w:eastAsia="Georgia" w:hAnsi="Georgia" w:cs="Georgia"/>
          <w:spacing w:val="8"/>
          <w:sz w:val="19"/>
          <w:szCs w:val="19"/>
        </w:rPr>
        <w:t xml:space="preserve"> </w:t>
      </w:r>
      <w:commentRangeEnd w:id="396"/>
      <w:r w:rsidR="00F71839">
        <w:rPr>
          <w:rStyle w:val="CommentReference"/>
        </w:rPr>
        <w:commentReference w:id="396"/>
      </w:r>
      <w:r>
        <w:rPr>
          <w:rFonts w:ascii="Georgia" w:eastAsia="Georgia" w:hAnsi="Georgia" w:cs="Georgia"/>
          <w:sz w:val="19"/>
          <w:szCs w:val="19"/>
        </w:rPr>
        <w:t>is</w:t>
      </w:r>
      <w:r>
        <w:rPr>
          <w:rFonts w:ascii="Georgia" w:eastAsia="Georgia" w:hAnsi="Georgia" w:cs="Georgia"/>
          <w:spacing w:val="3"/>
          <w:sz w:val="19"/>
          <w:szCs w:val="19"/>
        </w:rPr>
        <w:t xml:space="preserve"> </w:t>
      </w:r>
      <w:r>
        <w:rPr>
          <w:rFonts w:ascii="Georgia" w:eastAsia="Georgia" w:hAnsi="Georgia" w:cs="Georgia"/>
          <w:sz w:val="19"/>
          <w:szCs w:val="19"/>
        </w:rPr>
        <w:t>the</w:t>
      </w:r>
      <w:r>
        <w:rPr>
          <w:rFonts w:ascii="Georgia" w:eastAsia="Georgia" w:hAnsi="Georgia" w:cs="Georgia"/>
          <w:spacing w:val="5"/>
          <w:sz w:val="19"/>
          <w:szCs w:val="19"/>
        </w:rPr>
        <w:t xml:space="preserve"> </w:t>
      </w:r>
      <w:r>
        <w:rPr>
          <w:rFonts w:ascii="Georgia" w:eastAsia="Georgia" w:hAnsi="Georgia" w:cs="Georgia"/>
          <w:sz w:val="19"/>
          <w:szCs w:val="19"/>
        </w:rPr>
        <w:t>first</w:t>
      </w:r>
      <w:r>
        <w:rPr>
          <w:rFonts w:ascii="Georgia" w:eastAsia="Georgia" w:hAnsi="Georgia" w:cs="Georgia"/>
          <w:spacing w:val="7"/>
          <w:sz w:val="19"/>
          <w:szCs w:val="19"/>
        </w:rPr>
        <w:t xml:space="preserve"> </w:t>
      </w:r>
      <w:r>
        <w:rPr>
          <w:rFonts w:ascii="Georgia" w:eastAsia="Georgia" w:hAnsi="Georgia" w:cs="Georgia"/>
          <w:sz w:val="19"/>
          <w:szCs w:val="19"/>
        </w:rPr>
        <w:t>non-invasive</w:t>
      </w:r>
      <w:r>
        <w:rPr>
          <w:rFonts w:ascii="Georgia" w:eastAsia="Georgia" w:hAnsi="Georgia" w:cs="Georgia"/>
          <w:spacing w:val="22"/>
          <w:sz w:val="19"/>
          <w:szCs w:val="19"/>
        </w:rPr>
        <w:t xml:space="preserve"> </w:t>
      </w:r>
      <w:r>
        <w:rPr>
          <w:rFonts w:ascii="Georgia" w:eastAsia="Georgia" w:hAnsi="Georgia" w:cs="Georgia"/>
          <w:sz w:val="19"/>
          <w:szCs w:val="19"/>
        </w:rPr>
        <w:t>imaging</w:t>
      </w:r>
      <w:r>
        <w:rPr>
          <w:rFonts w:ascii="Georgia" w:eastAsia="Georgia" w:hAnsi="Georgia" w:cs="Georgia"/>
          <w:spacing w:val="14"/>
          <w:sz w:val="19"/>
          <w:szCs w:val="19"/>
        </w:rPr>
        <w:t xml:space="preserve"> </w:t>
      </w:r>
      <w:r>
        <w:rPr>
          <w:rFonts w:ascii="Georgia" w:eastAsia="Georgia" w:hAnsi="Georgia" w:cs="Georgia"/>
          <w:sz w:val="19"/>
          <w:szCs w:val="19"/>
        </w:rPr>
        <w:t>technique</w:t>
      </w:r>
      <w:r>
        <w:rPr>
          <w:rFonts w:ascii="Georgia" w:eastAsia="Georgia" w:hAnsi="Georgia" w:cs="Georgia"/>
          <w:spacing w:val="17"/>
          <w:sz w:val="19"/>
          <w:szCs w:val="19"/>
        </w:rPr>
        <w:t xml:space="preserve"> </w:t>
      </w:r>
      <w:r>
        <w:rPr>
          <w:rFonts w:ascii="Georgia" w:eastAsia="Georgia" w:hAnsi="Georgia" w:cs="Georgia"/>
          <w:sz w:val="19"/>
          <w:szCs w:val="19"/>
        </w:rPr>
        <w:t>that</w:t>
      </w:r>
      <w:r>
        <w:rPr>
          <w:rFonts w:ascii="Georgia" w:eastAsia="Georgia" w:hAnsi="Georgia" w:cs="Georgia"/>
          <w:spacing w:val="7"/>
          <w:sz w:val="19"/>
          <w:szCs w:val="19"/>
        </w:rPr>
        <w:t xml:space="preserve"> </w:t>
      </w:r>
      <w:r>
        <w:rPr>
          <w:rFonts w:ascii="Georgia" w:eastAsia="Georgia" w:hAnsi="Georgia" w:cs="Georgia"/>
          <w:sz w:val="19"/>
          <w:szCs w:val="19"/>
        </w:rPr>
        <w:t>can</w:t>
      </w:r>
      <w:r>
        <w:rPr>
          <w:rFonts w:ascii="Georgia" w:eastAsia="Georgia" w:hAnsi="Georgia" w:cs="Georgia"/>
          <w:spacing w:val="6"/>
          <w:sz w:val="19"/>
          <w:szCs w:val="19"/>
        </w:rPr>
        <w:t xml:space="preserve"> </w:t>
      </w:r>
      <w:r>
        <w:rPr>
          <w:rFonts w:ascii="Georgia" w:eastAsia="Georgia" w:hAnsi="Georgia" w:cs="Georgia"/>
          <w:sz w:val="19"/>
          <w:szCs w:val="19"/>
        </w:rPr>
        <w:t>provide</w:t>
      </w:r>
      <w:r>
        <w:rPr>
          <w:rFonts w:ascii="Georgia" w:eastAsia="Georgia" w:hAnsi="Georgia" w:cs="Georgia"/>
          <w:spacing w:val="13"/>
          <w:sz w:val="19"/>
          <w:szCs w:val="19"/>
        </w:rPr>
        <w:t xml:space="preserve"> </w:t>
      </w:r>
      <w:r>
        <w:rPr>
          <w:rFonts w:ascii="Georgia" w:eastAsia="Georgia" w:hAnsi="Georgia" w:cs="Georgia"/>
          <w:sz w:val="19"/>
          <w:szCs w:val="19"/>
        </w:rPr>
        <w:t>regional</w:t>
      </w:r>
      <w:r>
        <w:rPr>
          <w:rFonts w:ascii="Georgia" w:eastAsia="Georgia" w:hAnsi="Georgia" w:cs="Georgia"/>
          <w:spacing w:val="14"/>
          <w:sz w:val="19"/>
          <w:szCs w:val="19"/>
        </w:rPr>
        <w:t xml:space="preserve"> </w:t>
      </w:r>
      <w:r>
        <w:rPr>
          <w:rFonts w:ascii="Georgia" w:eastAsia="Georgia" w:hAnsi="Georgia" w:cs="Georgia"/>
          <w:sz w:val="19"/>
          <w:szCs w:val="19"/>
        </w:rPr>
        <w:t>information</w:t>
      </w:r>
      <w:r>
        <w:rPr>
          <w:rFonts w:ascii="Georgia" w:eastAsia="Georgia" w:hAnsi="Georgia" w:cs="Georgia"/>
          <w:spacing w:val="20"/>
          <w:sz w:val="19"/>
          <w:szCs w:val="19"/>
        </w:rPr>
        <w:t xml:space="preserve"> </w:t>
      </w:r>
      <w:r>
        <w:rPr>
          <w:rFonts w:ascii="Georgia" w:eastAsia="Georgia" w:hAnsi="Georgia" w:cs="Georgia"/>
          <w:sz w:val="19"/>
          <w:szCs w:val="19"/>
        </w:rPr>
        <w:t>about</w:t>
      </w:r>
      <w:r>
        <w:rPr>
          <w:rFonts w:ascii="Georgia" w:eastAsia="Georgia" w:hAnsi="Georgia" w:cs="Georgia"/>
          <w:spacing w:val="10"/>
          <w:sz w:val="19"/>
          <w:szCs w:val="19"/>
        </w:rPr>
        <w:t xml:space="preserve"> </w:t>
      </w:r>
      <w:r>
        <w:rPr>
          <w:rFonts w:ascii="Georgia" w:eastAsia="Georgia" w:hAnsi="Georgia" w:cs="Georgia"/>
          <w:sz w:val="19"/>
          <w:szCs w:val="19"/>
        </w:rPr>
        <w:t>three</w:t>
      </w:r>
      <w:r>
        <w:rPr>
          <w:rFonts w:ascii="Georgia" w:eastAsia="Georgia" w:hAnsi="Georgia" w:cs="Georgia"/>
          <w:spacing w:val="9"/>
          <w:sz w:val="19"/>
          <w:szCs w:val="19"/>
        </w:rPr>
        <w:t xml:space="preserve"> </w:t>
      </w:r>
      <w:r>
        <w:rPr>
          <w:rFonts w:ascii="Georgia" w:eastAsia="Georgia" w:hAnsi="Georgia" w:cs="Georgia"/>
          <w:sz w:val="19"/>
          <w:szCs w:val="19"/>
        </w:rPr>
        <w:t>unique</w:t>
      </w:r>
      <w:r>
        <w:rPr>
          <w:rFonts w:ascii="Georgia" w:eastAsia="Georgia" w:hAnsi="Georgia" w:cs="Georgia"/>
          <w:spacing w:val="12"/>
          <w:sz w:val="19"/>
          <w:szCs w:val="19"/>
        </w:rPr>
        <w:t xml:space="preserve"> </w:t>
      </w:r>
      <w:r>
        <w:rPr>
          <w:rFonts w:ascii="Georgia" w:eastAsia="Georgia" w:hAnsi="Georgia" w:cs="Georgia"/>
          <w:w w:val="102"/>
          <w:sz w:val="19"/>
          <w:szCs w:val="19"/>
        </w:rPr>
        <w:t>characteristics of</w:t>
      </w:r>
      <w:r>
        <w:rPr>
          <w:rFonts w:ascii="Georgia" w:eastAsia="Georgia" w:hAnsi="Georgia" w:cs="Georgia"/>
          <w:spacing w:val="4"/>
          <w:w w:val="102"/>
          <w:sz w:val="19"/>
          <w:szCs w:val="19"/>
        </w:rPr>
        <w:t xml:space="preserve"> </w:t>
      </w:r>
      <w:r>
        <w:rPr>
          <w:rFonts w:ascii="Georgia" w:eastAsia="Georgia" w:hAnsi="Georgia" w:cs="Georgia"/>
          <w:sz w:val="19"/>
          <w:szCs w:val="19"/>
        </w:rPr>
        <w:t>lung</w:t>
      </w:r>
      <w:r>
        <w:rPr>
          <w:rFonts w:ascii="Georgia" w:eastAsia="Georgia" w:hAnsi="Georgia" w:cs="Georgia"/>
          <w:spacing w:val="12"/>
          <w:sz w:val="19"/>
          <w:szCs w:val="19"/>
        </w:rPr>
        <w:t xml:space="preserve"> </w:t>
      </w:r>
      <w:r>
        <w:rPr>
          <w:rFonts w:ascii="Georgia" w:eastAsia="Georgia" w:hAnsi="Georgia" w:cs="Georgia"/>
          <w:sz w:val="19"/>
          <w:szCs w:val="19"/>
        </w:rPr>
        <w:t>function:</w:t>
      </w:r>
      <w:r>
        <w:rPr>
          <w:rFonts w:ascii="Georgia" w:eastAsia="Georgia" w:hAnsi="Georgia" w:cs="Georgia"/>
          <w:spacing w:val="39"/>
          <w:sz w:val="19"/>
          <w:szCs w:val="19"/>
        </w:rPr>
        <w:t xml:space="preserve"> </w:t>
      </w:r>
      <w:r>
        <w:rPr>
          <w:rFonts w:ascii="Georgia" w:eastAsia="Georgia" w:hAnsi="Georgia" w:cs="Georgia"/>
          <w:sz w:val="19"/>
          <w:szCs w:val="19"/>
        </w:rPr>
        <w:t>lung</w:t>
      </w:r>
      <w:r>
        <w:rPr>
          <w:rFonts w:ascii="Georgia" w:eastAsia="Georgia" w:hAnsi="Georgia" w:cs="Georgia"/>
          <w:spacing w:val="12"/>
          <w:sz w:val="19"/>
          <w:szCs w:val="19"/>
        </w:rPr>
        <w:t xml:space="preserve"> </w:t>
      </w:r>
      <w:r>
        <w:rPr>
          <w:rFonts w:ascii="Georgia" w:eastAsia="Georgia" w:hAnsi="Georgia" w:cs="Georgia"/>
          <w:sz w:val="19"/>
          <w:szCs w:val="19"/>
        </w:rPr>
        <w:t>ventilation,</w:t>
      </w:r>
      <w:r>
        <w:rPr>
          <w:rFonts w:ascii="Georgia" w:eastAsia="Georgia" w:hAnsi="Georgia" w:cs="Georgia"/>
          <w:spacing w:val="25"/>
          <w:sz w:val="19"/>
          <w:szCs w:val="19"/>
        </w:rPr>
        <w:t xml:space="preserve"> </w:t>
      </w:r>
      <w:r>
        <w:rPr>
          <w:rFonts w:ascii="Georgia" w:eastAsia="Georgia" w:hAnsi="Georgia" w:cs="Georgia"/>
          <w:sz w:val="19"/>
          <w:szCs w:val="19"/>
        </w:rPr>
        <w:t>size</w:t>
      </w:r>
      <w:r>
        <w:rPr>
          <w:rFonts w:ascii="Georgia" w:eastAsia="Georgia" w:hAnsi="Georgia" w:cs="Georgia"/>
          <w:spacing w:val="11"/>
          <w:sz w:val="19"/>
          <w:szCs w:val="19"/>
        </w:rPr>
        <w:t xml:space="preserve"> </w:t>
      </w:r>
      <w:r>
        <w:rPr>
          <w:rFonts w:ascii="Georgia" w:eastAsia="Georgia" w:hAnsi="Georgia" w:cs="Georgia"/>
          <w:sz w:val="19"/>
          <w:szCs w:val="19"/>
        </w:rPr>
        <w:t>and</w:t>
      </w:r>
      <w:r>
        <w:rPr>
          <w:rFonts w:ascii="Georgia" w:eastAsia="Georgia" w:hAnsi="Georgia" w:cs="Georgia"/>
          <w:spacing w:val="11"/>
          <w:sz w:val="19"/>
          <w:szCs w:val="19"/>
        </w:rPr>
        <w:t xml:space="preserve"> </w:t>
      </w:r>
      <w:r>
        <w:rPr>
          <w:rFonts w:ascii="Georgia" w:eastAsia="Georgia" w:hAnsi="Georgia" w:cs="Georgia"/>
          <w:sz w:val="19"/>
          <w:szCs w:val="19"/>
        </w:rPr>
        <w:t>connectedness</w:t>
      </w:r>
      <w:r>
        <w:rPr>
          <w:rFonts w:ascii="Georgia" w:eastAsia="Georgia" w:hAnsi="Georgia" w:cs="Georgia"/>
          <w:spacing w:val="29"/>
          <w:sz w:val="19"/>
          <w:szCs w:val="19"/>
        </w:rPr>
        <w:t xml:space="preserve"> </w:t>
      </w:r>
      <w:r>
        <w:rPr>
          <w:rFonts w:ascii="Georgia" w:eastAsia="Georgia" w:hAnsi="Georgia" w:cs="Georgia"/>
          <w:sz w:val="19"/>
          <w:szCs w:val="19"/>
        </w:rPr>
        <w:t>of</w:t>
      </w:r>
      <w:r>
        <w:rPr>
          <w:rFonts w:ascii="Georgia" w:eastAsia="Georgia" w:hAnsi="Georgia" w:cs="Georgia"/>
          <w:spacing w:val="8"/>
          <w:sz w:val="19"/>
          <w:szCs w:val="19"/>
        </w:rPr>
        <w:t xml:space="preserve"> </w:t>
      </w:r>
      <w:r>
        <w:rPr>
          <w:rFonts w:ascii="Georgia" w:eastAsia="Georgia" w:hAnsi="Georgia" w:cs="Georgia"/>
          <w:sz w:val="19"/>
          <w:szCs w:val="19"/>
        </w:rPr>
        <w:t>distal</w:t>
      </w:r>
      <w:r>
        <w:rPr>
          <w:rFonts w:ascii="Georgia" w:eastAsia="Georgia" w:hAnsi="Georgia" w:cs="Georgia"/>
          <w:spacing w:val="14"/>
          <w:sz w:val="19"/>
          <w:szCs w:val="19"/>
        </w:rPr>
        <w:t xml:space="preserve"> </w:t>
      </w:r>
      <w:r>
        <w:rPr>
          <w:rFonts w:ascii="Georgia" w:eastAsia="Georgia" w:hAnsi="Georgia" w:cs="Georgia"/>
          <w:sz w:val="19"/>
          <w:szCs w:val="19"/>
        </w:rPr>
        <w:t>alveolar</w:t>
      </w:r>
      <w:r>
        <w:rPr>
          <w:rFonts w:ascii="Georgia" w:eastAsia="Georgia" w:hAnsi="Georgia" w:cs="Georgia"/>
          <w:spacing w:val="18"/>
          <w:sz w:val="19"/>
          <w:szCs w:val="19"/>
        </w:rPr>
        <w:t xml:space="preserve"> </w:t>
      </w:r>
      <w:r>
        <w:rPr>
          <w:rFonts w:ascii="Georgia" w:eastAsia="Georgia" w:hAnsi="Georgia" w:cs="Georgia"/>
          <w:sz w:val="19"/>
          <w:szCs w:val="19"/>
        </w:rPr>
        <w:t>airspaces,</w:t>
      </w:r>
      <w:r>
        <w:rPr>
          <w:rFonts w:ascii="Georgia" w:eastAsia="Georgia" w:hAnsi="Georgia" w:cs="Georgia"/>
          <w:spacing w:val="23"/>
          <w:sz w:val="19"/>
          <w:szCs w:val="19"/>
        </w:rPr>
        <w:t xml:space="preserve"> </w:t>
      </w:r>
      <w:r>
        <w:rPr>
          <w:rFonts w:ascii="Georgia" w:eastAsia="Georgia" w:hAnsi="Georgia" w:cs="Georgia"/>
          <w:sz w:val="19"/>
          <w:szCs w:val="19"/>
        </w:rPr>
        <w:t>and</w:t>
      </w:r>
      <w:r>
        <w:rPr>
          <w:rFonts w:ascii="Georgia" w:eastAsia="Georgia" w:hAnsi="Georgia" w:cs="Georgia"/>
          <w:spacing w:val="11"/>
          <w:sz w:val="19"/>
          <w:szCs w:val="19"/>
        </w:rPr>
        <w:t xml:space="preserve"> </w:t>
      </w:r>
      <w:proofErr w:type="spellStart"/>
      <w:r>
        <w:rPr>
          <w:rFonts w:ascii="Georgia" w:eastAsia="Georgia" w:hAnsi="Georgia" w:cs="Georgia"/>
          <w:sz w:val="19"/>
          <w:szCs w:val="19"/>
        </w:rPr>
        <w:t>HXe</w:t>
      </w:r>
      <w:proofErr w:type="spellEnd"/>
      <w:r>
        <w:rPr>
          <w:rFonts w:ascii="Georgia" w:eastAsia="Georgia" w:hAnsi="Georgia" w:cs="Georgia"/>
          <w:spacing w:val="13"/>
          <w:sz w:val="19"/>
          <w:szCs w:val="19"/>
        </w:rPr>
        <w:t xml:space="preserve"> </w:t>
      </w:r>
      <w:r>
        <w:rPr>
          <w:rFonts w:ascii="Georgia" w:eastAsia="Georgia" w:hAnsi="Georgia" w:cs="Georgia"/>
          <w:sz w:val="19"/>
          <w:szCs w:val="19"/>
        </w:rPr>
        <w:t>gas</w:t>
      </w:r>
      <w:r>
        <w:rPr>
          <w:rFonts w:ascii="Georgia" w:eastAsia="Georgia" w:hAnsi="Georgia" w:cs="Georgia"/>
          <w:spacing w:val="10"/>
          <w:sz w:val="19"/>
          <w:szCs w:val="19"/>
        </w:rPr>
        <w:t xml:space="preserve"> </w:t>
      </w:r>
      <w:r>
        <w:rPr>
          <w:rFonts w:ascii="Georgia" w:eastAsia="Georgia" w:hAnsi="Georgia" w:cs="Georgia"/>
          <w:sz w:val="19"/>
          <w:szCs w:val="19"/>
        </w:rPr>
        <w:t>transfer</w:t>
      </w:r>
      <w:r>
        <w:rPr>
          <w:rFonts w:ascii="Georgia" w:eastAsia="Georgia" w:hAnsi="Georgia" w:cs="Georgia"/>
          <w:spacing w:val="18"/>
          <w:sz w:val="19"/>
          <w:szCs w:val="19"/>
        </w:rPr>
        <w:t xml:space="preserve"> </w:t>
      </w:r>
      <w:r>
        <w:rPr>
          <w:rFonts w:ascii="Georgia" w:eastAsia="Georgia" w:hAnsi="Georgia" w:cs="Georgia"/>
          <w:sz w:val="19"/>
          <w:szCs w:val="19"/>
        </w:rPr>
        <w:t>from</w:t>
      </w:r>
      <w:r>
        <w:rPr>
          <w:rFonts w:ascii="Georgia" w:eastAsia="Georgia" w:hAnsi="Georgia" w:cs="Georgia"/>
          <w:spacing w:val="13"/>
          <w:sz w:val="19"/>
          <w:szCs w:val="19"/>
        </w:rPr>
        <w:t xml:space="preserve"> </w:t>
      </w:r>
      <w:r>
        <w:rPr>
          <w:rFonts w:ascii="Georgia" w:eastAsia="Georgia" w:hAnsi="Georgia" w:cs="Georgia"/>
          <w:sz w:val="19"/>
          <w:szCs w:val="19"/>
        </w:rPr>
        <w:t>airspaces</w:t>
      </w:r>
      <w:r>
        <w:rPr>
          <w:rFonts w:ascii="Georgia" w:eastAsia="Georgia" w:hAnsi="Georgia" w:cs="Georgia"/>
          <w:spacing w:val="20"/>
          <w:sz w:val="19"/>
          <w:szCs w:val="19"/>
        </w:rPr>
        <w:t xml:space="preserve"> </w:t>
      </w:r>
      <w:r>
        <w:rPr>
          <w:rFonts w:ascii="Georgia" w:eastAsia="Georgia" w:hAnsi="Georgia" w:cs="Georgia"/>
          <w:w w:val="102"/>
          <w:sz w:val="19"/>
          <w:szCs w:val="19"/>
        </w:rPr>
        <w:t xml:space="preserve">to </w:t>
      </w:r>
      <w:r>
        <w:rPr>
          <w:rFonts w:ascii="Georgia" w:eastAsia="Georgia" w:hAnsi="Georgia" w:cs="Georgia"/>
          <w:sz w:val="19"/>
          <w:szCs w:val="19"/>
        </w:rPr>
        <w:t>red</w:t>
      </w:r>
      <w:r>
        <w:rPr>
          <w:rFonts w:ascii="Georgia" w:eastAsia="Georgia" w:hAnsi="Georgia" w:cs="Georgia"/>
          <w:spacing w:val="6"/>
          <w:sz w:val="19"/>
          <w:szCs w:val="19"/>
        </w:rPr>
        <w:t xml:space="preserve"> </w:t>
      </w:r>
      <w:r>
        <w:rPr>
          <w:rFonts w:ascii="Georgia" w:eastAsia="Georgia" w:hAnsi="Georgia" w:cs="Georgia"/>
          <w:sz w:val="19"/>
          <w:szCs w:val="19"/>
        </w:rPr>
        <w:t>blood</w:t>
      </w:r>
      <w:r>
        <w:rPr>
          <w:rFonts w:ascii="Georgia" w:eastAsia="Georgia" w:hAnsi="Georgia" w:cs="Georgia"/>
          <w:spacing w:val="9"/>
          <w:sz w:val="19"/>
          <w:szCs w:val="19"/>
        </w:rPr>
        <w:t xml:space="preserve"> </w:t>
      </w:r>
      <w:r>
        <w:rPr>
          <w:rFonts w:ascii="Georgia" w:eastAsia="Georgia" w:hAnsi="Georgia" w:cs="Georgia"/>
          <w:sz w:val="19"/>
          <w:szCs w:val="19"/>
        </w:rPr>
        <w:t>cells.</w:t>
      </w:r>
      <w:r>
        <w:rPr>
          <w:rFonts w:ascii="Georgia" w:eastAsia="Georgia" w:hAnsi="Georgia" w:cs="Georgia"/>
          <w:spacing w:val="25"/>
          <w:sz w:val="19"/>
          <w:szCs w:val="19"/>
        </w:rPr>
        <w:t xml:space="preserve"> </w:t>
      </w:r>
      <w:proofErr w:type="spellStart"/>
      <w:r>
        <w:rPr>
          <w:rFonts w:ascii="Georgia" w:eastAsia="Georgia" w:hAnsi="Georgia" w:cs="Georgia"/>
          <w:sz w:val="19"/>
          <w:szCs w:val="19"/>
        </w:rPr>
        <w:t>HXe</w:t>
      </w:r>
      <w:proofErr w:type="spellEnd"/>
      <w:r>
        <w:rPr>
          <w:rFonts w:ascii="Georgia" w:eastAsia="Georgia" w:hAnsi="Georgia" w:cs="Georgia"/>
          <w:spacing w:val="8"/>
          <w:sz w:val="19"/>
          <w:szCs w:val="19"/>
        </w:rPr>
        <w:t xml:space="preserve"> </w:t>
      </w:r>
      <w:r>
        <w:rPr>
          <w:rFonts w:ascii="Georgia" w:eastAsia="Georgia" w:hAnsi="Georgia" w:cs="Georgia"/>
          <w:sz w:val="19"/>
          <w:szCs w:val="19"/>
        </w:rPr>
        <w:t>MRI,</w:t>
      </w:r>
      <w:r>
        <w:rPr>
          <w:rFonts w:ascii="Georgia" w:eastAsia="Georgia" w:hAnsi="Georgia" w:cs="Georgia"/>
          <w:spacing w:val="9"/>
          <w:sz w:val="19"/>
          <w:szCs w:val="19"/>
        </w:rPr>
        <w:t xml:space="preserve"> </w:t>
      </w:r>
      <w:r>
        <w:rPr>
          <w:rFonts w:ascii="Georgia" w:eastAsia="Georgia" w:hAnsi="Georgia" w:cs="Georgia"/>
          <w:sz w:val="19"/>
          <w:szCs w:val="19"/>
        </w:rPr>
        <w:t>therefore,</w:t>
      </w:r>
      <w:r>
        <w:rPr>
          <w:rFonts w:ascii="Georgia" w:eastAsia="Georgia" w:hAnsi="Georgia" w:cs="Georgia"/>
          <w:spacing w:val="17"/>
          <w:sz w:val="19"/>
          <w:szCs w:val="19"/>
        </w:rPr>
        <w:t xml:space="preserve"> </w:t>
      </w:r>
      <w:r>
        <w:rPr>
          <w:rFonts w:ascii="Georgia" w:eastAsia="Georgia" w:hAnsi="Georgia" w:cs="Georgia"/>
          <w:sz w:val="19"/>
          <w:szCs w:val="19"/>
        </w:rPr>
        <w:t>is</w:t>
      </w:r>
      <w:r>
        <w:rPr>
          <w:rFonts w:ascii="Georgia" w:eastAsia="Georgia" w:hAnsi="Georgia" w:cs="Georgia"/>
          <w:spacing w:val="3"/>
          <w:sz w:val="19"/>
          <w:szCs w:val="19"/>
        </w:rPr>
        <w:t xml:space="preserve"> </w:t>
      </w:r>
      <w:r>
        <w:rPr>
          <w:rFonts w:ascii="Georgia" w:eastAsia="Georgia" w:hAnsi="Georgia" w:cs="Georgia"/>
          <w:sz w:val="19"/>
          <w:szCs w:val="19"/>
        </w:rPr>
        <w:t>anticipated</w:t>
      </w:r>
      <w:r>
        <w:rPr>
          <w:rFonts w:ascii="Georgia" w:eastAsia="Georgia" w:hAnsi="Georgia" w:cs="Georgia"/>
          <w:spacing w:val="19"/>
          <w:sz w:val="19"/>
          <w:szCs w:val="19"/>
        </w:rPr>
        <w:t xml:space="preserve"> </w:t>
      </w:r>
      <w:r>
        <w:rPr>
          <w:rFonts w:ascii="Georgia" w:eastAsia="Georgia" w:hAnsi="Georgia" w:cs="Georgia"/>
          <w:sz w:val="19"/>
          <w:szCs w:val="19"/>
        </w:rPr>
        <w:t>to</w:t>
      </w:r>
      <w:r>
        <w:rPr>
          <w:rFonts w:ascii="Georgia" w:eastAsia="Georgia" w:hAnsi="Georgia" w:cs="Georgia"/>
          <w:spacing w:val="3"/>
          <w:sz w:val="19"/>
          <w:szCs w:val="19"/>
        </w:rPr>
        <w:t xml:space="preserve"> </w:t>
      </w:r>
      <w:r>
        <w:rPr>
          <w:rFonts w:ascii="Georgia" w:eastAsia="Georgia" w:hAnsi="Georgia" w:cs="Georgia"/>
          <w:sz w:val="19"/>
          <w:szCs w:val="19"/>
        </w:rPr>
        <w:t>overcome</w:t>
      </w:r>
      <w:r>
        <w:rPr>
          <w:rFonts w:ascii="Georgia" w:eastAsia="Georgia" w:hAnsi="Georgia" w:cs="Georgia"/>
          <w:spacing w:val="16"/>
          <w:sz w:val="19"/>
          <w:szCs w:val="19"/>
        </w:rPr>
        <w:t xml:space="preserve"> </w:t>
      </w:r>
      <w:r>
        <w:rPr>
          <w:rFonts w:ascii="Georgia" w:eastAsia="Georgia" w:hAnsi="Georgia" w:cs="Georgia"/>
          <w:sz w:val="19"/>
          <w:szCs w:val="19"/>
        </w:rPr>
        <w:t>the</w:t>
      </w:r>
      <w:r>
        <w:rPr>
          <w:rFonts w:ascii="Georgia" w:eastAsia="Georgia" w:hAnsi="Georgia" w:cs="Georgia"/>
          <w:spacing w:val="5"/>
          <w:sz w:val="19"/>
          <w:szCs w:val="19"/>
        </w:rPr>
        <w:t xml:space="preserve"> </w:t>
      </w:r>
      <w:r>
        <w:rPr>
          <w:rFonts w:ascii="Georgia" w:eastAsia="Georgia" w:hAnsi="Georgia" w:cs="Georgia"/>
          <w:sz w:val="19"/>
          <w:szCs w:val="19"/>
        </w:rPr>
        <w:t>limitation</w:t>
      </w:r>
      <w:r>
        <w:rPr>
          <w:rFonts w:ascii="Georgia" w:eastAsia="Georgia" w:hAnsi="Georgia" w:cs="Georgia"/>
          <w:spacing w:val="17"/>
          <w:sz w:val="19"/>
          <w:szCs w:val="19"/>
        </w:rPr>
        <w:t xml:space="preserve"> </w:t>
      </w:r>
      <w:r>
        <w:rPr>
          <w:rFonts w:ascii="Georgia" w:eastAsia="Georgia" w:hAnsi="Georgia" w:cs="Georgia"/>
          <w:sz w:val="19"/>
          <w:szCs w:val="19"/>
        </w:rPr>
        <w:t>of</w:t>
      </w:r>
      <w:r>
        <w:rPr>
          <w:rFonts w:ascii="Georgia" w:eastAsia="Georgia" w:hAnsi="Georgia" w:cs="Georgia"/>
          <w:spacing w:val="3"/>
          <w:sz w:val="19"/>
          <w:szCs w:val="19"/>
        </w:rPr>
        <w:t xml:space="preserve"> </w:t>
      </w:r>
      <w:r>
        <w:rPr>
          <w:rFonts w:ascii="Georgia" w:eastAsia="Georgia" w:hAnsi="Georgia" w:cs="Georgia"/>
          <w:sz w:val="19"/>
          <w:szCs w:val="19"/>
        </w:rPr>
        <w:t>pulmonary</w:t>
      </w:r>
      <w:r>
        <w:rPr>
          <w:rFonts w:ascii="Georgia" w:eastAsia="Georgia" w:hAnsi="Georgia" w:cs="Georgia"/>
          <w:spacing w:val="18"/>
          <w:sz w:val="19"/>
          <w:szCs w:val="19"/>
        </w:rPr>
        <w:t xml:space="preserve"> </w:t>
      </w:r>
      <w:r>
        <w:rPr>
          <w:rFonts w:ascii="Georgia" w:eastAsia="Georgia" w:hAnsi="Georgia" w:cs="Georgia"/>
          <w:sz w:val="19"/>
          <w:szCs w:val="19"/>
        </w:rPr>
        <w:t>function</w:t>
      </w:r>
      <w:r>
        <w:rPr>
          <w:rFonts w:ascii="Georgia" w:eastAsia="Georgia" w:hAnsi="Georgia" w:cs="Georgia"/>
          <w:spacing w:val="14"/>
          <w:sz w:val="19"/>
          <w:szCs w:val="19"/>
        </w:rPr>
        <w:t xml:space="preserve"> </w:t>
      </w:r>
      <w:r>
        <w:rPr>
          <w:rFonts w:ascii="Georgia" w:eastAsia="Georgia" w:hAnsi="Georgia" w:cs="Georgia"/>
          <w:sz w:val="19"/>
          <w:szCs w:val="19"/>
        </w:rPr>
        <w:t>testing</w:t>
      </w:r>
      <w:r>
        <w:rPr>
          <w:rFonts w:ascii="Georgia" w:eastAsia="Georgia" w:hAnsi="Georgia" w:cs="Georgia"/>
          <w:spacing w:val="11"/>
          <w:sz w:val="19"/>
          <w:szCs w:val="19"/>
        </w:rPr>
        <w:t xml:space="preserve"> </w:t>
      </w:r>
      <w:r>
        <w:rPr>
          <w:rFonts w:ascii="Georgia" w:eastAsia="Georgia" w:hAnsi="Georgia" w:cs="Georgia"/>
          <w:sz w:val="19"/>
          <w:szCs w:val="19"/>
        </w:rPr>
        <w:t>(PFT)</w:t>
      </w:r>
      <w:r>
        <w:rPr>
          <w:rFonts w:ascii="Georgia" w:eastAsia="Georgia" w:hAnsi="Georgia" w:cs="Georgia"/>
          <w:spacing w:val="10"/>
          <w:sz w:val="19"/>
          <w:szCs w:val="19"/>
        </w:rPr>
        <w:t xml:space="preserve"> </w:t>
      </w:r>
      <w:r>
        <w:rPr>
          <w:rFonts w:ascii="Georgia" w:eastAsia="Georgia" w:hAnsi="Georgia" w:cs="Georgia"/>
          <w:sz w:val="19"/>
          <w:szCs w:val="19"/>
        </w:rPr>
        <w:t>which</w:t>
      </w:r>
      <w:r>
        <w:rPr>
          <w:rFonts w:ascii="Georgia" w:eastAsia="Georgia" w:hAnsi="Georgia" w:cs="Georgia"/>
          <w:spacing w:val="10"/>
          <w:sz w:val="19"/>
          <w:szCs w:val="19"/>
        </w:rPr>
        <w:t xml:space="preserve"> </w:t>
      </w:r>
      <w:r>
        <w:rPr>
          <w:rFonts w:ascii="Georgia" w:eastAsia="Georgia" w:hAnsi="Georgia" w:cs="Georgia"/>
          <w:w w:val="102"/>
          <w:sz w:val="19"/>
          <w:szCs w:val="19"/>
        </w:rPr>
        <w:t xml:space="preserve">only </w:t>
      </w:r>
      <w:r>
        <w:rPr>
          <w:rFonts w:ascii="Georgia" w:eastAsia="Georgia" w:hAnsi="Georgia" w:cs="Georgia"/>
          <w:sz w:val="19"/>
          <w:szCs w:val="19"/>
        </w:rPr>
        <w:t>provides</w:t>
      </w:r>
      <w:r>
        <w:rPr>
          <w:rFonts w:ascii="Georgia" w:eastAsia="Georgia" w:hAnsi="Georgia" w:cs="Georgia"/>
          <w:spacing w:val="24"/>
          <w:sz w:val="19"/>
          <w:szCs w:val="19"/>
        </w:rPr>
        <w:t xml:space="preserve"> </w:t>
      </w:r>
      <w:r>
        <w:rPr>
          <w:rFonts w:ascii="Georgia" w:eastAsia="Georgia" w:hAnsi="Georgia" w:cs="Georgia"/>
          <w:sz w:val="19"/>
          <w:szCs w:val="19"/>
        </w:rPr>
        <w:t>physiologic</w:t>
      </w:r>
      <w:r>
        <w:rPr>
          <w:rFonts w:ascii="Georgia" w:eastAsia="Georgia" w:hAnsi="Georgia" w:cs="Georgia"/>
          <w:spacing w:val="29"/>
          <w:sz w:val="19"/>
          <w:szCs w:val="19"/>
        </w:rPr>
        <w:t xml:space="preserve"> </w:t>
      </w:r>
      <w:r>
        <w:rPr>
          <w:rFonts w:ascii="Georgia" w:eastAsia="Georgia" w:hAnsi="Georgia" w:cs="Georgia"/>
          <w:sz w:val="19"/>
          <w:szCs w:val="19"/>
        </w:rPr>
        <w:t>parameters</w:t>
      </w:r>
      <w:r>
        <w:rPr>
          <w:rFonts w:ascii="Georgia" w:eastAsia="Georgia" w:hAnsi="Georgia" w:cs="Georgia"/>
          <w:spacing w:val="29"/>
          <w:sz w:val="19"/>
          <w:szCs w:val="19"/>
        </w:rPr>
        <w:t xml:space="preserve"> </w:t>
      </w:r>
      <w:r>
        <w:rPr>
          <w:rFonts w:ascii="Georgia" w:eastAsia="Georgia" w:hAnsi="Georgia" w:cs="Georgia"/>
          <w:sz w:val="19"/>
          <w:szCs w:val="19"/>
        </w:rPr>
        <w:t>of</w:t>
      </w:r>
      <w:r>
        <w:rPr>
          <w:rFonts w:ascii="Georgia" w:eastAsia="Georgia" w:hAnsi="Georgia" w:cs="Georgia"/>
          <w:spacing w:val="13"/>
          <w:sz w:val="19"/>
          <w:szCs w:val="19"/>
        </w:rPr>
        <w:t xml:space="preserve"> </w:t>
      </w:r>
      <w:r>
        <w:rPr>
          <w:rFonts w:ascii="Georgia" w:eastAsia="Georgia" w:hAnsi="Georgia" w:cs="Georgia"/>
          <w:sz w:val="19"/>
          <w:szCs w:val="19"/>
        </w:rPr>
        <w:t>the</w:t>
      </w:r>
      <w:r>
        <w:rPr>
          <w:rFonts w:ascii="Georgia" w:eastAsia="Georgia" w:hAnsi="Georgia" w:cs="Georgia"/>
          <w:spacing w:val="15"/>
          <w:sz w:val="19"/>
          <w:szCs w:val="19"/>
        </w:rPr>
        <w:t xml:space="preserve"> </w:t>
      </w:r>
      <w:r>
        <w:rPr>
          <w:rFonts w:ascii="Georgia" w:eastAsia="Georgia" w:hAnsi="Georgia" w:cs="Georgia"/>
          <w:sz w:val="19"/>
          <w:szCs w:val="19"/>
        </w:rPr>
        <w:t>lung</w:t>
      </w:r>
      <w:r>
        <w:rPr>
          <w:rFonts w:ascii="Georgia" w:eastAsia="Georgia" w:hAnsi="Georgia" w:cs="Georgia"/>
          <w:spacing w:val="17"/>
          <w:sz w:val="19"/>
          <w:szCs w:val="19"/>
        </w:rPr>
        <w:t xml:space="preserve"> </w:t>
      </w:r>
      <w:r>
        <w:rPr>
          <w:rFonts w:ascii="Georgia" w:eastAsia="Georgia" w:hAnsi="Georgia" w:cs="Georgia"/>
          <w:sz w:val="19"/>
          <w:szCs w:val="19"/>
        </w:rPr>
        <w:t>as</w:t>
      </w:r>
      <w:r>
        <w:rPr>
          <w:rFonts w:ascii="Georgia" w:eastAsia="Georgia" w:hAnsi="Georgia" w:cs="Georgia"/>
          <w:spacing w:val="14"/>
          <w:sz w:val="19"/>
          <w:szCs w:val="19"/>
        </w:rPr>
        <w:t xml:space="preserve"> </w:t>
      </w:r>
      <w:r>
        <w:rPr>
          <w:rFonts w:ascii="Georgia" w:eastAsia="Georgia" w:hAnsi="Georgia" w:cs="Georgia"/>
          <w:sz w:val="19"/>
          <w:szCs w:val="19"/>
        </w:rPr>
        <w:t>a</w:t>
      </w:r>
      <w:r>
        <w:rPr>
          <w:rFonts w:ascii="Georgia" w:eastAsia="Georgia" w:hAnsi="Georgia" w:cs="Georgia"/>
          <w:spacing w:val="13"/>
          <w:sz w:val="19"/>
          <w:szCs w:val="19"/>
        </w:rPr>
        <w:t xml:space="preserve"> </w:t>
      </w:r>
      <w:r>
        <w:rPr>
          <w:rFonts w:ascii="Georgia" w:eastAsia="Georgia" w:hAnsi="Georgia" w:cs="Georgia"/>
          <w:sz w:val="19"/>
          <w:szCs w:val="19"/>
        </w:rPr>
        <w:t>whole</w:t>
      </w:r>
      <w:r>
        <w:rPr>
          <w:rFonts w:ascii="Georgia" w:eastAsia="Georgia" w:hAnsi="Georgia" w:cs="Georgia"/>
          <w:spacing w:val="20"/>
          <w:sz w:val="19"/>
          <w:szCs w:val="19"/>
        </w:rPr>
        <w:t xml:space="preserve"> </w:t>
      </w:r>
      <w:r>
        <w:rPr>
          <w:rFonts w:ascii="Georgia" w:eastAsia="Georgia" w:hAnsi="Georgia" w:cs="Georgia"/>
          <w:sz w:val="19"/>
          <w:szCs w:val="19"/>
        </w:rPr>
        <w:t>unit,</w:t>
      </w:r>
      <w:r>
        <w:rPr>
          <w:rFonts w:ascii="Georgia" w:eastAsia="Georgia" w:hAnsi="Georgia" w:cs="Georgia"/>
          <w:spacing w:val="21"/>
          <w:sz w:val="19"/>
          <w:szCs w:val="19"/>
        </w:rPr>
        <w:t xml:space="preserve"> </w:t>
      </w:r>
      <w:r>
        <w:rPr>
          <w:rFonts w:ascii="Georgia" w:eastAsia="Georgia" w:hAnsi="Georgia" w:cs="Georgia"/>
          <w:sz w:val="19"/>
          <w:szCs w:val="19"/>
        </w:rPr>
        <w:t>and</w:t>
      </w:r>
      <w:r>
        <w:rPr>
          <w:rFonts w:ascii="Georgia" w:eastAsia="Georgia" w:hAnsi="Georgia" w:cs="Georgia"/>
          <w:spacing w:val="16"/>
          <w:sz w:val="19"/>
          <w:szCs w:val="19"/>
        </w:rPr>
        <w:t xml:space="preserve"> </w:t>
      </w:r>
      <w:r>
        <w:rPr>
          <w:rFonts w:ascii="Georgia" w:eastAsia="Georgia" w:hAnsi="Georgia" w:cs="Georgia"/>
          <w:sz w:val="19"/>
          <w:szCs w:val="19"/>
        </w:rPr>
        <w:t>High</w:t>
      </w:r>
      <w:r>
        <w:rPr>
          <w:rFonts w:ascii="Georgia" w:eastAsia="Georgia" w:hAnsi="Georgia" w:cs="Georgia"/>
          <w:spacing w:val="18"/>
          <w:sz w:val="19"/>
          <w:szCs w:val="19"/>
        </w:rPr>
        <w:t xml:space="preserve"> </w:t>
      </w:r>
      <w:r>
        <w:rPr>
          <w:rFonts w:ascii="Georgia" w:eastAsia="Georgia" w:hAnsi="Georgia" w:cs="Georgia"/>
          <w:sz w:val="19"/>
          <w:szCs w:val="19"/>
        </w:rPr>
        <w:t>Resolution</w:t>
      </w:r>
      <w:r>
        <w:rPr>
          <w:rFonts w:ascii="Georgia" w:eastAsia="Georgia" w:hAnsi="Georgia" w:cs="Georgia"/>
          <w:spacing w:val="28"/>
          <w:sz w:val="19"/>
          <w:szCs w:val="19"/>
        </w:rPr>
        <w:t xml:space="preserve"> </w:t>
      </w:r>
      <w:r>
        <w:rPr>
          <w:rFonts w:ascii="Georgia" w:eastAsia="Georgia" w:hAnsi="Georgia" w:cs="Georgia"/>
          <w:sz w:val="19"/>
          <w:szCs w:val="19"/>
        </w:rPr>
        <w:t>CT</w:t>
      </w:r>
      <w:r>
        <w:rPr>
          <w:rFonts w:ascii="Georgia" w:eastAsia="Georgia" w:hAnsi="Georgia" w:cs="Georgia"/>
          <w:spacing w:val="15"/>
          <w:sz w:val="19"/>
          <w:szCs w:val="19"/>
        </w:rPr>
        <w:t xml:space="preserve"> </w:t>
      </w:r>
      <w:r>
        <w:rPr>
          <w:rFonts w:ascii="Georgia" w:eastAsia="Georgia" w:hAnsi="Georgia" w:cs="Georgia"/>
          <w:sz w:val="19"/>
          <w:szCs w:val="19"/>
        </w:rPr>
        <w:t>(HRCT</w:t>
      </w:r>
      <w:proofErr w:type="gramStart"/>
      <w:r>
        <w:rPr>
          <w:rFonts w:ascii="Georgia" w:eastAsia="Georgia" w:hAnsi="Georgia" w:cs="Georgia"/>
          <w:sz w:val="19"/>
          <w:szCs w:val="19"/>
        </w:rPr>
        <w:t>)</w:t>
      </w:r>
      <w:r>
        <w:rPr>
          <w:rFonts w:ascii="Georgia" w:eastAsia="Georgia" w:hAnsi="Georgia" w:cs="Georgia"/>
          <w:spacing w:val="23"/>
          <w:sz w:val="19"/>
          <w:szCs w:val="19"/>
        </w:rPr>
        <w:t xml:space="preserve"> </w:t>
      </w:r>
      <w:r>
        <w:rPr>
          <w:rFonts w:ascii="Georgia" w:eastAsia="Georgia" w:hAnsi="Georgia" w:cs="Georgia"/>
          <w:sz w:val="19"/>
          <w:szCs w:val="19"/>
        </w:rPr>
        <w:t>which</w:t>
      </w:r>
      <w:proofErr w:type="gramEnd"/>
      <w:r>
        <w:rPr>
          <w:rFonts w:ascii="Georgia" w:eastAsia="Georgia" w:hAnsi="Georgia" w:cs="Georgia"/>
          <w:spacing w:val="20"/>
          <w:sz w:val="19"/>
          <w:szCs w:val="19"/>
        </w:rPr>
        <w:t xml:space="preserve"> </w:t>
      </w:r>
      <w:r>
        <w:rPr>
          <w:rFonts w:ascii="Georgia" w:eastAsia="Georgia" w:hAnsi="Georgia" w:cs="Georgia"/>
          <w:sz w:val="19"/>
          <w:szCs w:val="19"/>
        </w:rPr>
        <w:t>only</w:t>
      </w:r>
      <w:r>
        <w:rPr>
          <w:rFonts w:ascii="Georgia" w:eastAsia="Georgia" w:hAnsi="Georgia" w:cs="Georgia"/>
          <w:spacing w:val="17"/>
          <w:sz w:val="19"/>
          <w:szCs w:val="19"/>
        </w:rPr>
        <w:t xml:space="preserve"> </w:t>
      </w:r>
      <w:r>
        <w:rPr>
          <w:rFonts w:ascii="Georgia" w:eastAsia="Georgia" w:hAnsi="Georgia" w:cs="Georgia"/>
          <w:sz w:val="19"/>
          <w:szCs w:val="19"/>
        </w:rPr>
        <w:t>provides</w:t>
      </w:r>
      <w:r>
        <w:rPr>
          <w:rFonts w:ascii="Georgia" w:eastAsia="Georgia" w:hAnsi="Georgia" w:cs="Georgia"/>
          <w:spacing w:val="24"/>
          <w:sz w:val="19"/>
          <w:szCs w:val="19"/>
        </w:rPr>
        <w:t xml:space="preserve"> </w:t>
      </w:r>
      <w:r>
        <w:rPr>
          <w:rFonts w:ascii="Georgia" w:eastAsia="Georgia" w:hAnsi="Georgia" w:cs="Georgia"/>
          <w:w w:val="102"/>
          <w:sz w:val="19"/>
          <w:szCs w:val="19"/>
        </w:rPr>
        <w:t xml:space="preserve">anatomic </w:t>
      </w:r>
      <w:r>
        <w:rPr>
          <w:rFonts w:ascii="Georgia" w:eastAsia="Georgia" w:hAnsi="Georgia" w:cs="Georgia"/>
          <w:sz w:val="19"/>
          <w:szCs w:val="19"/>
        </w:rPr>
        <w:t>characterization</w:t>
      </w:r>
      <w:r>
        <w:rPr>
          <w:rFonts w:ascii="Georgia" w:eastAsia="Georgia" w:hAnsi="Georgia" w:cs="Georgia"/>
          <w:spacing w:val="40"/>
          <w:sz w:val="19"/>
          <w:szCs w:val="19"/>
        </w:rPr>
        <w:t xml:space="preserve"> </w:t>
      </w:r>
      <w:r>
        <w:rPr>
          <w:rFonts w:ascii="Georgia" w:eastAsia="Georgia" w:hAnsi="Georgia" w:cs="Georgia"/>
          <w:sz w:val="19"/>
          <w:szCs w:val="19"/>
        </w:rPr>
        <w:t>without</w:t>
      </w:r>
      <w:r>
        <w:rPr>
          <w:rFonts w:ascii="Georgia" w:eastAsia="Georgia" w:hAnsi="Georgia" w:cs="Georgia"/>
          <w:spacing w:val="26"/>
          <w:sz w:val="19"/>
          <w:szCs w:val="19"/>
        </w:rPr>
        <w:t xml:space="preserve"> </w:t>
      </w:r>
      <w:r>
        <w:rPr>
          <w:rFonts w:ascii="Georgia" w:eastAsia="Georgia" w:hAnsi="Georgia" w:cs="Georgia"/>
          <w:sz w:val="19"/>
          <w:szCs w:val="19"/>
        </w:rPr>
        <w:t>physiologic</w:t>
      </w:r>
      <w:r>
        <w:rPr>
          <w:rFonts w:ascii="Georgia" w:eastAsia="Georgia" w:hAnsi="Georgia" w:cs="Georgia"/>
          <w:spacing w:val="32"/>
          <w:sz w:val="19"/>
          <w:szCs w:val="19"/>
        </w:rPr>
        <w:t xml:space="preserve"> </w:t>
      </w:r>
      <w:r>
        <w:rPr>
          <w:rFonts w:ascii="Georgia" w:eastAsia="Georgia" w:hAnsi="Georgia" w:cs="Georgia"/>
          <w:sz w:val="19"/>
          <w:szCs w:val="19"/>
        </w:rPr>
        <w:t xml:space="preserve">information. </w:t>
      </w:r>
      <w:r>
        <w:rPr>
          <w:rFonts w:ascii="Georgia" w:eastAsia="Georgia" w:hAnsi="Georgia" w:cs="Georgia"/>
          <w:spacing w:val="26"/>
          <w:sz w:val="19"/>
          <w:szCs w:val="19"/>
        </w:rPr>
        <w:t xml:space="preserve"> </w:t>
      </w:r>
      <w:proofErr w:type="spellStart"/>
      <w:r>
        <w:rPr>
          <w:rFonts w:ascii="Georgia" w:eastAsia="Georgia" w:hAnsi="Georgia" w:cs="Georgia"/>
          <w:sz w:val="19"/>
          <w:szCs w:val="19"/>
        </w:rPr>
        <w:t>HXe</w:t>
      </w:r>
      <w:proofErr w:type="spellEnd"/>
      <w:r>
        <w:rPr>
          <w:rFonts w:ascii="Georgia" w:eastAsia="Georgia" w:hAnsi="Georgia" w:cs="Georgia"/>
          <w:spacing w:val="21"/>
          <w:sz w:val="19"/>
          <w:szCs w:val="19"/>
        </w:rPr>
        <w:t xml:space="preserve"> </w:t>
      </w:r>
      <w:r>
        <w:rPr>
          <w:rFonts w:ascii="Georgia" w:eastAsia="Georgia" w:hAnsi="Georgia" w:cs="Georgia"/>
          <w:sz w:val="19"/>
          <w:szCs w:val="19"/>
        </w:rPr>
        <w:t>MRI</w:t>
      </w:r>
      <w:r>
        <w:rPr>
          <w:rFonts w:ascii="Georgia" w:eastAsia="Georgia" w:hAnsi="Georgia" w:cs="Georgia"/>
          <w:spacing w:val="21"/>
          <w:sz w:val="19"/>
          <w:szCs w:val="19"/>
        </w:rPr>
        <w:t xml:space="preserve"> </w:t>
      </w:r>
      <w:r>
        <w:rPr>
          <w:rFonts w:ascii="Georgia" w:eastAsia="Georgia" w:hAnsi="Georgia" w:cs="Georgia"/>
          <w:sz w:val="19"/>
          <w:szCs w:val="19"/>
        </w:rPr>
        <w:t>has</w:t>
      </w:r>
      <w:r>
        <w:rPr>
          <w:rFonts w:ascii="Georgia" w:eastAsia="Georgia" w:hAnsi="Georgia" w:cs="Georgia"/>
          <w:spacing w:val="19"/>
          <w:sz w:val="19"/>
          <w:szCs w:val="19"/>
        </w:rPr>
        <w:t xml:space="preserve"> </w:t>
      </w:r>
      <w:r>
        <w:rPr>
          <w:rFonts w:ascii="Georgia" w:eastAsia="Georgia" w:hAnsi="Georgia" w:cs="Georgia"/>
          <w:sz w:val="19"/>
          <w:szCs w:val="19"/>
        </w:rPr>
        <w:t>potential</w:t>
      </w:r>
      <w:r>
        <w:rPr>
          <w:rFonts w:ascii="Georgia" w:eastAsia="Georgia" w:hAnsi="Georgia" w:cs="Georgia"/>
          <w:spacing w:val="28"/>
          <w:sz w:val="19"/>
          <w:szCs w:val="19"/>
        </w:rPr>
        <w:t xml:space="preserve"> </w:t>
      </w:r>
      <w:r>
        <w:rPr>
          <w:rFonts w:ascii="Georgia" w:eastAsia="Georgia" w:hAnsi="Georgia" w:cs="Georgia"/>
          <w:sz w:val="19"/>
          <w:szCs w:val="19"/>
        </w:rPr>
        <w:t>to</w:t>
      </w:r>
      <w:r>
        <w:rPr>
          <w:rFonts w:ascii="Georgia" w:eastAsia="Georgia" w:hAnsi="Georgia" w:cs="Georgia"/>
          <w:spacing w:val="16"/>
          <w:sz w:val="19"/>
          <w:szCs w:val="19"/>
        </w:rPr>
        <w:t xml:space="preserve"> </w:t>
      </w:r>
      <w:r>
        <w:rPr>
          <w:rFonts w:ascii="Georgia" w:eastAsia="Georgia" w:hAnsi="Georgia" w:cs="Georgia"/>
          <w:sz w:val="19"/>
          <w:szCs w:val="19"/>
        </w:rPr>
        <w:t>detect</w:t>
      </w:r>
      <w:r>
        <w:rPr>
          <w:rFonts w:ascii="Georgia" w:eastAsia="Georgia" w:hAnsi="Georgia" w:cs="Georgia"/>
          <w:spacing w:val="23"/>
          <w:sz w:val="19"/>
          <w:szCs w:val="19"/>
        </w:rPr>
        <w:t xml:space="preserve"> </w:t>
      </w:r>
      <w:r>
        <w:rPr>
          <w:rFonts w:ascii="Georgia" w:eastAsia="Georgia" w:hAnsi="Georgia" w:cs="Georgia"/>
          <w:sz w:val="19"/>
          <w:szCs w:val="19"/>
        </w:rPr>
        <w:t>pathologic</w:t>
      </w:r>
      <w:r>
        <w:rPr>
          <w:rFonts w:ascii="Georgia" w:eastAsia="Georgia" w:hAnsi="Georgia" w:cs="Georgia"/>
          <w:spacing w:val="31"/>
          <w:sz w:val="19"/>
          <w:szCs w:val="19"/>
        </w:rPr>
        <w:t xml:space="preserve"> </w:t>
      </w:r>
      <w:r>
        <w:rPr>
          <w:rFonts w:ascii="Georgia" w:eastAsia="Georgia" w:hAnsi="Georgia" w:cs="Georgia"/>
          <w:sz w:val="19"/>
          <w:szCs w:val="19"/>
        </w:rPr>
        <w:t>changes</w:t>
      </w:r>
      <w:r>
        <w:rPr>
          <w:rFonts w:ascii="Georgia" w:eastAsia="Georgia" w:hAnsi="Georgia" w:cs="Georgia"/>
          <w:spacing w:val="26"/>
          <w:sz w:val="19"/>
          <w:szCs w:val="19"/>
        </w:rPr>
        <w:t xml:space="preserve"> </w:t>
      </w:r>
      <w:r>
        <w:rPr>
          <w:rFonts w:ascii="Georgia" w:eastAsia="Georgia" w:hAnsi="Georgia" w:cs="Georgia"/>
          <w:sz w:val="19"/>
          <w:szCs w:val="19"/>
        </w:rPr>
        <w:t>present</w:t>
      </w:r>
      <w:r>
        <w:rPr>
          <w:rFonts w:ascii="Georgia" w:eastAsia="Georgia" w:hAnsi="Georgia" w:cs="Georgia"/>
          <w:spacing w:val="26"/>
          <w:sz w:val="19"/>
          <w:szCs w:val="19"/>
        </w:rPr>
        <w:t xml:space="preserve"> </w:t>
      </w:r>
      <w:r>
        <w:rPr>
          <w:rFonts w:ascii="Georgia" w:eastAsia="Georgia" w:hAnsi="Georgia" w:cs="Georgia"/>
          <w:sz w:val="19"/>
          <w:szCs w:val="19"/>
        </w:rPr>
        <w:t>in</w:t>
      </w:r>
      <w:r>
        <w:rPr>
          <w:rFonts w:ascii="Georgia" w:eastAsia="Georgia" w:hAnsi="Georgia" w:cs="Georgia"/>
          <w:spacing w:val="18"/>
          <w:sz w:val="19"/>
          <w:szCs w:val="19"/>
        </w:rPr>
        <w:t xml:space="preserve"> </w:t>
      </w:r>
      <w:r>
        <w:rPr>
          <w:rFonts w:ascii="Georgia" w:eastAsia="Georgia" w:hAnsi="Georgia" w:cs="Georgia"/>
          <w:sz w:val="19"/>
          <w:szCs w:val="19"/>
        </w:rPr>
        <w:t>COPD</w:t>
      </w:r>
      <w:r>
        <w:rPr>
          <w:rFonts w:ascii="Georgia" w:eastAsia="Georgia" w:hAnsi="Georgia" w:cs="Georgia"/>
          <w:spacing w:val="23"/>
          <w:sz w:val="19"/>
          <w:szCs w:val="19"/>
        </w:rPr>
        <w:t xml:space="preserve"> </w:t>
      </w:r>
      <w:r>
        <w:rPr>
          <w:rFonts w:ascii="Georgia" w:eastAsia="Georgia" w:hAnsi="Georgia" w:cs="Georgia"/>
          <w:w w:val="102"/>
          <w:sz w:val="19"/>
          <w:szCs w:val="19"/>
        </w:rPr>
        <w:t xml:space="preserve">pa- </w:t>
      </w:r>
      <w:proofErr w:type="spellStart"/>
      <w:r>
        <w:rPr>
          <w:rFonts w:ascii="Georgia" w:eastAsia="Georgia" w:hAnsi="Georgia" w:cs="Georgia"/>
          <w:sz w:val="19"/>
          <w:szCs w:val="19"/>
        </w:rPr>
        <w:t>tients</w:t>
      </w:r>
      <w:proofErr w:type="spellEnd"/>
      <w:r>
        <w:rPr>
          <w:rFonts w:ascii="Georgia" w:eastAsia="Georgia" w:hAnsi="Georgia" w:cs="Georgia"/>
          <w:spacing w:val="5"/>
          <w:sz w:val="19"/>
          <w:szCs w:val="19"/>
        </w:rPr>
        <w:t xml:space="preserve"> </w:t>
      </w:r>
      <w:r>
        <w:rPr>
          <w:rFonts w:ascii="Georgia" w:eastAsia="Georgia" w:hAnsi="Georgia" w:cs="Georgia"/>
          <w:sz w:val="19"/>
          <w:szCs w:val="19"/>
        </w:rPr>
        <w:t>with</w:t>
      </w:r>
      <w:r>
        <w:rPr>
          <w:rFonts w:ascii="Georgia" w:eastAsia="Georgia" w:hAnsi="Georgia" w:cs="Georgia"/>
          <w:spacing w:val="3"/>
          <w:sz w:val="19"/>
          <w:szCs w:val="19"/>
        </w:rPr>
        <w:t xml:space="preserve"> </w:t>
      </w:r>
      <w:r>
        <w:rPr>
          <w:rFonts w:ascii="Georgia" w:eastAsia="Georgia" w:hAnsi="Georgia" w:cs="Georgia"/>
          <w:sz w:val="19"/>
          <w:szCs w:val="19"/>
        </w:rPr>
        <w:t>high</w:t>
      </w:r>
      <w:r>
        <w:rPr>
          <w:rFonts w:ascii="Georgia" w:eastAsia="Georgia" w:hAnsi="Georgia" w:cs="Georgia"/>
          <w:spacing w:val="3"/>
          <w:sz w:val="19"/>
          <w:szCs w:val="19"/>
        </w:rPr>
        <w:t xml:space="preserve"> </w:t>
      </w:r>
      <w:r>
        <w:rPr>
          <w:rFonts w:ascii="Georgia" w:eastAsia="Georgia" w:hAnsi="Georgia" w:cs="Georgia"/>
          <w:sz w:val="19"/>
          <w:szCs w:val="19"/>
        </w:rPr>
        <w:t>sensitivity</w:t>
      </w:r>
      <w:r>
        <w:rPr>
          <w:rFonts w:ascii="Georgia" w:eastAsia="Georgia" w:hAnsi="Georgia" w:cs="Georgia"/>
          <w:spacing w:val="13"/>
          <w:sz w:val="19"/>
          <w:szCs w:val="19"/>
        </w:rPr>
        <w:t xml:space="preserve"> </w:t>
      </w:r>
      <w:r>
        <w:rPr>
          <w:rFonts w:ascii="Georgia" w:eastAsia="Georgia" w:hAnsi="Georgia" w:cs="Georgia"/>
          <w:sz w:val="19"/>
          <w:szCs w:val="19"/>
        </w:rPr>
        <w:t>and</w:t>
      </w:r>
      <w:r>
        <w:rPr>
          <w:rFonts w:ascii="Georgia" w:eastAsia="Georgia" w:hAnsi="Georgia" w:cs="Georgia"/>
          <w:spacing w:val="2"/>
          <w:sz w:val="19"/>
          <w:szCs w:val="19"/>
        </w:rPr>
        <w:t xml:space="preserve"> </w:t>
      </w:r>
      <w:r>
        <w:rPr>
          <w:rFonts w:ascii="Georgia" w:eastAsia="Georgia" w:hAnsi="Georgia" w:cs="Georgia"/>
          <w:sz w:val="19"/>
          <w:szCs w:val="19"/>
        </w:rPr>
        <w:t>specificity</w:t>
      </w:r>
      <w:r>
        <w:rPr>
          <w:rFonts w:ascii="Georgia" w:eastAsia="Georgia" w:hAnsi="Georgia" w:cs="Georgia"/>
          <w:spacing w:val="13"/>
          <w:sz w:val="19"/>
          <w:szCs w:val="19"/>
        </w:rPr>
        <w:t xml:space="preserve"> </w:t>
      </w:r>
      <w:r>
        <w:rPr>
          <w:rFonts w:ascii="Georgia" w:eastAsia="Georgia" w:hAnsi="Georgia" w:cs="Georgia"/>
          <w:sz w:val="19"/>
          <w:szCs w:val="19"/>
        </w:rPr>
        <w:t>previously</w:t>
      </w:r>
      <w:r>
        <w:rPr>
          <w:rFonts w:ascii="Georgia" w:eastAsia="Georgia" w:hAnsi="Georgia" w:cs="Georgia"/>
          <w:spacing w:val="13"/>
          <w:sz w:val="19"/>
          <w:szCs w:val="19"/>
        </w:rPr>
        <w:t xml:space="preserve"> </w:t>
      </w:r>
      <w:r>
        <w:rPr>
          <w:rFonts w:ascii="Georgia" w:eastAsia="Georgia" w:hAnsi="Georgia" w:cs="Georgia"/>
          <w:sz w:val="19"/>
          <w:szCs w:val="19"/>
        </w:rPr>
        <w:t>unattainable</w:t>
      </w:r>
      <w:r>
        <w:rPr>
          <w:rFonts w:ascii="Georgia" w:eastAsia="Georgia" w:hAnsi="Georgia" w:cs="Georgia"/>
          <w:spacing w:val="17"/>
          <w:sz w:val="19"/>
          <w:szCs w:val="19"/>
        </w:rPr>
        <w:t xml:space="preserve"> </w:t>
      </w:r>
      <w:r>
        <w:rPr>
          <w:rFonts w:ascii="Georgia" w:eastAsia="Georgia" w:hAnsi="Georgia" w:cs="Georgia"/>
          <w:sz w:val="19"/>
          <w:szCs w:val="19"/>
        </w:rPr>
        <w:t>by the</w:t>
      </w:r>
      <w:r>
        <w:rPr>
          <w:rFonts w:ascii="Georgia" w:eastAsia="Georgia" w:hAnsi="Georgia" w:cs="Georgia"/>
          <w:spacing w:val="1"/>
          <w:sz w:val="19"/>
          <w:szCs w:val="19"/>
        </w:rPr>
        <w:t xml:space="preserve"> </w:t>
      </w:r>
      <w:r>
        <w:rPr>
          <w:rFonts w:ascii="Georgia" w:eastAsia="Georgia" w:hAnsi="Georgia" w:cs="Georgia"/>
          <w:sz w:val="19"/>
          <w:szCs w:val="19"/>
        </w:rPr>
        <w:t>current</w:t>
      </w:r>
      <w:r>
        <w:rPr>
          <w:rFonts w:ascii="Georgia" w:eastAsia="Georgia" w:hAnsi="Georgia" w:cs="Georgia"/>
          <w:spacing w:val="8"/>
          <w:sz w:val="19"/>
          <w:szCs w:val="19"/>
        </w:rPr>
        <w:t xml:space="preserve"> </w:t>
      </w:r>
      <w:r>
        <w:rPr>
          <w:rFonts w:ascii="Georgia" w:eastAsia="Georgia" w:hAnsi="Georgia" w:cs="Georgia"/>
          <w:sz w:val="19"/>
          <w:szCs w:val="19"/>
        </w:rPr>
        <w:t>clinical</w:t>
      </w:r>
      <w:r>
        <w:rPr>
          <w:rFonts w:ascii="Georgia" w:eastAsia="Georgia" w:hAnsi="Georgia" w:cs="Georgia"/>
          <w:spacing w:val="8"/>
          <w:sz w:val="19"/>
          <w:szCs w:val="19"/>
        </w:rPr>
        <w:t xml:space="preserve"> </w:t>
      </w:r>
      <w:r>
        <w:rPr>
          <w:rFonts w:ascii="Georgia" w:eastAsia="Georgia" w:hAnsi="Georgia" w:cs="Georgia"/>
          <w:sz w:val="19"/>
          <w:szCs w:val="19"/>
        </w:rPr>
        <w:t>standard</w:t>
      </w:r>
      <w:r>
        <w:rPr>
          <w:rFonts w:ascii="Georgia" w:eastAsia="Georgia" w:hAnsi="Georgia" w:cs="Georgia"/>
          <w:spacing w:val="11"/>
          <w:sz w:val="19"/>
          <w:szCs w:val="19"/>
        </w:rPr>
        <w:t xml:space="preserve"> </w:t>
      </w:r>
      <w:r>
        <w:rPr>
          <w:rFonts w:ascii="Georgia" w:eastAsia="Georgia" w:hAnsi="Georgia" w:cs="Georgia"/>
          <w:sz w:val="19"/>
          <w:szCs w:val="19"/>
        </w:rPr>
        <w:t>(PFT</w:t>
      </w:r>
      <w:r>
        <w:rPr>
          <w:rFonts w:ascii="Georgia" w:eastAsia="Georgia" w:hAnsi="Georgia" w:cs="Georgia"/>
          <w:spacing w:val="4"/>
          <w:sz w:val="19"/>
          <w:szCs w:val="19"/>
        </w:rPr>
        <w:t xml:space="preserve"> </w:t>
      </w:r>
      <w:r>
        <w:rPr>
          <w:rFonts w:ascii="Georgia" w:eastAsia="Georgia" w:hAnsi="Georgia" w:cs="Georgia"/>
          <w:sz w:val="19"/>
          <w:szCs w:val="19"/>
        </w:rPr>
        <w:t>and</w:t>
      </w:r>
      <w:r>
        <w:rPr>
          <w:rFonts w:ascii="Georgia" w:eastAsia="Georgia" w:hAnsi="Georgia" w:cs="Georgia"/>
          <w:spacing w:val="2"/>
          <w:sz w:val="19"/>
          <w:szCs w:val="19"/>
        </w:rPr>
        <w:t xml:space="preserve"> </w:t>
      </w:r>
      <w:r>
        <w:rPr>
          <w:rFonts w:ascii="Georgia" w:eastAsia="Georgia" w:hAnsi="Georgia" w:cs="Georgia"/>
          <w:sz w:val="19"/>
          <w:szCs w:val="19"/>
        </w:rPr>
        <w:t>HRCT).</w:t>
      </w:r>
      <w:r>
        <w:rPr>
          <w:rFonts w:ascii="Georgia" w:eastAsia="Georgia" w:hAnsi="Georgia" w:cs="Georgia"/>
          <w:spacing w:val="9"/>
          <w:sz w:val="19"/>
          <w:szCs w:val="19"/>
        </w:rPr>
        <w:t xml:space="preserve"> </w:t>
      </w:r>
      <w:r>
        <w:rPr>
          <w:rFonts w:ascii="Georgia" w:eastAsia="Georgia" w:hAnsi="Georgia" w:cs="Georgia"/>
          <w:w w:val="102"/>
          <w:sz w:val="19"/>
          <w:szCs w:val="19"/>
        </w:rPr>
        <w:t xml:space="preserve">Moreover, </w:t>
      </w:r>
      <w:proofErr w:type="spellStart"/>
      <w:r>
        <w:rPr>
          <w:rFonts w:ascii="Georgia" w:eastAsia="Georgia" w:hAnsi="Georgia" w:cs="Georgia"/>
          <w:sz w:val="19"/>
          <w:szCs w:val="19"/>
        </w:rPr>
        <w:t>HXe</w:t>
      </w:r>
      <w:proofErr w:type="spellEnd"/>
      <w:r>
        <w:rPr>
          <w:rFonts w:ascii="Georgia" w:eastAsia="Georgia" w:hAnsi="Georgia" w:cs="Georgia"/>
          <w:spacing w:val="2"/>
          <w:sz w:val="19"/>
          <w:szCs w:val="19"/>
        </w:rPr>
        <w:t xml:space="preserve"> </w:t>
      </w:r>
      <w:r>
        <w:rPr>
          <w:rFonts w:ascii="Georgia" w:eastAsia="Georgia" w:hAnsi="Georgia" w:cs="Georgia"/>
          <w:sz w:val="19"/>
          <w:szCs w:val="19"/>
        </w:rPr>
        <w:t>MRI</w:t>
      </w:r>
      <w:r>
        <w:rPr>
          <w:rFonts w:ascii="Georgia" w:eastAsia="Georgia" w:hAnsi="Georgia" w:cs="Georgia"/>
          <w:spacing w:val="2"/>
          <w:sz w:val="19"/>
          <w:szCs w:val="19"/>
        </w:rPr>
        <w:t xml:space="preserve"> </w:t>
      </w:r>
      <w:r>
        <w:rPr>
          <w:rFonts w:ascii="Georgia" w:eastAsia="Georgia" w:hAnsi="Georgia" w:cs="Georgia"/>
          <w:sz w:val="19"/>
          <w:szCs w:val="19"/>
        </w:rPr>
        <w:t>can determine</w:t>
      </w:r>
      <w:r>
        <w:rPr>
          <w:rFonts w:ascii="Georgia" w:eastAsia="Georgia" w:hAnsi="Georgia" w:cs="Georgia"/>
          <w:spacing w:val="11"/>
          <w:sz w:val="19"/>
          <w:szCs w:val="19"/>
        </w:rPr>
        <w:t xml:space="preserve"> </w:t>
      </w:r>
      <w:r>
        <w:rPr>
          <w:rFonts w:ascii="Georgia" w:eastAsia="Georgia" w:hAnsi="Georgia" w:cs="Georgia"/>
          <w:sz w:val="19"/>
          <w:szCs w:val="19"/>
        </w:rPr>
        <w:t>whether</w:t>
      </w:r>
      <w:r>
        <w:rPr>
          <w:rFonts w:ascii="Georgia" w:eastAsia="Georgia" w:hAnsi="Georgia" w:cs="Georgia"/>
          <w:spacing w:val="8"/>
          <w:sz w:val="19"/>
          <w:szCs w:val="19"/>
        </w:rPr>
        <w:t xml:space="preserve"> </w:t>
      </w:r>
      <w:r>
        <w:rPr>
          <w:rFonts w:ascii="Georgia" w:eastAsia="Georgia" w:hAnsi="Georgia" w:cs="Georgia"/>
          <w:sz w:val="19"/>
          <w:szCs w:val="19"/>
        </w:rPr>
        <w:t>gas</w:t>
      </w:r>
      <w:r>
        <w:rPr>
          <w:rFonts w:ascii="Georgia" w:eastAsia="Georgia" w:hAnsi="Georgia" w:cs="Georgia"/>
          <w:spacing w:val="-1"/>
          <w:sz w:val="19"/>
          <w:szCs w:val="19"/>
        </w:rPr>
        <w:t xml:space="preserve"> </w:t>
      </w:r>
      <w:r>
        <w:rPr>
          <w:rFonts w:ascii="Georgia" w:eastAsia="Georgia" w:hAnsi="Georgia" w:cs="Georgia"/>
          <w:sz w:val="19"/>
          <w:szCs w:val="19"/>
        </w:rPr>
        <w:t>transfer</w:t>
      </w:r>
      <w:r>
        <w:rPr>
          <w:rFonts w:ascii="Georgia" w:eastAsia="Georgia" w:hAnsi="Georgia" w:cs="Georgia"/>
          <w:spacing w:val="7"/>
          <w:sz w:val="19"/>
          <w:szCs w:val="19"/>
        </w:rPr>
        <w:t xml:space="preserve"> </w:t>
      </w:r>
      <w:r>
        <w:rPr>
          <w:rFonts w:ascii="Georgia" w:eastAsia="Georgia" w:hAnsi="Georgia" w:cs="Georgia"/>
          <w:sz w:val="19"/>
          <w:szCs w:val="19"/>
        </w:rPr>
        <w:t>abnormalities</w:t>
      </w:r>
      <w:r>
        <w:rPr>
          <w:rFonts w:ascii="Georgia" w:eastAsia="Georgia" w:hAnsi="Georgia" w:cs="Georgia"/>
          <w:spacing w:val="17"/>
          <w:sz w:val="19"/>
          <w:szCs w:val="19"/>
        </w:rPr>
        <w:t xml:space="preserve"> </w:t>
      </w:r>
      <w:r>
        <w:rPr>
          <w:rFonts w:ascii="Georgia" w:eastAsia="Georgia" w:hAnsi="Georgia" w:cs="Georgia"/>
          <w:sz w:val="19"/>
          <w:szCs w:val="19"/>
        </w:rPr>
        <w:t>are</w:t>
      </w:r>
      <w:r>
        <w:rPr>
          <w:rFonts w:ascii="Georgia" w:eastAsia="Georgia" w:hAnsi="Georgia" w:cs="Georgia"/>
          <w:spacing w:val="-1"/>
          <w:sz w:val="19"/>
          <w:szCs w:val="19"/>
        </w:rPr>
        <w:t xml:space="preserve"> </w:t>
      </w:r>
      <w:r>
        <w:rPr>
          <w:rFonts w:ascii="Georgia" w:eastAsia="Georgia" w:hAnsi="Georgia" w:cs="Georgia"/>
          <w:sz w:val="19"/>
          <w:szCs w:val="19"/>
        </w:rPr>
        <w:t>due to</w:t>
      </w:r>
      <w:r>
        <w:rPr>
          <w:rFonts w:ascii="Georgia" w:eastAsia="Georgia" w:hAnsi="Georgia" w:cs="Georgia"/>
          <w:spacing w:val="-3"/>
          <w:sz w:val="19"/>
          <w:szCs w:val="19"/>
        </w:rPr>
        <w:t xml:space="preserve"> </w:t>
      </w:r>
      <w:r>
        <w:rPr>
          <w:rFonts w:ascii="Georgia" w:eastAsia="Georgia" w:hAnsi="Georgia" w:cs="Georgia"/>
          <w:sz w:val="19"/>
          <w:szCs w:val="19"/>
        </w:rPr>
        <w:t>impaired</w:t>
      </w:r>
      <w:r>
        <w:rPr>
          <w:rFonts w:ascii="Georgia" w:eastAsia="Georgia" w:hAnsi="Georgia" w:cs="Georgia"/>
          <w:spacing w:val="9"/>
          <w:sz w:val="19"/>
          <w:szCs w:val="19"/>
        </w:rPr>
        <w:t xml:space="preserve"> </w:t>
      </w:r>
      <w:r>
        <w:rPr>
          <w:rFonts w:ascii="Georgia" w:eastAsia="Georgia" w:hAnsi="Georgia" w:cs="Georgia"/>
          <w:sz w:val="19"/>
          <w:szCs w:val="19"/>
        </w:rPr>
        <w:t>ventilation</w:t>
      </w:r>
      <w:r>
        <w:rPr>
          <w:rFonts w:ascii="Georgia" w:eastAsia="Georgia" w:hAnsi="Georgia" w:cs="Georgia"/>
          <w:spacing w:val="12"/>
          <w:sz w:val="19"/>
          <w:szCs w:val="19"/>
        </w:rPr>
        <w:t xml:space="preserve"> </w:t>
      </w:r>
      <w:r>
        <w:rPr>
          <w:rFonts w:ascii="Georgia" w:eastAsia="Georgia" w:hAnsi="Georgia" w:cs="Georgia"/>
          <w:sz w:val="19"/>
          <w:szCs w:val="19"/>
        </w:rPr>
        <w:t>or</w:t>
      </w:r>
      <w:r>
        <w:rPr>
          <w:rFonts w:ascii="Georgia" w:eastAsia="Georgia" w:hAnsi="Georgia" w:cs="Georgia"/>
          <w:spacing w:val="-2"/>
          <w:sz w:val="19"/>
          <w:szCs w:val="19"/>
        </w:rPr>
        <w:t xml:space="preserve"> </w:t>
      </w:r>
      <w:r>
        <w:rPr>
          <w:rFonts w:ascii="Georgia" w:eastAsia="Georgia" w:hAnsi="Georgia" w:cs="Georgia"/>
          <w:sz w:val="19"/>
          <w:szCs w:val="19"/>
        </w:rPr>
        <w:t>reduced</w:t>
      </w:r>
      <w:r>
        <w:rPr>
          <w:rFonts w:ascii="Georgia" w:eastAsia="Georgia" w:hAnsi="Georgia" w:cs="Georgia"/>
          <w:spacing w:val="8"/>
          <w:sz w:val="19"/>
          <w:szCs w:val="19"/>
        </w:rPr>
        <w:t xml:space="preserve"> </w:t>
      </w:r>
      <w:r>
        <w:rPr>
          <w:rFonts w:ascii="Georgia" w:eastAsia="Georgia" w:hAnsi="Georgia" w:cs="Georgia"/>
          <w:sz w:val="19"/>
          <w:szCs w:val="19"/>
        </w:rPr>
        <w:t>gas-exchange,</w:t>
      </w:r>
      <w:r>
        <w:rPr>
          <w:rFonts w:ascii="Georgia" w:eastAsia="Georgia" w:hAnsi="Georgia" w:cs="Georgia"/>
          <w:spacing w:val="20"/>
          <w:sz w:val="19"/>
          <w:szCs w:val="19"/>
        </w:rPr>
        <w:t xml:space="preserve"> </w:t>
      </w:r>
      <w:r>
        <w:rPr>
          <w:rFonts w:ascii="Georgia" w:eastAsia="Georgia" w:hAnsi="Georgia" w:cs="Georgia"/>
          <w:sz w:val="19"/>
          <w:szCs w:val="19"/>
        </w:rPr>
        <w:t xml:space="preserve">and </w:t>
      </w:r>
      <w:r>
        <w:rPr>
          <w:rFonts w:ascii="Georgia" w:eastAsia="Georgia" w:hAnsi="Georgia" w:cs="Georgia"/>
          <w:w w:val="102"/>
          <w:sz w:val="19"/>
          <w:szCs w:val="19"/>
        </w:rPr>
        <w:t xml:space="preserve">thus </w:t>
      </w:r>
      <w:r>
        <w:rPr>
          <w:rFonts w:ascii="Georgia" w:eastAsia="Georgia" w:hAnsi="Georgia" w:cs="Georgia"/>
          <w:sz w:val="19"/>
          <w:szCs w:val="19"/>
        </w:rPr>
        <w:t>provide</w:t>
      </w:r>
      <w:r>
        <w:rPr>
          <w:rFonts w:ascii="Georgia" w:eastAsia="Georgia" w:hAnsi="Georgia" w:cs="Georgia"/>
          <w:spacing w:val="14"/>
          <w:sz w:val="19"/>
          <w:szCs w:val="19"/>
        </w:rPr>
        <w:t xml:space="preserve"> </w:t>
      </w:r>
      <w:r>
        <w:rPr>
          <w:rFonts w:ascii="Georgia" w:eastAsia="Georgia" w:hAnsi="Georgia" w:cs="Georgia"/>
          <w:sz w:val="19"/>
          <w:szCs w:val="19"/>
        </w:rPr>
        <w:t>new</w:t>
      </w:r>
      <w:r>
        <w:rPr>
          <w:rFonts w:ascii="Georgia" w:eastAsia="Georgia" w:hAnsi="Georgia" w:cs="Georgia"/>
          <w:spacing w:val="8"/>
          <w:sz w:val="19"/>
          <w:szCs w:val="19"/>
        </w:rPr>
        <w:t xml:space="preserve"> </w:t>
      </w:r>
      <w:r>
        <w:rPr>
          <w:rFonts w:ascii="Georgia" w:eastAsia="Georgia" w:hAnsi="Georgia" w:cs="Georgia"/>
          <w:sz w:val="19"/>
          <w:szCs w:val="19"/>
        </w:rPr>
        <w:t>insights</w:t>
      </w:r>
      <w:r>
        <w:rPr>
          <w:rFonts w:ascii="Georgia" w:eastAsia="Georgia" w:hAnsi="Georgia" w:cs="Georgia"/>
          <w:spacing w:val="14"/>
          <w:sz w:val="19"/>
          <w:szCs w:val="19"/>
        </w:rPr>
        <w:t xml:space="preserve"> </w:t>
      </w:r>
      <w:r>
        <w:rPr>
          <w:rFonts w:ascii="Georgia" w:eastAsia="Georgia" w:hAnsi="Georgia" w:cs="Georgia"/>
          <w:sz w:val="19"/>
          <w:szCs w:val="19"/>
        </w:rPr>
        <w:t>into</w:t>
      </w:r>
      <w:r>
        <w:rPr>
          <w:rFonts w:ascii="Georgia" w:eastAsia="Georgia" w:hAnsi="Georgia" w:cs="Georgia"/>
          <w:spacing w:val="8"/>
          <w:sz w:val="19"/>
          <w:szCs w:val="19"/>
        </w:rPr>
        <w:t xml:space="preserve"> </w:t>
      </w:r>
      <w:r>
        <w:rPr>
          <w:rFonts w:ascii="Georgia" w:eastAsia="Georgia" w:hAnsi="Georgia" w:cs="Georgia"/>
          <w:sz w:val="19"/>
          <w:szCs w:val="19"/>
        </w:rPr>
        <w:t>the</w:t>
      </w:r>
      <w:r>
        <w:rPr>
          <w:rFonts w:ascii="Georgia" w:eastAsia="Georgia" w:hAnsi="Georgia" w:cs="Georgia"/>
          <w:spacing w:val="6"/>
          <w:sz w:val="19"/>
          <w:szCs w:val="19"/>
        </w:rPr>
        <w:t xml:space="preserve"> </w:t>
      </w:r>
      <w:r>
        <w:rPr>
          <w:rFonts w:ascii="Georgia" w:eastAsia="Georgia" w:hAnsi="Georgia" w:cs="Georgia"/>
          <w:sz w:val="19"/>
          <w:szCs w:val="19"/>
        </w:rPr>
        <w:t>pathogenesis</w:t>
      </w:r>
      <w:r>
        <w:rPr>
          <w:rFonts w:ascii="Georgia" w:eastAsia="Georgia" w:hAnsi="Georgia" w:cs="Georgia"/>
          <w:spacing w:val="23"/>
          <w:sz w:val="19"/>
          <w:szCs w:val="19"/>
        </w:rPr>
        <w:t xml:space="preserve"> </w:t>
      </w:r>
      <w:r>
        <w:rPr>
          <w:rFonts w:ascii="Georgia" w:eastAsia="Georgia" w:hAnsi="Georgia" w:cs="Georgia"/>
          <w:sz w:val="19"/>
          <w:szCs w:val="19"/>
        </w:rPr>
        <w:t>of</w:t>
      </w:r>
      <w:r>
        <w:rPr>
          <w:rFonts w:ascii="Georgia" w:eastAsia="Georgia" w:hAnsi="Georgia" w:cs="Georgia"/>
          <w:spacing w:val="4"/>
          <w:sz w:val="19"/>
          <w:szCs w:val="19"/>
        </w:rPr>
        <w:t xml:space="preserve"> </w:t>
      </w:r>
      <w:r>
        <w:rPr>
          <w:rFonts w:ascii="Georgia" w:eastAsia="Georgia" w:hAnsi="Georgia" w:cs="Georgia"/>
          <w:sz w:val="19"/>
          <w:szCs w:val="19"/>
        </w:rPr>
        <w:t>COPD</w:t>
      </w:r>
      <w:r>
        <w:rPr>
          <w:rFonts w:ascii="Georgia" w:eastAsia="Georgia" w:hAnsi="Georgia" w:cs="Georgia"/>
          <w:spacing w:val="11"/>
          <w:sz w:val="19"/>
          <w:szCs w:val="19"/>
        </w:rPr>
        <w:t xml:space="preserve"> </w:t>
      </w:r>
      <w:r>
        <w:rPr>
          <w:rFonts w:ascii="Georgia" w:eastAsia="Georgia" w:hAnsi="Georgia" w:cs="Georgia"/>
          <w:sz w:val="19"/>
          <w:szCs w:val="19"/>
        </w:rPr>
        <w:t>in</w:t>
      </w:r>
      <w:r>
        <w:rPr>
          <w:rFonts w:ascii="Georgia" w:eastAsia="Georgia" w:hAnsi="Georgia" w:cs="Georgia"/>
          <w:spacing w:val="6"/>
          <w:sz w:val="19"/>
          <w:szCs w:val="19"/>
        </w:rPr>
        <w:t xml:space="preserve"> </w:t>
      </w:r>
      <w:r>
        <w:rPr>
          <w:rFonts w:ascii="Georgia" w:eastAsia="Georgia" w:hAnsi="Georgia" w:cs="Georgia"/>
          <w:sz w:val="19"/>
          <w:szCs w:val="19"/>
        </w:rPr>
        <w:t>individual</w:t>
      </w:r>
      <w:r>
        <w:rPr>
          <w:rFonts w:ascii="Georgia" w:eastAsia="Georgia" w:hAnsi="Georgia" w:cs="Georgia"/>
          <w:spacing w:val="18"/>
          <w:sz w:val="19"/>
          <w:szCs w:val="19"/>
        </w:rPr>
        <w:t xml:space="preserve"> </w:t>
      </w:r>
      <w:r>
        <w:rPr>
          <w:rFonts w:ascii="Georgia" w:eastAsia="Georgia" w:hAnsi="Georgia" w:cs="Georgia"/>
          <w:w w:val="102"/>
          <w:sz w:val="19"/>
          <w:szCs w:val="19"/>
        </w:rPr>
        <w:t>patients.</w:t>
      </w:r>
    </w:p>
    <w:p w14:paraId="66458A35" w14:textId="77777777" w:rsidR="00E61F9D" w:rsidRDefault="005C64D6">
      <w:pPr>
        <w:spacing w:before="60" w:after="0" w:line="261" w:lineRule="auto"/>
        <w:ind w:left="113" w:right="43" w:firstLine="7"/>
        <w:jc w:val="both"/>
        <w:rPr>
          <w:rFonts w:ascii="Georgia" w:eastAsia="Georgia" w:hAnsi="Georgia" w:cs="Georgia"/>
          <w:sz w:val="19"/>
          <w:szCs w:val="19"/>
        </w:rPr>
      </w:pPr>
      <w:r>
        <w:rPr>
          <w:rFonts w:ascii="Georgia" w:eastAsia="Georgia" w:hAnsi="Georgia" w:cs="Georgia"/>
          <w:sz w:val="19"/>
          <w:szCs w:val="19"/>
        </w:rPr>
        <w:t>Crucial</w:t>
      </w:r>
      <w:r>
        <w:rPr>
          <w:rFonts w:ascii="Georgia" w:eastAsia="Georgia" w:hAnsi="Georgia" w:cs="Georgia"/>
          <w:spacing w:val="17"/>
          <w:sz w:val="19"/>
          <w:szCs w:val="19"/>
        </w:rPr>
        <w:t xml:space="preserve"> </w:t>
      </w:r>
      <w:r>
        <w:rPr>
          <w:rFonts w:ascii="Georgia" w:eastAsia="Georgia" w:hAnsi="Georgia" w:cs="Georgia"/>
          <w:sz w:val="19"/>
          <w:szCs w:val="19"/>
        </w:rPr>
        <w:t>to</w:t>
      </w:r>
      <w:r>
        <w:rPr>
          <w:rFonts w:ascii="Georgia" w:eastAsia="Georgia" w:hAnsi="Georgia" w:cs="Georgia"/>
          <w:spacing w:val="8"/>
          <w:sz w:val="19"/>
          <w:szCs w:val="19"/>
        </w:rPr>
        <w:t xml:space="preserve"> </w:t>
      </w:r>
      <w:r>
        <w:rPr>
          <w:rFonts w:ascii="Georgia" w:eastAsia="Georgia" w:hAnsi="Georgia" w:cs="Georgia"/>
          <w:sz w:val="19"/>
          <w:szCs w:val="19"/>
        </w:rPr>
        <w:t>the</w:t>
      </w:r>
      <w:r>
        <w:rPr>
          <w:rFonts w:ascii="Georgia" w:eastAsia="Georgia" w:hAnsi="Georgia" w:cs="Georgia"/>
          <w:spacing w:val="10"/>
          <w:sz w:val="19"/>
          <w:szCs w:val="19"/>
        </w:rPr>
        <w:t xml:space="preserve"> </w:t>
      </w:r>
      <w:r>
        <w:rPr>
          <w:rFonts w:ascii="Georgia" w:eastAsia="Georgia" w:hAnsi="Georgia" w:cs="Georgia"/>
          <w:sz w:val="19"/>
          <w:szCs w:val="19"/>
        </w:rPr>
        <w:t>success</w:t>
      </w:r>
      <w:r>
        <w:rPr>
          <w:rFonts w:ascii="Georgia" w:eastAsia="Georgia" w:hAnsi="Georgia" w:cs="Georgia"/>
          <w:spacing w:val="17"/>
          <w:sz w:val="19"/>
          <w:szCs w:val="19"/>
        </w:rPr>
        <w:t xml:space="preserve"> </w:t>
      </w:r>
      <w:r>
        <w:rPr>
          <w:rFonts w:ascii="Georgia" w:eastAsia="Georgia" w:hAnsi="Georgia" w:cs="Georgia"/>
          <w:sz w:val="19"/>
          <w:szCs w:val="19"/>
        </w:rPr>
        <w:t>of</w:t>
      </w:r>
      <w:r>
        <w:rPr>
          <w:rFonts w:ascii="Georgia" w:eastAsia="Georgia" w:hAnsi="Georgia" w:cs="Georgia"/>
          <w:spacing w:val="8"/>
          <w:sz w:val="19"/>
          <w:szCs w:val="19"/>
        </w:rPr>
        <w:t xml:space="preserve"> </w:t>
      </w:r>
      <w:r>
        <w:rPr>
          <w:rFonts w:ascii="Georgia" w:eastAsia="Georgia" w:hAnsi="Georgia" w:cs="Georgia"/>
          <w:sz w:val="19"/>
          <w:szCs w:val="19"/>
        </w:rPr>
        <w:t>establishing</w:t>
      </w:r>
      <w:r>
        <w:rPr>
          <w:rFonts w:ascii="Georgia" w:eastAsia="Georgia" w:hAnsi="Georgia" w:cs="Georgia"/>
          <w:spacing w:val="25"/>
          <w:sz w:val="19"/>
          <w:szCs w:val="19"/>
        </w:rPr>
        <w:t xml:space="preserve"> </w:t>
      </w:r>
      <w:r>
        <w:rPr>
          <w:rFonts w:ascii="Georgia" w:eastAsia="Georgia" w:hAnsi="Georgia" w:cs="Georgia"/>
          <w:sz w:val="19"/>
          <w:szCs w:val="19"/>
        </w:rPr>
        <w:t>the</w:t>
      </w:r>
      <w:r>
        <w:rPr>
          <w:rFonts w:ascii="Georgia" w:eastAsia="Georgia" w:hAnsi="Georgia" w:cs="Georgia"/>
          <w:spacing w:val="10"/>
          <w:sz w:val="19"/>
          <w:szCs w:val="19"/>
        </w:rPr>
        <w:t xml:space="preserve"> </w:t>
      </w:r>
      <w:r>
        <w:rPr>
          <w:rFonts w:ascii="Georgia" w:eastAsia="Georgia" w:hAnsi="Georgia" w:cs="Georgia"/>
          <w:sz w:val="19"/>
          <w:szCs w:val="19"/>
        </w:rPr>
        <w:t>utility</w:t>
      </w:r>
      <w:r>
        <w:rPr>
          <w:rFonts w:ascii="Georgia" w:eastAsia="Georgia" w:hAnsi="Georgia" w:cs="Georgia"/>
          <w:spacing w:val="15"/>
          <w:sz w:val="19"/>
          <w:szCs w:val="19"/>
        </w:rPr>
        <w:t xml:space="preserve"> </w:t>
      </w:r>
      <w:r>
        <w:rPr>
          <w:rFonts w:ascii="Georgia" w:eastAsia="Georgia" w:hAnsi="Georgia" w:cs="Georgia"/>
          <w:sz w:val="19"/>
          <w:szCs w:val="19"/>
        </w:rPr>
        <w:t>of</w:t>
      </w:r>
      <w:r>
        <w:rPr>
          <w:rFonts w:ascii="Georgia" w:eastAsia="Georgia" w:hAnsi="Georgia" w:cs="Georgia"/>
          <w:spacing w:val="8"/>
          <w:sz w:val="19"/>
          <w:szCs w:val="19"/>
        </w:rPr>
        <w:t xml:space="preserve"> </w:t>
      </w:r>
      <w:proofErr w:type="spellStart"/>
      <w:r>
        <w:rPr>
          <w:rFonts w:ascii="Georgia" w:eastAsia="Georgia" w:hAnsi="Georgia" w:cs="Georgia"/>
          <w:sz w:val="19"/>
          <w:szCs w:val="19"/>
        </w:rPr>
        <w:t>HXe</w:t>
      </w:r>
      <w:proofErr w:type="spellEnd"/>
      <w:r>
        <w:rPr>
          <w:rFonts w:ascii="Georgia" w:eastAsia="Georgia" w:hAnsi="Georgia" w:cs="Georgia"/>
          <w:spacing w:val="13"/>
          <w:sz w:val="19"/>
          <w:szCs w:val="19"/>
        </w:rPr>
        <w:t xml:space="preserve"> </w:t>
      </w:r>
      <w:r>
        <w:rPr>
          <w:rFonts w:ascii="Georgia" w:eastAsia="Georgia" w:hAnsi="Georgia" w:cs="Georgia"/>
          <w:sz w:val="19"/>
          <w:szCs w:val="19"/>
        </w:rPr>
        <w:t>MRI</w:t>
      </w:r>
      <w:r>
        <w:rPr>
          <w:rFonts w:ascii="Georgia" w:eastAsia="Georgia" w:hAnsi="Georgia" w:cs="Georgia"/>
          <w:spacing w:val="13"/>
          <w:sz w:val="19"/>
          <w:szCs w:val="19"/>
        </w:rPr>
        <w:t xml:space="preserve"> </w:t>
      </w:r>
      <w:r>
        <w:rPr>
          <w:rFonts w:ascii="Georgia" w:eastAsia="Georgia" w:hAnsi="Georgia" w:cs="Georgia"/>
          <w:sz w:val="19"/>
          <w:szCs w:val="19"/>
        </w:rPr>
        <w:t>as</w:t>
      </w:r>
      <w:r>
        <w:rPr>
          <w:rFonts w:ascii="Georgia" w:eastAsia="Georgia" w:hAnsi="Georgia" w:cs="Georgia"/>
          <w:spacing w:val="9"/>
          <w:sz w:val="19"/>
          <w:szCs w:val="19"/>
        </w:rPr>
        <w:t xml:space="preserve"> </w:t>
      </w:r>
      <w:r>
        <w:rPr>
          <w:rFonts w:ascii="Georgia" w:eastAsia="Georgia" w:hAnsi="Georgia" w:cs="Georgia"/>
          <w:sz w:val="19"/>
          <w:szCs w:val="19"/>
        </w:rPr>
        <w:t>a</w:t>
      </w:r>
      <w:r>
        <w:rPr>
          <w:rFonts w:ascii="Georgia" w:eastAsia="Georgia" w:hAnsi="Georgia" w:cs="Georgia"/>
          <w:spacing w:val="8"/>
          <w:sz w:val="19"/>
          <w:szCs w:val="19"/>
        </w:rPr>
        <w:t xml:space="preserve"> </w:t>
      </w:r>
      <w:r>
        <w:rPr>
          <w:rFonts w:ascii="Georgia" w:eastAsia="Georgia" w:hAnsi="Georgia" w:cs="Georgia"/>
          <w:sz w:val="19"/>
          <w:szCs w:val="19"/>
        </w:rPr>
        <w:t>sensitive</w:t>
      </w:r>
      <w:r>
        <w:rPr>
          <w:rFonts w:ascii="Georgia" w:eastAsia="Georgia" w:hAnsi="Georgia" w:cs="Georgia"/>
          <w:spacing w:val="20"/>
          <w:sz w:val="19"/>
          <w:szCs w:val="19"/>
        </w:rPr>
        <w:t xml:space="preserve"> </w:t>
      </w:r>
      <w:r>
        <w:rPr>
          <w:rFonts w:ascii="Georgia" w:eastAsia="Georgia" w:hAnsi="Georgia" w:cs="Georgia"/>
          <w:sz w:val="19"/>
          <w:szCs w:val="19"/>
        </w:rPr>
        <w:t>biomarker</w:t>
      </w:r>
      <w:r>
        <w:rPr>
          <w:rFonts w:ascii="Georgia" w:eastAsia="Georgia" w:hAnsi="Georgia" w:cs="Georgia"/>
          <w:spacing w:val="23"/>
          <w:sz w:val="19"/>
          <w:szCs w:val="19"/>
        </w:rPr>
        <w:t xml:space="preserve"> </w:t>
      </w:r>
      <w:r>
        <w:rPr>
          <w:rFonts w:ascii="Georgia" w:eastAsia="Georgia" w:hAnsi="Georgia" w:cs="Georgia"/>
          <w:sz w:val="19"/>
          <w:szCs w:val="19"/>
        </w:rPr>
        <w:t>for</w:t>
      </w:r>
      <w:r>
        <w:rPr>
          <w:rFonts w:ascii="Georgia" w:eastAsia="Georgia" w:hAnsi="Georgia" w:cs="Georgia"/>
          <w:spacing w:val="10"/>
          <w:sz w:val="19"/>
          <w:szCs w:val="19"/>
        </w:rPr>
        <w:t xml:space="preserve"> </w:t>
      </w:r>
      <w:r>
        <w:rPr>
          <w:rFonts w:ascii="Georgia" w:eastAsia="Georgia" w:hAnsi="Georgia" w:cs="Georgia"/>
          <w:sz w:val="19"/>
          <w:szCs w:val="19"/>
        </w:rPr>
        <w:t>accurately</w:t>
      </w:r>
      <w:r>
        <w:rPr>
          <w:rFonts w:ascii="Georgia" w:eastAsia="Georgia" w:hAnsi="Georgia" w:cs="Georgia"/>
          <w:spacing w:val="22"/>
          <w:sz w:val="19"/>
          <w:szCs w:val="19"/>
        </w:rPr>
        <w:t xml:space="preserve"> </w:t>
      </w:r>
      <w:r>
        <w:rPr>
          <w:rFonts w:ascii="Georgia" w:eastAsia="Georgia" w:hAnsi="Georgia" w:cs="Georgia"/>
          <w:sz w:val="19"/>
          <w:szCs w:val="19"/>
        </w:rPr>
        <w:t>characterizing</w:t>
      </w:r>
      <w:r>
        <w:rPr>
          <w:rFonts w:ascii="Georgia" w:eastAsia="Georgia" w:hAnsi="Georgia" w:cs="Georgia"/>
          <w:spacing w:val="29"/>
          <w:sz w:val="19"/>
          <w:szCs w:val="19"/>
        </w:rPr>
        <w:t xml:space="preserve"> </w:t>
      </w:r>
      <w:r>
        <w:rPr>
          <w:rFonts w:ascii="Georgia" w:eastAsia="Georgia" w:hAnsi="Georgia" w:cs="Georgia"/>
          <w:sz w:val="19"/>
          <w:szCs w:val="19"/>
        </w:rPr>
        <w:t>COPD</w:t>
      </w:r>
      <w:r>
        <w:rPr>
          <w:rFonts w:ascii="Georgia" w:eastAsia="Georgia" w:hAnsi="Georgia" w:cs="Georgia"/>
          <w:spacing w:val="15"/>
          <w:sz w:val="19"/>
          <w:szCs w:val="19"/>
        </w:rPr>
        <w:t xml:space="preserve"> </w:t>
      </w:r>
      <w:proofErr w:type="spellStart"/>
      <w:r>
        <w:rPr>
          <w:rFonts w:ascii="Georgia" w:eastAsia="Georgia" w:hAnsi="Georgia" w:cs="Georgia"/>
          <w:w w:val="102"/>
          <w:sz w:val="19"/>
          <w:szCs w:val="19"/>
        </w:rPr>
        <w:t>phe</w:t>
      </w:r>
      <w:proofErr w:type="spellEnd"/>
      <w:r>
        <w:rPr>
          <w:rFonts w:ascii="Georgia" w:eastAsia="Georgia" w:hAnsi="Georgia" w:cs="Georgia"/>
          <w:w w:val="102"/>
          <w:sz w:val="19"/>
          <w:szCs w:val="19"/>
        </w:rPr>
        <w:t xml:space="preserve">- </w:t>
      </w:r>
      <w:proofErr w:type="spellStart"/>
      <w:r>
        <w:rPr>
          <w:rFonts w:ascii="Georgia" w:eastAsia="Georgia" w:hAnsi="Georgia" w:cs="Georgia"/>
          <w:sz w:val="19"/>
          <w:szCs w:val="19"/>
        </w:rPr>
        <w:t>notypes</w:t>
      </w:r>
      <w:proofErr w:type="spellEnd"/>
      <w:r>
        <w:rPr>
          <w:rFonts w:ascii="Georgia" w:eastAsia="Georgia" w:hAnsi="Georgia" w:cs="Georgia"/>
          <w:spacing w:val="24"/>
          <w:sz w:val="19"/>
          <w:szCs w:val="19"/>
        </w:rPr>
        <w:t xml:space="preserve"> </w:t>
      </w:r>
      <w:r>
        <w:rPr>
          <w:rFonts w:ascii="Georgia" w:eastAsia="Georgia" w:hAnsi="Georgia" w:cs="Georgia"/>
          <w:sz w:val="19"/>
          <w:szCs w:val="19"/>
        </w:rPr>
        <w:t>is</w:t>
      </w:r>
      <w:r>
        <w:rPr>
          <w:rFonts w:ascii="Georgia" w:eastAsia="Georgia" w:hAnsi="Georgia" w:cs="Georgia"/>
          <w:spacing w:val="14"/>
          <w:sz w:val="19"/>
          <w:szCs w:val="19"/>
        </w:rPr>
        <w:t xml:space="preserve"> </w:t>
      </w:r>
      <w:r>
        <w:rPr>
          <w:rFonts w:ascii="Georgia" w:eastAsia="Georgia" w:hAnsi="Georgia" w:cs="Georgia"/>
          <w:sz w:val="19"/>
          <w:szCs w:val="19"/>
        </w:rPr>
        <w:t>quantification</w:t>
      </w:r>
      <w:r>
        <w:rPr>
          <w:rFonts w:ascii="Georgia" w:eastAsia="Georgia" w:hAnsi="Georgia" w:cs="Georgia"/>
          <w:spacing w:val="35"/>
          <w:sz w:val="19"/>
          <w:szCs w:val="19"/>
        </w:rPr>
        <w:t xml:space="preserve"> </w:t>
      </w:r>
      <w:r>
        <w:rPr>
          <w:rFonts w:ascii="Georgia" w:eastAsia="Georgia" w:hAnsi="Georgia" w:cs="Georgia"/>
          <w:sz w:val="19"/>
          <w:szCs w:val="19"/>
        </w:rPr>
        <w:t>of</w:t>
      </w:r>
      <w:r>
        <w:rPr>
          <w:rFonts w:ascii="Georgia" w:eastAsia="Georgia" w:hAnsi="Georgia" w:cs="Georgia"/>
          <w:spacing w:val="14"/>
          <w:sz w:val="19"/>
          <w:szCs w:val="19"/>
        </w:rPr>
        <w:t xml:space="preserve"> </w:t>
      </w:r>
      <w:r>
        <w:rPr>
          <w:rFonts w:ascii="Georgia" w:eastAsia="Georgia" w:hAnsi="Georgia" w:cs="Georgia"/>
          <w:sz w:val="19"/>
          <w:szCs w:val="19"/>
        </w:rPr>
        <w:t>imaging</w:t>
      </w:r>
      <w:r>
        <w:rPr>
          <w:rFonts w:ascii="Georgia" w:eastAsia="Georgia" w:hAnsi="Georgia" w:cs="Georgia"/>
          <w:spacing w:val="25"/>
          <w:sz w:val="19"/>
          <w:szCs w:val="19"/>
        </w:rPr>
        <w:t xml:space="preserve"> </w:t>
      </w:r>
      <w:r>
        <w:rPr>
          <w:rFonts w:ascii="Georgia" w:eastAsia="Georgia" w:hAnsi="Georgia" w:cs="Georgia"/>
          <w:sz w:val="19"/>
          <w:szCs w:val="19"/>
        </w:rPr>
        <w:t>signatures</w:t>
      </w:r>
      <w:r>
        <w:rPr>
          <w:rFonts w:ascii="Georgia" w:eastAsia="Georgia" w:hAnsi="Georgia" w:cs="Georgia"/>
          <w:spacing w:val="28"/>
          <w:sz w:val="19"/>
          <w:szCs w:val="19"/>
        </w:rPr>
        <w:t xml:space="preserve"> </w:t>
      </w:r>
      <w:r>
        <w:rPr>
          <w:rFonts w:ascii="Georgia" w:eastAsia="Georgia" w:hAnsi="Georgia" w:cs="Georgia"/>
          <w:sz w:val="19"/>
          <w:szCs w:val="19"/>
        </w:rPr>
        <w:t>in</w:t>
      </w:r>
      <w:r>
        <w:rPr>
          <w:rFonts w:ascii="Georgia" w:eastAsia="Georgia" w:hAnsi="Georgia" w:cs="Georgia"/>
          <w:spacing w:val="16"/>
          <w:sz w:val="19"/>
          <w:szCs w:val="19"/>
        </w:rPr>
        <w:t xml:space="preserve"> </w:t>
      </w:r>
      <w:r>
        <w:rPr>
          <w:rFonts w:ascii="Georgia" w:eastAsia="Georgia" w:hAnsi="Georgia" w:cs="Georgia"/>
          <w:sz w:val="19"/>
          <w:szCs w:val="19"/>
        </w:rPr>
        <w:t>an</w:t>
      </w:r>
      <w:r>
        <w:rPr>
          <w:rFonts w:ascii="Georgia" w:eastAsia="Georgia" w:hAnsi="Georgia" w:cs="Georgia"/>
          <w:spacing w:val="15"/>
          <w:sz w:val="19"/>
          <w:szCs w:val="19"/>
        </w:rPr>
        <w:t xml:space="preserve"> </w:t>
      </w:r>
      <w:r>
        <w:rPr>
          <w:rFonts w:ascii="Georgia" w:eastAsia="Georgia" w:hAnsi="Georgia" w:cs="Georgia"/>
          <w:sz w:val="19"/>
          <w:szCs w:val="19"/>
        </w:rPr>
        <w:t>automated</w:t>
      </w:r>
      <w:r>
        <w:rPr>
          <w:rFonts w:ascii="Georgia" w:eastAsia="Georgia" w:hAnsi="Georgia" w:cs="Georgia"/>
          <w:spacing w:val="29"/>
          <w:sz w:val="19"/>
          <w:szCs w:val="19"/>
        </w:rPr>
        <w:t xml:space="preserve"> </w:t>
      </w:r>
      <w:r>
        <w:rPr>
          <w:rFonts w:ascii="Georgia" w:eastAsia="Georgia" w:hAnsi="Georgia" w:cs="Georgia"/>
          <w:sz w:val="19"/>
          <w:szCs w:val="19"/>
        </w:rPr>
        <w:t>and</w:t>
      </w:r>
      <w:r>
        <w:rPr>
          <w:rFonts w:ascii="Georgia" w:eastAsia="Georgia" w:hAnsi="Georgia" w:cs="Georgia"/>
          <w:spacing w:val="17"/>
          <w:sz w:val="19"/>
          <w:szCs w:val="19"/>
        </w:rPr>
        <w:t xml:space="preserve"> </w:t>
      </w:r>
      <w:r>
        <w:rPr>
          <w:rFonts w:ascii="Georgia" w:eastAsia="Georgia" w:hAnsi="Georgia" w:cs="Georgia"/>
          <w:sz w:val="19"/>
          <w:szCs w:val="19"/>
        </w:rPr>
        <w:t>robust</w:t>
      </w:r>
      <w:r>
        <w:rPr>
          <w:rFonts w:ascii="Georgia" w:eastAsia="Georgia" w:hAnsi="Georgia" w:cs="Georgia"/>
          <w:spacing w:val="22"/>
          <w:sz w:val="19"/>
          <w:szCs w:val="19"/>
        </w:rPr>
        <w:t xml:space="preserve"> </w:t>
      </w:r>
      <w:r>
        <w:rPr>
          <w:rFonts w:ascii="Georgia" w:eastAsia="Georgia" w:hAnsi="Georgia" w:cs="Georgia"/>
          <w:sz w:val="19"/>
          <w:szCs w:val="19"/>
        </w:rPr>
        <w:t xml:space="preserve">fashion. </w:t>
      </w:r>
      <w:r>
        <w:rPr>
          <w:rFonts w:ascii="Georgia" w:eastAsia="Georgia" w:hAnsi="Georgia" w:cs="Georgia"/>
          <w:spacing w:val="14"/>
          <w:sz w:val="19"/>
          <w:szCs w:val="19"/>
        </w:rPr>
        <w:t xml:space="preserve"> </w:t>
      </w:r>
      <w:r>
        <w:rPr>
          <w:rFonts w:ascii="Georgia" w:eastAsia="Georgia" w:hAnsi="Georgia" w:cs="Georgia"/>
          <w:sz w:val="19"/>
          <w:szCs w:val="19"/>
        </w:rPr>
        <w:t>Identification</w:t>
      </w:r>
      <w:r>
        <w:rPr>
          <w:rFonts w:ascii="Georgia" w:eastAsia="Georgia" w:hAnsi="Georgia" w:cs="Georgia"/>
          <w:spacing w:val="34"/>
          <w:sz w:val="19"/>
          <w:szCs w:val="19"/>
        </w:rPr>
        <w:t xml:space="preserve"> </w:t>
      </w:r>
      <w:r>
        <w:rPr>
          <w:rFonts w:ascii="Georgia" w:eastAsia="Georgia" w:hAnsi="Georgia" w:cs="Georgia"/>
          <w:sz w:val="19"/>
          <w:szCs w:val="19"/>
        </w:rPr>
        <w:t>of</w:t>
      </w:r>
      <w:r>
        <w:rPr>
          <w:rFonts w:ascii="Georgia" w:eastAsia="Georgia" w:hAnsi="Georgia" w:cs="Georgia"/>
          <w:spacing w:val="14"/>
          <w:sz w:val="19"/>
          <w:szCs w:val="19"/>
        </w:rPr>
        <w:t xml:space="preserve"> </w:t>
      </w:r>
      <w:r>
        <w:rPr>
          <w:rFonts w:ascii="Georgia" w:eastAsia="Georgia" w:hAnsi="Georgia" w:cs="Georgia"/>
          <w:sz w:val="19"/>
          <w:szCs w:val="19"/>
        </w:rPr>
        <w:t>ventilation</w:t>
      </w:r>
      <w:r>
        <w:rPr>
          <w:rFonts w:ascii="Georgia" w:eastAsia="Georgia" w:hAnsi="Georgia" w:cs="Georgia"/>
          <w:spacing w:val="29"/>
          <w:sz w:val="19"/>
          <w:szCs w:val="19"/>
        </w:rPr>
        <w:t xml:space="preserve"> </w:t>
      </w:r>
      <w:r>
        <w:rPr>
          <w:rFonts w:ascii="Georgia" w:eastAsia="Georgia" w:hAnsi="Georgia" w:cs="Georgia"/>
          <w:sz w:val="19"/>
          <w:szCs w:val="19"/>
        </w:rPr>
        <w:t>dead</w:t>
      </w:r>
      <w:r>
        <w:rPr>
          <w:rFonts w:ascii="Georgia" w:eastAsia="Georgia" w:hAnsi="Georgia" w:cs="Georgia"/>
          <w:spacing w:val="19"/>
          <w:sz w:val="19"/>
          <w:szCs w:val="19"/>
        </w:rPr>
        <w:t xml:space="preserve"> </w:t>
      </w:r>
      <w:r>
        <w:rPr>
          <w:rFonts w:ascii="Georgia" w:eastAsia="Georgia" w:hAnsi="Georgia" w:cs="Georgia"/>
          <w:w w:val="102"/>
          <w:sz w:val="19"/>
          <w:szCs w:val="19"/>
        </w:rPr>
        <w:t xml:space="preserve">space </w:t>
      </w:r>
      <w:r>
        <w:rPr>
          <w:rFonts w:ascii="Georgia" w:eastAsia="Georgia" w:hAnsi="Georgia" w:cs="Georgia"/>
          <w:sz w:val="19"/>
          <w:szCs w:val="19"/>
        </w:rPr>
        <w:t>(</w:t>
      </w:r>
      <w:r>
        <w:rPr>
          <w:rFonts w:ascii="Times New Roman" w:eastAsia="Times New Roman" w:hAnsi="Times New Roman" w:cs="Times New Roman"/>
          <w:i/>
        </w:rPr>
        <w:t>V</w:t>
      </w:r>
      <w:r>
        <w:rPr>
          <w:rFonts w:ascii="Times New Roman" w:eastAsia="Times New Roman" w:hAnsi="Times New Roman" w:cs="Times New Roman"/>
          <w:i/>
          <w:position w:val="-3"/>
          <w:sz w:val="16"/>
          <w:szCs w:val="16"/>
        </w:rPr>
        <w:t>D</w:t>
      </w:r>
      <w:r>
        <w:rPr>
          <w:rFonts w:ascii="Times New Roman" w:eastAsia="Times New Roman" w:hAnsi="Times New Roman" w:cs="Times New Roman"/>
          <w:i/>
          <w:spacing w:val="-9"/>
          <w:position w:val="-3"/>
          <w:sz w:val="16"/>
          <w:szCs w:val="16"/>
        </w:rPr>
        <w:t xml:space="preserve"> </w:t>
      </w:r>
      <w:r>
        <w:rPr>
          <w:rFonts w:ascii="Georgia" w:eastAsia="Georgia" w:hAnsi="Georgia" w:cs="Georgia"/>
          <w:sz w:val="19"/>
          <w:szCs w:val="19"/>
        </w:rPr>
        <w:t>)</w:t>
      </w:r>
      <w:r>
        <w:rPr>
          <w:rFonts w:ascii="Georgia" w:eastAsia="Georgia" w:hAnsi="Georgia" w:cs="Georgia"/>
          <w:spacing w:val="14"/>
          <w:sz w:val="19"/>
          <w:szCs w:val="19"/>
        </w:rPr>
        <w:t xml:space="preserve"> </w:t>
      </w:r>
      <w:r>
        <w:rPr>
          <w:rFonts w:ascii="Georgia" w:eastAsia="Georgia" w:hAnsi="Georgia" w:cs="Georgia"/>
          <w:sz w:val="19"/>
          <w:szCs w:val="19"/>
        </w:rPr>
        <w:t>for</w:t>
      </w:r>
      <w:r>
        <w:rPr>
          <w:rFonts w:ascii="Georgia" w:eastAsia="Georgia" w:hAnsi="Georgia" w:cs="Georgia"/>
          <w:spacing w:val="18"/>
          <w:sz w:val="19"/>
          <w:szCs w:val="19"/>
        </w:rPr>
        <w:t xml:space="preserve"> </w:t>
      </w:r>
      <w:r>
        <w:rPr>
          <w:rFonts w:ascii="Georgia" w:eastAsia="Georgia" w:hAnsi="Georgia" w:cs="Georgia"/>
          <w:sz w:val="19"/>
          <w:szCs w:val="19"/>
        </w:rPr>
        <w:t>correlation</w:t>
      </w:r>
      <w:r>
        <w:rPr>
          <w:rFonts w:ascii="Georgia" w:eastAsia="Georgia" w:hAnsi="Georgia" w:cs="Georgia"/>
          <w:spacing w:val="31"/>
          <w:sz w:val="19"/>
          <w:szCs w:val="19"/>
        </w:rPr>
        <w:t xml:space="preserve"> </w:t>
      </w:r>
      <w:r>
        <w:rPr>
          <w:rFonts w:ascii="Georgia" w:eastAsia="Georgia" w:hAnsi="Georgia" w:cs="Georgia"/>
          <w:sz w:val="19"/>
          <w:szCs w:val="19"/>
        </w:rPr>
        <w:t>with</w:t>
      </w:r>
      <w:r>
        <w:rPr>
          <w:rFonts w:ascii="Georgia" w:eastAsia="Georgia" w:hAnsi="Georgia" w:cs="Georgia"/>
          <w:spacing w:val="20"/>
          <w:sz w:val="19"/>
          <w:szCs w:val="19"/>
        </w:rPr>
        <w:t xml:space="preserve"> </w:t>
      </w:r>
      <w:r>
        <w:rPr>
          <w:rFonts w:ascii="Georgia" w:eastAsia="Georgia" w:hAnsi="Georgia" w:cs="Georgia"/>
          <w:sz w:val="19"/>
          <w:szCs w:val="19"/>
        </w:rPr>
        <w:t>GOLD</w:t>
      </w:r>
      <w:r>
        <w:rPr>
          <w:rFonts w:ascii="Georgia" w:eastAsia="Georgia" w:hAnsi="Georgia" w:cs="Georgia"/>
          <w:spacing w:val="24"/>
          <w:sz w:val="19"/>
          <w:szCs w:val="19"/>
        </w:rPr>
        <w:t xml:space="preserve"> </w:t>
      </w:r>
      <w:r>
        <w:rPr>
          <w:rFonts w:ascii="Georgia" w:eastAsia="Georgia" w:hAnsi="Georgia" w:cs="Georgia"/>
          <w:sz w:val="19"/>
          <w:szCs w:val="19"/>
        </w:rPr>
        <w:t>classification</w:t>
      </w:r>
      <w:r>
        <w:rPr>
          <w:rFonts w:ascii="Georgia" w:eastAsia="Georgia" w:hAnsi="Georgia" w:cs="Georgia"/>
          <w:spacing w:val="35"/>
          <w:sz w:val="19"/>
          <w:szCs w:val="19"/>
        </w:rPr>
        <w:t xml:space="preserve"> </w:t>
      </w:r>
      <w:r>
        <w:rPr>
          <w:rFonts w:ascii="Georgia" w:eastAsia="Georgia" w:hAnsi="Georgia" w:cs="Georgia"/>
          <w:sz w:val="19"/>
          <w:szCs w:val="19"/>
        </w:rPr>
        <w:t>will</w:t>
      </w:r>
      <w:r>
        <w:rPr>
          <w:rFonts w:ascii="Georgia" w:eastAsia="Georgia" w:hAnsi="Georgia" w:cs="Georgia"/>
          <w:spacing w:val="19"/>
          <w:sz w:val="19"/>
          <w:szCs w:val="19"/>
        </w:rPr>
        <w:t xml:space="preserve"> </w:t>
      </w:r>
      <w:r>
        <w:rPr>
          <w:rFonts w:ascii="Georgia" w:eastAsia="Georgia" w:hAnsi="Georgia" w:cs="Georgia"/>
          <w:sz w:val="19"/>
          <w:szCs w:val="19"/>
        </w:rPr>
        <w:t>utilize</w:t>
      </w:r>
      <w:r>
        <w:rPr>
          <w:rFonts w:ascii="Georgia" w:eastAsia="Georgia" w:hAnsi="Georgia" w:cs="Georgia"/>
          <w:spacing w:val="23"/>
          <w:sz w:val="19"/>
          <w:szCs w:val="19"/>
        </w:rPr>
        <w:t xml:space="preserve"> </w:t>
      </w:r>
      <w:r>
        <w:rPr>
          <w:rFonts w:ascii="Georgia" w:eastAsia="Georgia" w:hAnsi="Georgia" w:cs="Georgia"/>
          <w:sz w:val="19"/>
          <w:szCs w:val="19"/>
        </w:rPr>
        <w:t>the</w:t>
      </w:r>
      <w:r>
        <w:rPr>
          <w:rFonts w:ascii="Georgia" w:eastAsia="Georgia" w:hAnsi="Georgia" w:cs="Georgia"/>
          <w:spacing w:val="18"/>
          <w:sz w:val="19"/>
          <w:szCs w:val="19"/>
        </w:rPr>
        <w:t xml:space="preserve"> </w:t>
      </w:r>
      <w:r>
        <w:rPr>
          <w:rFonts w:ascii="Georgia" w:eastAsia="Georgia" w:hAnsi="Georgia" w:cs="Georgia"/>
          <w:sz w:val="19"/>
          <w:szCs w:val="19"/>
        </w:rPr>
        <w:t>ventilation-based</w:t>
      </w:r>
      <w:r>
        <w:rPr>
          <w:rFonts w:ascii="Georgia" w:eastAsia="Georgia" w:hAnsi="Georgia" w:cs="Georgia"/>
          <w:spacing w:val="42"/>
          <w:sz w:val="19"/>
          <w:szCs w:val="19"/>
        </w:rPr>
        <w:t xml:space="preserve"> </w:t>
      </w:r>
      <w:r>
        <w:rPr>
          <w:rFonts w:ascii="Georgia" w:eastAsia="Georgia" w:hAnsi="Georgia" w:cs="Georgia"/>
          <w:sz w:val="19"/>
          <w:szCs w:val="19"/>
        </w:rPr>
        <w:t>segmentation</w:t>
      </w:r>
      <w:r>
        <w:rPr>
          <w:rFonts w:ascii="Georgia" w:eastAsia="Georgia" w:hAnsi="Georgia" w:cs="Georgia"/>
          <w:spacing w:val="36"/>
          <w:sz w:val="19"/>
          <w:szCs w:val="19"/>
        </w:rPr>
        <w:t xml:space="preserve"> </w:t>
      </w:r>
      <w:r>
        <w:rPr>
          <w:rFonts w:ascii="Georgia" w:eastAsia="Georgia" w:hAnsi="Georgia" w:cs="Georgia"/>
          <w:sz w:val="19"/>
          <w:szCs w:val="19"/>
        </w:rPr>
        <w:t>functionality</w:t>
      </w:r>
      <w:r>
        <w:rPr>
          <w:rFonts w:ascii="Georgia" w:eastAsia="Georgia" w:hAnsi="Georgia" w:cs="Georgia"/>
          <w:spacing w:val="34"/>
          <w:sz w:val="19"/>
          <w:szCs w:val="19"/>
        </w:rPr>
        <w:t xml:space="preserve"> </w:t>
      </w:r>
      <w:r>
        <w:rPr>
          <w:rFonts w:ascii="Georgia" w:eastAsia="Georgia" w:hAnsi="Georgia" w:cs="Georgia"/>
          <w:sz w:val="19"/>
          <w:szCs w:val="19"/>
        </w:rPr>
        <w:t>in</w:t>
      </w:r>
      <w:r>
        <w:rPr>
          <w:rFonts w:ascii="Georgia" w:eastAsia="Georgia" w:hAnsi="Georgia" w:cs="Georgia"/>
          <w:spacing w:val="18"/>
          <w:sz w:val="19"/>
          <w:szCs w:val="19"/>
        </w:rPr>
        <w:t xml:space="preserve"> </w:t>
      </w:r>
      <w:r>
        <w:rPr>
          <w:rFonts w:ascii="Georgia" w:eastAsia="Georgia" w:hAnsi="Georgia" w:cs="Georgia"/>
          <w:sz w:val="19"/>
          <w:szCs w:val="19"/>
        </w:rPr>
        <w:t>ITK-Lung</w:t>
      </w:r>
      <w:r>
        <w:rPr>
          <w:rFonts w:ascii="Georgia" w:eastAsia="Georgia" w:hAnsi="Georgia" w:cs="Georgia"/>
          <w:spacing w:val="30"/>
          <w:sz w:val="19"/>
          <w:szCs w:val="19"/>
        </w:rPr>
        <w:t xml:space="preserve"> </w:t>
      </w:r>
      <w:r>
        <w:rPr>
          <w:rFonts w:ascii="Georgia" w:eastAsia="Georgia" w:hAnsi="Georgia" w:cs="Georgia"/>
          <w:w w:val="102"/>
          <w:sz w:val="19"/>
          <w:szCs w:val="19"/>
        </w:rPr>
        <w:t xml:space="preserve">[38]. </w:t>
      </w:r>
      <w:r>
        <w:rPr>
          <w:rFonts w:ascii="Georgia" w:eastAsia="Georgia" w:hAnsi="Georgia" w:cs="Georgia"/>
          <w:sz w:val="19"/>
          <w:szCs w:val="19"/>
        </w:rPr>
        <w:t>In</w:t>
      </w:r>
      <w:r>
        <w:rPr>
          <w:rFonts w:ascii="Georgia" w:eastAsia="Georgia" w:hAnsi="Georgia" w:cs="Georgia"/>
          <w:spacing w:val="17"/>
          <w:sz w:val="19"/>
          <w:szCs w:val="19"/>
        </w:rPr>
        <w:t xml:space="preserve"> </w:t>
      </w:r>
      <w:r>
        <w:rPr>
          <w:rFonts w:ascii="Georgia" w:eastAsia="Georgia" w:hAnsi="Georgia" w:cs="Georgia"/>
          <w:sz w:val="19"/>
          <w:szCs w:val="19"/>
        </w:rPr>
        <w:t>order</w:t>
      </w:r>
      <w:r>
        <w:rPr>
          <w:rFonts w:ascii="Georgia" w:eastAsia="Georgia" w:hAnsi="Georgia" w:cs="Georgia"/>
          <w:spacing w:val="20"/>
          <w:sz w:val="19"/>
          <w:szCs w:val="19"/>
        </w:rPr>
        <w:t xml:space="preserve"> </w:t>
      </w:r>
      <w:r>
        <w:rPr>
          <w:rFonts w:ascii="Georgia" w:eastAsia="Georgia" w:hAnsi="Georgia" w:cs="Georgia"/>
          <w:sz w:val="19"/>
          <w:szCs w:val="19"/>
        </w:rPr>
        <w:t>to</w:t>
      </w:r>
      <w:r>
        <w:rPr>
          <w:rFonts w:ascii="Georgia" w:eastAsia="Georgia" w:hAnsi="Georgia" w:cs="Georgia"/>
          <w:spacing w:val="14"/>
          <w:sz w:val="19"/>
          <w:szCs w:val="19"/>
        </w:rPr>
        <w:t xml:space="preserve"> </w:t>
      </w:r>
      <w:r>
        <w:rPr>
          <w:rFonts w:ascii="Georgia" w:eastAsia="Georgia" w:hAnsi="Georgia" w:cs="Georgia"/>
          <w:sz w:val="19"/>
          <w:szCs w:val="19"/>
        </w:rPr>
        <w:t>determine</w:t>
      </w:r>
      <w:r>
        <w:rPr>
          <w:rFonts w:ascii="Georgia" w:eastAsia="Georgia" w:hAnsi="Georgia" w:cs="Georgia"/>
          <w:spacing w:val="28"/>
          <w:sz w:val="19"/>
          <w:szCs w:val="19"/>
        </w:rPr>
        <w:t xml:space="preserve"> </w:t>
      </w:r>
      <w:r>
        <w:rPr>
          <w:rFonts w:ascii="Georgia" w:eastAsia="Georgia" w:hAnsi="Georgia" w:cs="Georgia"/>
          <w:sz w:val="19"/>
          <w:szCs w:val="19"/>
        </w:rPr>
        <w:t>lobar</w:t>
      </w:r>
      <w:r>
        <w:rPr>
          <w:rFonts w:ascii="Georgia" w:eastAsia="Georgia" w:hAnsi="Georgia" w:cs="Georgia"/>
          <w:spacing w:val="20"/>
          <w:sz w:val="19"/>
          <w:szCs w:val="19"/>
        </w:rPr>
        <w:t xml:space="preserve"> </w:t>
      </w:r>
      <w:r>
        <w:rPr>
          <w:rFonts w:ascii="Georgia" w:eastAsia="Georgia" w:hAnsi="Georgia" w:cs="Georgia"/>
          <w:sz w:val="19"/>
          <w:szCs w:val="19"/>
        </w:rPr>
        <w:t>values</w:t>
      </w:r>
      <w:r>
        <w:rPr>
          <w:rFonts w:ascii="Georgia" w:eastAsia="Georgia" w:hAnsi="Georgia" w:cs="Georgia"/>
          <w:spacing w:val="22"/>
          <w:sz w:val="19"/>
          <w:szCs w:val="19"/>
        </w:rPr>
        <w:t xml:space="preserve"> </w:t>
      </w:r>
      <w:r>
        <w:rPr>
          <w:rFonts w:ascii="Georgia" w:eastAsia="Georgia" w:hAnsi="Georgia" w:cs="Georgia"/>
          <w:sz w:val="19"/>
          <w:szCs w:val="19"/>
        </w:rPr>
        <w:t>of</w:t>
      </w:r>
      <w:r>
        <w:rPr>
          <w:rFonts w:ascii="Georgia" w:eastAsia="Georgia" w:hAnsi="Georgia" w:cs="Georgia"/>
          <w:spacing w:val="14"/>
          <w:sz w:val="19"/>
          <w:szCs w:val="19"/>
        </w:rPr>
        <w:t xml:space="preserve"> </w:t>
      </w:r>
      <w:proofErr w:type="spellStart"/>
      <w:r>
        <w:rPr>
          <w:rFonts w:ascii="Georgia" w:eastAsia="Georgia" w:hAnsi="Georgia" w:cs="Georgia"/>
          <w:sz w:val="19"/>
          <w:szCs w:val="19"/>
        </w:rPr>
        <w:t>HXe</w:t>
      </w:r>
      <w:proofErr w:type="spellEnd"/>
      <w:r>
        <w:rPr>
          <w:rFonts w:ascii="Georgia" w:eastAsia="Georgia" w:hAnsi="Georgia" w:cs="Georgia"/>
          <w:spacing w:val="19"/>
          <w:sz w:val="19"/>
          <w:szCs w:val="19"/>
        </w:rPr>
        <w:t xml:space="preserve"> </w:t>
      </w:r>
      <w:r>
        <w:rPr>
          <w:rFonts w:ascii="Georgia" w:eastAsia="Georgia" w:hAnsi="Georgia" w:cs="Georgia"/>
          <w:sz w:val="19"/>
          <w:szCs w:val="19"/>
        </w:rPr>
        <w:t>MRI,</w:t>
      </w:r>
      <w:r>
        <w:rPr>
          <w:rFonts w:ascii="Georgia" w:eastAsia="Georgia" w:hAnsi="Georgia" w:cs="Georgia"/>
          <w:spacing w:val="20"/>
          <w:sz w:val="19"/>
          <w:szCs w:val="19"/>
        </w:rPr>
        <w:t xml:space="preserve"> </w:t>
      </w:r>
      <w:r>
        <w:rPr>
          <w:rFonts w:ascii="Georgia" w:eastAsia="Georgia" w:hAnsi="Georgia" w:cs="Georgia"/>
          <w:sz w:val="19"/>
          <w:szCs w:val="19"/>
        </w:rPr>
        <w:t>this</w:t>
      </w:r>
      <w:r>
        <w:rPr>
          <w:rFonts w:ascii="Georgia" w:eastAsia="Georgia" w:hAnsi="Georgia" w:cs="Georgia"/>
          <w:spacing w:val="17"/>
          <w:sz w:val="19"/>
          <w:szCs w:val="19"/>
        </w:rPr>
        <w:t xml:space="preserve"> </w:t>
      </w:r>
      <w:r>
        <w:rPr>
          <w:rFonts w:ascii="Georgia" w:eastAsia="Georgia" w:hAnsi="Georgia" w:cs="Georgia"/>
          <w:sz w:val="19"/>
          <w:szCs w:val="19"/>
        </w:rPr>
        <w:t>study</w:t>
      </w:r>
      <w:r>
        <w:rPr>
          <w:rFonts w:ascii="Georgia" w:eastAsia="Georgia" w:hAnsi="Georgia" w:cs="Georgia"/>
          <w:spacing w:val="20"/>
          <w:sz w:val="19"/>
          <w:szCs w:val="19"/>
        </w:rPr>
        <w:t xml:space="preserve"> </w:t>
      </w:r>
      <w:r>
        <w:rPr>
          <w:rFonts w:ascii="Georgia" w:eastAsia="Georgia" w:hAnsi="Georgia" w:cs="Georgia"/>
          <w:sz w:val="19"/>
          <w:szCs w:val="19"/>
        </w:rPr>
        <w:t>will</w:t>
      </w:r>
      <w:r>
        <w:rPr>
          <w:rFonts w:ascii="Georgia" w:eastAsia="Georgia" w:hAnsi="Georgia" w:cs="Georgia"/>
          <w:spacing w:val="17"/>
          <w:sz w:val="19"/>
          <w:szCs w:val="19"/>
        </w:rPr>
        <w:t xml:space="preserve"> </w:t>
      </w:r>
      <w:r>
        <w:rPr>
          <w:rFonts w:ascii="Georgia" w:eastAsia="Georgia" w:hAnsi="Georgia" w:cs="Georgia"/>
          <w:sz w:val="19"/>
          <w:szCs w:val="19"/>
        </w:rPr>
        <w:t>utilize</w:t>
      </w:r>
      <w:r>
        <w:rPr>
          <w:rFonts w:ascii="Georgia" w:eastAsia="Georgia" w:hAnsi="Georgia" w:cs="Georgia"/>
          <w:spacing w:val="21"/>
          <w:sz w:val="19"/>
          <w:szCs w:val="19"/>
        </w:rPr>
        <w:t xml:space="preserve"> </w:t>
      </w:r>
      <w:r>
        <w:rPr>
          <w:rFonts w:ascii="Georgia" w:eastAsia="Georgia" w:hAnsi="Georgia" w:cs="Georgia"/>
          <w:sz w:val="19"/>
          <w:szCs w:val="19"/>
        </w:rPr>
        <w:t>the</w:t>
      </w:r>
      <w:r>
        <w:rPr>
          <w:rFonts w:ascii="Georgia" w:eastAsia="Georgia" w:hAnsi="Georgia" w:cs="Georgia"/>
          <w:spacing w:val="16"/>
          <w:sz w:val="19"/>
          <w:szCs w:val="19"/>
        </w:rPr>
        <w:t xml:space="preserve"> </w:t>
      </w:r>
      <w:r>
        <w:rPr>
          <w:rFonts w:ascii="Georgia" w:eastAsia="Georgia" w:hAnsi="Georgia" w:cs="Georgia"/>
          <w:sz w:val="19"/>
          <w:szCs w:val="19"/>
        </w:rPr>
        <w:t>recently</w:t>
      </w:r>
      <w:r>
        <w:rPr>
          <w:rFonts w:ascii="Georgia" w:eastAsia="Georgia" w:hAnsi="Georgia" w:cs="Georgia"/>
          <w:spacing w:val="24"/>
          <w:sz w:val="19"/>
          <w:szCs w:val="19"/>
        </w:rPr>
        <w:t xml:space="preserve"> </w:t>
      </w:r>
      <w:r>
        <w:rPr>
          <w:rFonts w:ascii="Georgia" w:eastAsia="Georgia" w:hAnsi="Georgia" w:cs="Georgia"/>
          <w:sz w:val="19"/>
          <w:szCs w:val="19"/>
        </w:rPr>
        <w:t>proposed</w:t>
      </w:r>
      <w:r>
        <w:rPr>
          <w:rFonts w:ascii="Georgia" w:eastAsia="Georgia" w:hAnsi="Georgia" w:cs="Georgia"/>
          <w:spacing w:val="27"/>
          <w:sz w:val="19"/>
          <w:szCs w:val="19"/>
        </w:rPr>
        <w:t xml:space="preserve"> </w:t>
      </w:r>
      <w:r>
        <w:rPr>
          <w:rFonts w:ascii="Georgia" w:eastAsia="Georgia" w:hAnsi="Georgia" w:cs="Georgia"/>
          <w:sz w:val="19"/>
          <w:szCs w:val="19"/>
        </w:rPr>
        <w:t>lobar</w:t>
      </w:r>
      <w:r>
        <w:rPr>
          <w:rFonts w:ascii="Georgia" w:eastAsia="Georgia" w:hAnsi="Georgia" w:cs="Georgia"/>
          <w:spacing w:val="20"/>
          <w:sz w:val="19"/>
          <w:szCs w:val="19"/>
        </w:rPr>
        <w:t xml:space="preserve"> </w:t>
      </w:r>
      <w:r>
        <w:rPr>
          <w:rFonts w:ascii="Georgia" w:eastAsia="Georgia" w:hAnsi="Georgia" w:cs="Georgia"/>
          <w:sz w:val="19"/>
          <w:szCs w:val="19"/>
        </w:rPr>
        <w:t>estimation</w:t>
      </w:r>
      <w:r>
        <w:rPr>
          <w:rFonts w:ascii="Georgia" w:eastAsia="Georgia" w:hAnsi="Georgia" w:cs="Georgia"/>
          <w:spacing w:val="29"/>
          <w:sz w:val="19"/>
          <w:szCs w:val="19"/>
        </w:rPr>
        <w:t xml:space="preserve"> </w:t>
      </w:r>
      <w:r>
        <w:rPr>
          <w:rFonts w:ascii="Georgia" w:eastAsia="Georgia" w:hAnsi="Georgia" w:cs="Georgia"/>
          <w:sz w:val="19"/>
          <w:szCs w:val="19"/>
        </w:rPr>
        <w:t>algorithm</w:t>
      </w:r>
      <w:r>
        <w:rPr>
          <w:rFonts w:ascii="Georgia" w:eastAsia="Georgia" w:hAnsi="Georgia" w:cs="Georgia"/>
          <w:spacing w:val="28"/>
          <w:sz w:val="19"/>
          <w:szCs w:val="19"/>
        </w:rPr>
        <w:t xml:space="preserve"> </w:t>
      </w:r>
      <w:r>
        <w:rPr>
          <w:rFonts w:ascii="Georgia" w:eastAsia="Georgia" w:hAnsi="Georgia" w:cs="Georgia"/>
          <w:w w:val="102"/>
          <w:sz w:val="19"/>
          <w:szCs w:val="19"/>
        </w:rPr>
        <w:t xml:space="preserve">[50] </w:t>
      </w:r>
      <w:r>
        <w:rPr>
          <w:rFonts w:ascii="Georgia" w:eastAsia="Georgia" w:hAnsi="Georgia" w:cs="Georgia"/>
          <w:sz w:val="19"/>
          <w:szCs w:val="19"/>
        </w:rPr>
        <w:t>that</w:t>
      </w:r>
      <w:r>
        <w:rPr>
          <w:rFonts w:ascii="Georgia" w:eastAsia="Georgia" w:hAnsi="Georgia" w:cs="Georgia"/>
          <w:spacing w:val="8"/>
          <w:sz w:val="19"/>
          <w:szCs w:val="19"/>
        </w:rPr>
        <w:t xml:space="preserve"> </w:t>
      </w:r>
      <w:r>
        <w:rPr>
          <w:rFonts w:ascii="Georgia" w:eastAsia="Georgia" w:hAnsi="Georgia" w:cs="Georgia"/>
          <w:sz w:val="19"/>
          <w:szCs w:val="19"/>
        </w:rPr>
        <w:t>will</w:t>
      </w:r>
      <w:r>
        <w:rPr>
          <w:rFonts w:ascii="Georgia" w:eastAsia="Georgia" w:hAnsi="Georgia" w:cs="Georgia"/>
          <w:spacing w:val="7"/>
          <w:sz w:val="19"/>
          <w:szCs w:val="19"/>
        </w:rPr>
        <w:t xml:space="preserve"> </w:t>
      </w:r>
      <w:r>
        <w:rPr>
          <w:rFonts w:ascii="Georgia" w:eastAsia="Georgia" w:hAnsi="Georgia" w:cs="Georgia"/>
          <w:sz w:val="19"/>
          <w:szCs w:val="19"/>
        </w:rPr>
        <w:t>be</w:t>
      </w:r>
      <w:r>
        <w:rPr>
          <w:rFonts w:ascii="Georgia" w:eastAsia="Georgia" w:hAnsi="Georgia" w:cs="Georgia"/>
          <w:spacing w:val="5"/>
          <w:sz w:val="19"/>
          <w:szCs w:val="19"/>
        </w:rPr>
        <w:t xml:space="preserve"> </w:t>
      </w:r>
      <w:r>
        <w:rPr>
          <w:rFonts w:ascii="Georgia" w:eastAsia="Georgia" w:hAnsi="Georgia" w:cs="Georgia"/>
          <w:sz w:val="19"/>
          <w:szCs w:val="19"/>
        </w:rPr>
        <w:t>available</w:t>
      </w:r>
      <w:r>
        <w:rPr>
          <w:rFonts w:ascii="Georgia" w:eastAsia="Georgia" w:hAnsi="Georgia" w:cs="Georgia"/>
          <w:spacing w:val="16"/>
          <w:sz w:val="19"/>
          <w:szCs w:val="19"/>
        </w:rPr>
        <w:t xml:space="preserve"> </w:t>
      </w:r>
      <w:r>
        <w:rPr>
          <w:rFonts w:ascii="Georgia" w:eastAsia="Georgia" w:hAnsi="Georgia" w:cs="Georgia"/>
          <w:sz w:val="19"/>
          <w:szCs w:val="19"/>
        </w:rPr>
        <w:t>for</w:t>
      </w:r>
      <w:r>
        <w:rPr>
          <w:rFonts w:ascii="Georgia" w:eastAsia="Georgia" w:hAnsi="Georgia" w:cs="Georgia"/>
          <w:spacing w:val="6"/>
          <w:sz w:val="19"/>
          <w:szCs w:val="19"/>
        </w:rPr>
        <w:t xml:space="preserve"> </w:t>
      </w:r>
      <w:r>
        <w:rPr>
          <w:rFonts w:ascii="Georgia" w:eastAsia="Georgia" w:hAnsi="Georgia" w:cs="Georgia"/>
          <w:sz w:val="19"/>
          <w:szCs w:val="19"/>
        </w:rPr>
        <w:t>both</w:t>
      </w:r>
      <w:r>
        <w:rPr>
          <w:rFonts w:ascii="Georgia" w:eastAsia="Georgia" w:hAnsi="Georgia" w:cs="Georgia"/>
          <w:spacing w:val="9"/>
          <w:sz w:val="19"/>
          <w:szCs w:val="19"/>
        </w:rPr>
        <w:t xml:space="preserve"> </w:t>
      </w:r>
      <w:r>
        <w:rPr>
          <w:rFonts w:ascii="Georgia" w:eastAsia="Georgia" w:hAnsi="Georgia" w:cs="Georgia"/>
          <w:sz w:val="19"/>
          <w:szCs w:val="19"/>
        </w:rPr>
        <w:t>proton</w:t>
      </w:r>
      <w:r>
        <w:rPr>
          <w:rFonts w:ascii="Georgia" w:eastAsia="Georgia" w:hAnsi="Georgia" w:cs="Georgia"/>
          <w:spacing w:val="12"/>
          <w:sz w:val="19"/>
          <w:szCs w:val="19"/>
        </w:rPr>
        <w:t xml:space="preserve"> </w:t>
      </w:r>
      <w:r>
        <w:rPr>
          <w:rFonts w:ascii="Georgia" w:eastAsia="Georgia" w:hAnsi="Georgia" w:cs="Georgia"/>
          <w:sz w:val="19"/>
          <w:szCs w:val="19"/>
        </w:rPr>
        <w:t>MRI</w:t>
      </w:r>
      <w:r>
        <w:rPr>
          <w:rFonts w:ascii="Georgia" w:eastAsia="Georgia" w:hAnsi="Georgia" w:cs="Georgia"/>
          <w:spacing w:val="9"/>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w w:val="102"/>
          <w:sz w:val="19"/>
          <w:szCs w:val="19"/>
        </w:rPr>
        <w:t>CT.</w:t>
      </w:r>
    </w:p>
    <w:p w14:paraId="14D3F4E3" w14:textId="77777777" w:rsidR="00E61F9D" w:rsidRDefault="005C64D6">
      <w:pPr>
        <w:spacing w:before="73" w:after="0" w:line="277" w:lineRule="auto"/>
        <w:ind w:left="113" w:right="52" w:firstLine="7"/>
        <w:jc w:val="both"/>
        <w:rPr>
          <w:rFonts w:ascii="Georgia" w:eastAsia="Georgia" w:hAnsi="Georgia" w:cs="Georgia"/>
          <w:sz w:val="19"/>
          <w:szCs w:val="19"/>
        </w:rPr>
      </w:pPr>
      <w:r>
        <w:rPr>
          <w:rFonts w:ascii="Georgia" w:eastAsia="Georgia" w:hAnsi="Georgia" w:cs="Georgia"/>
          <w:b/>
          <w:bCs/>
          <w:sz w:val="19"/>
          <w:szCs w:val="19"/>
        </w:rPr>
        <w:t>3(c.3.2)</w:t>
      </w:r>
      <w:r>
        <w:rPr>
          <w:rFonts w:ascii="Georgia" w:eastAsia="Georgia" w:hAnsi="Georgia" w:cs="Georgia"/>
          <w:b/>
          <w:bCs/>
          <w:spacing w:val="16"/>
          <w:sz w:val="19"/>
          <w:szCs w:val="19"/>
        </w:rPr>
        <w:t xml:space="preserve"> </w:t>
      </w:r>
      <w:r>
        <w:rPr>
          <w:rFonts w:ascii="Georgia" w:eastAsia="Georgia" w:hAnsi="Georgia" w:cs="Georgia"/>
          <w:b/>
          <w:bCs/>
          <w:sz w:val="19"/>
          <w:szCs w:val="19"/>
        </w:rPr>
        <w:t>Hyperpolarized</w:t>
      </w:r>
      <w:r>
        <w:rPr>
          <w:rFonts w:ascii="Georgia" w:eastAsia="Georgia" w:hAnsi="Georgia" w:cs="Georgia"/>
          <w:b/>
          <w:bCs/>
          <w:spacing w:val="32"/>
          <w:sz w:val="19"/>
          <w:szCs w:val="19"/>
        </w:rPr>
        <w:t xml:space="preserve"> </w:t>
      </w:r>
      <w:r>
        <w:rPr>
          <w:rFonts w:ascii="Georgia" w:eastAsia="Georgia" w:hAnsi="Georgia" w:cs="Georgia"/>
          <w:b/>
          <w:bCs/>
          <w:sz w:val="19"/>
          <w:szCs w:val="19"/>
        </w:rPr>
        <w:t>gas</w:t>
      </w:r>
      <w:r>
        <w:rPr>
          <w:rFonts w:ascii="Georgia" w:eastAsia="Georgia" w:hAnsi="Georgia" w:cs="Georgia"/>
          <w:b/>
          <w:bCs/>
          <w:spacing w:val="7"/>
          <w:sz w:val="19"/>
          <w:szCs w:val="19"/>
        </w:rPr>
        <w:t xml:space="preserve"> </w:t>
      </w:r>
      <w:r>
        <w:rPr>
          <w:rFonts w:ascii="Georgia" w:eastAsia="Georgia" w:hAnsi="Georgia" w:cs="Georgia"/>
          <w:b/>
          <w:bCs/>
          <w:sz w:val="19"/>
          <w:szCs w:val="19"/>
        </w:rPr>
        <w:t>imaging</w:t>
      </w:r>
      <w:r>
        <w:rPr>
          <w:rFonts w:ascii="Georgia" w:eastAsia="Georgia" w:hAnsi="Georgia" w:cs="Georgia"/>
          <w:b/>
          <w:bCs/>
          <w:spacing w:val="17"/>
          <w:sz w:val="19"/>
          <w:szCs w:val="19"/>
        </w:rPr>
        <w:t xml:space="preserve"> </w:t>
      </w:r>
      <w:r>
        <w:rPr>
          <w:rFonts w:ascii="Georgia" w:eastAsia="Georgia" w:hAnsi="Georgia" w:cs="Georgia"/>
          <w:b/>
          <w:bCs/>
          <w:sz w:val="19"/>
          <w:szCs w:val="19"/>
        </w:rPr>
        <w:t>in</w:t>
      </w:r>
      <w:r>
        <w:rPr>
          <w:rFonts w:ascii="Georgia" w:eastAsia="Georgia" w:hAnsi="Georgia" w:cs="Georgia"/>
          <w:b/>
          <w:bCs/>
          <w:spacing w:val="5"/>
          <w:sz w:val="19"/>
          <w:szCs w:val="19"/>
        </w:rPr>
        <w:t xml:space="preserve"> </w:t>
      </w:r>
      <w:r>
        <w:rPr>
          <w:rFonts w:ascii="Georgia" w:eastAsia="Georgia" w:hAnsi="Georgia" w:cs="Georgia"/>
          <w:b/>
          <w:bCs/>
          <w:sz w:val="19"/>
          <w:szCs w:val="19"/>
        </w:rPr>
        <w:t>children</w:t>
      </w:r>
      <w:r>
        <w:rPr>
          <w:rFonts w:ascii="Georgia" w:eastAsia="Georgia" w:hAnsi="Georgia" w:cs="Georgia"/>
          <w:b/>
          <w:bCs/>
          <w:spacing w:val="18"/>
          <w:sz w:val="19"/>
          <w:szCs w:val="19"/>
        </w:rPr>
        <w:t xml:space="preserve"> </w:t>
      </w:r>
      <w:r>
        <w:rPr>
          <w:rFonts w:ascii="Georgia" w:eastAsia="Georgia" w:hAnsi="Georgia" w:cs="Georgia"/>
          <w:b/>
          <w:bCs/>
          <w:sz w:val="19"/>
          <w:szCs w:val="19"/>
        </w:rPr>
        <w:t>with</w:t>
      </w:r>
      <w:r>
        <w:rPr>
          <w:rFonts w:ascii="Georgia" w:eastAsia="Georgia" w:hAnsi="Georgia" w:cs="Georgia"/>
          <w:b/>
          <w:bCs/>
          <w:spacing w:val="10"/>
          <w:sz w:val="19"/>
          <w:szCs w:val="19"/>
        </w:rPr>
        <w:t xml:space="preserve"> </w:t>
      </w:r>
      <w:r>
        <w:rPr>
          <w:rFonts w:ascii="Georgia" w:eastAsia="Georgia" w:hAnsi="Georgia" w:cs="Georgia"/>
          <w:b/>
          <w:bCs/>
          <w:sz w:val="19"/>
          <w:szCs w:val="19"/>
        </w:rPr>
        <w:t>asthma.</w:t>
      </w:r>
      <w:r>
        <w:rPr>
          <w:rFonts w:ascii="Georgia" w:eastAsia="Georgia" w:hAnsi="Georgia" w:cs="Georgia"/>
          <w:b/>
          <w:bCs/>
          <w:spacing w:val="29"/>
          <w:sz w:val="19"/>
          <w:szCs w:val="19"/>
        </w:rPr>
        <w:t xml:space="preserve"> </w:t>
      </w:r>
      <w:r>
        <w:rPr>
          <w:rFonts w:ascii="Georgia" w:eastAsia="Georgia" w:hAnsi="Georgia" w:cs="Georgia"/>
          <w:sz w:val="19"/>
          <w:szCs w:val="19"/>
        </w:rPr>
        <w:t>Advances</w:t>
      </w:r>
      <w:r>
        <w:rPr>
          <w:rFonts w:ascii="Georgia" w:eastAsia="Georgia" w:hAnsi="Georgia" w:cs="Georgia"/>
          <w:spacing w:val="17"/>
          <w:sz w:val="19"/>
          <w:szCs w:val="19"/>
        </w:rPr>
        <w:t xml:space="preserve"> </w:t>
      </w:r>
      <w:r>
        <w:rPr>
          <w:rFonts w:ascii="Georgia" w:eastAsia="Georgia" w:hAnsi="Georgia" w:cs="Georgia"/>
          <w:sz w:val="19"/>
          <w:szCs w:val="19"/>
        </w:rPr>
        <w:t>in</w:t>
      </w:r>
      <w:r>
        <w:rPr>
          <w:rFonts w:ascii="Georgia" w:eastAsia="Georgia" w:hAnsi="Georgia" w:cs="Georgia"/>
          <w:spacing w:val="6"/>
          <w:sz w:val="19"/>
          <w:szCs w:val="19"/>
        </w:rPr>
        <w:t xml:space="preserve"> </w:t>
      </w:r>
      <w:r>
        <w:rPr>
          <w:rFonts w:ascii="Georgia" w:eastAsia="Georgia" w:hAnsi="Georgia" w:cs="Georgia"/>
          <w:sz w:val="19"/>
          <w:szCs w:val="19"/>
        </w:rPr>
        <w:t>rapid</w:t>
      </w:r>
      <w:r>
        <w:rPr>
          <w:rFonts w:ascii="Georgia" w:eastAsia="Georgia" w:hAnsi="Georgia" w:cs="Georgia"/>
          <w:spacing w:val="10"/>
          <w:sz w:val="19"/>
          <w:szCs w:val="19"/>
        </w:rPr>
        <w:t xml:space="preserve"> </w:t>
      </w:r>
      <w:r>
        <w:rPr>
          <w:rFonts w:ascii="Georgia" w:eastAsia="Georgia" w:hAnsi="Georgia" w:cs="Georgia"/>
          <w:sz w:val="19"/>
          <w:szCs w:val="19"/>
        </w:rPr>
        <w:t>image</w:t>
      </w:r>
      <w:r>
        <w:rPr>
          <w:rFonts w:ascii="Georgia" w:eastAsia="Georgia" w:hAnsi="Georgia" w:cs="Georgia"/>
          <w:spacing w:val="11"/>
          <w:sz w:val="19"/>
          <w:szCs w:val="19"/>
        </w:rPr>
        <w:t xml:space="preserve"> </w:t>
      </w:r>
      <w:r>
        <w:rPr>
          <w:rFonts w:ascii="Georgia" w:eastAsia="Georgia" w:hAnsi="Georgia" w:cs="Georgia"/>
          <w:sz w:val="19"/>
          <w:szCs w:val="19"/>
        </w:rPr>
        <w:t>sequencing</w:t>
      </w:r>
      <w:r>
        <w:rPr>
          <w:rFonts w:ascii="Georgia" w:eastAsia="Georgia" w:hAnsi="Georgia" w:cs="Georgia"/>
          <w:spacing w:val="20"/>
          <w:sz w:val="19"/>
          <w:szCs w:val="19"/>
        </w:rPr>
        <w:t xml:space="preserve"> </w:t>
      </w:r>
      <w:r>
        <w:rPr>
          <w:rFonts w:ascii="Georgia" w:eastAsia="Georgia" w:hAnsi="Georgia" w:cs="Georgia"/>
          <w:sz w:val="19"/>
          <w:szCs w:val="19"/>
        </w:rPr>
        <w:t>methods</w:t>
      </w:r>
      <w:r>
        <w:rPr>
          <w:rFonts w:ascii="Georgia" w:eastAsia="Georgia" w:hAnsi="Georgia" w:cs="Georgia"/>
          <w:spacing w:val="16"/>
          <w:sz w:val="19"/>
          <w:szCs w:val="19"/>
        </w:rPr>
        <w:t xml:space="preserve"> </w:t>
      </w:r>
      <w:r>
        <w:rPr>
          <w:rFonts w:ascii="Georgia" w:eastAsia="Georgia" w:hAnsi="Georgia" w:cs="Georgia"/>
          <w:sz w:val="19"/>
          <w:szCs w:val="19"/>
        </w:rPr>
        <w:t>have</w:t>
      </w:r>
      <w:r>
        <w:rPr>
          <w:rFonts w:ascii="Georgia" w:eastAsia="Georgia" w:hAnsi="Georgia" w:cs="Georgia"/>
          <w:spacing w:val="9"/>
          <w:sz w:val="19"/>
          <w:szCs w:val="19"/>
        </w:rPr>
        <w:t xml:space="preserve"> </w:t>
      </w:r>
      <w:proofErr w:type="spellStart"/>
      <w:r>
        <w:rPr>
          <w:rFonts w:ascii="Georgia" w:eastAsia="Georgia" w:hAnsi="Georgia" w:cs="Georgia"/>
          <w:w w:val="102"/>
          <w:sz w:val="19"/>
          <w:szCs w:val="19"/>
        </w:rPr>
        <w:t>fa</w:t>
      </w:r>
      <w:proofErr w:type="spellEnd"/>
      <w:r>
        <w:rPr>
          <w:rFonts w:ascii="Georgia" w:eastAsia="Georgia" w:hAnsi="Georgia" w:cs="Georgia"/>
          <w:w w:val="102"/>
          <w:sz w:val="19"/>
          <w:szCs w:val="19"/>
        </w:rPr>
        <w:t xml:space="preserve">- </w:t>
      </w:r>
      <w:proofErr w:type="spellStart"/>
      <w:r>
        <w:rPr>
          <w:rFonts w:ascii="Georgia" w:eastAsia="Georgia" w:hAnsi="Georgia" w:cs="Georgia"/>
          <w:sz w:val="19"/>
          <w:szCs w:val="19"/>
        </w:rPr>
        <w:t>cilitated</w:t>
      </w:r>
      <w:proofErr w:type="spellEnd"/>
      <w:r>
        <w:rPr>
          <w:rFonts w:ascii="Georgia" w:eastAsia="Georgia" w:hAnsi="Georgia" w:cs="Georgia"/>
          <w:spacing w:val="2"/>
          <w:sz w:val="19"/>
          <w:szCs w:val="19"/>
        </w:rPr>
        <w:t xml:space="preserve"> </w:t>
      </w:r>
      <w:r>
        <w:rPr>
          <w:rFonts w:ascii="Georgia" w:eastAsia="Georgia" w:hAnsi="Georgia" w:cs="Georgia"/>
          <w:sz w:val="19"/>
          <w:szCs w:val="19"/>
        </w:rPr>
        <w:t>the</w:t>
      </w:r>
      <w:r>
        <w:rPr>
          <w:rFonts w:ascii="Georgia" w:eastAsia="Georgia" w:hAnsi="Georgia" w:cs="Georgia"/>
          <w:spacing w:val="-7"/>
          <w:sz w:val="19"/>
          <w:szCs w:val="19"/>
        </w:rPr>
        <w:t xml:space="preserve"> </w:t>
      </w:r>
      <w:r>
        <w:rPr>
          <w:rFonts w:ascii="Georgia" w:eastAsia="Georgia" w:hAnsi="Georgia" w:cs="Georgia"/>
          <w:sz w:val="19"/>
          <w:szCs w:val="19"/>
        </w:rPr>
        <w:t>acquisition</w:t>
      </w:r>
      <w:r>
        <w:rPr>
          <w:rFonts w:ascii="Georgia" w:eastAsia="Georgia" w:hAnsi="Georgia" w:cs="Georgia"/>
          <w:spacing w:val="7"/>
          <w:sz w:val="19"/>
          <w:szCs w:val="19"/>
        </w:rPr>
        <w:t xml:space="preserve"> </w:t>
      </w:r>
      <w:r>
        <w:rPr>
          <w:rFonts w:ascii="Georgia" w:eastAsia="Georgia" w:hAnsi="Georgia" w:cs="Georgia"/>
          <w:sz w:val="19"/>
          <w:szCs w:val="19"/>
        </w:rPr>
        <w:t>of</w:t>
      </w:r>
      <w:r>
        <w:rPr>
          <w:rFonts w:ascii="Georgia" w:eastAsia="Georgia" w:hAnsi="Georgia" w:cs="Georgia"/>
          <w:spacing w:val="-9"/>
          <w:sz w:val="19"/>
          <w:szCs w:val="19"/>
        </w:rPr>
        <w:t xml:space="preserve"> </w:t>
      </w:r>
      <w:r>
        <w:rPr>
          <w:rFonts w:ascii="Georgia" w:eastAsia="Georgia" w:hAnsi="Georgia" w:cs="Georgia"/>
          <w:sz w:val="19"/>
          <w:szCs w:val="19"/>
        </w:rPr>
        <w:t>high-quality</w:t>
      </w:r>
      <w:r>
        <w:rPr>
          <w:rFonts w:ascii="Georgia" w:eastAsia="Georgia" w:hAnsi="Georgia" w:cs="Georgia"/>
          <w:spacing w:val="8"/>
          <w:sz w:val="19"/>
          <w:szCs w:val="19"/>
        </w:rPr>
        <w:t xml:space="preserve"> </w:t>
      </w:r>
      <w:r>
        <w:rPr>
          <w:rFonts w:ascii="Georgia" w:eastAsia="Georgia" w:hAnsi="Georgia" w:cs="Georgia"/>
          <w:sz w:val="19"/>
          <w:szCs w:val="19"/>
        </w:rPr>
        <w:t>hyperpolarized</w:t>
      </w:r>
      <w:r>
        <w:rPr>
          <w:rFonts w:ascii="Georgia" w:eastAsia="Georgia" w:hAnsi="Georgia" w:cs="Georgia"/>
          <w:spacing w:val="13"/>
          <w:sz w:val="19"/>
          <w:szCs w:val="19"/>
        </w:rPr>
        <w:t xml:space="preserve"> </w:t>
      </w:r>
      <w:r>
        <w:rPr>
          <w:rFonts w:ascii="Georgia" w:eastAsia="Georgia" w:hAnsi="Georgia" w:cs="Georgia"/>
          <w:sz w:val="19"/>
          <w:szCs w:val="19"/>
        </w:rPr>
        <w:t>gas</w:t>
      </w:r>
      <w:r>
        <w:rPr>
          <w:rFonts w:ascii="Georgia" w:eastAsia="Georgia" w:hAnsi="Georgia" w:cs="Georgia"/>
          <w:spacing w:val="-7"/>
          <w:sz w:val="19"/>
          <w:szCs w:val="19"/>
        </w:rPr>
        <w:t xml:space="preserve"> </w:t>
      </w:r>
      <w:r>
        <w:rPr>
          <w:rFonts w:ascii="Georgia" w:eastAsia="Georgia" w:hAnsi="Georgia" w:cs="Georgia"/>
          <w:sz w:val="19"/>
          <w:szCs w:val="19"/>
        </w:rPr>
        <w:t>MR</w:t>
      </w:r>
      <w:r>
        <w:rPr>
          <w:rFonts w:ascii="Georgia" w:eastAsia="Georgia" w:hAnsi="Georgia" w:cs="Georgia"/>
          <w:spacing w:val="-6"/>
          <w:sz w:val="19"/>
          <w:szCs w:val="19"/>
        </w:rPr>
        <w:t xml:space="preserve"> </w:t>
      </w:r>
      <w:r>
        <w:rPr>
          <w:rFonts w:ascii="Georgia" w:eastAsia="Georgia" w:hAnsi="Georgia" w:cs="Georgia"/>
          <w:sz w:val="19"/>
          <w:szCs w:val="19"/>
        </w:rPr>
        <w:t>images in</w:t>
      </w:r>
      <w:r>
        <w:rPr>
          <w:rFonts w:ascii="Georgia" w:eastAsia="Georgia" w:hAnsi="Georgia" w:cs="Georgia"/>
          <w:spacing w:val="-7"/>
          <w:sz w:val="19"/>
          <w:szCs w:val="19"/>
        </w:rPr>
        <w:t xml:space="preserve"> </w:t>
      </w:r>
      <w:r>
        <w:rPr>
          <w:rFonts w:ascii="Georgia" w:eastAsia="Georgia" w:hAnsi="Georgia" w:cs="Georgia"/>
          <w:sz w:val="19"/>
          <w:szCs w:val="19"/>
        </w:rPr>
        <w:t>pre-school</w:t>
      </w:r>
      <w:r>
        <w:rPr>
          <w:rFonts w:ascii="Georgia" w:eastAsia="Georgia" w:hAnsi="Georgia" w:cs="Georgia"/>
          <w:spacing w:val="6"/>
          <w:sz w:val="19"/>
          <w:szCs w:val="19"/>
        </w:rPr>
        <w:t xml:space="preserve"> </w:t>
      </w:r>
      <w:r>
        <w:rPr>
          <w:rFonts w:ascii="Georgia" w:eastAsia="Georgia" w:hAnsi="Georgia" w:cs="Georgia"/>
          <w:sz w:val="19"/>
          <w:szCs w:val="19"/>
        </w:rPr>
        <w:t>children</w:t>
      </w:r>
      <w:r>
        <w:rPr>
          <w:rFonts w:ascii="Georgia" w:eastAsia="Georgia" w:hAnsi="Georgia" w:cs="Georgia"/>
          <w:spacing w:val="2"/>
          <w:sz w:val="19"/>
          <w:szCs w:val="19"/>
        </w:rPr>
        <w:t xml:space="preserve"> </w:t>
      </w:r>
      <w:r>
        <w:rPr>
          <w:rFonts w:ascii="Georgia" w:eastAsia="Georgia" w:hAnsi="Georgia" w:cs="Georgia"/>
          <w:sz w:val="19"/>
          <w:szCs w:val="19"/>
        </w:rPr>
        <w:t>[92].</w:t>
      </w:r>
      <w:r>
        <w:rPr>
          <w:rFonts w:ascii="Georgia" w:eastAsia="Georgia" w:hAnsi="Georgia" w:cs="Georgia"/>
          <w:spacing w:val="21"/>
          <w:sz w:val="19"/>
          <w:szCs w:val="19"/>
        </w:rPr>
        <w:t xml:space="preserve"> </w:t>
      </w:r>
      <w:r>
        <w:rPr>
          <w:rFonts w:ascii="Georgia" w:eastAsia="Georgia" w:hAnsi="Georgia" w:cs="Georgia"/>
          <w:sz w:val="19"/>
          <w:szCs w:val="19"/>
        </w:rPr>
        <w:t>Furthermore,</w:t>
      </w:r>
      <w:r>
        <w:rPr>
          <w:rFonts w:ascii="Georgia" w:eastAsia="Georgia" w:hAnsi="Georgia" w:cs="Georgia"/>
          <w:spacing w:val="14"/>
          <w:sz w:val="19"/>
          <w:szCs w:val="19"/>
        </w:rPr>
        <w:t xml:space="preserve"> </w:t>
      </w:r>
      <w:r>
        <w:rPr>
          <w:rFonts w:ascii="Georgia" w:eastAsia="Georgia" w:hAnsi="Georgia" w:cs="Georgia"/>
          <w:w w:val="102"/>
          <w:sz w:val="19"/>
          <w:szCs w:val="19"/>
        </w:rPr>
        <w:t xml:space="preserve">improvements </w:t>
      </w:r>
      <w:r>
        <w:rPr>
          <w:rFonts w:ascii="Georgia" w:eastAsia="Georgia" w:hAnsi="Georgia" w:cs="Georgia"/>
          <w:sz w:val="19"/>
          <w:szCs w:val="19"/>
        </w:rPr>
        <w:t>in</w:t>
      </w:r>
      <w:r>
        <w:rPr>
          <w:rFonts w:ascii="Georgia" w:eastAsia="Georgia" w:hAnsi="Georgia" w:cs="Georgia"/>
          <w:spacing w:val="17"/>
          <w:sz w:val="19"/>
          <w:szCs w:val="19"/>
        </w:rPr>
        <w:t xml:space="preserve"> </w:t>
      </w:r>
      <w:r>
        <w:rPr>
          <w:rFonts w:ascii="Georgia" w:eastAsia="Georgia" w:hAnsi="Georgia" w:cs="Georgia"/>
          <w:sz w:val="19"/>
          <w:szCs w:val="19"/>
        </w:rPr>
        <w:t>image</w:t>
      </w:r>
      <w:r>
        <w:rPr>
          <w:rFonts w:ascii="Georgia" w:eastAsia="Georgia" w:hAnsi="Georgia" w:cs="Georgia"/>
          <w:spacing w:val="23"/>
          <w:sz w:val="19"/>
          <w:szCs w:val="19"/>
        </w:rPr>
        <w:t xml:space="preserve"> </w:t>
      </w:r>
      <w:r>
        <w:rPr>
          <w:rFonts w:ascii="Georgia" w:eastAsia="Georgia" w:hAnsi="Georgia" w:cs="Georgia"/>
          <w:sz w:val="19"/>
          <w:szCs w:val="19"/>
        </w:rPr>
        <w:t>processing</w:t>
      </w:r>
      <w:r>
        <w:rPr>
          <w:rFonts w:ascii="Georgia" w:eastAsia="Georgia" w:hAnsi="Georgia" w:cs="Georgia"/>
          <w:spacing w:val="31"/>
          <w:sz w:val="19"/>
          <w:szCs w:val="19"/>
        </w:rPr>
        <w:t xml:space="preserve"> </w:t>
      </w:r>
      <w:r>
        <w:rPr>
          <w:rFonts w:ascii="Georgia" w:eastAsia="Georgia" w:hAnsi="Georgia" w:cs="Georgia"/>
          <w:sz w:val="19"/>
          <w:szCs w:val="19"/>
        </w:rPr>
        <w:t>and</w:t>
      </w:r>
      <w:r>
        <w:rPr>
          <w:rFonts w:ascii="Georgia" w:eastAsia="Georgia" w:hAnsi="Georgia" w:cs="Georgia"/>
          <w:spacing w:val="19"/>
          <w:sz w:val="19"/>
          <w:szCs w:val="19"/>
        </w:rPr>
        <w:t xml:space="preserve"> </w:t>
      </w:r>
      <w:r>
        <w:rPr>
          <w:rFonts w:ascii="Georgia" w:eastAsia="Georgia" w:hAnsi="Georgia" w:cs="Georgia"/>
          <w:sz w:val="19"/>
          <w:szCs w:val="19"/>
        </w:rPr>
        <w:t>signal</w:t>
      </w:r>
      <w:r>
        <w:rPr>
          <w:rFonts w:ascii="Georgia" w:eastAsia="Georgia" w:hAnsi="Georgia" w:cs="Georgia"/>
          <w:spacing w:val="22"/>
          <w:sz w:val="19"/>
          <w:szCs w:val="19"/>
        </w:rPr>
        <w:t xml:space="preserve"> </w:t>
      </w:r>
      <w:r>
        <w:rPr>
          <w:rFonts w:ascii="Georgia" w:eastAsia="Georgia" w:hAnsi="Georgia" w:cs="Georgia"/>
          <w:sz w:val="19"/>
          <w:szCs w:val="19"/>
        </w:rPr>
        <w:t>intensity</w:t>
      </w:r>
      <w:r>
        <w:rPr>
          <w:rFonts w:ascii="Georgia" w:eastAsia="Georgia" w:hAnsi="Georgia" w:cs="Georgia"/>
          <w:spacing w:val="28"/>
          <w:sz w:val="19"/>
          <w:szCs w:val="19"/>
        </w:rPr>
        <w:t xml:space="preserve"> </w:t>
      </w:r>
      <w:r>
        <w:rPr>
          <w:rFonts w:ascii="Georgia" w:eastAsia="Georgia" w:hAnsi="Georgia" w:cs="Georgia"/>
          <w:sz w:val="19"/>
          <w:szCs w:val="19"/>
        </w:rPr>
        <w:t>analysis</w:t>
      </w:r>
      <w:r>
        <w:rPr>
          <w:rFonts w:ascii="Georgia" w:eastAsia="Georgia" w:hAnsi="Georgia" w:cs="Georgia"/>
          <w:spacing w:val="26"/>
          <w:sz w:val="19"/>
          <w:szCs w:val="19"/>
        </w:rPr>
        <w:t xml:space="preserve"> </w:t>
      </w:r>
      <w:r>
        <w:rPr>
          <w:rFonts w:ascii="Georgia" w:eastAsia="Georgia" w:hAnsi="Georgia" w:cs="Georgia"/>
          <w:sz w:val="19"/>
          <w:szCs w:val="19"/>
        </w:rPr>
        <w:t>have</w:t>
      </w:r>
      <w:r>
        <w:rPr>
          <w:rFonts w:ascii="Georgia" w:eastAsia="Georgia" w:hAnsi="Georgia" w:cs="Georgia"/>
          <w:spacing w:val="21"/>
          <w:sz w:val="19"/>
          <w:szCs w:val="19"/>
        </w:rPr>
        <w:t xml:space="preserve"> </w:t>
      </w:r>
      <w:r>
        <w:rPr>
          <w:rFonts w:ascii="Georgia" w:eastAsia="Georgia" w:hAnsi="Georgia" w:cs="Georgia"/>
          <w:sz w:val="19"/>
          <w:szCs w:val="19"/>
        </w:rPr>
        <w:t>made</w:t>
      </w:r>
      <w:r>
        <w:rPr>
          <w:rFonts w:ascii="Georgia" w:eastAsia="Georgia" w:hAnsi="Georgia" w:cs="Georgia"/>
          <w:spacing w:val="21"/>
          <w:sz w:val="19"/>
          <w:szCs w:val="19"/>
        </w:rPr>
        <w:t xml:space="preserve"> </w:t>
      </w:r>
      <w:r>
        <w:rPr>
          <w:rFonts w:ascii="Georgia" w:eastAsia="Georgia" w:hAnsi="Georgia" w:cs="Georgia"/>
          <w:sz w:val="19"/>
          <w:szCs w:val="19"/>
        </w:rPr>
        <w:t>possible</w:t>
      </w:r>
      <w:r>
        <w:rPr>
          <w:rFonts w:ascii="Georgia" w:eastAsia="Georgia" w:hAnsi="Georgia" w:cs="Georgia"/>
          <w:spacing w:val="27"/>
          <w:sz w:val="19"/>
          <w:szCs w:val="19"/>
        </w:rPr>
        <w:t xml:space="preserve"> </w:t>
      </w:r>
      <w:r>
        <w:rPr>
          <w:rFonts w:ascii="Georgia" w:eastAsia="Georgia" w:hAnsi="Georgia" w:cs="Georgia"/>
          <w:sz w:val="19"/>
          <w:szCs w:val="19"/>
        </w:rPr>
        <w:t>accurate</w:t>
      </w:r>
      <w:r>
        <w:rPr>
          <w:rFonts w:ascii="Georgia" w:eastAsia="Georgia" w:hAnsi="Georgia" w:cs="Georgia"/>
          <w:spacing w:val="27"/>
          <w:sz w:val="19"/>
          <w:szCs w:val="19"/>
        </w:rPr>
        <w:t xml:space="preserve"> </w:t>
      </w:r>
      <w:r>
        <w:rPr>
          <w:rFonts w:ascii="Georgia" w:eastAsia="Georgia" w:hAnsi="Georgia" w:cs="Georgia"/>
          <w:sz w:val="19"/>
          <w:szCs w:val="19"/>
        </w:rPr>
        <w:t>measurements</w:t>
      </w:r>
      <w:r>
        <w:rPr>
          <w:rFonts w:ascii="Georgia" w:eastAsia="Georgia" w:hAnsi="Georgia" w:cs="Georgia"/>
          <w:spacing w:val="38"/>
          <w:sz w:val="19"/>
          <w:szCs w:val="19"/>
        </w:rPr>
        <w:t xml:space="preserve"> </w:t>
      </w:r>
      <w:r>
        <w:rPr>
          <w:rFonts w:ascii="Georgia" w:eastAsia="Georgia" w:hAnsi="Georgia" w:cs="Georgia"/>
          <w:sz w:val="19"/>
          <w:szCs w:val="19"/>
        </w:rPr>
        <w:t>of</w:t>
      </w:r>
      <w:r>
        <w:rPr>
          <w:rFonts w:ascii="Georgia" w:eastAsia="Georgia" w:hAnsi="Georgia" w:cs="Georgia"/>
          <w:spacing w:val="15"/>
          <w:sz w:val="19"/>
          <w:szCs w:val="19"/>
        </w:rPr>
        <w:t xml:space="preserve"> </w:t>
      </w:r>
      <w:r>
        <w:rPr>
          <w:rFonts w:ascii="Georgia" w:eastAsia="Georgia" w:hAnsi="Georgia" w:cs="Georgia"/>
          <w:sz w:val="19"/>
          <w:szCs w:val="19"/>
        </w:rPr>
        <w:t>lung</w:t>
      </w:r>
      <w:r>
        <w:rPr>
          <w:rFonts w:ascii="Georgia" w:eastAsia="Georgia" w:hAnsi="Georgia" w:cs="Georgia"/>
          <w:spacing w:val="20"/>
          <w:sz w:val="19"/>
          <w:szCs w:val="19"/>
        </w:rPr>
        <w:t xml:space="preserve"> </w:t>
      </w:r>
      <w:r>
        <w:rPr>
          <w:rFonts w:ascii="Georgia" w:eastAsia="Georgia" w:hAnsi="Georgia" w:cs="Georgia"/>
          <w:sz w:val="19"/>
          <w:szCs w:val="19"/>
        </w:rPr>
        <w:t>volume</w:t>
      </w:r>
      <w:r>
        <w:rPr>
          <w:rFonts w:ascii="Georgia" w:eastAsia="Georgia" w:hAnsi="Georgia" w:cs="Georgia"/>
          <w:spacing w:val="25"/>
          <w:sz w:val="19"/>
          <w:szCs w:val="19"/>
        </w:rPr>
        <w:t xml:space="preserve"> </w:t>
      </w:r>
      <w:r>
        <w:rPr>
          <w:rFonts w:ascii="Georgia" w:eastAsia="Georgia" w:hAnsi="Georgia" w:cs="Georgia"/>
          <w:w w:val="102"/>
          <w:sz w:val="19"/>
          <w:szCs w:val="19"/>
        </w:rPr>
        <w:t xml:space="preserve">compartments </w:t>
      </w:r>
      <w:r>
        <w:rPr>
          <w:rFonts w:ascii="Georgia" w:eastAsia="Georgia" w:hAnsi="Georgia" w:cs="Georgia"/>
          <w:sz w:val="19"/>
          <w:szCs w:val="19"/>
        </w:rPr>
        <w:t xml:space="preserve">[38]. </w:t>
      </w:r>
      <w:r>
        <w:rPr>
          <w:rFonts w:ascii="Georgia" w:eastAsia="Georgia" w:hAnsi="Georgia" w:cs="Georgia"/>
          <w:spacing w:val="12"/>
          <w:sz w:val="19"/>
          <w:szCs w:val="19"/>
        </w:rPr>
        <w:t xml:space="preserve"> </w:t>
      </w:r>
      <w:r>
        <w:rPr>
          <w:rFonts w:ascii="Georgia" w:eastAsia="Georgia" w:hAnsi="Georgia" w:cs="Georgia"/>
          <w:sz w:val="19"/>
          <w:szCs w:val="19"/>
        </w:rPr>
        <w:t>Co-investigators</w:t>
      </w:r>
      <w:r>
        <w:rPr>
          <w:rFonts w:ascii="Georgia" w:eastAsia="Georgia" w:hAnsi="Georgia" w:cs="Georgia"/>
          <w:spacing w:val="24"/>
          <w:sz w:val="19"/>
          <w:szCs w:val="19"/>
        </w:rPr>
        <w:t xml:space="preserve"> </w:t>
      </w:r>
      <w:r>
        <w:rPr>
          <w:rFonts w:ascii="Georgia" w:eastAsia="Georgia" w:hAnsi="Georgia" w:cs="Georgia"/>
          <w:b/>
          <w:bCs/>
          <w:sz w:val="19"/>
          <w:szCs w:val="19"/>
        </w:rPr>
        <w:t>Gerry</w:t>
      </w:r>
      <w:r>
        <w:rPr>
          <w:rFonts w:ascii="Georgia" w:eastAsia="Georgia" w:hAnsi="Georgia" w:cs="Georgia"/>
          <w:b/>
          <w:bCs/>
          <w:spacing w:val="8"/>
          <w:sz w:val="19"/>
          <w:szCs w:val="19"/>
        </w:rPr>
        <w:t xml:space="preserve"> </w:t>
      </w:r>
      <w:r>
        <w:rPr>
          <w:rFonts w:ascii="Georgia" w:eastAsia="Georgia" w:hAnsi="Georgia" w:cs="Georgia"/>
          <w:b/>
          <w:bCs/>
          <w:sz w:val="19"/>
          <w:szCs w:val="19"/>
        </w:rPr>
        <w:t>Teague</w:t>
      </w:r>
      <w:r>
        <w:rPr>
          <w:rFonts w:ascii="Georgia" w:eastAsia="Georgia" w:hAnsi="Georgia" w:cs="Georgia"/>
          <w:b/>
          <w:bCs/>
          <w:spacing w:val="8"/>
          <w:sz w:val="19"/>
          <w:szCs w:val="19"/>
        </w:rPr>
        <w:t xml:space="preserve"> </w:t>
      </w:r>
      <w:r>
        <w:rPr>
          <w:rFonts w:ascii="Georgia" w:eastAsia="Georgia" w:hAnsi="Georgia" w:cs="Georgia"/>
          <w:sz w:val="19"/>
          <w:szCs w:val="19"/>
        </w:rPr>
        <w:t>and</w:t>
      </w:r>
      <w:r>
        <w:rPr>
          <w:rFonts w:ascii="Georgia" w:eastAsia="Georgia" w:hAnsi="Georgia" w:cs="Georgia"/>
          <w:spacing w:val="3"/>
          <w:sz w:val="19"/>
          <w:szCs w:val="19"/>
        </w:rPr>
        <w:t xml:space="preserve"> </w:t>
      </w:r>
      <w:proofErr w:type="spellStart"/>
      <w:r>
        <w:rPr>
          <w:rFonts w:ascii="Georgia" w:eastAsia="Georgia" w:hAnsi="Georgia" w:cs="Georgia"/>
          <w:b/>
          <w:bCs/>
          <w:sz w:val="19"/>
          <w:szCs w:val="19"/>
        </w:rPr>
        <w:t>Talissa</w:t>
      </w:r>
      <w:proofErr w:type="spellEnd"/>
      <w:r>
        <w:rPr>
          <w:rFonts w:ascii="Georgia" w:eastAsia="Georgia" w:hAnsi="Georgia" w:cs="Georgia"/>
          <w:b/>
          <w:bCs/>
          <w:spacing w:val="10"/>
          <w:sz w:val="19"/>
          <w:szCs w:val="19"/>
        </w:rPr>
        <w:t xml:space="preserve"> </w:t>
      </w:r>
      <w:proofErr w:type="spellStart"/>
      <w:r>
        <w:rPr>
          <w:rFonts w:ascii="Georgia" w:eastAsia="Georgia" w:hAnsi="Georgia" w:cs="Georgia"/>
          <w:b/>
          <w:bCs/>
          <w:sz w:val="19"/>
          <w:szCs w:val="19"/>
        </w:rPr>
        <w:t>Altes</w:t>
      </w:r>
      <w:proofErr w:type="spellEnd"/>
      <w:r>
        <w:rPr>
          <w:rFonts w:ascii="Georgia" w:eastAsia="Georgia" w:hAnsi="Georgia" w:cs="Georgia"/>
          <w:b/>
          <w:bCs/>
          <w:spacing w:val="3"/>
          <w:sz w:val="19"/>
          <w:szCs w:val="19"/>
        </w:rPr>
        <w:t xml:space="preserve"> </w:t>
      </w:r>
      <w:r>
        <w:rPr>
          <w:rFonts w:ascii="Georgia" w:eastAsia="Georgia" w:hAnsi="Georgia" w:cs="Georgia"/>
          <w:sz w:val="19"/>
          <w:szCs w:val="19"/>
        </w:rPr>
        <w:t>are</w:t>
      </w:r>
      <w:r>
        <w:rPr>
          <w:rFonts w:ascii="Georgia" w:eastAsia="Georgia" w:hAnsi="Georgia" w:cs="Georgia"/>
          <w:spacing w:val="2"/>
          <w:sz w:val="19"/>
          <w:szCs w:val="19"/>
        </w:rPr>
        <w:t xml:space="preserve"> </w:t>
      </w:r>
      <w:r>
        <w:rPr>
          <w:rFonts w:ascii="Georgia" w:eastAsia="Georgia" w:hAnsi="Georgia" w:cs="Georgia"/>
          <w:sz w:val="19"/>
          <w:szCs w:val="19"/>
        </w:rPr>
        <w:t>applying</w:t>
      </w:r>
      <w:r>
        <w:rPr>
          <w:rFonts w:ascii="Georgia" w:eastAsia="Georgia" w:hAnsi="Georgia" w:cs="Georgia"/>
          <w:spacing w:val="11"/>
          <w:sz w:val="19"/>
          <w:szCs w:val="19"/>
        </w:rPr>
        <w:t xml:space="preserve"> </w:t>
      </w:r>
      <w:r>
        <w:rPr>
          <w:rFonts w:ascii="Georgia" w:eastAsia="Georgia" w:hAnsi="Georgia" w:cs="Georgia"/>
          <w:sz w:val="19"/>
          <w:szCs w:val="19"/>
        </w:rPr>
        <w:t>these</w:t>
      </w:r>
      <w:r>
        <w:rPr>
          <w:rFonts w:ascii="Georgia" w:eastAsia="Georgia" w:hAnsi="Georgia" w:cs="Georgia"/>
          <w:spacing w:val="5"/>
          <w:sz w:val="19"/>
          <w:szCs w:val="19"/>
        </w:rPr>
        <w:t xml:space="preserve"> </w:t>
      </w:r>
      <w:r>
        <w:rPr>
          <w:rFonts w:ascii="Georgia" w:eastAsia="Georgia" w:hAnsi="Georgia" w:cs="Georgia"/>
          <w:sz w:val="19"/>
          <w:szCs w:val="19"/>
        </w:rPr>
        <w:t>innovations</w:t>
      </w:r>
      <w:r>
        <w:rPr>
          <w:rFonts w:ascii="Georgia" w:eastAsia="Georgia" w:hAnsi="Georgia" w:cs="Georgia"/>
          <w:spacing w:val="16"/>
          <w:sz w:val="19"/>
          <w:szCs w:val="19"/>
        </w:rPr>
        <w:t xml:space="preserve"> </w:t>
      </w:r>
      <w:r>
        <w:rPr>
          <w:rFonts w:ascii="Georgia" w:eastAsia="Georgia" w:hAnsi="Georgia" w:cs="Georgia"/>
          <w:sz w:val="19"/>
          <w:szCs w:val="19"/>
        </w:rPr>
        <w:t>in</w:t>
      </w:r>
      <w:r>
        <w:rPr>
          <w:rFonts w:ascii="Georgia" w:eastAsia="Georgia" w:hAnsi="Georgia" w:cs="Georgia"/>
          <w:spacing w:val="2"/>
          <w:sz w:val="19"/>
          <w:szCs w:val="19"/>
        </w:rPr>
        <w:t xml:space="preserve"> </w:t>
      </w:r>
      <w:r>
        <w:rPr>
          <w:rFonts w:ascii="Georgia" w:eastAsia="Georgia" w:hAnsi="Georgia" w:cs="Georgia"/>
          <w:sz w:val="19"/>
          <w:szCs w:val="19"/>
        </w:rPr>
        <w:t>children</w:t>
      </w:r>
      <w:r>
        <w:rPr>
          <w:rFonts w:ascii="Georgia" w:eastAsia="Georgia" w:hAnsi="Georgia" w:cs="Georgia"/>
          <w:spacing w:val="11"/>
          <w:sz w:val="19"/>
          <w:szCs w:val="19"/>
        </w:rPr>
        <w:t xml:space="preserve"> </w:t>
      </w:r>
      <w:r>
        <w:rPr>
          <w:rFonts w:ascii="Georgia" w:eastAsia="Georgia" w:hAnsi="Georgia" w:cs="Georgia"/>
          <w:sz w:val="19"/>
          <w:szCs w:val="19"/>
        </w:rPr>
        <w:t>with</w:t>
      </w:r>
      <w:r>
        <w:rPr>
          <w:rFonts w:ascii="Georgia" w:eastAsia="Georgia" w:hAnsi="Georgia" w:cs="Georgia"/>
          <w:spacing w:val="4"/>
          <w:sz w:val="19"/>
          <w:szCs w:val="19"/>
        </w:rPr>
        <w:t xml:space="preserve"> </w:t>
      </w:r>
      <w:r>
        <w:rPr>
          <w:rFonts w:ascii="Georgia" w:eastAsia="Georgia" w:hAnsi="Georgia" w:cs="Georgia"/>
          <w:sz w:val="19"/>
          <w:szCs w:val="19"/>
        </w:rPr>
        <w:t>asthma</w:t>
      </w:r>
      <w:r>
        <w:rPr>
          <w:rFonts w:ascii="Georgia" w:eastAsia="Georgia" w:hAnsi="Georgia" w:cs="Georgia"/>
          <w:spacing w:val="9"/>
          <w:sz w:val="19"/>
          <w:szCs w:val="19"/>
        </w:rPr>
        <w:t xml:space="preserve"> </w:t>
      </w:r>
      <w:r>
        <w:rPr>
          <w:rFonts w:ascii="Georgia" w:eastAsia="Georgia" w:hAnsi="Georgia" w:cs="Georgia"/>
          <w:sz w:val="19"/>
          <w:szCs w:val="19"/>
        </w:rPr>
        <w:t xml:space="preserve">to </w:t>
      </w:r>
      <w:r>
        <w:rPr>
          <w:rFonts w:ascii="Georgia" w:eastAsia="Georgia" w:hAnsi="Georgia" w:cs="Georgia"/>
          <w:w w:val="102"/>
          <w:sz w:val="19"/>
          <w:szCs w:val="19"/>
        </w:rPr>
        <w:t xml:space="preserve">study </w:t>
      </w:r>
      <w:r>
        <w:rPr>
          <w:rFonts w:ascii="Georgia" w:eastAsia="Georgia" w:hAnsi="Georgia" w:cs="Georgia"/>
          <w:sz w:val="19"/>
          <w:szCs w:val="19"/>
        </w:rPr>
        <w:t>whether</w:t>
      </w:r>
      <w:r>
        <w:rPr>
          <w:rFonts w:ascii="Georgia" w:eastAsia="Georgia" w:hAnsi="Georgia" w:cs="Georgia"/>
          <w:spacing w:val="21"/>
          <w:sz w:val="19"/>
          <w:szCs w:val="19"/>
        </w:rPr>
        <w:t xml:space="preserve"> </w:t>
      </w:r>
      <w:r>
        <w:rPr>
          <w:rFonts w:ascii="Georgia" w:eastAsia="Georgia" w:hAnsi="Georgia" w:cs="Georgia"/>
          <w:sz w:val="19"/>
          <w:szCs w:val="19"/>
        </w:rPr>
        <w:t>the</w:t>
      </w:r>
      <w:r>
        <w:rPr>
          <w:rFonts w:ascii="Georgia" w:eastAsia="Georgia" w:hAnsi="Georgia" w:cs="Georgia"/>
          <w:spacing w:val="13"/>
          <w:sz w:val="19"/>
          <w:szCs w:val="19"/>
        </w:rPr>
        <w:t xml:space="preserve"> </w:t>
      </w:r>
      <w:r>
        <w:rPr>
          <w:rFonts w:ascii="Georgia" w:eastAsia="Georgia" w:hAnsi="Georgia" w:cs="Georgia"/>
          <w:sz w:val="19"/>
          <w:szCs w:val="19"/>
        </w:rPr>
        <w:t>lung</w:t>
      </w:r>
      <w:r>
        <w:rPr>
          <w:rFonts w:ascii="Georgia" w:eastAsia="Georgia" w:hAnsi="Georgia" w:cs="Georgia"/>
          <w:spacing w:val="15"/>
          <w:sz w:val="19"/>
          <w:szCs w:val="19"/>
        </w:rPr>
        <w:t xml:space="preserve"> </w:t>
      </w:r>
      <w:r>
        <w:rPr>
          <w:rFonts w:ascii="Georgia" w:eastAsia="Georgia" w:hAnsi="Georgia" w:cs="Georgia"/>
          <w:sz w:val="19"/>
          <w:szCs w:val="19"/>
        </w:rPr>
        <w:t>defect</w:t>
      </w:r>
      <w:r>
        <w:rPr>
          <w:rFonts w:ascii="Georgia" w:eastAsia="Georgia" w:hAnsi="Georgia" w:cs="Georgia"/>
          <w:spacing w:val="18"/>
          <w:sz w:val="19"/>
          <w:szCs w:val="19"/>
        </w:rPr>
        <w:t xml:space="preserve"> </w:t>
      </w:r>
      <w:r>
        <w:rPr>
          <w:rFonts w:ascii="Georgia" w:eastAsia="Georgia" w:hAnsi="Georgia" w:cs="Georgia"/>
          <w:sz w:val="19"/>
          <w:szCs w:val="19"/>
        </w:rPr>
        <w:t>volume</w:t>
      </w:r>
      <w:r>
        <w:rPr>
          <w:rFonts w:ascii="Georgia" w:eastAsia="Georgia" w:hAnsi="Georgia" w:cs="Georgia"/>
          <w:spacing w:val="20"/>
          <w:sz w:val="19"/>
          <w:szCs w:val="19"/>
        </w:rPr>
        <w:t xml:space="preserve"> </w:t>
      </w:r>
      <w:r>
        <w:rPr>
          <w:rFonts w:ascii="Georgia" w:eastAsia="Georgia" w:hAnsi="Georgia" w:cs="Georgia"/>
          <w:sz w:val="19"/>
          <w:szCs w:val="19"/>
        </w:rPr>
        <w:t>%</w:t>
      </w:r>
      <w:r>
        <w:rPr>
          <w:rFonts w:ascii="Georgia" w:eastAsia="Georgia" w:hAnsi="Georgia" w:cs="Georgia"/>
          <w:spacing w:val="11"/>
          <w:sz w:val="19"/>
          <w:szCs w:val="19"/>
        </w:rPr>
        <w:t xml:space="preserve"> </w:t>
      </w:r>
      <w:r>
        <w:rPr>
          <w:rFonts w:ascii="Georgia" w:eastAsia="Georgia" w:hAnsi="Georgia" w:cs="Georgia"/>
          <w:sz w:val="19"/>
          <w:szCs w:val="19"/>
        </w:rPr>
        <w:t>as</w:t>
      </w:r>
      <w:r>
        <w:rPr>
          <w:rFonts w:ascii="Georgia" w:eastAsia="Georgia" w:hAnsi="Georgia" w:cs="Georgia"/>
          <w:spacing w:val="11"/>
          <w:sz w:val="19"/>
          <w:szCs w:val="19"/>
        </w:rPr>
        <w:t xml:space="preserve"> </w:t>
      </w:r>
      <w:r>
        <w:rPr>
          <w:rFonts w:ascii="Georgia" w:eastAsia="Georgia" w:hAnsi="Georgia" w:cs="Georgia"/>
          <w:sz w:val="19"/>
          <w:szCs w:val="19"/>
        </w:rPr>
        <w:t>measured</w:t>
      </w:r>
      <w:r>
        <w:rPr>
          <w:rFonts w:ascii="Georgia" w:eastAsia="Georgia" w:hAnsi="Georgia" w:cs="Georgia"/>
          <w:spacing w:val="24"/>
          <w:sz w:val="19"/>
          <w:szCs w:val="19"/>
        </w:rPr>
        <w:t xml:space="preserve"> </w:t>
      </w:r>
      <w:r>
        <w:rPr>
          <w:rFonts w:ascii="Georgia" w:eastAsia="Georgia" w:hAnsi="Georgia" w:cs="Georgia"/>
          <w:sz w:val="19"/>
          <w:szCs w:val="19"/>
        </w:rPr>
        <w:t>by</w:t>
      </w:r>
      <w:r>
        <w:rPr>
          <w:rFonts w:ascii="Georgia" w:eastAsia="Georgia" w:hAnsi="Georgia" w:cs="Georgia"/>
          <w:spacing w:val="12"/>
          <w:sz w:val="19"/>
          <w:szCs w:val="19"/>
        </w:rPr>
        <w:t xml:space="preserve"> </w:t>
      </w:r>
      <w:r>
        <w:rPr>
          <w:rFonts w:ascii="Georgia" w:eastAsia="Georgia" w:hAnsi="Georgia" w:cs="Georgia"/>
          <w:sz w:val="19"/>
          <w:szCs w:val="19"/>
        </w:rPr>
        <w:t>hyperpolarized</w:t>
      </w:r>
      <w:r>
        <w:rPr>
          <w:rFonts w:ascii="Georgia" w:eastAsia="Georgia" w:hAnsi="Georgia" w:cs="Georgia"/>
          <w:spacing w:val="33"/>
          <w:sz w:val="19"/>
          <w:szCs w:val="19"/>
        </w:rPr>
        <w:t xml:space="preserve"> </w:t>
      </w:r>
      <w:r>
        <w:rPr>
          <w:rFonts w:ascii="Georgia" w:eastAsia="Georgia" w:hAnsi="Georgia" w:cs="Georgia"/>
          <w:sz w:val="19"/>
          <w:szCs w:val="19"/>
        </w:rPr>
        <w:t>lung</w:t>
      </w:r>
      <w:r>
        <w:rPr>
          <w:rFonts w:ascii="Georgia" w:eastAsia="Georgia" w:hAnsi="Georgia" w:cs="Georgia"/>
          <w:spacing w:val="15"/>
          <w:sz w:val="19"/>
          <w:szCs w:val="19"/>
        </w:rPr>
        <w:t xml:space="preserve"> </w:t>
      </w:r>
      <w:r>
        <w:rPr>
          <w:rFonts w:ascii="Georgia" w:eastAsia="Georgia" w:hAnsi="Georgia" w:cs="Georgia"/>
          <w:sz w:val="19"/>
          <w:szCs w:val="19"/>
        </w:rPr>
        <w:t>MRI</w:t>
      </w:r>
      <w:r>
        <w:rPr>
          <w:rFonts w:ascii="Georgia" w:eastAsia="Georgia" w:hAnsi="Georgia" w:cs="Georgia"/>
          <w:spacing w:val="16"/>
          <w:sz w:val="19"/>
          <w:szCs w:val="19"/>
        </w:rPr>
        <w:t xml:space="preserve"> </w:t>
      </w:r>
      <w:r>
        <w:rPr>
          <w:rFonts w:ascii="Georgia" w:eastAsia="Georgia" w:hAnsi="Georgia" w:cs="Georgia"/>
          <w:sz w:val="19"/>
          <w:szCs w:val="19"/>
        </w:rPr>
        <w:t>correlates</w:t>
      </w:r>
      <w:r>
        <w:rPr>
          <w:rFonts w:ascii="Georgia" w:eastAsia="Georgia" w:hAnsi="Georgia" w:cs="Georgia"/>
          <w:spacing w:val="24"/>
          <w:sz w:val="19"/>
          <w:szCs w:val="19"/>
        </w:rPr>
        <w:t xml:space="preserve"> </w:t>
      </w:r>
      <w:r>
        <w:rPr>
          <w:rFonts w:ascii="Georgia" w:eastAsia="Georgia" w:hAnsi="Georgia" w:cs="Georgia"/>
          <w:sz w:val="19"/>
          <w:szCs w:val="19"/>
        </w:rPr>
        <w:t>with</w:t>
      </w:r>
      <w:r>
        <w:rPr>
          <w:rFonts w:ascii="Georgia" w:eastAsia="Georgia" w:hAnsi="Georgia" w:cs="Georgia"/>
          <w:spacing w:val="14"/>
          <w:sz w:val="19"/>
          <w:szCs w:val="19"/>
        </w:rPr>
        <w:t xml:space="preserve"> </w:t>
      </w:r>
      <w:r>
        <w:rPr>
          <w:rFonts w:ascii="Georgia" w:eastAsia="Georgia" w:hAnsi="Georgia" w:cs="Georgia"/>
          <w:sz w:val="19"/>
          <w:szCs w:val="19"/>
        </w:rPr>
        <w:t>a</w:t>
      </w:r>
      <w:r>
        <w:rPr>
          <w:rFonts w:ascii="Georgia" w:eastAsia="Georgia" w:hAnsi="Georgia" w:cs="Georgia"/>
          <w:spacing w:val="11"/>
          <w:sz w:val="19"/>
          <w:szCs w:val="19"/>
        </w:rPr>
        <w:t xml:space="preserve"> </w:t>
      </w:r>
      <w:r>
        <w:rPr>
          <w:rFonts w:ascii="Georgia" w:eastAsia="Georgia" w:hAnsi="Georgia" w:cs="Georgia"/>
          <w:sz w:val="19"/>
          <w:szCs w:val="19"/>
        </w:rPr>
        <w:t>range</w:t>
      </w:r>
      <w:r>
        <w:rPr>
          <w:rFonts w:ascii="Georgia" w:eastAsia="Georgia" w:hAnsi="Georgia" w:cs="Georgia"/>
          <w:spacing w:val="17"/>
          <w:sz w:val="19"/>
          <w:szCs w:val="19"/>
        </w:rPr>
        <w:t xml:space="preserve"> </w:t>
      </w:r>
      <w:r>
        <w:rPr>
          <w:rFonts w:ascii="Georgia" w:eastAsia="Georgia" w:hAnsi="Georgia" w:cs="Georgia"/>
          <w:sz w:val="19"/>
          <w:szCs w:val="19"/>
        </w:rPr>
        <w:t>of</w:t>
      </w:r>
      <w:r>
        <w:rPr>
          <w:rFonts w:ascii="Georgia" w:eastAsia="Georgia" w:hAnsi="Georgia" w:cs="Georgia"/>
          <w:spacing w:val="11"/>
          <w:sz w:val="19"/>
          <w:szCs w:val="19"/>
        </w:rPr>
        <w:t xml:space="preserve"> </w:t>
      </w:r>
      <w:r>
        <w:rPr>
          <w:rFonts w:ascii="Georgia" w:eastAsia="Georgia" w:hAnsi="Georgia" w:cs="Georgia"/>
          <w:sz w:val="19"/>
          <w:szCs w:val="19"/>
        </w:rPr>
        <w:t>clinical</w:t>
      </w:r>
      <w:r>
        <w:rPr>
          <w:rFonts w:ascii="Georgia" w:eastAsia="Georgia" w:hAnsi="Georgia" w:cs="Georgia"/>
          <w:spacing w:val="20"/>
          <w:sz w:val="19"/>
          <w:szCs w:val="19"/>
        </w:rPr>
        <w:t xml:space="preserve"> </w:t>
      </w:r>
      <w:r>
        <w:rPr>
          <w:rFonts w:ascii="Georgia" w:eastAsia="Georgia" w:hAnsi="Georgia" w:cs="Georgia"/>
          <w:sz w:val="19"/>
          <w:szCs w:val="19"/>
        </w:rPr>
        <w:t xml:space="preserve">features. </w:t>
      </w:r>
      <w:r>
        <w:rPr>
          <w:rFonts w:ascii="Georgia" w:eastAsia="Georgia" w:hAnsi="Georgia" w:cs="Georgia"/>
          <w:spacing w:val="5"/>
          <w:sz w:val="19"/>
          <w:szCs w:val="19"/>
        </w:rPr>
        <w:t xml:space="preserve"> </w:t>
      </w:r>
      <w:r>
        <w:rPr>
          <w:rFonts w:ascii="Georgia" w:eastAsia="Georgia" w:hAnsi="Georgia" w:cs="Georgia"/>
          <w:w w:val="102"/>
          <w:sz w:val="19"/>
          <w:szCs w:val="19"/>
        </w:rPr>
        <w:t xml:space="preserve">They </w:t>
      </w:r>
      <w:r>
        <w:rPr>
          <w:rFonts w:ascii="Georgia" w:eastAsia="Georgia" w:hAnsi="Georgia" w:cs="Georgia"/>
          <w:sz w:val="19"/>
          <w:szCs w:val="19"/>
        </w:rPr>
        <w:t>hypothesize</w:t>
      </w:r>
      <w:r>
        <w:rPr>
          <w:rFonts w:ascii="Georgia" w:eastAsia="Georgia" w:hAnsi="Georgia" w:cs="Georgia"/>
          <w:spacing w:val="29"/>
          <w:sz w:val="19"/>
          <w:szCs w:val="19"/>
        </w:rPr>
        <w:t xml:space="preserve"> </w:t>
      </w:r>
      <w:r>
        <w:rPr>
          <w:rFonts w:ascii="Georgia" w:eastAsia="Georgia" w:hAnsi="Georgia" w:cs="Georgia"/>
          <w:sz w:val="19"/>
          <w:szCs w:val="19"/>
        </w:rPr>
        <w:t>the</w:t>
      </w:r>
      <w:r>
        <w:rPr>
          <w:rFonts w:ascii="Georgia" w:eastAsia="Georgia" w:hAnsi="Georgia" w:cs="Georgia"/>
          <w:spacing w:val="14"/>
          <w:sz w:val="19"/>
          <w:szCs w:val="19"/>
        </w:rPr>
        <w:t xml:space="preserve"> </w:t>
      </w:r>
      <w:r>
        <w:rPr>
          <w:rFonts w:ascii="Georgia" w:eastAsia="Georgia" w:hAnsi="Georgia" w:cs="Georgia"/>
          <w:sz w:val="19"/>
          <w:szCs w:val="19"/>
        </w:rPr>
        <w:t>ventilation</w:t>
      </w:r>
      <w:r>
        <w:rPr>
          <w:rFonts w:ascii="Georgia" w:eastAsia="Georgia" w:hAnsi="Georgia" w:cs="Georgia"/>
          <w:spacing w:val="27"/>
          <w:sz w:val="19"/>
          <w:szCs w:val="19"/>
        </w:rPr>
        <w:t xml:space="preserve"> </w:t>
      </w:r>
      <w:r>
        <w:rPr>
          <w:rFonts w:ascii="Georgia" w:eastAsia="Georgia" w:hAnsi="Georgia" w:cs="Georgia"/>
          <w:sz w:val="19"/>
          <w:szCs w:val="19"/>
        </w:rPr>
        <w:t>defect</w:t>
      </w:r>
      <w:r>
        <w:rPr>
          <w:rFonts w:ascii="Georgia" w:eastAsia="Georgia" w:hAnsi="Georgia" w:cs="Georgia"/>
          <w:spacing w:val="19"/>
          <w:sz w:val="19"/>
          <w:szCs w:val="19"/>
        </w:rPr>
        <w:t xml:space="preserve"> </w:t>
      </w:r>
      <w:r>
        <w:rPr>
          <w:rFonts w:ascii="Georgia" w:eastAsia="Georgia" w:hAnsi="Georgia" w:cs="Georgia"/>
          <w:sz w:val="19"/>
          <w:szCs w:val="19"/>
        </w:rPr>
        <w:t>volume</w:t>
      </w:r>
      <w:r>
        <w:rPr>
          <w:rFonts w:ascii="Georgia" w:eastAsia="Georgia" w:hAnsi="Georgia" w:cs="Georgia"/>
          <w:spacing w:val="21"/>
          <w:sz w:val="19"/>
          <w:szCs w:val="19"/>
        </w:rPr>
        <w:t xml:space="preserve"> </w:t>
      </w:r>
      <w:r>
        <w:rPr>
          <w:rFonts w:ascii="Georgia" w:eastAsia="Georgia" w:hAnsi="Georgia" w:cs="Georgia"/>
          <w:sz w:val="19"/>
          <w:szCs w:val="19"/>
        </w:rPr>
        <w:t>%</w:t>
      </w:r>
      <w:r>
        <w:rPr>
          <w:rFonts w:ascii="Georgia" w:eastAsia="Georgia" w:hAnsi="Georgia" w:cs="Georgia"/>
          <w:spacing w:val="12"/>
          <w:sz w:val="19"/>
          <w:szCs w:val="19"/>
        </w:rPr>
        <w:t xml:space="preserve"> </w:t>
      </w:r>
      <w:r>
        <w:rPr>
          <w:rFonts w:ascii="Georgia" w:eastAsia="Georgia" w:hAnsi="Georgia" w:cs="Georgia"/>
          <w:sz w:val="19"/>
          <w:szCs w:val="19"/>
        </w:rPr>
        <w:t>would</w:t>
      </w:r>
      <w:r>
        <w:rPr>
          <w:rFonts w:ascii="Georgia" w:eastAsia="Georgia" w:hAnsi="Georgia" w:cs="Georgia"/>
          <w:spacing w:val="19"/>
          <w:sz w:val="19"/>
          <w:szCs w:val="19"/>
        </w:rPr>
        <w:t xml:space="preserve"> </w:t>
      </w:r>
      <w:r>
        <w:rPr>
          <w:rFonts w:ascii="Georgia" w:eastAsia="Georgia" w:hAnsi="Georgia" w:cs="Georgia"/>
          <w:sz w:val="19"/>
          <w:szCs w:val="19"/>
        </w:rPr>
        <w:t>be</w:t>
      </w:r>
      <w:r>
        <w:rPr>
          <w:rFonts w:ascii="Georgia" w:eastAsia="Georgia" w:hAnsi="Georgia" w:cs="Georgia"/>
          <w:spacing w:val="13"/>
          <w:sz w:val="19"/>
          <w:szCs w:val="19"/>
        </w:rPr>
        <w:t xml:space="preserve"> </w:t>
      </w:r>
      <w:r>
        <w:rPr>
          <w:rFonts w:ascii="Georgia" w:eastAsia="Georgia" w:hAnsi="Georgia" w:cs="Georgia"/>
          <w:sz w:val="19"/>
          <w:szCs w:val="19"/>
        </w:rPr>
        <w:t>higher</w:t>
      </w:r>
      <w:r>
        <w:rPr>
          <w:rFonts w:ascii="Georgia" w:eastAsia="Georgia" w:hAnsi="Georgia" w:cs="Georgia"/>
          <w:spacing w:val="20"/>
          <w:sz w:val="19"/>
          <w:szCs w:val="19"/>
        </w:rPr>
        <w:t xml:space="preserve"> </w:t>
      </w:r>
      <w:r>
        <w:rPr>
          <w:rFonts w:ascii="Georgia" w:eastAsia="Georgia" w:hAnsi="Georgia" w:cs="Georgia"/>
          <w:sz w:val="19"/>
          <w:szCs w:val="19"/>
        </w:rPr>
        <w:t>in</w:t>
      </w:r>
      <w:r>
        <w:rPr>
          <w:rFonts w:ascii="Georgia" w:eastAsia="Georgia" w:hAnsi="Georgia" w:cs="Georgia"/>
          <w:spacing w:val="14"/>
          <w:sz w:val="19"/>
          <w:szCs w:val="19"/>
        </w:rPr>
        <w:t xml:space="preserve"> </w:t>
      </w:r>
      <w:r>
        <w:rPr>
          <w:rFonts w:ascii="Georgia" w:eastAsia="Georgia" w:hAnsi="Georgia" w:cs="Georgia"/>
          <w:sz w:val="19"/>
          <w:szCs w:val="19"/>
        </w:rPr>
        <w:t>children</w:t>
      </w:r>
      <w:r>
        <w:rPr>
          <w:rFonts w:ascii="Georgia" w:eastAsia="Georgia" w:hAnsi="Georgia" w:cs="Georgia"/>
          <w:spacing w:val="23"/>
          <w:sz w:val="19"/>
          <w:szCs w:val="19"/>
        </w:rPr>
        <w:t xml:space="preserve"> </w:t>
      </w:r>
      <w:r>
        <w:rPr>
          <w:rFonts w:ascii="Georgia" w:eastAsia="Georgia" w:hAnsi="Georgia" w:cs="Georgia"/>
          <w:sz w:val="19"/>
          <w:szCs w:val="19"/>
        </w:rPr>
        <w:t>with</w:t>
      </w:r>
      <w:r>
        <w:rPr>
          <w:rFonts w:ascii="Georgia" w:eastAsia="Georgia" w:hAnsi="Georgia" w:cs="Georgia"/>
          <w:spacing w:val="16"/>
          <w:sz w:val="19"/>
          <w:szCs w:val="19"/>
        </w:rPr>
        <w:t xml:space="preserve"> </w:t>
      </w:r>
      <w:r>
        <w:rPr>
          <w:rFonts w:ascii="Georgia" w:eastAsia="Georgia" w:hAnsi="Georgia" w:cs="Georgia"/>
          <w:sz w:val="19"/>
          <w:szCs w:val="19"/>
        </w:rPr>
        <w:t>severe</w:t>
      </w:r>
      <w:r>
        <w:rPr>
          <w:rFonts w:ascii="Georgia" w:eastAsia="Georgia" w:hAnsi="Georgia" w:cs="Georgia"/>
          <w:spacing w:val="20"/>
          <w:sz w:val="19"/>
          <w:szCs w:val="19"/>
        </w:rPr>
        <w:t xml:space="preserve"> </w:t>
      </w:r>
      <w:r>
        <w:rPr>
          <w:rFonts w:ascii="Georgia" w:eastAsia="Georgia" w:hAnsi="Georgia" w:cs="Georgia"/>
          <w:sz w:val="19"/>
          <w:szCs w:val="19"/>
        </w:rPr>
        <w:t>asthma,</w:t>
      </w:r>
      <w:r>
        <w:rPr>
          <w:rFonts w:ascii="Georgia" w:eastAsia="Georgia" w:hAnsi="Georgia" w:cs="Georgia"/>
          <w:spacing w:val="24"/>
          <w:sz w:val="19"/>
          <w:szCs w:val="19"/>
        </w:rPr>
        <w:t xml:space="preserve"> </w:t>
      </w:r>
      <w:r>
        <w:rPr>
          <w:rFonts w:ascii="Georgia" w:eastAsia="Georgia" w:hAnsi="Georgia" w:cs="Georgia"/>
          <w:sz w:val="19"/>
          <w:szCs w:val="19"/>
        </w:rPr>
        <w:t>and</w:t>
      </w:r>
      <w:r>
        <w:rPr>
          <w:rFonts w:ascii="Georgia" w:eastAsia="Georgia" w:hAnsi="Georgia" w:cs="Georgia"/>
          <w:spacing w:val="15"/>
          <w:sz w:val="19"/>
          <w:szCs w:val="19"/>
        </w:rPr>
        <w:t xml:space="preserve"> </w:t>
      </w:r>
      <w:r>
        <w:rPr>
          <w:rFonts w:ascii="Georgia" w:eastAsia="Georgia" w:hAnsi="Georgia" w:cs="Georgia"/>
          <w:sz w:val="19"/>
          <w:szCs w:val="19"/>
        </w:rPr>
        <w:t>correlate</w:t>
      </w:r>
      <w:r>
        <w:rPr>
          <w:rFonts w:ascii="Georgia" w:eastAsia="Georgia" w:hAnsi="Georgia" w:cs="Georgia"/>
          <w:spacing w:val="24"/>
          <w:sz w:val="19"/>
          <w:szCs w:val="19"/>
        </w:rPr>
        <w:t xml:space="preserve"> </w:t>
      </w:r>
      <w:r>
        <w:rPr>
          <w:rFonts w:ascii="Georgia" w:eastAsia="Georgia" w:hAnsi="Georgia" w:cs="Georgia"/>
          <w:sz w:val="19"/>
          <w:szCs w:val="19"/>
        </w:rPr>
        <w:t>not</w:t>
      </w:r>
      <w:r>
        <w:rPr>
          <w:rFonts w:ascii="Georgia" w:eastAsia="Georgia" w:hAnsi="Georgia" w:cs="Georgia"/>
          <w:spacing w:val="15"/>
          <w:sz w:val="19"/>
          <w:szCs w:val="19"/>
        </w:rPr>
        <w:t xml:space="preserve"> </w:t>
      </w:r>
      <w:r>
        <w:rPr>
          <w:rFonts w:ascii="Georgia" w:eastAsia="Georgia" w:hAnsi="Georgia" w:cs="Georgia"/>
          <w:sz w:val="19"/>
          <w:szCs w:val="19"/>
        </w:rPr>
        <w:t>only</w:t>
      </w:r>
      <w:r>
        <w:rPr>
          <w:rFonts w:ascii="Georgia" w:eastAsia="Georgia" w:hAnsi="Georgia" w:cs="Georgia"/>
          <w:spacing w:val="16"/>
          <w:sz w:val="19"/>
          <w:szCs w:val="19"/>
        </w:rPr>
        <w:t xml:space="preserve"> </w:t>
      </w:r>
      <w:r>
        <w:rPr>
          <w:rFonts w:ascii="Georgia" w:eastAsia="Georgia" w:hAnsi="Georgia" w:cs="Georgia"/>
          <w:sz w:val="19"/>
          <w:szCs w:val="19"/>
        </w:rPr>
        <w:t>with</w:t>
      </w:r>
      <w:r>
        <w:rPr>
          <w:rFonts w:ascii="Georgia" w:eastAsia="Georgia" w:hAnsi="Georgia" w:cs="Georgia"/>
          <w:spacing w:val="16"/>
          <w:sz w:val="19"/>
          <w:szCs w:val="19"/>
        </w:rPr>
        <w:t xml:space="preserve"> </w:t>
      </w:r>
      <w:r>
        <w:rPr>
          <w:rFonts w:ascii="Georgia" w:eastAsia="Georgia" w:hAnsi="Georgia" w:cs="Georgia"/>
          <w:w w:val="102"/>
          <w:sz w:val="19"/>
          <w:szCs w:val="19"/>
        </w:rPr>
        <w:t xml:space="preserve">the </w:t>
      </w:r>
      <w:r>
        <w:rPr>
          <w:rFonts w:ascii="Georgia" w:eastAsia="Georgia" w:hAnsi="Georgia" w:cs="Georgia"/>
          <w:sz w:val="19"/>
          <w:szCs w:val="19"/>
        </w:rPr>
        <w:t>degree</w:t>
      </w:r>
      <w:r>
        <w:rPr>
          <w:rFonts w:ascii="Georgia" w:eastAsia="Georgia" w:hAnsi="Georgia" w:cs="Georgia"/>
          <w:spacing w:val="12"/>
          <w:sz w:val="19"/>
          <w:szCs w:val="19"/>
        </w:rPr>
        <w:t xml:space="preserve"> </w:t>
      </w:r>
      <w:r>
        <w:rPr>
          <w:rFonts w:ascii="Georgia" w:eastAsia="Georgia" w:hAnsi="Georgia" w:cs="Georgia"/>
          <w:sz w:val="19"/>
          <w:szCs w:val="19"/>
        </w:rPr>
        <w:t>of</w:t>
      </w:r>
      <w:r>
        <w:rPr>
          <w:rFonts w:ascii="Georgia" w:eastAsia="Georgia" w:hAnsi="Georgia" w:cs="Georgia"/>
          <w:spacing w:val="4"/>
          <w:sz w:val="19"/>
          <w:szCs w:val="19"/>
        </w:rPr>
        <w:t xml:space="preserve"> </w:t>
      </w:r>
      <w:r>
        <w:rPr>
          <w:rFonts w:ascii="Georgia" w:eastAsia="Georgia" w:hAnsi="Georgia" w:cs="Georgia"/>
          <w:sz w:val="19"/>
          <w:szCs w:val="19"/>
        </w:rPr>
        <w:t>airflow</w:t>
      </w:r>
      <w:r>
        <w:rPr>
          <w:rFonts w:ascii="Georgia" w:eastAsia="Georgia" w:hAnsi="Georgia" w:cs="Georgia"/>
          <w:spacing w:val="13"/>
          <w:sz w:val="19"/>
          <w:szCs w:val="19"/>
        </w:rPr>
        <w:t xml:space="preserve"> </w:t>
      </w:r>
      <w:r>
        <w:rPr>
          <w:rFonts w:ascii="Georgia" w:eastAsia="Georgia" w:hAnsi="Georgia" w:cs="Georgia"/>
          <w:sz w:val="19"/>
          <w:szCs w:val="19"/>
        </w:rPr>
        <w:t>limitation,</w:t>
      </w:r>
      <w:r>
        <w:rPr>
          <w:rFonts w:ascii="Georgia" w:eastAsia="Georgia" w:hAnsi="Georgia" w:cs="Georgia"/>
          <w:spacing w:val="19"/>
          <w:sz w:val="19"/>
          <w:szCs w:val="19"/>
        </w:rPr>
        <w:t xml:space="preserve"> </w:t>
      </w:r>
      <w:r>
        <w:rPr>
          <w:rFonts w:ascii="Georgia" w:eastAsia="Georgia" w:hAnsi="Georgia" w:cs="Georgia"/>
          <w:sz w:val="19"/>
          <w:szCs w:val="19"/>
        </w:rPr>
        <w:t>but</w:t>
      </w:r>
      <w:r>
        <w:rPr>
          <w:rFonts w:ascii="Georgia" w:eastAsia="Georgia" w:hAnsi="Georgia" w:cs="Georgia"/>
          <w:spacing w:val="7"/>
          <w:sz w:val="19"/>
          <w:szCs w:val="19"/>
        </w:rPr>
        <w:t xml:space="preserve"> </w:t>
      </w:r>
      <w:r>
        <w:rPr>
          <w:rFonts w:ascii="Georgia" w:eastAsia="Georgia" w:hAnsi="Georgia" w:cs="Georgia"/>
          <w:sz w:val="19"/>
          <w:szCs w:val="19"/>
        </w:rPr>
        <w:t>indicators</w:t>
      </w:r>
      <w:r>
        <w:rPr>
          <w:rFonts w:ascii="Georgia" w:eastAsia="Georgia" w:hAnsi="Georgia" w:cs="Georgia"/>
          <w:spacing w:val="18"/>
          <w:sz w:val="19"/>
          <w:szCs w:val="19"/>
        </w:rPr>
        <w:t xml:space="preserve"> </w:t>
      </w:r>
      <w:r>
        <w:rPr>
          <w:rFonts w:ascii="Georgia" w:eastAsia="Georgia" w:hAnsi="Georgia" w:cs="Georgia"/>
          <w:sz w:val="19"/>
          <w:szCs w:val="19"/>
        </w:rPr>
        <w:t>of</w:t>
      </w:r>
      <w:r>
        <w:rPr>
          <w:rFonts w:ascii="Georgia" w:eastAsia="Georgia" w:hAnsi="Georgia" w:cs="Georgia"/>
          <w:spacing w:val="4"/>
          <w:sz w:val="19"/>
          <w:szCs w:val="19"/>
        </w:rPr>
        <w:t xml:space="preserve"> </w:t>
      </w:r>
      <w:r>
        <w:rPr>
          <w:rFonts w:ascii="Georgia" w:eastAsia="Georgia" w:hAnsi="Georgia" w:cs="Georgia"/>
          <w:sz w:val="19"/>
          <w:szCs w:val="19"/>
        </w:rPr>
        <w:t>asthma</w:t>
      </w:r>
      <w:r>
        <w:rPr>
          <w:rFonts w:ascii="Georgia" w:eastAsia="Georgia" w:hAnsi="Georgia" w:cs="Georgia"/>
          <w:spacing w:val="13"/>
          <w:sz w:val="19"/>
          <w:szCs w:val="19"/>
        </w:rPr>
        <w:t xml:space="preserve"> </w:t>
      </w:r>
      <w:r>
        <w:rPr>
          <w:rFonts w:ascii="Georgia" w:eastAsia="Georgia" w:hAnsi="Georgia" w:cs="Georgia"/>
          <w:sz w:val="19"/>
          <w:szCs w:val="19"/>
        </w:rPr>
        <w:t>control,</w:t>
      </w:r>
      <w:r>
        <w:rPr>
          <w:rFonts w:ascii="Georgia" w:eastAsia="Georgia" w:hAnsi="Georgia" w:cs="Georgia"/>
          <w:spacing w:val="14"/>
          <w:sz w:val="19"/>
          <w:szCs w:val="19"/>
        </w:rPr>
        <w:t xml:space="preserve"> </w:t>
      </w:r>
      <w:r>
        <w:rPr>
          <w:rFonts w:ascii="Georgia" w:eastAsia="Georgia" w:hAnsi="Georgia" w:cs="Georgia"/>
          <w:sz w:val="19"/>
          <w:szCs w:val="19"/>
        </w:rPr>
        <w:t>treatment,</w:t>
      </w:r>
      <w:r>
        <w:rPr>
          <w:rFonts w:ascii="Georgia" w:eastAsia="Georgia" w:hAnsi="Georgia" w:cs="Georgia"/>
          <w:spacing w:val="19"/>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w w:val="102"/>
          <w:sz w:val="19"/>
          <w:szCs w:val="19"/>
        </w:rPr>
        <w:t>inflammation.</w:t>
      </w:r>
    </w:p>
    <w:p w14:paraId="226675F1" w14:textId="77777777" w:rsidR="00E61F9D" w:rsidRDefault="005C64D6">
      <w:pPr>
        <w:spacing w:before="60" w:after="0" w:line="277" w:lineRule="auto"/>
        <w:ind w:left="113" w:right="89" w:firstLine="7"/>
        <w:jc w:val="both"/>
        <w:rPr>
          <w:rFonts w:ascii="Georgia" w:eastAsia="Georgia" w:hAnsi="Georgia" w:cs="Georgia"/>
          <w:sz w:val="19"/>
          <w:szCs w:val="19"/>
        </w:rPr>
      </w:pPr>
      <w:r>
        <w:rPr>
          <w:rFonts w:ascii="Georgia" w:eastAsia="Georgia" w:hAnsi="Georgia" w:cs="Georgia"/>
          <w:sz w:val="19"/>
          <w:szCs w:val="19"/>
        </w:rPr>
        <w:t>Precise</w:t>
      </w:r>
      <w:r>
        <w:rPr>
          <w:rFonts w:ascii="Georgia" w:eastAsia="Georgia" w:hAnsi="Georgia" w:cs="Georgia"/>
          <w:spacing w:val="15"/>
          <w:sz w:val="19"/>
          <w:szCs w:val="19"/>
        </w:rPr>
        <w:t xml:space="preserve"> </w:t>
      </w:r>
      <w:r>
        <w:rPr>
          <w:rFonts w:ascii="Georgia" w:eastAsia="Georgia" w:hAnsi="Georgia" w:cs="Georgia"/>
          <w:sz w:val="19"/>
          <w:szCs w:val="19"/>
        </w:rPr>
        <w:t>measurement</w:t>
      </w:r>
      <w:r>
        <w:rPr>
          <w:rFonts w:ascii="Georgia" w:eastAsia="Georgia" w:hAnsi="Georgia" w:cs="Georgia"/>
          <w:spacing w:val="26"/>
          <w:sz w:val="19"/>
          <w:szCs w:val="19"/>
        </w:rPr>
        <w:t xml:space="preserve"> </w:t>
      </w:r>
      <w:r>
        <w:rPr>
          <w:rFonts w:ascii="Georgia" w:eastAsia="Georgia" w:hAnsi="Georgia" w:cs="Georgia"/>
          <w:sz w:val="19"/>
          <w:szCs w:val="19"/>
        </w:rPr>
        <w:t>of</w:t>
      </w:r>
      <w:r>
        <w:rPr>
          <w:rFonts w:ascii="Georgia" w:eastAsia="Georgia" w:hAnsi="Georgia" w:cs="Georgia"/>
          <w:spacing w:val="6"/>
          <w:sz w:val="19"/>
          <w:szCs w:val="19"/>
        </w:rPr>
        <w:t xml:space="preserve"> </w:t>
      </w:r>
      <w:r>
        <w:rPr>
          <w:rFonts w:ascii="Georgia" w:eastAsia="Georgia" w:hAnsi="Georgia" w:cs="Georgia"/>
          <w:sz w:val="19"/>
          <w:szCs w:val="19"/>
        </w:rPr>
        <w:t>ventilation</w:t>
      </w:r>
      <w:r>
        <w:rPr>
          <w:rFonts w:ascii="Georgia" w:eastAsia="Georgia" w:hAnsi="Georgia" w:cs="Georgia"/>
          <w:spacing w:val="21"/>
          <w:sz w:val="19"/>
          <w:szCs w:val="19"/>
        </w:rPr>
        <w:t xml:space="preserve"> </w:t>
      </w:r>
      <w:r>
        <w:rPr>
          <w:rFonts w:ascii="Georgia" w:eastAsia="Georgia" w:hAnsi="Georgia" w:cs="Georgia"/>
          <w:sz w:val="19"/>
          <w:szCs w:val="19"/>
        </w:rPr>
        <w:t>volumes</w:t>
      </w:r>
      <w:r>
        <w:rPr>
          <w:rFonts w:ascii="Georgia" w:eastAsia="Georgia" w:hAnsi="Georgia" w:cs="Georgia"/>
          <w:spacing w:val="17"/>
          <w:sz w:val="19"/>
          <w:szCs w:val="19"/>
        </w:rPr>
        <w:t xml:space="preserve"> </w:t>
      </w:r>
      <w:r>
        <w:rPr>
          <w:rFonts w:ascii="Georgia" w:eastAsia="Georgia" w:hAnsi="Georgia" w:cs="Georgia"/>
          <w:sz w:val="19"/>
          <w:szCs w:val="19"/>
        </w:rPr>
        <w:t>by</w:t>
      </w:r>
      <w:r>
        <w:rPr>
          <w:rFonts w:ascii="Georgia" w:eastAsia="Georgia" w:hAnsi="Georgia" w:cs="Georgia"/>
          <w:spacing w:val="7"/>
          <w:sz w:val="19"/>
          <w:szCs w:val="19"/>
        </w:rPr>
        <w:t xml:space="preserve"> </w:t>
      </w:r>
      <w:r>
        <w:rPr>
          <w:rFonts w:ascii="Georgia" w:eastAsia="Georgia" w:hAnsi="Georgia" w:cs="Georgia"/>
          <w:sz w:val="19"/>
          <w:szCs w:val="19"/>
        </w:rPr>
        <w:t>hyperpolarized</w:t>
      </w:r>
      <w:r>
        <w:rPr>
          <w:rFonts w:ascii="Georgia" w:eastAsia="Georgia" w:hAnsi="Georgia" w:cs="Georgia"/>
          <w:spacing w:val="28"/>
          <w:sz w:val="19"/>
          <w:szCs w:val="19"/>
        </w:rPr>
        <w:t xml:space="preserve"> </w:t>
      </w:r>
      <w:r>
        <w:rPr>
          <w:rFonts w:ascii="Georgia" w:eastAsia="Georgia" w:hAnsi="Georgia" w:cs="Georgia"/>
          <w:sz w:val="19"/>
          <w:szCs w:val="19"/>
        </w:rPr>
        <w:t>noble</w:t>
      </w:r>
      <w:r>
        <w:rPr>
          <w:rFonts w:ascii="Georgia" w:eastAsia="Georgia" w:hAnsi="Georgia" w:cs="Georgia"/>
          <w:spacing w:val="12"/>
          <w:sz w:val="19"/>
          <w:szCs w:val="19"/>
        </w:rPr>
        <w:t xml:space="preserve"> </w:t>
      </w:r>
      <w:r>
        <w:rPr>
          <w:rFonts w:ascii="Georgia" w:eastAsia="Georgia" w:hAnsi="Georgia" w:cs="Georgia"/>
          <w:sz w:val="19"/>
          <w:szCs w:val="19"/>
        </w:rPr>
        <w:t>gas</w:t>
      </w:r>
      <w:r>
        <w:rPr>
          <w:rFonts w:ascii="Georgia" w:eastAsia="Georgia" w:hAnsi="Georgia" w:cs="Georgia"/>
          <w:spacing w:val="8"/>
          <w:sz w:val="19"/>
          <w:szCs w:val="19"/>
        </w:rPr>
        <w:t xml:space="preserve"> </w:t>
      </w:r>
      <w:r>
        <w:rPr>
          <w:rFonts w:ascii="Georgia" w:eastAsia="Georgia" w:hAnsi="Georgia" w:cs="Georgia"/>
          <w:sz w:val="19"/>
          <w:szCs w:val="19"/>
        </w:rPr>
        <w:t>MRI</w:t>
      </w:r>
      <w:r>
        <w:rPr>
          <w:rFonts w:ascii="Georgia" w:eastAsia="Georgia" w:hAnsi="Georgia" w:cs="Georgia"/>
          <w:spacing w:val="11"/>
          <w:sz w:val="19"/>
          <w:szCs w:val="19"/>
        </w:rPr>
        <w:t xml:space="preserve"> </w:t>
      </w:r>
      <w:r>
        <w:rPr>
          <w:rFonts w:ascii="Georgia" w:eastAsia="Georgia" w:hAnsi="Georgia" w:cs="Georgia"/>
          <w:sz w:val="19"/>
          <w:szCs w:val="19"/>
        </w:rPr>
        <w:t>not</w:t>
      </w:r>
      <w:r>
        <w:rPr>
          <w:rFonts w:ascii="Georgia" w:eastAsia="Georgia" w:hAnsi="Georgia" w:cs="Georgia"/>
          <w:spacing w:val="9"/>
          <w:sz w:val="19"/>
          <w:szCs w:val="19"/>
        </w:rPr>
        <w:t xml:space="preserve"> </w:t>
      </w:r>
      <w:r>
        <w:rPr>
          <w:rFonts w:ascii="Georgia" w:eastAsia="Georgia" w:hAnsi="Georgia" w:cs="Georgia"/>
          <w:sz w:val="19"/>
          <w:szCs w:val="19"/>
        </w:rPr>
        <w:t>only</w:t>
      </w:r>
      <w:r>
        <w:rPr>
          <w:rFonts w:ascii="Georgia" w:eastAsia="Georgia" w:hAnsi="Georgia" w:cs="Georgia"/>
          <w:spacing w:val="10"/>
          <w:sz w:val="19"/>
          <w:szCs w:val="19"/>
        </w:rPr>
        <w:t xml:space="preserve"> </w:t>
      </w:r>
      <w:r>
        <w:rPr>
          <w:rFonts w:ascii="Georgia" w:eastAsia="Georgia" w:hAnsi="Georgia" w:cs="Georgia"/>
          <w:sz w:val="19"/>
          <w:szCs w:val="19"/>
        </w:rPr>
        <w:t>has</w:t>
      </w:r>
      <w:r>
        <w:rPr>
          <w:rFonts w:ascii="Georgia" w:eastAsia="Georgia" w:hAnsi="Georgia" w:cs="Georgia"/>
          <w:spacing w:val="9"/>
          <w:sz w:val="19"/>
          <w:szCs w:val="19"/>
        </w:rPr>
        <w:t xml:space="preserve"> </w:t>
      </w:r>
      <w:r>
        <w:rPr>
          <w:rFonts w:ascii="Georgia" w:eastAsia="Georgia" w:hAnsi="Georgia" w:cs="Georgia"/>
          <w:sz w:val="19"/>
          <w:szCs w:val="19"/>
        </w:rPr>
        <w:t>the</w:t>
      </w:r>
      <w:r>
        <w:rPr>
          <w:rFonts w:ascii="Georgia" w:eastAsia="Georgia" w:hAnsi="Georgia" w:cs="Georgia"/>
          <w:spacing w:val="8"/>
          <w:sz w:val="19"/>
          <w:szCs w:val="19"/>
        </w:rPr>
        <w:t xml:space="preserve"> </w:t>
      </w:r>
      <w:r>
        <w:rPr>
          <w:rFonts w:ascii="Georgia" w:eastAsia="Georgia" w:hAnsi="Georgia" w:cs="Georgia"/>
          <w:sz w:val="19"/>
          <w:szCs w:val="19"/>
        </w:rPr>
        <w:t>potential</w:t>
      </w:r>
      <w:r>
        <w:rPr>
          <w:rFonts w:ascii="Georgia" w:eastAsia="Georgia" w:hAnsi="Georgia" w:cs="Georgia"/>
          <w:spacing w:val="18"/>
          <w:sz w:val="19"/>
          <w:szCs w:val="19"/>
        </w:rPr>
        <w:t xml:space="preserve"> </w:t>
      </w:r>
      <w:r>
        <w:rPr>
          <w:rFonts w:ascii="Georgia" w:eastAsia="Georgia" w:hAnsi="Georgia" w:cs="Georgia"/>
          <w:sz w:val="19"/>
          <w:szCs w:val="19"/>
        </w:rPr>
        <w:t>to</w:t>
      </w:r>
      <w:r>
        <w:rPr>
          <w:rFonts w:ascii="Georgia" w:eastAsia="Georgia" w:hAnsi="Georgia" w:cs="Georgia"/>
          <w:spacing w:val="6"/>
          <w:sz w:val="19"/>
          <w:szCs w:val="19"/>
        </w:rPr>
        <w:t xml:space="preserve"> </w:t>
      </w:r>
      <w:r>
        <w:rPr>
          <w:rFonts w:ascii="Georgia" w:eastAsia="Georgia" w:hAnsi="Georgia" w:cs="Georgia"/>
          <w:sz w:val="19"/>
          <w:szCs w:val="19"/>
        </w:rPr>
        <w:t>resolve</w:t>
      </w:r>
      <w:r>
        <w:rPr>
          <w:rFonts w:ascii="Georgia" w:eastAsia="Georgia" w:hAnsi="Georgia" w:cs="Georgia"/>
          <w:spacing w:val="15"/>
          <w:sz w:val="19"/>
          <w:szCs w:val="19"/>
        </w:rPr>
        <w:t xml:space="preserve"> </w:t>
      </w:r>
      <w:r>
        <w:rPr>
          <w:rFonts w:ascii="Georgia" w:eastAsia="Georgia" w:hAnsi="Georgia" w:cs="Georgia"/>
          <w:sz w:val="19"/>
          <w:szCs w:val="19"/>
        </w:rPr>
        <w:t>the</w:t>
      </w:r>
      <w:r>
        <w:rPr>
          <w:rFonts w:ascii="Georgia" w:eastAsia="Georgia" w:hAnsi="Georgia" w:cs="Georgia"/>
          <w:spacing w:val="8"/>
          <w:sz w:val="19"/>
          <w:szCs w:val="19"/>
        </w:rPr>
        <w:t xml:space="preserve"> </w:t>
      </w:r>
      <w:r>
        <w:rPr>
          <w:rFonts w:ascii="Georgia" w:eastAsia="Georgia" w:hAnsi="Georgia" w:cs="Georgia"/>
          <w:w w:val="102"/>
          <w:sz w:val="19"/>
          <w:szCs w:val="19"/>
        </w:rPr>
        <w:t xml:space="preserve">spatial </w:t>
      </w:r>
      <w:r>
        <w:rPr>
          <w:rFonts w:ascii="Georgia" w:eastAsia="Georgia" w:hAnsi="Georgia" w:cs="Georgia"/>
          <w:sz w:val="19"/>
          <w:szCs w:val="19"/>
        </w:rPr>
        <w:t>and</w:t>
      </w:r>
      <w:r>
        <w:rPr>
          <w:rFonts w:ascii="Georgia" w:eastAsia="Georgia" w:hAnsi="Georgia" w:cs="Georgia"/>
          <w:spacing w:val="-6"/>
          <w:sz w:val="19"/>
          <w:szCs w:val="19"/>
        </w:rPr>
        <w:t xml:space="preserve"> </w:t>
      </w:r>
      <w:r>
        <w:rPr>
          <w:rFonts w:ascii="Georgia" w:eastAsia="Georgia" w:hAnsi="Georgia" w:cs="Georgia"/>
          <w:sz w:val="19"/>
          <w:szCs w:val="19"/>
        </w:rPr>
        <w:t>temporal</w:t>
      </w:r>
      <w:r>
        <w:rPr>
          <w:rFonts w:ascii="Georgia" w:eastAsia="Georgia" w:hAnsi="Georgia" w:cs="Georgia"/>
          <w:spacing w:val="3"/>
          <w:sz w:val="19"/>
          <w:szCs w:val="19"/>
        </w:rPr>
        <w:t xml:space="preserve"> </w:t>
      </w:r>
      <w:r>
        <w:rPr>
          <w:rFonts w:ascii="Georgia" w:eastAsia="Georgia" w:hAnsi="Georgia" w:cs="Georgia"/>
          <w:sz w:val="19"/>
          <w:szCs w:val="19"/>
        </w:rPr>
        <w:t>characteristics</w:t>
      </w:r>
      <w:r>
        <w:rPr>
          <w:rFonts w:ascii="Georgia" w:eastAsia="Georgia" w:hAnsi="Georgia" w:cs="Georgia"/>
          <w:spacing w:val="12"/>
          <w:sz w:val="19"/>
          <w:szCs w:val="19"/>
        </w:rPr>
        <w:t xml:space="preserve"> </w:t>
      </w:r>
      <w:r>
        <w:rPr>
          <w:rFonts w:ascii="Georgia" w:eastAsia="Georgia" w:hAnsi="Georgia" w:cs="Georgia"/>
          <w:sz w:val="19"/>
          <w:szCs w:val="19"/>
        </w:rPr>
        <w:t>of</w:t>
      </w:r>
      <w:r>
        <w:rPr>
          <w:rFonts w:ascii="Georgia" w:eastAsia="Georgia" w:hAnsi="Georgia" w:cs="Georgia"/>
          <w:spacing w:val="-9"/>
          <w:sz w:val="19"/>
          <w:szCs w:val="19"/>
        </w:rPr>
        <w:t xml:space="preserve"> </w:t>
      </w:r>
      <w:r>
        <w:rPr>
          <w:rFonts w:ascii="Georgia" w:eastAsia="Georgia" w:hAnsi="Georgia" w:cs="Georgia"/>
          <w:sz w:val="19"/>
          <w:szCs w:val="19"/>
        </w:rPr>
        <w:t>gas</w:t>
      </w:r>
      <w:r>
        <w:rPr>
          <w:rFonts w:ascii="Georgia" w:eastAsia="Georgia" w:hAnsi="Georgia" w:cs="Georgia"/>
          <w:spacing w:val="-7"/>
          <w:sz w:val="19"/>
          <w:szCs w:val="19"/>
        </w:rPr>
        <w:t xml:space="preserve"> </w:t>
      </w:r>
      <w:r>
        <w:rPr>
          <w:rFonts w:ascii="Georgia" w:eastAsia="Georgia" w:hAnsi="Georgia" w:cs="Georgia"/>
          <w:sz w:val="19"/>
          <w:szCs w:val="19"/>
        </w:rPr>
        <w:t>distribution</w:t>
      </w:r>
      <w:r>
        <w:rPr>
          <w:rFonts w:ascii="Georgia" w:eastAsia="Georgia" w:hAnsi="Georgia" w:cs="Georgia"/>
          <w:spacing w:val="8"/>
          <w:sz w:val="19"/>
          <w:szCs w:val="19"/>
        </w:rPr>
        <w:t xml:space="preserve"> </w:t>
      </w:r>
      <w:r>
        <w:rPr>
          <w:rFonts w:ascii="Georgia" w:eastAsia="Georgia" w:hAnsi="Georgia" w:cs="Georgia"/>
          <w:sz w:val="19"/>
          <w:szCs w:val="19"/>
        </w:rPr>
        <w:t>in</w:t>
      </w:r>
      <w:r>
        <w:rPr>
          <w:rFonts w:ascii="Georgia" w:eastAsia="Georgia" w:hAnsi="Georgia" w:cs="Georgia"/>
          <w:spacing w:val="-7"/>
          <w:sz w:val="19"/>
          <w:szCs w:val="19"/>
        </w:rPr>
        <w:t xml:space="preserve"> </w:t>
      </w:r>
      <w:r>
        <w:rPr>
          <w:rFonts w:ascii="Georgia" w:eastAsia="Georgia" w:hAnsi="Georgia" w:cs="Georgia"/>
          <w:sz w:val="19"/>
          <w:szCs w:val="19"/>
        </w:rPr>
        <w:t>children</w:t>
      </w:r>
      <w:r>
        <w:rPr>
          <w:rFonts w:ascii="Georgia" w:eastAsia="Georgia" w:hAnsi="Georgia" w:cs="Georgia"/>
          <w:spacing w:val="2"/>
          <w:sz w:val="19"/>
          <w:szCs w:val="19"/>
        </w:rPr>
        <w:t xml:space="preserve"> </w:t>
      </w:r>
      <w:r>
        <w:rPr>
          <w:rFonts w:ascii="Georgia" w:eastAsia="Georgia" w:hAnsi="Georgia" w:cs="Georgia"/>
          <w:sz w:val="19"/>
          <w:szCs w:val="19"/>
        </w:rPr>
        <w:t>with</w:t>
      </w:r>
      <w:r>
        <w:rPr>
          <w:rFonts w:ascii="Georgia" w:eastAsia="Georgia" w:hAnsi="Georgia" w:cs="Georgia"/>
          <w:spacing w:val="-5"/>
          <w:sz w:val="19"/>
          <w:szCs w:val="19"/>
        </w:rPr>
        <w:t xml:space="preserve"> </w:t>
      </w:r>
      <w:r>
        <w:rPr>
          <w:rFonts w:ascii="Georgia" w:eastAsia="Georgia" w:hAnsi="Georgia" w:cs="Georgia"/>
          <w:sz w:val="19"/>
          <w:szCs w:val="19"/>
        </w:rPr>
        <w:t>asthma,</w:t>
      </w:r>
      <w:r>
        <w:rPr>
          <w:rFonts w:ascii="Georgia" w:eastAsia="Georgia" w:hAnsi="Georgia" w:cs="Georgia"/>
          <w:spacing w:val="4"/>
          <w:sz w:val="19"/>
          <w:szCs w:val="19"/>
        </w:rPr>
        <w:t xml:space="preserve"> </w:t>
      </w:r>
      <w:r>
        <w:rPr>
          <w:rFonts w:ascii="Georgia" w:eastAsia="Georgia" w:hAnsi="Georgia" w:cs="Georgia"/>
          <w:sz w:val="19"/>
          <w:szCs w:val="19"/>
        </w:rPr>
        <w:t>but</w:t>
      </w:r>
      <w:r>
        <w:rPr>
          <w:rFonts w:ascii="Georgia" w:eastAsia="Georgia" w:hAnsi="Georgia" w:cs="Georgia"/>
          <w:spacing w:val="-6"/>
          <w:sz w:val="19"/>
          <w:szCs w:val="19"/>
        </w:rPr>
        <w:t xml:space="preserve"> </w:t>
      </w:r>
      <w:r>
        <w:rPr>
          <w:rFonts w:ascii="Georgia" w:eastAsia="Georgia" w:hAnsi="Georgia" w:cs="Georgia"/>
          <w:sz w:val="19"/>
          <w:szCs w:val="19"/>
        </w:rPr>
        <w:t>could</w:t>
      </w:r>
      <w:r>
        <w:rPr>
          <w:rFonts w:ascii="Georgia" w:eastAsia="Georgia" w:hAnsi="Georgia" w:cs="Georgia"/>
          <w:spacing w:val="-3"/>
          <w:sz w:val="19"/>
          <w:szCs w:val="19"/>
        </w:rPr>
        <w:t xml:space="preserve"> </w:t>
      </w:r>
      <w:r>
        <w:rPr>
          <w:rFonts w:ascii="Georgia" w:eastAsia="Georgia" w:hAnsi="Georgia" w:cs="Georgia"/>
          <w:sz w:val="19"/>
          <w:szCs w:val="19"/>
        </w:rPr>
        <w:t>also</w:t>
      </w:r>
      <w:r>
        <w:rPr>
          <w:rFonts w:ascii="Georgia" w:eastAsia="Georgia" w:hAnsi="Georgia" w:cs="Georgia"/>
          <w:spacing w:val="-5"/>
          <w:sz w:val="19"/>
          <w:szCs w:val="19"/>
        </w:rPr>
        <w:t xml:space="preserve"> </w:t>
      </w:r>
      <w:r>
        <w:rPr>
          <w:rFonts w:ascii="Georgia" w:eastAsia="Georgia" w:hAnsi="Georgia" w:cs="Georgia"/>
          <w:sz w:val="19"/>
          <w:szCs w:val="19"/>
        </w:rPr>
        <w:t>expand clinically</w:t>
      </w:r>
      <w:r>
        <w:rPr>
          <w:rFonts w:ascii="Georgia" w:eastAsia="Georgia" w:hAnsi="Georgia" w:cs="Georgia"/>
          <w:spacing w:val="3"/>
          <w:sz w:val="19"/>
          <w:szCs w:val="19"/>
        </w:rPr>
        <w:t xml:space="preserve"> </w:t>
      </w:r>
      <w:r>
        <w:rPr>
          <w:rFonts w:ascii="Georgia" w:eastAsia="Georgia" w:hAnsi="Georgia" w:cs="Georgia"/>
          <w:sz w:val="19"/>
          <w:szCs w:val="19"/>
        </w:rPr>
        <w:t>relevant</w:t>
      </w:r>
      <w:r>
        <w:rPr>
          <w:rFonts w:ascii="Georgia" w:eastAsia="Georgia" w:hAnsi="Georgia" w:cs="Georgia"/>
          <w:spacing w:val="2"/>
          <w:sz w:val="19"/>
          <w:szCs w:val="19"/>
        </w:rPr>
        <w:t xml:space="preserve"> </w:t>
      </w:r>
      <w:r>
        <w:rPr>
          <w:rFonts w:ascii="Georgia" w:eastAsia="Georgia" w:hAnsi="Georgia" w:cs="Georgia"/>
          <w:sz w:val="19"/>
          <w:szCs w:val="19"/>
        </w:rPr>
        <w:t>information</w:t>
      </w:r>
      <w:r>
        <w:rPr>
          <w:rFonts w:ascii="Georgia" w:eastAsia="Georgia" w:hAnsi="Georgia" w:cs="Georgia"/>
          <w:spacing w:val="8"/>
          <w:sz w:val="19"/>
          <w:szCs w:val="19"/>
        </w:rPr>
        <w:t xml:space="preserve"> </w:t>
      </w:r>
      <w:r>
        <w:rPr>
          <w:rFonts w:ascii="Georgia" w:eastAsia="Georgia" w:hAnsi="Georgia" w:cs="Georgia"/>
          <w:w w:val="103"/>
          <w:sz w:val="19"/>
          <w:szCs w:val="19"/>
        </w:rPr>
        <w:t xml:space="preserve">in </w:t>
      </w:r>
      <w:r>
        <w:rPr>
          <w:rFonts w:ascii="Georgia" w:eastAsia="Georgia" w:hAnsi="Georgia" w:cs="Georgia"/>
          <w:sz w:val="19"/>
          <w:szCs w:val="19"/>
        </w:rPr>
        <w:t>regards</w:t>
      </w:r>
      <w:r>
        <w:rPr>
          <w:rFonts w:ascii="Georgia" w:eastAsia="Georgia" w:hAnsi="Georgia" w:cs="Georgia"/>
          <w:spacing w:val="9"/>
          <w:sz w:val="19"/>
          <w:szCs w:val="19"/>
        </w:rPr>
        <w:t xml:space="preserve"> </w:t>
      </w:r>
      <w:r>
        <w:rPr>
          <w:rFonts w:ascii="Georgia" w:eastAsia="Georgia" w:hAnsi="Georgia" w:cs="Georgia"/>
          <w:sz w:val="19"/>
          <w:szCs w:val="19"/>
        </w:rPr>
        <w:t>to</w:t>
      </w:r>
      <w:r>
        <w:rPr>
          <w:rFonts w:ascii="Georgia" w:eastAsia="Georgia" w:hAnsi="Georgia" w:cs="Georgia"/>
          <w:spacing w:val="-1"/>
          <w:sz w:val="19"/>
          <w:szCs w:val="19"/>
        </w:rPr>
        <w:t xml:space="preserve"> </w:t>
      </w:r>
      <w:r>
        <w:rPr>
          <w:rFonts w:ascii="Georgia" w:eastAsia="Georgia" w:hAnsi="Georgia" w:cs="Georgia"/>
          <w:sz w:val="19"/>
          <w:szCs w:val="19"/>
        </w:rPr>
        <w:t>asthma</w:t>
      </w:r>
      <w:r>
        <w:rPr>
          <w:rFonts w:ascii="Georgia" w:eastAsia="Georgia" w:hAnsi="Georgia" w:cs="Georgia"/>
          <w:spacing w:val="8"/>
          <w:sz w:val="19"/>
          <w:szCs w:val="19"/>
        </w:rPr>
        <w:t xml:space="preserve"> </w:t>
      </w:r>
      <w:r>
        <w:rPr>
          <w:rFonts w:ascii="Georgia" w:eastAsia="Georgia" w:hAnsi="Georgia" w:cs="Georgia"/>
          <w:sz w:val="19"/>
          <w:szCs w:val="19"/>
        </w:rPr>
        <w:t>severity</w:t>
      </w:r>
      <w:r>
        <w:rPr>
          <w:rFonts w:ascii="Georgia" w:eastAsia="Georgia" w:hAnsi="Georgia" w:cs="Georgia"/>
          <w:spacing w:val="9"/>
          <w:sz w:val="19"/>
          <w:szCs w:val="19"/>
        </w:rPr>
        <w:t xml:space="preserve"> </w:t>
      </w:r>
      <w:r>
        <w:rPr>
          <w:rFonts w:ascii="Georgia" w:eastAsia="Georgia" w:hAnsi="Georgia" w:cs="Georgia"/>
          <w:sz w:val="19"/>
          <w:szCs w:val="19"/>
        </w:rPr>
        <w:t>and</w:t>
      </w:r>
      <w:r>
        <w:rPr>
          <w:rFonts w:ascii="Georgia" w:eastAsia="Georgia" w:hAnsi="Georgia" w:cs="Georgia"/>
          <w:spacing w:val="2"/>
          <w:sz w:val="19"/>
          <w:szCs w:val="19"/>
        </w:rPr>
        <w:t xml:space="preserve"> </w:t>
      </w:r>
      <w:r>
        <w:rPr>
          <w:rFonts w:ascii="Georgia" w:eastAsia="Georgia" w:hAnsi="Georgia" w:cs="Georgia"/>
          <w:sz w:val="19"/>
          <w:szCs w:val="19"/>
        </w:rPr>
        <w:t>its features.</w:t>
      </w:r>
      <w:r>
        <w:rPr>
          <w:rFonts w:ascii="Georgia" w:eastAsia="Georgia" w:hAnsi="Georgia" w:cs="Georgia"/>
          <w:spacing w:val="30"/>
          <w:sz w:val="19"/>
          <w:szCs w:val="19"/>
        </w:rPr>
        <w:t xml:space="preserve"> </w:t>
      </w:r>
      <w:r>
        <w:rPr>
          <w:rFonts w:ascii="Georgia" w:eastAsia="Georgia" w:hAnsi="Georgia" w:cs="Georgia"/>
          <w:sz w:val="19"/>
          <w:szCs w:val="19"/>
        </w:rPr>
        <w:t>In</w:t>
      </w:r>
      <w:r>
        <w:rPr>
          <w:rFonts w:ascii="Georgia" w:eastAsia="Georgia" w:hAnsi="Georgia" w:cs="Georgia"/>
          <w:spacing w:val="2"/>
          <w:sz w:val="19"/>
          <w:szCs w:val="19"/>
        </w:rPr>
        <w:t xml:space="preserve"> </w:t>
      </w:r>
      <w:r>
        <w:rPr>
          <w:rFonts w:ascii="Georgia" w:eastAsia="Georgia" w:hAnsi="Georgia" w:cs="Georgia"/>
          <w:sz w:val="19"/>
          <w:szCs w:val="19"/>
        </w:rPr>
        <w:t>the</w:t>
      </w:r>
      <w:r>
        <w:rPr>
          <w:rFonts w:ascii="Georgia" w:eastAsia="Georgia" w:hAnsi="Georgia" w:cs="Georgia"/>
          <w:spacing w:val="1"/>
          <w:sz w:val="19"/>
          <w:szCs w:val="19"/>
        </w:rPr>
        <w:t xml:space="preserve"> </w:t>
      </w:r>
      <w:r>
        <w:rPr>
          <w:rFonts w:ascii="Georgia" w:eastAsia="Georgia" w:hAnsi="Georgia" w:cs="Georgia"/>
          <w:sz w:val="19"/>
          <w:szCs w:val="19"/>
        </w:rPr>
        <w:t>past,</w:t>
      </w:r>
      <w:r>
        <w:rPr>
          <w:rFonts w:ascii="Georgia" w:eastAsia="Georgia" w:hAnsi="Georgia" w:cs="Georgia"/>
          <w:spacing w:val="5"/>
          <w:sz w:val="19"/>
          <w:szCs w:val="19"/>
        </w:rPr>
        <w:t xml:space="preserve"> </w:t>
      </w:r>
      <w:r>
        <w:rPr>
          <w:rFonts w:ascii="Georgia" w:eastAsia="Georgia" w:hAnsi="Georgia" w:cs="Georgia"/>
          <w:sz w:val="19"/>
          <w:szCs w:val="19"/>
        </w:rPr>
        <w:t>simple</w:t>
      </w:r>
      <w:r>
        <w:rPr>
          <w:rFonts w:ascii="Georgia" w:eastAsia="Georgia" w:hAnsi="Georgia" w:cs="Georgia"/>
          <w:spacing w:val="7"/>
          <w:sz w:val="19"/>
          <w:szCs w:val="19"/>
        </w:rPr>
        <w:t xml:space="preserve"> </w:t>
      </w:r>
      <w:r>
        <w:rPr>
          <w:rFonts w:ascii="Georgia" w:eastAsia="Georgia" w:hAnsi="Georgia" w:cs="Georgia"/>
          <w:sz w:val="19"/>
          <w:szCs w:val="19"/>
        </w:rPr>
        <w:t>computer-assisted</w:t>
      </w:r>
      <w:r>
        <w:rPr>
          <w:rFonts w:ascii="Georgia" w:eastAsia="Georgia" w:hAnsi="Georgia" w:cs="Georgia"/>
          <w:spacing w:val="27"/>
          <w:sz w:val="19"/>
          <w:szCs w:val="19"/>
        </w:rPr>
        <w:t xml:space="preserve"> </w:t>
      </w:r>
      <w:r>
        <w:rPr>
          <w:rFonts w:ascii="Georgia" w:eastAsia="Georgia" w:hAnsi="Georgia" w:cs="Georgia"/>
          <w:sz w:val="19"/>
          <w:szCs w:val="19"/>
        </w:rPr>
        <w:t>systems</w:t>
      </w:r>
      <w:r>
        <w:rPr>
          <w:rFonts w:ascii="Georgia" w:eastAsia="Georgia" w:hAnsi="Georgia" w:cs="Georgia"/>
          <w:spacing w:val="9"/>
          <w:sz w:val="19"/>
          <w:szCs w:val="19"/>
        </w:rPr>
        <w:t xml:space="preserve"> </w:t>
      </w:r>
      <w:r>
        <w:rPr>
          <w:rFonts w:ascii="Georgia" w:eastAsia="Georgia" w:hAnsi="Georgia" w:cs="Georgia"/>
          <w:sz w:val="19"/>
          <w:szCs w:val="19"/>
        </w:rPr>
        <w:t>[93]</w:t>
      </w:r>
      <w:r>
        <w:rPr>
          <w:rFonts w:ascii="Georgia" w:eastAsia="Georgia" w:hAnsi="Georgia" w:cs="Georgia"/>
          <w:spacing w:val="3"/>
          <w:sz w:val="19"/>
          <w:szCs w:val="19"/>
        </w:rPr>
        <w:t xml:space="preserve"> </w:t>
      </w:r>
      <w:r>
        <w:rPr>
          <w:rFonts w:ascii="Georgia" w:eastAsia="Georgia" w:hAnsi="Georgia" w:cs="Georgia"/>
          <w:sz w:val="19"/>
          <w:szCs w:val="19"/>
        </w:rPr>
        <w:t>or hand</w:t>
      </w:r>
      <w:r>
        <w:rPr>
          <w:rFonts w:ascii="Georgia" w:eastAsia="Georgia" w:hAnsi="Georgia" w:cs="Georgia"/>
          <w:spacing w:val="5"/>
          <w:sz w:val="19"/>
          <w:szCs w:val="19"/>
        </w:rPr>
        <w:t xml:space="preserve"> </w:t>
      </w:r>
      <w:r>
        <w:rPr>
          <w:rFonts w:ascii="Georgia" w:eastAsia="Georgia" w:hAnsi="Georgia" w:cs="Georgia"/>
          <w:sz w:val="19"/>
          <w:szCs w:val="19"/>
        </w:rPr>
        <w:t>counts</w:t>
      </w:r>
      <w:r>
        <w:rPr>
          <w:rFonts w:ascii="Georgia" w:eastAsia="Georgia" w:hAnsi="Georgia" w:cs="Georgia"/>
          <w:spacing w:val="7"/>
          <w:sz w:val="19"/>
          <w:szCs w:val="19"/>
        </w:rPr>
        <w:t xml:space="preserve"> </w:t>
      </w:r>
      <w:r>
        <w:rPr>
          <w:rFonts w:ascii="Georgia" w:eastAsia="Georgia" w:hAnsi="Georgia" w:cs="Georgia"/>
          <w:sz w:val="19"/>
          <w:szCs w:val="19"/>
        </w:rPr>
        <w:t>of</w:t>
      </w:r>
      <w:r>
        <w:rPr>
          <w:rFonts w:ascii="Georgia" w:eastAsia="Georgia" w:hAnsi="Georgia" w:cs="Georgia"/>
          <w:spacing w:val="-1"/>
          <w:sz w:val="19"/>
          <w:szCs w:val="19"/>
        </w:rPr>
        <w:t xml:space="preserve"> </w:t>
      </w:r>
      <w:r>
        <w:rPr>
          <w:rFonts w:ascii="Georgia" w:eastAsia="Georgia" w:hAnsi="Georgia" w:cs="Georgia"/>
          <w:sz w:val="19"/>
          <w:szCs w:val="19"/>
        </w:rPr>
        <w:t>visual</w:t>
      </w:r>
      <w:r>
        <w:rPr>
          <w:rFonts w:ascii="Georgia" w:eastAsia="Georgia" w:hAnsi="Georgia" w:cs="Georgia"/>
          <w:spacing w:val="6"/>
          <w:sz w:val="19"/>
          <w:szCs w:val="19"/>
        </w:rPr>
        <w:t xml:space="preserve"> </w:t>
      </w:r>
      <w:r>
        <w:rPr>
          <w:rFonts w:ascii="Georgia" w:eastAsia="Georgia" w:hAnsi="Georgia" w:cs="Georgia"/>
          <w:w w:val="102"/>
          <w:sz w:val="19"/>
          <w:szCs w:val="19"/>
        </w:rPr>
        <w:t xml:space="preserve">defects </w:t>
      </w:r>
      <w:r>
        <w:rPr>
          <w:rFonts w:ascii="Georgia" w:eastAsia="Georgia" w:hAnsi="Georgia" w:cs="Georgia"/>
          <w:sz w:val="19"/>
          <w:szCs w:val="19"/>
        </w:rPr>
        <w:t>were</w:t>
      </w:r>
      <w:r>
        <w:rPr>
          <w:rFonts w:ascii="Georgia" w:eastAsia="Georgia" w:hAnsi="Georgia" w:cs="Georgia"/>
          <w:spacing w:val="14"/>
          <w:sz w:val="19"/>
          <w:szCs w:val="19"/>
        </w:rPr>
        <w:t xml:space="preserve"> </w:t>
      </w:r>
      <w:r>
        <w:rPr>
          <w:rFonts w:ascii="Georgia" w:eastAsia="Georgia" w:hAnsi="Georgia" w:cs="Georgia"/>
          <w:sz w:val="19"/>
          <w:szCs w:val="19"/>
        </w:rPr>
        <w:t>used</w:t>
      </w:r>
      <w:r>
        <w:rPr>
          <w:rFonts w:ascii="Georgia" w:eastAsia="Georgia" w:hAnsi="Georgia" w:cs="Georgia"/>
          <w:spacing w:val="14"/>
          <w:sz w:val="19"/>
          <w:szCs w:val="19"/>
        </w:rPr>
        <w:t xml:space="preserve"> </w:t>
      </w:r>
      <w:r>
        <w:rPr>
          <w:rFonts w:ascii="Georgia" w:eastAsia="Georgia" w:hAnsi="Georgia" w:cs="Georgia"/>
          <w:sz w:val="19"/>
          <w:szCs w:val="19"/>
        </w:rPr>
        <w:t>to</w:t>
      </w:r>
      <w:r>
        <w:rPr>
          <w:rFonts w:ascii="Georgia" w:eastAsia="Georgia" w:hAnsi="Georgia" w:cs="Georgia"/>
          <w:spacing w:val="9"/>
          <w:sz w:val="19"/>
          <w:szCs w:val="19"/>
        </w:rPr>
        <w:t xml:space="preserve"> </w:t>
      </w:r>
      <w:r>
        <w:rPr>
          <w:rFonts w:ascii="Georgia" w:eastAsia="Georgia" w:hAnsi="Georgia" w:cs="Georgia"/>
          <w:sz w:val="19"/>
          <w:szCs w:val="19"/>
        </w:rPr>
        <w:t>estimate</w:t>
      </w:r>
      <w:r>
        <w:rPr>
          <w:rFonts w:ascii="Georgia" w:eastAsia="Georgia" w:hAnsi="Georgia" w:cs="Georgia"/>
          <w:spacing w:val="20"/>
          <w:sz w:val="19"/>
          <w:szCs w:val="19"/>
        </w:rPr>
        <w:t xml:space="preserve"> </w:t>
      </w:r>
      <w:r>
        <w:rPr>
          <w:rFonts w:ascii="Georgia" w:eastAsia="Georgia" w:hAnsi="Georgia" w:cs="Georgia"/>
          <w:sz w:val="19"/>
          <w:szCs w:val="19"/>
        </w:rPr>
        <w:t>the</w:t>
      </w:r>
      <w:r>
        <w:rPr>
          <w:rFonts w:ascii="Georgia" w:eastAsia="Georgia" w:hAnsi="Georgia" w:cs="Georgia"/>
          <w:spacing w:val="11"/>
          <w:sz w:val="19"/>
          <w:szCs w:val="19"/>
        </w:rPr>
        <w:t xml:space="preserve"> </w:t>
      </w:r>
      <w:r>
        <w:rPr>
          <w:rFonts w:ascii="Georgia" w:eastAsia="Georgia" w:hAnsi="Georgia" w:cs="Georgia"/>
          <w:sz w:val="19"/>
          <w:szCs w:val="19"/>
        </w:rPr>
        <w:t>ventilation</w:t>
      </w:r>
      <w:r>
        <w:rPr>
          <w:rFonts w:ascii="Georgia" w:eastAsia="Georgia" w:hAnsi="Georgia" w:cs="Georgia"/>
          <w:spacing w:val="24"/>
          <w:sz w:val="19"/>
          <w:szCs w:val="19"/>
        </w:rPr>
        <w:t xml:space="preserve"> </w:t>
      </w:r>
      <w:r>
        <w:rPr>
          <w:rFonts w:ascii="Georgia" w:eastAsia="Georgia" w:hAnsi="Georgia" w:cs="Georgia"/>
          <w:sz w:val="19"/>
          <w:szCs w:val="19"/>
        </w:rPr>
        <w:t>defect</w:t>
      </w:r>
      <w:r>
        <w:rPr>
          <w:rFonts w:ascii="Georgia" w:eastAsia="Georgia" w:hAnsi="Georgia" w:cs="Georgia"/>
          <w:spacing w:val="16"/>
          <w:sz w:val="19"/>
          <w:szCs w:val="19"/>
        </w:rPr>
        <w:t xml:space="preserve"> </w:t>
      </w:r>
      <w:r>
        <w:rPr>
          <w:rFonts w:ascii="Georgia" w:eastAsia="Georgia" w:hAnsi="Georgia" w:cs="Georgia"/>
          <w:sz w:val="19"/>
          <w:szCs w:val="19"/>
        </w:rPr>
        <w:t>volume</w:t>
      </w:r>
      <w:r>
        <w:rPr>
          <w:rFonts w:ascii="Georgia" w:eastAsia="Georgia" w:hAnsi="Georgia" w:cs="Georgia"/>
          <w:spacing w:val="18"/>
          <w:sz w:val="19"/>
          <w:szCs w:val="19"/>
        </w:rPr>
        <w:t xml:space="preserve"> </w:t>
      </w:r>
      <w:r>
        <w:rPr>
          <w:rFonts w:ascii="Georgia" w:eastAsia="Georgia" w:hAnsi="Georgia" w:cs="Georgia"/>
          <w:sz w:val="19"/>
          <w:szCs w:val="19"/>
        </w:rPr>
        <w:t>[94].</w:t>
      </w:r>
      <w:r>
        <w:rPr>
          <w:rFonts w:ascii="Georgia" w:eastAsia="Georgia" w:hAnsi="Georgia" w:cs="Georgia"/>
          <w:spacing w:val="39"/>
          <w:sz w:val="19"/>
          <w:szCs w:val="19"/>
        </w:rPr>
        <w:t xml:space="preserve"> </w:t>
      </w:r>
      <w:r>
        <w:rPr>
          <w:rFonts w:ascii="Georgia" w:eastAsia="Georgia" w:hAnsi="Georgia" w:cs="Georgia"/>
          <w:sz w:val="19"/>
          <w:szCs w:val="19"/>
        </w:rPr>
        <w:t>Development</w:t>
      </w:r>
      <w:r>
        <w:rPr>
          <w:rFonts w:ascii="Georgia" w:eastAsia="Georgia" w:hAnsi="Georgia" w:cs="Georgia"/>
          <w:spacing w:val="28"/>
          <w:sz w:val="19"/>
          <w:szCs w:val="19"/>
        </w:rPr>
        <w:t xml:space="preserve"> </w:t>
      </w:r>
      <w:r>
        <w:rPr>
          <w:rFonts w:ascii="Georgia" w:eastAsia="Georgia" w:hAnsi="Georgia" w:cs="Georgia"/>
          <w:sz w:val="19"/>
          <w:szCs w:val="19"/>
        </w:rPr>
        <w:t>of</w:t>
      </w:r>
      <w:r>
        <w:rPr>
          <w:rFonts w:ascii="Georgia" w:eastAsia="Georgia" w:hAnsi="Georgia" w:cs="Georgia"/>
          <w:spacing w:val="9"/>
          <w:sz w:val="19"/>
          <w:szCs w:val="19"/>
        </w:rPr>
        <w:t xml:space="preserve"> </w:t>
      </w:r>
      <w:r>
        <w:rPr>
          <w:rFonts w:ascii="Georgia" w:eastAsia="Georgia" w:hAnsi="Georgia" w:cs="Georgia"/>
          <w:sz w:val="19"/>
          <w:szCs w:val="19"/>
        </w:rPr>
        <w:t>more</w:t>
      </w:r>
      <w:r>
        <w:rPr>
          <w:rFonts w:ascii="Georgia" w:eastAsia="Georgia" w:hAnsi="Georgia" w:cs="Georgia"/>
          <w:spacing w:val="15"/>
          <w:sz w:val="19"/>
          <w:szCs w:val="19"/>
        </w:rPr>
        <w:t xml:space="preserve"> </w:t>
      </w:r>
      <w:r>
        <w:rPr>
          <w:rFonts w:ascii="Georgia" w:eastAsia="Georgia" w:hAnsi="Georgia" w:cs="Georgia"/>
          <w:sz w:val="19"/>
          <w:szCs w:val="19"/>
        </w:rPr>
        <w:t>advanced</w:t>
      </w:r>
      <w:r>
        <w:rPr>
          <w:rFonts w:ascii="Georgia" w:eastAsia="Georgia" w:hAnsi="Georgia" w:cs="Georgia"/>
          <w:spacing w:val="22"/>
          <w:sz w:val="19"/>
          <w:szCs w:val="19"/>
        </w:rPr>
        <w:t xml:space="preserve"> </w:t>
      </w:r>
      <w:r>
        <w:rPr>
          <w:rFonts w:ascii="Georgia" w:eastAsia="Georgia" w:hAnsi="Georgia" w:cs="Georgia"/>
          <w:sz w:val="19"/>
          <w:szCs w:val="19"/>
        </w:rPr>
        <w:t>techniques</w:t>
      </w:r>
      <w:r>
        <w:rPr>
          <w:rFonts w:ascii="Georgia" w:eastAsia="Georgia" w:hAnsi="Georgia" w:cs="Georgia"/>
          <w:spacing w:val="24"/>
          <w:sz w:val="19"/>
          <w:szCs w:val="19"/>
        </w:rPr>
        <w:t xml:space="preserve"> </w:t>
      </w:r>
      <w:r>
        <w:rPr>
          <w:rFonts w:ascii="Georgia" w:eastAsia="Georgia" w:hAnsi="Georgia" w:cs="Georgia"/>
          <w:sz w:val="19"/>
          <w:szCs w:val="19"/>
        </w:rPr>
        <w:t>(in</w:t>
      </w:r>
      <w:r>
        <w:rPr>
          <w:rFonts w:ascii="Georgia" w:eastAsia="Georgia" w:hAnsi="Georgia" w:cs="Georgia"/>
          <w:spacing w:val="11"/>
          <w:sz w:val="19"/>
          <w:szCs w:val="19"/>
        </w:rPr>
        <w:t xml:space="preserve"> </w:t>
      </w:r>
      <w:r>
        <w:rPr>
          <w:rFonts w:ascii="Georgia" w:eastAsia="Georgia" w:hAnsi="Georgia" w:cs="Georgia"/>
          <w:sz w:val="19"/>
          <w:szCs w:val="19"/>
        </w:rPr>
        <w:t>terms</w:t>
      </w:r>
      <w:r>
        <w:rPr>
          <w:rFonts w:ascii="Georgia" w:eastAsia="Georgia" w:hAnsi="Georgia" w:cs="Georgia"/>
          <w:spacing w:val="16"/>
          <w:sz w:val="19"/>
          <w:szCs w:val="19"/>
        </w:rPr>
        <w:t xml:space="preserve"> </w:t>
      </w:r>
      <w:r>
        <w:rPr>
          <w:rFonts w:ascii="Georgia" w:eastAsia="Georgia" w:hAnsi="Georgia" w:cs="Georgia"/>
          <w:sz w:val="19"/>
          <w:szCs w:val="19"/>
        </w:rPr>
        <w:t>of</w:t>
      </w:r>
      <w:r>
        <w:rPr>
          <w:rFonts w:ascii="Georgia" w:eastAsia="Georgia" w:hAnsi="Georgia" w:cs="Georgia"/>
          <w:spacing w:val="9"/>
          <w:sz w:val="19"/>
          <w:szCs w:val="19"/>
        </w:rPr>
        <w:t xml:space="preserve"> </w:t>
      </w:r>
      <w:r>
        <w:rPr>
          <w:rFonts w:ascii="Georgia" w:eastAsia="Georgia" w:hAnsi="Georgia" w:cs="Georgia"/>
          <w:w w:val="102"/>
          <w:sz w:val="19"/>
          <w:szCs w:val="19"/>
        </w:rPr>
        <w:t xml:space="preserve">acquisition </w:t>
      </w:r>
      <w:r>
        <w:rPr>
          <w:rFonts w:ascii="Georgia" w:eastAsia="Georgia" w:hAnsi="Georgia" w:cs="Georgia"/>
          <w:sz w:val="19"/>
          <w:szCs w:val="19"/>
        </w:rPr>
        <w:t>and</w:t>
      </w:r>
      <w:r>
        <w:rPr>
          <w:rFonts w:ascii="Georgia" w:eastAsia="Georgia" w:hAnsi="Georgia" w:cs="Georgia"/>
          <w:spacing w:val="9"/>
          <w:sz w:val="19"/>
          <w:szCs w:val="19"/>
        </w:rPr>
        <w:t xml:space="preserve"> </w:t>
      </w:r>
      <w:r>
        <w:rPr>
          <w:rFonts w:ascii="Georgia" w:eastAsia="Georgia" w:hAnsi="Georgia" w:cs="Georgia"/>
          <w:sz w:val="19"/>
          <w:szCs w:val="19"/>
        </w:rPr>
        <w:t>analysis)</w:t>
      </w:r>
      <w:r>
        <w:rPr>
          <w:rFonts w:ascii="Georgia" w:eastAsia="Georgia" w:hAnsi="Georgia" w:cs="Georgia"/>
          <w:spacing w:val="18"/>
          <w:sz w:val="19"/>
          <w:szCs w:val="19"/>
        </w:rPr>
        <w:t xml:space="preserve"> </w:t>
      </w:r>
      <w:r>
        <w:rPr>
          <w:rFonts w:ascii="Georgia" w:eastAsia="Georgia" w:hAnsi="Georgia" w:cs="Georgia"/>
          <w:sz w:val="19"/>
          <w:szCs w:val="19"/>
        </w:rPr>
        <w:t>will</w:t>
      </w:r>
      <w:r>
        <w:rPr>
          <w:rFonts w:ascii="Georgia" w:eastAsia="Georgia" w:hAnsi="Georgia" w:cs="Georgia"/>
          <w:spacing w:val="9"/>
          <w:sz w:val="19"/>
          <w:szCs w:val="19"/>
        </w:rPr>
        <w:t xml:space="preserve"> </w:t>
      </w:r>
      <w:r>
        <w:rPr>
          <w:rFonts w:ascii="Georgia" w:eastAsia="Georgia" w:hAnsi="Georgia" w:cs="Georgia"/>
          <w:sz w:val="19"/>
          <w:szCs w:val="19"/>
        </w:rPr>
        <w:t>facilitate</w:t>
      </w:r>
      <w:r>
        <w:rPr>
          <w:rFonts w:ascii="Georgia" w:eastAsia="Georgia" w:hAnsi="Georgia" w:cs="Georgia"/>
          <w:spacing w:val="18"/>
          <w:sz w:val="19"/>
          <w:szCs w:val="19"/>
        </w:rPr>
        <w:t xml:space="preserve"> </w:t>
      </w:r>
      <w:r>
        <w:rPr>
          <w:rFonts w:ascii="Georgia" w:eastAsia="Georgia" w:hAnsi="Georgia" w:cs="Georgia"/>
          <w:sz w:val="19"/>
          <w:szCs w:val="19"/>
        </w:rPr>
        <w:t>rapid</w:t>
      </w:r>
      <w:r>
        <w:rPr>
          <w:rFonts w:ascii="Georgia" w:eastAsia="Georgia" w:hAnsi="Georgia" w:cs="Georgia"/>
          <w:spacing w:val="12"/>
          <w:sz w:val="19"/>
          <w:szCs w:val="19"/>
        </w:rPr>
        <w:t xml:space="preserve"> </w:t>
      </w:r>
      <w:r>
        <w:rPr>
          <w:rFonts w:ascii="Georgia" w:eastAsia="Georgia" w:hAnsi="Georgia" w:cs="Georgia"/>
          <w:sz w:val="19"/>
          <w:szCs w:val="19"/>
        </w:rPr>
        <w:t>conversion</w:t>
      </w:r>
      <w:r>
        <w:rPr>
          <w:rFonts w:ascii="Georgia" w:eastAsia="Georgia" w:hAnsi="Georgia" w:cs="Georgia"/>
          <w:spacing w:val="21"/>
          <w:sz w:val="19"/>
          <w:szCs w:val="19"/>
        </w:rPr>
        <w:t xml:space="preserve"> </w:t>
      </w:r>
      <w:r>
        <w:rPr>
          <w:rFonts w:ascii="Georgia" w:eastAsia="Georgia" w:hAnsi="Georgia" w:cs="Georgia"/>
          <w:sz w:val="19"/>
          <w:szCs w:val="19"/>
        </w:rPr>
        <w:t>of</w:t>
      </w:r>
      <w:r>
        <w:rPr>
          <w:rFonts w:ascii="Georgia" w:eastAsia="Georgia" w:hAnsi="Georgia" w:cs="Georgia"/>
          <w:spacing w:val="6"/>
          <w:sz w:val="19"/>
          <w:szCs w:val="19"/>
        </w:rPr>
        <w:t xml:space="preserve"> </w:t>
      </w:r>
      <w:r>
        <w:rPr>
          <w:rFonts w:ascii="Georgia" w:eastAsia="Georgia" w:hAnsi="Georgia" w:cs="Georgia"/>
          <w:sz w:val="19"/>
          <w:szCs w:val="19"/>
        </w:rPr>
        <w:t>complex</w:t>
      </w:r>
      <w:r>
        <w:rPr>
          <w:rFonts w:ascii="Georgia" w:eastAsia="Georgia" w:hAnsi="Georgia" w:cs="Georgia"/>
          <w:spacing w:val="17"/>
          <w:sz w:val="19"/>
          <w:szCs w:val="19"/>
        </w:rPr>
        <w:t xml:space="preserve"> </w:t>
      </w:r>
      <w:r>
        <w:rPr>
          <w:rFonts w:ascii="Georgia" w:eastAsia="Georgia" w:hAnsi="Georgia" w:cs="Georgia"/>
          <w:sz w:val="19"/>
          <w:szCs w:val="19"/>
        </w:rPr>
        <w:t>hyperpolarized</w:t>
      </w:r>
      <w:r>
        <w:rPr>
          <w:rFonts w:ascii="Georgia" w:eastAsia="Georgia" w:hAnsi="Georgia" w:cs="Georgia"/>
          <w:spacing w:val="28"/>
          <w:sz w:val="19"/>
          <w:szCs w:val="19"/>
        </w:rPr>
        <w:t xml:space="preserve"> </w:t>
      </w:r>
      <w:r>
        <w:rPr>
          <w:rFonts w:ascii="Georgia" w:eastAsia="Georgia" w:hAnsi="Georgia" w:cs="Georgia"/>
          <w:sz w:val="19"/>
          <w:szCs w:val="19"/>
        </w:rPr>
        <w:t>gas</w:t>
      </w:r>
      <w:r>
        <w:rPr>
          <w:rFonts w:ascii="Georgia" w:eastAsia="Georgia" w:hAnsi="Georgia" w:cs="Georgia"/>
          <w:spacing w:val="8"/>
          <w:sz w:val="19"/>
          <w:szCs w:val="19"/>
        </w:rPr>
        <w:t xml:space="preserve"> </w:t>
      </w:r>
      <w:r>
        <w:rPr>
          <w:rFonts w:ascii="Georgia" w:eastAsia="Georgia" w:hAnsi="Georgia" w:cs="Georgia"/>
          <w:sz w:val="19"/>
          <w:szCs w:val="19"/>
        </w:rPr>
        <w:t>signal</w:t>
      </w:r>
      <w:r>
        <w:rPr>
          <w:rFonts w:ascii="Georgia" w:eastAsia="Georgia" w:hAnsi="Georgia" w:cs="Georgia"/>
          <w:spacing w:val="13"/>
          <w:sz w:val="19"/>
          <w:szCs w:val="19"/>
        </w:rPr>
        <w:t xml:space="preserve"> </w:t>
      </w:r>
      <w:r>
        <w:rPr>
          <w:rFonts w:ascii="Georgia" w:eastAsia="Georgia" w:hAnsi="Georgia" w:cs="Georgia"/>
          <w:sz w:val="19"/>
          <w:szCs w:val="19"/>
        </w:rPr>
        <w:t>data</w:t>
      </w:r>
      <w:r>
        <w:rPr>
          <w:rFonts w:ascii="Georgia" w:eastAsia="Georgia" w:hAnsi="Georgia" w:cs="Georgia"/>
          <w:spacing w:val="10"/>
          <w:sz w:val="19"/>
          <w:szCs w:val="19"/>
        </w:rPr>
        <w:t xml:space="preserve"> </w:t>
      </w:r>
      <w:r>
        <w:rPr>
          <w:rFonts w:ascii="Georgia" w:eastAsia="Georgia" w:hAnsi="Georgia" w:cs="Georgia"/>
          <w:sz w:val="19"/>
          <w:szCs w:val="19"/>
        </w:rPr>
        <w:t>into</w:t>
      </w:r>
      <w:r>
        <w:rPr>
          <w:rFonts w:ascii="Georgia" w:eastAsia="Georgia" w:hAnsi="Georgia" w:cs="Georgia"/>
          <w:spacing w:val="10"/>
          <w:sz w:val="19"/>
          <w:szCs w:val="19"/>
        </w:rPr>
        <w:t xml:space="preserve"> </w:t>
      </w:r>
      <w:r>
        <w:rPr>
          <w:rFonts w:ascii="Georgia" w:eastAsia="Georgia" w:hAnsi="Georgia" w:cs="Georgia"/>
          <w:sz w:val="19"/>
          <w:szCs w:val="19"/>
        </w:rPr>
        <w:t>volume</w:t>
      </w:r>
      <w:r>
        <w:rPr>
          <w:rFonts w:ascii="Georgia" w:eastAsia="Georgia" w:hAnsi="Georgia" w:cs="Georgia"/>
          <w:spacing w:val="15"/>
          <w:sz w:val="19"/>
          <w:szCs w:val="19"/>
        </w:rPr>
        <w:t xml:space="preserve"> </w:t>
      </w:r>
      <w:r>
        <w:rPr>
          <w:rFonts w:ascii="Georgia" w:eastAsia="Georgia" w:hAnsi="Georgia" w:cs="Georgia"/>
          <w:sz w:val="19"/>
          <w:szCs w:val="19"/>
        </w:rPr>
        <w:t>compartments</w:t>
      </w:r>
      <w:r>
        <w:rPr>
          <w:rFonts w:ascii="Georgia" w:eastAsia="Georgia" w:hAnsi="Georgia" w:cs="Georgia"/>
          <w:spacing w:val="27"/>
          <w:sz w:val="19"/>
          <w:szCs w:val="19"/>
        </w:rPr>
        <w:t xml:space="preserve"> </w:t>
      </w:r>
      <w:r>
        <w:rPr>
          <w:rFonts w:ascii="Georgia" w:eastAsia="Georgia" w:hAnsi="Georgia" w:cs="Georgia"/>
          <w:sz w:val="19"/>
          <w:szCs w:val="19"/>
        </w:rPr>
        <w:t>for</w:t>
      </w:r>
      <w:r>
        <w:rPr>
          <w:rFonts w:ascii="Georgia" w:eastAsia="Georgia" w:hAnsi="Georgia" w:cs="Georgia"/>
          <w:spacing w:val="8"/>
          <w:sz w:val="19"/>
          <w:szCs w:val="19"/>
        </w:rPr>
        <w:t xml:space="preserve"> </w:t>
      </w:r>
      <w:r>
        <w:rPr>
          <w:rFonts w:ascii="Georgia" w:eastAsia="Georgia" w:hAnsi="Georgia" w:cs="Georgia"/>
          <w:w w:val="102"/>
          <w:sz w:val="19"/>
          <w:szCs w:val="19"/>
        </w:rPr>
        <w:t>clinical applications.</w:t>
      </w:r>
    </w:p>
    <w:p w14:paraId="4FC77159" w14:textId="77777777" w:rsidR="00E61F9D" w:rsidRDefault="005C64D6">
      <w:pPr>
        <w:spacing w:before="60" w:after="0" w:line="240" w:lineRule="auto"/>
        <w:ind w:left="113" w:right="92"/>
        <w:jc w:val="both"/>
        <w:rPr>
          <w:rFonts w:ascii="Georgia" w:eastAsia="Georgia" w:hAnsi="Georgia" w:cs="Georgia"/>
          <w:sz w:val="19"/>
          <w:szCs w:val="19"/>
        </w:rPr>
      </w:pPr>
      <w:r>
        <w:rPr>
          <w:rFonts w:ascii="Georgia" w:eastAsia="Georgia" w:hAnsi="Georgia" w:cs="Georgia"/>
          <w:sz w:val="19"/>
          <w:szCs w:val="19"/>
        </w:rPr>
        <w:t>Absolutely</w:t>
      </w:r>
      <w:r>
        <w:rPr>
          <w:rFonts w:ascii="Georgia" w:eastAsia="Georgia" w:hAnsi="Georgia" w:cs="Georgia"/>
          <w:spacing w:val="27"/>
          <w:sz w:val="19"/>
          <w:szCs w:val="19"/>
        </w:rPr>
        <w:t xml:space="preserve"> </w:t>
      </w:r>
      <w:r>
        <w:rPr>
          <w:rFonts w:ascii="Georgia" w:eastAsia="Georgia" w:hAnsi="Georgia" w:cs="Georgia"/>
          <w:sz w:val="19"/>
          <w:szCs w:val="19"/>
        </w:rPr>
        <w:t>crucial</w:t>
      </w:r>
      <w:r>
        <w:rPr>
          <w:rFonts w:ascii="Georgia" w:eastAsia="Georgia" w:hAnsi="Georgia" w:cs="Georgia"/>
          <w:spacing w:val="20"/>
          <w:sz w:val="19"/>
          <w:szCs w:val="19"/>
        </w:rPr>
        <w:t xml:space="preserve"> </w:t>
      </w:r>
      <w:r>
        <w:rPr>
          <w:rFonts w:ascii="Georgia" w:eastAsia="Georgia" w:hAnsi="Georgia" w:cs="Georgia"/>
          <w:sz w:val="19"/>
          <w:szCs w:val="19"/>
        </w:rPr>
        <w:t>to</w:t>
      </w:r>
      <w:r>
        <w:rPr>
          <w:rFonts w:ascii="Georgia" w:eastAsia="Georgia" w:hAnsi="Georgia" w:cs="Georgia"/>
          <w:spacing w:val="12"/>
          <w:sz w:val="19"/>
          <w:szCs w:val="19"/>
        </w:rPr>
        <w:t xml:space="preserve"> </w:t>
      </w:r>
      <w:r>
        <w:rPr>
          <w:rFonts w:ascii="Georgia" w:eastAsia="Georgia" w:hAnsi="Georgia" w:cs="Georgia"/>
          <w:sz w:val="19"/>
          <w:szCs w:val="19"/>
        </w:rPr>
        <w:t>the</w:t>
      </w:r>
      <w:r>
        <w:rPr>
          <w:rFonts w:ascii="Georgia" w:eastAsia="Georgia" w:hAnsi="Georgia" w:cs="Georgia"/>
          <w:spacing w:val="14"/>
          <w:sz w:val="19"/>
          <w:szCs w:val="19"/>
        </w:rPr>
        <w:t xml:space="preserve"> </w:t>
      </w:r>
      <w:r>
        <w:rPr>
          <w:rFonts w:ascii="Georgia" w:eastAsia="Georgia" w:hAnsi="Georgia" w:cs="Georgia"/>
          <w:sz w:val="19"/>
          <w:szCs w:val="19"/>
        </w:rPr>
        <w:t>advanced</w:t>
      </w:r>
      <w:r>
        <w:rPr>
          <w:rFonts w:ascii="Georgia" w:eastAsia="Georgia" w:hAnsi="Georgia" w:cs="Georgia"/>
          <w:spacing w:val="25"/>
          <w:sz w:val="19"/>
          <w:szCs w:val="19"/>
        </w:rPr>
        <w:t xml:space="preserve"> </w:t>
      </w:r>
      <w:r>
        <w:rPr>
          <w:rFonts w:ascii="Georgia" w:eastAsia="Georgia" w:hAnsi="Georgia" w:cs="Georgia"/>
          <w:sz w:val="19"/>
          <w:szCs w:val="19"/>
        </w:rPr>
        <w:t>techniques</w:t>
      </w:r>
      <w:r>
        <w:rPr>
          <w:rFonts w:ascii="Georgia" w:eastAsia="Georgia" w:hAnsi="Georgia" w:cs="Georgia"/>
          <w:spacing w:val="27"/>
          <w:sz w:val="19"/>
          <w:szCs w:val="19"/>
        </w:rPr>
        <w:t xml:space="preserve"> </w:t>
      </w:r>
      <w:r>
        <w:rPr>
          <w:rFonts w:ascii="Georgia" w:eastAsia="Georgia" w:hAnsi="Georgia" w:cs="Georgia"/>
          <w:sz w:val="19"/>
          <w:szCs w:val="19"/>
        </w:rPr>
        <w:t>being</w:t>
      </w:r>
      <w:r>
        <w:rPr>
          <w:rFonts w:ascii="Georgia" w:eastAsia="Georgia" w:hAnsi="Georgia" w:cs="Georgia"/>
          <w:spacing w:val="18"/>
          <w:sz w:val="19"/>
          <w:szCs w:val="19"/>
        </w:rPr>
        <w:t xml:space="preserve"> </w:t>
      </w:r>
      <w:r>
        <w:rPr>
          <w:rFonts w:ascii="Georgia" w:eastAsia="Georgia" w:hAnsi="Georgia" w:cs="Georgia"/>
          <w:sz w:val="19"/>
          <w:szCs w:val="19"/>
        </w:rPr>
        <w:t>developed</w:t>
      </w:r>
      <w:r>
        <w:rPr>
          <w:rFonts w:ascii="Georgia" w:eastAsia="Georgia" w:hAnsi="Georgia" w:cs="Georgia"/>
          <w:spacing w:val="26"/>
          <w:sz w:val="19"/>
          <w:szCs w:val="19"/>
        </w:rPr>
        <w:t xml:space="preserve"> </w:t>
      </w:r>
      <w:r>
        <w:rPr>
          <w:rFonts w:ascii="Georgia" w:eastAsia="Georgia" w:hAnsi="Georgia" w:cs="Georgia"/>
          <w:sz w:val="19"/>
          <w:szCs w:val="19"/>
        </w:rPr>
        <w:t>by</w:t>
      </w:r>
      <w:r>
        <w:rPr>
          <w:rFonts w:ascii="Georgia" w:eastAsia="Georgia" w:hAnsi="Georgia" w:cs="Georgia"/>
          <w:spacing w:val="13"/>
          <w:sz w:val="19"/>
          <w:szCs w:val="19"/>
        </w:rPr>
        <w:t xml:space="preserve"> </w:t>
      </w:r>
      <w:r>
        <w:rPr>
          <w:rFonts w:ascii="Georgia" w:eastAsia="Georgia" w:hAnsi="Georgia" w:cs="Georgia"/>
          <w:sz w:val="19"/>
          <w:szCs w:val="19"/>
        </w:rPr>
        <w:t>Dr.</w:t>
      </w:r>
      <w:r>
        <w:rPr>
          <w:rFonts w:ascii="Georgia" w:eastAsia="Georgia" w:hAnsi="Georgia" w:cs="Georgia"/>
          <w:spacing w:val="14"/>
          <w:sz w:val="19"/>
          <w:szCs w:val="19"/>
        </w:rPr>
        <w:t xml:space="preserve"> </w:t>
      </w:r>
      <w:r>
        <w:rPr>
          <w:rFonts w:ascii="Georgia" w:eastAsia="Georgia" w:hAnsi="Georgia" w:cs="Georgia"/>
          <w:sz w:val="19"/>
          <w:szCs w:val="19"/>
        </w:rPr>
        <w:t>Teague</w:t>
      </w:r>
      <w:r>
        <w:rPr>
          <w:rFonts w:ascii="Georgia" w:eastAsia="Georgia" w:hAnsi="Georgia" w:cs="Georgia"/>
          <w:spacing w:val="21"/>
          <w:sz w:val="19"/>
          <w:szCs w:val="19"/>
        </w:rPr>
        <w:t xml:space="preserve"> </w:t>
      </w:r>
      <w:r>
        <w:rPr>
          <w:rFonts w:ascii="Georgia" w:eastAsia="Georgia" w:hAnsi="Georgia" w:cs="Georgia"/>
          <w:sz w:val="19"/>
          <w:szCs w:val="19"/>
        </w:rPr>
        <w:t>and</w:t>
      </w:r>
      <w:r>
        <w:rPr>
          <w:rFonts w:ascii="Georgia" w:eastAsia="Georgia" w:hAnsi="Georgia" w:cs="Georgia"/>
          <w:spacing w:val="15"/>
          <w:sz w:val="19"/>
          <w:szCs w:val="19"/>
        </w:rPr>
        <w:t xml:space="preserve"> </w:t>
      </w:r>
      <w:r>
        <w:rPr>
          <w:rFonts w:ascii="Georgia" w:eastAsia="Georgia" w:hAnsi="Georgia" w:cs="Georgia"/>
          <w:sz w:val="19"/>
          <w:szCs w:val="19"/>
        </w:rPr>
        <w:t>his</w:t>
      </w:r>
      <w:r>
        <w:rPr>
          <w:rFonts w:ascii="Georgia" w:eastAsia="Georgia" w:hAnsi="Georgia" w:cs="Georgia"/>
          <w:spacing w:val="14"/>
          <w:sz w:val="19"/>
          <w:szCs w:val="19"/>
        </w:rPr>
        <w:t xml:space="preserve"> </w:t>
      </w:r>
      <w:r>
        <w:rPr>
          <w:rFonts w:ascii="Georgia" w:eastAsia="Georgia" w:hAnsi="Georgia" w:cs="Georgia"/>
          <w:sz w:val="19"/>
          <w:szCs w:val="19"/>
        </w:rPr>
        <w:t>group</w:t>
      </w:r>
      <w:r>
        <w:rPr>
          <w:rFonts w:ascii="Georgia" w:eastAsia="Georgia" w:hAnsi="Georgia" w:cs="Georgia"/>
          <w:spacing w:val="19"/>
          <w:sz w:val="19"/>
          <w:szCs w:val="19"/>
        </w:rPr>
        <w:t xml:space="preserve"> </w:t>
      </w:r>
      <w:r>
        <w:rPr>
          <w:rFonts w:ascii="Georgia" w:eastAsia="Georgia" w:hAnsi="Georgia" w:cs="Georgia"/>
          <w:sz w:val="19"/>
          <w:szCs w:val="19"/>
        </w:rPr>
        <w:t>are</w:t>
      </w:r>
      <w:r>
        <w:rPr>
          <w:rFonts w:ascii="Georgia" w:eastAsia="Georgia" w:hAnsi="Georgia" w:cs="Georgia"/>
          <w:spacing w:val="14"/>
          <w:sz w:val="19"/>
          <w:szCs w:val="19"/>
        </w:rPr>
        <w:t xml:space="preserve"> </w:t>
      </w:r>
      <w:r>
        <w:rPr>
          <w:rFonts w:ascii="Georgia" w:eastAsia="Georgia" w:hAnsi="Georgia" w:cs="Georgia"/>
          <w:sz w:val="19"/>
          <w:szCs w:val="19"/>
        </w:rPr>
        <w:t>sophisticated</w:t>
      </w:r>
      <w:r>
        <w:rPr>
          <w:rFonts w:ascii="Georgia" w:eastAsia="Georgia" w:hAnsi="Georgia" w:cs="Georgia"/>
          <w:spacing w:val="31"/>
          <w:sz w:val="19"/>
          <w:szCs w:val="19"/>
        </w:rPr>
        <w:t xml:space="preserve"> </w:t>
      </w:r>
      <w:r>
        <w:rPr>
          <w:rFonts w:ascii="Georgia" w:eastAsia="Georgia" w:hAnsi="Georgia" w:cs="Georgia"/>
          <w:sz w:val="19"/>
          <w:szCs w:val="19"/>
        </w:rPr>
        <w:t>image</w:t>
      </w:r>
      <w:r>
        <w:rPr>
          <w:rFonts w:ascii="Georgia" w:eastAsia="Georgia" w:hAnsi="Georgia" w:cs="Georgia"/>
          <w:spacing w:val="19"/>
          <w:sz w:val="19"/>
          <w:szCs w:val="19"/>
        </w:rPr>
        <w:t xml:space="preserve"> </w:t>
      </w:r>
      <w:r>
        <w:rPr>
          <w:rFonts w:ascii="Georgia" w:eastAsia="Georgia" w:hAnsi="Georgia" w:cs="Georgia"/>
          <w:w w:val="102"/>
          <w:sz w:val="19"/>
          <w:szCs w:val="19"/>
        </w:rPr>
        <w:t>analysis</w:t>
      </w:r>
    </w:p>
    <w:p w14:paraId="31543228" w14:textId="77777777" w:rsidR="00E61F9D" w:rsidRDefault="00E61F9D">
      <w:pPr>
        <w:spacing w:after="0"/>
        <w:jc w:val="both"/>
        <w:sectPr w:rsidR="00E61F9D">
          <w:pgSz w:w="12240" w:h="15840"/>
          <w:pgMar w:top="680" w:right="580" w:bottom="280" w:left="600" w:header="720" w:footer="720" w:gutter="0"/>
          <w:cols w:space="720"/>
        </w:sectPr>
      </w:pPr>
    </w:p>
    <w:p w14:paraId="061505AC" w14:textId="77777777" w:rsidR="00E61F9D" w:rsidRDefault="005C64D6">
      <w:pPr>
        <w:spacing w:before="85" w:after="0" w:line="277" w:lineRule="auto"/>
        <w:ind w:left="120" w:right="89"/>
        <w:jc w:val="both"/>
        <w:rPr>
          <w:rFonts w:ascii="Georgia" w:eastAsia="Georgia" w:hAnsi="Georgia" w:cs="Georgia"/>
          <w:sz w:val="19"/>
          <w:szCs w:val="19"/>
        </w:rPr>
      </w:pPr>
      <w:proofErr w:type="gramStart"/>
      <w:r>
        <w:rPr>
          <w:rFonts w:ascii="Georgia" w:eastAsia="Georgia" w:hAnsi="Georgia" w:cs="Georgia"/>
          <w:sz w:val="19"/>
          <w:szCs w:val="19"/>
        </w:rPr>
        <w:lastRenderedPageBreak/>
        <w:t>tools</w:t>
      </w:r>
      <w:proofErr w:type="gramEnd"/>
      <w:r>
        <w:rPr>
          <w:rFonts w:ascii="Georgia" w:eastAsia="Georgia" w:hAnsi="Georgia" w:cs="Georgia"/>
          <w:spacing w:val="18"/>
          <w:sz w:val="19"/>
          <w:szCs w:val="19"/>
        </w:rPr>
        <w:t xml:space="preserve"> </w:t>
      </w:r>
      <w:r>
        <w:rPr>
          <w:rFonts w:ascii="Georgia" w:eastAsia="Georgia" w:hAnsi="Georgia" w:cs="Georgia"/>
          <w:sz w:val="19"/>
          <w:szCs w:val="19"/>
        </w:rPr>
        <w:t>like</w:t>
      </w:r>
      <w:r>
        <w:rPr>
          <w:rFonts w:ascii="Georgia" w:eastAsia="Georgia" w:hAnsi="Georgia" w:cs="Georgia"/>
          <w:spacing w:val="16"/>
          <w:sz w:val="19"/>
          <w:szCs w:val="19"/>
        </w:rPr>
        <w:t xml:space="preserve"> </w:t>
      </w:r>
      <w:r>
        <w:rPr>
          <w:rFonts w:ascii="Georgia" w:eastAsia="Georgia" w:hAnsi="Georgia" w:cs="Georgia"/>
          <w:sz w:val="19"/>
          <w:szCs w:val="19"/>
        </w:rPr>
        <w:t>the</w:t>
      </w:r>
      <w:r>
        <w:rPr>
          <w:rFonts w:ascii="Georgia" w:eastAsia="Georgia" w:hAnsi="Georgia" w:cs="Georgia"/>
          <w:spacing w:val="15"/>
          <w:sz w:val="19"/>
          <w:szCs w:val="19"/>
        </w:rPr>
        <w:t xml:space="preserve"> </w:t>
      </w:r>
      <w:r>
        <w:rPr>
          <w:rFonts w:ascii="Georgia" w:eastAsia="Georgia" w:hAnsi="Georgia" w:cs="Georgia"/>
          <w:sz w:val="19"/>
          <w:szCs w:val="19"/>
        </w:rPr>
        <w:t>ones</w:t>
      </w:r>
      <w:r>
        <w:rPr>
          <w:rFonts w:ascii="Georgia" w:eastAsia="Georgia" w:hAnsi="Georgia" w:cs="Georgia"/>
          <w:spacing w:val="18"/>
          <w:sz w:val="19"/>
          <w:szCs w:val="19"/>
        </w:rPr>
        <w:t xml:space="preserve"> </w:t>
      </w:r>
      <w:r>
        <w:rPr>
          <w:rFonts w:ascii="Georgia" w:eastAsia="Georgia" w:hAnsi="Georgia" w:cs="Georgia"/>
          <w:sz w:val="19"/>
          <w:szCs w:val="19"/>
        </w:rPr>
        <w:t>being</w:t>
      </w:r>
      <w:r>
        <w:rPr>
          <w:rFonts w:ascii="Georgia" w:eastAsia="Georgia" w:hAnsi="Georgia" w:cs="Georgia"/>
          <w:spacing w:val="19"/>
          <w:sz w:val="19"/>
          <w:szCs w:val="19"/>
        </w:rPr>
        <w:t xml:space="preserve"> </w:t>
      </w:r>
      <w:r>
        <w:rPr>
          <w:rFonts w:ascii="Georgia" w:eastAsia="Georgia" w:hAnsi="Georgia" w:cs="Georgia"/>
          <w:sz w:val="19"/>
          <w:szCs w:val="19"/>
        </w:rPr>
        <w:t>proposed</w:t>
      </w:r>
      <w:r>
        <w:rPr>
          <w:rFonts w:ascii="Georgia" w:eastAsia="Georgia" w:hAnsi="Georgia" w:cs="Georgia"/>
          <w:spacing w:val="26"/>
          <w:sz w:val="19"/>
          <w:szCs w:val="19"/>
        </w:rPr>
        <w:t xml:space="preserve"> </w:t>
      </w:r>
      <w:r>
        <w:rPr>
          <w:rFonts w:ascii="Georgia" w:eastAsia="Georgia" w:hAnsi="Georgia" w:cs="Georgia"/>
          <w:sz w:val="19"/>
          <w:szCs w:val="19"/>
        </w:rPr>
        <w:t>in</w:t>
      </w:r>
      <w:r>
        <w:rPr>
          <w:rFonts w:ascii="Georgia" w:eastAsia="Georgia" w:hAnsi="Georgia" w:cs="Georgia"/>
          <w:spacing w:val="15"/>
          <w:sz w:val="19"/>
          <w:szCs w:val="19"/>
        </w:rPr>
        <w:t xml:space="preserve"> </w:t>
      </w:r>
      <w:r>
        <w:rPr>
          <w:rFonts w:ascii="Georgia" w:eastAsia="Georgia" w:hAnsi="Georgia" w:cs="Georgia"/>
          <w:sz w:val="19"/>
          <w:szCs w:val="19"/>
        </w:rPr>
        <w:t>this</w:t>
      </w:r>
      <w:r>
        <w:rPr>
          <w:rFonts w:ascii="Georgia" w:eastAsia="Georgia" w:hAnsi="Georgia" w:cs="Georgia"/>
          <w:spacing w:val="16"/>
          <w:sz w:val="19"/>
          <w:szCs w:val="19"/>
        </w:rPr>
        <w:t xml:space="preserve"> </w:t>
      </w:r>
      <w:r>
        <w:rPr>
          <w:rFonts w:ascii="Georgia" w:eastAsia="Georgia" w:hAnsi="Georgia" w:cs="Georgia"/>
          <w:sz w:val="19"/>
          <w:szCs w:val="19"/>
        </w:rPr>
        <w:t xml:space="preserve">project. </w:t>
      </w:r>
      <w:r>
        <w:rPr>
          <w:rFonts w:ascii="Georgia" w:eastAsia="Georgia" w:hAnsi="Georgia" w:cs="Georgia"/>
          <w:spacing w:val="11"/>
          <w:sz w:val="19"/>
          <w:szCs w:val="19"/>
        </w:rPr>
        <w:t xml:space="preserve"> </w:t>
      </w:r>
      <w:r>
        <w:rPr>
          <w:rFonts w:ascii="Georgia" w:eastAsia="Georgia" w:hAnsi="Georgia" w:cs="Georgia"/>
          <w:sz w:val="19"/>
          <w:szCs w:val="19"/>
        </w:rPr>
        <w:t>For</w:t>
      </w:r>
      <w:r>
        <w:rPr>
          <w:rFonts w:ascii="Georgia" w:eastAsia="Georgia" w:hAnsi="Georgia" w:cs="Georgia"/>
          <w:spacing w:val="16"/>
          <w:sz w:val="19"/>
          <w:szCs w:val="19"/>
        </w:rPr>
        <w:t xml:space="preserve"> </w:t>
      </w:r>
      <w:r>
        <w:rPr>
          <w:rFonts w:ascii="Georgia" w:eastAsia="Georgia" w:hAnsi="Georgia" w:cs="Georgia"/>
          <w:sz w:val="19"/>
          <w:szCs w:val="19"/>
        </w:rPr>
        <w:t>example,</w:t>
      </w:r>
      <w:r>
        <w:rPr>
          <w:rFonts w:ascii="Georgia" w:eastAsia="Georgia" w:hAnsi="Georgia" w:cs="Georgia"/>
          <w:spacing w:val="28"/>
          <w:sz w:val="19"/>
          <w:szCs w:val="19"/>
        </w:rPr>
        <w:t xml:space="preserve"> </w:t>
      </w:r>
      <w:r>
        <w:rPr>
          <w:rFonts w:ascii="Georgia" w:eastAsia="Georgia" w:hAnsi="Georgia" w:cs="Georgia"/>
          <w:sz w:val="19"/>
          <w:szCs w:val="19"/>
        </w:rPr>
        <w:t>our</w:t>
      </w:r>
      <w:r>
        <w:rPr>
          <w:rFonts w:ascii="Georgia" w:eastAsia="Georgia" w:hAnsi="Georgia" w:cs="Georgia"/>
          <w:spacing w:val="16"/>
          <w:sz w:val="19"/>
          <w:szCs w:val="19"/>
        </w:rPr>
        <w:t xml:space="preserve"> </w:t>
      </w:r>
      <w:r>
        <w:rPr>
          <w:rFonts w:ascii="Georgia" w:eastAsia="Georgia" w:hAnsi="Georgia" w:cs="Georgia"/>
          <w:sz w:val="19"/>
          <w:szCs w:val="19"/>
        </w:rPr>
        <w:t>ventilation-based</w:t>
      </w:r>
      <w:r>
        <w:rPr>
          <w:rFonts w:ascii="Georgia" w:eastAsia="Georgia" w:hAnsi="Georgia" w:cs="Georgia"/>
          <w:spacing w:val="39"/>
          <w:sz w:val="19"/>
          <w:szCs w:val="19"/>
        </w:rPr>
        <w:t xml:space="preserve"> </w:t>
      </w:r>
      <w:r>
        <w:rPr>
          <w:rFonts w:ascii="Georgia" w:eastAsia="Georgia" w:hAnsi="Georgia" w:cs="Georgia"/>
          <w:sz w:val="19"/>
          <w:szCs w:val="19"/>
        </w:rPr>
        <w:t>segmentation</w:t>
      </w:r>
      <w:r>
        <w:rPr>
          <w:rFonts w:ascii="Georgia" w:eastAsia="Georgia" w:hAnsi="Georgia" w:cs="Georgia"/>
          <w:spacing w:val="33"/>
          <w:sz w:val="19"/>
          <w:szCs w:val="19"/>
        </w:rPr>
        <w:t xml:space="preserve"> </w:t>
      </w:r>
      <w:r>
        <w:rPr>
          <w:rFonts w:ascii="Georgia" w:eastAsia="Georgia" w:hAnsi="Georgia" w:cs="Georgia"/>
          <w:sz w:val="19"/>
          <w:szCs w:val="19"/>
        </w:rPr>
        <w:t>method</w:t>
      </w:r>
      <w:r>
        <w:rPr>
          <w:rFonts w:ascii="Georgia" w:eastAsia="Georgia" w:hAnsi="Georgia" w:cs="Georgia"/>
          <w:spacing w:val="23"/>
          <w:sz w:val="19"/>
          <w:szCs w:val="19"/>
        </w:rPr>
        <w:t xml:space="preserve"> </w:t>
      </w:r>
      <w:r>
        <w:rPr>
          <w:rFonts w:ascii="Georgia" w:eastAsia="Georgia" w:hAnsi="Georgia" w:cs="Georgia"/>
          <w:sz w:val="19"/>
          <w:szCs w:val="19"/>
        </w:rPr>
        <w:t>is</w:t>
      </w:r>
      <w:r>
        <w:rPr>
          <w:rFonts w:ascii="Georgia" w:eastAsia="Georgia" w:hAnsi="Georgia" w:cs="Georgia"/>
          <w:spacing w:val="13"/>
          <w:sz w:val="19"/>
          <w:szCs w:val="19"/>
        </w:rPr>
        <w:t xml:space="preserve"> </w:t>
      </w:r>
      <w:r>
        <w:rPr>
          <w:rFonts w:ascii="Georgia" w:eastAsia="Georgia" w:hAnsi="Georgia" w:cs="Georgia"/>
          <w:sz w:val="19"/>
          <w:szCs w:val="19"/>
        </w:rPr>
        <w:t>already</w:t>
      </w:r>
      <w:r>
        <w:rPr>
          <w:rFonts w:ascii="Georgia" w:eastAsia="Georgia" w:hAnsi="Georgia" w:cs="Georgia"/>
          <w:spacing w:val="22"/>
          <w:sz w:val="19"/>
          <w:szCs w:val="19"/>
        </w:rPr>
        <w:t xml:space="preserve"> </w:t>
      </w:r>
      <w:r>
        <w:rPr>
          <w:rFonts w:ascii="Georgia" w:eastAsia="Georgia" w:hAnsi="Georgia" w:cs="Georgia"/>
          <w:w w:val="102"/>
          <w:sz w:val="19"/>
          <w:szCs w:val="19"/>
        </w:rPr>
        <w:t xml:space="preserve">being </w:t>
      </w:r>
      <w:r>
        <w:rPr>
          <w:rFonts w:ascii="Georgia" w:eastAsia="Georgia" w:hAnsi="Georgia" w:cs="Georgia"/>
          <w:sz w:val="19"/>
          <w:szCs w:val="19"/>
        </w:rPr>
        <w:t>used</w:t>
      </w:r>
      <w:r>
        <w:rPr>
          <w:rFonts w:ascii="Georgia" w:eastAsia="Georgia" w:hAnsi="Georgia" w:cs="Georgia"/>
          <w:spacing w:val="21"/>
          <w:sz w:val="19"/>
          <w:szCs w:val="19"/>
        </w:rPr>
        <w:t xml:space="preserve"> </w:t>
      </w:r>
      <w:r>
        <w:rPr>
          <w:rFonts w:ascii="Georgia" w:eastAsia="Georgia" w:hAnsi="Georgia" w:cs="Georgia"/>
          <w:sz w:val="19"/>
          <w:szCs w:val="19"/>
        </w:rPr>
        <w:t>to</w:t>
      </w:r>
      <w:r>
        <w:rPr>
          <w:rFonts w:ascii="Georgia" w:eastAsia="Georgia" w:hAnsi="Georgia" w:cs="Georgia"/>
          <w:spacing w:val="16"/>
          <w:sz w:val="19"/>
          <w:szCs w:val="19"/>
        </w:rPr>
        <w:t xml:space="preserve"> </w:t>
      </w:r>
      <w:r>
        <w:rPr>
          <w:rFonts w:ascii="Georgia" w:eastAsia="Georgia" w:hAnsi="Georgia" w:cs="Georgia"/>
          <w:sz w:val="19"/>
          <w:szCs w:val="19"/>
        </w:rPr>
        <w:t>determine</w:t>
      </w:r>
      <w:r>
        <w:rPr>
          <w:rFonts w:ascii="Georgia" w:eastAsia="Georgia" w:hAnsi="Georgia" w:cs="Georgia"/>
          <w:spacing w:val="30"/>
          <w:sz w:val="19"/>
          <w:szCs w:val="19"/>
        </w:rPr>
        <w:t xml:space="preserve"> </w:t>
      </w:r>
      <w:r>
        <w:rPr>
          <w:rFonts w:ascii="Georgia" w:eastAsia="Georgia" w:hAnsi="Georgia" w:cs="Georgia"/>
          <w:sz w:val="19"/>
          <w:szCs w:val="19"/>
        </w:rPr>
        <w:t>volumetric</w:t>
      </w:r>
      <w:r>
        <w:rPr>
          <w:rFonts w:ascii="Georgia" w:eastAsia="Georgia" w:hAnsi="Georgia" w:cs="Georgia"/>
          <w:spacing w:val="31"/>
          <w:sz w:val="19"/>
          <w:szCs w:val="19"/>
        </w:rPr>
        <w:t xml:space="preserve"> </w:t>
      </w:r>
      <w:r>
        <w:rPr>
          <w:rFonts w:ascii="Georgia" w:eastAsia="Georgia" w:hAnsi="Georgia" w:cs="Georgia"/>
          <w:sz w:val="19"/>
          <w:szCs w:val="19"/>
        </w:rPr>
        <w:t>compartments</w:t>
      </w:r>
      <w:r>
        <w:rPr>
          <w:rFonts w:ascii="Georgia" w:eastAsia="Georgia" w:hAnsi="Georgia" w:cs="Georgia"/>
          <w:spacing w:val="37"/>
          <w:sz w:val="19"/>
          <w:szCs w:val="19"/>
        </w:rPr>
        <w:t xml:space="preserve"> </w:t>
      </w:r>
      <w:r>
        <w:rPr>
          <w:rFonts w:ascii="Georgia" w:eastAsia="Georgia" w:hAnsi="Georgia" w:cs="Georgia"/>
          <w:sz w:val="19"/>
          <w:szCs w:val="19"/>
        </w:rPr>
        <w:t>based</w:t>
      </w:r>
      <w:r>
        <w:rPr>
          <w:rFonts w:ascii="Georgia" w:eastAsia="Georgia" w:hAnsi="Georgia" w:cs="Georgia"/>
          <w:spacing w:val="23"/>
          <w:sz w:val="19"/>
          <w:szCs w:val="19"/>
        </w:rPr>
        <w:t xml:space="preserve"> </w:t>
      </w:r>
      <w:r>
        <w:rPr>
          <w:rFonts w:ascii="Georgia" w:eastAsia="Georgia" w:hAnsi="Georgia" w:cs="Georgia"/>
          <w:sz w:val="19"/>
          <w:szCs w:val="19"/>
        </w:rPr>
        <w:t>on</w:t>
      </w:r>
      <w:r>
        <w:rPr>
          <w:rFonts w:ascii="Georgia" w:eastAsia="Georgia" w:hAnsi="Georgia" w:cs="Georgia"/>
          <w:spacing w:val="17"/>
          <w:sz w:val="19"/>
          <w:szCs w:val="19"/>
        </w:rPr>
        <w:t xml:space="preserve"> </w:t>
      </w:r>
      <w:r>
        <w:rPr>
          <w:rFonts w:ascii="Georgia" w:eastAsia="Georgia" w:hAnsi="Georgia" w:cs="Georgia"/>
          <w:sz w:val="19"/>
          <w:szCs w:val="19"/>
        </w:rPr>
        <w:t>lung</w:t>
      </w:r>
      <w:r>
        <w:rPr>
          <w:rFonts w:ascii="Georgia" w:eastAsia="Georgia" w:hAnsi="Georgia" w:cs="Georgia"/>
          <w:spacing w:val="20"/>
          <w:sz w:val="19"/>
          <w:szCs w:val="19"/>
        </w:rPr>
        <w:t xml:space="preserve"> </w:t>
      </w:r>
      <w:r>
        <w:rPr>
          <w:rFonts w:ascii="Georgia" w:eastAsia="Georgia" w:hAnsi="Georgia" w:cs="Georgia"/>
          <w:sz w:val="19"/>
          <w:szCs w:val="19"/>
        </w:rPr>
        <w:t xml:space="preserve">function. </w:t>
      </w:r>
      <w:r>
        <w:rPr>
          <w:rFonts w:ascii="Georgia" w:eastAsia="Georgia" w:hAnsi="Georgia" w:cs="Georgia"/>
          <w:spacing w:val="21"/>
          <w:sz w:val="19"/>
          <w:szCs w:val="19"/>
        </w:rPr>
        <w:t xml:space="preserve"> </w:t>
      </w:r>
      <w:r>
        <w:rPr>
          <w:rFonts w:ascii="Georgia" w:eastAsia="Georgia" w:hAnsi="Georgia" w:cs="Georgia"/>
          <w:sz w:val="19"/>
          <w:szCs w:val="19"/>
        </w:rPr>
        <w:t>Additional</w:t>
      </w:r>
      <w:r>
        <w:rPr>
          <w:rFonts w:ascii="Georgia" w:eastAsia="Georgia" w:hAnsi="Georgia" w:cs="Georgia"/>
          <w:spacing w:val="31"/>
          <w:sz w:val="19"/>
          <w:szCs w:val="19"/>
        </w:rPr>
        <w:t xml:space="preserve"> </w:t>
      </w:r>
      <w:r>
        <w:rPr>
          <w:rFonts w:ascii="Georgia" w:eastAsia="Georgia" w:hAnsi="Georgia" w:cs="Georgia"/>
          <w:sz w:val="19"/>
          <w:szCs w:val="19"/>
        </w:rPr>
        <w:t>“cleaning”</w:t>
      </w:r>
      <w:r>
        <w:rPr>
          <w:rFonts w:ascii="Georgia" w:eastAsia="Georgia" w:hAnsi="Georgia" w:cs="Georgia"/>
          <w:spacing w:val="30"/>
          <w:sz w:val="19"/>
          <w:szCs w:val="19"/>
        </w:rPr>
        <w:t xml:space="preserve"> </w:t>
      </w:r>
      <w:r>
        <w:rPr>
          <w:rFonts w:ascii="Georgia" w:eastAsia="Georgia" w:hAnsi="Georgia" w:cs="Georgia"/>
          <w:sz w:val="19"/>
          <w:szCs w:val="19"/>
        </w:rPr>
        <w:t>necessary</w:t>
      </w:r>
      <w:r>
        <w:rPr>
          <w:rFonts w:ascii="Georgia" w:eastAsia="Georgia" w:hAnsi="Georgia" w:cs="Georgia"/>
          <w:spacing w:val="29"/>
          <w:sz w:val="19"/>
          <w:szCs w:val="19"/>
        </w:rPr>
        <w:t xml:space="preserve"> </w:t>
      </w:r>
      <w:r>
        <w:rPr>
          <w:rFonts w:ascii="Georgia" w:eastAsia="Georgia" w:hAnsi="Georgia" w:cs="Georgia"/>
          <w:sz w:val="19"/>
          <w:szCs w:val="19"/>
        </w:rPr>
        <w:t>for</w:t>
      </w:r>
      <w:r>
        <w:rPr>
          <w:rFonts w:ascii="Georgia" w:eastAsia="Georgia" w:hAnsi="Georgia" w:cs="Georgia"/>
          <w:spacing w:val="18"/>
          <w:sz w:val="19"/>
          <w:szCs w:val="19"/>
        </w:rPr>
        <w:t xml:space="preserve"> </w:t>
      </w:r>
      <w:r>
        <w:rPr>
          <w:rFonts w:ascii="Georgia" w:eastAsia="Georgia" w:hAnsi="Georgia" w:cs="Georgia"/>
          <w:sz w:val="19"/>
          <w:szCs w:val="19"/>
        </w:rPr>
        <w:t>these</w:t>
      </w:r>
      <w:r>
        <w:rPr>
          <w:rFonts w:ascii="Georgia" w:eastAsia="Georgia" w:hAnsi="Georgia" w:cs="Georgia"/>
          <w:spacing w:val="22"/>
          <w:sz w:val="19"/>
          <w:szCs w:val="19"/>
        </w:rPr>
        <w:t xml:space="preserve"> </w:t>
      </w:r>
      <w:r>
        <w:rPr>
          <w:rFonts w:ascii="Georgia" w:eastAsia="Georgia" w:hAnsi="Georgia" w:cs="Georgia"/>
          <w:sz w:val="19"/>
          <w:szCs w:val="19"/>
        </w:rPr>
        <w:t>data</w:t>
      </w:r>
      <w:r>
        <w:rPr>
          <w:rFonts w:ascii="Georgia" w:eastAsia="Georgia" w:hAnsi="Georgia" w:cs="Georgia"/>
          <w:spacing w:val="20"/>
          <w:sz w:val="19"/>
          <w:szCs w:val="19"/>
        </w:rPr>
        <w:t xml:space="preserve"> </w:t>
      </w:r>
      <w:r>
        <w:rPr>
          <w:rFonts w:ascii="Georgia" w:eastAsia="Georgia" w:hAnsi="Georgia" w:cs="Georgia"/>
          <w:w w:val="102"/>
          <w:sz w:val="19"/>
          <w:szCs w:val="19"/>
        </w:rPr>
        <w:t xml:space="preserve">include </w:t>
      </w:r>
      <w:proofErr w:type="spellStart"/>
      <w:r>
        <w:rPr>
          <w:rFonts w:ascii="Georgia" w:eastAsia="Georgia" w:hAnsi="Georgia" w:cs="Georgia"/>
          <w:sz w:val="19"/>
          <w:szCs w:val="19"/>
        </w:rPr>
        <w:t>denoising</w:t>
      </w:r>
      <w:proofErr w:type="spellEnd"/>
      <w:r>
        <w:rPr>
          <w:rFonts w:ascii="Georgia" w:eastAsia="Georgia" w:hAnsi="Georgia" w:cs="Georgia"/>
          <w:spacing w:val="4"/>
          <w:sz w:val="19"/>
          <w:szCs w:val="19"/>
        </w:rPr>
        <w:t xml:space="preserve"> </w:t>
      </w:r>
      <w:r>
        <w:rPr>
          <w:rFonts w:ascii="Georgia" w:eastAsia="Georgia" w:hAnsi="Georgia" w:cs="Georgia"/>
          <w:sz w:val="19"/>
          <w:szCs w:val="19"/>
        </w:rPr>
        <w:t>techniques</w:t>
      </w:r>
      <w:r>
        <w:rPr>
          <w:rFonts w:ascii="Georgia" w:eastAsia="Georgia" w:hAnsi="Georgia" w:cs="Georgia"/>
          <w:spacing w:val="6"/>
          <w:sz w:val="19"/>
          <w:szCs w:val="19"/>
        </w:rPr>
        <w:t xml:space="preserve"> </w:t>
      </w:r>
      <w:r>
        <w:rPr>
          <w:rFonts w:ascii="Georgia" w:eastAsia="Georgia" w:hAnsi="Georgia" w:cs="Georgia"/>
          <w:sz w:val="19"/>
          <w:szCs w:val="19"/>
        </w:rPr>
        <w:t>[51]</w:t>
      </w:r>
      <w:r>
        <w:rPr>
          <w:rFonts w:ascii="Georgia" w:eastAsia="Georgia" w:hAnsi="Georgia" w:cs="Georgia"/>
          <w:spacing w:val="-5"/>
          <w:sz w:val="19"/>
          <w:szCs w:val="19"/>
        </w:rPr>
        <w:t xml:space="preserve"> </w:t>
      </w:r>
      <w:r>
        <w:rPr>
          <w:rFonts w:ascii="Georgia" w:eastAsia="Georgia" w:hAnsi="Georgia" w:cs="Georgia"/>
          <w:sz w:val="19"/>
          <w:szCs w:val="19"/>
        </w:rPr>
        <w:t>implemented</w:t>
      </w:r>
      <w:r>
        <w:rPr>
          <w:rFonts w:ascii="Georgia" w:eastAsia="Georgia" w:hAnsi="Georgia" w:cs="Georgia"/>
          <w:spacing w:val="10"/>
          <w:sz w:val="19"/>
          <w:szCs w:val="19"/>
        </w:rPr>
        <w:t xml:space="preserve"> </w:t>
      </w:r>
      <w:r>
        <w:rPr>
          <w:rFonts w:ascii="Georgia" w:eastAsia="Georgia" w:hAnsi="Georgia" w:cs="Georgia"/>
          <w:sz w:val="19"/>
          <w:szCs w:val="19"/>
        </w:rPr>
        <w:t>and</w:t>
      </w:r>
      <w:r>
        <w:rPr>
          <w:rFonts w:ascii="Georgia" w:eastAsia="Georgia" w:hAnsi="Georgia" w:cs="Georgia"/>
          <w:spacing w:val="-6"/>
          <w:sz w:val="19"/>
          <w:szCs w:val="19"/>
        </w:rPr>
        <w:t xml:space="preserve"> </w:t>
      </w:r>
      <w:r>
        <w:rPr>
          <w:rFonts w:ascii="Georgia" w:eastAsia="Georgia" w:hAnsi="Georgia" w:cs="Georgia"/>
          <w:sz w:val="19"/>
          <w:szCs w:val="19"/>
        </w:rPr>
        <w:t>made</w:t>
      </w:r>
      <w:r>
        <w:rPr>
          <w:rFonts w:ascii="Georgia" w:eastAsia="Georgia" w:hAnsi="Georgia" w:cs="Georgia"/>
          <w:spacing w:val="-3"/>
          <w:sz w:val="19"/>
          <w:szCs w:val="19"/>
        </w:rPr>
        <w:t xml:space="preserve"> </w:t>
      </w:r>
      <w:r>
        <w:rPr>
          <w:rFonts w:ascii="Georgia" w:eastAsia="Georgia" w:hAnsi="Georgia" w:cs="Georgia"/>
          <w:sz w:val="19"/>
          <w:szCs w:val="19"/>
        </w:rPr>
        <w:t>available</w:t>
      </w:r>
      <w:r>
        <w:rPr>
          <w:rFonts w:ascii="Georgia" w:eastAsia="Georgia" w:hAnsi="Georgia" w:cs="Georgia"/>
          <w:spacing w:val="3"/>
          <w:sz w:val="19"/>
          <w:szCs w:val="19"/>
        </w:rPr>
        <w:t xml:space="preserve"> </w:t>
      </w:r>
      <w:r>
        <w:rPr>
          <w:rFonts w:ascii="Georgia" w:eastAsia="Georgia" w:hAnsi="Georgia" w:cs="Georgia"/>
          <w:sz w:val="19"/>
          <w:szCs w:val="19"/>
        </w:rPr>
        <w:t>in</w:t>
      </w:r>
      <w:r>
        <w:rPr>
          <w:rFonts w:ascii="Georgia" w:eastAsia="Georgia" w:hAnsi="Georgia" w:cs="Georgia"/>
          <w:spacing w:val="-7"/>
          <w:sz w:val="19"/>
          <w:szCs w:val="19"/>
        </w:rPr>
        <w:t xml:space="preserve"> </w:t>
      </w:r>
      <w:r>
        <w:rPr>
          <w:rFonts w:ascii="Georgia" w:eastAsia="Georgia" w:hAnsi="Georgia" w:cs="Georgia"/>
          <w:sz w:val="19"/>
          <w:szCs w:val="19"/>
        </w:rPr>
        <w:t>ANTs.</w:t>
      </w:r>
      <w:r>
        <w:rPr>
          <w:rFonts w:ascii="Georgia" w:eastAsia="Georgia" w:hAnsi="Georgia" w:cs="Georgia"/>
          <w:spacing w:val="23"/>
          <w:sz w:val="19"/>
          <w:szCs w:val="19"/>
        </w:rPr>
        <w:t xml:space="preserve"> </w:t>
      </w:r>
      <w:r>
        <w:rPr>
          <w:rFonts w:ascii="Georgia" w:eastAsia="Georgia" w:hAnsi="Georgia" w:cs="Georgia"/>
          <w:sz w:val="19"/>
          <w:szCs w:val="19"/>
        </w:rPr>
        <w:t>Lobe</w:t>
      </w:r>
      <w:r>
        <w:rPr>
          <w:rFonts w:ascii="Georgia" w:eastAsia="Georgia" w:hAnsi="Georgia" w:cs="Georgia"/>
          <w:spacing w:val="-4"/>
          <w:sz w:val="19"/>
          <w:szCs w:val="19"/>
        </w:rPr>
        <w:t xml:space="preserve"> </w:t>
      </w:r>
      <w:r>
        <w:rPr>
          <w:rFonts w:ascii="Georgia" w:eastAsia="Georgia" w:hAnsi="Georgia" w:cs="Georgia"/>
          <w:sz w:val="19"/>
          <w:szCs w:val="19"/>
        </w:rPr>
        <w:t>estimation</w:t>
      </w:r>
      <w:r>
        <w:rPr>
          <w:rFonts w:ascii="Georgia" w:eastAsia="Georgia" w:hAnsi="Georgia" w:cs="Georgia"/>
          <w:spacing w:val="6"/>
          <w:sz w:val="19"/>
          <w:szCs w:val="19"/>
        </w:rPr>
        <w:t xml:space="preserve"> </w:t>
      </w:r>
      <w:r>
        <w:rPr>
          <w:rFonts w:ascii="Georgia" w:eastAsia="Georgia" w:hAnsi="Georgia" w:cs="Georgia"/>
          <w:sz w:val="19"/>
          <w:szCs w:val="19"/>
        </w:rPr>
        <w:t>will</w:t>
      </w:r>
      <w:r>
        <w:rPr>
          <w:rFonts w:ascii="Georgia" w:eastAsia="Georgia" w:hAnsi="Georgia" w:cs="Georgia"/>
          <w:spacing w:val="-6"/>
          <w:sz w:val="19"/>
          <w:szCs w:val="19"/>
        </w:rPr>
        <w:t xml:space="preserve"> </w:t>
      </w:r>
      <w:r>
        <w:rPr>
          <w:rFonts w:ascii="Georgia" w:eastAsia="Georgia" w:hAnsi="Georgia" w:cs="Georgia"/>
          <w:sz w:val="19"/>
          <w:szCs w:val="19"/>
        </w:rPr>
        <w:t>be</w:t>
      </w:r>
      <w:r>
        <w:rPr>
          <w:rFonts w:ascii="Georgia" w:eastAsia="Georgia" w:hAnsi="Georgia" w:cs="Georgia"/>
          <w:spacing w:val="-8"/>
          <w:sz w:val="19"/>
          <w:szCs w:val="19"/>
        </w:rPr>
        <w:t xml:space="preserve"> </w:t>
      </w:r>
      <w:r>
        <w:rPr>
          <w:rFonts w:ascii="Georgia" w:eastAsia="Georgia" w:hAnsi="Georgia" w:cs="Georgia"/>
          <w:sz w:val="19"/>
          <w:szCs w:val="19"/>
        </w:rPr>
        <w:t>possible</w:t>
      </w:r>
      <w:r>
        <w:rPr>
          <w:rFonts w:ascii="Georgia" w:eastAsia="Georgia" w:hAnsi="Georgia" w:cs="Georgia"/>
          <w:spacing w:val="2"/>
          <w:sz w:val="19"/>
          <w:szCs w:val="19"/>
        </w:rPr>
        <w:t xml:space="preserve"> </w:t>
      </w:r>
      <w:r>
        <w:rPr>
          <w:rFonts w:ascii="Georgia" w:eastAsia="Georgia" w:hAnsi="Georgia" w:cs="Georgia"/>
          <w:sz w:val="19"/>
          <w:szCs w:val="19"/>
        </w:rPr>
        <w:t>by</w:t>
      </w:r>
      <w:r>
        <w:rPr>
          <w:rFonts w:ascii="Georgia" w:eastAsia="Georgia" w:hAnsi="Georgia" w:cs="Georgia"/>
          <w:spacing w:val="-8"/>
          <w:sz w:val="19"/>
          <w:szCs w:val="19"/>
        </w:rPr>
        <w:t xml:space="preserve"> </w:t>
      </w:r>
      <w:r>
        <w:rPr>
          <w:rFonts w:ascii="Georgia" w:eastAsia="Georgia" w:hAnsi="Georgia" w:cs="Georgia"/>
          <w:sz w:val="19"/>
          <w:szCs w:val="19"/>
        </w:rPr>
        <w:t>refining</w:t>
      </w:r>
      <w:r>
        <w:rPr>
          <w:rFonts w:ascii="Georgia" w:eastAsia="Georgia" w:hAnsi="Georgia" w:cs="Georgia"/>
          <w:spacing w:val="1"/>
          <w:sz w:val="19"/>
          <w:szCs w:val="19"/>
        </w:rPr>
        <w:t xml:space="preserve"> </w:t>
      </w:r>
      <w:r>
        <w:rPr>
          <w:rFonts w:ascii="Georgia" w:eastAsia="Georgia" w:hAnsi="Georgia" w:cs="Georgia"/>
          <w:sz w:val="19"/>
          <w:szCs w:val="19"/>
        </w:rPr>
        <w:t>the</w:t>
      </w:r>
      <w:r>
        <w:rPr>
          <w:rFonts w:ascii="Georgia" w:eastAsia="Georgia" w:hAnsi="Georgia" w:cs="Georgia"/>
          <w:spacing w:val="-7"/>
          <w:sz w:val="19"/>
          <w:szCs w:val="19"/>
        </w:rPr>
        <w:t xml:space="preserve"> </w:t>
      </w:r>
      <w:r>
        <w:rPr>
          <w:rFonts w:ascii="Georgia" w:eastAsia="Georgia" w:hAnsi="Georgia" w:cs="Georgia"/>
          <w:w w:val="102"/>
          <w:sz w:val="19"/>
          <w:szCs w:val="19"/>
        </w:rPr>
        <w:t xml:space="preserve">techniques </w:t>
      </w:r>
      <w:r>
        <w:rPr>
          <w:rFonts w:ascii="Georgia" w:eastAsia="Georgia" w:hAnsi="Georgia" w:cs="Georgia"/>
          <w:sz w:val="19"/>
          <w:szCs w:val="19"/>
        </w:rPr>
        <w:t>originally</w:t>
      </w:r>
      <w:r>
        <w:rPr>
          <w:rFonts w:ascii="Georgia" w:eastAsia="Georgia" w:hAnsi="Georgia" w:cs="Georgia"/>
          <w:spacing w:val="17"/>
          <w:sz w:val="19"/>
          <w:szCs w:val="19"/>
        </w:rPr>
        <w:t xml:space="preserve"> </w:t>
      </w:r>
      <w:r>
        <w:rPr>
          <w:rFonts w:ascii="Georgia" w:eastAsia="Georgia" w:hAnsi="Georgia" w:cs="Georgia"/>
          <w:sz w:val="19"/>
          <w:szCs w:val="19"/>
        </w:rPr>
        <w:t>described</w:t>
      </w:r>
      <w:r>
        <w:rPr>
          <w:rFonts w:ascii="Georgia" w:eastAsia="Georgia" w:hAnsi="Georgia" w:cs="Georgia"/>
          <w:spacing w:val="17"/>
          <w:sz w:val="19"/>
          <w:szCs w:val="19"/>
        </w:rPr>
        <w:t xml:space="preserve"> </w:t>
      </w:r>
      <w:r>
        <w:rPr>
          <w:rFonts w:ascii="Georgia" w:eastAsia="Georgia" w:hAnsi="Georgia" w:cs="Georgia"/>
          <w:sz w:val="19"/>
          <w:szCs w:val="19"/>
        </w:rPr>
        <w:t>in</w:t>
      </w:r>
      <w:r>
        <w:rPr>
          <w:rFonts w:ascii="Georgia" w:eastAsia="Georgia" w:hAnsi="Georgia" w:cs="Georgia"/>
          <w:spacing w:val="6"/>
          <w:sz w:val="19"/>
          <w:szCs w:val="19"/>
        </w:rPr>
        <w:t xml:space="preserve"> </w:t>
      </w:r>
      <w:r>
        <w:rPr>
          <w:rFonts w:ascii="Georgia" w:eastAsia="Georgia" w:hAnsi="Georgia" w:cs="Georgia"/>
          <w:w w:val="102"/>
          <w:sz w:val="19"/>
          <w:szCs w:val="19"/>
        </w:rPr>
        <w:t>[50].</w:t>
      </w:r>
    </w:p>
    <w:p w14:paraId="6F87427E" w14:textId="77777777" w:rsidR="00E61F9D" w:rsidRDefault="005C64D6">
      <w:pPr>
        <w:spacing w:before="60" w:after="0" w:line="277" w:lineRule="auto"/>
        <w:ind w:left="113" w:right="63" w:firstLine="7"/>
        <w:jc w:val="both"/>
        <w:rPr>
          <w:rFonts w:ascii="Georgia" w:eastAsia="Georgia" w:hAnsi="Georgia" w:cs="Georgia"/>
          <w:sz w:val="19"/>
          <w:szCs w:val="19"/>
        </w:rPr>
      </w:pPr>
      <w:r>
        <w:rPr>
          <w:rFonts w:ascii="Georgia" w:eastAsia="Georgia" w:hAnsi="Georgia" w:cs="Georgia"/>
          <w:b/>
          <w:bCs/>
          <w:sz w:val="19"/>
          <w:szCs w:val="19"/>
        </w:rPr>
        <w:t>3(c.3.3)</w:t>
      </w:r>
      <w:r>
        <w:rPr>
          <w:rFonts w:ascii="Georgia" w:eastAsia="Georgia" w:hAnsi="Georgia" w:cs="Georgia"/>
          <w:b/>
          <w:bCs/>
          <w:spacing w:val="27"/>
          <w:sz w:val="19"/>
          <w:szCs w:val="19"/>
        </w:rPr>
        <w:t xml:space="preserve"> </w:t>
      </w:r>
      <w:r>
        <w:rPr>
          <w:rFonts w:ascii="Georgia" w:eastAsia="Georgia" w:hAnsi="Georgia" w:cs="Georgia"/>
          <w:b/>
          <w:bCs/>
          <w:sz w:val="19"/>
          <w:szCs w:val="19"/>
        </w:rPr>
        <w:t>Characterization</w:t>
      </w:r>
      <w:r>
        <w:rPr>
          <w:rFonts w:ascii="Georgia" w:eastAsia="Georgia" w:hAnsi="Georgia" w:cs="Georgia"/>
          <w:b/>
          <w:bCs/>
          <w:spacing w:val="45"/>
          <w:sz w:val="19"/>
          <w:szCs w:val="19"/>
        </w:rPr>
        <w:t xml:space="preserve"> </w:t>
      </w:r>
      <w:r>
        <w:rPr>
          <w:rFonts w:ascii="Georgia" w:eastAsia="Georgia" w:hAnsi="Georgia" w:cs="Georgia"/>
          <w:b/>
          <w:bCs/>
          <w:sz w:val="19"/>
          <w:szCs w:val="19"/>
        </w:rPr>
        <w:t>of</w:t>
      </w:r>
      <w:r>
        <w:rPr>
          <w:rFonts w:ascii="Georgia" w:eastAsia="Georgia" w:hAnsi="Georgia" w:cs="Georgia"/>
          <w:b/>
          <w:bCs/>
          <w:spacing w:val="16"/>
          <w:sz w:val="19"/>
          <w:szCs w:val="19"/>
        </w:rPr>
        <w:t xml:space="preserve"> </w:t>
      </w:r>
      <w:proofErr w:type="spellStart"/>
      <w:r>
        <w:rPr>
          <w:rFonts w:ascii="Georgia" w:eastAsia="Georgia" w:hAnsi="Georgia" w:cs="Georgia"/>
          <w:b/>
          <w:bCs/>
          <w:sz w:val="19"/>
          <w:szCs w:val="19"/>
        </w:rPr>
        <w:t>COPDGene</w:t>
      </w:r>
      <w:proofErr w:type="spellEnd"/>
      <w:r>
        <w:rPr>
          <w:rFonts w:ascii="Georgia" w:eastAsia="Georgia" w:hAnsi="Georgia" w:cs="Georgia"/>
          <w:b/>
          <w:bCs/>
          <w:spacing w:val="34"/>
          <w:sz w:val="19"/>
          <w:szCs w:val="19"/>
        </w:rPr>
        <w:t xml:space="preserve"> </w:t>
      </w:r>
      <w:r>
        <w:rPr>
          <w:rFonts w:ascii="Georgia" w:eastAsia="Georgia" w:hAnsi="Georgia" w:cs="Georgia"/>
          <w:b/>
          <w:bCs/>
          <w:sz w:val="19"/>
          <w:szCs w:val="19"/>
        </w:rPr>
        <w:t>cohort</w:t>
      </w:r>
      <w:r>
        <w:rPr>
          <w:rFonts w:ascii="Georgia" w:eastAsia="Georgia" w:hAnsi="Georgia" w:cs="Georgia"/>
          <w:b/>
          <w:bCs/>
          <w:spacing w:val="25"/>
          <w:sz w:val="19"/>
          <w:szCs w:val="19"/>
        </w:rPr>
        <w:t xml:space="preserve"> </w:t>
      </w:r>
      <w:r>
        <w:rPr>
          <w:rFonts w:ascii="Georgia" w:eastAsia="Georgia" w:hAnsi="Georgia" w:cs="Georgia"/>
          <w:b/>
          <w:bCs/>
          <w:sz w:val="19"/>
          <w:szCs w:val="19"/>
        </w:rPr>
        <w:t>by</w:t>
      </w:r>
      <w:r>
        <w:rPr>
          <w:rFonts w:ascii="Georgia" w:eastAsia="Georgia" w:hAnsi="Georgia" w:cs="Georgia"/>
          <w:b/>
          <w:bCs/>
          <w:spacing w:val="17"/>
          <w:sz w:val="19"/>
          <w:szCs w:val="19"/>
        </w:rPr>
        <w:t xml:space="preserve"> </w:t>
      </w:r>
      <w:r>
        <w:rPr>
          <w:rFonts w:ascii="Georgia" w:eastAsia="Georgia" w:hAnsi="Georgia" w:cs="Georgia"/>
          <w:b/>
          <w:bCs/>
          <w:sz w:val="19"/>
          <w:szCs w:val="19"/>
        </w:rPr>
        <w:t>hyperpolarized</w:t>
      </w:r>
      <w:r>
        <w:rPr>
          <w:rFonts w:ascii="Georgia" w:eastAsia="Georgia" w:hAnsi="Georgia" w:cs="Georgia"/>
          <w:b/>
          <w:bCs/>
          <w:spacing w:val="42"/>
          <w:sz w:val="19"/>
          <w:szCs w:val="19"/>
        </w:rPr>
        <w:t xml:space="preserve"> </w:t>
      </w:r>
      <w:r>
        <w:rPr>
          <w:rFonts w:ascii="Georgia" w:eastAsia="Georgia" w:hAnsi="Georgia" w:cs="Georgia"/>
          <w:b/>
          <w:bCs/>
          <w:sz w:val="19"/>
          <w:szCs w:val="19"/>
        </w:rPr>
        <w:t>gas</w:t>
      </w:r>
      <w:r>
        <w:rPr>
          <w:rFonts w:ascii="Georgia" w:eastAsia="Georgia" w:hAnsi="Georgia" w:cs="Georgia"/>
          <w:b/>
          <w:bCs/>
          <w:spacing w:val="18"/>
          <w:sz w:val="19"/>
          <w:szCs w:val="19"/>
        </w:rPr>
        <w:t xml:space="preserve"> </w:t>
      </w:r>
      <w:r>
        <w:rPr>
          <w:rFonts w:ascii="Georgia" w:eastAsia="Georgia" w:hAnsi="Georgia" w:cs="Georgia"/>
          <w:b/>
          <w:bCs/>
          <w:sz w:val="19"/>
          <w:szCs w:val="19"/>
        </w:rPr>
        <w:t>(HP)</w:t>
      </w:r>
      <w:r>
        <w:rPr>
          <w:rFonts w:ascii="Georgia" w:eastAsia="Georgia" w:hAnsi="Georgia" w:cs="Georgia"/>
          <w:b/>
          <w:bCs/>
          <w:spacing w:val="22"/>
          <w:sz w:val="19"/>
          <w:szCs w:val="19"/>
        </w:rPr>
        <w:t xml:space="preserve"> </w:t>
      </w:r>
      <w:r>
        <w:rPr>
          <w:rFonts w:ascii="Georgia" w:eastAsia="Georgia" w:hAnsi="Georgia" w:cs="Georgia"/>
          <w:b/>
          <w:bCs/>
          <w:sz w:val="19"/>
          <w:szCs w:val="19"/>
        </w:rPr>
        <w:t>MRI.</w:t>
      </w:r>
      <w:r>
        <w:rPr>
          <w:rFonts w:ascii="Georgia" w:eastAsia="Georgia" w:hAnsi="Georgia" w:cs="Georgia"/>
          <w:b/>
          <w:bCs/>
          <w:spacing w:val="18"/>
          <w:sz w:val="19"/>
          <w:szCs w:val="19"/>
        </w:rPr>
        <w:t xml:space="preserve"> </w:t>
      </w:r>
      <w:r>
        <w:rPr>
          <w:rFonts w:ascii="Georgia" w:eastAsia="Georgia" w:hAnsi="Georgia" w:cs="Georgia"/>
          <w:sz w:val="19"/>
          <w:szCs w:val="19"/>
        </w:rPr>
        <w:t>Co-investigator</w:t>
      </w:r>
      <w:r>
        <w:rPr>
          <w:rFonts w:ascii="Georgia" w:eastAsia="Georgia" w:hAnsi="Georgia" w:cs="Georgia"/>
          <w:spacing w:val="37"/>
          <w:sz w:val="19"/>
          <w:szCs w:val="19"/>
        </w:rPr>
        <w:t xml:space="preserve"> </w:t>
      </w:r>
      <w:r>
        <w:rPr>
          <w:rFonts w:ascii="Georgia" w:eastAsia="Georgia" w:hAnsi="Georgia" w:cs="Georgia"/>
          <w:b/>
          <w:bCs/>
          <w:sz w:val="19"/>
          <w:szCs w:val="19"/>
        </w:rPr>
        <w:t>Rahim</w:t>
      </w:r>
      <w:r>
        <w:rPr>
          <w:rFonts w:ascii="Georgia" w:eastAsia="Georgia" w:hAnsi="Georgia" w:cs="Georgia"/>
          <w:b/>
          <w:bCs/>
          <w:spacing w:val="25"/>
          <w:sz w:val="19"/>
          <w:szCs w:val="19"/>
        </w:rPr>
        <w:t xml:space="preserve"> </w:t>
      </w:r>
      <w:proofErr w:type="spellStart"/>
      <w:r>
        <w:rPr>
          <w:rFonts w:ascii="Georgia" w:eastAsia="Georgia" w:hAnsi="Georgia" w:cs="Georgia"/>
          <w:b/>
          <w:bCs/>
          <w:sz w:val="19"/>
          <w:szCs w:val="19"/>
        </w:rPr>
        <w:t>Rizi</w:t>
      </w:r>
      <w:proofErr w:type="spellEnd"/>
      <w:r>
        <w:rPr>
          <w:rFonts w:ascii="Georgia" w:eastAsia="Georgia" w:hAnsi="Georgia" w:cs="Georgia"/>
          <w:b/>
          <w:bCs/>
          <w:spacing w:val="17"/>
          <w:sz w:val="19"/>
          <w:szCs w:val="19"/>
        </w:rPr>
        <w:t xml:space="preserve"> </w:t>
      </w:r>
      <w:r>
        <w:rPr>
          <w:rFonts w:ascii="Georgia" w:eastAsia="Georgia" w:hAnsi="Georgia" w:cs="Georgia"/>
          <w:w w:val="102"/>
          <w:sz w:val="19"/>
          <w:szCs w:val="19"/>
        </w:rPr>
        <w:t xml:space="preserve">is </w:t>
      </w:r>
      <w:r>
        <w:rPr>
          <w:rFonts w:ascii="Georgia" w:eastAsia="Georgia" w:hAnsi="Georgia" w:cs="Georgia"/>
          <w:sz w:val="19"/>
          <w:szCs w:val="19"/>
        </w:rPr>
        <w:t>leading</w:t>
      </w:r>
      <w:r>
        <w:rPr>
          <w:rFonts w:ascii="Georgia" w:eastAsia="Georgia" w:hAnsi="Georgia" w:cs="Georgia"/>
          <w:spacing w:val="9"/>
          <w:sz w:val="19"/>
          <w:szCs w:val="19"/>
        </w:rPr>
        <w:t xml:space="preserve"> </w:t>
      </w:r>
      <w:r>
        <w:rPr>
          <w:rFonts w:ascii="Georgia" w:eastAsia="Georgia" w:hAnsi="Georgia" w:cs="Georgia"/>
          <w:sz w:val="19"/>
          <w:szCs w:val="19"/>
        </w:rPr>
        <w:t>a study</w:t>
      </w:r>
      <w:r>
        <w:rPr>
          <w:rFonts w:ascii="Georgia" w:eastAsia="Georgia" w:hAnsi="Georgia" w:cs="Georgia"/>
          <w:spacing w:val="6"/>
          <w:sz w:val="19"/>
          <w:szCs w:val="19"/>
        </w:rPr>
        <w:t xml:space="preserve"> </w:t>
      </w:r>
      <w:r>
        <w:rPr>
          <w:rFonts w:ascii="Georgia" w:eastAsia="Georgia" w:hAnsi="Georgia" w:cs="Georgia"/>
          <w:sz w:val="19"/>
          <w:szCs w:val="19"/>
        </w:rPr>
        <w:t>of lung</w:t>
      </w:r>
      <w:r>
        <w:rPr>
          <w:rFonts w:ascii="Georgia" w:eastAsia="Georgia" w:hAnsi="Georgia" w:cs="Georgia"/>
          <w:spacing w:val="5"/>
          <w:sz w:val="19"/>
          <w:szCs w:val="19"/>
        </w:rPr>
        <w:t xml:space="preserve"> </w:t>
      </w:r>
      <w:r>
        <w:rPr>
          <w:rFonts w:ascii="Georgia" w:eastAsia="Georgia" w:hAnsi="Georgia" w:cs="Georgia"/>
          <w:sz w:val="19"/>
          <w:szCs w:val="19"/>
        </w:rPr>
        <w:t>function</w:t>
      </w:r>
      <w:r>
        <w:rPr>
          <w:rFonts w:ascii="Georgia" w:eastAsia="Georgia" w:hAnsi="Georgia" w:cs="Georgia"/>
          <w:spacing w:val="11"/>
          <w:sz w:val="19"/>
          <w:szCs w:val="19"/>
        </w:rPr>
        <w:t xml:space="preserve"> </w:t>
      </w:r>
      <w:r>
        <w:rPr>
          <w:rFonts w:ascii="Georgia" w:eastAsia="Georgia" w:hAnsi="Georgia" w:cs="Georgia"/>
          <w:sz w:val="19"/>
          <w:szCs w:val="19"/>
        </w:rPr>
        <w:t>and</w:t>
      </w:r>
      <w:r>
        <w:rPr>
          <w:rFonts w:ascii="Georgia" w:eastAsia="Georgia" w:hAnsi="Georgia" w:cs="Georgia"/>
          <w:spacing w:val="3"/>
          <w:sz w:val="19"/>
          <w:szCs w:val="19"/>
        </w:rPr>
        <w:t xml:space="preserve"> </w:t>
      </w:r>
      <w:r>
        <w:rPr>
          <w:rFonts w:ascii="Georgia" w:eastAsia="Georgia" w:hAnsi="Georgia" w:cs="Georgia"/>
          <w:sz w:val="19"/>
          <w:szCs w:val="19"/>
        </w:rPr>
        <w:t>structure</w:t>
      </w:r>
      <w:r>
        <w:rPr>
          <w:rFonts w:ascii="Georgia" w:eastAsia="Georgia" w:hAnsi="Georgia" w:cs="Georgia"/>
          <w:spacing w:val="12"/>
          <w:sz w:val="19"/>
          <w:szCs w:val="19"/>
        </w:rPr>
        <w:t xml:space="preserve"> </w:t>
      </w:r>
      <w:r>
        <w:rPr>
          <w:rFonts w:ascii="Georgia" w:eastAsia="Georgia" w:hAnsi="Georgia" w:cs="Georgia"/>
          <w:sz w:val="19"/>
          <w:szCs w:val="19"/>
        </w:rPr>
        <w:t>in</w:t>
      </w:r>
      <w:r>
        <w:rPr>
          <w:rFonts w:ascii="Georgia" w:eastAsia="Georgia" w:hAnsi="Georgia" w:cs="Georgia"/>
          <w:spacing w:val="2"/>
          <w:sz w:val="19"/>
          <w:szCs w:val="19"/>
        </w:rPr>
        <w:t xml:space="preserve"> </w:t>
      </w:r>
      <w:r>
        <w:rPr>
          <w:rFonts w:ascii="Georgia" w:eastAsia="Georgia" w:hAnsi="Georgia" w:cs="Georgia"/>
          <w:sz w:val="19"/>
          <w:szCs w:val="19"/>
        </w:rPr>
        <w:t>COPD</w:t>
      </w:r>
      <w:r>
        <w:rPr>
          <w:rFonts w:ascii="Georgia" w:eastAsia="Georgia" w:hAnsi="Georgia" w:cs="Georgia"/>
          <w:spacing w:val="8"/>
          <w:sz w:val="19"/>
          <w:szCs w:val="19"/>
        </w:rPr>
        <w:t xml:space="preserve"> </w:t>
      </w:r>
      <w:r>
        <w:rPr>
          <w:rFonts w:ascii="Georgia" w:eastAsia="Georgia" w:hAnsi="Georgia" w:cs="Georgia"/>
          <w:sz w:val="19"/>
          <w:szCs w:val="19"/>
        </w:rPr>
        <w:t>using</w:t>
      </w:r>
      <w:r>
        <w:rPr>
          <w:rFonts w:ascii="Georgia" w:eastAsia="Georgia" w:hAnsi="Georgia" w:cs="Georgia"/>
          <w:spacing w:val="6"/>
          <w:sz w:val="19"/>
          <w:szCs w:val="19"/>
        </w:rPr>
        <w:t xml:space="preserve"> </w:t>
      </w:r>
      <w:r>
        <w:rPr>
          <w:rFonts w:ascii="Georgia" w:eastAsia="Georgia" w:hAnsi="Georgia" w:cs="Georgia"/>
          <w:sz w:val="19"/>
          <w:szCs w:val="19"/>
        </w:rPr>
        <w:t>HP</w:t>
      </w:r>
      <w:r>
        <w:rPr>
          <w:rFonts w:ascii="Georgia" w:eastAsia="Georgia" w:hAnsi="Georgia" w:cs="Georgia"/>
          <w:spacing w:val="3"/>
          <w:sz w:val="19"/>
          <w:szCs w:val="19"/>
        </w:rPr>
        <w:t xml:space="preserve"> </w:t>
      </w:r>
      <w:r>
        <w:rPr>
          <w:rFonts w:ascii="Georgia" w:eastAsia="Georgia" w:hAnsi="Georgia" w:cs="Georgia"/>
          <w:sz w:val="19"/>
          <w:szCs w:val="19"/>
        </w:rPr>
        <w:t>MRI.</w:t>
      </w:r>
      <w:r>
        <w:rPr>
          <w:rFonts w:ascii="Georgia" w:eastAsia="Georgia" w:hAnsi="Georgia" w:cs="Georgia"/>
          <w:spacing w:val="6"/>
          <w:sz w:val="19"/>
          <w:szCs w:val="19"/>
        </w:rPr>
        <w:t xml:space="preserve"> </w:t>
      </w:r>
      <w:r>
        <w:rPr>
          <w:rFonts w:ascii="Georgia" w:eastAsia="Georgia" w:hAnsi="Georgia" w:cs="Georgia"/>
          <w:sz w:val="19"/>
          <w:szCs w:val="19"/>
        </w:rPr>
        <w:t>Once</w:t>
      </w:r>
      <w:r>
        <w:rPr>
          <w:rFonts w:ascii="Georgia" w:eastAsia="Georgia" w:hAnsi="Georgia" w:cs="Georgia"/>
          <w:spacing w:val="6"/>
          <w:sz w:val="19"/>
          <w:szCs w:val="19"/>
        </w:rPr>
        <w:t xml:space="preserve"> </w:t>
      </w:r>
      <w:r>
        <w:rPr>
          <w:rFonts w:ascii="Georgia" w:eastAsia="Georgia" w:hAnsi="Georgia" w:cs="Georgia"/>
          <w:sz w:val="19"/>
          <w:szCs w:val="19"/>
        </w:rPr>
        <w:t>inhaled,</w:t>
      </w:r>
      <w:r>
        <w:rPr>
          <w:rFonts w:ascii="Georgia" w:eastAsia="Georgia" w:hAnsi="Georgia" w:cs="Georgia"/>
          <w:spacing w:val="12"/>
          <w:sz w:val="19"/>
          <w:szCs w:val="19"/>
        </w:rPr>
        <w:t xml:space="preserve"> </w:t>
      </w:r>
      <w:r>
        <w:rPr>
          <w:rFonts w:ascii="Georgia" w:eastAsia="Georgia" w:hAnsi="Georgia" w:cs="Georgia"/>
          <w:sz w:val="19"/>
          <w:szCs w:val="19"/>
        </w:rPr>
        <w:t>this</w:t>
      </w:r>
      <w:r>
        <w:rPr>
          <w:rFonts w:ascii="Georgia" w:eastAsia="Georgia" w:hAnsi="Georgia" w:cs="Georgia"/>
          <w:spacing w:val="3"/>
          <w:sz w:val="19"/>
          <w:szCs w:val="19"/>
        </w:rPr>
        <w:t xml:space="preserve"> </w:t>
      </w:r>
      <w:r>
        <w:rPr>
          <w:rFonts w:ascii="Georgia" w:eastAsia="Georgia" w:hAnsi="Georgia" w:cs="Georgia"/>
          <w:sz w:val="19"/>
          <w:szCs w:val="19"/>
        </w:rPr>
        <w:t>gas</w:t>
      </w:r>
      <w:r>
        <w:rPr>
          <w:rFonts w:ascii="Georgia" w:eastAsia="Georgia" w:hAnsi="Georgia" w:cs="Georgia"/>
          <w:spacing w:val="3"/>
          <w:sz w:val="19"/>
          <w:szCs w:val="19"/>
        </w:rPr>
        <w:t xml:space="preserve"> </w:t>
      </w:r>
      <w:r>
        <w:rPr>
          <w:rFonts w:ascii="Georgia" w:eastAsia="Georgia" w:hAnsi="Georgia" w:cs="Georgia"/>
          <w:sz w:val="19"/>
          <w:szCs w:val="19"/>
        </w:rPr>
        <w:t>can</w:t>
      </w:r>
      <w:r>
        <w:rPr>
          <w:rFonts w:ascii="Georgia" w:eastAsia="Georgia" w:hAnsi="Georgia" w:cs="Georgia"/>
          <w:spacing w:val="3"/>
          <w:sz w:val="19"/>
          <w:szCs w:val="19"/>
        </w:rPr>
        <w:t xml:space="preserve"> </w:t>
      </w:r>
      <w:r>
        <w:rPr>
          <w:rFonts w:ascii="Georgia" w:eastAsia="Georgia" w:hAnsi="Georgia" w:cs="Georgia"/>
          <w:sz w:val="19"/>
          <w:szCs w:val="19"/>
        </w:rPr>
        <w:t>tell</w:t>
      </w:r>
      <w:r>
        <w:rPr>
          <w:rFonts w:ascii="Georgia" w:eastAsia="Georgia" w:hAnsi="Georgia" w:cs="Georgia"/>
          <w:spacing w:val="2"/>
          <w:sz w:val="19"/>
          <w:szCs w:val="19"/>
        </w:rPr>
        <w:t xml:space="preserve"> </w:t>
      </w:r>
      <w:r>
        <w:rPr>
          <w:rFonts w:ascii="Georgia" w:eastAsia="Georgia" w:hAnsi="Georgia" w:cs="Georgia"/>
          <w:sz w:val="19"/>
          <w:szCs w:val="19"/>
        </w:rPr>
        <w:t>the</w:t>
      </w:r>
      <w:r>
        <w:rPr>
          <w:rFonts w:ascii="Georgia" w:eastAsia="Georgia" w:hAnsi="Georgia" w:cs="Georgia"/>
          <w:spacing w:val="2"/>
          <w:sz w:val="19"/>
          <w:szCs w:val="19"/>
        </w:rPr>
        <w:t xml:space="preserve"> </w:t>
      </w:r>
      <w:r>
        <w:rPr>
          <w:rFonts w:ascii="Georgia" w:eastAsia="Georgia" w:hAnsi="Georgia" w:cs="Georgia"/>
          <w:sz w:val="19"/>
          <w:szCs w:val="19"/>
        </w:rPr>
        <w:t>researcher</w:t>
      </w:r>
      <w:r>
        <w:rPr>
          <w:rFonts w:ascii="Georgia" w:eastAsia="Georgia" w:hAnsi="Georgia" w:cs="Georgia"/>
          <w:spacing w:val="15"/>
          <w:sz w:val="19"/>
          <w:szCs w:val="19"/>
        </w:rPr>
        <w:t xml:space="preserve"> </w:t>
      </w:r>
      <w:r>
        <w:rPr>
          <w:rFonts w:ascii="Georgia" w:eastAsia="Georgia" w:hAnsi="Georgia" w:cs="Georgia"/>
          <w:sz w:val="19"/>
          <w:szCs w:val="19"/>
        </w:rPr>
        <w:t>how</w:t>
      </w:r>
      <w:r>
        <w:rPr>
          <w:rFonts w:ascii="Georgia" w:eastAsia="Georgia" w:hAnsi="Georgia" w:cs="Georgia"/>
          <w:spacing w:val="4"/>
          <w:sz w:val="19"/>
          <w:szCs w:val="19"/>
        </w:rPr>
        <w:t xml:space="preserve"> </w:t>
      </w:r>
      <w:r>
        <w:rPr>
          <w:rFonts w:ascii="Georgia" w:eastAsia="Georgia" w:hAnsi="Georgia" w:cs="Georgia"/>
          <w:w w:val="102"/>
          <w:sz w:val="19"/>
          <w:szCs w:val="19"/>
        </w:rPr>
        <w:t xml:space="preserve">well </w:t>
      </w:r>
      <w:r>
        <w:rPr>
          <w:rFonts w:ascii="Georgia" w:eastAsia="Georgia" w:hAnsi="Georgia" w:cs="Georgia"/>
          <w:sz w:val="19"/>
          <w:szCs w:val="19"/>
        </w:rPr>
        <w:t>specific</w:t>
      </w:r>
      <w:r>
        <w:rPr>
          <w:rFonts w:ascii="Georgia" w:eastAsia="Georgia" w:hAnsi="Georgia" w:cs="Georgia"/>
          <w:spacing w:val="10"/>
          <w:sz w:val="19"/>
          <w:szCs w:val="19"/>
        </w:rPr>
        <w:t xml:space="preserve"> </w:t>
      </w:r>
      <w:r>
        <w:rPr>
          <w:rFonts w:ascii="Georgia" w:eastAsia="Georgia" w:hAnsi="Georgia" w:cs="Georgia"/>
          <w:sz w:val="19"/>
          <w:szCs w:val="19"/>
        </w:rPr>
        <w:t>lung</w:t>
      </w:r>
      <w:r>
        <w:rPr>
          <w:rFonts w:ascii="Georgia" w:eastAsia="Georgia" w:hAnsi="Georgia" w:cs="Georgia"/>
          <w:spacing w:val="5"/>
          <w:sz w:val="19"/>
          <w:szCs w:val="19"/>
        </w:rPr>
        <w:t xml:space="preserve"> </w:t>
      </w:r>
      <w:r>
        <w:rPr>
          <w:rFonts w:ascii="Georgia" w:eastAsia="Georgia" w:hAnsi="Georgia" w:cs="Georgia"/>
          <w:sz w:val="19"/>
          <w:szCs w:val="19"/>
        </w:rPr>
        <w:t>regions</w:t>
      </w:r>
      <w:r>
        <w:rPr>
          <w:rFonts w:ascii="Georgia" w:eastAsia="Georgia" w:hAnsi="Georgia" w:cs="Georgia"/>
          <w:spacing w:val="10"/>
          <w:sz w:val="19"/>
          <w:szCs w:val="19"/>
        </w:rPr>
        <w:t xml:space="preserve"> </w:t>
      </w:r>
      <w:r>
        <w:rPr>
          <w:rFonts w:ascii="Georgia" w:eastAsia="Georgia" w:hAnsi="Georgia" w:cs="Georgia"/>
          <w:sz w:val="19"/>
          <w:szCs w:val="19"/>
        </w:rPr>
        <w:t>replace</w:t>
      </w:r>
      <w:r>
        <w:rPr>
          <w:rFonts w:ascii="Georgia" w:eastAsia="Georgia" w:hAnsi="Georgia" w:cs="Georgia"/>
          <w:spacing w:val="9"/>
          <w:sz w:val="19"/>
          <w:szCs w:val="19"/>
        </w:rPr>
        <w:t xml:space="preserve"> </w:t>
      </w:r>
      <w:r>
        <w:rPr>
          <w:rFonts w:ascii="Georgia" w:eastAsia="Georgia" w:hAnsi="Georgia" w:cs="Georgia"/>
          <w:sz w:val="19"/>
          <w:szCs w:val="19"/>
        </w:rPr>
        <w:t>the</w:t>
      </w:r>
      <w:r>
        <w:rPr>
          <w:rFonts w:ascii="Georgia" w:eastAsia="Georgia" w:hAnsi="Georgia" w:cs="Georgia"/>
          <w:spacing w:val="3"/>
          <w:sz w:val="19"/>
          <w:szCs w:val="19"/>
        </w:rPr>
        <w:t xml:space="preserve"> </w:t>
      </w:r>
      <w:r>
        <w:rPr>
          <w:rFonts w:ascii="Georgia" w:eastAsia="Georgia" w:hAnsi="Georgia" w:cs="Georgia"/>
          <w:sz w:val="19"/>
          <w:szCs w:val="19"/>
        </w:rPr>
        <w:t>air</w:t>
      </w:r>
      <w:r>
        <w:rPr>
          <w:rFonts w:ascii="Georgia" w:eastAsia="Georgia" w:hAnsi="Georgia" w:cs="Georgia"/>
          <w:spacing w:val="4"/>
          <w:sz w:val="19"/>
          <w:szCs w:val="19"/>
        </w:rPr>
        <w:t xml:space="preserve"> </w:t>
      </w:r>
      <w:r>
        <w:rPr>
          <w:rFonts w:ascii="Georgia" w:eastAsia="Georgia" w:hAnsi="Georgia" w:cs="Georgia"/>
          <w:sz w:val="19"/>
          <w:szCs w:val="19"/>
        </w:rPr>
        <w:t>during</w:t>
      </w:r>
      <w:r>
        <w:rPr>
          <w:rFonts w:ascii="Georgia" w:eastAsia="Georgia" w:hAnsi="Georgia" w:cs="Georgia"/>
          <w:spacing w:val="8"/>
          <w:sz w:val="19"/>
          <w:szCs w:val="19"/>
        </w:rPr>
        <w:t xml:space="preserve"> </w:t>
      </w:r>
      <w:r>
        <w:rPr>
          <w:rFonts w:ascii="Georgia" w:eastAsia="Georgia" w:hAnsi="Georgia" w:cs="Georgia"/>
          <w:sz w:val="19"/>
          <w:szCs w:val="19"/>
        </w:rPr>
        <w:t>the</w:t>
      </w:r>
      <w:r>
        <w:rPr>
          <w:rFonts w:ascii="Georgia" w:eastAsia="Georgia" w:hAnsi="Georgia" w:cs="Georgia"/>
          <w:spacing w:val="3"/>
          <w:sz w:val="19"/>
          <w:szCs w:val="19"/>
        </w:rPr>
        <w:t xml:space="preserve"> </w:t>
      </w:r>
      <w:r>
        <w:rPr>
          <w:rFonts w:ascii="Georgia" w:eastAsia="Georgia" w:hAnsi="Georgia" w:cs="Georgia"/>
          <w:sz w:val="19"/>
          <w:szCs w:val="19"/>
        </w:rPr>
        <w:t>normal</w:t>
      </w:r>
      <w:r>
        <w:rPr>
          <w:rFonts w:ascii="Georgia" w:eastAsia="Georgia" w:hAnsi="Georgia" w:cs="Georgia"/>
          <w:spacing w:val="9"/>
          <w:sz w:val="19"/>
          <w:szCs w:val="19"/>
        </w:rPr>
        <w:t xml:space="preserve"> </w:t>
      </w:r>
      <w:r>
        <w:rPr>
          <w:rFonts w:ascii="Georgia" w:eastAsia="Georgia" w:hAnsi="Georgia" w:cs="Georgia"/>
          <w:sz w:val="19"/>
          <w:szCs w:val="19"/>
        </w:rPr>
        <w:t>breathing</w:t>
      </w:r>
      <w:r>
        <w:rPr>
          <w:rFonts w:ascii="Georgia" w:eastAsia="Georgia" w:hAnsi="Georgia" w:cs="Georgia"/>
          <w:spacing w:val="13"/>
          <w:sz w:val="19"/>
          <w:szCs w:val="19"/>
        </w:rPr>
        <w:t xml:space="preserve"> </w:t>
      </w:r>
      <w:r>
        <w:rPr>
          <w:rFonts w:ascii="Georgia" w:eastAsia="Georgia" w:hAnsi="Georgia" w:cs="Georgia"/>
          <w:sz w:val="19"/>
          <w:szCs w:val="19"/>
        </w:rPr>
        <w:t>cycle</w:t>
      </w:r>
      <w:r>
        <w:rPr>
          <w:rFonts w:ascii="Georgia" w:eastAsia="Georgia" w:hAnsi="Georgia" w:cs="Georgia"/>
          <w:spacing w:val="5"/>
          <w:sz w:val="19"/>
          <w:szCs w:val="19"/>
        </w:rPr>
        <w:t xml:space="preserve"> </w:t>
      </w:r>
      <w:r>
        <w:rPr>
          <w:rFonts w:ascii="Georgia" w:eastAsia="Georgia" w:hAnsi="Georgia" w:cs="Georgia"/>
          <w:sz w:val="19"/>
          <w:szCs w:val="19"/>
        </w:rPr>
        <w:t>(Fractional</w:t>
      </w:r>
      <w:r>
        <w:rPr>
          <w:rFonts w:ascii="Georgia" w:eastAsia="Georgia" w:hAnsi="Georgia" w:cs="Georgia"/>
          <w:spacing w:val="16"/>
          <w:sz w:val="19"/>
          <w:szCs w:val="19"/>
        </w:rPr>
        <w:t xml:space="preserve"> </w:t>
      </w:r>
      <w:r>
        <w:rPr>
          <w:rFonts w:ascii="Georgia" w:eastAsia="Georgia" w:hAnsi="Georgia" w:cs="Georgia"/>
          <w:sz w:val="19"/>
          <w:szCs w:val="19"/>
        </w:rPr>
        <w:t>Ventilation,</w:t>
      </w:r>
      <w:r>
        <w:rPr>
          <w:rFonts w:ascii="Georgia" w:eastAsia="Georgia" w:hAnsi="Georgia" w:cs="Georgia"/>
          <w:spacing w:val="17"/>
          <w:sz w:val="19"/>
          <w:szCs w:val="19"/>
        </w:rPr>
        <w:t xml:space="preserve"> </w:t>
      </w:r>
      <w:r>
        <w:rPr>
          <w:rFonts w:ascii="Georgia" w:eastAsia="Georgia" w:hAnsi="Georgia" w:cs="Georgia"/>
          <w:sz w:val="19"/>
          <w:szCs w:val="19"/>
        </w:rPr>
        <w:t>FV),</w:t>
      </w:r>
      <w:r>
        <w:rPr>
          <w:rFonts w:ascii="Georgia" w:eastAsia="Georgia" w:hAnsi="Georgia" w:cs="Georgia"/>
          <w:spacing w:val="4"/>
          <w:sz w:val="19"/>
          <w:szCs w:val="19"/>
        </w:rPr>
        <w:t xml:space="preserve"> </w:t>
      </w:r>
      <w:r>
        <w:rPr>
          <w:rFonts w:ascii="Georgia" w:eastAsia="Georgia" w:hAnsi="Georgia" w:cs="Georgia"/>
          <w:sz w:val="19"/>
          <w:szCs w:val="19"/>
        </w:rPr>
        <w:t>how</w:t>
      </w:r>
      <w:r>
        <w:rPr>
          <w:rFonts w:ascii="Georgia" w:eastAsia="Georgia" w:hAnsi="Georgia" w:cs="Georgia"/>
          <w:spacing w:val="4"/>
          <w:sz w:val="19"/>
          <w:szCs w:val="19"/>
        </w:rPr>
        <w:t xml:space="preserve"> </w:t>
      </w:r>
      <w:r>
        <w:rPr>
          <w:rFonts w:ascii="Georgia" w:eastAsia="Georgia" w:hAnsi="Georgia" w:cs="Georgia"/>
          <w:sz w:val="19"/>
          <w:szCs w:val="19"/>
        </w:rPr>
        <w:t>much</w:t>
      </w:r>
      <w:r>
        <w:rPr>
          <w:rFonts w:ascii="Georgia" w:eastAsia="Georgia" w:hAnsi="Georgia" w:cs="Georgia"/>
          <w:spacing w:val="7"/>
          <w:sz w:val="19"/>
          <w:szCs w:val="19"/>
        </w:rPr>
        <w:t xml:space="preserve"> </w:t>
      </w:r>
      <w:r>
        <w:rPr>
          <w:rFonts w:ascii="Georgia" w:eastAsia="Georgia" w:hAnsi="Georgia" w:cs="Georgia"/>
          <w:sz w:val="19"/>
          <w:szCs w:val="19"/>
        </w:rPr>
        <w:t>oxygen</w:t>
      </w:r>
      <w:r>
        <w:rPr>
          <w:rFonts w:ascii="Georgia" w:eastAsia="Georgia" w:hAnsi="Georgia" w:cs="Georgia"/>
          <w:spacing w:val="9"/>
          <w:sz w:val="19"/>
          <w:szCs w:val="19"/>
        </w:rPr>
        <w:t xml:space="preserve"> </w:t>
      </w:r>
      <w:r>
        <w:rPr>
          <w:rFonts w:ascii="Georgia" w:eastAsia="Georgia" w:hAnsi="Georgia" w:cs="Georgia"/>
          <w:sz w:val="19"/>
          <w:szCs w:val="19"/>
        </w:rPr>
        <w:t>is in</w:t>
      </w:r>
      <w:r>
        <w:rPr>
          <w:rFonts w:ascii="Georgia" w:eastAsia="Georgia" w:hAnsi="Georgia" w:cs="Georgia"/>
          <w:spacing w:val="2"/>
          <w:sz w:val="19"/>
          <w:szCs w:val="19"/>
        </w:rPr>
        <w:t xml:space="preserve"> </w:t>
      </w:r>
      <w:r>
        <w:rPr>
          <w:rFonts w:ascii="Georgia" w:eastAsia="Georgia" w:hAnsi="Georgia" w:cs="Georgia"/>
          <w:w w:val="102"/>
          <w:sz w:val="19"/>
          <w:szCs w:val="19"/>
        </w:rPr>
        <w:t xml:space="preserve">the </w:t>
      </w:r>
      <w:r>
        <w:rPr>
          <w:rFonts w:ascii="Georgia" w:eastAsia="Georgia" w:hAnsi="Georgia" w:cs="Georgia"/>
          <w:sz w:val="19"/>
          <w:szCs w:val="19"/>
        </w:rPr>
        <w:t>airspaces</w:t>
      </w:r>
      <w:r>
        <w:rPr>
          <w:rFonts w:ascii="Georgia" w:eastAsia="Georgia" w:hAnsi="Georgia" w:cs="Georgia"/>
          <w:spacing w:val="10"/>
          <w:sz w:val="19"/>
          <w:szCs w:val="19"/>
        </w:rPr>
        <w:t xml:space="preserve"> </w:t>
      </w:r>
      <w:r>
        <w:rPr>
          <w:rFonts w:ascii="Georgia" w:eastAsia="Georgia" w:hAnsi="Georgia" w:cs="Georgia"/>
          <w:sz w:val="19"/>
          <w:szCs w:val="19"/>
        </w:rPr>
        <w:t>(Oxygen</w:t>
      </w:r>
      <w:r>
        <w:rPr>
          <w:rFonts w:ascii="Georgia" w:eastAsia="Georgia" w:hAnsi="Georgia" w:cs="Georgia"/>
          <w:spacing w:val="9"/>
          <w:sz w:val="19"/>
          <w:szCs w:val="19"/>
        </w:rPr>
        <w:t xml:space="preserve"> </w:t>
      </w:r>
      <w:r>
        <w:rPr>
          <w:rFonts w:ascii="Georgia" w:eastAsia="Georgia" w:hAnsi="Georgia" w:cs="Georgia"/>
          <w:sz w:val="19"/>
          <w:szCs w:val="19"/>
        </w:rPr>
        <w:t>Tension,</w:t>
      </w:r>
      <w:r>
        <w:rPr>
          <w:rFonts w:ascii="Georgia" w:eastAsia="Georgia" w:hAnsi="Georgia" w:cs="Georgia"/>
          <w:spacing w:val="10"/>
          <w:sz w:val="19"/>
          <w:szCs w:val="19"/>
        </w:rPr>
        <w:t xml:space="preserve"> </w:t>
      </w:r>
      <w:r>
        <w:rPr>
          <w:rFonts w:ascii="Georgia" w:eastAsia="Georgia" w:hAnsi="Georgia" w:cs="Georgia"/>
          <w:sz w:val="19"/>
          <w:szCs w:val="19"/>
        </w:rPr>
        <w:t>PAO2),</w:t>
      </w:r>
      <w:r>
        <w:rPr>
          <w:rFonts w:ascii="Georgia" w:eastAsia="Georgia" w:hAnsi="Georgia" w:cs="Georgia"/>
          <w:spacing w:val="8"/>
          <w:sz w:val="19"/>
          <w:szCs w:val="19"/>
        </w:rPr>
        <w:t xml:space="preserve"> </w:t>
      </w:r>
      <w:r>
        <w:rPr>
          <w:rFonts w:ascii="Georgia" w:eastAsia="Georgia" w:hAnsi="Georgia" w:cs="Georgia"/>
          <w:sz w:val="19"/>
          <w:szCs w:val="19"/>
        </w:rPr>
        <w:t>and</w:t>
      </w:r>
      <w:r>
        <w:rPr>
          <w:rFonts w:ascii="Georgia" w:eastAsia="Georgia" w:hAnsi="Georgia" w:cs="Georgia"/>
          <w:spacing w:val="1"/>
          <w:sz w:val="19"/>
          <w:szCs w:val="19"/>
        </w:rPr>
        <w:t xml:space="preserve"> </w:t>
      </w:r>
      <w:r>
        <w:rPr>
          <w:rFonts w:ascii="Georgia" w:eastAsia="Georgia" w:hAnsi="Georgia" w:cs="Georgia"/>
          <w:sz w:val="19"/>
          <w:szCs w:val="19"/>
        </w:rPr>
        <w:t>if</w:t>
      </w:r>
      <w:r>
        <w:rPr>
          <w:rFonts w:ascii="Georgia" w:eastAsia="Georgia" w:hAnsi="Georgia" w:cs="Georgia"/>
          <w:spacing w:val="-3"/>
          <w:sz w:val="19"/>
          <w:szCs w:val="19"/>
        </w:rPr>
        <w:t xml:space="preserve"> </w:t>
      </w:r>
      <w:r>
        <w:rPr>
          <w:rFonts w:ascii="Georgia" w:eastAsia="Georgia" w:hAnsi="Georgia" w:cs="Georgia"/>
          <w:sz w:val="19"/>
          <w:szCs w:val="19"/>
        </w:rPr>
        <w:t>the normal</w:t>
      </w:r>
      <w:r>
        <w:rPr>
          <w:rFonts w:ascii="Georgia" w:eastAsia="Georgia" w:hAnsi="Georgia" w:cs="Georgia"/>
          <w:spacing w:val="7"/>
          <w:sz w:val="19"/>
          <w:szCs w:val="19"/>
        </w:rPr>
        <w:t xml:space="preserve"> </w:t>
      </w:r>
      <w:r>
        <w:rPr>
          <w:rFonts w:ascii="Georgia" w:eastAsia="Georgia" w:hAnsi="Georgia" w:cs="Georgia"/>
          <w:sz w:val="19"/>
          <w:szCs w:val="19"/>
        </w:rPr>
        <w:t>spongy</w:t>
      </w:r>
      <w:r>
        <w:rPr>
          <w:rFonts w:ascii="Georgia" w:eastAsia="Georgia" w:hAnsi="Georgia" w:cs="Georgia"/>
          <w:spacing w:val="7"/>
          <w:sz w:val="19"/>
          <w:szCs w:val="19"/>
        </w:rPr>
        <w:t xml:space="preserve"> </w:t>
      </w:r>
      <w:r>
        <w:rPr>
          <w:rFonts w:ascii="Georgia" w:eastAsia="Georgia" w:hAnsi="Georgia" w:cs="Georgia"/>
          <w:sz w:val="19"/>
          <w:szCs w:val="19"/>
        </w:rPr>
        <w:t>tissue</w:t>
      </w:r>
      <w:r>
        <w:rPr>
          <w:rFonts w:ascii="Georgia" w:eastAsia="Georgia" w:hAnsi="Georgia" w:cs="Georgia"/>
          <w:spacing w:val="5"/>
          <w:sz w:val="19"/>
          <w:szCs w:val="19"/>
        </w:rPr>
        <w:t xml:space="preserve"> </w:t>
      </w:r>
      <w:r>
        <w:rPr>
          <w:rFonts w:ascii="Georgia" w:eastAsia="Georgia" w:hAnsi="Georgia" w:cs="Georgia"/>
          <w:sz w:val="19"/>
          <w:szCs w:val="19"/>
        </w:rPr>
        <w:t>structure</w:t>
      </w:r>
      <w:r>
        <w:rPr>
          <w:rFonts w:ascii="Georgia" w:eastAsia="Georgia" w:hAnsi="Georgia" w:cs="Georgia"/>
          <w:spacing w:val="10"/>
          <w:sz w:val="19"/>
          <w:szCs w:val="19"/>
        </w:rPr>
        <w:t xml:space="preserve"> </w:t>
      </w:r>
      <w:r>
        <w:rPr>
          <w:rFonts w:ascii="Georgia" w:eastAsia="Georgia" w:hAnsi="Georgia" w:cs="Georgia"/>
          <w:sz w:val="19"/>
          <w:szCs w:val="19"/>
        </w:rPr>
        <w:t>has</w:t>
      </w:r>
      <w:r>
        <w:rPr>
          <w:rFonts w:ascii="Georgia" w:eastAsia="Georgia" w:hAnsi="Georgia" w:cs="Georgia"/>
          <w:spacing w:val="1"/>
          <w:sz w:val="19"/>
          <w:szCs w:val="19"/>
        </w:rPr>
        <w:t xml:space="preserve"> </w:t>
      </w:r>
      <w:r>
        <w:rPr>
          <w:rFonts w:ascii="Georgia" w:eastAsia="Georgia" w:hAnsi="Georgia" w:cs="Georgia"/>
          <w:sz w:val="19"/>
          <w:szCs w:val="19"/>
        </w:rPr>
        <w:t>been</w:t>
      </w:r>
      <w:r>
        <w:rPr>
          <w:rFonts w:ascii="Georgia" w:eastAsia="Georgia" w:hAnsi="Georgia" w:cs="Georgia"/>
          <w:spacing w:val="3"/>
          <w:sz w:val="19"/>
          <w:szCs w:val="19"/>
        </w:rPr>
        <w:t xml:space="preserve"> </w:t>
      </w:r>
      <w:r>
        <w:rPr>
          <w:rFonts w:ascii="Georgia" w:eastAsia="Georgia" w:hAnsi="Georgia" w:cs="Georgia"/>
          <w:sz w:val="19"/>
          <w:szCs w:val="19"/>
        </w:rPr>
        <w:t>compromised</w:t>
      </w:r>
      <w:r>
        <w:rPr>
          <w:rFonts w:ascii="Georgia" w:eastAsia="Georgia" w:hAnsi="Georgia" w:cs="Georgia"/>
          <w:spacing w:val="18"/>
          <w:sz w:val="19"/>
          <w:szCs w:val="19"/>
        </w:rPr>
        <w:t xml:space="preserve"> </w:t>
      </w:r>
      <w:r>
        <w:rPr>
          <w:rFonts w:ascii="Georgia" w:eastAsia="Georgia" w:hAnsi="Georgia" w:cs="Georgia"/>
          <w:sz w:val="19"/>
          <w:szCs w:val="19"/>
        </w:rPr>
        <w:t>in lung</w:t>
      </w:r>
      <w:r>
        <w:rPr>
          <w:rFonts w:ascii="Georgia" w:eastAsia="Georgia" w:hAnsi="Georgia" w:cs="Georgia"/>
          <w:spacing w:val="2"/>
          <w:sz w:val="19"/>
          <w:szCs w:val="19"/>
        </w:rPr>
        <w:t xml:space="preserve"> </w:t>
      </w:r>
      <w:r>
        <w:rPr>
          <w:rFonts w:ascii="Georgia" w:eastAsia="Georgia" w:hAnsi="Georgia" w:cs="Georgia"/>
          <w:sz w:val="19"/>
          <w:szCs w:val="19"/>
        </w:rPr>
        <w:t>disease</w:t>
      </w:r>
      <w:r>
        <w:rPr>
          <w:rFonts w:ascii="Georgia" w:eastAsia="Georgia" w:hAnsi="Georgia" w:cs="Georgia"/>
          <w:spacing w:val="7"/>
          <w:sz w:val="19"/>
          <w:szCs w:val="19"/>
        </w:rPr>
        <w:t xml:space="preserve"> </w:t>
      </w:r>
      <w:r>
        <w:rPr>
          <w:rFonts w:ascii="Georgia" w:eastAsia="Georgia" w:hAnsi="Georgia" w:cs="Georgia"/>
          <w:w w:val="102"/>
          <w:sz w:val="19"/>
          <w:szCs w:val="19"/>
        </w:rPr>
        <w:t xml:space="preserve">(Apparent </w:t>
      </w:r>
      <w:r>
        <w:rPr>
          <w:rFonts w:ascii="Georgia" w:eastAsia="Georgia" w:hAnsi="Georgia" w:cs="Georgia"/>
          <w:sz w:val="19"/>
          <w:szCs w:val="19"/>
        </w:rPr>
        <w:t>Diffusion</w:t>
      </w:r>
      <w:r>
        <w:rPr>
          <w:rFonts w:ascii="Georgia" w:eastAsia="Georgia" w:hAnsi="Georgia" w:cs="Georgia"/>
          <w:spacing w:val="11"/>
          <w:sz w:val="19"/>
          <w:szCs w:val="19"/>
        </w:rPr>
        <w:t xml:space="preserve"> </w:t>
      </w:r>
      <w:r>
        <w:rPr>
          <w:rFonts w:ascii="Georgia" w:eastAsia="Georgia" w:hAnsi="Georgia" w:cs="Georgia"/>
          <w:sz w:val="19"/>
          <w:szCs w:val="19"/>
        </w:rPr>
        <w:t>Coefficient).</w:t>
      </w:r>
      <w:r>
        <w:rPr>
          <w:rFonts w:ascii="Georgia" w:eastAsia="Georgia" w:hAnsi="Georgia" w:cs="Georgia"/>
          <w:spacing w:val="36"/>
          <w:sz w:val="19"/>
          <w:szCs w:val="19"/>
        </w:rPr>
        <w:t xml:space="preserve"> </w:t>
      </w:r>
      <w:r>
        <w:rPr>
          <w:rFonts w:ascii="Georgia" w:eastAsia="Georgia" w:hAnsi="Georgia" w:cs="Georgia"/>
          <w:sz w:val="19"/>
          <w:szCs w:val="19"/>
        </w:rPr>
        <w:t>Subjects</w:t>
      </w:r>
      <w:r>
        <w:rPr>
          <w:rFonts w:ascii="Georgia" w:eastAsia="Georgia" w:hAnsi="Georgia" w:cs="Georgia"/>
          <w:spacing w:val="9"/>
          <w:sz w:val="19"/>
          <w:szCs w:val="19"/>
        </w:rPr>
        <w:t xml:space="preserve"> </w:t>
      </w:r>
      <w:r>
        <w:rPr>
          <w:rFonts w:ascii="Georgia" w:eastAsia="Georgia" w:hAnsi="Georgia" w:cs="Georgia"/>
          <w:sz w:val="19"/>
          <w:szCs w:val="19"/>
        </w:rPr>
        <w:t>will</w:t>
      </w:r>
      <w:r>
        <w:rPr>
          <w:rFonts w:ascii="Georgia" w:eastAsia="Georgia" w:hAnsi="Georgia" w:cs="Georgia"/>
          <w:spacing w:val="1"/>
          <w:sz w:val="19"/>
          <w:szCs w:val="19"/>
        </w:rPr>
        <w:t xml:space="preserve"> </w:t>
      </w:r>
      <w:r>
        <w:rPr>
          <w:rFonts w:ascii="Georgia" w:eastAsia="Georgia" w:hAnsi="Georgia" w:cs="Georgia"/>
          <w:sz w:val="19"/>
          <w:szCs w:val="19"/>
        </w:rPr>
        <w:t>include</w:t>
      </w:r>
      <w:r>
        <w:rPr>
          <w:rFonts w:ascii="Georgia" w:eastAsia="Georgia" w:hAnsi="Georgia" w:cs="Georgia"/>
          <w:spacing w:val="7"/>
          <w:sz w:val="19"/>
          <w:szCs w:val="19"/>
        </w:rPr>
        <w:t xml:space="preserve"> </w:t>
      </w:r>
      <w:r>
        <w:rPr>
          <w:rFonts w:ascii="Georgia" w:eastAsia="Georgia" w:hAnsi="Georgia" w:cs="Georgia"/>
          <w:sz w:val="19"/>
          <w:szCs w:val="19"/>
        </w:rPr>
        <w:t>those</w:t>
      </w:r>
      <w:r>
        <w:rPr>
          <w:rFonts w:ascii="Georgia" w:eastAsia="Georgia" w:hAnsi="Georgia" w:cs="Georgia"/>
          <w:spacing w:val="4"/>
          <w:sz w:val="19"/>
          <w:szCs w:val="19"/>
        </w:rPr>
        <w:t xml:space="preserve"> </w:t>
      </w:r>
      <w:r>
        <w:rPr>
          <w:rFonts w:ascii="Georgia" w:eastAsia="Georgia" w:hAnsi="Georgia" w:cs="Georgia"/>
          <w:sz w:val="19"/>
          <w:szCs w:val="19"/>
        </w:rPr>
        <w:t>at</w:t>
      </w:r>
      <w:r>
        <w:rPr>
          <w:rFonts w:ascii="Georgia" w:eastAsia="Georgia" w:hAnsi="Georgia" w:cs="Georgia"/>
          <w:spacing w:val="-2"/>
          <w:sz w:val="19"/>
          <w:szCs w:val="19"/>
        </w:rPr>
        <w:t xml:space="preserve"> </w:t>
      </w:r>
      <w:r>
        <w:rPr>
          <w:rFonts w:ascii="Georgia" w:eastAsia="Georgia" w:hAnsi="Georgia" w:cs="Georgia"/>
          <w:sz w:val="19"/>
          <w:szCs w:val="19"/>
        </w:rPr>
        <w:t>risk</w:t>
      </w:r>
      <w:r>
        <w:rPr>
          <w:rFonts w:ascii="Georgia" w:eastAsia="Georgia" w:hAnsi="Georgia" w:cs="Georgia"/>
          <w:spacing w:val="1"/>
          <w:sz w:val="19"/>
          <w:szCs w:val="19"/>
        </w:rPr>
        <w:t xml:space="preserve"> </w:t>
      </w:r>
      <w:r>
        <w:rPr>
          <w:rFonts w:ascii="Georgia" w:eastAsia="Georgia" w:hAnsi="Georgia" w:cs="Georgia"/>
          <w:sz w:val="19"/>
          <w:szCs w:val="19"/>
        </w:rPr>
        <w:t>for lung</w:t>
      </w:r>
      <w:r>
        <w:rPr>
          <w:rFonts w:ascii="Georgia" w:eastAsia="Georgia" w:hAnsi="Georgia" w:cs="Georgia"/>
          <w:spacing w:val="2"/>
          <w:sz w:val="19"/>
          <w:szCs w:val="19"/>
        </w:rPr>
        <w:t xml:space="preserve"> </w:t>
      </w:r>
      <w:r>
        <w:rPr>
          <w:rFonts w:ascii="Georgia" w:eastAsia="Georgia" w:hAnsi="Georgia" w:cs="Georgia"/>
          <w:sz w:val="19"/>
          <w:szCs w:val="19"/>
        </w:rPr>
        <w:t>disease,</w:t>
      </w:r>
      <w:r>
        <w:rPr>
          <w:rFonts w:ascii="Georgia" w:eastAsia="Georgia" w:hAnsi="Georgia" w:cs="Georgia"/>
          <w:spacing w:val="10"/>
          <w:sz w:val="19"/>
          <w:szCs w:val="19"/>
        </w:rPr>
        <w:t xml:space="preserve"> </w:t>
      </w:r>
      <w:r>
        <w:rPr>
          <w:rFonts w:ascii="Georgia" w:eastAsia="Georgia" w:hAnsi="Georgia" w:cs="Georgia"/>
          <w:sz w:val="19"/>
          <w:szCs w:val="19"/>
        </w:rPr>
        <w:t>and</w:t>
      </w:r>
      <w:r>
        <w:rPr>
          <w:rFonts w:ascii="Georgia" w:eastAsia="Georgia" w:hAnsi="Georgia" w:cs="Georgia"/>
          <w:spacing w:val="1"/>
          <w:sz w:val="19"/>
          <w:szCs w:val="19"/>
        </w:rPr>
        <w:t xml:space="preserve"> </w:t>
      </w:r>
      <w:r>
        <w:rPr>
          <w:rFonts w:ascii="Georgia" w:eastAsia="Georgia" w:hAnsi="Georgia" w:cs="Georgia"/>
          <w:sz w:val="19"/>
          <w:szCs w:val="19"/>
        </w:rPr>
        <w:t>those</w:t>
      </w:r>
      <w:r>
        <w:rPr>
          <w:rFonts w:ascii="Georgia" w:eastAsia="Georgia" w:hAnsi="Georgia" w:cs="Georgia"/>
          <w:spacing w:val="4"/>
          <w:sz w:val="19"/>
          <w:szCs w:val="19"/>
        </w:rPr>
        <w:t xml:space="preserve"> </w:t>
      </w:r>
      <w:r>
        <w:rPr>
          <w:rFonts w:ascii="Georgia" w:eastAsia="Georgia" w:hAnsi="Georgia" w:cs="Georgia"/>
          <w:sz w:val="19"/>
          <w:szCs w:val="19"/>
        </w:rPr>
        <w:t>displaying</w:t>
      </w:r>
      <w:r>
        <w:rPr>
          <w:rFonts w:ascii="Georgia" w:eastAsia="Georgia" w:hAnsi="Georgia" w:cs="Georgia"/>
          <w:spacing w:val="12"/>
          <w:sz w:val="19"/>
          <w:szCs w:val="19"/>
        </w:rPr>
        <w:t xml:space="preserve"> </w:t>
      </w:r>
      <w:r>
        <w:rPr>
          <w:rFonts w:ascii="Georgia" w:eastAsia="Georgia" w:hAnsi="Georgia" w:cs="Georgia"/>
          <w:sz w:val="19"/>
          <w:szCs w:val="19"/>
        </w:rPr>
        <w:t>mild</w:t>
      </w:r>
      <w:r>
        <w:rPr>
          <w:rFonts w:ascii="Georgia" w:eastAsia="Georgia" w:hAnsi="Georgia" w:cs="Georgia"/>
          <w:spacing w:val="3"/>
          <w:sz w:val="19"/>
          <w:szCs w:val="19"/>
        </w:rPr>
        <w:t xml:space="preserve"> </w:t>
      </w:r>
      <w:r>
        <w:rPr>
          <w:rFonts w:ascii="Georgia" w:eastAsia="Georgia" w:hAnsi="Georgia" w:cs="Georgia"/>
          <w:sz w:val="19"/>
          <w:szCs w:val="19"/>
        </w:rPr>
        <w:t>and</w:t>
      </w:r>
      <w:r>
        <w:rPr>
          <w:rFonts w:ascii="Georgia" w:eastAsia="Georgia" w:hAnsi="Georgia" w:cs="Georgia"/>
          <w:spacing w:val="1"/>
          <w:sz w:val="19"/>
          <w:szCs w:val="19"/>
        </w:rPr>
        <w:t xml:space="preserve"> </w:t>
      </w:r>
      <w:r>
        <w:rPr>
          <w:rFonts w:ascii="Georgia" w:eastAsia="Georgia" w:hAnsi="Georgia" w:cs="Georgia"/>
          <w:sz w:val="19"/>
          <w:szCs w:val="19"/>
        </w:rPr>
        <w:t>moderate</w:t>
      </w:r>
      <w:r>
        <w:rPr>
          <w:rFonts w:ascii="Georgia" w:eastAsia="Georgia" w:hAnsi="Georgia" w:cs="Georgia"/>
          <w:spacing w:val="11"/>
          <w:sz w:val="19"/>
          <w:szCs w:val="19"/>
        </w:rPr>
        <w:t xml:space="preserve"> </w:t>
      </w:r>
      <w:r>
        <w:rPr>
          <w:rFonts w:ascii="Georgia" w:eastAsia="Georgia" w:hAnsi="Georgia" w:cs="Georgia"/>
          <w:sz w:val="19"/>
          <w:szCs w:val="19"/>
        </w:rPr>
        <w:t>COPD.</w:t>
      </w:r>
      <w:r>
        <w:rPr>
          <w:rFonts w:ascii="Georgia" w:eastAsia="Georgia" w:hAnsi="Georgia" w:cs="Georgia"/>
          <w:spacing w:val="6"/>
          <w:sz w:val="19"/>
          <w:szCs w:val="19"/>
        </w:rPr>
        <w:t xml:space="preserve"> </w:t>
      </w:r>
      <w:r>
        <w:rPr>
          <w:rFonts w:ascii="Georgia" w:eastAsia="Georgia" w:hAnsi="Georgia" w:cs="Georgia"/>
          <w:w w:val="102"/>
          <w:sz w:val="19"/>
          <w:szCs w:val="19"/>
        </w:rPr>
        <w:t xml:space="preserve">They </w:t>
      </w:r>
      <w:r>
        <w:rPr>
          <w:rFonts w:ascii="Georgia" w:eastAsia="Georgia" w:hAnsi="Georgia" w:cs="Georgia"/>
          <w:sz w:val="19"/>
          <w:szCs w:val="19"/>
        </w:rPr>
        <w:t>will</w:t>
      </w:r>
      <w:r>
        <w:rPr>
          <w:rFonts w:ascii="Georgia" w:eastAsia="Georgia" w:hAnsi="Georgia" w:cs="Georgia"/>
          <w:spacing w:val="-2"/>
          <w:sz w:val="19"/>
          <w:szCs w:val="19"/>
        </w:rPr>
        <w:t xml:space="preserve"> </w:t>
      </w:r>
      <w:r>
        <w:rPr>
          <w:rFonts w:ascii="Georgia" w:eastAsia="Georgia" w:hAnsi="Georgia" w:cs="Georgia"/>
          <w:sz w:val="19"/>
          <w:szCs w:val="19"/>
        </w:rPr>
        <w:t>be</w:t>
      </w:r>
      <w:r>
        <w:rPr>
          <w:rFonts w:ascii="Georgia" w:eastAsia="Georgia" w:hAnsi="Georgia" w:cs="Georgia"/>
          <w:spacing w:val="-3"/>
          <w:sz w:val="19"/>
          <w:szCs w:val="19"/>
        </w:rPr>
        <w:t xml:space="preserve"> </w:t>
      </w:r>
      <w:r>
        <w:rPr>
          <w:rFonts w:ascii="Georgia" w:eastAsia="Georgia" w:hAnsi="Georgia" w:cs="Georgia"/>
          <w:sz w:val="19"/>
          <w:szCs w:val="19"/>
        </w:rPr>
        <w:t>mostly</w:t>
      </w:r>
      <w:r>
        <w:rPr>
          <w:rFonts w:ascii="Georgia" w:eastAsia="Georgia" w:hAnsi="Georgia" w:cs="Georgia"/>
          <w:spacing w:val="3"/>
          <w:sz w:val="19"/>
          <w:szCs w:val="19"/>
        </w:rPr>
        <w:t xml:space="preserve"> </w:t>
      </w:r>
      <w:r>
        <w:rPr>
          <w:rFonts w:ascii="Georgia" w:eastAsia="Georgia" w:hAnsi="Georgia" w:cs="Georgia"/>
          <w:sz w:val="19"/>
          <w:szCs w:val="19"/>
        </w:rPr>
        <w:t>drawn</w:t>
      </w:r>
      <w:r>
        <w:rPr>
          <w:rFonts w:ascii="Georgia" w:eastAsia="Georgia" w:hAnsi="Georgia" w:cs="Georgia"/>
          <w:spacing w:val="3"/>
          <w:sz w:val="19"/>
          <w:szCs w:val="19"/>
        </w:rPr>
        <w:t xml:space="preserve"> </w:t>
      </w:r>
      <w:r>
        <w:rPr>
          <w:rFonts w:ascii="Georgia" w:eastAsia="Georgia" w:hAnsi="Georgia" w:cs="Georgia"/>
          <w:sz w:val="19"/>
          <w:szCs w:val="19"/>
        </w:rPr>
        <w:t>from the</w:t>
      </w:r>
      <w:r>
        <w:rPr>
          <w:rFonts w:ascii="Georgia" w:eastAsia="Georgia" w:hAnsi="Georgia" w:cs="Georgia"/>
          <w:spacing w:val="-3"/>
          <w:sz w:val="19"/>
          <w:szCs w:val="19"/>
        </w:rPr>
        <w:t xml:space="preserve"> </w:t>
      </w:r>
      <w:r>
        <w:rPr>
          <w:rFonts w:ascii="Georgia" w:eastAsia="Georgia" w:hAnsi="Georgia" w:cs="Georgia"/>
          <w:sz w:val="19"/>
          <w:szCs w:val="19"/>
        </w:rPr>
        <w:t>well-characterized</w:t>
      </w:r>
      <w:r>
        <w:rPr>
          <w:rFonts w:ascii="Georgia" w:eastAsia="Georgia" w:hAnsi="Georgia" w:cs="Georgia"/>
          <w:spacing w:val="23"/>
          <w:sz w:val="19"/>
          <w:szCs w:val="19"/>
        </w:rPr>
        <w:t xml:space="preserve"> </w:t>
      </w:r>
      <w:r>
        <w:rPr>
          <w:rFonts w:ascii="Georgia" w:eastAsia="Georgia" w:hAnsi="Georgia" w:cs="Georgia"/>
          <w:sz w:val="19"/>
          <w:szCs w:val="19"/>
        </w:rPr>
        <w:t>population</w:t>
      </w:r>
      <w:r>
        <w:rPr>
          <w:rFonts w:ascii="Georgia" w:eastAsia="Georgia" w:hAnsi="Georgia" w:cs="Georgia"/>
          <w:spacing w:val="10"/>
          <w:sz w:val="19"/>
          <w:szCs w:val="19"/>
        </w:rPr>
        <w:t xml:space="preserve"> </w:t>
      </w:r>
      <w:r>
        <w:rPr>
          <w:rFonts w:ascii="Georgia" w:eastAsia="Georgia" w:hAnsi="Georgia" w:cs="Georgia"/>
          <w:sz w:val="19"/>
          <w:szCs w:val="19"/>
        </w:rPr>
        <w:t>currently</w:t>
      </w:r>
      <w:r>
        <w:rPr>
          <w:rFonts w:ascii="Georgia" w:eastAsia="Georgia" w:hAnsi="Georgia" w:cs="Georgia"/>
          <w:spacing w:val="7"/>
          <w:sz w:val="19"/>
          <w:szCs w:val="19"/>
        </w:rPr>
        <w:t xml:space="preserve"> </w:t>
      </w:r>
      <w:r>
        <w:rPr>
          <w:rFonts w:ascii="Georgia" w:eastAsia="Georgia" w:hAnsi="Georgia" w:cs="Georgia"/>
          <w:sz w:val="19"/>
          <w:szCs w:val="19"/>
        </w:rPr>
        <w:t>enrolled</w:t>
      </w:r>
      <w:r>
        <w:rPr>
          <w:rFonts w:ascii="Georgia" w:eastAsia="Georgia" w:hAnsi="Georgia" w:cs="Georgia"/>
          <w:spacing w:val="7"/>
          <w:sz w:val="19"/>
          <w:szCs w:val="19"/>
        </w:rPr>
        <w:t xml:space="preserve"> </w:t>
      </w:r>
      <w:r>
        <w:rPr>
          <w:rFonts w:ascii="Georgia" w:eastAsia="Georgia" w:hAnsi="Georgia" w:cs="Georgia"/>
          <w:sz w:val="19"/>
          <w:szCs w:val="19"/>
        </w:rPr>
        <w:t>in</w:t>
      </w:r>
      <w:r>
        <w:rPr>
          <w:rFonts w:ascii="Georgia" w:eastAsia="Georgia" w:hAnsi="Georgia" w:cs="Georgia"/>
          <w:spacing w:val="-3"/>
          <w:sz w:val="19"/>
          <w:szCs w:val="19"/>
        </w:rPr>
        <w:t xml:space="preserve"> </w:t>
      </w:r>
      <w:r>
        <w:rPr>
          <w:rFonts w:ascii="Georgia" w:eastAsia="Georgia" w:hAnsi="Georgia" w:cs="Georgia"/>
          <w:sz w:val="19"/>
          <w:szCs w:val="19"/>
        </w:rPr>
        <w:t>the</w:t>
      </w:r>
      <w:r>
        <w:rPr>
          <w:rFonts w:ascii="Georgia" w:eastAsia="Georgia" w:hAnsi="Georgia" w:cs="Georgia"/>
          <w:spacing w:val="-3"/>
          <w:sz w:val="19"/>
          <w:szCs w:val="19"/>
        </w:rPr>
        <w:t xml:space="preserve"> </w:t>
      </w:r>
      <w:proofErr w:type="spellStart"/>
      <w:r>
        <w:rPr>
          <w:rFonts w:ascii="Georgia" w:eastAsia="Georgia" w:hAnsi="Georgia" w:cs="Georgia"/>
          <w:sz w:val="19"/>
          <w:szCs w:val="19"/>
        </w:rPr>
        <w:t>COPDGene</w:t>
      </w:r>
      <w:proofErr w:type="spellEnd"/>
      <w:r>
        <w:rPr>
          <w:rFonts w:ascii="Georgia" w:eastAsia="Georgia" w:hAnsi="Georgia" w:cs="Georgia"/>
          <w:spacing w:val="11"/>
          <w:sz w:val="19"/>
          <w:szCs w:val="19"/>
        </w:rPr>
        <w:t xml:space="preserve"> </w:t>
      </w:r>
      <w:r>
        <w:rPr>
          <w:rFonts w:ascii="Georgia" w:eastAsia="Georgia" w:hAnsi="Georgia" w:cs="Georgia"/>
          <w:sz w:val="19"/>
          <w:szCs w:val="19"/>
        </w:rPr>
        <w:t>trial</w:t>
      </w:r>
      <w:r>
        <w:rPr>
          <w:rFonts w:ascii="Georgia" w:eastAsia="Georgia" w:hAnsi="Georgia" w:cs="Georgia"/>
          <w:spacing w:val="-1"/>
          <w:sz w:val="19"/>
          <w:szCs w:val="19"/>
        </w:rPr>
        <w:t xml:space="preserve"> </w:t>
      </w:r>
      <w:r>
        <w:rPr>
          <w:rFonts w:ascii="Georgia" w:eastAsia="Georgia" w:hAnsi="Georgia" w:cs="Georgia"/>
          <w:sz w:val="19"/>
          <w:szCs w:val="19"/>
        </w:rPr>
        <w:t>(10,000</w:t>
      </w:r>
      <w:r>
        <w:rPr>
          <w:rFonts w:ascii="Georgia" w:eastAsia="Georgia" w:hAnsi="Georgia" w:cs="Georgia"/>
          <w:spacing w:val="5"/>
          <w:sz w:val="19"/>
          <w:szCs w:val="19"/>
        </w:rPr>
        <w:t xml:space="preserve"> </w:t>
      </w:r>
      <w:r>
        <w:rPr>
          <w:rFonts w:ascii="Georgia" w:eastAsia="Georgia" w:hAnsi="Georgia" w:cs="Georgia"/>
          <w:sz w:val="19"/>
          <w:szCs w:val="19"/>
        </w:rPr>
        <w:t>subjects</w:t>
      </w:r>
      <w:r>
        <w:rPr>
          <w:rFonts w:ascii="Georgia" w:eastAsia="Georgia" w:hAnsi="Georgia" w:cs="Georgia"/>
          <w:spacing w:val="6"/>
          <w:sz w:val="19"/>
          <w:szCs w:val="19"/>
        </w:rPr>
        <w:t xml:space="preserve"> </w:t>
      </w:r>
      <w:r>
        <w:rPr>
          <w:rFonts w:ascii="Georgia" w:eastAsia="Georgia" w:hAnsi="Georgia" w:cs="Georgia"/>
          <w:w w:val="102"/>
          <w:sz w:val="19"/>
          <w:szCs w:val="19"/>
        </w:rPr>
        <w:t xml:space="preserve">overall) </w:t>
      </w:r>
      <w:r>
        <w:rPr>
          <w:rFonts w:ascii="Georgia" w:eastAsia="Georgia" w:hAnsi="Georgia" w:cs="Georgia"/>
          <w:sz w:val="19"/>
          <w:szCs w:val="19"/>
        </w:rPr>
        <w:t>such</w:t>
      </w:r>
      <w:r>
        <w:rPr>
          <w:rFonts w:ascii="Georgia" w:eastAsia="Georgia" w:hAnsi="Georgia" w:cs="Georgia"/>
          <w:spacing w:val="4"/>
          <w:sz w:val="19"/>
          <w:szCs w:val="19"/>
        </w:rPr>
        <w:t xml:space="preserve"> </w:t>
      </w:r>
      <w:r>
        <w:rPr>
          <w:rFonts w:ascii="Georgia" w:eastAsia="Georgia" w:hAnsi="Georgia" w:cs="Georgia"/>
          <w:sz w:val="19"/>
          <w:szCs w:val="19"/>
        </w:rPr>
        <w:t>that</w:t>
      </w:r>
      <w:r>
        <w:rPr>
          <w:rFonts w:ascii="Georgia" w:eastAsia="Georgia" w:hAnsi="Georgia" w:cs="Georgia"/>
          <w:spacing w:val="3"/>
          <w:sz w:val="19"/>
          <w:szCs w:val="19"/>
        </w:rPr>
        <w:t xml:space="preserve"> </w:t>
      </w:r>
      <w:r>
        <w:rPr>
          <w:rFonts w:ascii="Georgia" w:eastAsia="Georgia" w:hAnsi="Georgia" w:cs="Georgia"/>
          <w:sz w:val="19"/>
          <w:szCs w:val="19"/>
        </w:rPr>
        <w:t>standard</w:t>
      </w:r>
      <w:r>
        <w:rPr>
          <w:rFonts w:ascii="Georgia" w:eastAsia="Georgia" w:hAnsi="Georgia" w:cs="Georgia"/>
          <w:spacing w:val="11"/>
          <w:sz w:val="19"/>
          <w:szCs w:val="19"/>
        </w:rPr>
        <w:t xml:space="preserve"> </w:t>
      </w:r>
      <w:r>
        <w:rPr>
          <w:rFonts w:ascii="Georgia" w:eastAsia="Georgia" w:hAnsi="Georgia" w:cs="Georgia"/>
          <w:sz w:val="19"/>
          <w:szCs w:val="19"/>
        </w:rPr>
        <w:t>clinical</w:t>
      </w:r>
      <w:r>
        <w:rPr>
          <w:rFonts w:ascii="Georgia" w:eastAsia="Georgia" w:hAnsi="Georgia" w:cs="Georgia"/>
          <w:spacing w:val="8"/>
          <w:sz w:val="19"/>
          <w:szCs w:val="19"/>
        </w:rPr>
        <w:t xml:space="preserve"> </w:t>
      </w:r>
      <w:r>
        <w:rPr>
          <w:rFonts w:ascii="Georgia" w:eastAsia="Georgia" w:hAnsi="Georgia" w:cs="Georgia"/>
          <w:sz w:val="19"/>
          <w:szCs w:val="19"/>
        </w:rPr>
        <w:t>images</w:t>
      </w:r>
      <w:r>
        <w:rPr>
          <w:rFonts w:ascii="Georgia" w:eastAsia="Georgia" w:hAnsi="Georgia" w:cs="Georgia"/>
          <w:spacing w:val="8"/>
          <w:sz w:val="19"/>
          <w:szCs w:val="19"/>
        </w:rPr>
        <w:t xml:space="preserve"> </w:t>
      </w:r>
      <w:r>
        <w:rPr>
          <w:rFonts w:ascii="Georgia" w:eastAsia="Georgia" w:hAnsi="Georgia" w:cs="Georgia"/>
          <w:sz w:val="19"/>
          <w:szCs w:val="19"/>
        </w:rPr>
        <w:t>(End</w:t>
      </w:r>
      <w:r>
        <w:rPr>
          <w:rFonts w:ascii="Georgia" w:eastAsia="Georgia" w:hAnsi="Georgia" w:cs="Georgia"/>
          <w:spacing w:val="5"/>
          <w:sz w:val="19"/>
          <w:szCs w:val="19"/>
        </w:rPr>
        <w:t xml:space="preserve"> </w:t>
      </w:r>
      <w:r>
        <w:rPr>
          <w:rFonts w:ascii="Georgia" w:eastAsia="Georgia" w:hAnsi="Georgia" w:cs="Georgia"/>
          <w:sz w:val="19"/>
          <w:szCs w:val="19"/>
        </w:rPr>
        <w:t>Inspiration</w:t>
      </w:r>
      <w:r>
        <w:rPr>
          <w:rFonts w:ascii="Georgia" w:eastAsia="Georgia" w:hAnsi="Georgia" w:cs="Georgia"/>
          <w:spacing w:val="15"/>
          <w:sz w:val="19"/>
          <w:szCs w:val="19"/>
        </w:rPr>
        <w:t xml:space="preserve"> </w:t>
      </w:r>
      <w:r>
        <w:rPr>
          <w:rFonts w:ascii="Georgia" w:eastAsia="Georgia" w:hAnsi="Georgia" w:cs="Georgia"/>
          <w:sz w:val="19"/>
          <w:szCs w:val="19"/>
        </w:rPr>
        <w:t>and</w:t>
      </w:r>
      <w:r>
        <w:rPr>
          <w:rFonts w:ascii="Georgia" w:eastAsia="Georgia" w:hAnsi="Georgia" w:cs="Georgia"/>
          <w:spacing w:val="3"/>
          <w:sz w:val="19"/>
          <w:szCs w:val="19"/>
        </w:rPr>
        <w:t xml:space="preserve"> </w:t>
      </w:r>
      <w:r>
        <w:rPr>
          <w:rFonts w:ascii="Georgia" w:eastAsia="Georgia" w:hAnsi="Georgia" w:cs="Georgia"/>
          <w:sz w:val="19"/>
          <w:szCs w:val="19"/>
        </w:rPr>
        <w:t>End</w:t>
      </w:r>
      <w:r>
        <w:rPr>
          <w:rFonts w:ascii="Georgia" w:eastAsia="Georgia" w:hAnsi="Georgia" w:cs="Georgia"/>
          <w:spacing w:val="3"/>
          <w:sz w:val="19"/>
          <w:szCs w:val="19"/>
        </w:rPr>
        <w:t xml:space="preserve"> </w:t>
      </w:r>
      <w:r>
        <w:rPr>
          <w:rFonts w:ascii="Georgia" w:eastAsia="Georgia" w:hAnsi="Georgia" w:cs="Georgia"/>
          <w:sz w:val="19"/>
          <w:szCs w:val="19"/>
        </w:rPr>
        <w:t>Expiration</w:t>
      </w:r>
      <w:r>
        <w:rPr>
          <w:rFonts w:ascii="Georgia" w:eastAsia="Georgia" w:hAnsi="Georgia" w:cs="Georgia"/>
          <w:spacing w:val="14"/>
          <w:sz w:val="19"/>
          <w:szCs w:val="19"/>
        </w:rPr>
        <w:t xml:space="preserve"> </w:t>
      </w:r>
      <w:r>
        <w:rPr>
          <w:rFonts w:ascii="Georgia" w:eastAsia="Georgia" w:hAnsi="Georgia" w:cs="Georgia"/>
          <w:sz w:val="19"/>
          <w:szCs w:val="19"/>
        </w:rPr>
        <w:t>CT)</w:t>
      </w:r>
      <w:r>
        <w:rPr>
          <w:rFonts w:ascii="Georgia" w:eastAsia="Georgia" w:hAnsi="Georgia" w:cs="Georgia"/>
          <w:spacing w:val="3"/>
          <w:sz w:val="19"/>
          <w:szCs w:val="19"/>
        </w:rPr>
        <w:t xml:space="preserve"> </w:t>
      </w:r>
      <w:r>
        <w:rPr>
          <w:rFonts w:ascii="Georgia" w:eastAsia="Georgia" w:hAnsi="Georgia" w:cs="Georgia"/>
          <w:sz w:val="19"/>
          <w:szCs w:val="19"/>
        </w:rPr>
        <w:t>and</w:t>
      </w:r>
      <w:r>
        <w:rPr>
          <w:rFonts w:ascii="Georgia" w:eastAsia="Georgia" w:hAnsi="Georgia" w:cs="Georgia"/>
          <w:spacing w:val="3"/>
          <w:sz w:val="19"/>
          <w:szCs w:val="19"/>
        </w:rPr>
        <w:t xml:space="preserve"> </w:t>
      </w:r>
      <w:r>
        <w:rPr>
          <w:rFonts w:ascii="Georgia" w:eastAsia="Georgia" w:hAnsi="Georgia" w:cs="Georgia"/>
          <w:sz w:val="19"/>
          <w:szCs w:val="19"/>
        </w:rPr>
        <w:t>Pulmonary</w:t>
      </w:r>
      <w:r>
        <w:rPr>
          <w:rFonts w:ascii="Georgia" w:eastAsia="Georgia" w:hAnsi="Georgia" w:cs="Georgia"/>
          <w:spacing w:val="15"/>
          <w:sz w:val="19"/>
          <w:szCs w:val="19"/>
        </w:rPr>
        <w:t xml:space="preserve"> </w:t>
      </w:r>
      <w:r>
        <w:rPr>
          <w:rFonts w:ascii="Georgia" w:eastAsia="Georgia" w:hAnsi="Georgia" w:cs="Georgia"/>
          <w:sz w:val="19"/>
          <w:szCs w:val="19"/>
        </w:rPr>
        <w:t>Function</w:t>
      </w:r>
      <w:r>
        <w:rPr>
          <w:rFonts w:ascii="Georgia" w:eastAsia="Georgia" w:hAnsi="Georgia" w:cs="Georgia"/>
          <w:spacing w:val="12"/>
          <w:sz w:val="19"/>
          <w:szCs w:val="19"/>
        </w:rPr>
        <w:t xml:space="preserve"> </w:t>
      </w:r>
      <w:r>
        <w:rPr>
          <w:rFonts w:ascii="Georgia" w:eastAsia="Georgia" w:hAnsi="Georgia" w:cs="Georgia"/>
          <w:sz w:val="19"/>
          <w:szCs w:val="19"/>
        </w:rPr>
        <w:t>Tests</w:t>
      </w:r>
      <w:r>
        <w:rPr>
          <w:rFonts w:ascii="Georgia" w:eastAsia="Georgia" w:hAnsi="Georgia" w:cs="Georgia"/>
          <w:spacing w:val="5"/>
          <w:sz w:val="19"/>
          <w:szCs w:val="19"/>
        </w:rPr>
        <w:t xml:space="preserve"> </w:t>
      </w:r>
      <w:r>
        <w:rPr>
          <w:rFonts w:ascii="Georgia" w:eastAsia="Georgia" w:hAnsi="Georgia" w:cs="Georgia"/>
          <w:sz w:val="19"/>
          <w:szCs w:val="19"/>
        </w:rPr>
        <w:t>(PFTs),</w:t>
      </w:r>
      <w:r>
        <w:rPr>
          <w:rFonts w:ascii="Georgia" w:eastAsia="Georgia" w:hAnsi="Georgia" w:cs="Georgia"/>
          <w:spacing w:val="9"/>
          <w:sz w:val="19"/>
          <w:szCs w:val="19"/>
        </w:rPr>
        <w:t xml:space="preserve"> </w:t>
      </w:r>
      <w:r>
        <w:rPr>
          <w:rFonts w:ascii="Georgia" w:eastAsia="Georgia" w:hAnsi="Georgia" w:cs="Georgia"/>
          <w:sz w:val="19"/>
          <w:szCs w:val="19"/>
        </w:rPr>
        <w:t>as well</w:t>
      </w:r>
      <w:r>
        <w:rPr>
          <w:rFonts w:ascii="Georgia" w:eastAsia="Georgia" w:hAnsi="Georgia" w:cs="Georgia"/>
          <w:spacing w:val="3"/>
          <w:sz w:val="19"/>
          <w:szCs w:val="19"/>
        </w:rPr>
        <w:t xml:space="preserve"> </w:t>
      </w:r>
      <w:r>
        <w:rPr>
          <w:rFonts w:ascii="Georgia" w:eastAsia="Georgia" w:hAnsi="Georgia" w:cs="Georgia"/>
          <w:w w:val="102"/>
          <w:sz w:val="19"/>
          <w:szCs w:val="19"/>
        </w:rPr>
        <w:t xml:space="preserve">as </w:t>
      </w:r>
      <w:r>
        <w:rPr>
          <w:rFonts w:ascii="Georgia" w:eastAsia="Georgia" w:hAnsi="Georgia" w:cs="Georgia"/>
          <w:sz w:val="19"/>
          <w:szCs w:val="19"/>
        </w:rPr>
        <w:t>genetic</w:t>
      </w:r>
      <w:r>
        <w:rPr>
          <w:rFonts w:ascii="Georgia" w:eastAsia="Georgia" w:hAnsi="Georgia" w:cs="Georgia"/>
          <w:spacing w:val="5"/>
          <w:sz w:val="19"/>
          <w:szCs w:val="19"/>
        </w:rPr>
        <w:t xml:space="preserve"> </w:t>
      </w:r>
      <w:r>
        <w:rPr>
          <w:rFonts w:ascii="Georgia" w:eastAsia="Georgia" w:hAnsi="Georgia" w:cs="Georgia"/>
          <w:sz w:val="19"/>
          <w:szCs w:val="19"/>
        </w:rPr>
        <w:t>sequencing,</w:t>
      </w:r>
      <w:r>
        <w:rPr>
          <w:rFonts w:ascii="Georgia" w:eastAsia="Georgia" w:hAnsi="Georgia" w:cs="Georgia"/>
          <w:spacing w:val="15"/>
          <w:sz w:val="19"/>
          <w:szCs w:val="19"/>
        </w:rPr>
        <w:t xml:space="preserve"> </w:t>
      </w:r>
      <w:r>
        <w:rPr>
          <w:rFonts w:ascii="Georgia" w:eastAsia="Georgia" w:hAnsi="Georgia" w:cs="Georgia"/>
          <w:sz w:val="19"/>
          <w:szCs w:val="19"/>
        </w:rPr>
        <w:t>will</w:t>
      </w:r>
      <w:r>
        <w:rPr>
          <w:rFonts w:ascii="Georgia" w:eastAsia="Georgia" w:hAnsi="Georgia" w:cs="Georgia"/>
          <w:spacing w:val="-1"/>
          <w:sz w:val="19"/>
          <w:szCs w:val="19"/>
        </w:rPr>
        <w:t xml:space="preserve"> </w:t>
      </w:r>
      <w:r>
        <w:rPr>
          <w:rFonts w:ascii="Georgia" w:eastAsia="Georgia" w:hAnsi="Georgia" w:cs="Georgia"/>
          <w:sz w:val="19"/>
          <w:szCs w:val="19"/>
        </w:rPr>
        <w:t>already</w:t>
      </w:r>
      <w:r>
        <w:rPr>
          <w:rFonts w:ascii="Georgia" w:eastAsia="Georgia" w:hAnsi="Georgia" w:cs="Georgia"/>
          <w:spacing w:val="5"/>
          <w:sz w:val="19"/>
          <w:szCs w:val="19"/>
        </w:rPr>
        <w:t xml:space="preserve"> </w:t>
      </w:r>
      <w:r>
        <w:rPr>
          <w:rFonts w:ascii="Georgia" w:eastAsia="Georgia" w:hAnsi="Georgia" w:cs="Georgia"/>
          <w:sz w:val="19"/>
          <w:szCs w:val="19"/>
        </w:rPr>
        <w:t>have</w:t>
      </w:r>
      <w:r>
        <w:rPr>
          <w:rFonts w:ascii="Georgia" w:eastAsia="Georgia" w:hAnsi="Georgia" w:cs="Georgia"/>
          <w:spacing w:val="1"/>
          <w:sz w:val="19"/>
          <w:szCs w:val="19"/>
        </w:rPr>
        <w:t xml:space="preserve"> </w:t>
      </w:r>
      <w:r>
        <w:rPr>
          <w:rFonts w:ascii="Georgia" w:eastAsia="Georgia" w:hAnsi="Georgia" w:cs="Georgia"/>
          <w:sz w:val="19"/>
          <w:szCs w:val="19"/>
        </w:rPr>
        <w:t>been</w:t>
      </w:r>
      <w:r>
        <w:rPr>
          <w:rFonts w:ascii="Georgia" w:eastAsia="Georgia" w:hAnsi="Georgia" w:cs="Georgia"/>
          <w:spacing w:val="1"/>
          <w:sz w:val="19"/>
          <w:szCs w:val="19"/>
        </w:rPr>
        <w:t xml:space="preserve"> </w:t>
      </w:r>
      <w:r>
        <w:rPr>
          <w:rFonts w:ascii="Georgia" w:eastAsia="Georgia" w:hAnsi="Georgia" w:cs="Georgia"/>
          <w:sz w:val="19"/>
          <w:szCs w:val="19"/>
        </w:rPr>
        <w:t>done.</w:t>
      </w:r>
      <w:r>
        <w:rPr>
          <w:rFonts w:ascii="Georgia" w:eastAsia="Georgia" w:hAnsi="Georgia" w:cs="Georgia"/>
          <w:spacing w:val="23"/>
          <w:sz w:val="19"/>
          <w:szCs w:val="19"/>
        </w:rPr>
        <w:t xml:space="preserve"> </w:t>
      </w:r>
      <w:r>
        <w:rPr>
          <w:rFonts w:ascii="Georgia" w:eastAsia="Georgia" w:hAnsi="Georgia" w:cs="Georgia"/>
          <w:sz w:val="19"/>
          <w:szCs w:val="19"/>
        </w:rPr>
        <w:t>Each</w:t>
      </w:r>
      <w:r>
        <w:rPr>
          <w:rFonts w:ascii="Georgia" w:eastAsia="Georgia" w:hAnsi="Georgia" w:cs="Georgia"/>
          <w:spacing w:val="1"/>
          <w:sz w:val="19"/>
          <w:szCs w:val="19"/>
        </w:rPr>
        <w:t xml:space="preserve"> </w:t>
      </w:r>
      <w:r>
        <w:rPr>
          <w:rFonts w:ascii="Georgia" w:eastAsia="Georgia" w:hAnsi="Georgia" w:cs="Georgia"/>
          <w:sz w:val="19"/>
          <w:szCs w:val="19"/>
        </w:rPr>
        <w:t>subject</w:t>
      </w:r>
      <w:r>
        <w:rPr>
          <w:rFonts w:ascii="Georgia" w:eastAsia="Georgia" w:hAnsi="Georgia" w:cs="Georgia"/>
          <w:spacing w:val="5"/>
          <w:sz w:val="19"/>
          <w:szCs w:val="19"/>
        </w:rPr>
        <w:t xml:space="preserve"> </w:t>
      </w:r>
      <w:r>
        <w:rPr>
          <w:rFonts w:ascii="Georgia" w:eastAsia="Georgia" w:hAnsi="Georgia" w:cs="Georgia"/>
          <w:sz w:val="19"/>
          <w:szCs w:val="19"/>
        </w:rPr>
        <w:t>will</w:t>
      </w:r>
      <w:r>
        <w:rPr>
          <w:rFonts w:ascii="Georgia" w:eastAsia="Georgia" w:hAnsi="Georgia" w:cs="Georgia"/>
          <w:spacing w:val="-1"/>
          <w:sz w:val="19"/>
          <w:szCs w:val="19"/>
        </w:rPr>
        <w:t xml:space="preserve"> </w:t>
      </w:r>
      <w:r>
        <w:rPr>
          <w:rFonts w:ascii="Georgia" w:eastAsia="Georgia" w:hAnsi="Georgia" w:cs="Georgia"/>
          <w:sz w:val="19"/>
          <w:szCs w:val="19"/>
        </w:rPr>
        <w:t>be</w:t>
      </w:r>
      <w:r>
        <w:rPr>
          <w:rFonts w:ascii="Georgia" w:eastAsia="Georgia" w:hAnsi="Georgia" w:cs="Georgia"/>
          <w:spacing w:val="-3"/>
          <w:sz w:val="19"/>
          <w:szCs w:val="19"/>
        </w:rPr>
        <w:t xml:space="preserve"> </w:t>
      </w:r>
      <w:r>
        <w:rPr>
          <w:rFonts w:ascii="Georgia" w:eastAsia="Georgia" w:hAnsi="Georgia" w:cs="Georgia"/>
          <w:sz w:val="19"/>
          <w:szCs w:val="19"/>
        </w:rPr>
        <w:t>imaged</w:t>
      </w:r>
      <w:r>
        <w:rPr>
          <w:rFonts w:ascii="Georgia" w:eastAsia="Georgia" w:hAnsi="Georgia" w:cs="Georgia"/>
          <w:spacing w:val="5"/>
          <w:sz w:val="19"/>
          <w:szCs w:val="19"/>
        </w:rPr>
        <w:t xml:space="preserve"> </w:t>
      </w:r>
      <w:r>
        <w:rPr>
          <w:rFonts w:ascii="Georgia" w:eastAsia="Georgia" w:hAnsi="Georgia" w:cs="Georgia"/>
          <w:sz w:val="19"/>
          <w:szCs w:val="19"/>
        </w:rPr>
        <w:t>twice</w:t>
      </w:r>
      <w:r>
        <w:rPr>
          <w:rFonts w:ascii="Georgia" w:eastAsia="Georgia" w:hAnsi="Georgia" w:cs="Georgia"/>
          <w:spacing w:val="2"/>
          <w:sz w:val="19"/>
          <w:szCs w:val="19"/>
        </w:rPr>
        <w:t xml:space="preserve"> </w:t>
      </w:r>
      <w:r>
        <w:rPr>
          <w:rFonts w:ascii="Georgia" w:eastAsia="Georgia" w:hAnsi="Georgia" w:cs="Georgia"/>
          <w:sz w:val="19"/>
          <w:szCs w:val="19"/>
        </w:rPr>
        <w:t>during</w:t>
      </w:r>
      <w:r>
        <w:rPr>
          <w:rFonts w:ascii="Georgia" w:eastAsia="Georgia" w:hAnsi="Georgia" w:cs="Georgia"/>
          <w:spacing w:val="4"/>
          <w:sz w:val="19"/>
          <w:szCs w:val="19"/>
        </w:rPr>
        <w:t xml:space="preserve"> </w:t>
      </w:r>
      <w:r>
        <w:rPr>
          <w:rFonts w:ascii="Georgia" w:eastAsia="Georgia" w:hAnsi="Georgia" w:cs="Georgia"/>
          <w:sz w:val="19"/>
          <w:szCs w:val="19"/>
        </w:rPr>
        <w:t>the</w:t>
      </w:r>
      <w:r>
        <w:rPr>
          <w:rFonts w:ascii="Georgia" w:eastAsia="Georgia" w:hAnsi="Georgia" w:cs="Georgia"/>
          <w:spacing w:val="-2"/>
          <w:sz w:val="19"/>
          <w:szCs w:val="19"/>
        </w:rPr>
        <w:t xml:space="preserve"> </w:t>
      </w:r>
      <w:r>
        <w:rPr>
          <w:rFonts w:ascii="Georgia" w:eastAsia="Georgia" w:hAnsi="Georgia" w:cs="Georgia"/>
          <w:sz w:val="19"/>
          <w:szCs w:val="19"/>
        </w:rPr>
        <w:t>course</w:t>
      </w:r>
      <w:r>
        <w:rPr>
          <w:rFonts w:ascii="Georgia" w:eastAsia="Georgia" w:hAnsi="Georgia" w:cs="Georgia"/>
          <w:spacing w:val="4"/>
          <w:sz w:val="19"/>
          <w:szCs w:val="19"/>
        </w:rPr>
        <w:t xml:space="preserve"> </w:t>
      </w:r>
      <w:r>
        <w:rPr>
          <w:rFonts w:ascii="Georgia" w:eastAsia="Georgia" w:hAnsi="Georgia" w:cs="Georgia"/>
          <w:sz w:val="19"/>
          <w:szCs w:val="19"/>
        </w:rPr>
        <w:t>of</w:t>
      </w:r>
      <w:r>
        <w:rPr>
          <w:rFonts w:ascii="Georgia" w:eastAsia="Georgia" w:hAnsi="Georgia" w:cs="Georgia"/>
          <w:spacing w:val="-4"/>
          <w:sz w:val="19"/>
          <w:szCs w:val="19"/>
        </w:rPr>
        <w:t xml:space="preserve"> </w:t>
      </w:r>
      <w:r>
        <w:rPr>
          <w:rFonts w:ascii="Georgia" w:eastAsia="Georgia" w:hAnsi="Georgia" w:cs="Georgia"/>
          <w:sz w:val="19"/>
          <w:szCs w:val="19"/>
        </w:rPr>
        <w:t>the</w:t>
      </w:r>
      <w:r>
        <w:rPr>
          <w:rFonts w:ascii="Georgia" w:eastAsia="Georgia" w:hAnsi="Georgia" w:cs="Georgia"/>
          <w:spacing w:val="-2"/>
          <w:sz w:val="19"/>
          <w:szCs w:val="19"/>
        </w:rPr>
        <w:t xml:space="preserve"> </w:t>
      </w:r>
      <w:r>
        <w:rPr>
          <w:rFonts w:ascii="Georgia" w:eastAsia="Georgia" w:hAnsi="Georgia" w:cs="Georgia"/>
          <w:sz w:val="19"/>
          <w:szCs w:val="19"/>
        </w:rPr>
        <w:t>five-year</w:t>
      </w:r>
      <w:r>
        <w:rPr>
          <w:rFonts w:ascii="Georgia" w:eastAsia="Georgia" w:hAnsi="Georgia" w:cs="Georgia"/>
          <w:spacing w:val="8"/>
          <w:sz w:val="19"/>
          <w:szCs w:val="19"/>
        </w:rPr>
        <w:t xml:space="preserve"> </w:t>
      </w:r>
      <w:r>
        <w:rPr>
          <w:rFonts w:ascii="Georgia" w:eastAsia="Georgia" w:hAnsi="Georgia" w:cs="Georgia"/>
          <w:sz w:val="19"/>
          <w:szCs w:val="19"/>
        </w:rPr>
        <w:t>study,</w:t>
      </w:r>
      <w:r>
        <w:rPr>
          <w:rFonts w:ascii="Georgia" w:eastAsia="Georgia" w:hAnsi="Georgia" w:cs="Georgia"/>
          <w:spacing w:val="5"/>
          <w:sz w:val="19"/>
          <w:szCs w:val="19"/>
        </w:rPr>
        <w:t xml:space="preserve"> </w:t>
      </w:r>
      <w:r>
        <w:rPr>
          <w:rFonts w:ascii="Georgia" w:eastAsia="Georgia" w:hAnsi="Georgia" w:cs="Georgia"/>
          <w:w w:val="102"/>
          <w:sz w:val="19"/>
          <w:szCs w:val="19"/>
        </w:rPr>
        <w:t xml:space="preserve">and </w:t>
      </w:r>
      <w:r>
        <w:rPr>
          <w:rFonts w:ascii="Georgia" w:eastAsia="Georgia" w:hAnsi="Georgia" w:cs="Georgia"/>
          <w:sz w:val="19"/>
          <w:szCs w:val="19"/>
        </w:rPr>
        <w:t>regional</w:t>
      </w:r>
      <w:r>
        <w:rPr>
          <w:rFonts w:ascii="Georgia" w:eastAsia="Georgia" w:hAnsi="Georgia" w:cs="Georgia"/>
          <w:spacing w:val="10"/>
          <w:sz w:val="19"/>
          <w:szCs w:val="19"/>
        </w:rPr>
        <w:t xml:space="preserve"> </w:t>
      </w:r>
      <w:r>
        <w:rPr>
          <w:rFonts w:ascii="Georgia" w:eastAsia="Georgia" w:hAnsi="Georgia" w:cs="Georgia"/>
          <w:sz w:val="19"/>
          <w:szCs w:val="19"/>
        </w:rPr>
        <w:t>features</w:t>
      </w:r>
      <w:r>
        <w:rPr>
          <w:rFonts w:ascii="Georgia" w:eastAsia="Georgia" w:hAnsi="Georgia" w:cs="Georgia"/>
          <w:spacing w:val="10"/>
          <w:sz w:val="19"/>
          <w:szCs w:val="19"/>
        </w:rPr>
        <w:t xml:space="preserve"> </w:t>
      </w:r>
      <w:r>
        <w:rPr>
          <w:rFonts w:ascii="Georgia" w:eastAsia="Georgia" w:hAnsi="Georgia" w:cs="Georgia"/>
          <w:sz w:val="19"/>
          <w:szCs w:val="19"/>
        </w:rPr>
        <w:t>will</w:t>
      </w:r>
      <w:r>
        <w:rPr>
          <w:rFonts w:ascii="Georgia" w:eastAsia="Georgia" w:hAnsi="Georgia" w:cs="Georgia"/>
          <w:spacing w:val="3"/>
          <w:sz w:val="19"/>
          <w:szCs w:val="19"/>
        </w:rPr>
        <w:t xml:space="preserve"> </w:t>
      </w:r>
      <w:r>
        <w:rPr>
          <w:rFonts w:ascii="Georgia" w:eastAsia="Georgia" w:hAnsi="Georgia" w:cs="Georgia"/>
          <w:sz w:val="19"/>
          <w:szCs w:val="19"/>
        </w:rPr>
        <w:t>be</w:t>
      </w:r>
      <w:r>
        <w:rPr>
          <w:rFonts w:ascii="Georgia" w:eastAsia="Georgia" w:hAnsi="Georgia" w:cs="Georgia"/>
          <w:spacing w:val="1"/>
          <w:sz w:val="19"/>
          <w:szCs w:val="19"/>
        </w:rPr>
        <w:t xml:space="preserve"> </w:t>
      </w:r>
      <w:r>
        <w:rPr>
          <w:rFonts w:ascii="Georgia" w:eastAsia="Georgia" w:hAnsi="Georgia" w:cs="Georgia"/>
          <w:sz w:val="19"/>
          <w:szCs w:val="19"/>
        </w:rPr>
        <w:t>compared</w:t>
      </w:r>
      <w:r>
        <w:rPr>
          <w:rFonts w:ascii="Georgia" w:eastAsia="Georgia" w:hAnsi="Georgia" w:cs="Georgia"/>
          <w:spacing w:val="13"/>
          <w:sz w:val="19"/>
          <w:szCs w:val="19"/>
        </w:rPr>
        <w:t xml:space="preserve"> </w:t>
      </w:r>
      <w:r>
        <w:rPr>
          <w:rFonts w:ascii="Georgia" w:eastAsia="Georgia" w:hAnsi="Georgia" w:cs="Georgia"/>
          <w:sz w:val="19"/>
          <w:szCs w:val="19"/>
        </w:rPr>
        <w:t>between</w:t>
      </w:r>
      <w:r>
        <w:rPr>
          <w:rFonts w:ascii="Georgia" w:eastAsia="Georgia" w:hAnsi="Georgia" w:cs="Georgia"/>
          <w:spacing w:val="11"/>
          <w:sz w:val="19"/>
          <w:szCs w:val="19"/>
        </w:rPr>
        <w:t xml:space="preserve"> </w:t>
      </w:r>
      <w:r>
        <w:rPr>
          <w:rFonts w:ascii="Georgia" w:eastAsia="Georgia" w:hAnsi="Georgia" w:cs="Georgia"/>
          <w:sz w:val="19"/>
          <w:szCs w:val="19"/>
        </w:rPr>
        <w:t>the</w:t>
      </w:r>
      <w:r>
        <w:rPr>
          <w:rFonts w:ascii="Georgia" w:eastAsia="Georgia" w:hAnsi="Georgia" w:cs="Georgia"/>
          <w:spacing w:val="2"/>
          <w:sz w:val="19"/>
          <w:szCs w:val="19"/>
        </w:rPr>
        <w:t xml:space="preserve"> </w:t>
      </w:r>
      <w:r>
        <w:rPr>
          <w:rFonts w:ascii="Georgia" w:eastAsia="Georgia" w:hAnsi="Georgia" w:cs="Georgia"/>
          <w:sz w:val="19"/>
          <w:szCs w:val="19"/>
        </w:rPr>
        <w:t>CT</w:t>
      </w:r>
      <w:r>
        <w:rPr>
          <w:rFonts w:ascii="Georgia" w:eastAsia="Georgia" w:hAnsi="Georgia" w:cs="Georgia"/>
          <w:spacing w:val="1"/>
          <w:sz w:val="19"/>
          <w:szCs w:val="19"/>
        </w:rPr>
        <w:t xml:space="preserve"> </w:t>
      </w:r>
      <w:r>
        <w:rPr>
          <w:rFonts w:ascii="Georgia" w:eastAsia="Georgia" w:hAnsi="Georgia" w:cs="Georgia"/>
          <w:sz w:val="19"/>
          <w:szCs w:val="19"/>
        </w:rPr>
        <w:t>and</w:t>
      </w:r>
      <w:r>
        <w:rPr>
          <w:rFonts w:ascii="Georgia" w:eastAsia="Georgia" w:hAnsi="Georgia" w:cs="Georgia"/>
          <w:spacing w:val="3"/>
          <w:sz w:val="19"/>
          <w:szCs w:val="19"/>
        </w:rPr>
        <w:t xml:space="preserve"> </w:t>
      </w:r>
      <w:r>
        <w:rPr>
          <w:rFonts w:ascii="Georgia" w:eastAsia="Georgia" w:hAnsi="Georgia" w:cs="Georgia"/>
          <w:sz w:val="19"/>
          <w:szCs w:val="19"/>
        </w:rPr>
        <w:t>MRI</w:t>
      </w:r>
      <w:r>
        <w:rPr>
          <w:rFonts w:ascii="Georgia" w:eastAsia="Georgia" w:hAnsi="Georgia" w:cs="Georgia"/>
          <w:spacing w:val="4"/>
          <w:sz w:val="19"/>
          <w:szCs w:val="19"/>
        </w:rPr>
        <w:t xml:space="preserve"> </w:t>
      </w:r>
      <w:r>
        <w:rPr>
          <w:rFonts w:ascii="Georgia" w:eastAsia="Georgia" w:hAnsi="Georgia" w:cs="Georgia"/>
          <w:sz w:val="19"/>
          <w:szCs w:val="19"/>
        </w:rPr>
        <w:t>images</w:t>
      </w:r>
      <w:r>
        <w:rPr>
          <w:rFonts w:ascii="Georgia" w:eastAsia="Georgia" w:hAnsi="Georgia" w:cs="Georgia"/>
          <w:spacing w:val="8"/>
          <w:sz w:val="19"/>
          <w:szCs w:val="19"/>
        </w:rPr>
        <w:t xml:space="preserve"> </w:t>
      </w:r>
      <w:r>
        <w:rPr>
          <w:rFonts w:ascii="Georgia" w:eastAsia="Georgia" w:hAnsi="Georgia" w:cs="Georgia"/>
          <w:sz w:val="19"/>
          <w:szCs w:val="19"/>
        </w:rPr>
        <w:t>to the</w:t>
      </w:r>
      <w:r>
        <w:rPr>
          <w:rFonts w:ascii="Georgia" w:eastAsia="Georgia" w:hAnsi="Georgia" w:cs="Georgia"/>
          <w:spacing w:val="2"/>
          <w:sz w:val="19"/>
          <w:szCs w:val="19"/>
        </w:rPr>
        <w:t xml:space="preserve"> </w:t>
      </w:r>
      <w:r>
        <w:rPr>
          <w:rFonts w:ascii="Georgia" w:eastAsia="Georgia" w:hAnsi="Georgia" w:cs="Georgia"/>
          <w:sz w:val="19"/>
          <w:szCs w:val="19"/>
        </w:rPr>
        <w:t>genetic</w:t>
      </w:r>
      <w:r>
        <w:rPr>
          <w:rFonts w:ascii="Georgia" w:eastAsia="Georgia" w:hAnsi="Georgia" w:cs="Georgia"/>
          <w:spacing w:val="9"/>
          <w:sz w:val="19"/>
          <w:szCs w:val="19"/>
        </w:rPr>
        <w:t xml:space="preserve"> </w:t>
      </w:r>
      <w:r>
        <w:rPr>
          <w:rFonts w:ascii="Georgia" w:eastAsia="Georgia" w:hAnsi="Georgia" w:cs="Georgia"/>
          <w:sz w:val="19"/>
          <w:szCs w:val="19"/>
        </w:rPr>
        <w:t>markers,</w:t>
      </w:r>
      <w:r>
        <w:rPr>
          <w:rFonts w:ascii="Georgia" w:eastAsia="Georgia" w:hAnsi="Georgia" w:cs="Georgia"/>
          <w:spacing w:val="12"/>
          <w:sz w:val="19"/>
          <w:szCs w:val="19"/>
        </w:rPr>
        <w:t xml:space="preserve"> </w:t>
      </w:r>
      <w:r>
        <w:rPr>
          <w:rFonts w:ascii="Georgia" w:eastAsia="Georgia" w:hAnsi="Georgia" w:cs="Georgia"/>
          <w:sz w:val="19"/>
          <w:szCs w:val="19"/>
        </w:rPr>
        <w:t>changes</w:t>
      </w:r>
      <w:r>
        <w:rPr>
          <w:rFonts w:ascii="Georgia" w:eastAsia="Georgia" w:hAnsi="Georgia" w:cs="Georgia"/>
          <w:spacing w:val="10"/>
          <w:sz w:val="19"/>
          <w:szCs w:val="19"/>
        </w:rPr>
        <w:t xml:space="preserve"> </w:t>
      </w:r>
      <w:r>
        <w:rPr>
          <w:rFonts w:ascii="Georgia" w:eastAsia="Georgia" w:hAnsi="Georgia" w:cs="Georgia"/>
          <w:sz w:val="19"/>
          <w:szCs w:val="19"/>
        </w:rPr>
        <w:t>in</w:t>
      </w:r>
      <w:r>
        <w:rPr>
          <w:rFonts w:ascii="Georgia" w:eastAsia="Georgia" w:hAnsi="Georgia" w:cs="Georgia"/>
          <w:spacing w:val="2"/>
          <w:sz w:val="19"/>
          <w:szCs w:val="19"/>
        </w:rPr>
        <w:t xml:space="preserve"> </w:t>
      </w:r>
      <w:r>
        <w:rPr>
          <w:rFonts w:ascii="Georgia" w:eastAsia="Georgia" w:hAnsi="Georgia" w:cs="Georgia"/>
          <w:sz w:val="19"/>
          <w:szCs w:val="19"/>
        </w:rPr>
        <w:t>clinical</w:t>
      </w:r>
      <w:r>
        <w:rPr>
          <w:rFonts w:ascii="Georgia" w:eastAsia="Georgia" w:hAnsi="Georgia" w:cs="Georgia"/>
          <w:spacing w:val="9"/>
          <w:sz w:val="19"/>
          <w:szCs w:val="19"/>
        </w:rPr>
        <w:t xml:space="preserve"> </w:t>
      </w:r>
      <w:r>
        <w:rPr>
          <w:rFonts w:ascii="Georgia" w:eastAsia="Georgia" w:hAnsi="Georgia" w:cs="Georgia"/>
          <w:w w:val="102"/>
          <w:sz w:val="19"/>
          <w:szCs w:val="19"/>
        </w:rPr>
        <w:t xml:space="preserve">measurements,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sz w:val="19"/>
          <w:szCs w:val="19"/>
        </w:rPr>
        <w:t>patient</w:t>
      </w:r>
      <w:r>
        <w:rPr>
          <w:rFonts w:ascii="Georgia" w:eastAsia="Georgia" w:hAnsi="Georgia" w:cs="Georgia"/>
          <w:spacing w:val="13"/>
          <w:sz w:val="19"/>
          <w:szCs w:val="19"/>
        </w:rPr>
        <w:t xml:space="preserve"> </w:t>
      </w:r>
      <w:r>
        <w:rPr>
          <w:rFonts w:ascii="Georgia" w:eastAsia="Georgia" w:hAnsi="Georgia" w:cs="Georgia"/>
          <w:sz w:val="19"/>
          <w:szCs w:val="19"/>
        </w:rPr>
        <w:t>quality</w:t>
      </w:r>
      <w:r>
        <w:rPr>
          <w:rFonts w:ascii="Georgia" w:eastAsia="Georgia" w:hAnsi="Georgia" w:cs="Georgia"/>
          <w:spacing w:val="13"/>
          <w:sz w:val="19"/>
          <w:szCs w:val="19"/>
        </w:rPr>
        <w:t xml:space="preserve"> </w:t>
      </w:r>
      <w:r>
        <w:rPr>
          <w:rFonts w:ascii="Georgia" w:eastAsia="Georgia" w:hAnsi="Georgia" w:cs="Georgia"/>
          <w:sz w:val="19"/>
          <w:szCs w:val="19"/>
        </w:rPr>
        <w:t>of</w:t>
      </w:r>
      <w:r>
        <w:rPr>
          <w:rFonts w:ascii="Georgia" w:eastAsia="Georgia" w:hAnsi="Georgia" w:cs="Georgia"/>
          <w:spacing w:val="4"/>
          <w:sz w:val="19"/>
          <w:szCs w:val="19"/>
        </w:rPr>
        <w:t xml:space="preserve"> </w:t>
      </w:r>
      <w:r>
        <w:rPr>
          <w:rFonts w:ascii="Georgia" w:eastAsia="Georgia" w:hAnsi="Georgia" w:cs="Georgia"/>
          <w:w w:val="102"/>
          <w:sz w:val="19"/>
          <w:szCs w:val="19"/>
        </w:rPr>
        <w:t>life.</w:t>
      </w:r>
    </w:p>
    <w:p w14:paraId="330EBFA7" w14:textId="77777777" w:rsidR="00E61F9D" w:rsidRDefault="005C64D6">
      <w:pPr>
        <w:spacing w:before="59" w:after="0" w:line="277" w:lineRule="auto"/>
        <w:ind w:left="120" w:right="52" w:hanging="6"/>
        <w:jc w:val="both"/>
        <w:rPr>
          <w:rFonts w:ascii="Georgia" w:eastAsia="Georgia" w:hAnsi="Georgia" w:cs="Georgia"/>
          <w:sz w:val="19"/>
          <w:szCs w:val="19"/>
        </w:rPr>
      </w:pPr>
      <w:r>
        <w:rPr>
          <w:rFonts w:ascii="Georgia" w:eastAsia="Georgia" w:hAnsi="Georgia" w:cs="Georgia"/>
          <w:sz w:val="19"/>
          <w:szCs w:val="19"/>
        </w:rPr>
        <w:t>The</w:t>
      </w:r>
      <w:r>
        <w:rPr>
          <w:rFonts w:ascii="Georgia" w:eastAsia="Georgia" w:hAnsi="Georgia" w:cs="Georgia"/>
          <w:spacing w:val="-3"/>
          <w:sz w:val="19"/>
          <w:szCs w:val="19"/>
        </w:rPr>
        <w:t xml:space="preserve"> </w:t>
      </w:r>
      <w:r>
        <w:rPr>
          <w:rFonts w:ascii="Georgia" w:eastAsia="Georgia" w:hAnsi="Georgia" w:cs="Georgia"/>
          <w:sz w:val="19"/>
          <w:szCs w:val="19"/>
        </w:rPr>
        <w:t>proposed</w:t>
      </w:r>
      <w:r>
        <w:rPr>
          <w:rFonts w:ascii="Georgia" w:eastAsia="Georgia" w:hAnsi="Georgia" w:cs="Georgia"/>
          <w:spacing w:val="7"/>
          <w:sz w:val="19"/>
          <w:szCs w:val="19"/>
        </w:rPr>
        <w:t xml:space="preserve"> </w:t>
      </w:r>
      <w:r>
        <w:rPr>
          <w:rFonts w:ascii="Georgia" w:eastAsia="Georgia" w:hAnsi="Georgia" w:cs="Georgia"/>
          <w:sz w:val="19"/>
          <w:szCs w:val="19"/>
        </w:rPr>
        <w:t>study will</w:t>
      </w:r>
      <w:r>
        <w:rPr>
          <w:rFonts w:ascii="Georgia" w:eastAsia="Georgia" w:hAnsi="Georgia" w:cs="Georgia"/>
          <w:spacing w:val="-3"/>
          <w:sz w:val="19"/>
          <w:szCs w:val="19"/>
        </w:rPr>
        <w:t xml:space="preserve"> </w:t>
      </w:r>
      <w:r>
        <w:rPr>
          <w:rFonts w:ascii="Georgia" w:eastAsia="Georgia" w:hAnsi="Georgia" w:cs="Georgia"/>
          <w:sz w:val="19"/>
          <w:szCs w:val="19"/>
        </w:rPr>
        <w:t>generate</w:t>
      </w:r>
      <w:r>
        <w:rPr>
          <w:rFonts w:ascii="Georgia" w:eastAsia="Georgia" w:hAnsi="Georgia" w:cs="Georgia"/>
          <w:spacing w:val="5"/>
          <w:sz w:val="19"/>
          <w:szCs w:val="19"/>
        </w:rPr>
        <w:t xml:space="preserve"> </w:t>
      </w:r>
      <w:r>
        <w:rPr>
          <w:rFonts w:ascii="Georgia" w:eastAsia="Georgia" w:hAnsi="Georgia" w:cs="Georgia"/>
          <w:sz w:val="19"/>
          <w:szCs w:val="19"/>
        </w:rPr>
        <w:t>non-invasive</w:t>
      </w:r>
      <w:r>
        <w:rPr>
          <w:rFonts w:ascii="Georgia" w:eastAsia="Georgia" w:hAnsi="Georgia" w:cs="Georgia"/>
          <w:spacing w:val="13"/>
          <w:sz w:val="19"/>
          <w:szCs w:val="19"/>
        </w:rPr>
        <w:t xml:space="preserve"> </w:t>
      </w:r>
      <w:r>
        <w:rPr>
          <w:rFonts w:ascii="Georgia" w:eastAsia="Georgia" w:hAnsi="Georgia" w:cs="Georgia"/>
          <w:sz w:val="19"/>
          <w:szCs w:val="19"/>
        </w:rPr>
        <w:t>biomarkers</w:t>
      </w:r>
      <w:r>
        <w:rPr>
          <w:rFonts w:ascii="Georgia" w:eastAsia="Georgia" w:hAnsi="Georgia" w:cs="Georgia"/>
          <w:spacing w:val="10"/>
          <w:sz w:val="19"/>
          <w:szCs w:val="19"/>
        </w:rPr>
        <w:t xml:space="preserve"> </w:t>
      </w:r>
      <w:r>
        <w:rPr>
          <w:rFonts w:ascii="Georgia" w:eastAsia="Georgia" w:hAnsi="Georgia" w:cs="Georgia"/>
          <w:sz w:val="19"/>
          <w:szCs w:val="19"/>
        </w:rPr>
        <w:t>of</w:t>
      </w:r>
      <w:r>
        <w:rPr>
          <w:rFonts w:ascii="Georgia" w:eastAsia="Georgia" w:hAnsi="Georgia" w:cs="Georgia"/>
          <w:spacing w:val="-6"/>
          <w:sz w:val="19"/>
          <w:szCs w:val="19"/>
        </w:rPr>
        <w:t xml:space="preserve"> </w:t>
      </w:r>
      <w:r>
        <w:rPr>
          <w:rFonts w:ascii="Georgia" w:eastAsia="Georgia" w:hAnsi="Georgia" w:cs="Georgia"/>
          <w:sz w:val="19"/>
          <w:szCs w:val="19"/>
        </w:rPr>
        <w:t>COPD</w:t>
      </w:r>
      <w:r>
        <w:rPr>
          <w:rFonts w:ascii="Georgia" w:eastAsia="Georgia" w:hAnsi="Georgia" w:cs="Georgia"/>
          <w:spacing w:val="1"/>
          <w:sz w:val="19"/>
          <w:szCs w:val="19"/>
        </w:rPr>
        <w:t xml:space="preserve"> </w:t>
      </w:r>
      <w:r>
        <w:rPr>
          <w:rFonts w:ascii="Georgia" w:eastAsia="Georgia" w:hAnsi="Georgia" w:cs="Georgia"/>
          <w:sz w:val="19"/>
          <w:szCs w:val="19"/>
        </w:rPr>
        <w:t>progression</w:t>
      </w:r>
      <w:r>
        <w:rPr>
          <w:rFonts w:ascii="Georgia" w:eastAsia="Georgia" w:hAnsi="Georgia" w:cs="Georgia"/>
          <w:spacing w:val="11"/>
          <w:sz w:val="19"/>
          <w:szCs w:val="19"/>
        </w:rPr>
        <w:t xml:space="preserve"> </w:t>
      </w:r>
      <w:r>
        <w:rPr>
          <w:rFonts w:ascii="Georgia" w:eastAsia="Georgia" w:hAnsi="Georgia" w:cs="Georgia"/>
          <w:sz w:val="19"/>
          <w:szCs w:val="19"/>
        </w:rPr>
        <w:t>derived</w:t>
      </w:r>
      <w:r>
        <w:rPr>
          <w:rFonts w:ascii="Georgia" w:eastAsia="Georgia" w:hAnsi="Georgia" w:cs="Georgia"/>
          <w:spacing w:val="4"/>
          <w:sz w:val="19"/>
          <w:szCs w:val="19"/>
        </w:rPr>
        <w:t xml:space="preserve"> </w:t>
      </w:r>
      <w:r>
        <w:rPr>
          <w:rFonts w:ascii="Georgia" w:eastAsia="Georgia" w:hAnsi="Georgia" w:cs="Georgia"/>
          <w:sz w:val="19"/>
          <w:szCs w:val="19"/>
        </w:rPr>
        <w:t>from</w:t>
      </w:r>
      <w:r>
        <w:rPr>
          <w:rFonts w:ascii="Georgia" w:eastAsia="Georgia" w:hAnsi="Georgia" w:cs="Georgia"/>
          <w:spacing w:val="-1"/>
          <w:sz w:val="19"/>
          <w:szCs w:val="19"/>
        </w:rPr>
        <w:t xml:space="preserve"> </w:t>
      </w:r>
      <w:r>
        <w:rPr>
          <w:rFonts w:ascii="Georgia" w:eastAsia="Georgia" w:hAnsi="Georgia" w:cs="Georgia"/>
          <w:sz w:val="19"/>
          <w:szCs w:val="19"/>
        </w:rPr>
        <w:t>minute,</w:t>
      </w:r>
      <w:r>
        <w:rPr>
          <w:rFonts w:ascii="Georgia" w:eastAsia="Georgia" w:hAnsi="Georgia" w:cs="Georgia"/>
          <w:spacing w:val="6"/>
          <w:sz w:val="19"/>
          <w:szCs w:val="19"/>
        </w:rPr>
        <w:t xml:space="preserve"> </w:t>
      </w:r>
      <w:r>
        <w:rPr>
          <w:rFonts w:ascii="Georgia" w:eastAsia="Georgia" w:hAnsi="Georgia" w:cs="Georgia"/>
          <w:sz w:val="19"/>
          <w:szCs w:val="19"/>
        </w:rPr>
        <w:t>short-term</w:t>
      </w:r>
      <w:r>
        <w:rPr>
          <w:rFonts w:ascii="Georgia" w:eastAsia="Georgia" w:hAnsi="Georgia" w:cs="Georgia"/>
          <w:spacing w:val="9"/>
          <w:sz w:val="19"/>
          <w:szCs w:val="19"/>
        </w:rPr>
        <w:t xml:space="preserve"> </w:t>
      </w:r>
      <w:r>
        <w:rPr>
          <w:rFonts w:ascii="Georgia" w:eastAsia="Georgia" w:hAnsi="Georgia" w:cs="Georgia"/>
          <w:sz w:val="19"/>
          <w:szCs w:val="19"/>
        </w:rPr>
        <w:t>alterations</w:t>
      </w:r>
      <w:r>
        <w:rPr>
          <w:rFonts w:ascii="Georgia" w:eastAsia="Georgia" w:hAnsi="Georgia" w:cs="Georgia"/>
          <w:spacing w:val="9"/>
          <w:sz w:val="19"/>
          <w:szCs w:val="19"/>
        </w:rPr>
        <w:t xml:space="preserve"> </w:t>
      </w:r>
      <w:r>
        <w:rPr>
          <w:rFonts w:ascii="Georgia" w:eastAsia="Georgia" w:hAnsi="Georgia" w:cs="Georgia"/>
          <w:w w:val="103"/>
          <w:sz w:val="19"/>
          <w:szCs w:val="19"/>
        </w:rPr>
        <w:t xml:space="preserve">in </w:t>
      </w:r>
      <w:r>
        <w:rPr>
          <w:rFonts w:ascii="Georgia" w:eastAsia="Georgia" w:hAnsi="Georgia" w:cs="Georgia"/>
          <w:sz w:val="19"/>
          <w:szCs w:val="19"/>
        </w:rPr>
        <w:t>lung</w:t>
      </w:r>
      <w:r>
        <w:rPr>
          <w:rFonts w:ascii="Georgia" w:eastAsia="Georgia" w:hAnsi="Georgia" w:cs="Georgia"/>
          <w:spacing w:val="7"/>
          <w:sz w:val="19"/>
          <w:szCs w:val="19"/>
        </w:rPr>
        <w:t xml:space="preserve"> </w:t>
      </w:r>
      <w:r>
        <w:rPr>
          <w:rFonts w:ascii="Georgia" w:eastAsia="Georgia" w:hAnsi="Georgia" w:cs="Georgia"/>
          <w:sz w:val="19"/>
          <w:szCs w:val="19"/>
        </w:rPr>
        <w:t>function</w:t>
      </w:r>
      <w:r>
        <w:rPr>
          <w:rFonts w:ascii="Georgia" w:eastAsia="Georgia" w:hAnsi="Georgia" w:cs="Georgia"/>
          <w:spacing w:val="14"/>
          <w:sz w:val="19"/>
          <w:szCs w:val="19"/>
        </w:rPr>
        <w:t xml:space="preserve"> </w:t>
      </w:r>
      <w:r>
        <w:rPr>
          <w:rFonts w:ascii="Georgia" w:eastAsia="Georgia" w:hAnsi="Georgia" w:cs="Georgia"/>
          <w:sz w:val="19"/>
          <w:szCs w:val="19"/>
        </w:rPr>
        <w:t>and</w:t>
      </w:r>
      <w:r>
        <w:rPr>
          <w:rFonts w:ascii="Georgia" w:eastAsia="Georgia" w:hAnsi="Georgia" w:cs="Georgia"/>
          <w:spacing w:val="6"/>
          <w:sz w:val="19"/>
          <w:szCs w:val="19"/>
        </w:rPr>
        <w:t xml:space="preserve"> </w:t>
      </w:r>
      <w:r>
        <w:rPr>
          <w:rFonts w:ascii="Georgia" w:eastAsia="Georgia" w:hAnsi="Georgia" w:cs="Georgia"/>
          <w:sz w:val="19"/>
          <w:szCs w:val="19"/>
        </w:rPr>
        <w:t>microstructure.</w:t>
      </w:r>
      <w:r>
        <w:rPr>
          <w:rFonts w:ascii="Georgia" w:eastAsia="Georgia" w:hAnsi="Georgia" w:cs="Georgia"/>
          <w:spacing w:val="43"/>
          <w:sz w:val="19"/>
          <w:szCs w:val="19"/>
        </w:rPr>
        <w:t xml:space="preserve"> </w:t>
      </w:r>
      <w:r>
        <w:rPr>
          <w:rFonts w:ascii="Georgia" w:eastAsia="Georgia" w:hAnsi="Georgia" w:cs="Georgia"/>
          <w:sz w:val="19"/>
          <w:szCs w:val="19"/>
        </w:rPr>
        <w:t>Due</w:t>
      </w:r>
      <w:r>
        <w:rPr>
          <w:rFonts w:ascii="Georgia" w:eastAsia="Georgia" w:hAnsi="Georgia" w:cs="Georgia"/>
          <w:spacing w:val="7"/>
          <w:sz w:val="19"/>
          <w:szCs w:val="19"/>
        </w:rPr>
        <w:t xml:space="preserve"> </w:t>
      </w:r>
      <w:r>
        <w:rPr>
          <w:rFonts w:ascii="Georgia" w:eastAsia="Georgia" w:hAnsi="Georgia" w:cs="Georgia"/>
          <w:sz w:val="19"/>
          <w:szCs w:val="19"/>
        </w:rPr>
        <w:t>to</w:t>
      </w:r>
      <w:r>
        <w:rPr>
          <w:rFonts w:ascii="Georgia" w:eastAsia="Georgia" w:hAnsi="Georgia" w:cs="Georgia"/>
          <w:spacing w:val="3"/>
          <w:sz w:val="19"/>
          <w:szCs w:val="19"/>
        </w:rPr>
        <w:t xml:space="preserve"> </w:t>
      </w:r>
      <w:r>
        <w:rPr>
          <w:rFonts w:ascii="Georgia" w:eastAsia="Georgia" w:hAnsi="Georgia" w:cs="Georgia"/>
          <w:sz w:val="19"/>
          <w:szCs w:val="19"/>
        </w:rPr>
        <w:t>the</w:t>
      </w:r>
      <w:r>
        <w:rPr>
          <w:rFonts w:ascii="Georgia" w:eastAsia="Georgia" w:hAnsi="Georgia" w:cs="Georgia"/>
          <w:spacing w:val="5"/>
          <w:sz w:val="19"/>
          <w:szCs w:val="19"/>
        </w:rPr>
        <w:t xml:space="preserve"> </w:t>
      </w:r>
      <w:r>
        <w:rPr>
          <w:rFonts w:ascii="Georgia" w:eastAsia="Georgia" w:hAnsi="Georgia" w:cs="Georgia"/>
          <w:sz w:val="19"/>
          <w:szCs w:val="19"/>
        </w:rPr>
        <w:t>excellent</w:t>
      </w:r>
      <w:r>
        <w:rPr>
          <w:rFonts w:ascii="Georgia" w:eastAsia="Georgia" w:hAnsi="Georgia" w:cs="Georgia"/>
          <w:spacing w:val="15"/>
          <w:sz w:val="19"/>
          <w:szCs w:val="19"/>
        </w:rPr>
        <w:t xml:space="preserve"> </w:t>
      </w:r>
      <w:r>
        <w:rPr>
          <w:rFonts w:ascii="Georgia" w:eastAsia="Georgia" w:hAnsi="Georgia" w:cs="Georgia"/>
          <w:sz w:val="19"/>
          <w:szCs w:val="19"/>
        </w:rPr>
        <w:t>safety</w:t>
      </w:r>
      <w:r>
        <w:rPr>
          <w:rFonts w:ascii="Georgia" w:eastAsia="Georgia" w:hAnsi="Georgia" w:cs="Georgia"/>
          <w:spacing w:val="10"/>
          <w:sz w:val="19"/>
          <w:szCs w:val="19"/>
        </w:rPr>
        <w:t xml:space="preserve"> </w:t>
      </w:r>
      <w:r>
        <w:rPr>
          <w:rFonts w:ascii="Georgia" w:eastAsia="Georgia" w:hAnsi="Georgia" w:cs="Georgia"/>
          <w:sz w:val="19"/>
          <w:szCs w:val="19"/>
        </w:rPr>
        <w:t>profile</w:t>
      </w:r>
      <w:r>
        <w:rPr>
          <w:rFonts w:ascii="Georgia" w:eastAsia="Georgia" w:hAnsi="Georgia" w:cs="Georgia"/>
          <w:spacing w:val="11"/>
          <w:sz w:val="19"/>
          <w:szCs w:val="19"/>
        </w:rPr>
        <w:t xml:space="preserve"> </w:t>
      </w:r>
      <w:r>
        <w:rPr>
          <w:rFonts w:ascii="Georgia" w:eastAsia="Georgia" w:hAnsi="Georgia" w:cs="Georgia"/>
          <w:sz w:val="19"/>
          <w:szCs w:val="19"/>
        </w:rPr>
        <w:t>of</w:t>
      </w:r>
      <w:r>
        <w:rPr>
          <w:rFonts w:ascii="Georgia" w:eastAsia="Georgia" w:hAnsi="Georgia" w:cs="Georgia"/>
          <w:spacing w:val="3"/>
          <w:sz w:val="19"/>
          <w:szCs w:val="19"/>
        </w:rPr>
        <w:t xml:space="preserve"> </w:t>
      </w:r>
      <w:r>
        <w:rPr>
          <w:rFonts w:ascii="Georgia" w:eastAsia="Georgia" w:hAnsi="Georgia" w:cs="Georgia"/>
          <w:sz w:val="19"/>
          <w:szCs w:val="19"/>
        </w:rPr>
        <w:t>MRI,</w:t>
      </w:r>
      <w:r>
        <w:rPr>
          <w:rFonts w:ascii="Georgia" w:eastAsia="Georgia" w:hAnsi="Georgia" w:cs="Georgia"/>
          <w:spacing w:val="9"/>
          <w:sz w:val="19"/>
          <w:szCs w:val="19"/>
        </w:rPr>
        <w:t xml:space="preserve"> </w:t>
      </w:r>
      <w:r>
        <w:rPr>
          <w:rFonts w:ascii="Georgia" w:eastAsia="Georgia" w:hAnsi="Georgia" w:cs="Georgia"/>
          <w:sz w:val="19"/>
          <w:szCs w:val="19"/>
        </w:rPr>
        <w:t>these</w:t>
      </w:r>
      <w:r>
        <w:rPr>
          <w:rFonts w:ascii="Georgia" w:eastAsia="Georgia" w:hAnsi="Georgia" w:cs="Georgia"/>
          <w:spacing w:val="9"/>
          <w:sz w:val="19"/>
          <w:szCs w:val="19"/>
        </w:rPr>
        <w:t xml:space="preserve"> </w:t>
      </w:r>
      <w:r>
        <w:rPr>
          <w:rFonts w:ascii="Georgia" w:eastAsia="Georgia" w:hAnsi="Georgia" w:cs="Georgia"/>
          <w:sz w:val="19"/>
          <w:szCs w:val="19"/>
        </w:rPr>
        <w:t>metrics</w:t>
      </w:r>
      <w:r>
        <w:rPr>
          <w:rFonts w:ascii="Georgia" w:eastAsia="Georgia" w:hAnsi="Georgia" w:cs="Georgia"/>
          <w:spacing w:val="13"/>
          <w:sz w:val="19"/>
          <w:szCs w:val="19"/>
        </w:rPr>
        <w:t xml:space="preserve"> </w:t>
      </w:r>
      <w:r>
        <w:rPr>
          <w:rFonts w:ascii="Georgia" w:eastAsia="Georgia" w:hAnsi="Georgia" w:cs="Georgia"/>
          <w:sz w:val="19"/>
          <w:szCs w:val="19"/>
        </w:rPr>
        <w:t>will</w:t>
      </w:r>
      <w:r>
        <w:rPr>
          <w:rFonts w:ascii="Georgia" w:eastAsia="Georgia" w:hAnsi="Georgia" w:cs="Georgia"/>
          <w:spacing w:val="6"/>
          <w:sz w:val="19"/>
          <w:szCs w:val="19"/>
        </w:rPr>
        <w:t xml:space="preserve"> </w:t>
      </w:r>
      <w:r>
        <w:rPr>
          <w:rFonts w:ascii="Georgia" w:eastAsia="Georgia" w:hAnsi="Georgia" w:cs="Georgia"/>
          <w:sz w:val="19"/>
          <w:szCs w:val="19"/>
        </w:rPr>
        <w:t>be</w:t>
      </w:r>
      <w:r>
        <w:rPr>
          <w:rFonts w:ascii="Georgia" w:eastAsia="Georgia" w:hAnsi="Georgia" w:cs="Georgia"/>
          <w:spacing w:val="4"/>
          <w:sz w:val="19"/>
          <w:szCs w:val="19"/>
        </w:rPr>
        <w:t xml:space="preserve"> </w:t>
      </w:r>
      <w:r>
        <w:rPr>
          <w:rFonts w:ascii="Georgia" w:eastAsia="Georgia" w:hAnsi="Georgia" w:cs="Georgia"/>
          <w:sz w:val="19"/>
          <w:szCs w:val="19"/>
        </w:rPr>
        <w:t>appropriate</w:t>
      </w:r>
      <w:r>
        <w:rPr>
          <w:rFonts w:ascii="Georgia" w:eastAsia="Georgia" w:hAnsi="Georgia" w:cs="Georgia"/>
          <w:spacing w:val="20"/>
          <w:sz w:val="19"/>
          <w:szCs w:val="19"/>
        </w:rPr>
        <w:t xml:space="preserve"> </w:t>
      </w:r>
      <w:r>
        <w:rPr>
          <w:rFonts w:ascii="Georgia" w:eastAsia="Georgia" w:hAnsi="Georgia" w:cs="Georgia"/>
          <w:sz w:val="19"/>
          <w:szCs w:val="19"/>
        </w:rPr>
        <w:t>for</w:t>
      </w:r>
      <w:r>
        <w:rPr>
          <w:rFonts w:ascii="Georgia" w:eastAsia="Georgia" w:hAnsi="Georgia" w:cs="Georgia"/>
          <w:spacing w:val="5"/>
          <w:sz w:val="19"/>
          <w:szCs w:val="19"/>
        </w:rPr>
        <w:t xml:space="preserve"> </w:t>
      </w:r>
      <w:r>
        <w:rPr>
          <w:rFonts w:ascii="Georgia" w:eastAsia="Georgia" w:hAnsi="Georgia" w:cs="Georgia"/>
          <w:sz w:val="19"/>
          <w:szCs w:val="19"/>
        </w:rPr>
        <w:t>use</w:t>
      </w:r>
      <w:r>
        <w:rPr>
          <w:rFonts w:ascii="Georgia" w:eastAsia="Georgia" w:hAnsi="Georgia" w:cs="Georgia"/>
          <w:spacing w:val="6"/>
          <w:sz w:val="19"/>
          <w:szCs w:val="19"/>
        </w:rPr>
        <w:t xml:space="preserve"> </w:t>
      </w:r>
      <w:r>
        <w:rPr>
          <w:rFonts w:ascii="Georgia" w:eastAsia="Georgia" w:hAnsi="Georgia" w:cs="Georgia"/>
          <w:sz w:val="19"/>
          <w:szCs w:val="19"/>
        </w:rPr>
        <w:t>in</w:t>
      </w:r>
      <w:r>
        <w:rPr>
          <w:rFonts w:ascii="Georgia" w:eastAsia="Georgia" w:hAnsi="Georgia" w:cs="Georgia"/>
          <w:spacing w:val="5"/>
          <w:sz w:val="19"/>
          <w:szCs w:val="19"/>
        </w:rPr>
        <w:t xml:space="preserve"> </w:t>
      </w:r>
      <w:r>
        <w:rPr>
          <w:rFonts w:ascii="Georgia" w:eastAsia="Georgia" w:hAnsi="Georgia" w:cs="Georgia"/>
          <w:w w:val="102"/>
          <w:sz w:val="19"/>
          <w:szCs w:val="19"/>
        </w:rPr>
        <w:t xml:space="preserve">novel, </w:t>
      </w:r>
      <w:r>
        <w:rPr>
          <w:rFonts w:ascii="Georgia" w:eastAsia="Georgia" w:hAnsi="Georgia" w:cs="Georgia"/>
          <w:sz w:val="19"/>
          <w:szCs w:val="19"/>
        </w:rPr>
        <w:t>flexible</w:t>
      </w:r>
      <w:r>
        <w:rPr>
          <w:rFonts w:ascii="Georgia" w:eastAsia="Georgia" w:hAnsi="Georgia" w:cs="Georgia"/>
          <w:spacing w:val="28"/>
          <w:sz w:val="19"/>
          <w:szCs w:val="19"/>
        </w:rPr>
        <w:t xml:space="preserve"> </w:t>
      </w:r>
      <w:r>
        <w:rPr>
          <w:rFonts w:ascii="Georgia" w:eastAsia="Georgia" w:hAnsi="Georgia" w:cs="Georgia"/>
          <w:sz w:val="19"/>
          <w:szCs w:val="19"/>
        </w:rPr>
        <w:t>study</w:t>
      </w:r>
      <w:r>
        <w:rPr>
          <w:rFonts w:ascii="Georgia" w:eastAsia="Georgia" w:hAnsi="Georgia" w:cs="Georgia"/>
          <w:spacing w:val="25"/>
          <w:sz w:val="19"/>
          <w:szCs w:val="19"/>
        </w:rPr>
        <w:t xml:space="preserve"> </w:t>
      </w:r>
      <w:r>
        <w:rPr>
          <w:rFonts w:ascii="Georgia" w:eastAsia="Georgia" w:hAnsi="Georgia" w:cs="Georgia"/>
          <w:sz w:val="19"/>
          <w:szCs w:val="19"/>
        </w:rPr>
        <w:t xml:space="preserve">designs. </w:t>
      </w:r>
      <w:r>
        <w:rPr>
          <w:rFonts w:ascii="Georgia" w:eastAsia="Georgia" w:hAnsi="Georgia" w:cs="Georgia"/>
          <w:spacing w:val="29"/>
          <w:sz w:val="19"/>
          <w:szCs w:val="19"/>
        </w:rPr>
        <w:t xml:space="preserve"> </w:t>
      </w:r>
      <w:r>
        <w:rPr>
          <w:rFonts w:ascii="Georgia" w:eastAsia="Georgia" w:hAnsi="Georgia" w:cs="Georgia"/>
          <w:sz w:val="19"/>
          <w:szCs w:val="19"/>
        </w:rPr>
        <w:t>Perhaps</w:t>
      </w:r>
      <w:r>
        <w:rPr>
          <w:rFonts w:ascii="Georgia" w:eastAsia="Georgia" w:hAnsi="Georgia" w:cs="Georgia"/>
          <w:spacing w:val="30"/>
          <w:sz w:val="19"/>
          <w:szCs w:val="19"/>
        </w:rPr>
        <w:t xml:space="preserve"> </w:t>
      </w:r>
      <w:r>
        <w:rPr>
          <w:rFonts w:ascii="Georgia" w:eastAsia="Georgia" w:hAnsi="Georgia" w:cs="Georgia"/>
          <w:sz w:val="19"/>
          <w:szCs w:val="19"/>
        </w:rPr>
        <w:t>most</w:t>
      </w:r>
      <w:r>
        <w:rPr>
          <w:rFonts w:ascii="Georgia" w:eastAsia="Georgia" w:hAnsi="Georgia" w:cs="Georgia"/>
          <w:spacing w:val="24"/>
          <w:sz w:val="19"/>
          <w:szCs w:val="19"/>
        </w:rPr>
        <w:t xml:space="preserve"> </w:t>
      </w:r>
      <w:r>
        <w:rPr>
          <w:rFonts w:ascii="Georgia" w:eastAsia="Georgia" w:hAnsi="Georgia" w:cs="Georgia"/>
          <w:sz w:val="19"/>
          <w:szCs w:val="19"/>
        </w:rPr>
        <w:t>importantly,</w:t>
      </w:r>
      <w:r>
        <w:rPr>
          <w:rFonts w:ascii="Georgia" w:eastAsia="Georgia" w:hAnsi="Georgia" w:cs="Georgia"/>
          <w:spacing w:val="40"/>
          <w:sz w:val="19"/>
          <w:szCs w:val="19"/>
        </w:rPr>
        <w:t xml:space="preserve"> </w:t>
      </w:r>
      <w:r>
        <w:rPr>
          <w:rFonts w:ascii="Georgia" w:eastAsia="Georgia" w:hAnsi="Georgia" w:cs="Georgia"/>
          <w:sz w:val="19"/>
          <w:szCs w:val="19"/>
        </w:rPr>
        <w:t>this</w:t>
      </w:r>
      <w:r>
        <w:rPr>
          <w:rFonts w:ascii="Georgia" w:eastAsia="Georgia" w:hAnsi="Georgia" w:cs="Georgia"/>
          <w:spacing w:val="22"/>
          <w:sz w:val="19"/>
          <w:szCs w:val="19"/>
        </w:rPr>
        <w:t xml:space="preserve"> </w:t>
      </w:r>
      <w:r>
        <w:rPr>
          <w:rFonts w:ascii="Georgia" w:eastAsia="Georgia" w:hAnsi="Georgia" w:cs="Georgia"/>
          <w:sz w:val="19"/>
          <w:szCs w:val="19"/>
        </w:rPr>
        <w:t>research</w:t>
      </w:r>
      <w:r>
        <w:rPr>
          <w:rFonts w:ascii="Georgia" w:eastAsia="Georgia" w:hAnsi="Georgia" w:cs="Georgia"/>
          <w:spacing w:val="30"/>
          <w:sz w:val="19"/>
          <w:szCs w:val="19"/>
        </w:rPr>
        <w:t xml:space="preserve"> </w:t>
      </w:r>
      <w:r>
        <w:rPr>
          <w:rFonts w:ascii="Georgia" w:eastAsia="Georgia" w:hAnsi="Georgia" w:cs="Georgia"/>
          <w:sz w:val="19"/>
          <w:szCs w:val="19"/>
        </w:rPr>
        <w:t>will</w:t>
      </w:r>
      <w:r>
        <w:rPr>
          <w:rFonts w:ascii="Georgia" w:eastAsia="Georgia" w:hAnsi="Georgia" w:cs="Georgia"/>
          <w:spacing w:val="22"/>
          <w:sz w:val="19"/>
          <w:szCs w:val="19"/>
        </w:rPr>
        <w:t xml:space="preserve"> </w:t>
      </w:r>
      <w:r>
        <w:rPr>
          <w:rFonts w:ascii="Georgia" w:eastAsia="Georgia" w:hAnsi="Georgia" w:cs="Georgia"/>
          <w:sz w:val="19"/>
          <w:szCs w:val="19"/>
        </w:rPr>
        <w:t>enhance</w:t>
      </w:r>
      <w:r>
        <w:rPr>
          <w:rFonts w:ascii="Georgia" w:eastAsia="Georgia" w:hAnsi="Georgia" w:cs="Georgia"/>
          <w:spacing w:val="30"/>
          <w:sz w:val="19"/>
          <w:szCs w:val="19"/>
        </w:rPr>
        <w:t xml:space="preserve"> </w:t>
      </w:r>
      <w:r>
        <w:rPr>
          <w:rFonts w:ascii="Georgia" w:eastAsia="Georgia" w:hAnsi="Georgia" w:cs="Georgia"/>
          <w:sz w:val="19"/>
          <w:szCs w:val="19"/>
        </w:rPr>
        <w:t>understanding</w:t>
      </w:r>
      <w:r>
        <w:rPr>
          <w:rFonts w:ascii="Georgia" w:eastAsia="Georgia" w:hAnsi="Georgia" w:cs="Georgia"/>
          <w:spacing w:val="41"/>
          <w:sz w:val="19"/>
          <w:szCs w:val="19"/>
        </w:rPr>
        <w:t xml:space="preserve"> </w:t>
      </w:r>
      <w:r>
        <w:rPr>
          <w:rFonts w:ascii="Georgia" w:eastAsia="Georgia" w:hAnsi="Georgia" w:cs="Georgia"/>
          <w:sz w:val="19"/>
          <w:szCs w:val="19"/>
        </w:rPr>
        <w:t>of</w:t>
      </w:r>
      <w:r>
        <w:rPr>
          <w:rFonts w:ascii="Georgia" w:eastAsia="Georgia" w:hAnsi="Georgia" w:cs="Georgia"/>
          <w:spacing w:val="19"/>
          <w:sz w:val="19"/>
          <w:szCs w:val="19"/>
        </w:rPr>
        <w:t xml:space="preserve"> </w:t>
      </w:r>
      <w:r>
        <w:rPr>
          <w:rFonts w:ascii="Georgia" w:eastAsia="Georgia" w:hAnsi="Georgia" w:cs="Georgia"/>
          <w:sz w:val="19"/>
          <w:szCs w:val="19"/>
        </w:rPr>
        <w:t>the</w:t>
      </w:r>
      <w:r>
        <w:rPr>
          <w:rFonts w:ascii="Georgia" w:eastAsia="Georgia" w:hAnsi="Georgia" w:cs="Georgia"/>
          <w:spacing w:val="21"/>
          <w:sz w:val="19"/>
          <w:szCs w:val="19"/>
        </w:rPr>
        <w:t xml:space="preserve"> </w:t>
      </w:r>
      <w:r>
        <w:rPr>
          <w:rFonts w:ascii="Georgia" w:eastAsia="Georgia" w:hAnsi="Georgia" w:cs="Georgia"/>
          <w:sz w:val="19"/>
          <w:szCs w:val="19"/>
        </w:rPr>
        <w:t>natural</w:t>
      </w:r>
      <w:r>
        <w:rPr>
          <w:rFonts w:ascii="Georgia" w:eastAsia="Georgia" w:hAnsi="Georgia" w:cs="Georgia"/>
          <w:spacing w:val="28"/>
          <w:sz w:val="19"/>
          <w:szCs w:val="19"/>
        </w:rPr>
        <w:t xml:space="preserve"> </w:t>
      </w:r>
      <w:r>
        <w:rPr>
          <w:rFonts w:ascii="Georgia" w:eastAsia="Georgia" w:hAnsi="Georgia" w:cs="Georgia"/>
          <w:sz w:val="19"/>
          <w:szCs w:val="19"/>
        </w:rPr>
        <w:t>history</w:t>
      </w:r>
      <w:r>
        <w:rPr>
          <w:rFonts w:ascii="Georgia" w:eastAsia="Georgia" w:hAnsi="Georgia" w:cs="Georgia"/>
          <w:spacing w:val="28"/>
          <w:sz w:val="19"/>
          <w:szCs w:val="19"/>
        </w:rPr>
        <w:t xml:space="preserve"> </w:t>
      </w:r>
      <w:r>
        <w:rPr>
          <w:rFonts w:ascii="Georgia" w:eastAsia="Georgia" w:hAnsi="Georgia" w:cs="Georgia"/>
          <w:sz w:val="19"/>
          <w:szCs w:val="19"/>
        </w:rPr>
        <w:t>of</w:t>
      </w:r>
      <w:r>
        <w:rPr>
          <w:rFonts w:ascii="Georgia" w:eastAsia="Georgia" w:hAnsi="Georgia" w:cs="Georgia"/>
          <w:spacing w:val="19"/>
          <w:sz w:val="19"/>
          <w:szCs w:val="19"/>
        </w:rPr>
        <w:t xml:space="preserve"> </w:t>
      </w:r>
      <w:r>
        <w:rPr>
          <w:rFonts w:ascii="Georgia" w:eastAsia="Georgia" w:hAnsi="Georgia" w:cs="Georgia"/>
          <w:w w:val="102"/>
          <w:sz w:val="19"/>
          <w:szCs w:val="19"/>
        </w:rPr>
        <w:t xml:space="preserve">COPD. </w:t>
      </w:r>
      <w:r>
        <w:rPr>
          <w:rFonts w:ascii="Georgia" w:eastAsia="Georgia" w:hAnsi="Georgia" w:cs="Georgia"/>
          <w:sz w:val="19"/>
          <w:szCs w:val="19"/>
        </w:rPr>
        <w:t>In</w:t>
      </w:r>
      <w:r>
        <w:rPr>
          <w:rFonts w:ascii="Georgia" w:eastAsia="Georgia" w:hAnsi="Georgia" w:cs="Georgia"/>
          <w:spacing w:val="13"/>
          <w:sz w:val="19"/>
          <w:szCs w:val="19"/>
        </w:rPr>
        <w:t xml:space="preserve"> </w:t>
      </w:r>
      <w:r>
        <w:rPr>
          <w:rFonts w:ascii="Georgia" w:eastAsia="Georgia" w:hAnsi="Georgia" w:cs="Georgia"/>
          <w:sz w:val="19"/>
          <w:szCs w:val="19"/>
        </w:rPr>
        <w:t>doing</w:t>
      </w:r>
      <w:r>
        <w:rPr>
          <w:rFonts w:ascii="Georgia" w:eastAsia="Georgia" w:hAnsi="Georgia" w:cs="Georgia"/>
          <w:spacing w:val="17"/>
          <w:sz w:val="19"/>
          <w:szCs w:val="19"/>
        </w:rPr>
        <w:t xml:space="preserve"> </w:t>
      </w:r>
      <w:r>
        <w:rPr>
          <w:rFonts w:ascii="Georgia" w:eastAsia="Georgia" w:hAnsi="Georgia" w:cs="Georgia"/>
          <w:sz w:val="19"/>
          <w:szCs w:val="19"/>
        </w:rPr>
        <w:t>so,</w:t>
      </w:r>
      <w:r>
        <w:rPr>
          <w:rFonts w:ascii="Georgia" w:eastAsia="Georgia" w:hAnsi="Georgia" w:cs="Georgia"/>
          <w:spacing w:val="13"/>
          <w:sz w:val="19"/>
          <w:szCs w:val="19"/>
        </w:rPr>
        <w:t xml:space="preserve"> </w:t>
      </w:r>
      <w:r>
        <w:rPr>
          <w:rFonts w:ascii="Georgia" w:eastAsia="Georgia" w:hAnsi="Georgia" w:cs="Georgia"/>
          <w:sz w:val="19"/>
          <w:szCs w:val="19"/>
        </w:rPr>
        <w:t>it</w:t>
      </w:r>
      <w:r>
        <w:rPr>
          <w:rFonts w:ascii="Georgia" w:eastAsia="Georgia" w:hAnsi="Georgia" w:cs="Georgia"/>
          <w:spacing w:val="9"/>
          <w:sz w:val="19"/>
          <w:szCs w:val="19"/>
        </w:rPr>
        <w:t xml:space="preserve"> </w:t>
      </w:r>
      <w:r>
        <w:rPr>
          <w:rFonts w:ascii="Georgia" w:eastAsia="Georgia" w:hAnsi="Georgia" w:cs="Georgia"/>
          <w:sz w:val="19"/>
          <w:szCs w:val="19"/>
        </w:rPr>
        <w:t>will</w:t>
      </w:r>
      <w:r>
        <w:rPr>
          <w:rFonts w:ascii="Georgia" w:eastAsia="Georgia" w:hAnsi="Georgia" w:cs="Georgia"/>
          <w:spacing w:val="13"/>
          <w:sz w:val="19"/>
          <w:szCs w:val="19"/>
        </w:rPr>
        <w:t xml:space="preserve"> </w:t>
      </w:r>
      <w:r>
        <w:rPr>
          <w:rFonts w:ascii="Georgia" w:eastAsia="Georgia" w:hAnsi="Georgia" w:cs="Georgia"/>
          <w:sz w:val="19"/>
          <w:szCs w:val="19"/>
        </w:rPr>
        <w:t>provide</w:t>
      </w:r>
      <w:r>
        <w:rPr>
          <w:rFonts w:ascii="Georgia" w:eastAsia="Georgia" w:hAnsi="Georgia" w:cs="Georgia"/>
          <w:spacing w:val="20"/>
          <w:sz w:val="19"/>
          <w:szCs w:val="19"/>
        </w:rPr>
        <w:t xml:space="preserve"> </w:t>
      </w:r>
      <w:r>
        <w:rPr>
          <w:rFonts w:ascii="Georgia" w:eastAsia="Georgia" w:hAnsi="Georgia" w:cs="Georgia"/>
          <w:sz w:val="19"/>
          <w:szCs w:val="19"/>
        </w:rPr>
        <w:t>a</w:t>
      </w:r>
      <w:r>
        <w:rPr>
          <w:rFonts w:ascii="Georgia" w:eastAsia="Georgia" w:hAnsi="Georgia" w:cs="Georgia"/>
          <w:spacing w:val="10"/>
          <w:sz w:val="19"/>
          <w:szCs w:val="19"/>
        </w:rPr>
        <w:t xml:space="preserve"> </w:t>
      </w:r>
      <w:r>
        <w:rPr>
          <w:rFonts w:ascii="Georgia" w:eastAsia="Georgia" w:hAnsi="Georgia" w:cs="Georgia"/>
          <w:sz w:val="19"/>
          <w:szCs w:val="19"/>
        </w:rPr>
        <w:t>vital</w:t>
      </w:r>
      <w:r>
        <w:rPr>
          <w:rFonts w:ascii="Georgia" w:eastAsia="Georgia" w:hAnsi="Georgia" w:cs="Georgia"/>
          <w:spacing w:val="14"/>
          <w:sz w:val="19"/>
          <w:szCs w:val="19"/>
        </w:rPr>
        <w:t xml:space="preserve"> </w:t>
      </w:r>
      <w:r>
        <w:rPr>
          <w:rFonts w:ascii="Georgia" w:eastAsia="Georgia" w:hAnsi="Georgia" w:cs="Georgia"/>
          <w:sz w:val="19"/>
          <w:szCs w:val="19"/>
        </w:rPr>
        <w:t>supplement</w:t>
      </w:r>
      <w:r>
        <w:rPr>
          <w:rFonts w:ascii="Georgia" w:eastAsia="Georgia" w:hAnsi="Georgia" w:cs="Georgia"/>
          <w:spacing w:val="27"/>
          <w:sz w:val="19"/>
          <w:szCs w:val="19"/>
        </w:rPr>
        <w:t xml:space="preserve"> </w:t>
      </w:r>
      <w:r>
        <w:rPr>
          <w:rFonts w:ascii="Georgia" w:eastAsia="Georgia" w:hAnsi="Georgia" w:cs="Georgia"/>
          <w:sz w:val="19"/>
          <w:szCs w:val="19"/>
        </w:rPr>
        <w:t>to</w:t>
      </w:r>
      <w:r>
        <w:rPr>
          <w:rFonts w:ascii="Georgia" w:eastAsia="Georgia" w:hAnsi="Georgia" w:cs="Georgia"/>
          <w:spacing w:val="10"/>
          <w:sz w:val="19"/>
          <w:szCs w:val="19"/>
        </w:rPr>
        <w:t xml:space="preserve"> </w:t>
      </w:r>
      <w:r>
        <w:rPr>
          <w:rFonts w:ascii="Georgia" w:eastAsia="Georgia" w:hAnsi="Georgia" w:cs="Georgia"/>
          <w:sz w:val="19"/>
          <w:szCs w:val="19"/>
        </w:rPr>
        <w:t>ongoing</w:t>
      </w:r>
      <w:r>
        <w:rPr>
          <w:rFonts w:ascii="Georgia" w:eastAsia="Georgia" w:hAnsi="Georgia" w:cs="Georgia"/>
          <w:spacing w:val="21"/>
          <w:sz w:val="19"/>
          <w:szCs w:val="19"/>
        </w:rPr>
        <w:t xml:space="preserve"> </w:t>
      </w:r>
      <w:r>
        <w:rPr>
          <w:rFonts w:ascii="Georgia" w:eastAsia="Georgia" w:hAnsi="Georgia" w:cs="Georgia"/>
          <w:sz w:val="19"/>
          <w:szCs w:val="19"/>
        </w:rPr>
        <w:t>efforts</w:t>
      </w:r>
      <w:r>
        <w:rPr>
          <w:rFonts w:ascii="Georgia" w:eastAsia="Georgia" w:hAnsi="Georgia" w:cs="Georgia"/>
          <w:spacing w:val="18"/>
          <w:sz w:val="19"/>
          <w:szCs w:val="19"/>
        </w:rPr>
        <w:t xml:space="preserve"> </w:t>
      </w:r>
      <w:r>
        <w:rPr>
          <w:rFonts w:ascii="Georgia" w:eastAsia="Georgia" w:hAnsi="Georgia" w:cs="Georgia"/>
          <w:sz w:val="19"/>
          <w:szCs w:val="19"/>
        </w:rPr>
        <w:t>to</w:t>
      </w:r>
      <w:r>
        <w:rPr>
          <w:rFonts w:ascii="Georgia" w:eastAsia="Georgia" w:hAnsi="Georgia" w:cs="Georgia"/>
          <w:spacing w:val="10"/>
          <w:sz w:val="19"/>
          <w:szCs w:val="19"/>
        </w:rPr>
        <w:t xml:space="preserve"> </w:t>
      </w:r>
      <w:r>
        <w:rPr>
          <w:rFonts w:ascii="Georgia" w:eastAsia="Georgia" w:hAnsi="Georgia" w:cs="Georgia"/>
          <w:sz w:val="19"/>
          <w:szCs w:val="19"/>
        </w:rPr>
        <w:t>identify</w:t>
      </w:r>
      <w:r>
        <w:rPr>
          <w:rFonts w:ascii="Georgia" w:eastAsia="Georgia" w:hAnsi="Georgia" w:cs="Georgia"/>
          <w:spacing w:val="20"/>
          <w:sz w:val="19"/>
          <w:szCs w:val="19"/>
        </w:rPr>
        <w:t xml:space="preserve"> </w:t>
      </w:r>
      <w:r>
        <w:rPr>
          <w:rFonts w:ascii="Georgia" w:eastAsia="Georgia" w:hAnsi="Georgia" w:cs="Georgia"/>
          <w:sz w:val="19"/>
          <w:szCs w:val="19"/>
        </w:rPr>
        <w:t>COPD</w:t>
      </w:r>
      <w:r>
        <w:rPr>
          <w:rFonts w:ascii="Georgia" w:eastAsia="Georgia" w:hAnsi="Georgia" w:cs="Georgia"/>
          <w:spacing w:val="17"/>
          <w:sz w:val="19"/>
          <w:szCs w:val="19"/>
        </w:rPr>
        <w:t xml:space="preserve"> </w:t>
      </w:r>
      <w:r>
        <w:rPr>
          <w:rFonts w:ascii="Georgia" w:eastAsia="Georgia" w:hAnsi="Georgia" w:cs="Georgia"/>
          <w:sz w:val="19"/>
          <w:szCs w:val="19"/>
        </w:rPr>
        <w:t>subtypes</w:t>
      </w:r>
      <w:r>
        <w:rPr>
          <w:rFonts w:ascii="Georgia" w:eastAsia="Georgia" w:hAnsi="Georgia" w:cs="Georgia"/>
          <w:spacing w:val="22"/>
          <w:sz w:val="19"/>
          <w:szCs w:val="19"/>
        </w:rPr>
        <w:t xml:space="preserve"> </w:t>
      </w:r>
      <w:r>
        <w:rPr>
          <w:rFonts w:ascii="Georgia" w:eastAsia="Georgia" w:hAnsi="Georgia" w:cs="Georgia"/>
          <w:sz w:val="19"/>
          <w:szCs w:val="19"/>
        </w:rPr>
        <w:t>by</w:t>
      </w:r>
      <w:r>
        <w:rPr>
          <w:rFonts w:ascii="Georgia" w:eastAsia="Georgia" w:hAnsi="Georgia" w:cs="Georgia"/>
          <w:spacing w:val="11"/>
          <w:sz w:val="19"/>
          <w:szCs w:val="19"/>
        </w:rPr>
        <w:t xml:space="preserve"> </w:t>
      </w:r>
      <w:r>
        <w:rPr>
          <w:rFonts w:ascii="Georgia" w:eastAsia="Georgia" w:hAnsi="Georgia" w:cs="Georgia"/>
          <w:sz w:val="19"/>
          <w:szCs w:val="19"/>
        </w:rPr>
        <w:t>adding</w:t>
      </w:r>
      <w:r>
        <w:rPr>
          <w:rFonts w:ascii="Georgia" w:eastAsia="Georgia" w:hAnsi="Georgia" w:cs="Georgia"/>
          <w:spacing w:val="19"/>
          <w:sz w:val="19"/>
          <w:szCs w:val="19"/>
        </w:rPr>
        <w:t xml:space="preserve"> </w:t>
      </w:r>
      <w:r>
        <w:rPr>
          <w:rFonts w:ascii="Georgia" w:eastAsia="Georgia" w:hAnsi="Georgia" w:cs="Georgia"/>
          <w:sz w:val="19"/>
          <w:szCs w:val="19"/>
        </w:rPr>
        <w:t>substantial</w:t>
      </w:r>
      <w:r>
        <w:rPr>
          <w:rFonts w:ascii="Georgia" w:eastAsia="Georgia" w:hAnsi="Georgia" w:cs="Georgia"/>
          <w:spacing w:val="25"/>
          <w:sz w:val="19"/>
          <w:szCs w:val="19"/>
        </w:rPr>
        <w:t xml:space="preserve"> </w:t>
      </w:r>
      <w:r>
        <w:rPr>
          <w:rFonts w:ascii="Georgia" w:eastAsia="Georgia" w:hAnsi="Georgia" w:cs="Georgia"/>
          <w:w w:val="102"/>
          <w:sz w:val="19"/>
          <w:szCs w:val="19"/>
        </w:rPr>
        <w:t xml:space="preserve">physiologic </w:t>
      </w:r>
      <w:r>
        <w:rPr>
          <w:rFonts w:ascii="Georgia" w:eastAsia="Georgia" w:hAnsi="Georgia" w:cs="Georgia"/>
          <w:sz w:val="19"/>
          <w:szCs w:val="19"/>
        </w:rPr>
        <w:t>detail</w:t>
      </w:r>
      <w:r>
        <w:rPr>
          <w:rFonts w:ascii="Georgia" w:eastAsia="Georgia" w:hAnsi="Georgia" w:cs="Georgia"/>
          <w:spacing w:val="9"/>
          <w:sz w:val="19"/>
          <w:szCs w:val="19"/>
        </w:rPr>
        <w:t xml:space="preserve"> </w:t>
      </w:r>
      <w:r>
        <w:rPr>
          <w:rFonts w:ascii="Georgia" w:eastAsia="Georgia" w:hAnsi="Georgia" w:cs="Georgia"/>
          <w:sz w:val="19"/>
          <w:szCs w:val="19"/>
        </w:rPr>
        <w:t>to</w:t>
      </w:r>
      <w:r>
        <w:rPr>
          <w:rFonts w:ascii="Georgia" w:eastAsia="Georgia" w:hAnsi="Georgia" w:cs="Georgia"/>
          <w:spacing w:val="3"/>
          <w:sz w:val="19"/>
          <w:szCs w:val="19"/>
        </w:rPr>
        <w:t xml:space="preserve"> </w:t>
      </w:r>
      <w:r>
        <w:rPr>
          <w:rFonts w:ascii="Georgia" w:eastAsia="Georgia" w:hAnsi="Georgia" w:cs="Georgia"/>
          <w:sz w:val="19"/>
          <w:szCs w:val="19"/>
        </w:rPr>
        <w:t>descriptions</w:t>
      </w:r>
      <w:r>
        <w:rPr>
          <w:rFonts w:ascii="Georgia" w:eastAsia="Georgia" w:hAnsi="Georgia" w:cs="Georgia"/>
          <w:spacing w:val="21"/>
          <w:sz w:val="19"/>
          <w:szCs w:val="19"/>
        </w:rPr>
        <w:t xml:space="preserve"> </w:t>
      </w:r>
      <w:r>
        <w:rPr>
          <w:rFonts w:ascii="Georgia" w:eastAsia="Georgia" w:hAnsi="Georgia" w:cs="Georgia"/>
          <w:sz w:val="19"/>
          <w:szCs w:val="19"/>
        </w:rPr>
        <w:t>of</w:t>
      </w:r>
      <w:r>
        <w:rPr>
          <w:rFonts w:ascii="Georgia" w:eastAsia="Georgia" w:hAnsi="Georgia" w:cs="Georgia"/>
          <w:spacing w:val="3"/>
          <w:sz w:val="19"/>
          <w:szCs w:val="19"/>
        </w:rPr>
        <w:t xml:space="preserve"> </w:t>
      </w:r>
      <w:r>
        <w:rPr>
          <w:rFonts w:ascii="Georgia" w:eastAsia="Georgia" w:hAnsi="Georgia" w:cs="Georgia"/>
          <w:sz w:val="19"/>
          <w:szCs w:val="19"/>
        </w:rPr>
        <w:t>this</w:t>
      </w:r>
      <w:r>
        <w:rPr>
          <w:rFonts w:ascii="Georgia" w:eastAsia="Georgia" w:hAnsi="Georgia" w:cs="Georgia"/>
          <w:spacing w:val="6"/>
          <w:sz w:val="19"/>
          <w:szCs w:val="19"/>
        </w:rPr>
        <w:t xml:space="preserve"> </w:t>
      </w:r>
      <w:r>
        <w:rPr>
          <w:rFonts w:ascii="Georgia" w:eastAsia="Georgia" w:hAnsi="Georgia" w:cs="Georgia"/>
          <w:sz w:val="19"/>
          <w:szCs w:val="19"/>
        </w:rPr>
        <w:t>disease.</w:t>
      </w:r>
      <w:r>
        <w:rPr>
          <w:rFonts w:ascii="Georgia" w:eastAsia="Georgia" w:hAnsi="Georgia" w:cs="Georgia"/>
          <w:spacing w:val="30"/>
          <w:sz w:val="19"/>
          <w:szCs w:val="19"/>
        </w:rPr>
        <w:t xml:space="preserve"> </w:t>
      </w:r>
      <w:r>
        <w:rPr>
          <w:rFonts w:ascii="Georgia" w:eastAsia="Georgia" w:hAnsi="Georgia" w:cs="Georgia"/>
          <w:sz w:val="19"/>
          <w:szCs w:val="19"/>
        </w:rPr>
        <w:t>The</w:t>
      </w:r>
      <w:r>
        <w:rPr>
          <w:rFonts w:ascii="Georgia" w:eastAsia="Georgia" w:hAnsi="Georgia" w:cs="Georgia"/>
          <w:spacing w:val="6"/>
          <w:sz w:val="19"/>
          <w:szCs w:val="19"/>
        </w:rPr>
        <w:t xml:space="preserve"> </w:t>
      </w:r>
      <w:r>
        <w:rPr>
          <w:rFonts w:ascii="Georgia" w:eastAsia="Georgia" w:hAnsi="Georgia" w:cs="Georgia"/>
          <w:sz w:val="19"/>
          <w:szCs w:val="19"/>
        </w:rPr>
        <w:t>overall</w:t>
      </w:r>
      <w:r>
        <w:rPr>
          <w:rFonts w:ascii="Georgia" w:eastAsia="Georgia" w:hAnsi="Georgia" w:cs="Georgia"/>
          <w:spacing w:val="11"/>
          <w:sz w:val="19"/>
          <w:szCs w:val="19"/>
        </w:rPr>
        <w:t xml:space="preserve"> </w:t>
      </w:r>
      <w:r>
        <w:rPr>
          <w:rFonts w:ascii="Georgia" w:eastAsia="Georgia" w:hAnsi="Georgia" w:cs="Georgia"/>
          <w:sz w:val="19"/>
          <w:szCs w:val="19"/>
        </w:rPr>
        <w:t>goals</w:t>
      </w:r>
      <w:r>
        <w:rPr>
          <w:rFonts w:ascii="Georgia" w:eastAsia="Georgia" w:hAnsi="Georgia" w:cs="Georgia"/>
          <w:spacing w:val="9"/>
          <w:sz w:val="19"/>
          <w:szCs w:val="19"/>
        </w:rPr>
        <w:t xml:space="preserve"> </w:t>
      </w:r>
      <w:r>
        <w:rPr>
          <w:rFonts w:ascii="Georgia" w:eastAsia="Georgia" w:hAnsi="Georgia" w:cs="Georgia"/>
          <w:sz w:val="19"/>
          <w:szCs w:val="19"/>
        </w:rPr>
        <w:t>of</w:t>
      </w:r>
      <w:r>
        <w:rPr>
          <w:rFonts w:ascii="Georgia" w:eastAsia="Georgia" w:hAnsi="Georgia" w:cs="Georgia"/>
          <w:spacing w:val="3"/>
          <w:sz w:val="19"/>
          <w:szCs w:val="19"/>
        </w:rPr>
        <w:t xml:space="preserve"> </w:t>
      </w:r>
      <w:r>
        <w:rPr>
          <w:rFonts w:ascii="Georgia" w:eastAsia="Georgia" w:hAnsi="Georgia" w:cs="Georgia"/>
          <w:sz w:val="19"/>
          <w:szCs w:val="19"/>
        </w:rPr>
        <w:t>the</w:t>
      </w:r>
      <w:r>
        <w:rPr>
          <w:rFonts w:ascii="Georgia" w:eastAsia="Georgia" w:hAnsi="Georgia" w:cs="Georgia"/>
          <w:spacing w:val="5"/>
          <w:sz w:val="19"/>
          <w:szCs w:val="19"/>
        </w:rPr>
        <w:t xml:space="preserve"> </w:t>
      </w:r>
      <w:r>
        <w:rPr>
          <w:rFonts w:ascii="Georgia" w:eastAsia="Georgia" w:hAnsi="Georgia" w:cs="Georgia"/>
          <w:sz w:val="19"/>
          <w:szCs w:val="19"/>
        </w:rPr>
        <w:t>study</w:t>
      </w:r>
      <w:r>
        <w:rPr>
          <w:rFonts w:ascii="Georgia" w:eastAsia="Georgia" w:hAnsi="Georgia" w:cs="Georgia"/>
          <w:spacing w:val="9"/>
          <w:sz w:val="19"/>
          <w:szCs w:val="19"/>
        </w:rPr>
        <w:t xml:space="preserve"> </w:t>
      </w:r>
      <w:r>
        <w:rPr>
          <w:rFonts w:ascii="Georgia" w:eastAsia="Georgia" w:hAnsi="Georgia" w:cs="Georgia"/>
          <w:sz w:val="19"/>
          <w:szCs w:val="19"/>
        </w:rPr>
        <w:t>experiments</w:t>
      </w:r>
      <w:r>
        <w:rPr>
          <w:rFonts w:ascii="Georgia" w:eastAsia="Georgia" w:hAnsi="Georgia" w:cs="Georgia"/>
          <w:spacing w:val="21"/>
          <w:sz w:val="19"/>
          <w:szCs w:val="19"/>
        </w:rPr>
        <w:t xml:space="preserve"> </w:t>
      </w:r>
      <w:r>
        <w:rPr>
          <w:rFonts w:ascii="Georgia" w:eastAsia="Georgia" w:hAnsi="Georgia" w:cs="Georgia"/>
          <w:sz w:val="19"/>
          <w:szCs w:val="19"/>
        </w:rPr>
        <w:t>are:</w:t>
      </w:r>
      <w:r>
        <w:rPr>
          <w:rFonts w:ascii="Georgia" w:eastAsia="Georgia" w:hAnsi="Georgia" w:cs="Georgia"/>
          <w:spacing w:val="23"/>
          <w:sz w:val="19"/>
          <w:szCs w:val="19"/>
        </w:rPr>
        <w:t xml:space="preserve"> </w:t>
      </w:r>
      <w:r>
        <w:rPr>
          <w:rFonts w:ascii="Georgia" w:eastAsia="Georgia" w:hAnsi="Georgia" w:cs="Georgia"/>
          <w:sz w:val="19"/>
          <w:szCs w:val="19"/>
        </w:rPr>
        <w:t>a)</w:t>
      </w:r>
      <w:r>
        <w:rPr>
          <w:rFonts w:ascii="Georgia" w:eastAsia="Georgia" w:hAnsi="Georgia" w:cs="Georgia"/>
          <w:spacing w:val="3"/>
          <w:sz w:val="19"/>
          <w:szCs w:val="19"/>
        </w:rPr>
        <w:t xml:space="preserve"> </w:t>
      </w:r>
      <w:r>
        <w:rPr>
          <w:rFonts w:ascii="Georgia" w:eastAsia="Georgia" w:hAnsi="Georgia" w:cs="Georgia"/>
          <w:sz w:val="19"/>
          <w:szCs w:val="19"/>
        </w:rPr>
        <w:t>to</w:t>
      </w:r>
      <w:r>
        <w:rPr>
          <w:rFonts w:ascii="Georgia" w:eastAsia="Georgia" w:hAnsi="Georgia" w:cs="Georgia"/>
          <w:spacing w:val="3"/>
          <w:sz w:val="19"/>
          <w:szCs w:val="19"/>
        </w:rPr>
        <w:t xml:space="preserve"> </w:t>
      </w:r>
      <w:r>
        <w:rPr>
          <w:rFonts w:ascii="Georgia" w:eastAsia="Georgia" w:hAnsi="Georgia" w:cs="Georgia"/>
          <w:sz w:val="19"/>
          <w:szCs w:val="19"/>
        </w:rPr>
        <w:t>develop</w:t>
      </w:r>
      <w:r>
        <w:rPr>
          <w:rFonts w:ascii="Georgia" w:eastAsia="Georgia" w:hAnsi="Georgia" w:cs="Georgia"/>
          <w:spacing w:val="13"/>
          <w:sz w:val="19"/>
          <w:szCs w:val="19"/>
        </w:rPr>
        <w:t xml:space="preserve"> </w:t>
      </w:r>
      <w:r>
        <w:rPr>
          <w:rFonts w:ascii="Georgia" w:eastAsia="Georgia" w:hAnsi="Georgia" w:cs="Georgia"/>
          <w:sz w:val="19"/>
          <w:szCs w:val="19"/>
        </w:rPr>
        <w:t>imaging</w:t>
      </w:r>
      <w:r>
        <w:rPr>
          <w:rFonts w:ascii="Georgia" w:eastAsia="Georgia" w:hAnsi="Georgia" w:cs="Georgia"/>
          <w:spacing w:val="14"/>
          <w:sz w:val="19"/>
          <w:szCs w:val="19"/>
        </w:rPr>
        <w:t xml:space="preserve"> </w:t>
      </w:r>
      <w:r>
        <w:rPr>
          <w:rFonts w:ascii="Georgia" w:eastAsia="Georgia" w:hAnsi="Georgia" w:cs="Georgia"/>
          <w:sz w:val="19"/>
          <w:szCs w:val="19"/>
        </w:rPr>
        <w:t>markers</w:t>
      </w:r>
      <w:r>
        <w:rPr>
          <w:rFonts w:ascii="Georgia" w:eastAsia="Georgia" w:hAnsi="Georgia" w:cs="Georgia"/>
          <w:spacing w:val="14"/>
          <w:sz w:val="19"/>
          <w:szCs w:val="19"/>
        </w:rPr>
        <w:t xml:space="preserve"> </w:t>
      </w:r>
      <w:r>
        <w:rPr>
          <w:rFonts w:ascii="Georgia" w:eastAsia="Georgia" w:hAnsi="Georgia" w:cs="Georgia"/>
          <w:sz w:val="19"/>
          <w:szCs w:val="19"/>
        </w:rPr>
        <w:t>that</w:t>
      </w:r>
      <w:r>
        <w:rPr>
          <w:rFonts w:ascii="Georgia" w:eastAsia="Georgia" w:hAnsi="Georgia" w:cs="Georgia"/>
          <w:spacing w:val="7"/>
          <w:sz w:val="19"/>
          <w:szCs w:val="19"/>
        </w:rPr>
        <w:t xml:space="preserve"> </w:t>
      </w:r>
      <w:r>
        <w:rPr>
          <w:rFonts w:ascii="Georgia" w:eastAsia="Georgia" w:hAnsi="Georgia" w:cs="Georgia"/>
          <w:w w:val="102"/>
          <w:sz w:val="19"/>
          <w:szCs w:val="19"/>
        </w:rPr>
        <w:t xml:space="preserve">better </w:t>
      </w:r>
      <w:r>
        <w:rPr>
          <w:rFonts w:ascii="Georgia" w:eastAsia="Georgia" w:hAnsi="Georgia" w:cs="Georgia"/>
          <w:sz w:val="19"/>
          <w:szCs w:val="19"/>
        </w:rPr>
        <w:t>identify</w:t>
      </w:r>
      <w:r>
        <w:rPr>
          <w:rFonts w:ascii="Georgia" w:eastAsia="Georgia" w:hAnsi="Georgia" w:cs="Georgia"/>
          <w:spacing w:val="22"/>
          <w:sz w:val="19"/>
          <w:szCs w:val="19"/>
        </w:rPr>
        <w:t xml:space="preserve"> </w:t>
      </w:r>
      <w:r>
        <w:rPr>
          <w:rFonts w:ascii="Georgia" w:eastAsia="Georgia" w:hAnsi="Georgia" w:cs="Georgia"/>
          <w:sz w:val="19"/>
          <w:szCs w:val="19"/>
        </w:rPr>
        <w:t>early</w:t>
      </w:r>
      <w:r>
        <w:rPr>
          <w:rFonts w:ascii="Georgia" w:eastAsia="Georgia" w:hAnsi="Georgia" w:cs="Georgia"/>
          <w:spacing w:val="17"/>
          <w:sz w:val="19"/>
          <w:szCs w:val="19"/>
        </w:rPr>
        <w:t xml:space="preserve"> </w:t>
      </w:r>
      <w:r>
        <w:rPr>
          <w:rFonts w:ascii="Georgia" w:eastAsia="Georgia" w:hAnsi="Georgia" w:cs="Georgia"/>
          <w:sz w:val="19"/>
          <w:szCs w:val="19"/>
        </w:rPr>
        <w:t>COPD;</w:t>
      </w:r>
      <w:r>
        <w:rPr>
          <w:rFonts w:ascii="Georgia" w:eastAsia="Georgia" w:hAnsi="Georgia" w:cs="Georgia"/>
          <w:spacing w:val="21"/>
          <w:sz w:val="19"/>
          <w:szCs w:val="19"/>
        </w:rPr>
        <w:t xml:space="preserve"> </w:t>
      </w:r>
      <w:r>
        <w:rPr>
          <w:rFonts w:ascii="Georgia" w:eastAsia="Georgia" w:hAnsi="Georgia" w:cs="Georgia"/>
          <w:sz w:val="19"/>
          <w:szCs w:val="19"/>
        </w:rPr>
        <w:t>b)</w:t>
      </w:r>
      <w:r>
        <w:rPr>
          <w:rFonts w:ascii="Georgia" w:eastAsia="Georgia" w:hAnsi="Georgia" w:cs="Georgia"/>
          <w:spacing w:val="13"/>
          <w:sz w:val="19"/>
          <w:szCs w:val="19"/>
        </w:rPr>
        <w:t xml:space="preserve"> </w:t>
      </w:r>
      <w:r>
        <w:rPr>
          <w:rFonts w:ascii="Georgia" w:eastAsia="Georgia" w:hAnsi="Georgia" w:cs="Georgia"/>
          <w:sz w:val="19"/>
          <w:szCs w:val="19"/>
        </w:rPr>
        <w:t>to</w:t>
      </w:r>
      <w:r>
        <w:rPr>
          <w:rFonts w:ascii="Georgia" w:eastAsia="Georgia" w:hAnsi="Georgia" w:cs="Georgia"/>
          <w:spacing w:val="12"/>
          <w:sz w:val="19"/>
          <w:szCs w:val="19"/>
        </w:rPr>
        <w:t xml:space="preserve"> </w:t>
      </w:r>
      <w:r>
        <w:rPr>
          <w:rFonts w:ascii="Georgia" w:eastAsia="Georgia" w:hAnsi="Georgia" w:cs="Georgia"/>
          <w:sz w:val="19"/>
          <w:szCs w:val="19"/>
        </w:rPr>
        <w:t>develop</w:t>
      </w:r>
      <w:r>
        <w:rPr>
          <w:rFonts w:ascii="Georgia" w:eastAsia="Georgia" w:hAnsi="Georgia" w:cs="Georgia"/>
          <w:spacing w:val="22"/>
          <w:sz w:val="19"/>
          <w:szCs w:val="19"/>
        </w:rPr>
        <w:t xml:space="preserve"> </w:t>
      </w:r>
      <w:r>
        <w:rPr>
          <w:rFonts w:ascii="Georgia" w:eastAsia="Georgia" w:hAnsi="Georgia" w:cs="Georgia"/>
          <w:sz w:val="19"/>
          <w:szCs w:val="19"/>
        </w:rPr>
        <w:t>tests</w:t>
      </w:r>
      <w:r>
        <w:rPr>
          <w:rFonts w:ascii="Georgia" w:eastAsia="Georgia" w:hAnsi="Georgia" w:cs="Georgia"/>
          <w:spacing w:val="17"/>
          <w:sz w:val="19"/>
          <w:szCs w:val="19"/>
        </w:rPr>
        <w:t xml:space="preserve"> </w:t>
      </w:r>
      <w:r>
        <w:rPr>
          <w:rFonts w:ascii="Georgia" w:eastAsia="Georgia" w:hAnsi="Georgia" w:cs="Georgia"/>
          <w:sz w:val="19"/>
          <w:szCs w:val="19"/>
        </w:rPr>
        <w:t>that</w:t>
      </w:r>
      <w:r>
        <w:rPr>
          <w:rFonts w:ascii="Georgia" w:eastAsia="Georgia" w:hAnsi="Georgia" w:cs="Georgia"/>
          <w:spacing w:val="16"/>
          <w:sz w:val="19"/>
          <w:szCs w:val="19"/>
        </w:rPr>
        <w:t xml:space="preserve"> </w:t>
      </w:r>
      <w:r>
        <w:rPr>
          <w:rFonts w:ascii="Georgia" w:eastAsia="Georgia" w:hAnsi="Georgia" w:cs="Georgia"/>
          <w:sz w:val="19"/>
          <w:szCs w:val="19"/>
        </w:rPr>
        <w:t>predict</w:t>
      </w:r>
      <w:r>
        <w:rPr>
          <w:rFonts w:ascii="Georgia" w:eastAsia="Georgia" w:hAnsi="Georgia" w:cs="Georgia"/>
          <w:spacing w:val="21"/>
          <w:sz w:val="19"/>
          <w:szCs w:val="19"/>
        </w:rPr>
        <w:t xml:space="preserve"> </w:t>
      </w:r>
      <w:r>
        <w:rPr>
          <w:rFonts w:ascii="Georgia" w:eastAsia="Georgia" w:hAnsi="Georgia" w:cs="Georgia"/>
          <w:sz w:val="19"/>
          <w:szCs w:val="19"/>
        </w:rPr>
        <w:t>health</w:t>
      </w:r>
      <w:r>
        <w:rPr>
          <w:rFonts w:ascii="Georgia" w:eastAsia="Georgia" w:hAnsi="Georgia" w:cs="Georgia"/>
          <w:spacing w:val="20"/>
          <w:sz w:val="19"/>
          <w:szCs w:val="19"/>
        </w:rPr>
        <w:t xml:space="preserve"> </w:t>
      </w:r>
      <w:r>
        <w:rPr>
          <w:rFonts w:ascii="Georgia" w:eastAsia="Georgia" w:hAnsi="Georgia" w:cs="Georgia"/>
          <w:sz w:val="19"/>
          <w:szCs w:val="19"/>
        </w:rPr>
        <w:t>deterioration</w:t>
      </w:r>
      <w:r>
        <w:rPr>
          <w:rFonts w:ascii="Georgia" w:eastAsia="Georgia" w:hAnsi="Georgia" w:cs="Georgia"/>
          <w:spacing w:val="31"/>
          <w:sz w:val="19"/>
          <w:szCs w:val="19"/>
        </w:rPr>
        <w:t xml:space="preserve"> </w:t>
      </w:r>
      <w:r>
        <w:rPr>
          <w:rFonts w:ascii="Georgia" w:eastAsia="Georgia" w:hAnsi="Georgia" w:cs="Georgia"/>
          <w:sz w:val="19"/>
          <w:szCs w:val="19"/>
        </w:rPr>
        <w:t>due</w:t>
      </w:r>
      <w:r>
        <w:rPr>
          <w:rFonts w:ascii="Georgia" w:eastAsia="Georgia" w:hAnsi="Georgia" w:cs="Georgia"/>
          <w:spacing w:val="15"/>
          <w:sz w:val="19"/>
          <w:szCs w:val="19"/>
        </w:rPr>
        <w:t xml:space="preserve"> </w:t>
      </w:r>
      <w:r>
        <w:rPr>
          <w:rFonts w:ascii="Georgia" w:eastAsia="Georgia" w:hAnsi="Georgia" w:cs="Georgia"/>
          <w:sz w:val="19"/>
          <w:szCs w:val="19"/>
        </w:rPr>
        <w:t>to</w:t>
      </w:r>
      <w:r>
        <w:rPr>
          <w:rFonts w:ascii="Georgia" w:eastAsia="Georgia" w:hAnsi="Georgia" w:cs="Georgia"/>
          <w:spacing w:val="12"/>
          <w:sz w:val="19"/>
          <w:szCs w:val="19"/>
        </w:rPr>
        <w:t xml:space="preserve"> </w:t>
      </w:r>
      <w:r>
        <w:rPr>
          <w:rFonts w:ascii="Georgia" w:eastAsia="Georgia" w:hAnsi="Georgia" w:cs="Georgia"/>
          <w:sz w:val="19"/>
          <w:szCs w:val="19"/>
        </w:rPr>
        <w:t>COPD;</w:t>
      </w:r>
      <w:r>
        <w:rPr>
          <w:rFonts w:ascii="Georgia" w:eastAsia="Georgia" w:hAnsi="Georgia" w:cs="Georgia"/>
          <w:spacing w:val="21"/>
          <w:sz w:val="19"/>
          <w:szCs w:val="19"/>
        </w:rPr>
        <w:t xml:space="preserve"> </w:t>
      </w:r>
      <w:r>
        <w:rPr>
          <w:rFonts w:ascii="Georgia" w:eastAsia="Georgia" w:hAnsi="Georgia" w:cs="Georgia"/>
          <w:sz w:val="19"/>
          <w:szCs w:val="19"/>
        </w:rPr>
        <w:t>c)</w:t>
      </w:r>
      <w:r>
        <w:rPr>
          <w:rFonts w:ascii="Georgia" w:eastAsia="Georgia" w:hAnsi="Georgia" w:cs="Georgia"/>
          <w:spacing w:val="12"/>
          <w:sz w:val="19"/>
          <w:szCs w:val="19"/>
        </w:rPr>
        <w:t xml:space="preserve"> </w:t>
      </w:r>
      <w:r>
        <w:rPr>
          <w:rFonts w:ascii="Georgia" w:eastAsia="Georgia" w:hAnsi="Georgia" w:cs="Georgia"/>
          <w:sz w:val="19"/>
          <w:szCs w:val="19"/>
        </w:rPr>
        <w:t>to</w:t>
      </w:r>
      <w:r>
        <w:rPr>
          <w:rFonts w:ascii="Georgia" w:eastAsia="Georgia" w:hAnsi="Georgia" w:cs="Georgia"/>
          <w:spacing w:val="12"/>
          <w:sz w:val="19"/>
          <w:szCs w:val="19"/>
        </w:rPr>
        <w:t xml:space="preserve"> </w:t>
      </w:r>
      <w:r>
        <w:rPr>
          <w:rFonts w:ascii="Georgia" w:eastAsia="Georgia" w:hAnsi="Georgia" w:cs="Georgia"/>
          <w:sz w:val="19"/>
          <w:szCs w:val="19"/>
        </w:rPr>
        <w:t>determine</w:t>
      </w:r>
      <w:r>
        <w:rPr>
          <w:rFonts w:ascii="Georgia" w:eastAsia="Georgia" w:hAnsi="Georgia" w:cs="Georgia"/>
          <w:spacing w:val="26"/>
          <w:sz w:val="19"/>
          <w:szCs w:val="19"/>
        </w:rPr>
        <w:t xml:space="preserve"> </w:t>
      </w:r>
      <w:r>
        <w:rPr>
          <w:rFonts w:ascii="Georgia" w:eastAsia="Georgia" w:hAnsi="Georgia" w:cs="Georgia"/>
          <w:sz w:val="19"/>
          <w:szCs w:val="19"/>
        </w:rPr>
        <w:t>if</w:t>
      </w:r>
      <w:r>
        <w:rPr>
          <w:rFonts w:ascii="Georgia" w:eastAsia="Georgia" w:hAnsi="Georgia" w:cs="Georgia"/>
          <w:spacing w:val="11"/>
          <w:sz w:val="19"/>
          <w:szCs w:val="19"/>
        </w:rPr>
        <w:t xml:space="preserve"> </w:t>
      </w:r>
      <w:r>
        <w:rPr>
          <w:rFonts w:ascii="Georgia" w:eastAsia="Georgia" w:hAnsi="Georgia" w:cs="Georgia"/>
          <w:sz w:val="19"/>
          <w:szCs w:val="19"/>
        </w:rPr>
        <w:t>specific</w:t>
      </w:r>
      <w:r>
        <w:rPr>
          <w:rFonts w:ascii="Georgia" w:eastAsia="Georgia" w:hAnsi="Georgia" w:cs="Georgia"/>
          <w:spacing w:val="22"/>
          <w:sz w:val="19"/>
          <w:szCs w:val="19"/>
        </w:rPr>
        <w:t xml:space="preserve"> </w:t>
      </w:r>
      <w:r>
        <w:rPr>
          <w:rFonts w:ascii="Georgia" w:eastAsia="Georgia" w:hAnsi="Georgia" w:cs="Georgia"/>
          <w:sz w:val="19"/>
          <w:szCs w:val="19"/>
        </w:rPr>
        <w:t>patterns</w:t>
      </w:r>
      <w:r>
        <w:rPr>
          <w:rFonts w:ascii="Georgia" w:eastAsia="Georgia" w:hAnsi="Georgia" w:cs="Georgia"/>
          <w:spacing w:val="23"/>
          <w:sz w:val="19"/>
          <w:szCs w:val="19"/>
        </w:rPr>
        <w:t xml:space="preserve"> </w:t>
      </w:r>
      <w:r>
        <w:rPr>
          <w:rFonts w:ascii="Georgia" w:eastAsia="Georgia" w:hAnsi="Georgia" w:cs="Georgia"/>
          <w:w w:val="102"/>
          <w:sz w:val="19"/>
          <w:szCs w:val="19"/>
        </w:rPr>
        <w:t xml:space="preserve">of </w:t>
      </w:r>
      <w:r>
        <w:rPr>
          <w:rFonts w:ascii="Georgia" w:eastAsia="Georgia" w:hAnsi="Georgia" w:cs="Georgia"/>
          <w:sz w:val="19"/>
          <w:szCs w:val="19"/>
        </w:rPr>
        <w:t>disease</w:t>
      </w:r>
      <w:r>
        <w:rPr>
          <w:rFonts w:ascii="Georgia" w:eastAsia="Georgia" w:hAnsi="Georgia" w:cs="Georgia"/>
          <w:spacing w:val="3"/>
          <w:sz w:val="19"/>
          <w:szCs w:val="19"/>
        </w:rPr>
        <w:t xml:space="preserve"> </w:t>
      </w:r>
      <w:r>
        <w:rPr>
          <w:rFonts w:ascii="Georgia" w:eastAsia="Georgia" w:hAnsi="Georgia" w:cs="Georgia"/>
          <w:sz w:val="19"/>
          <w:szCs w:val="19"/>
        </w:rPr>
        <w:t>progression</w:t>
      </w:r>
      <w:r>
        <w:rPr>
          <w:rFonts w:ascii="Georgia" w:eastAsia="Georgia" w:hAnsi="Georgia" w:cs="Georgia"/>
          <w:spacing w:val="11"/>
          <w:sz w:val="19"/>
          <w:szCs w:val="19"/>
        </w:rPr>
        <w:t xml:space="preserve"> </w:t>
      </w:r>
      <w:r>
        <w:rPr>
          <w:rFonts w:ascii="Georgia" w:eastAsia="Georgia" w:hAnsi="Georgia" w:cs="Georgia"/>
          <w:sz w:val="19"/>
          <w:szCs w:val="19"/>
        </w:rPr>
        <w:t>are</w:t>
      </w:r>
      <w:r>
        <w:rPr>
          <w:rFonts w:ascii="Georgia" w:eastAsia="Georgia" w:hAnsi="Georgia" w:cs="Georgia"/>
          <w:spacing w:val="-4"/>
          <w:sz w:val="19"/>
          <w:szCs w:val="19"/>
        </w:rPr>
        <w:t xml:space="preserve"> </w:t>
      </w:r>
      <w:r>
        <w:rPr>
          <w:rFonts w:ascii="Georgia" w:eastAsia="Georgia" w:hAnsi="Georgia" w:cs="Georgia"/>
          <w:sz w:val="19"/>
          <w:szCs w:val="19"/>
        </w:rPr>
        <w:t>associated</w:t>
      </w:r>
      <w:r>
        <w:rPr>
          <w:rFonts w:ascii="Georgia" w:eastAsia="Georgia" w:hAnsi="Georgia" w:cs="Georgia"/>
          <w:spacing w:val="8"/>
          <w:sz w:val="19"/>
          <w:szCs w:val="19"/>
        </w:rPr>
        <w:t xml:space="preserve"> </w:t>
      </w:r>
      <w:r>
        <w:rPr>
          <w:rFonts w:ascii="Georgia" w:eastAsia="Georgia" w:hAnsi="Georgia" w:cs="Georgia"/>
          <w:sz w:val="19"/>
          <w:szCs w:val="19"/>
        </w:rPr>
        <w:t>with</w:t>
      </w:r>
      <w:r>
        <w:rPr>
          <w:rFonts w:ascii="Georgia" w:eastAsia="Georgia" w:hAnsi="Georgia" w:cs="Georgia"/>
          <w:spacing w:val="-2"/>
          <w:sz w:val="19"/>
          <w:szCs w:val="19"/>
        </w:rPr>
        <w:t xml:space="preserve"> </w:t>
      </w:r>
      <w:r>
        <w:rPr>
          <w:rFonts w:ascii="Georgia" w:eastAsia="Georgia" w:hAnsi="Georgia" w:cs="Georgia"/>
          <w:sz w:val="19"/>
          <w:szCs w:val="19"/>
        </w:rPr>
        <w:t>genetic</w:t>
      </w:r>
      <w:r>
        <w:rPr>
          <w:rFonts w:ascii="Georgia" w:eastAsia="Georgia" w:hAnsi="Georgia" w:cs="Georgia"/>
          <w:spacing w:val="3"/>
          <w:sz w:val="19"/>
          <w:szCs w:val="19"/>
        </w:rPr>
        <w:t xml:space="preserve"> </w:t>
      </w:r>
      <w:r>
        <w:rPr>
          <w:rFonts w:ascii="Georgia" w:eastAsia="Georgia" w:hAnsi="Georgia" w:cs="Georgia"/>
          <w:sz w:val="19"/>
          <w:szCs w:val="19"/>
        </w:rPr>
        <w:t>markers</w:t>
      </w:r>
      <w:r>
        <w:rPr>
          <w:rFonts w:ascii="Georgia" w:eastAsia="Georgia" w:hAnsi="Georgia" w:cs="Georgia"/>
          <w:spacing w:val="5"/>
          <w:sz w:val="19"/>
          <w:szCs w:val="19"/>
        </w:rPr>
        <w:t xml:space="preserve"> </w:t>
      </w:r>
      <w:r>
        <w:rPr>
          <w:rFonts w:ascii="Georgia" w:eastAsia="Georgia" w:hAnsi="Georgia" w:cs="Georgia"/>
          <w:sz w:val="19"/>
          <w:szCs w:val="19"/>
        </w:rPr>
        <w:t>identified</w:t>
      </w:r>
      <w:r>
        <w:rPr>
          <w:rFonts w:ascii="Georgia" w:eastAsia="Georgia" w:hAnsi="Georgia" w:cs="Georgia"/>
          <w:spacing w:val="7"/>
          <w:sz w:val="19"/>
          <w:szCs w:val="19"/>
        </w:rPr>
        <w:t xml:space="preserve"> </w:t>
      </w:r>
      <w:r>
        <w:rPr>
          <w:rFonts w:ascii="Georgia" w:eastAsia="Georgia" w:hAnsi="Georgia" w:cs="Georgia"/>
          <w:sz w:val="19"/>
          <w:szCs w:val="19"/>
        </w:rPr>
        <w:t>in</w:t>
      </w:r>
      <w:r>
        <w:rPr>
          <w:rFonts w:ascii="Georgia" w:eastAsia="Georgia" w:hAnsi="Georgia" w:cs="Georgia"/>
          <w:spacing w:val="-4"/>
          <w:sz w:val="19"/>
          <w:szCs w:val="19"/>
        </w:rPr>
        <w:t xml:space="preserve"> </w:t>
      </w:r>
      <w:r>
        <w:rPr>
          <w:rFonts w:ascii="Georgia" w:eastAsia="Georgia" w:hAnsi="Georgia" w:cs="Georgia"/>
          <w:sz w:val="19"/>
          <w:szCs w:val="19"/>
        </w:rPr>
        <w:t>the</w:t>
      </w:r>
      <w:r>
        <w:rPr>
          <w:rFonts w:ascii="Georgia" w:eastAsia="Georgia" w:hAnsi="Georgia" w:cs="Georgia"/>
          <w:spacing w:val="-4"/>
          <w:sz w:val="19"/>
          <w:szCs w:val="19"/>
        </w:rPr>
        <w:t xml:space="preserve"> </w:t>
      </w:r>
      <w:r>
        <w:rPr>
          <w:rFonts w:ascii="Georgia" w:eastAsia="Georgia" w:hAnsi="Georgia" w:cs="Georgia"/>
          <w:sz w:val="19"/>
          <w:szCs w:val="19"/>
        </w:rPr>
        <w:t>larger</w:t>
      </w:r>
      <w:r>
        <w:rPr>
          <w:rFonts w:ascii="Georgia" w:eastAsia="Georgia" w:hAnsi="Georgia" w:cs="Georgia"/>
          <w:spacing w:val="1"/>
          <w:sz w:val="19"/>
          <w:szCs w:val="19"/>
        </w:rPr>
        <w:t xml:space="preserve"> </w:t>
      </w:r>
      <w:proofErr w:type="spellStart"/>
      <w:r>
        <w:rPr>
          <w:rFonts w:ascii="Georgia" w:eastAsia="Georgia" w:hAnsi="Georgia" w:cs="Georgia"/>
          <w:sz w:val="19"/>
          <w:szCs w:val="19"/>
        </w:rPr>
        <w:t>COPDGene</w:t>
      </w:r>
      <w:proofErr w:type="spellEnd"/>
      <w:r>
        <w:rPr>
          <w:rFonts w:ascii="Georgia" w:eastAsia="Georgia" w:hAnsi="Georgia" w:cs="Georgia"/>
          <w:spacing w:val="10"/>
          <w:sz w:val="19"/>
          <w:szCs w:val="19"/>
        </w:rPr>
        <w:t xml:space="preserve"> </w:t>
      </w:r>
      <w:r>
        <w:rPr>
          <w:rFonts w:ascii="Georgia" w:eastAsia="Georgia" w:hAnsi="Georgia" w:cs="Georgia"/>
          <w:sz w:val="19"/>
          <w:szCs w:val="19"/>
        </w:rPr>
        <w:t>study;</w:t>
      </w:r>
      <w:r>
        <w:rPr>
          <w:rFonts w:ascii="Georgia" w:eastAsia="Georgia" w:hAnsi="Georgia" w:cs="Georgia"/>
          <w:spacing w:val="4"/>
          <w:sz w:val="19"/>
          <w:szCs w:val="19"/>
        </w:rPr>
        <w:t xml:space="preserve"> </w:t>
      </w:r>
      <w:r>
        <w:rPr>
          <w:rFonts w:ascii="Georgia" w:eastAsia="Georgia" w:hAnsi="Georgia" w:cs="Georgia"/>
          <w:sz w:val="19"/>
          <w:szCs w:val="19"/>
        </w:rPr>
        <w:t>and</w:t>
      </w:r>
      <w:r>
        <w:rPr>
          <w:rFonts w:ascii="Georgia" w:eastAsia="Georgia" w:hAnsi="Georgia" w:cs="Georgia"/>
          <w:spacing w:val="-3"/>
          <w:sz w:val="19"/>
          <w:szCs w:val="19"/>
        </w:rPr>
        <w:t xml:space="preserve"> </w:t>
      </w:r>
      <w:r>
        <w:rPr>
          <w:rFonts w:ascii="Georgia" w:eastAsia="Georgia" w:hAnsi="Georgia" w:cs="Georgia"/>
          <w:sz w:val="19"/>
          <w:szCs w:val="19"/>
        </w:rPr>
        <w:t>d)</w:t>
      </w:r>
      <w:r>
        <w:rPr>
          <w:rFonts w:ascii="Georgia" w:eastAsia="Georgia" w:hAnsi="Georgia" w:cs="Georgia"/>
          <w:spacing w:val="-5"/>
          <w:sz w:val="19"/>
          <w:szCs w:val="19"/>
        </w:rPr>
        <w:t xml:space="preserve"> </w:t>
      </w:r>
      <w:r>
        <w:rPr>
          <w:rFonts w:ascii="Georgia" w:eastAsia="Georgia" w:hAnsi="Georgia" w:cs="Georgia"/>
          <w:sz w:val="19"/>
          <w:szCs w:val="19"/>
        </w:rPr>
        <w:t>to</w:t>
      </w:r>
      <w:r>
        <w:rPr>
          <w:rFonts w:ascii="Georgia" w:eastAsia="Georgia" w:hAnsi="Georgia" w:cs="Georgia"/>
          <w:spacing w:val="-6"/>
          <w:sz w:val="19"/>
          <w:szCs w:val="19"/>
        </w:rPr>
        <w:t xml:space="preserve"> </w:t>
      </w:r>
      <w:r>
        <w:rPr>
          <w:rFonts w:ascii="Georgia" w:eastAsia="Georgia" w:hAnsi="Georgia" w:cs="Georgia"/>
          <w:sz w:val="19"/>
          <w:szCs w:val="19"/>
        </w:rPr>
        <w:t>determine</w:t>
      </w:r>
      <w:r>
        <w:rPr>
          <w:rFonts w:ascii="Georgia" w:eastAsia="Georgia" w:hAnsi="Georgia" w:cs="Georgia"/>
          <w:spacing w:val="8"/>
          <w:sz w:val="19"/>
          <w:szCs w:val="19"/>
        </w:rPr>
        <w:t xml:space="preserve"> </w:t>
      </w:r>
      <w:r>
        <w:rPr>
          <w:rFonts w:ascii="Georgia" w:eastAsia="Georgia" w:hAnsi="Georgia" w:cs="Georgia"/>
          <w:sz w:val="19"/>
          <w:szCs w:val="19"/>
        </w:rPr>
        <w:t>if</w:t>
      </w:r>
      <w:r>
        <w:rPr>
          <w:rFonts w:ascii="Georgia" w:eastAsia="Georgia" w:hAnsi="Georgia" w:cs="Georgia"/>
          <w:spacing w:val="-7"/>
          <w:sz w:val="19"/>
          <w:szCs w:val="19"/>
        </w:rPr>
        <w:t xml:space="preserve"> </w:t>
      </w:r>
      <w:r>
        <w:rPr>
          <w:rFonts w:ascii="Georgia" w:eastAsia="Georgia" w:hAnsi="Georgia" w:cs="Georgia"/>
          <w:w w:val="102"/>
          <w:sz w:val="19"/>
          <w:szCs w:val="19"/>
        </w:rPr>
        <w:t xml:space="preserve">disease </w:t>
      </w:r>
      <w:r>
        <w:rPr>
          <w:rFonts w:ascii="Georgia" w:eastAsia="Georgia" w:hAnsi="Georgia" w:cs="Georgia"/>
          <w:sz w:val="19"/>
          <w:szCs w:val="19"/>
        </w:rPr>
        <w:t>progression</w:t>
      </w:r>
      <w:r>
        <w:rPr>
          <w:rFonts w:ascii="Georgia" w:eastAsia="Georgia" w:hAnsi="Georgia" w:cs="Georgia"/>
          <w:spacing w:val="21"/>
          <w:sz w:val="19"/>
          <w:szCs w:val="19"/>
        </w:rPr>
        <w:t xml:space="preserve"> </w:t>
      </w:r>
      <w:r>
        <w:rPr>
          <w:rFonts w:ascii="Georgia" w:eastAsia="Georgia" w:hAnsi="Georgia" w:cs="Georgia"/>
          <w:sz w:val="19"/>
          <w:szCs w:val="19"/>
        </w:rPr>
        <w:t>is</w:t>
      </w:r>
      <w:r>
        <w:rPr>
          <w:rFonts w:ascii="Georgia" w:eastAsia="Georgia" w:hAnsi="Georgia" w:cs="Georgia"/>
          <w:spacing w:val="4"/>
          <w:sz w:val="19"/>
          <w:szCs w:val="19"/>
        </w:rPr>
        <w:t xml:space="preserve"> </w:t>
      </w:r>
      <w:r>
        <w:rPr>
          <w:rFonts w:ascii="Georgia" w:eastAsia="Georgia" w:hAnsi="Georgia" w:cs="Georgia"/>
          <w:sz w:val="19"/>
          <w:szCs w:val="19"/>
        </w:rPr>
        <w:t>in</w:t>
      </w:r>
      <w:r>
        <w:rPr>
          <w:rFonts w:ascii="Georgia" w:eastAsia="Georgia" w:hAnsi="Georgia" w:cs="Georgia"/>
          <w:spacing w:val="6"/>
          <w:sz w:val="19"/>
          <w:szCs w:val="19"/>
        </w:rPr>
        <w:t xml:space="preserve"> </w:t>
      </w:r>
      <w:r>
        <w:rPr>
          <w:rFonts w:ascii="Georgia" w:eastAsia="Georgia" w:hAnsi="Georgia" w:cs="Georgia"/>
          <w:sz w:val="19"/>
          <w:szCs w:val="19"/>
        </w:rPr>
        <w:t>part</w:t>
      </w:r>
      <w:r>
        <w:rPr>
          <w:rFonts w:ascii="Georgia" w:eastAsia="Georgia" w:hAnsi="Georgia" w:cs="Georgia"/>
          <w:spacing w:val="8"/>
          <w:sz w:val="19"/>
          <w:szCs w:val="19"/>
        </w:rPr>
        <w:t xml:space="preserve"> </w:t>
      </w:r>
      <w:r>
        <w:rPr>
          <w:rFonts w:ascii="Georgia" w:eastAsia="Georgia" w:hAnsi="Georgia" w:cs="Georgia"/>
          <w:sz w:val="19"/>
          <w:szCs w:val="19"/>
        </w:rPr>
        <w:t>caused</w:t>
      </w:r>
      <w:r>
        <w:rPr>
          <w:rFonts w:ascii="Georgia" w:eastAsia="Georgia" w:hAnsi="Georgia" w:cs="Georgia"/>
          <w:spacing w:val="12"/>
          <w:sz w:val="19"/>
          <w:szCs w:val="19"/>
        </w:rPr>
        <w:t xml:space="preserve"> </w:t>
      </w:r>
      <w:r>
        <w:rPr>
          <w:rFonts w:ascii="Georgia" w:eastAsia="Georgia" w:hAnsi="Georgia" w:cs="Georgia"/>
          <w:sz w:val="19"/>
          <w:szCs w:val="19"/>
        </w:rPr>
        <w:t>by</w:t>
      </w:r>
      <w:r>
        <w:rPr>
          <w:rFonts w:ascii="Georgia" w:eastAsia="Georgia" w:hAnsi="Georgia" w:cs="Georgia"/>
          <w:spacing w:val="5"/>
          <w:sz w:val="19"/>
          <w:szCs w:val="19"/>
        </w:rPr>
        <w:t xml:space="preserve"> </w:t>
      </w:r>
      <w:r>
        <w:rPr>
          <w:rFonts w:ascii="Georgia" w:eastAsia="Georgia" w:hAnsi="Georgia" w:cs="Georgia"/>
          <w:sz w:val="19"/>
          <w:szCs w:val="19"/>
        </w:rPr>
        <w:t>excessive</w:t>
      </w:r>
      <w:r>
        <w:rPr>
          <w:rFonts w:ascii="Georgia" w:eastAsia="Georgia" w:hAnsi="Georgia" w:cs="Georgia"/>
          <w:spacing w:val="16"/>
          <w:sz w:val="19"/>
          <w:szCs w:val="19"/>
        </w:rPr>
        <w:t xml:space="preserve"> </w:t>
      </w:r>
      <w:r>
        <w:rPr>
          <w:rFonts w:ascii="Georgia" w:eastAsia="Georgia" w:hAnsi="Georgia" w:cs="Georgia"/>
          <w:sz w:val="19"/>
          <w:szCs w:val="19"/>
        </w:rPr>
        <w:t>stretch</w:t>
      </w:r>
      <w:r>
        <w:rPr>
          <w:rFonts w:ascii="Georgia" w:eastAsia="Georgia" w:hAnsi="Georgia" w:cs="Georgia"/>
          <w:spacing w:val="13"/>
          <w:sz w:val="19"/>
          <w:szCs w:val="19"/>
        </w:rPr>
        <w:t xml:space="preserve"> </w:t>
      </w:r>
      <w:r>
        <w:rPr>
          <w:rFonts w:ascii="Georgia" w:eastAsia="Georgia" w:hAnsi="Georgia" w:cs="Georgia"/>
          <w:sz w:val="19"/>
          <w:szCs w:val="19"/>
        </w:rPr>
        <w:t>in</w:t>
      </w:r>
      <w:r>
        <w:rPr>
          <w:rFonts w:ascii="Georgia" w:eastAsia="Georgia" w:hAnsi="Georgia" w:cs="Georgia"/>
          <w:spacing w:val="6"/>
          <w:sz w:val="19"/>
          <w:szCs w:val="19"/>
        </w:rPr>
        <w:t xml:space="preserve"> </w:t>
      </w:r>
      <w:r>
        <w:rPr>
          <w:rFonts w:ascii="Georgia" w:eastAsia="Georgia" w:hAnsi="Georgia" w:cs="Georgia"/>
          <w:sz w:val="19"/>
          <w:szCs w:val="19"/>
        </w:rPr>
        <w:t>regions</w:t>
      </w:r>
      <w:r>
        <w:rPr>
          <w:rFonts w:ascii="Georgia" w:eastAsia="Georgia" w:hAnsi="Georgia" w:cs="Georgia"/>
          <w:spacing w:val="13"/>
          <w:sz w:val="19"/>
          <w:szCs w:val="19"/>
        </w:rPr>
        <w:t xml:space="preserve"> </w:t>
      </w:r>
      <w:r>
        <w:rPr>
          <w:rFonts w:ascii="Georgia" w:eastAsia="Georgia" w:hAnsi="Georgia" w:cs="Georgia"/>
          <w:sz w:val="19"/>
          <w:szCs w:val="19"/>
        </w:rPr>
        <w:t>of</w:t>
      </w:r>
      <w:r>
        <w:rPr>
          <w:rFonts w:ascii="Georgia" w:eastAsia="Georgia" w:hAnsi="Georgia" w:cs="Georgia"/>
          <w:spacing w:val="4"/>
          <w:sz w:val="19"/>
          <w:szCs w:val="19"/>
        </w:rPr>
        <w:t xml:space="preserve"> </w:t>
      </w:r>
      <w:r>
        <w:rPr>
          <w:rFonts w:ascii="Georgia" w:eastAsia="Georgia" w:hAnsi="Georgia" w:cs="Georgia"/>
          <w:sz w:val="19"/>
          <w:szCs w:val="19"/>
        </w:rPr>
        <w:t>the</w:t>
      </w:r>
      <w:r>
        <w:rPr>
          <w:rFonts w:ascii="Georgia" w:eastAsia="Georgia" w:hAnsi="Georgia" w:cs="Georgia"/>
          <w:spacing w:val="6"/>
          <w:sz w:val="19"/>
          <w:szCs w:val="19"/>
        </w:rPr>
        <w:t xml:space="preserve"> </w:t>
      </w:r>
      <w:r>
        <w:rPr>
          <w:rFonts w:ascii="Georgia" w:eastAsia="Georgia" w:hAnsi="Georgia" w:cs="Georgia"/>
          <w:sz w:val="19"/>
          <w:szCs w:val="19"/>
        </w:rPr>
        <w:t>lung</w:t>
      </w:r>
      <w:r>
        <w:rPr>
          <w:rFonts w:ascii="Georgia" w:eastAsia="Georgia" w:hAnsi="Georgia" w:cs="Georgia"/>
          <w:spacing w:val="8"/>
          <w:sz w:val="19"/>
          <w:szCs w:val="19"/>
        </w:rPr>
        <w:t xml:space="preserve"> </w:t>
      </w:r>
      <w:r>
        <w:rPr>
          <w:rFonts w:ascii="Georgia" w:eastAsia="Georgia" w:hAnsi="Georgia" w:cs="Georgia"/>
          <w:sz w:val="19"/>
          <w:szCs w:val="19"/>
        </w:rPr>
        <w:t>next</w:t>
      </w:r>
      <w:r>
        <w:rPr>
          <w:rFonts w:ascii="Georgia" w:eastAsia="Georgia" w:hAnsi="Georgia" w:cs="Georgia"/>
          <w:spacing w:val="8"/>
          <w:sz w:val="19"/>
          <w:szCs w:val="19"/>
        </w:rPr>
        <w:t xml:space="preserve"> </w:t>
      </w:r>
      <w:r>
        <w:rPr>
          <w:rFonts w:ascii="Georgia" w:eastAsia="Georgia" w:hAnsi="Georgia" w:cs="Georgia"/>
          <w:sz w:val="19"/>
          <w:szCs w:val="19"/>
        </w:rPr>
        <w:t>to</w:t>
      </w:r>
      <w:r>
        <w:rPr>
          <w:rFonts w:ascii="Georgia" w:eastAsia="Georgia" w:hAnsi="Georgia" w:cs="Georgia"/>
          <w:spacing w:val="4"/>
          <w:sz w:val="19"/>
          <w:szCs w:val="19"/>
        </w:rPr>
        <w:t xml:space="preserve"> </w:t>
      </w:r>
      <w:r>
        <w:rPr>
          <w:rFonts w:ascii="Georgia" w:eastAsia="Georgia" w:hAnsi="Georgia" w:cs="Georgia"/>
          <w:sz w:val="19"/>
          <w:szCs w:val="19"/>
        </w:rPr>
        <w:t>blocked-off</w:t>
      </w:r>
      <w:r>
        <w:rPr>
          <w:rFonts w:ascii="Georgia" w:eastAsia="Georgia" w:hAnsi="Georgia" w:cs="Georgia"/>
          <w:spacing w:val="20"/>
          <w:sz w:val="19"/>
          <w:szCs w:val="19"/>
        </w:rPr>
        <w:t xml:space="preserve"> </w:t>
      </w:r>
      <w:r>
        <w:rPr>
          <w:rFonts w:ascii="Georgia" w:eastAsia="Georgia" w:hAnsi="Georgia" w:cs="Georgia"/>
          <w:sz w:val="19"/>
          <w:szCs w:val="19"/>
        </w:rPr>
        <w:t>areas</w:t>
      </w:r>
      <w:r>
        <w:rPr>
          <w:rFonts w:ascii="Georgia" w:eastAsia="Georgia" w:hAnsi="Georgia" w:cs="Georgia"/>
          <w:spacing w:val="10"/>
          <w:sz w:val="19"/>
          <w:szCs w:val="19"/>
        </w:rPr>
        <w:t xml:space="preserve"> </w:t>
      </w:r>
      <w:r>
        <w:rPr>
          <w:rFonts w:ascii="Georgia" w:eastAsia="Georgia" w:hAnsi="Georgia" w:cs="Georgia"/>
          <w:sz w:val="19"/>
          <w:szCs w:val="19"/>
        </w:rPr>
        <w:t>unable</w:t>
      </w:r>
      <w:r>
        <w:rPr>
          <w:rFonts w:ascii="Georgia" w:eastAsia="Georgia" w:hAnsi="Georgia" w:cs="Georgia"/>
          <w:spacing w:val="12"/>
          <w:sz w:val="19"/>
          <w:szCs w:val="19"/>
        </w:rPr>
        <w:t xml:space="preserve"> </w:t>
      </w:r>
      <w:r>
        <w:rPr>
          <w:rFonts w:ascii="Georgia" w:eastAsia="Georgia" w:hAnsi="Georgia" w:cs="Georgia"/>
          <w:sz w:val="19"/>
          <w:szCs w:val="19"/>
        </w:rPr>
        <w:t>to</w:t>
      </w:r>
      <w:r>
        <w:rPr>
          <w:rFonts w:ascii="Georgia" w:eastAsia="Georgia" w:hAnsi="Georgia" w:cs="Georgia"/>
          <w:spacing w:val="4"/>
          <w:sz w:val="19"/>
          <w:szCs w:val="19"/>
        </w:rPr>
        <w:t xml:space="preserve"> </w:t>
      </w:r>
      <w:r>
        <w:rPr>
          <w:rFonts w:ascii="Georgia" w:eastAsia="Georgia" w:hAnsi="Georgia" w:cs="Georgia"/>
          <w:sz w:val="19"/>
          <w:szCs w:val="19"/>
        </w:rPr>
        <w:t>inflate</w:t>
      </w:r>
      <w:r>
        <w:rPr>
          <w:rFonts w:ascii="Georgia" w:eastAsia="Georgia" w:hAnsi="Georgia" w:cs="Georgia"/>
          <w:spacing w:val="12"/>
          <w:sz w:val="19"/>
          <w:szCs w:val="19"/>
        </w:rPr>
        <w:t xml:space="preserve"> </w:t>
      </w:r>
      <w:r>
        <w:rPr>
          <w:rFonts w:ascii="Georgia" w:eastAsia="Georgia" w:hAnsi="Georgia" w:cs="Georgia"/>
          <w:w w:val="102"/>
          <w:sz w:val="19"/>
          <w:szCs w:val="19"/>
        </w:rPr>
        <w:t>normally.</w:t>
      </w:r>
    </w:p>
    <w:p w14:paraId="57DB4873" w14:textId="77777777" w:rsidR="00E61F9D" w:rsidRDefault="005C64D6">
      <w:pPr>
        <w:spacing w:before="59" w:after="0" w:line="277" w:lineRule="auto"/>
        <w:ind w:left="120" w:right="52"/>
        <w:jc w:val="both"/>
        <w:rPr>
          <w:rFonts w:ascii="Georgia" w:eastAsia="Georgia" w:hAnsi="Georgia" w:cs="Georgia"/>
          <w:sz w:val="19"/>
          <w:szCs w:val="19"/>
        </w:rPr>
      </w:pPr>
      <w:r>
        <w:rPr>
          <w:rFonts w:ascii="Georgia" w:eastAsia="Georgia" w:hAnsi="Georgia" w:cs="Georgia"/>
          <w:sz w:val="19"/>
          <w:szCs w:val="19"/>
        </w:rPr>
        <w:t>More</w:t>
      </w:r>
      <w:r>
        <w:rPr>
          <w:rFonts w:ascii="Georgia" w:eastAsia="Georgia" w:hAnsi="Georgia" w:cs="Georgia"/>
          <w:spacing w:val="2"/>
          <w:sz w:val="19"/>
          <w:szCs w:val="19"/>
        </w:rPr>
        <w:t xml:space="preserve"> </w:t>
      </w:r>
      <w:r>
        <w:rPr>
          <w:rFonts w:ascii="Georgia" w:eastAsia="Georgia" w:hAnsi="Georgia" w:cs="Georgia"/>
          <w:sz w:val="19"/>
          <w:szCs w:val="19"/>
        </w:rPr>
        <w:t>than</w:t>
      </w:r>
      <w:r>
        <w:rPr>
          <w:rFonts w:ascii="Georgia" w:eastAsia="Georgia" w:hAnsi="Georgia" w:cs="Georgia"/>
          <w:spacing w:val="1"/>
          <w:sz w:val="19"/>
          <w:szCs w:val="19"/>
        </w:rPr>
        <w:t xml:space="preserve"> </w:t>
      </w:r>
      <w:r>
        <w:rPr>
          <w:rFonts w:ascii="Georgia" w:eastAsia="Georgia" w:hAnsi="Georgia" w:cs="Georgia"/>
          <w:sz w:val="19"/>
          <w:szCs w:val="19"/>
        </w:rPr>
        <w:t>200 million</w:t>
      </w:r>
      <w:r>
        <w:rPr>
          <w:rFonts w:ascii="Georgia" w:eastAsia="Georgia" w:hAnsi="Georgia" w:cs="Georgia"/>
          <w:spacing w:val="5"/>
          <w:sz w:val="19"/>
          <w:szCs w:val="19"/>
        </w:rPr>
        <w:t xml:space="preserve"> </w:t>
      </w:r>
      <w:r>
        <w:rPr>
          <w:rFonts w:ascii="Georgia" w:eastAsia="Georgia" w:hAnsi="Georgia" w:cs="Georgia"/>
          <w:sz w:val="19"/>
          <w:szCs w:val="19"/>
        </w:rPr>
        <w:t>people</w:t>
      </w:r>
      <w:r>
        <w:rPr>
          <w:rFonts w:ascii="Georgia" w:eastAsia="Georgia" w:hAnsi="Georgia" w:cs="Georgia"/>
          <w:spacing w:val="4"/>
          <w:sz w:val="19"/>
          <w:szCs w:val="19"/>
        </w:rPr>
        <w:t xml:space="preserve"> </w:t>
      </w:r>
      <w:r>
        <w:rPr>
          <w:rFonts w:ascii="Georgia" w:eastAsia="Georgia" w:hAnsi="Georgia" w:cs="Georgia"/>
          <w:sz w:val="19"/>
          <w:szCs w:val="19"/>
        </w:rPr>
        <w:t>suffer</w:t>
      </w:r>
      <w:r>
        <w:rPr>
          <w:rFonts w:ascii="Georgia" w:eastAsia="Georgia" w:hAnsi="Georgia" w:cs="Georgia"/>
          <w:spacing w:val="3"/>
          <w:sz w:val="19"/>
          <w:szCs w:val="19"/>
        </w:rPr>
        <w:t xml:space="preserve"> </w:t>
      </w:r>
      <w:r>
        <w:rPr>
          <w:rFonts w:ascii="Georgia" w:eastAsia="Georgia" w:hAnsi="Georgia" w:cs="Georgia"/>
          <w:sz w:val="19"/>
          <w:szCs w:val="19"/>
        </w:rPr>
        <w:t>from</w:t>
      </w:r>
      <w:r>
        <w:rPr>
          <w:rFonts w:ascii="Georgia" w:eastAsia="Georgia" w:hAnsi="Georgia" w:cs="Georgia"/>
          <w:spacing w:val="1"/>
          <w:sz w:val="19"/>
          <w:szCs w:val="19"/>
        </w:rPr>
        <w:t xml:space="preserve"> </w:t>
      </w:r>
      <w:r>
        <w:rPr>
          <w:rFonts w:ascii="Georgia" w:eastAsia="Georgia" w:hAnsi="Georgia" w:cs="Georgia"/>
          <w:sz w:val="19"/>
          <w:szCs w:val="19"/>
        </w:rPr>
        <w:t>COPD</w:t>
      </w:r>
      <w:r>
        <w:rPr>
          <w:rFonts w:ascii="Georgia" w:eastAsia="Georgia" w:hAnsi="Georgia" w:cs="Georgia"/>
          <w:spacing w:val="3"/>
          <w:sz w:val="19"/>
          <w:szCs w:val="19"/>
        </w:rPr>
        <w:t xml:space="preserve"> </w:t>
      </w:r>
      <w:r>
        <w:rPr>
          <w:rFonts w:ascii="Georgia" w:eastAsia="Georgia" w:hAnsi="Georgia" w:cs="Georgia"/>
          <w:sz w:val="19"/>
          <w:szCs w:val="19"/>
        </w:rPr>
        <w:t>worldwide.</w:t>
      </w:r>
      <w:r>
        <w:rPr>
          <w:rFonts w:ascii="Georgia" w:eastAsia="Georgia" w:hAnsi="Georgia" w:cs="Georgia"/>
          <w:spacing w:val="33"/>
          <w:sz w:val="19"/>
          <w:szCs w:val="19"/>
        </w:rPr>
        <w:t xml:space="preserve"> </w:t>
      </w:r>
      <w:r>
        <w:rPr>
          <w:rFonts w:ascii="Georgia" w:eastAsia="Georgia" w:hAnsi="Georgia" w:cs="Georgia"/>
          <w:sz w:val="19"/>
          <w:szCs w:val="19"/>
        </w:rPr>
        <w:t>Yet</w:t>
      </w:r>
      <w:r>
        <w:rPr>
          <w:rFonts w:ascii="Georgia" w:eastAsia="Georgia" w:hAnsi="Georgia" w:cs="Georgia"/>
          <w:spacing w:val="-2"/>
          <w:sz w:val="19"/>
          <w:szCs w:val="19"/>
        </w:rPr>
        <w:t xml:space="preserve"> </w:t>
      </w:r>
      <w:r>
        <w:rPr>
          <w:rFonts w:ascii="Georgia" w:eastAsia="Georgia" w:hAnsi="Georgia" w:cs="Georgia"/>
          <w:sz w:val="19"/>
          <w:szCs w:val="19"/>
        </w:rPr>
        <w:t>effectively</w:t>
      </w:r>
      <w:r>
        <w:rPr>
          <w:rFonts w:ascii="Georgia" w:eastAsia="Georgia" w:hAnsi="Georgia" w:cs="Georgia"/>
          <w:spacing w:val="10"/>
          <w:sz w:val="19"/>
          <w:szCs w:val="19"/>
        </w:rPr>
        <w:t xml:space="preserve"> </w:t>
      </w:r>
      <w:r>
        <w:rPr>
          <w:rFonts w:ascii="Georgia" w:eastAsia="Georgia" w:hAnsi="Georgia" w:cs="Georgia"/>
          <w:sz w:val="19"/>
          <w:szCs w:val="19"/>
        </w:rPr>
        <w:t>assessing</w:t>
      </w:r>
      <w:r>
        <w:rPr>
          <w:rFonts w:ascii="Georgia" w:eastAsia="Georgia" w:hAnsi="Georgia" w:cs="Georgia"/>
          <w:spacing w:val="9"/>
          <w:sz w:val="19"/>
          <w:szCs w:val="19"/>
        </w:rPr>
        <w:t xml:space="preserve"> </w:t>
      </w:r>
      <w:r>
        <w:rPr>
          <w:rFonts w:ascii="Georgia" w:eastAsia="Georgia" w:hAnsi="Georgia" w:cs="Georgia"/>
          <w:sz w:val="19"/>
          <w:szCs w:val="19"/>
        </w:rPr>
        <w:t>the</w:t>
      </w:r>
      <w:r>
        <w:rPr>
          <w:rFonts w:ascii="Georgia" w:eastAsia="Georgia" w:hAnsi="Georgia" w:cs="Georgia"/>
          <w:spacing w:val="-2"/>
          <w:sz w:val="19"/>
          <w:szCs w:val="19"/>
        </w:rPr>
        <w:t xml:space="preserve"> </w:t>
      </w:r>
      <w:r>
        <w:rPr>
          <w:rFonts w:ascii="Georgia" w:eastAsia="Georgia" w:hAnsi="Georgia" w:cs="Georgia"/>
          <w:sz w:val="19"/>
          <w:szCs w:val="19"/>
        </w:rPr>
        <w:t>progression</w:t>
      </w:r>
      <w:r>
        <w:rPr>
          <w:rFonts w:ascii="Georgia" w:eastAsia="Georgia" w:hAnsi="Georgia" w:cs="Georgia"/>
          <w:spacing w:val="13"/>
          <w:sz w:val="19"/>
          <w:szCs w:val="19"/>
        </w:rPr>
        <w:t xml:space="preserve"> </w:t>
      </w:r>
      <w:r>
        <w:rPr>
          <w:rFonts w:ascii="Georgia" w:eastAsia="Georgia" w:hAnsi="Georgia" w:cs="Georgia"/>
          <w:sz w:val="19"/>
          <w:szCs w:val="19"/>
        </w:rPr>
        <w:t>of</w:t>
      </w:r>
      <w:r>
        <w:rPr>
          <w:rFonts w:ascii="Georgia" w:eastAsia="Georgia" w:hAnsi="Georgia" w:cs="Georgia"/>
          <w:spacing w:val="-4"/>
          <w:sz w:val="19"/>
          <w:szCs w:val="19"/>
        </w:rPr>
        <w:t xml:space="preserve"> </w:t>
      </w:r>
      <w:r>
        <w:rPr>
          <w:rFonts w:ascii="Georgia" w:eastAsia="Georgia" w:hAnsi="Georgia" w:cs="Georgia"/>
          <w:sz w:val="19"/>
          <w:szCs w:val="19"/>
        </w:rPr>
        <w:t>this</w:t>
      </w:r>
      <w:r>
        <w:rPr>
          <w:rFonts w:ascii="Georgia" w:eastAsia="Georgia" w:hAnsi="Georgia" w:cs="Georgia"/>
          <w:spacing w:val="-1"/>
          <w:sz w:val="19"/>
          <w:szCs w:val="19"/>
        </w:rPr>
        <w:t xml:space="preserve"> </w:t>
      </w:r>
      <w:r>
        <w:rPr>
          <w:rFonts w:ascii="Georgia" w:eastAsia="Georgia" w:hAnsi="Georgia" w:cs="Georgia"/>
          <w:sz w:val="19"/>
          <w:szCs w:val="19"/>
        </w:rPr>
        <w:t>increasingly</w:t>
      </w:r>
      <w:r>
        <w:rPr>
          <w:rFonts w:ascii="Georgia" w:eastAsia="Georgia" w:hAnsi="Georgia" w:cs="Georgia"/>
          <w:spacing w:val="13"/>
          <w:sz w:val="19"/>
          <w:szCs w:val="19"/>
        </w:rPr>
        <w:t xml:space="preserve"> </w:t>
      </w:r>
      <w:proofErr w:type="spellStart"/>
      <w:r>
        <w:rPr>
          <w:rFonts w:ascii="Georgia" w:eastAsia="Georgia" w:hAnsi="Georgia" w:cs="Georgia"/>
          <w:w w:val="102"/>
          <w:sz w:val="19"/>
          <w:szCs w:val="19"/>
        </w:rPr>
        <w:t>preva</w:t>
      </w:r>
      <w:proofErr w:type="spellEnd"/>
      <w:r>
        <w:rPr>
          <w:rFonts w:ascii="Georgia" w:eastAsia="Georgia" w:hAnsi="Georgia" w:cs="Georgia"/>
          <w:w w:val="102"/>
          <w:sz w:val="19"/>
          <w:szCs w:val="19"/>
        </w:rPr>
        <w:t xml:space="preserve">- </w:t>
      </w:r>
      <w:r>
        <w:rPr>
          <w:rFonts w:ascii="Georgia" w:eastAsia="Georgia" w:hAnsi="Georgia" w:cs="Georgia"/>
          <w:sz w:val="19"/>
          <w:szCs w:val="19"/>
        </w:rPr>
        <w:t>lent</w:t>
      </w:r>
      <w:r>
        <w:rPr>
          <w:rFonts w:ascii="Georgia" w:eastAsia="Georgia" w:hAnsi="Georgia" w:cs="Georgia"/>
          <w:spacing w:val="-6"/>
          <w:sz w:val="19"/>
          <w:szCs w:val="19"/>
        </w:rPr>
        <w:t xml:space="preserve"> </w:t>
      </w:r>
      <w:r>
        <w:rPr>
          <w:rFonts w:ascii="Georgia" w:eastAsia="Georgia" w:hAnsi="Georgia" w:cs="Georgia"/>
          <w:sz w:val="19"/>
          <w:szCs w:val="19"/>
        </w:rPr>
        <w:t>disease and</w:t>
      </w:r>
      <w:r>
        <w:rPr>
          <w:rFonts w:ascii="Georgia" w:eastAsia="Georgia" w:hAnsi="Georgia" w:cs="Georgia"/>
          <w:spacing w:val="-6"/>
          <w:sz w:val="19"/>
          <w:szCs w:val="19"/>
        </w:rPr>
        <w:t xml:space="preserve"> </w:t>
      </w:r>
      <w:r>
        <w:rPr>
          <w:rFonts w:ascii="Georgia" w:eastAsia="Georgia" w:hAnsi="Georgia" w:cs="Georgia"/>
          <w:sz w:val="19"/>
          <w:szCs w:val="19"/>
        </w:rPr>
        <w:t>monitoring</w:t>
      </w:r>
      <w:r>
        <w:rPr>
          <w:rFonts w:ascii="Georgia" w:eastAsia="Georgia" w:hAnsi="Georgia" w:cs="Georgia"/>
          <w:spacing w:val="7"/>
          <w:sz w:val="19"/>
          <w:szCs w:val="19"/>
        </w:rPr>
        <w:t xml:space="preserve"> </w:t>
      </w:r>
      <w:r>
        <w:rPr>
          <w:rFonts w:ascii="Georgia" w:eastAsia="Georgia" w:hAnsi="Georgia" w:cs="Georgia"/>
          <w:sz w:val="19"/>
          <w:szCs w:val="19"/>
        </w:rPr>
        <w:t>its</w:t>
      </w:r>
      <w:r>
        <w:rPr>
          <w:rFonts w:ascii="Georgia" w:eastAsia="Georgia" w:hAnsi="Georgia" w:cs="Georgia"/>
          <w:spacing w:val="-8"/>
          <w:sz w:val="19"/>
          <w:szCs w:val="19"/>
        </w:rPr>
        <w:t xml:space="preserve"> </w:t>
      </w:r>
      <w:r>
        <w:rPr>
          <w:rFonts w:ascii="Georgia" w:eastAsia="Georgia" w:hAnsi="Georgia" w:cs="Georgia"/>
          <w:sz w:val="19"/>
          <w:szCs w:val="19"/>
        </w:rPr>
        <w:t>response</w:t>
      </w:r>
      <w:r>
        <w:rPr>
          <w:rFonts w:ascii="Georgia" w:eastAsia="Georgia" w:hAnsi="Georgia" w:cs="Georgia"/>
          <w:spacing w:val="3"/>
          <w:sz w:val="19"/>
          <w:szCs w:val="19"/>
        </w:rPr>
        <w:t xml:space="preserve"> </w:t>
      </w:r>
      <w:r>
        <w:rPr>
          <w:rFonts w:ascii="Georgia" w:eastAsia="Georgia" w:hAnsi="Georgia" w:cs="Georgia"/>
          <w:sz w:val="19"/>
          <w:szCs w:val="19"/>
        </w:rPr>
        <w:t>to</w:t>
      </w:r>
      <w:r>
        <w:rPr>
          <w:rFonts w:ascii="Georgia" w:eastAsia="Georgia" w:hAnsi="Georgia" w:cs="Georgia"/>
          <w:spacing w:val="-9"/>
          <w:sz w:val="19"/>
          <w:szCs w:val="19"/>
        </w:rPr>
        <w:t xml:space="preserve"> </w:t>
      </w:r>
      <w:r>
        <w:rPr>
          <w:rFonts w:ascii="Georgia" w:eastAsia="Georgia" w:hAnsi="Georgia" w:cs="Georgia"/>
          <w:sz w:val="19"/>
          <w:szCs w:val="19"/>
        </w:rPr>
        <w:t>treatment</w:t>
      </w:r>
      <w:r>
        <w:rPr>
          <w:rFonts w:ascii="Georgia" w:eastAsia="Georgia" w:hAnsi="Georgia" w:cs="Georgia"/>
          <w:spacing w:val="5"/>
          <w:sz w:val="19"/>
          <w:szCs w:val="19"/>
        </w:rPr>
        <w:t xml:space="preserve"> </w:t>
      </w:r>
      <w:r>
        <w:rPr>
          <w:rFonts w:ascii="Georgia" w:eastAsia="Georgia" w:hAnsi="Georgia" w:cs="Georgia"/>
          <w:sz w:val="19"/>
          <w:szCs w:val="19"/>
        </w:rPr>
        <w:t>remain problematic.</w:t>
      </w:r>
      <w:r>
        <w:rPr>
          <w:rFonts w:ascii="Georgia" w:eastAsia="Georgia" w:hAnsi="Georgia" w:cs="Georgia"/>
          <w:spacing w:val="34"/>
          <w:sz w:val="19"/>
          <w:szCs w:val="19"/>
        </w:rPr>
        <w:t xml:space="preserve"> </w:t>
      </w:r>
      <w:r>
        <w:rPr>
          <w:rFonts w:ascii="Georgia" w:eastAsia="Georgia" w:hAnsi="Georgia" w:cs="Georgia"/>
          <w:sz w:val="19"/>
          <w:szCs w:val="19"/>
        </w:rPr>
        <w:t>Hyperpolarized</w:t>
      </w:r>
      <w:r>
        <w:rPr>
          <w:rFonts w:ascii="Georgia" w:eastAsia="Georgia" w:hAnsi="Georgia" w:cs="Georgia"/>
          <w:spacing w:val="14"/>
          <w:sz w:val="19"/>
          <w:szCs w:val="19"/>
        </w:rPr>
        <w:t xml:space="preserve"> </w:t>
      </w:r>
      <w:r>
        <w:rPr>
          <w:rFonts w:ascii="Georgia" w:eastAsia="Georgia" w:hAnsi="Georgia" w:cs="Georgia"/>
          <w:sz w:val="19"/>
          <w:szCs w:val="19"/>
        </w:rPr>
        <w:t>gas</w:t>
      </w:r>
      <w:r>
        <w:rPr>
          <w:rFonts w:ascii="Georgia" w:eastAsia="Georgia" w:hAnsi="Georgia" w:cs="Georgia"/>
          <w:spacing w:val="-7"/>
          <w:sz w:val="19"/>
          <w:szCs w:val="19"/>
        </w:rPr>
        <w:t xml:space="preserve"> </w:t>
      </w:r>
      <w:r>
        <w:rPr>
          <w:rFonts w:ascii="Georgia" w:eastAsia="Georgia" w:hAnsi="Georgia" w:cs="Georgia"/>
          <w:sz w:val="19"/>
          <w:szCs w:val="19"/>
        </w:rPr>
        <w:t>MRI</w:t>
      </w:r>
      <w:r>
        <w:rPr>
          <w:rFonts w:ascii="Georgia" w:eastAsia="Georgia" w:hAnsi="Georgia" w:cs="Georgia"/>
          <w:spacing w:val="-4"/>
          <w:sz w:val="19"/>
          <w:szCs w:val="19"/>
        </w:rPr>
        <w:t xml:space="preserve"> </w:t>
      </w:r>
      <w:r>
        <w:rPr>
          <w:rFonts w:ascii="Georgia" w:eastAsia="Georgia" w:hAnsi="Georgia" w:cs="Georgia"/>
          <w:sz w:val="19"/>
          <w:szCs w:val="19"/>
        </w:rPr>
        <w:t>can</w:t>
      </w:r>
      <w:r>
        <w:rPr>
          <w:rFonts w:ascii="Georgia" w:eastAsia="Georgia" w:hAnsi="Georgia" w:cs="Georgia"/>
          <w:spacing w:val="-6"/>
          <w:sz w:val="19"/>
          <w:szCs w:val="19"/>
        </w:rPr>
        <w:t xml:space="preserve"> </w:t>
      </w:r>
      <w:r>
        <w:rPr>
          <w:rFonts w:ascii="Georgia" w:eastAsia="Georgia" w:hAnsi="Georgia" w:cs="Georgia"/>
          <w:sz w:val="19"/>
          <w:szCs w:val="19"/>
        </w:rPr>
        <w:t>help</w:t>
      </w:r>
      <w:r>
        <w:rPr>
          <w:rFonts w:ascii="Georgia" w:eastAsia="Georgia" w:hAnsi="Georgia" w:cs="Georgia"/>
          <w:spacing w:val="-5"/>
          <w:sz w:val="19"/>
          <w:szCs w:val="19"/>
        </w:rPr>
        <w:t xml:space="preserve"> </w:t>
      </w:r>
      <w:r>
        <w:rPr>
          <w:rFonts w:ascii="Georgia" w:eastAsia="Georgia" w:hAnsi="Georgia" w:cs="Georgia"/>
          <w:sz w:val="19"/>
          <w:szCs w:val="19"/>
        </w:rPr>
        <w:t>rectify</w:t>
      </w:r>
      <w:r>
        <w:rPr>
          <w:rFonts w:ascii="Georgia" w:eastAsia="Georgia" w:hAnsi="Georgia" w:cs="Georgia"/>
          <w:spacing w:val="-1"/>
          <w:sz w:val="19"/>
          <w:szCs w:val="19"/>
        </w:rPr>
        <w:t xml:space="preserve"> </w:t>
      </w:r>
      <w:r>
        <w:rPr>
          <w:rFonts w:ascii="Georgia" w:eastAsia="Georgia" w:hAnsi="Georgia" w:cs="Georgia"/>
          <w:sz w:val="19"/>
          <w:szCs w:val="19"/>
        </w:rPr>
        <w:t>these</w:t>
      </w:r>
      <w:r>
        <w:rPr>
          <w:rFonts w:ascii="Georgia" w:eastAsia="Georgia" w:hAnsi="Georgia" w:cs="Georgia"/>
          <w:spacing w:val="-3"/>
          <w:sz w:val="19"/>
          <w:szCs w:val="19"/>
        </w:rPr>
        <w:t xml:space="preserve"> </w:t>
      </w:r>
      <w:r>
        <w:rPr>
          <w:rFonts w:ascii="Georgia" w:eastAsia="Georgia" w:hAnsi="Georgia" w:cs="Georgia"/>
          <w:w w:val="102"/>
          <w:sz w:val="19"/>
          <w:szCs w:val="19"/>
        </w:rPr>
        <w:t xml:space="preserve">issues </w:t>
      </w:r>
      <w:r>
        <w:rPr>
          <w:rFonts w:ascii="Georgia" w:eastAsia="Georgia" w:hAnsi="Georgia" w:cs="Georgia"/>
          <w:sz w:val="19"/>
          <w:szCs w:val="19"/>
        </w:rPr>
        <w:t>by</w:t>
      </w:r>
      <w:r>
        <w:rPr>
          <w:rFonts w:ascii="Georgia" w:eastAsia="Georgia" w:hAnsi="Georgia" w:cs="Georgia"/>
          <w:spacing w:val="15"/>
          <w:sz w:val="19"/>
          <w:szCs w:val="19"/>
        </w:rPr>
        <w:t xml:space="preserve"> </w:t>
      </w:r>
      <w:r>
        <w:rPr>
          <w:rFonts w:ascii="Georgia" w:eastAsia="Georgia" w:hAnsi="Georgia" w:cs="Georgia"/>
          <w:sz w:val="19"/>
          <w:szCs w:val="19"/>
        </w:rPr>
        <w:t>providing</w:t>
      </w:r>
      <w:r>
        <w:rPr>
          <w:rFonts w:ascii="Georgia" w:eastAsia="Georgia" w:hAnsi="Georgia" w:cs="Georgia"/>
          <w:spacing w:val="27"/>
          <w:sz w:val="19"/>
          <w:szCs w:val="19"/>
        </w:rPr>
        <w:t xml:space="preserve"> </w:t>
      </w:r>
      <w:r>
        <w:rPr>
          <w:rFonts w:ascii="Georgia" w:eastAsia="Georgia" w:hAnsi="Georgia" w:cs="Georgia"/>
          <w:sz w:val="19"/>
          <w:szCs w:val="19"/>
        </w:rPr>
        <w:t>sensitive</w:t>
      </w:r>
      <w:r>
        <w:rPr>
          <w:rFonts w:ascii="Georgia" w:eastAsia="Georgia" w:hAnsi="Georgia" w:cs="Georgia"/>
          <w:spacing w:val="27"/>
          <w:sz w:val="19"/>
          <w:szCs w:val="19"/>
        </w:rPr>
        <w:t xml:space="preserve"> </w:t>
      </w:r>
      <w:r>
        <w:rPr>
          <w:rFonts w:ascii="Georgia" w:eastAsia="Georgia" w:hAnsi="Georgia" w:cs="Georgia"/>
          <w:sz w:val="19"/>
          <w:szCs w:val="19"/>
        </w:rPr>
        <w:t>measurements</w:t>
      </w:r>
      <w:r>
        <w:rPr>
          <w:rFonts w:ascii="Georgia" w:eastAsia="Georgia" w:hAnsi="Georgia" w:cs="Georgia"/>
          <w:spacing w:val="36"/>
          <w:sz w:val="19"/>
          <w:szCs w:val="19"/>
        </w:rPr>
        <w:t xml:space="preserve"> </w:t>
      </w:r>
      <w:r>
        <w:rPr>
          <w:rFonts w:ascii="Georgia" w:eastAsia="Georgia" w:hAnsi="Georgia" w:cs="Georgia"/>
          <w:sz w:val="19"/>
          <w:szCs w:val="19"/>
        </w:rPr>
        <w:t>of</w:t>
      </w:r>
      <w:r>
        <w:rPr>
          <w:rFonts w:ascii="Georgia" w:eastAsia="Georgia" w:hAnsi="Georgia" w:cs="Georgia"/>
          <w:spacing w:val="15"/>
          <w:sz w:val="19"/>
          <w:szCs w:val="19"/>
        </w:rPr>
        <w:t xml:space="preserve"> </w:t>
      </w:r>
      <w:r>
        <w:rPr>
          <w:rFonts w:ascii="Georgia" w:eastAsia="Georgia" w:hAnsi="Georgia" w:cs="Georgia"/>
          <w:sz w:val="19"/>
          <w:szCs w:val="19"/>
        </w:rPr>
        <w:t>lung</w:t>
      </w:r>
      <w:r>
        <w:rPr>
          <w:rFonts w:ascii="Georgia" w:eastAsia="Georgia" w:hAnsi="Georgia" w:cs="Georgia"/>
          <w:spacing w:val="18"/>
          <w:sz w:val="19"/>
          <w:szCs w:val="19"/>
        </w:rPr>
        <w:t xml:space="preserve"> </w:t>
      </w:r>
      <w:r>
        <w:rPr>
          <w:rFonts w:ascii="Georgia" w:eastAsia="Georgia" w:hAnsi="Georgia" w:cs="Georgia"/>
          <w:sz w:val="19"/>
          <w:szCs w:val="19"/>
        </w:rPr>
        <w:t>physiology</w:t>
      </w:r>
      <w:r>
        <w:rPr>
          <w:rFonts w:ascii="Georgia" w:eastAsia="Georgia" w:hAnsi="Georgia" w:cs="Georgia"/>
          <w:spacing w:val="30"/>
          <w:sz w:val="19"/>
          <w:szCs w:val="19"/>
        </w:rPr>
        <w:t xml:space="preserve"> </w:t>
      </w:r>
      <w:r>
        <w:rPr>
          <w:rFonts w:ascii="Georgia" w:eastAsia="Georgia" w:hAnsi="Georgia" w:cs="Georgia"/>
          <w:sz w:val="19"/>
          <w:szCs w:val="19"/>
        </w:rPr>
        <w:t>and</w:t>
      </w:r>
      <w:r>
        <w:rPr>
          <w:rFonts w:ascii="Georgia" w:eastAsia="Georgia" w:hAnsi="Georgia" w:cs="Georgia"/>
          <w:spacing w:val="17"/>
          <w:sz w:val="19"/>
          <w:szCs w:val="19"/>
        </w:rPr>
        <w:t xml:space="preserve"> </w:t>
      </w:r>
      <w:r>
        <w:rPr>
          <w:rFonts w:ascii="Georgia" w:eastAsia="Georgia" w:hAnsi="Georgia" w:cs="Georgia"/>
          <w:sz w:val="19"/>
          <w:szCs w:val="19"/>
        </w:rPr>
        <w:t>microstructure,</w:t>
      </w:r>
      <w:r>
        <w:rPr>
          <w:rFonts w:ascii="Georgia" w:eastAsia="Georgia" w:hAnsi="Georgia" w:cs="Georgia"/>
          <w:spacing w:val="40"/>
          <w:sz w:val="19"/>
          <w:szCs w:val="19"/>
        </w:rPr>
        <w:t xml:space="preserve"> </w:t>
      </w:r>
      <w:r>
        <w:rPr>
          <w:rFonts w:ascii="Georgia" w:eastAsia="Georgia" w:hAnsi="Georgia" w:cs="Georgia"/>
          <w:sz w:val="19"/>
          <w:szCs w:val="19"/>
        </w:rPr>
        <w:t>but</w:t>
      </w:r>
      <w:r>
        <w:rPr>
          <w:rFonts w:ascii="Georgia" w:eastAsia="Georgia" w:hAnsi="Georgia" w:cs="Georgia"/>
          <w:spacing w:val="18"/>
          <w:sz w:val="19"/>
          <w:szCs w:val="19"/>
        </w:rPr>
        <w:t xml:space="preserve"> </w:t>
      </w:r>
      <w:r>
        <w:rPr>
          <w:rFonts w:ascii="Georgia" w:eastAsia="Georgia" w:hAnsi="Georgia" w:cs="Georgia"/>
          <w:sz w:val="19"/>
          <w:szCs w:val="19"/>
        </w:rPr>
        <w:t>its</w:t>
      </w:r>
      <w:r>
        <w:rPr>
          <w:rFonts w:ascii="Georgia" w:eastAsia="Georgia" w:hAnsi="Georgia" w:cs="Georgia"/>
          <w:spacing w:val="15"/>
          <w:sz w:val="19"/>
          <w:szCs w:val="19"/>
        </w:rPr>
        <w:t xml:space="preserve"> </w:t>
      </w:r>
      <w:r>
        <w:rPr>
          <w:rFonts w:ascii="Georgia" w:eastAsia="Georgia" w:hAnsi="Georgia" w:cs="Georgia"/>
          <w:sz w:val="19"/>
          <w:szCs w:val="19"/>
        </w:rPr>
        <w:t>adoption</w:t>
      </w:r>
      <w:r>
        <w:rPr>
          <w:rFonts w:ascii="Georgia" w:eastAsia="Georgia" w:hAnsi="Georgia" w:cs="Georgia"/>
          <w:spacing w:val="27"/>
          <w:sz w:val="19"/>
          <w:szCs w:val="19"/>
        </w:rPr>
        <w:t xml:space="preserve"> </w:t>
      </w:r>
      <w:r>
        <w:rPr>
          <w:rFonts w:ascii="Georgia" w:eastAsia="Georgia" w:hAnsi="Georgia" w:cs="Georgia"/>
          <w:sz w:val="19"/>
          <w:szCs w:val="19"/>
        </w:rPr>
        <w:t>by</w:t>
      </w:r>
      <w:r>
        <w:rPr>
          <w:rFonts w:ascii="Georgia" w:eastAsia="Georgia" w:hAnsi="Georgia" w:cs="Georgia"/>
          <w:spacing w:val="15"/>
          <w:sz w:val="19"/>
          <w:szCs w:val="19"/>
        </w:rPr>
        <w:t xml:space="preserve"> </w:t>
      </w:r>
      <w:r>
        <w:rPr>
          <w:rFonts w:ascii="Georgia" w:eastAsia="Georgia" w:hAnsi="Georgia" w:cs="Georgia"/>
          <w:sz w:val="19"/>
          <w:szCs w:val="19"/>
        </w:rPr>
        <w:t>clinicians</w:t>
      </w:r>
      <w:r>
        <w:rPr>
          <w:rFonts w:ascii="Georgia" w:eastAsia="Georgia" w:hAnsi="Georgia" w:cs="Georgia"/>
          <w:spacing w:val="28"/>
          <w:sz w:val="19"/>
          <w:szCs w:val="19"/>
        </w:rPr>
        <w:t xml:space="preserve"> </w:t>
      </w:r>
      <w:r>
        <w:rPr>
          <w:rFonts w:ascii="Georgia" w:eastAsia="Georgia" w:hAnsi="Georgia" w:cs="Georgia"/>
          <w:sz w:val="19"/>
          <w:szCs w:val="19"/>
        </w:rPr>
        <w:t>and</w:t>
      </w:r>
      <w:r>
        <w:rPr>
          <w:rFonts w:ascii="Georgia" w:eastAsia="Georgia" w:hAnsi="Georgia" w:cs="Georgia"/>
          <w:spacing w:val="17"/>
          <w:sz w:val="19"/>
          <w:szCs w:val="19"/>
        </w:rPr>
        <w:t xml:space="preserve"> </w:t>
      </w:r>
      <w:r>
        <w:rPr>
          <w:rFonts w:ascii="Georgia" w:eastAsia="Georgia" w:hAnsi="Georgia" w:cs="Georgia"/>
          <w:w w:val="102"/>
          <w:sz w:val="19"/>
          <w:szCs w:val="19"/>
        </w:rPr>
        <w:t xml:space="preserve">investigators </w:t>
      </w:r>
      <w:r>
        <w:rPr>
          <w:rFonts w:ascii="Georgia" w:eastAsia="Georgia" w:hAnsi="Georgia" w:cs="Georgia"/>
          <w:sz w:val="19"/>
          <w:szCs w:val="19"/>
        </w:rPr>
        <w:t>has</w:t>
      </w:r>
      <w:r>
        <w:rPr>
          <w:rFonts w:ascii="Georgia" w:eastAsia="Georgia" w:hAnsi="Georgia" w:cs="Georgia"/>
          <w:spacing w:val="8"/>
          <w:sz w:val="19"/>
          <w:szCs w:val="19"/>
        </w:rPr>
        <w:t xml:space="preserve"> </w:t>
      </w:r>
      <w:r>
        <w:rPr>
          <w:rFonts w:ascii="Georgia" w:eastAsia="Georgia" w:hAnsi="Georgia" w:cs="Georgia"/>
          <w:sz w:val="19"/>
          <w:szCs w:val="19"/>
        </w:rPr>
        <w:t>been</w:t>
      </w:r>
      <w:r>
        <w:rPr>
          <w:rFonts w:ascii="Georgia" w:eastAsia="Georgia" w:hAnsi="Georgia" w:cs="Georgia"/>
          <w:spacing w:val="10"/>
          <w:sz w:val="19"/>
          <w:szCs w:val="19"/>
        </w:rPr>
        <w:t xml:space="preserve"> </w:t>
      </w:r>
      <w:r>
        <w:rPr>
          <w:rFonts w:ascii="Georgia" w:eastAsia="Georgia" w:hAnsi="Georgia" w:cs="Georgia"/>
          <w:sz w:val="19"/>
          <w:szCs w:val="19"/>
        </w:rPr>
        <w:t>slow.</w:t>
      </w:r>
      <w:r>
        <w:rPr>
          <w:rFonts w:ascii="Georgia" w:eastAsia="Georgia" w:hAnsi="Georgia" w:cs="Georgia"/>
          <w:spacing w:val="29"/>
          <w:sz w:val="19"/>
          <w:szCs w:val="19"/>
        </w:rPr>
        <w:t xml:space="preserve"> </w:t>
      </w:r>
      <w:r>
        <w:rPr>
          <w:rFonts w:ascii="Georgia" w:eastAsia="Georgia" w:hAnsi="Georgia" w:cs="Georgia"/>
          <w:sz w:val="19"/>
          <w:szCs w:val="19"/>
        </w:rPr>
        <w:t>In</w:t>
      </w:r>
      <w:r>
        <w:rPr>
          <w:rFonts w:ascii="Georgia" w:eastAsia="Georgia" w:hAnsi="Georgia" w:cs="Georgia"/>
          <w:spacing w:val="8"/>
          <w:sz w:val="19"/>
          <w:szCs w:val="19"/>
        </w:rPr>
        <w:t xml:space="preserve"> </w:t>
      </w:r>
      <w:r>
        <w:rPr>
          <w:rFonts w:ascii="Georgia" w:eastAsia="Georgia" w:hAnsi="Georgia" w:cs="Georgia"/>
          <w:sz w:val="19"/>
          <w:szCs w:val="19"/>
        </w:rPr>
        <w:t>contrast,</w:t>
      </w:r>
      <w:r>
        <w:rPr>
          <w:rFonts w:ascii="Georgia" w:eastAsia="Georgia" w:hAnsi="Georgia" w:cs="Georgia"/>
          <w:spacing w:val="18"/>
          <w:sz w:val="19"/>
          <w:szCs w:val="19"/>
        </w:rPr>
        <w:t xml:space="preserve"> </w:t>
      </w:r>
      <w:r>
        <w:rPr>
          <w:rFonts w:ascii="Georgia" w:eastAsia="Georgia" w:hAnsi="Georgia" w:cs="Georgia"/>
          <w:sz w:val="19"/>
          <w:szCs w:val="19"/>
        </w:rPr>
        <w:t>CT-based</w:t>
      </w:r>
      <w:r>
        <w:rPr>
          <w:rFonts w:ascii="Georgia" w:eastAsia="Georgia" w:hAnsi="Georgia" w:cs="Georgia"/>
          <w:spacing w:val="18"/>
          <w:sz w:val="19"/>
          <w:szCs w:val="19"/>
        </w:rPr>
        <w:t xml:space="preserve"> </w:t>
      </w:r>
      <w:r>
        <w:rPr>
          <w:rFonts w:ascii="Georgia" w:eastAsia="Georgia" w:hAnsi="Georgia" w:cs="Georgia"/>
          <w:sz w:val="19"/>
          <w:szCs w:val="19"/>
        </w:rPr>
        <w:t>methods</w:t>
      </w:r>
      <w:r>
        <w:rPr>
          <w:rFonts w:ascii="Georgia" w:eastAsia="Georgia" w:hAnsi="Georgia" w:cs="Georgia"/>
          <w:spacing w:val="17"/>
          <w:sz w:val="19"/>
          <w:szCs w:val="19"/>
        </w:rPr>
        <w:t xml:space="preserve"> </w:t>
      </w:r>
      <w:r>
        <w:rPr>
          <w:rFonts w:ascii="Georgia" w:eastAsia="Georgia" w:hAnsi="Georgia" w:cs="Georgia"/>
          <w:sz w:val="19"/>
          <w:szCs w:val="19"/>
        </w:rPr>
        <w:t>for</w:t>
      </w:r>
      <w:r>
        <w:rPr>
          <w:rFonts w:ascii="Georgia" w:eastAsia="Georgia" w:hAnsi="Georgia" w:cs="Georgia"/>
          <w:spacing w:val="7"/>
          <w:sz w:val="19"/>
          <w:szCs w:val="19"/>
        </w:rPr>
        <w:t xml:space="preserve"> </w:t>
      </w:r>
      <w:r>
        <w:rPr>
          <w:rFonts w:ascii="Georgia" w:eastAsia="Georgia" w:hAnsi="Georgia" w:cs="Georgia"/>
          <w:sz w:val="19"/>
          <w:szCs w:val="19"/>
        </w:rPr>
        <w:t>measuring</w:t>
      </w:r>
      <w:r>
        <w:rPr>
          <w:rFonts w:ascii="Georgia" w:eastAsia="Georgia" w:hAnsi="Georgia" w:cs="Georgia"/>
          <w:spacing w:val="20"/>
          <w:sz w:val="19"/>
          <w:szCs w:val="19"/>
        </w:rPr>
        <w:t xml:space="preserve"> </w:t>
      </w:r>
      <w:r>
        <w:rPr>
          <w:rFonts w:ascii="Georgia" w:eastAsia="Georgia" w:hAnsi="Georgia" w:cs="Georgia"/>
          <w:sz w:val="19"/>
          <w:szCs w:val="19"/>
        </w:rPr>
        <w:t>emphysema,</w:t>
      </w:r>
      <w:r>
        <w:rPr>
          <w:rFonts w:ascii="Georgia" w:eastAsia="Georgia" w:hAnsi="Georgia" w:cs="Georgia"/>
          <w:spacing w:val="24"/>
          <w:sz w:val="19"/>
          <w:szCs w:val="19"/>
        </w:rPr>
        <w:t xml:space="preserve"> </w:t>
      </w:r>
      <w:r>
        <w:rPr>
          <w:rFonts w:ascii="Georgia" w:eastAsia="Georgia" w:hAnsi="Georgia" w:cs="Georgia"/>
          <w:sz w:val="19"/>
          <w:szCs w:val="19"/>
        </w:rPr>
        <w:t>airway</w:t>
      </w:r>
      <w:r>
        <w:rPr>
          <w:rFonts w:ascii="Georgia" w:eastAsia="Georgia" w:hAnsi="Georgia" w:cs="Georgia"/>
          <w:spacing w:val="13"/>
          <w:sz w:val="19"/>
          <w:szCs w:val="19"/>
        </w:rPr>
        <w:t xml:space="preserve"> </w:t>
      </w:r>
      <w:r>
        <w:rPr>
          <w:rFonts w:ascii="Georgia" w:eastAsia="Georgia" w:hAnsi="Georgia" w:cs="Georgia"/>
          <w:sz w:val="19"/>
          <w:szCs w:val="19"/>
        </w:rPr>
        <w:t>wall</w:t>
      </w:r>
      <w:r>
        <w:rPr>
          <w:rFonts w:ascii="Georgia" w:eastAsia="Georgia" w:hAnsi="Georgia" w:cs="Georgia"/>
          <w:spacing w:val="9"/>
          <w:sz w:val="19"/>
          <w:szCs w:val="19"/>
        </w:rPr>
        <w:t xml:space="preserve"> </w:t>
      </w:r>
      <w:r>
        <w:rPr>
          <w:rFonts w:ascii="Georgia" w:eastAsia="Georgia" w:hAnsi="Georgia" w:cs="Georgia"/>
          <w:sz w:val="19"/>
          <w:szCs w:val="19"/>
        </w:rPr>
        <w:t>thickening,</w:t>
      </w:r>
      <w:r>
        <w:rPr>
          <w:rFonts w:ascii="Georgia" w:eastAsia="Georgia" w:hAnsi="Georgia" w:cs="Georgia"/>
          <w:spacing w:val="22"/>
          <w:sz w:val="19"/>
          <w:szCs w:val="19"/>
        </w:rPr>
        <w:t xml:space="preserve"> </w:t>
      </w:r>
      <w:r>
        <w:rPr>
          <w:rFonts w:ascii="Georgia" w:eastAsia="Georgia" w:hAnsi="Georgia" w:cs="Georgia"/>
          <w:sz w:val="19"/>
          <w:szCs w:val="19"/>
        </w:rPr>
        <w:t>and</w:t>
      </w:r>
      <w:r>
        <w:rPr>
          <w:rFonts w:ascii="Georgia" w:eastAsia="Georgia" w:hAnsi="Georgia" w:cs="Georgia"/>
          <w:spacing w:val="8"/>
          <w:sz w:val="19"/>
          <w:szCs w:val="19"/>
        </w:rPr>
        <w:t xml:space="preserve"> </w:t>
      </w:r>
      <w:r>
        <w:rPr>
          <w:rFonts w:ascii="Georgia" w:eastAsia="Georgia" w:hAnsi="Georgia" w:cs="Georgia"/>
          <w:sz w:val="19"/>
          <w:szCs w:val="19"/>
        </w:rPr>
        <w:t>expiratory</w:t>
      </w:r>
      <w:r>
        <w:rPr>
          <w:rFonts w:ascii="Georgia" w:eastAsia="Georgia" w:hAnsi="Georgia" w:cs="Georgia"/>
          <w:spacing w:val="19"/>
          <w:sz w:val="19"/>
          <w:szCs w:val="19"/>
        </w:rPr>
        <w:t xml:space="preserve"> </w:t>
      </w:r>
      <w:r>
        <w:rPr>
          <w:rFonts w:ascii="Georgia" w:eastAsia="Georgia" w:hAnsi="Georgia" w:cs="Georgia"/>
          <w:sz w:val="19"/>
          <w:szCs w:val="19"/>
        </w:rPr>
        <w:t>air</w:t>
      </w:r>
      <w:r>
        <w:rPr>
          <w:rFonts w:ascii="Georgia" w:eastAsia="Georgia" w:hAnsi="Georgia" w:cs="Georgia"/>
          <w:spacing w:val="9"/>
          <w:sz w:val="19"/>
          <w:szCs w:val="19"/>
        </w:rPr>
        <w:t xml:space="preserve"> </w:t>
      </w:r>
      <w:r>
        <w:rPr>
          <w:rFonts w:ascii="Georgia" w:eastAsia="Georgia" w:hAnsi="Georgia" w:cs="Georgia"/>
          <w:w w:val="102"/>
          <w:sz w:val="19"/>
          <w:szCs w:val="19"/>
        </w:rPr>
        <w:t xml:space="preserve">trapping </w:t>
      </w:r>
      <w:r>
        <w:rPr>
          <w:rFonts w:ascii="Georgia" w:eastAsia="Georgia" w:hAnsi="Georgia" w:cs="Georgia"/>
          <w:sz w:val="19"/>
          <w:szCs w:val="19"/>
        </w:rPr>
        <w:t>have</w:t>
      </w:r>
      <w:r>
        <w:rPr>
          <w:rFonts w:ascii="Georgia" w:eastAsia="Georgia" w:hAnsi="Georgia" w:cs="Georgia"/>
          <w:spacing w:val="3"/>
          <w:sz w:val="19"/>
          <w:szCs w:val="19"/>
        </w:rPr>
        <w:t xml:space="preserve"> </w:t>
      </w:r>
      <w:r>
        <w:rPr>
          <w:rFonts w:ascii="Georgia" w:eastAsia="Georgia" w:hAnsi="Georgia" w:cs="Georgia"/>
          <w:sz w:val="19"/>
          <w:szCs w:val="19"/>
        </w:rPr>
        <w:t>become</w:t>
      </w:r>
      <w:r>
        <w:rPr>
          <w:rFonts w:ascii="Georgia" w:eastAsia="Georgia" w:hAnsi="Georgia" w:cs="Georgia"/>
          <w:spacing w:val="8"/>
          <w:sz w:val="19"/>
          <w:szCs w:val="19"/>
        </w:rPr>
        <w:t xml:space="preserve"> </w:t>
      </w:r>
      <w:r>
        <w:rPr>
          <w:rFonts w:ascii="Georgia" w:eastAsia="Georgia" w:hAnsi="Georgia" w:cs="Georgia"/>
          <w:sz w:val="19"/>
          <w:szCs w:val="19"/>
        </w:rPr>
        <w:t>common</w:t>
      </w:r>
      <w:r>
        <w:rPr>
          <w:rFonts w:ascii="Georgia" w:eastAsia="Georgia" w:hAnsi="Georgia" w:cs="Georgia"/>
          <w:spacing w:val="10"/>
          <w:sz w:val="19"/>
          <w:szCs w:val="19"/>
        </w:rPr>
        <w:t xml:space="preserve"> </w:t>
      </w:r>
      <w:r>
        <w:rPr>
          <w:rFonts w:ascii="Georgia" w:eastAsia="Georgia" w:hAnsi="Georgia" w:cs="Georgia"/>
          <w:sz w:val="19"/>
          <w:szCs w:val="19"/>
        </w:rPr>
        <w:t>in</w:t>
      </w:r>
      <w:r>
        <w:rPr>
          <w:rFonts w:ascii="Georgia" w:eastAsia="Georgia" w:hAnsi="Georgia" w:cs="Georgia"/>
          <w:spacing w:val="1"/>
          <w:sz w:val="19"/>
          <w:szCs w:val="19"/>
        </w:rPr>
        <w:t xml:space="preserve"> </w:t>
      </w:r>
      <w:r>
        <w:rPr>
          <w:rFonts w:ascii="Georgia" w:eastAsia="Georgia" w:hAnsi="Georgia" w:cs="Georgia"/>
          <w:sz w:val="19"/>
          <w:szCs w:val="19"/>
        </w:rPr>
        <w:t>COPD</w:t>
      </w:r>
      <w:r>
        <w:rPr>
          <w:rFonts w:ascii="Georgia" w:eastAsia="Georgia" w:hAnsi="Georgia" w:cs="Georgia"/>
          <w:spacing w:val="5"/>
          <w:sz w:val="19"/>
          <w:szCs w:val="19"/>
        </w:rPr>
        <w:t xml:space="preserve"> </w:t>
      </w:r>
      <w:r>
        <w:rPr>
          <w:rFonts w:ascii="Georgia" w:eastAsia="Georgia" w:hAnsi="Georgia" w:cs="Georgia"/>
          <w:sz w:val="19"/>
          <w:szCs w:val="19"/>
        </w:rPr>
        <w:t>clinical</w:t>
      </w:r>
      <w:r>
        <w:rPr>
          <w:rFonts w:ascii="Georgia" w:eastAsia="Georgia" w:hAnsi="Georgia" w:cs="Georgia"/>
          <w:spacing w:val="7"/>
          <w:sz w:val="19"/>
          <w:szCs w:val="19"/>
        </w:rPr>
        <w:t xml:space="preserve"> </w:t>
      </w:r>
      <w:r>
        <w:rPr>
          <w:rFonts w:ascii="Georgia" w:eastAsia="Georgia" w:hAnsi="Georgia" w:cs="Georgia"/>
          <w:sz w:val="19"/>
          <w:szCs w:val="19"/>
        </w:rPr>
        <w:t>studies.</w:t>
      </w:r>
      <w:r>
        <w:rPr>
          <w:rFonts w:ascii="Georgia" w:eastAsia="Georgia" w:hAnsi="Georgia" w:cs="Georgia"/>
          <w:spacing w:val="28"/>
          <w:sz w:val="19"/>
          <w:szCs w:val="19"/>
        </w:rPr>
        <w:t xml:space="preserve"> </w:t>
      </w:r>
      <w:r>
        <w:rPr>
          <w:rFonts w:ascii="Georgia" w:eastAsia="Georgia" w:hAnsi="Georgia" w:cs="Georgia"/>
          <w:sz w:val="19"/>
          <w:szCs w:val="19"/>
        </w:rPr>
        <w:t>There</w:t>
      </w:r>
      <w:r>
        <w:rPr>
          <w:rFonts w:ascii="Georgia" w:eastAsia="Georgia" w:hAnsi="Georgia" w:cs="Georgia"/>
          <w:spacing w:val="5"/>
          <w:sz w:val="19"/>
          <w:szCs w:val="19"/>
        </w:rPr>
        <w:t xml:space="preserve"> </w:t>
      </w:r>
      <w:r>
        <w:rPr>
          <w:rFonts w:ascii="Georgia" w:eastAsia="Georgia" w:hAnsi="Georgia" w:cs="Georgia"/>
          <w:sz w:val="19"/>
          <w:szCs w:val="19"/>
        </w:rPr>
        <w:t>are several</w:t>
      </w:r>
      <w:r>
        <w:rPr>
          <w:rFonts w:ascii="Georgia" w:eastAsia="Georgia" w:hAnsi="Georgia" w:cs="Georgia"/>
          <w:spacing w:val="8"/>
          <w:sz w:val="19"/>
          <w:szCs w:val="19"/>
        </w:rPr>
        <w:t xml:space="preserve"> </w:t>
      </w:r>
      <w:r>
        <w:rPr>
          <w:rFonts w:ascii="Georgia" w:eastAsia="Georgia" w:hAnsi="Georgia" w:cs="Georgia"/>
          <w:sz w:val="19"/>
          <w:szCs w:val="19"/>
        </w:rPr>
        <w:t>reasons</w:t>
      </w:r>
      <w:r>
        <w:rPr>
          <w:rFonts w:ascii="Georgia" w:eastAsia="Georgia" w:hAnsi="Georgia" w:cs="Georgia"/>
          <w:spacing w:val="8"/>
          <w:sz w:val="19"/>
          <w:szCs w:val="19"/>
        </w:rPr>
        <w:t xml:space="preserve"> </w:t>
      </w:r>
      <w:r>
        <w:rPr>
          <w:rFonts w:ascii="Georgia" w:eastAsia="Georgia" w:hAnsi="Georgia" w:cs="Georgia"/>
          <w:sz w:val="19"/>
          <w:szCs w:val="19"/>
        </w:rPr>
        <w:t>for this:</w:t>
      </w:r>
      <w:r>
        <w:rPr>
          <w:rFonts w:ascii="Georgia" w:eastAsia="Georgia" w:hAnsi="Georgia" w:cs="Georgia"/>
          <w:spacing w:val="21"/>
          <w:sz w:val="19"/>
          <w:szCs w:val="19"/>
        </w:rPr>
        <w:t xml:space="preserve"> </w:t>
      </w:r>
      <w:r>
        <w:rPr>
          <w:rFonts w:ascii="Georgia" w:eastAsia="Georgia" w:hAnsi="Georgia" w:cs="Georgia"/>
          <w:sz w:val="19"/>
          <w:szCs w:val="19"/>
        </w:rPr>
        <w:t>CT is</w:t>
      </w:r>
      <w:r>
        <w:rPr>
          <w:rFonts w:ascii="Georgia" w:eastAsia="Georgia" w:hAnsi="Georgia" w:cs="Georgia"/>
          <w:spacing w:val="-2"/>
          <w:sz w:val="19"/>
          <w:szCs w:val="19"/>
        </w:rPr>
        <w:t xml:space="preserve"> </w:t>
      </w:r>
      <w:r>
        <w:rPr>
          <w:rFonts w:ascii="Georgia" w:eastAsia="Georgia" w:hAnsi="Georgia" w:cs="Georgia"/>
          <w:sz w:val="19"/>
          <w:szCs w:val="19"/>
        </w:rPr>
        <w:t>more</w:t>
      </w:r>
      <w:r>
        <w:rPr>
          <w:rFonts w:ascii="Georgia" w:eastAsia="Georgia" w:hAnsi="Georgia" w:cs="Georgia"/>
          <w:spacing w:val="5"/>
          <w:sz w:val="19"/>
          <w:szCs w:val="19"/>
        </w:rPr>
        <w:t xml:space="preserve"> </w:t>
      </w:r>
      <w:r>
        <w:rPr>
          <w:rFonts w:ascii="Georgia" w:eastAsia="Georgia" w:hAnsi="Georgia" w:cs="Georgia"/>
          <w:sz w:val="19"/>
          <w:szCs w:val="19"/>
        </w:rPr>
        <w:t>accessible,</w:t>
      </w:r>
      <w:r>
        <w:rPr>
          <w:rFonts w:ascii="Georgia" w:eastAsia="Georgia" w:hAnsi="Georgia" w:cs="Georgia"/>
          <w:spacing w:val="15"/>
          <w:sz w:val="19"/>
          <w:szCs w:val="19"/>
        </w:rPr>
        <w:t xml:space="preserve"> </w:t>
      </w:r>
      <w:r>
        <w:rPr>
          <w:rFonts w:ascii="Georgia" w:eastAsia="Georgia" w:hAnsi="Georgia" w:cs="Georgia"/>
          <w:sz w:val="19"/>
          <w:szCs w:val="19"/>
        </w:rPr>
        <w:t>its</w:t>
      </w:r>
      <w:r>
        <w:rPr>
          <w:rFonts w:ascii="Georgia" w:eastAsia="Georgia" w:hAnsi="Georgia" w:cs="Georgia"/>
          <w:spacing w:val="-1"/>
          <w:sz w:val="19"/>
          <w:szCs w:val="19"/>
        </w:rPr>
        <w:t xml:space="preserve"> </w:t>
      </w:r>
      <w:r>
        <w:rPr>
          <w:rFonts w:ascii="Georgia" w:eastAsia="Georgia" w:hAnsi="Georgia" w:cs="Georgia"/>
          <w:sz w:val="19"/>
          <w:szCs w:val="19"/>
        </w:rPr>
        <w:t>images</w:t>
      </w:r>
      <w:r>
        <w:rPr>
          <w:rFonts w:ascii="Georgia" w:eastAsia="Georgia" w:hAnsi="Georgia" w:cs="Georgia"/>
          <w:spacing w:val="7"/>
          <w:sz w:val="19"/>
          <w:szCs w:val="19"/>
        </w:rPr>
        <w:t xml:space="preserve"> </w:t>
      </w:r>
      <w:r>
        <w:rPr>
          <w:rFonts w:ascii="Georgia" w:eastAsia="Georgia" w:hAnsi="Georgia" w:cs="Georgia"/>
          <w:sz w:val="19"/>
          <w:szCs w:val="19"/>
        </w:rPr>
        <w:t>possess</w:t>
      </w:r>
      <w:r>
        <w:rPr>
          <w:rFonts w:ascii="Georgia" w:eastAsia="Georgia" w:hAnsi="Georgia" w:cs="Georgia"/>
          <w:spacing w:val="9"/>
          <w:sz w:val="19"/>
          <w:szCs w:val="19"/>
        </w:rPr>
        <w:t xml:space="preserve"> </w:t>
      </w:r>
      <w:r>
        <w:rPr>
          <w:rFonts w:ascii="Georgia" w:eastAsia="Georgia" w:hAnsi="Georgia" w:cs="Georgia"/>
          <w:w w:val="102"/>
          <w:sz w:val="19"/>
          <w:szCs w:val="19"/>
        </w:rPr>
        <w:t xml:space="preserve">ex- </w:t>
      </w:r>
      <w:proofErr w:type="spellStart"/>
      <w:r>
        <w:rPr>
          <w:rFonts w:ascii="Georgia" w:eastAsia="Georgia" w:hAnsi="Georgia" w:cs="Georgia"/>
          <w:sz w:val="19"/>
          <w:szCs w:val="19"/>
        </w:rPr>
        <w:t>cellent</w:t>
      </w:r>
      <w:proofErr w:type="spellEnd"/>
      <w:r>
        <w:rPr>
          <w:rFonts w:ascii="Georgia" w:eastAsia="Georgia" w:hAnsi="Georgia" w:cs="Georgia"/>
          <w:spacing w:val="16"/>
          <w:sz w:val="19"/>
          <w:szCs w:val="19"/>
        </w:rPr>
        <w:t xml:space="preserve"> </w:t>
      </w:r>
      <w:r>
        <w:rPr>
          <w:rFonts w:ascii="Georgia" w:eastAsia="Georgia" w:hAnsi="Georgia" w:cs="Georgia"/>
          <w:sz w:val="19"/>
          <w:szCs w:val="19"/>
        </w:rPr>
        <w:t>spatial</w:t>
      </w:r>
      <w:r>
        <w:rPr>
          <w:rFonts w:ascii="Georgia" w:eastAsia="Georgia" w:hAnsi="Georgia" w:cs="Georgia"/>
          <w:spacing w:val="16"/>
          <w:sz w:val="19"/>
          <w:szCs w:val="19"/>
        </w:rPr>
        <w:t xml:space="preserve"> </w:t>
      </w:r>
      <w:r>
        <w:rPr>
          <w:rFonts w:ascii="Georgia" w:eastAsia="Georgia" w:hAnsi="Georgia" w:cs="Georgia"/>
          <w:sz w:val="19"/>
          <w:szCs w:val="19"/>
        </w:rPr>
        <w:t>resolution,</w:t>
      </w:r>
      <w:r>
        <w:rPr>
          <w:rFonts w:ascii="Georgia" w:eastAsia="Georgia" w:hAnsi="Georgia" w:cs="Georgia"/>
          <w:spacing w:val="24"/>
          <w:sz w:val="19"/>
          <w:szCs w:val="19"/>
        </w:rPr>
        <w:t xml:space="preserve"> </w:t>
      </w:r>
      <w:r>
        <w:rPr>
          <w:rFonts w:ascii="Georgia" w:eastAsia="Georgia" w:hAnsi="Georgia" w:cs="Georgia"/>
          <w:sz w:val="19"/>
          <w:szCs w:val="19"/>
        </w:rPr>
        <w:t>and</w:t>
      </w:r>
      <w:r>
        <w:rPr>
          <w:rFonts w:ascii="Georgia" w:eastAsia="Georgia" w:hAnsi="Georgia" w:cs="Georgia"/>
          <w:spacing w:val="11"/>
          <w:sz w:val="19"/>
          <w:szCs w:val="19"/>
        </w:rPr>
        <w:t xml:space="preserve"> </w:t>
      </w:r>
      <w:r>
        <w:rPr>
          <w:rFonts w:ascii="Georgia" w:eastAsia="Georgia" w:hAnsi="Georgia" w:cs="Georgia"/>
          <w:sz w:val="19"/>
          <w:szCs w:val="19"/>
        </w:rPr>
        <w:t>quantification</w:t>
      </w:r>
      <w:r>
        <w:rPr>
          <w:rFonts w:ascii="Georgia" w:eastAsia="Georgia" w:hAnsi="Georgia" w:cs="Georgia"/>
          <w:spacing w:val="29"/>
          <w:sz w:val="19"/>
          <w:szCs w:val="19"/>
        </w:rPr>
        <w:t xml:space="preserve"> </w:t>
      </w:r>
      <w:r>
        <w:rPr>
          <w:rFonts w:ascii="Georgia" w:eastAsia="Georgia" w:hAnsi="Georgia" w:cs="Georgia"/>
          <w:sz w:val="19"/>
          <w:szCs w:val="19"/>
        </w:rPr>
        <w:t>of</w:t>
      </w:r>
      <w:r>
        <w:rPr>
          <w:rFonts w:ascii="Georgia" w:eastAsia="Georgia" w:hAnsi="Georgia" w:cs="Georgia"/>
          <w:spacing w:val="8"/>
          <w:sz w:val="19"/>
          <w:szCs w:val="19"/>
        </w:rPr>
        <w:t xml:space="preserve"> </w:t>
      </w:r>
      <w:r>
        <w:rPr>
          <w:rFonts w:ascii="Georgia" w:eastAsia="Georgia" w:hAnsi="Georgia" w:cs="Georgia"/>
          <w:sz w:val="19"/>
          <w:szCs w:val="19"/>
        </w:rPr>
        <w:t>these</w:t>
      </w:r>
      <w:r>
        <w:rPr>
          <w:rFonts w:ascii="Georgia" w:eastAsia="Georgia" w:hAnsi="Georgia" w:cs="Georgia"/>
          <w:spacing w:val="14"/>
          <w:sz w:val="19"/>
          <w:szCs w:val="19"/>
        </w:rPr>
        <w:t xml:space="preserve"> </w:t>
      </w:r>
      <w:r>
        <w:rPr>
          <w:rFonts w:ascii="Georgia" w:eastAsia="Georgia" w:hAnsi="Georgia" w:cs="Georgia"/>
          <w:sz w:val="19"/>
          <w:szCs w:val="19"/>
        </w:rPr>
        <w:t>images</w:t>
      </w:r>
      <w:r>
        <w:rPr>
          <w:rFonts w:ascii="Georgia" w:eastAsia="Georgia" w:hAnsi="Georgia" w:cs="Georgia"/>
          <w:spacing w:val="17"/>
          <w:sz w:val="19"/>
          <w:szCs w:val="19"/>
        </w:rPr>
        <w:t xml:space="preserve"> </w:t>
      </w:r>
      <w:r>
        <w:rPr>
          <w:rFonts w:ascii="Georgia" w:eastAsia="Georgia" w:hAnsi="Georgia" w:cs="Georgia"/>
          <w:sz w:val="19"/>
          <w:szCs w:val="19"/>
        </w:rPr>
        <w:t>is</w:t>
      </w:r>
      <w:r>
        <w:rPr>
          <w:rFonts w:ascii="Georgia" w:eastAsia="Georgia" w:hAnsi="Georgia" w:cs="Georgia"/>
          <w:spacing w:val="8"/>
          <w:sz w:val="19"/>
          <w:szCs w:val="19"/>
        </w:rPr>
        <w:t xml:space="preserve"> </w:t>
      </w:r>
      <w:r>
        <w:rPr>
          <w:rFonts w:ascii="Georgia" w:eastAsia="Georgia" w:hAnsi="Georgia" w:cs="Georgia"/>
          <w:sz w:val="19"/>
          <w:szCs w:val="19"/>
        </w:rPr>
        <w:t>currently</w:t>
      </w:r>
      <w:r>
        <w:rPr>
          <w:rFonts w:ascii="Georgia" w:eastAsia="Georgia" w:hAnsi="Georgia" w:cs="Georgia"/>
          <w:spacing w:val="20"/>
          <w:sz w:val="19"/>
          <w:szCs w:val="19"/>
        </w:rPr>
        <w:t xml:space="preserve"> </w:t>
      </w:r>
      <w:r>
        <w:rPr>
          <w:rFonts w:ascii="Georgia" w:eastAsia="Georgia" w:hAnsi="Georgia" w:cs="Georgia"/>
          <w:sz w:val="19"/>
          <w:szCs w:val="19"/>
        </w:rPr>
        <w:t>superior.</w:t>
      </w:r>
      <w:r>
        <w:rPr>
          <w:rFonts w:ascii="Georgia" w:eastAsia="Georgia" w:hAnsi="Georgia" w:cs="Georgia"/>
          <w:spacing w:val="43"/>
          <w:sz w:val="19"/>
          <w:szCs w:val="19"/>
        </w:rPr>
        <w:t xml:space="preserve"> </w:t>
      </w:r>
      <w:r>
        <w:rPr>
          <w:rFonts w:ascii="Georgia" w:eastAsia="Georgia" w:hAnsi="Georgia" w:cs="Georgia"/>
          <w:sz w:val="19"/>
          <w:szCs w:val="19"/>
        </w:rPr>
        <w:t>However,</w:t>
      </w:r>
      <w:r>
        <w:rPr>
          <w:rFonts w:ascii="Georgia" w:eastAsia="Georgia" w:hAnsi="Georgia" w:cs="Georgia"/>
          <w:spacing w:val="22"/>
          <w:sz w:val="19"/>
          <w:szCs w:val="19"/>
        </w:rPr>
        <w:t xml:space="preserve"> </w:t>
      </w:r>
      <w:r>
        <w:rPr>
          <w:rFonts w:ascii="Georgia" w:eastAsia="Georgia" w:hAnsi="Georgia" w:cs="Georgia"/>
          <w:sz w:val="19"/>
          <w:szCs w:val="19"/>
        </w:rPr>
        <w:t>most</w:t>
      </w:r>
      <w:r>
        <w:rPr>
          <w:rFonts w:ascii="Georgia" w:eastAsia="Georgia" w:hAnsi="Georgia" w:cs="Georgia"/>
          <w:spacing w:val="13"/>
          <w:sz w:val="19"/>
          <w:szCs w:val="19"/>
        </w:rPr>
        <w:t xml:space="preserve"> </w:t>
      </w:r>
      <w:r>
        <w:rPr>
          <w:rFonts w:ascii="Georgia" w:eastAsia="Georgia" w:hAnsi="Georgia" w:cs="Georgia"/>
          <w:sz w:val="19"/>
          <w:szCs w:val="19"/>
        </w:rPr>
        <w:t>CT-based</w:t>
      </w:r>
      <w:r>
        <w:rPr>
          <w:rFonts w:ascii="Georgia" w:eastAsia="Georgia" w:hAnsi="Georgia" w:cs="Georgia"/>
          <w:spacing w:val="21"/>
          <w:sz w:val="19"/>
          <w:szCs w:val="19"/>
        </w:rPr>
        <w:t xml:space="preserve"> </w:t>
      </w:r>
      <w:r>
        <w:rPr>
          <w:rFonts w:ascii="Georgia" w:eastAsia="Georgia" w:hAnsi="Georgia" w:cs="Georgia"/>
          <w:sz w:val="19"/>
          <w:szCs w:val="19"/>
        </w:rPr>
        <w:t>parameters</w:t>
      </w:r>
      <w:r>
        <w:rPr>
          <w:rFonts w:ascii="Georgia" w:eastAsia="Georgia" w:hAnsi="Georgia" w:cs="Georgia"/>
          <w:spacing w:val="24"/>
          <w:sz w:val="19"/>
          <w:szCs w:val="19"/>
        </w:rPr>
        <w:t xml:space="preserve"> </w:t>
      </w:r>
      <w:r>
        <w:rPr>
          <w:rFonts w:ascii="Georgia" w:eastAsia="Georgia" w:hAnsi="Georgia" w:cs="Georgia"/>
          <w:w w:val="102"/>
          <w:sz w:val="19"/>
          <w:szCs w:val="19"/>
        </w:rPr>
        <w:t xml:space="preserve">have </w:t>
      </w:r>
      <w:r>
        <w:rPr>
          <w:rFonts w:ascii="Georgia" w:eastAsia="Georgia" w:hAnsi="Georgia" w:cs="Georgia"/>
          <w:sz w:val="19"/>
          <w:szCs w:val="19"/>
        </w:rPr>
        <w:t>only</w:t>
      </w:r>
      <w:r>
        <w:rPr>
          <w:rFonts w:ascii="Georgia" w:eastAsia="Georgia" w:hAnsi="Georgia" w:cs="Georgia"/>
          <w:spacing w:val="21"/>
          <w:sz w:val="19"/>
          <w:szCs w:val="19"/>
        </w:rPr>
        <w:t xml:space="preserve"> </w:t>
      </w:r>
      <w:r>
        <w:rPr>
          <w:rFonts w:ascii="Georgia" w:eastAsia="Georgia" w:hAnsi="Georgia" w:cs="Georgia"/>
          <w:sz w:val="19"/>
          <w:szCs w:val="19"/>
        </w:rPr>
        <w:t>an</w:t>
      </w:r>
      <w:r>
        <w:rPr>
          <w:rFonts w:ascii="Georgia" w:eastAsia="Georgia" w:hAnsi="Georgia" w:cs="Georgia"/>
          <w:spacing w:val="18"/>
          <w:sz w:val="19"/>
          <w:szCs w:val="19"/>
        </w:rPr>
        <w:t xml:space="preserve"> </w:t>
      </w:r>
      <w:r>
        <w:rPr>
          <w:rFonts w:ascii="Georgia" w:eastAsia="Georgia" w:hAnsi="Georgia" w:cs="Georgia"/>
          <w:sz w:val="19"/>
          <w:szCs w:val="19"/>
        </w:rPr>
        <w:t>indirect</w:t>
      </w:r>
      <w:r>
        <w:rPr>
          <w:rFonts w:ascii="Georgia" w:eastAsia="Georgia" w:hAnsi="Georgia" w:cs="Georgia"/>
          <w:spacing w:val="27"/>
          <w:sz w:val="19"/>
          <w:szCs w:val="19"/>
        </w:rPr>
        <w:t xml:space="preserve"> </w:t>
      </w:r>
      <w:r>
        <w:rPr>
          <w:rFonts w:ascii="Georgia" w:eastAsia="Georgia" w:hAnsi="Georgia" w:cs="Georgia"/>
          <w:sz w:val="19"/>
          <w:szCs w:val="19"/>
        </w:rPr>
        <w:t>relation</w:t>
      </w:r>
      <w:r>
        <w:rPr>
          <w:rFonts w:ascii="Georgia" w:eastAsia="Georgia" w:hAnsi="Georgia" w:cs="Georgia"/>
          <w:spacing w:val="27"/>
          <w:sz w:val="19"/>
          <w:szCs w:val="19"/>
        </w:rPr>
        <w:t xml:space="preserve"> </w:t>
      </w:r>
      <w:r>
        <w:rPr>
          <w:rFonts w:ascii="Georgia" w:eastAsia="Georgia" w:hAnsi="Georgia" w:cs="Georgia"/>
          <w:sz w:val="19"/>
          <w:szCs w:val="19"/>
        </w:rPr>
        <w:t>to</w:t>
      </w:r>
      <w:r>
        <w:rPr>
          <w:rFonts w:ascii="Georgia" w:eastAsia="Georgia" w:hAnsi="Georgia" w:cs="Georgia"/>
          <w:spacing w:val="17"/>
          <w:sz w:val="19"/>
          <w:szCs w:val="19"/>
        </w:rPr>
        <w:t xml:space="preserve"> </w:t>
      </w:r>
      <w:r>
        <w:rPr>
          <w:rFonts w:ascii="Georgia" w:eastAsia="Georgia" w:hAnsi="Georgia" w:cs="Georgia"/>
          <w:sz w:val="19"/>
          <w:szCs w:val="19"/>
        </w:rPr>
        <w:t>physiology,</w:t>
      </w:r>
      <w:r>
        <w:rPr>
          <w:rFonts w:ascii="Georgia" w:eastAsia="Georgia" w:hAnsi="Georgia" w:cs="Georgia"/>
          <w:spacing w:val="36"/>
          <w:sz w:val="19"/>
          <w:szCs w:val="19"/>
        </w:rPr>
        <w:t xml:space="preserve"> </w:t>
      </w:r>
      <w:r>
        <w:rPr>
          <w:rFonts w:ascii="Georgia" w:eastAsia="Georgia" w:hAnsi="Georgia" w:cs="Georgia"/>
          <w:sz w:val="19"/>
          <w:szCs w:val="19"/>
        </w:rPr>
        <w:t>and</w:t>
      </w:r>
      <w:r>
        <w:rPr>
          <w:rFonts w:ascii="Georgia" w:eastAsia="Georgia" w:hAnsi="Georgia" w:cs="Georgia"/>
          <w:spacing w:val="20"/>
          <w:sz w:val="19"/>
          <w:szCs w:val="19"/>
        </w:rPr>
        <w:t xml:space="preserve"> </w:t>
      </w:r>
      <w:r>
        <w:rPr>
          <w:rFonts w:ascii="Georgia" w:eastAsia="Georgia" w:hAnsi="Georgia" w:cs="Georgia"/>
          <w:sz w:val="19"/>
          <w:szCs w:val="19"/>
        </w:rPr>
        <w:t>the</w:t>
      </w:r>
      <w:r>
        <w:rPr>
          <w:rFonts w:ascii="Georgia" w:eastAsia="Georgia" w:hAnsi="Georgia" w:cs="Georgia"/>
          <w:spacing w:val="19"/>
          <w:sz w:val="19"/>
          <w:szCs w:val="19"/>
        </w:rPr>
        <w:t xml:space="preserve"> </w:t>
      </w:r>
      <w:r>
        <w:rPr>
          <w:rFonts w:ascii="Georgia" w:eastAsia="Georgia" w:hAnsi="Georgia" w:cs="Georgia"/>
          <w:sz w:val="19"/>
          <w:szCs w:val="19"/>
        </w:rPr>
        <w:t>modality</w:t>
      </w:r>
      <w:r>
        <w:rPr>
          <w:rFonts w:ascii="Georgia" w:eastAsia="Georgia" w:hAnsi="Georgia" w:cs="Georgia"/>
          <w:spacing w:val="29"/>
          <w:sz w:val="19"/>
          <w:szCs w:val="19"/>
        </w:rPr>
        <w:t xml:space="preserve"> </w:t>
      </w:r>
      <w:r>
        <w:rPr>
          <w:rFonts w:ascii="Georgia" w:eastAsia="Georgia" w:hAnsi="Georgia" w:cs="Georgia"/>
          <w:sz w:val="19"/>
          <w:szCs w:val="19"/>
        </w:rPr>
        <w:t>exposes</w:t>
      </w:r>
      <w:r>
        <w:rPr>
          <w:rFonts w:ascii="Georgia" w:eastAsia="Georgia" w:hAnsi="Georgia" w:cs="Georgia"/>
          <w:spacing w:val="27"/>
          <w:sz w:val="19"/>
          <w:szCs w:val="19"/>
        </w:rPr>
        <w:t xml:space="preserve"> </w:t>
      </w:r>
      <w:r>
        <w:rPr>
          <w:rFonts w:ascii="Georgia" w:eastAsia="Georgia" w:hAnsi="Georgia" w:cs="Georgia"/>
          <w:sz w:val="19"/>
          <w:szCs w:val="19"/>
        </w:rPr>
        <w:t>patients</w:t>
      </w:r>
      <w:r>
        <w:rPr>
          <w:rFonts w:ascii="Georgia" w:eastAsia="Georgia" w:hAnsi="Georgia" w:cs="Georgia"/>
          <w:spacing w:val="28"/>
          <w:sz w:val="19"/>
          <w:szCs w:val="19"/>
        </w:rPr>
        <w:t xml:space="preserve"> </w:t>
      </w:r>
      <w:r>
        <w:rPr>
          <w:rFonts w:ascii="Georgia" w:eastAsia="Georgia" w:hAnsi="Georgia" w:cs="Georgia"/>
          <w:sz w:val="19"/>
          <w:szCs w:val="19"/>
        </w:rPr>
        <w:t>to</w:t>
      </w:r>
      <w:r>
        <w:rPr>
          <w:rFonts w:ascii="Georgia" w:eastAsia="Georgia" w:hAnsi="Georgia" w:cs="Georgia"/>
          <w:spacing w:val="17"/>
          <w:sz w:val="19"/>
          <w:szCs w:val="19"/>
        </w:rPr>
        <w:t xml:space="preserve"> </w:t>
      </w:r>
      <w:r>
        <w:rPr>
          <w:rFonts w:ascii="Georgia" w:eastAsia="Georgia" w:hAnsi="Georgia" w:cs="Georgia"/>
          <w:sz w:val="19"/>
          <w:szCs w:val="19"/>
        </w:rPr>
        <w:t>ionizing</w:t>
      </w:r>
      <w:r>
        <w:rPr>
          <w:rFonts w:ascii="Georgia" w:eastAsia="Georgia" w:hAnsi="Georgia" w:cs="Georgia"/>
          <w:spacing w:val="27"/>
          <w:sz w:val="19"/>
          <w:szCs w:val="19"/>
        </w:rPr>
        <w:t xml:space="preserve"> </w:t>
      </w:r>
      <w:r>
        <w:rPr>
          <w:rFonts w:ascii="Georgia" w:eastAsia="Georgia" w:hAnsi="Georgia" w:cs="Georgia"/>
          <w:sz w:val="19"/>
          <w:szCs w:val="19"/>
        </w:rPr>
        <w:t xml:space="preserve">radiation. </w:t>
      </w:r>
      <w:r>
        <w:rPr>
          <w:rFonts w:ascii="Georgia" w:eastAsia="Georgia" w:hAnsi="Georgia" w:cs="Georgia"/>
          <w:spacing w:val="25"/>
          <w:sz w:val="19"/>
          <w:szCs w:val="19"/>
        </w:rPr>
        <w:t xml:space="preserve"> </w:t>
      </w:r>
      <w:r>
        <w:rPr>
          <w:rFonts w:ascii="Georgia" w:eastAsia="Georgia" w:hAnsi="Georgia" w:cs="Georgia"/>
          <w:sz w:val="19"/>
          <w:szCs w:val="19"/>
        </w:rPr>
        <w:t>Both</w:t>
      </w:r>
      <w:r>
        <w:rPr>
          <w:rFonts w:ascii="Georgia" w:eastAsia="Georgia" w:hAnsi="Georgia" w:cs="Georgia"/>
          <w:spacing w:val="22"/>
          <w:sz w:val="19"/>
          <w:szCs w:val="19"/>
        </w:rPr>
        <w:t xml:space="preserve"> </w:t>
      </w:r>
      <w:r>
        <w:rPr>
          <w:rFonts w:ascii="Georgia" w:eastAsia="Georgia" w:hAnsi="Georgia" w:cs="Georgia"/>
          <w:sz w:val="19"/>
          <w:szCs w:val="19"/>
        </w:rPr>
        <w:t>of</w:t>
      </w:r>
      <w:r>
        <w:rPr>
          <w:rFonts w:ascii="Georgia" w:eastAsia="Georgia" w:hAnsi="Georgia" w:cs="Georgia"/>
          <w:spacing w:val="17"/>
          <w:sz w:val="19"/>
          <w:szCs w:val="19"/>
        </w:rPr>
        <w:t xml:space="preserve"> </w:t>
      </w:r>
      <w:r>
        <w:rPr>
          <w:rFonts w:ascii="Georgia" w:eastAsia="Georgia" w:hAnsi="Georgia" w:cs="Georgia"/>
          <w:sz w:val="19"/>
          <w:szCs w:val="19"/>
        </w:rPr>
        <w:t>these</w:t>
      </w:r>
      <w:r>
        <w:rPr>
          <w:rFonts w:ascii="Georgia" w:eastAsia="Georgia" w:hAnsi="Georgia" w:cs="Georgia"/>
          <w:spacing w:val="23"/>
          <w:sz w:val="19"/>
          <w:szCs w:val="19"/>
        </w:rPr>
        <w:t xml:space="preserve"> </w:t>
      </w:r>
      <w:r>
        <w:rPr>
          <w:rFonts w:ascii="Georgia" w:eastAsia="Georgia" w:hAnsi="Georgia" w:cs="Georgia"/>
          <w:w w:val="102"/>
          <w:sz w:val="19"/>
          <w:szCs w:val="19"/>
        </w:rPr>
        <w:t xml:space="preserve">shortcomings </w:t>
      </w:r>
      <w:r>
        <w:rPr>
          <w:rFonts w:ascii="Georgia" w:eastAsia="Georgia" w:hAnsi="Georgia" w:cs="Georgia"/>
          <w:sz w:val="19"/>
          <w:szCs w:val="19"/>
        </w:rPr>
        <w:t>can</w:t>
      </w:r>
      <w:r>
        <w:rPr>
          <w:rFonts w:ascii="Georgia" w:eastAsia="Georgia" w:hAnsi="Georgia" w:cs="Georgia"/>
          <w:spacing w:val="14"/>
          <w:sz w:val="19"/>
          <w:szCs w:val="19"/>
        </w:rPr>
        <w:t xml:space="preserve"> </w:t>
      </w:r>
      <w:r>
        <w:rPr>
          <w:rFonts w:ascii="Georgia" w:eastAsia="Georgia" w:hAnsi="Georgia" w:cs="Georgia"/>
          <w:sz w:val="19"/>
          <w:szCs w:val="19"/>
        </w:rPr>
        <w:t>be</w:t>
      </w:r>
      <w:r>
        <w:rPr>
          <w:rFonts w:ascii="Georgia" w:eastAsia="Georgia" w:hAnsi="Georgia" w:cs="Georgia"/>
          <w:spacing w:val="12"/>
          <w:sz w:val="19"/>
          <w:szCs w:val="19"/>
        </w:rPr>
        <w:t xml:space="preserve"> </w:t>
      </w:r>
      <w:r>
        <w:rPr>
          <w:rFonts w:ascii="Georgia" w:eastAsia="Georgia" w:hAnsi="Georgia" w:cs="Georgia"/>
          <w:sz w:val="19"/>
          <w:szCs w:val="19"/>
        </w:rPr>
        <w:t>addressed</w:t>
      </w:r>
      <w:r>
        <w:rPr>
          <w:rFonts w:ascii="Georgia" w:eastAsia="Georgia" w:hAnsi="Georgia" w:cs="Georgia"/>
          <w:spacing w:val="25"/>
          <w:sz w:val="19"/>
          <w:szCs w:val="19"/>
        </w:rPr>
        <w:t xml:space="preserve"> </w:t>
      </w:r>
      <w:r>
        <w:rPr>
          <w:rFonts w:ascii="Georgia" w:eastAsia="Georgia" w:hAnsi="Georgia" w:cs="Georgia"/>
          <w:sz w:val="19"/>
          <w:szCs w:val="19"/>
        </w:rPr>
        <w:t>by</w:t>
      </w:r>
      <w:r>
        <w:rPr>
          <w:rFonts w:ascii="Georgia" w:eastAsia="Georgia" w:hAnsi="Georgia" w:cs="Georgia"/>
          <w:spacing w:val="12"/>
          <w:sz w:val="19"/>
          <w:szCs w:val="19"/>
        </w:rPr>
        <w:t xml:space="preserve"> </w:t>
      </w:r>
      <w:r>
        <w:rPr>
          <w:rFonts w:ascii="Georgia" w:eastAsia="Georgia" w:hAnsi="Georgia" w:cs="Georgia"/>
          <w:sz w:val="19"/>
          <w:szCs w:val="19"/>
        </w:rPr>
        <w:t>HP</w:t>
      </w:r>
      <w:r>
        <w:rPr>
          <w:rFonts w:ascii="Georgia" w:eastAsia="Georgia" w:hAnsi="Georgia" w:cs="Georgia"/>
          <w:spacing w:val="13"/>
          <w:sz w:val="19"/>
          <w:szCs w:val="19"/>
        </w:rPr>
        <w:t xml:space="preserve"> </w:t>
      </w:r>
      <w:r>
        <w:rPr>
          <w:rFonts w:ascii="Georgia" w:eastAsia="Georgia" w:hAnsi="Georgia" w:cs="Georgia"/>
          <w:sz w:val="19"/>
          <w:szCs w:val="19"/>
        </w:rPr>
        <w:t>gas</w:t>
      </w:r>
      <w:r>
        <w:rPr>
          <w:rFonts w:ascii="Georgia" w:eastAsia="Georgia" w:hAnsi="Georgia" w:cs="Georgia"/>
          <w:spacing w:val="13"/>
          <w:sz w:val="19"/>
          <w:szCs w:val="19"/>
        </w:rPr>
        <w:t xml:space="preserve"> </w:t>
      </w:r>
      <w:r>
        <w:rPr>
          <w:rFonts w:ascii="Georgia" w:eastAsia="Georgia" w:hAnsi="Georgia" w:cs="Georgia"/>
          <w:sz w:val="19"/>
          <w:szCs w:val="19"/>
        </w:rPr>
        <w:t>MRI.</w:t>
      </w:r>
      <w:r>
        <w:rPr>
          <w:rFonts w:ascii="Georgia" w:eastAsia="Georgia" w:hAnsi="Georgia" w:cs="Georgia"/>
          <w:spacing w:val="17"/>
          <w:sz w:val="19"/>
          <w:szCs w:val="19"/>
        </w:rPr>
        <w:t xml:space="preserve"> </w:t>
      </w:r>
      <w:r>
        <w:rPr>
          <w:rFonts w:ascii="Georgia" w:eastAsia="Georgia" w:hAnsi="Georgia" w:cs="Georgia"/>
          <w:sz w:val="19"/>
          <w:szCs w:val="19"/>
        </w:rPr>
        <w:t>Consequently,</w:t>
      </w:r>
      <w:r>
        <w:rPr>
          <w:rFonts w:ascii="Georgia" w:eastAsia="Georgia" w:hAnsi="Georgia" w:cs="Georgia"/>
          <w:spacing w:val="33"/>
          <w:sz w:val="19"/>
          <w:szCs w:val="19"/>
        </w:rPr>
        <w:t xml:space="preserve"> </w:t>
      </w:r>
      <w:r>
        <w:rPr>
          <w:rFonts w:ascii="Georgia" w:eastAsia="Georgia" w:hAnsi="Georgia" w:cs="Georgia"/>
          <w:sz w:val="19"/>
          <w:szCs w:val="19"/>
        </w:rPr>
        <w:t>the</w:t>
      </w:r>
      <w:r>
        <w:rPr>
          <w:rFonts w:ascii="Georgia" w:eastAsia="Georgia" w:hAnsi="Georgia" w:cs="Georgia"/>
          <w:spacing w:val="13"/>
          <w:sz w:val="19"/>
          <w:szCs w:val="19"/>
        </w:rPr>
        <w:t xml:space="preserve"> </w:t>
      </w:r>
      <w:r>
        <w:rPr>
          <w:rFonts w:ascii="Georgia" w:eastAsia="Georgia" w:hAnsi="Georgia" w:cs="Georgia"/>
          <w:sz w:val="19"/>
          <w:szCs w:val="19"/>
        </w:rPr>
        <w:t>study</w:t>
      </w:r>
      <w:r>
        <w:rPr>
          <w:rFonts w:ascii="Georgia" w:eastAsia="Georgia" w:hAnsi="Georgia" w:cs="Georgia"/>
          <w:spacing w:val="17"/>
          <w:sz w:val="19"/>
          <w:szCs w:val="19"/>
        </w:rPr>
        <w:t xml:space="preserve"> </w:t>
      </w:r>
      <w:r>
        <w:rPr>
          <w:rFonts w:ascii="Georgia" w:eastAsia="Georgia" w:hAnsi="Georgia" w:cs="Georgia"/>
          <w:sz w:val="19"/>
          <w:szCs w:val="19"/>
        </w:rPr>
        <w:t>seeks</w:t>
      </w:r>
      <w:r>
        <w:rPr>
          <w:rFonts w:ascii="Georgia" w:eastAsia="Georgia" w:hAnsi="Georgia" w:cs="Georgia"/>
          <w:spacing w:val="17"/>
          <w:sz w:val="19"/>
          <w:szCs w:val="19"/>
        </w:rPr>
        <w:t xml:space="preserve"> </w:t>
      </w:r>
      <w:r>
        <w:rPr>
          <w:rFonts w:ascii="Georgia" w:eastAsia="Georgia" w:hAnsi="Georgia" w:cs="Georgia"/>
          <w:sz w:val="19"/>
          <w:szCs w:val="19"/>
        </w:rPr>
        <w:t>to</w:t>
      </w:r>
      <w:r>
        <w:rPr>
          <w:rFonts w:ascii="Georgia" w:eastAsia="Georgia" w:hAnsi="Georgia" w:cs="Georgia"/>
          <w:spacing w:val="11"/>
          <w:sz w:val="19"/>
          <w:szCs w:val="19"/>
        </w:rPr>
        <w:t xml:space="preserve"> </w:t>
      </w:r>
      <w:r>
        <w:rPr>
          <w:rFonts w:ascii="Georgia" w:eastAsia="Georgia" w:hAnsi="Georgia" w:cs="Georgia"/>
          <w:sz w:val="19"/>
          <w:szCs w:val="19"/>
        </w:rPr>
        <w:t>more</w:t>
      </w:r>
      <w:r>
        <w:rPr>
          <w:rFonts w:ascii="Georgia" w:eastAsia="Georgia" w:hAnsi="Georgia" w:cs="Georgia"/>
          <w:spacing w:val="17"/>
          <w:sz w:val="19"/>
          <w:szCs w:val="19"/>
        </w:rPr>
        <w:t xml:space="preserve"> </w:t>
      </w:r>
      <w:r>
        <w:rPr>
          <w:rFonts w:ascii="Georgia" w:eastAsia="Georgia" w:hAnsi="Georgia" w:cs="Georgia"/>
          <w:sz w:val="19"/>
          <w:szCs w:val="19"/>
        </w:rPr>
        <w:t>fully</w:t>
      </w:r>
      <w:r>
        <w:rPr>
          <w:rFonts w:ascii="Georgia" w:eastAsia="Georgia" w:hAnsi="Georgia" w:cs="Georgia"/>
          <w:spacing w:val="15"/>
          <w:sz w:val="19"/>
          <w:szCs w:val="19"/>
        </w:rPr>
        <w:t xml:space="preserve"> </w:t>
      </w:r>
      <w:r>
        <w:rPr>
          <w:rFonts w:ascii="Georgia" w:eastAsia="Georgia" w:hAnsi="Georgia" w:cs="Georgia"/>
          <w:sz w:val="19"/>
          <w:szCs w:val="19"/>
        </w:rPr>
        <w:t>exploit</w:t>
      </w:r>
      <w:r>
        <w:rPr>
          <w:rFonts w:ascii="Georgia" w:eastAsia="Georgia" w:hAnsi="Georgia" w:cs="Georgia"/>
          <w:spacing w:val="19"/>
          <w:sz w:val="19"/>
          <w:szCs w:val="19"/>
        </w:rPr>
        <w:t xml:space="preserve"> </w:t>
      </w:r>
      <w:r>
        <w:rPr>
          <w:rFonts w:ascii="Georgia" w:eastAsia="Georgia" w:hAnsi="Georgia" w:cs="Georgia"/>
          <w:sz w:val="19"/>
          <w:szCs w:val="19"/>
        </w:rPr>
        <w:t>the</w:t>
      </w:r>
      <w:r>
        <w:rPr>
          <w:rFonts w:ascii="Georgia" w:eastAsia="Georgia" w:hAnsi="Georgia" w:cs="Georgia"/>
          <w:spacing w:val="13"/>
          <w:sz w:val="19"/>
          <w:szCs w:val="19"/>
        </w:rPr>
        <w:t xml:space="preserve"> </w:t>
      </w:r>
      <w:r>
        <w:rPr>
          <w:rFonts w:ascii="Georgia" w:eastAsia="Georgia" w:hAnsi="Georgia" w:cs="Georgia"/>
          <w:sz w:val="19"/>
          <w:szCs w:val="19"/>
        </w:rPr>
        <w:t>clinical</w:t>
      </w:r>
      <w:r>
        <w:rPr>
          <w:rFonts w:ascii="Georgia" w:eastAsia="Georgia" w:hAnsi="Georgia" w:cs="Georgia"/>
          <w:spacing w:val="20"/>
          <w:sz w:val="19"/>
          <w:szCs w:val="19"/>
        </w:rPr>
        <w:t xml:space="preserve"> </w:t>
      </w:r>
      <w:r>
        <w:rPr>
          <w:rFonts w:ascii="Georgia" w:eastAsia="Georgia" w:hAnsi="Georgia" w:cs="Georgia"/>
          <w:sz w:val="19"/>
          <w:szCs w:val="19"/>
        </w:rPr>
        <w:t>potential</w:t>
      </w:r>
      <w:r>
        <w:rPr>
          <w:rFonts w:ascii="Georgia" w:eastAsia="Georgia" w:hAnsi="Georgia" w:cs="Georgia"/>
          <w:spacing w:val="23"/>
          <w:sz w:val="19"/>
          <w:szCs w:val="19"/>
        </w:rPr>
        <w:t xml:space="preserve"> </w:t>
      </w:r>
      <w:r>
        <w:rPr>
          <w:rFonts w:ascii="Georgia" w:eastAsia="Georgia" w:hAnsi="Georgia" w:cs="Georgia"/>
          <w:sz w:val="19"/>
          <w:szCs w:val="19"/>
        </w:rPr>
        <w:t>of</w:t>
      </w:r>
      <w:r>
        <w:rPr>
          <w:rFonts w:ascii="Georgia" w:eastAsia="Georgia" w:hAnsi="Georgia" w:cs="Georgia"/>
          <w:spacing w:val="11"/>
          <w:sz w:val="19"/>
          <w:szCs w:val="19"/>
        </w:rPr>
        <w:t xml:space="preserve"> </w:t>
      </w:r>
      <w:r>
        <w:rPr>
          <w:rFonts w:ascii="Georgia" w:eastAsia="Georgia" w:hAnsi="Georgia" w:cs="Georgia"/>
          <w:sz w:val="19"/>
          <w:szCs w:val="19"/>
        </w:rPr>
        <w:t>HP</w:t>
      </w:r>
      <w:r>
        <w:rPr>
          <w:rFonts w:ascii="Georgia" w:eastAsia="Georgia" w:hAnsi="Georgia" w:cs="Georgia"/>
          <w:spacing w:val="13"/>
          <w:sz w:val="19"/>
          <w:szCs w:val="19"/>
        </w:rPr>
        <w:t xml:space="preserve"> </w:t>
      </w:r>
      <w:r>
        <w:rPr>
          <w:rFonts w:ascii="Georgia" w:eastAsia="Georgia" w:hAnsi="Georgia" w:cs="Georgia"/>
          <w:sz w:val="19"/>
          <w:szCs w:val="19"/>
        </w:rPr>
        <w:t>gas</w:t>
      </w:r>
      <w:r>
        <w:rPr>
          <w:rFonts w:ascii="Georgia" w:eastAsia="Georgia" w:hAnsi="Georgia" w:cs="Georgia"/>
          <w:spacing w:val="13"/>
          <w:sz w:val="19"/>
          <w:szCs w:val="19"/>
        </w:rPr>
        <w:t xml:space="preserve"> </w:t>
      </w:r>
      <w:r>
        <w:rPr>
          <w:rFonts w:ascii="Georgia" w:eastAsia="Georgia" w:hAnsi="Georgia" w:cs="Georgia"/>
          <w:sz w:val="19"/>
          <w:szCs w:val="19"/>
        </w:rPr>
        <w:t>MRI</w:t>
      </w:r>
      <w:r>
        <w:rPr>
          <w:rFonts w:ascii="Georgia" w:eastAsia="Georgia" w:hAnsi="Georgia" w:cs="Georgia"/>
          <w:spacing w:val="16"/>
          <w:sz w:val="19"/>
          <w:szCs w:val="19"/>
        </w:rPr>
        <w:t xml:space="preserve"> </w:t>
      </w:r>
      <w:r>
        <w:rPr>
          <w:rFonts w:ascii="Georgia" w:eastAsia="Georgia" w:hAnsi="Georgia" w:cs="Georgia"/>
          <w:w w:val="102"/>
          <w:sz w:val="19"/>
          <w:szCs w:val="19"/>
        </w:rPr>
        <w:t xml:space="preserve">by </w:t>
      </w:r>
      <w:r>
        <w:rPr>
          <w:rFonts w:ascii="Georgia" w:eastAsia="Georgia" w:hAnsi="Georgia" w:cs="Georgia"/>
          <w:sz w:val="19"/>
          <w:szCs w:val="19"/>
        </w:rPr>
        <w:t>optimizing</w:t>
      </w:r>
      <w:r>
        <w:rPr>
          <w:rFonts w:ascii="Georgia" w:eastAsia="Georgia" w:hAnsi="Georgia" w:cs="Georgia"/>
          <w:spacing w:val="19"/>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sz w:val="19"/>
          <w:szCs w:val="19"/>
        </w:rPr>
        <w:t>testing</w:t>
      </w:r>
      <w:r>
        <w:rPr>
          <w:rFonts w:ascii="Georgia" w:eastAsia="Georgia" w:hAnsi="Georgia" w:cs="Georgia"/>
          <w:spacing w:val="12"/>
          <w:sz w:val="19"/>
          <w:szCs w:val="19"/>
        </w:rPr>
        <w:t xml:space="preserve"> </w:t>
      </w:r>
      <w:r>
        <w:rPr>
          <w:rFonts w:ascii="Georgia" w:eastAsia="Georgia" w:hAnsi="Georgia" w:cs="Georgia"/>
          <w:sz w:val="19"/>
          <w:szCs w:val="19"/>
        </w:rPr>
        <w:t>parameters</w:t>
      </w:r>
      <w:r>
        <w:rPr>
          <w:rFonts w:ascii="Georgia" w:eastAsia="Georgia" w:hAnsi="Georgia" w:cs="Georgia"/>
          <w:spacing w:val="20"/>
          <w:sz w:val="19"/>
          <w:szCs w:val="19"/>
        </w:rPr>
        <w:t xml:space="preserve"> </w:t>
      </w:r>
      <w:r>
        <w:rPr>
          <w:rFonts w:ascii="Georgia" w:eastAsia="Georgia" w:hAnsi="Georgia" w:cs="Georgia"/>
          <w:sz w:val="19"/>
          <w:szCs w:val="19"/>
        </w:rPr>
        <w:t>for</w:t>
      </w:r>
      <w:r>
        <w:rPr>
          <w:rFonts w:ascii="Georgia" w:eastAsia="Georgia" w:hAnsi="Georgia" w:cs="Georgia"/>
          <w:spacing w:val="6"/>
          <w:sz w:val="19"/>
          <w:szCs w:val="19"/>
        </w:rPr>
        <w:t xml:space="preserve"> </w:t>
      </w:r>
      <w:r>
        <w:rPr>
          <w:rFonts w:ascii="Georgia" w:eastAsia="Georgia" w:hAnsi="Georgia" w:cs="Georgia"/>
          <w:sz w:val="19"/>
          <w:szCs w:val="19"/>
        </w:rPr>
        <w:t>the</w:t>
      </w:r>
      <w:r>
        <w:rPr>
          <w:rFonts w:ascii="Georgia" w:eastAsia="Georgia" w:hAnsi="Georgia" w:cs="Georgia"/>
          <w:spacing w:val="6"/>
          <w:sz w:val="19"/>
          <w:szCs w:val="19"/>
        </w:rPr>
        <w:t xml:space="preserve"> </w:t>
      </w:r>
      <w:r>
        <w:rPr>
          <w:rFonts w:ascii="Georgia" w:eastAsia="Georgia" w:hAnsi="Georgia" w:cs="Georgia"/>
          <w:sz w:val="19"/>
          <w:szCs w:val="19"/>
        </w:rPr>
        <w:t>regional</w:t>
      </w:r>
      <w:r>
        <w:rPr>
          <w:rFonts w:ascii="Georgia" w:eastAsia="Georgia" w:hAnsi="Georgia" w:cs="Georgia"/>
          <w:spacing w:val="15"/>
          <w:sz w:val="19"/>
          <w:szCs w:val="19"/>
        </w:rPr>
        <w:t xml:space="preserve"> </w:t>
      </w:r>
      <w:r>
        <w:rPr>
          <w:rFonts w:ascii="Georgia" w:eastAsia="Georgia" w:hAnsi="Georgia" w:cs="Georgia"/>
          <w:sz w:val="19"/>
          <w:szCs w:val="19"/>
        </w:rPr>
        <w:t>assessment</w:t>
      </w:r>
      <w:r>
        <w:rPr>
          <w:rFonts w:ascii="Georgia" w:eastAsia="Georgia" w:hAnsi="Georgia" w:cs="Georgia"/>
          <w:spacing w:val="20"/>
          <w:sz w:val="19"/>
          <w:szCs w:val="19"/>
        </w:rPr>
        <w:t xml:space="preserve"> </w:t>
      </w:r>
      <w:r>
        <w:rPr>
          <w:rFonts w:ascii="Georgia" w:eastAsia="Georgia" w:hAnsi="Georgia" w:cs="Georgia"/>
          <w:sz w:val="19"/>
          <w:szCs w:val="19"/>
        </w:rPr>
        <w:t>of</w:t>
      </w:r>
      <w:r>
        <w:rPr>
          <w:rFonts w:ascii="Georgia" w:eastAsia="Georgia" w:hAnsi="Georgia" w:cs="Georgia"/>
          <w:spacing w:val="4"/>
          <w:sz w:val="19"/>
          <w:szCs w:val="19"/>
        </w:rPr>
        <w:t xml:space="preserve"> </w:t>
      </w:r>
      <w:r>
        <w:rPr>
          <w:rFonts w:ascii="Georgia" w:eastAsia="Georgia" w:hAnsi="Georgia" w:cs="Georgia"/>
          <w:sz w:val="19"/>
          <w:szCs w:val="19"/>
        </w:rPr>
        <w:t>COPD</w:t>
      </w:r>
      <w:r>
        <w:rPr>
          <w:rFonts w:ascii="Georgia" w:eastAsia="Georgia" w:hAnsi="Georgia" w:cs="Georgia"/>
          <w:spacing w:val="11"/>
          <w:sz w:val="19"/>
          <w:szCs w:val="19"/>
        </w:rPr>
        <w:t xml:space="preserve"> </w:t>
      </w:r>
      <w:r>
        <w:rPr>
          <w:rFonts w:ascii="Georgia" w:eastAsia="Georgia" w:hAnsi="Georgia" w:cs="Georgia"/>
          <w:sz w:val="19"/>
          <w:szCs w:val="19"/>
        </w:rPr>
        <w:t>patients</w:t>
      </w:r>
      <w:r>
        <w:rPr>
          <w:rFonts w:ascii="Georgia" w:eastAsia="Georgia" w:hAnsi="Georgia" w:cs="Georgia"/>
          <w:spacing w:val="15"/>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sz w:val="19"/>
          <w:szCs w:val="19"/>
        </w:rPr>
        <w:t>symptomatic</w:t>
      </w:r>
      <w:r>
        <w:rPr>
          <w:rFonts w:ascii="Georgia" w:eastAsia="Georgia" w:hAnsi="Georgia" w:cs="Georgia"/>
          <w:spacing w:val="23"/>
          <w:sz w:val="19"/>
          <w:szCs w:val="19"/>
        </w:rPr>
        <w:t xml:space="preserve"> </w:t>
      </w:r>
      <w:r>
        <w:rPr>
          <w:rFonts w:ascii="Georgia" w:eastAsia="Georgia" w:hAnsi="Georgia" w:cs="Georgia"/>
          <w:w w:val="102"/>
          <w:sz w:val="19"/>
          <w:szCs w:val="19"/>
        </w:rPr>
        <w:t>smokers.</w:t>
      </w:r>
    </w:p>
    <w:p w14:paraId="12775B5E" w14:textId="77777777" w:rsidR="00E61F9D" w:rsidRDefault="005C64D6">
      <w:pPr>
        <w:spacing w:before="60" w:after="0" w:line="277" w:lineRule="auto"/>
        <w:ind w:left="120" w:right="88" w:hanging="7"/>
        <w:jc w:val="both"/>
        <w:rPr>
          <w:rFonts w:ascii="Georgia" w:eastAsia="Georgia" w:hAnsi="Georgia" w:cs="Georgia"/>
          <w:sz w:val="19"/>
          <w:szCs w:val="19"/>
        </w:rPr>
      </w:pPr>
      <w:r>
        <w:rPr>
          <w:rFonts w:ascii="Georgia" w:eastAsia="Georgia" w:hAnsi="Georgia" w:cs="Georgia"/>
          <w:sz w:val="19"/>
          <w:szCs w:val="19"/>
        </w:rPr>
        <w:t>A</w:t>
      </w:r>
      <w:r>
        <w:rPr>
          <w:rFonts w:ascii="Georgia" w:eastAsia="Georgia" w:hAnsi="Georgia" w:cs="Georgia"/>
          <w:spacing w:val="-11"/>
          <w:sz w:val="19"/>
          <w:szCs w:val="19"/>
        </w:rPr>
        <w:t xml:space="preserve"> </w:t>
      </w:r>
      <w:r>
        <w:rPr>
          <w:rFonts w:ascii="Georgia" w:eastAsia="Georgia" w:hAnsi="Georgia" w:cs="Georgia"/>
          <w:sz w:val="19"/>
          <w:szCs w:val="19"/>
        </w:rPr>
        <w:t>novel</w:t>
      </w:r>
      <w:r>
        <w:rPr>
          <w:rFonts w:ascii="Georgia" w:eastAsia="Georgia" w:hAnsi="Georgia" w:cs="Georgia"/>
          <w:spacing w:val="-5"/>
          <w:sz w:val="19"/>
          <w:szCs w:val="19"/>
        </w:rPr>
        <w:t xml:space="preserve"> </w:t>
      </w:r>
      <w:r>
        <w:rPr>
          <w:rFonts w:ascii="Georgia" w:eastAsia="Georgia" w:hAnsi="Georgia" w:cs="Georgia"/>
          <w:sz w:val="19"/>
          <w:szCs w:val="19"/>
        </w:rPr>
        <w:t>multi-breath</w:t>
      </w:r>
      <w:r>
        <w:rPr>
          <w:rFonts w:ascii="Georgia" w:eastAsia="Georgia" w:hAnsi="Georgia" w:cs="Georgia"/>
          <w:spacing w:val="8"/>
          <w:sz w:val="19"/>
          <w:szCs w:val="19"/>
        </w:rPr>
        <w:t xml:space="preserve"> </w:t>
      </w:r>
      <w:r>
        <w:rPr>
          <w:rFonts w:ascii="Georgia" w:eastAsia="Georgia" w:hAnsi="Georgia" w:cs="Georgia"/>
          <w:sz w:val="19"/>
          <w:szCs w:val="19"/>
        </w:rPr>
        <w:t>HP</w:t>
      </w:r>
      <w:r>
        <w:rPr>
          <w:rFonts w:ascii="Georgia" w:eastAsia="Georgia" w:hAnsi="Georgia" w:cs="Georgia"/>
          <w:spacing w:val="-9"/>
          <w:sz w:val="19"/>
          <w:szCs w:val="19"/>
        </w:rPr>
        <w:t xml:space="preserve"> </w:t>
      </w:r>
      <w:r>
        <w:rPr>
          <w:rFonts w:ascii="Georgia" w:eastAsia="Georgia" w:hAnsi="Georgia" w:cs="Georgia"/>
          <w:sz w:val="19"/>
          <w:szCs w:val="19"/>
        </w:rPr>
        <w:t>MRI</w:t>
      </w:r>
      <w:r>
        <w:rPr>
          <w:rFonts w:ascii="Georgia" w:eastAsia="Georgia" w:hAnsi="Georgia" w:cs="Georgia"/>
          <w:spacing w:val="-6"/>
          <w:sz w:val="19"/>
          <w:szCs w:val="19"/>
        </w:rPr>
        <w:t xml:space="preserve"> </w:t>
      </w:r>
      <w:r>
        <w:rPr>
          <w:rFonts w:ascii="Georgia" w:eastAsia="Georgia" w:hAnsi="Georgia" w:cs="Georgia"/>
          <w:sz w:val="19"/>
          <w:szCs w:val="19"/>
        </w:rPr>
        <w:t>technique</w:t>
      </w:r>
      <w:r>
        <w:rPr>
          <w:rFonts w:ascii="Georgia" w:eastAsia="Georgia" w:hAnsi="Georgia" w:cs="Georgia"/>
          <w:spacing w:val="3"/>
          <w:sz w:val="19"/>
          <w:szCs w:val="19"/>
        </w:rPr>
        <w:t xml:space="preserve"> </w:t>
      </w:r>
      <w:r>
        <w:rPr>
          <w:rFonts w:ascii="Georgia" w:eastAsia="Georgia" w:hAnsi="Georgia" w:cs="Georgia"/>
          <w:sz w:val="19"/>
          <w:szCs w:val="19"/>
        </w:rPr>
        <w:t>allows</w:t>
      </w:r>
      <w:r>
        <w:rPr>
          <w:rFonts w:ascii="Georgia" w:eastAsia="Georgia" w:hAnsi="Georgia" w:cs="Georgia"/>
          <w:spacing w:val="-3"/>
          <w:sz w:val="19"/>
          <w:szCs w:val="19"/>
        </w:rPr>
        <w:t xml:space="preserve"> </w:t>
      </w:r>
      <w:r>
        <w:rPr>
          <w:rFonts w:ascii="Georgia" w:eastAsia="Georgia" w:hAnsi="Georgia" w:cs="Georgia"/>
          <w:sz w:val="19"/>
          <w:szCs w:val="19"/>
        </w:rPr>
        <w:t>for</w:t>
      </w:r>
      <w:r>
        <w:rPr>
          <w:rFonts w:ascii="Georgia" w:eastAsia="Georgia" w:hAnsi="Georgia" w:cs="Georgia"/>
          <w:spacing w:val="-9"/>
          <w:sz w:val="19"/>
          <w:szCs w:val="19"/>
        </w:rPr>
        <w:t xml:space="preserve"> </w:t>
      </w:r>
      <w:r>
        <w:rPr>
          <w:rFonts w:ascii="Georgia" w:eastAsia="Georgia" w:hAnsi="Georgia" w:cs="Georgia"/>
          <w:sz w:val="19"/>
          <w:szCs w:val="19"/>
        </w:rPr>
        <w:t>the</w:t>
      </w:r>
      <w:r>
        <w:rPr>
          <w:rFonts w:ascii="Georgia" w:eastAsia="Georgia" w:hAnsi="Georgia" w:cs="Georgia"/>
          <w:spacing w:val="-9"/>
          <w:sz w:val="19"/>
          <w:szCs w:val="19"/>
        </w:rPr>
        <w:t xml:space="preserve"> </w:t>
      </w:r>
      <w:r>
        <w:rPr>
          <w:rFonts w:ascii="Georgia" w:eastAsia="Georgia" w:hAnsi="Georgia" w:cs="Georgia"/>
          <w:sz w:val="19"/>
          <w:szCs w:val="19"/>
        </w:rPr>
        <w:t>simultaneous</w:t>
      </w:r>
      <w:r>
        <w:rPr>
          <w:rFonts w:ascii="Georgia" w:eastAsia="Georgia" w:hAnsi="Georgia" w:cs="Georgia"/>
          <w:spacing w:val="9"/>
          <w:sz w:val="19"/>
          <w:szCs w:val="19"/>
        </w:rPr>
        <w:t xml:space="preserve"> </w:t>
      </w:r>
      <w:r>
        <w:rPr>
          <w:rFonts w:ascii="Georgia" w:eastAsia="Georgia" w:hAnsi="Georgia" w:cs="Georgia"/>
          <w:sz w:val="19"/>
          <w:szCs w:val="19"/>
        </w:rPr>
        <w:t>measurement</w:t>
      </w:r>
      <w:r>
        <w:rPr>
          <w:rFonts w:ascii="Georgia" w:eastAsia="Georgia" w:hAnsi="Georgia" w:cs="Georgia"/>
          <w:spacing w:val="9"/>
          <w:sz w:val="19"/>
          <w:szCs w:val="19"/>
        </w:rPr>
        <w:t xml:space="preserve"> </w:t>
      </w:r>
      <w:r>
        <w:rPr>
          <w:rFonts w:ascii="Georgia" w:eastAsia="Georgia" w:hAnsi="Georgia" w:cs="Georgia"/>
          <w:sz w:val="19"/>
          <w:szCs w:val="19"/>
        </w:rPr>
        <w:t>of</w:t>
      </w:r>
      <w:r>
        <w:rPr>
          <w:rFonts w:ascii="Georgia" w:eastAsia="Georgia" w:hAnsi="Georgia" w:cs="Georgia"/>
          <w:spacing w:val="-11"/>
          <w:sz w:val="19"/>
          <w:szCs w:val="19"/>
        </w:rPr>
        <w:t xml:space="preserve"> </w:t>
      </w:r>
      <w:r>
        <w:rPr>
          <w:rFonts w:ascii="Georgia" w:eastAsia="Georgia" w:hAnsi="Georgia" w:cs="Georgia"/>
          <w:sz w:val="19"/>
          <w:szCs w:val="19"/>
        </w:rPr>
        <w:t>fractional</w:t>
      </w:r>
      <w:r>
        <w:rPr>
          <w:rFonts w:ascii="Georgia" w:eastAsia="Georgia" w:hAnsi="Georgia" w:cs="Georgia"/>
          <w:spacing w:val="2"/>
          <w:sz w:val="19"/>
          <w:szCs w:val="19"/>
        </w:rPr>
        <w:t xml:space="preserve"> </w:t>
      </w:r>
      <w:r>
        <w:rPr>
          <w:rFonts w:ascii="Georgia" w:eastAsia="Georgia" w:hAnsi="Georgia" w:cs="Georgia"/>
          <w:sz w:val="19"/>
          <w:szCs w:val="19"/>
        </w:rPr>
        <w:t>ventilation</w:t>
      </w:r>
      <w:r>
        <w:rPr>
          <w:rFonts w:ascii="Georgia" w:eastAsia="Georgia" w:hAnsi="Georgia" w:cs="Georgia"/>
          <w:spacing w:val="5"/>
          <w:sz w:val="19"/>
          <w:szCs w:val="19"/>
        </w:rPr>
        <w:t xml:space="preserve"> </w:t>
      </w:r>
      <w:r>
        <w:rPr>
          <w:rFonts w:ascii="Georgia" w:eastAsia="Georgia" w:hAnsi="Georgia" w:cs="Georgia"/>
          <w:sz w:val="19"/>
          <w:szCs w:val="19"/>
        </w:rPr>
        <w:t>(FV),</w:t>
      </w:r>
      <w:r>
        <w:rPr>
          <w:rFonts w:ascii="Georgia" w:eastAsia="Georgia" w:hAnsi="Georgia" w:cs="Georgia"/>
          <w:spacing w:val="-5"/>
          <w:sz w:val="19"/>
          <w:szCs w:val="19"/>
        </w:rPr>
        <w:t xml:space="preserve"> </w:t>
      </w:r>
      <w:r>
        <w:rPr>
          <w:rFonts w:ascii="Georgia" w:eastAsia="Georgia" w:hAnsi="Georgia" w:cs="Georgia"/>
          <w:sz w:val="19"/>
          <w:szCs w:val="19"/>
        </w:rPr>
        <w:t xml:space="preserve">regional </w:t>
      </w:r>
      <w:r>
        <w:rPr>
          <w:rFonts w:ascii="Georgia" w:eastAsia="Georgia" w:hAnsi="Georgia" w:cs="Georgia"/>
          <w:w w:val="102"/>
          <w:sz w:val="19"/>
          <w:szCs w:val="19"/>
        </w:rPr>
        <w:t xml:space="preserve">partial </w:t>
      </w:r>
      <w:r>
        <w:rPr>
          <w:rFonts w:ascii="Georgia" w:eastAsia="Georgia" w:hAnsi="Georgia" w:cs="Georgia"/>
          <w:sz w:val="19"/>
          <w:szCs w:val="19"/>
        </w:rPr>
        <w:t>pressure</w:t>
      </w:r>
      <w:r>
        <w:rPr>
          <w:rFonts w:ascii="Georgia" w:eastAsia="Georgia" w:hAnsi="Georgia" w:cs="Georgia"/>
          <w:spacing w:val="19"/>
          <w:sz w:val="19"/>
          <w:szCs w:val="19"/>
        </w:rPr>
        <w:t xml:space="preserve"> </w:t>
      </w:r>
      <w:r>
        <w:rPr>
          <w:rFonts w:ascii="Georgia" w:eastAsia="Georgia" w:hAnsi="Georgia" w:cs="Georgia"/>
          <w:sz w:val="19"/>
          <w:szCs w:val="19"/>
        </w:rPr>
        <w:t>of</w:t>
      </w:r>
      <w:r>
        <w:rPr>
          <w:rFonts w:ascii="Georgia" w:eastAsia="Georgia" w:hAnsi="Georgia" w:cs="Georgia"/>
          <w:spacing w:val="8"/>
          <w:sz w:val="19"/>
          <w:szCs w:val="19"/>
        </w:rPr>
        <w:t xml:space="preserve"> </w:t>
      </w:r>
      <w:r>
        <w:rPr>
          <w:rFonts w:ascii="Georgia" w:eastAsia="Georgia" w:hAnsi="Georgia" w:cs="Georgia"/>
          <w:sz w:val="19"/>
          <w:szCs w:val="19"/>
        </w:rPr>
        <w:t>oxygen</w:t>
      </w:r>
      <w:r>
        <w:rPr>
          <w:rFonts w:ascii="Georgia" w:eastAsia="Georgia" w:hAnsi="Georgia" w:cs="Georgia"/>
          <w:spacing w:val="17"/>
          <w:sz w:val="19"/>
          <w:szCs w:val="19"/>
        </w:rPr>
        <w:t xml:space="preserve"> </w:t>
      </w:r>
      <w:r>
        <w:rPr>
          <w:rFonts w:ascii="Georgia" w:eastAsia="Georgia" w:hAnsi="Georgia" w:cs="Georgia"/>
          <w:sz w:val="19"/>
          <w:szCs w:val="19"/>
        </w:rPr>
        <w:t>(PAO2),</w:t>
      </w:r>
      <w:r>
        <w:rPr>
          <w:rFonts w:ascii="Georgia" w:eastAsia="Georgia" w:hAnsi="Georgia" w:cs="Georgia"/>
          <w:spacing w:val="20"/>
          <w:sz w:val="19"/>
          <w:szCs w:val="19"/>
        </w:rPr>
        <w:t xml:space="preserve"> </w:t>
      </w:r>
      <w:r>
        <w:rPr>
          <w:rFonts w:ascii="Georgia" w:eastAsia="Georgia" w:hAnsi="Georgia" w:cs="Georgia"/>
          <w:sz w:val="19"/>
          <w:szCs w:val="19"/>
        </w:rPr>
        <w:t>and</w:t>
      </w:r>
      <w:r>
        <w:rPr>
          <w:rFonts w:ascii="Georgia" w:eastAsia="Georgia" w:hAnsi="Georgia" w:cs="Georgia"/>
          <w:spacing w:val="11"/>
          <w:sz w:val="19"/>
          <w:szCs w:val="19"/>
        </w:rPr>
        <w:t xml:space="preserve"> </w:t>
      </w:r>
      <w:r>
        <w:rPr>
          <w:rFonts w:ascii="Georgia" w:eastAsia="Georgia" w:hAnsi="Georgia" w:cs="Georgia"/>
          <w:sz w:val="19"/>
          <w:szCs w:val="19"/>
        </w:rPr>
        <w:t>apparent</w:t>
      </w:r>
      <w:r>
        <w:rPr>
          <w:rFonts w:ascii="Georgia" w:eastAsia="Georgia" w:hAnsi="Georgia" w:cs="Georgia"/>
          <w:spacing w:val="20"/>
          <w:sz w:val="19"/>
          <w:szCs w:val="19"/>
        </w:rPr>
        <w:t xml:space="preserve"> </w:t>
      </w:r>
      <w:r>
        <w:rPr>
          <w:rFonts w:ascii="Georgia" w:eastAsia="Georgia" w:hAnsi="Georgia" w:cs="Georgia"/>
          <w:sz w:val="19"/>
          <w:szCs w:val="19"/>
        </w:rPr>
        <w:t>diffusion</w:t>
      </w:r>
      <w:r>
        <w:rPr>
          <w:rFonts w:ascii="Georgia" w:eastAsia="Georgia" w:hAnsi="Georgia" w:cs="Georgia"/>
          <w:spacing w:val="20"/>
          <w:sz w:val="19"/>
          <w:szCs w:val="19"/>
        </w:rPr>
        <w:t xml:space="preserve"> </w:t>
      </w:r>
      <w:r>
        <w:rPr>
          <w:rFonts w:ascii="Georgia" w:eastAsia="Georgia" w:hAnsi="Georgia" w:cs="Georgia"/>
          <w:sz w:val="19"/>
          <w:szCs w:val="19"/>
        </w:rPr>
        <w:t>coefficient</w:t>
      </w:r>
      <w:r>
        <w:rPr>
          <w:rFonts w:ascii="Georgia" w:eastAsia="Georgia" w:hAnsi="Georgia" w:cs="Georgia"/>
          <w:spacing w:val="22"/>
          <w:sz w:val="19"/>
          <w:szCs w:val="19"/>
        </w:rPr>
        <w:t xml:space="preserve"> </w:t>
      </w:r>
      <w:r>
        <w:rPr>
          <w:rFonts w:ascii="Georgia" w:eastAsia="Georgia" w:hAnsi="Georgia" w:cs="Georgia"/>
          <w:sz w:val="19"/>
          <w:szCs w:val="19"/>
        </w:rPr>
        <w:t>(ADC).</w:t>
      </w:r>
      <w:r>
        <w:rPr>
          <w:rFonts w:ascii="Georgia" w:eastAsia="Georgia" w:hAnsi="Georgia" w:cs="Georgia"/>
          <w:spacing w:val="17"/>
          <w:sz w:val="19"/>
          <w:szCs w:val="19"/>
        </w:rPr>
        <w:t xml:space="preserve"> </w:t>
      </w:r>
      <w:r>
        <w:rPr>
          <w:rFonts w:ascii="Georgia" w:eastAsia="Georgia" w:hAnsi="Georgia" w:cs="Georgia"/>
          <w:sz w:val="19"/>
          <w:szCs w:val="19"/>
        </w:rPr>
        <w:t>Obtaining</w:t>
      </w:r>
      <w:r>
        <w:rPr>
          <w:rFonts w:ascii="Georgia" w:eastAsia="Georgia" w:hAnsi="Georgia" w:cs="Georgia"/>
          <w:spacing w:val="22"/>
          <w:sz w:val="19"/>
          <w:szCs w:val="19"/>
        </w:rPr>
        <w:t xml:space="preserve"> </w:t>
      </w:r>
      <w:r>
        <w:rPr>
          <w:rFonts w:ascii="Georgia" w:eastAsia="Georgia" w:hAnsi="Georgia" w:cs="Georgia"/>
          <w:sz w:val="19"/>
          <w:szCs w:val="19"/>
        </w:rPr>
        <w:t>all</w:t>
      </w:r>
      <w:r>
        <w:rPr>
          <w:rFonts w:ascii="Georgia" w:eastAsia="Georgia" w:hAnsi="Georgia" w:cs="Georgia"/>
          <w:spacing w:val="9"/>
          <w:sz w:val="19"/>
          <w:szCs w:val="19"/>
        </w:rPr>
        <w:t xml:space="preserve"> </w:t>
      </w:r>
      <w:r>
        <w:rPr>
          <w:rFonts w:ascii="Georgia" w:eastAsia="Georgia" w:hAnsi="Georgia" w:cs="Georgia"/>
          <w:sz w:val="19"/>
          <w:szCs w:val="19"/>
        </w:rPr>
        <w:t>three</w:t>
      </w:r>
      <w:r>
        <w:rPr>
          <w:rFonts w:ascii="Georgia" w:eastAsia="Georgia" w:hAnsi="Georgia" w:cs="Georgia"/>
          <w:spacing w:val="14"/>
          <w:sz w:val="19"/>
          <w:szCs w:val="19"/>
        </w:rPr>
        <w:t xml:space="preserve"> </w:t>
      </w:r>
      <w:r>
        <w:rPr>
          <w:rFonts w:ascii="Georgia" w:eastAsia="Georgia" w:hAnsi="Georgia" w:cs="Georgia"/>
          <w:sz w:val="19"/>
          <w:szCs w:val="19"/>
        </w:rPr>
        <w:t>parameters</w:t>
      </w:r>
      <w:r>
        <w:rPr>
          <w:rFonts w:ascii="Georgia" w:eastAsia="Georgia" w:hAnsi="Georgia" w:cs="Georgia"/>
          <w:spacing w:val="24"/>
          <w:sz w:val="19"/>
          <w:szCs w:val="19"/>
        </w:rPr>
        <w:t xml:space="preserve"> </w:t>
      </w:r>
      <w:r>
        <w:rPr>
          <w:rFonts w:ascii="Georgia" w:eastAsia="Georgia" w:hAnsi="Georgia" w:cs="Georgia"/>
          <w:sz w:val="19"/>
          <w:szCs w:val="19"/>
        </w:rPr>
        <w:t>in</w:t>
      </w:r>
      <w:r>
        <w:rPr>
          <w:rFonts w:ascii="Georgia" w:eastAsia="Georgia" w:hAnsi="Georgia" w:cs="Georgia"/>
          <w:spacing w:val="10"/>
          <w:sz w:val="19"/>
          <w:szCs w:val="19"/>
        </w:rPr>
        <w:t xml:space="preserve"> </w:t>
      </w:r>
      <w:r>
        <w:rPr>
          <w:rFonts w:ascii="Georgia" w:eastAsia="Georgia" w:hAnsi="Georgia" w:cs="Georgia"/>
          <w:sz w:val="19"/>
          <w:szCs w:val="19"/>
        </w:rPr>
        <w:t>a</w:t>
      </w:r>
      <w:r>
        <w:rPr>
          <w:rFonts w:ascii="Georgia" w:eastAsia="Georgia" w:hAnsi="Georgia" w:cs="Georgia"/>
          <w:spacing w:val="8"/>
          <w:sz w:val="19"/>
          <w:szCs w:val="19"/>
        </w:rPr>
        <w:t xml:space="preserve"> </w:t>
      </w:r>
      <w:r>
        <w:rPr>
          <w:rFonts w:ascii="Georgia" w:eastAsia="Georgia" w:hAnsi="Georgia" w:cs="Georgia"/>
          <w:sz w:val="19"/>
          <w:szCs w:val="19"/>
        </w:rPr>
        <w:t>single</w:t>
      </w:r>
      <w:r>
        <w:rPr>
          <w:rFonts w:ascii="Georgia" w:eastAsia="Georgia" w:hAnsi="Georgia" w:cs="Georgia"/>
          <w:spacing w:val="15"/>
          <w:sz w:val="19"/>
          <w:szCs w:val="19"/>
        </w:rPr>
        <w:t xml:space="preserve"> </w:t>
      </w:r>
      <w:r>
        <w:rPr>
          <w:rFonts w:ascii="Georgia" w:eastAsia="Georgia" w:hAnsi="Georgia" w:cs="Georgia"/>
          <w:sz w:val="19"/>
          <w:szCs w:val="19"/>
        </w:rPr>
        <w:t>scan</w:t>
      </w:r>
      <w:r>
        <w:rPr>
          <w:rFonts w:ascii="Georgia" w:eastAsia="Georgia" w:hAnsi="Georgia" w:cs="Georgia"/>
          <w:spacing w:val="13"/>
          <w:sz w:val="19"/>
          <w:szCs w:val="19"/>
        </w:rPr>
        <w:t xml:space="preserve"> </w:t>
      </w:r>
      <w:r>
        <w:rPr>
          <w:rFonts w:ascii="Georgia" w:eastAsia="Georgia" w:hAnsi="Georgia" w:cs="Georgia"/>
          <w:w w:val="102"/>
          <w:sz w:val="19"/>
          <w:szCs w:val="19"/>
        </w:rPr>
        <w:t xml:space="preserve">reduces </w:t>
      </w:r>
      <w:r>
        <w:rPr>
          <w:rFonts w:ascii="Georgia" w:eastAsia="Georgia" w:hAnsi="Georgia" w:cs="Georgia"/>
          <w:sz w:val="19"/>
          <w:szCs w:val="19"/>
        </w:rPr>
        <w:t>the</w:t>
      </w:r>
      <w:r>
        <w:rPr>
          <w:rFonts w:ascii="Georgia" w:eastAsia="Georgia" w:hAnsi="Georgia" w:cs="Georgia"/>
          <w:spacing w:val="-1"/>
          <w:sz w:val="19"/>
          <w:szCs w:val="19"/>
        </w:rPr>
        <w:t xml:space="preserve"> </w:t>
      </w:r>
      <w:r>
        <w:rPr>
          <w:rFonts w:ascii="Georgia" w:eastAsia="Georgia" w:hAnsi="Georgia" w:cs="Georgia"/>
          <w:sz w:val="19"/>
          <w:szCs w:val="19"/>
        </w:rPr>
        <w:t>necessary</w:t>
      </w:r>
      <w:r>
        <w:rPr>
          <w:rFonts w:ascii="Georgia" w:eastAsia="Georgia" w:hAnsi="Georgia" w:cs="Georgia"/>
          <w:spacing w:val="10"/>
          <w:sz w:val="19"/>
          <w:szCs w:val="19"/>
        </w:rPr>
        <w:t xml:space="preserve"> </w:t>
      </w:r>
      <w:r>
        <w:rPr>
          <w:rFonts w:ascii="Georgia" w:eastAsia="Georgia" w:hAnsi="Georgia" w:cs="Georgia"/>
          <w:sz w:val="19"/>
          <w:szCs w:val="19"/>
        </w:rPr>
        <w:t>amount</w:t>
      </w:r>
      <w:r>
        <w:rPr>
          <w:rFonts w:ascii="Georgia" w:eastAsia="Georgia" w:hAnsi="Georgia" w:cs="Georgia"/>
          <w:spacing w:val="7"/>
          <w:sz w:val="19"/>
          <w:szCs w:val="19"/>
        </w:rPr>
        <w:t xml:space="preserve"> </w:t>
      </w:r>
      <w:r>
        <w:rPr>
          <w:rFonts w:ascii="Georgia" w:eastAsia="Georgia" w:hAnsi="Georgia" w:cs="Georgia"/>
          <w:sz w:val="19"/>
          <w:szCs w:val="19"/>
        </w:rPr>
        <w:t>of</w:t>
      </w:r>
      <w:r>
        <w:rPr>
          <w:rFonts w:ascii="Georgia" w:eastAsia="Georgia" w:hAnsi="Georgia" w:cs="Georgia"/>
          <w:spacing w:val="-3"/>
          <w:sz w:val="19"/>
          <w:szCs w:val="19"/>
        </w:rPr>
        <w:t xml:space="preserve"> </w:t>
      </w:r>
      <w:r>
        <w:rPr>
          <w:rFonts w:ascii="Georgia" w:eastAsia="Georgia" w:hAnsi="Georgia" w:cs="Georgia"/>
          <w:sz w:val="19"/>
          <w:szCs w:val="19"/>
        </w:rPr>
        <w:t>imaging</w:t>
      </w:r>
      <w:r>
        <w:rPr>
          <w:rFonts w:ascii="Georgia" w:eastAsia="Georgia" w:hAnsi="Georgia" w:cs="Georgia"/>
          <w:spacing w:val="8"/>
          <w:sz w:val="19"/>
          <w:szCs w:val="19"/>
        </w:rPr>
        <w:t xml:space="preserve"> </w:t>
      </w:r>
      <w:r>
        <w:rPr>
          <w:rFonts w:ascii="Georgia" w:eastAsia="Georgia" w:hAnsi="Georgia" w:cs="Georgia"/>
          <w:sz w:val="19"/>
          <w:szCs w:val="19"/>
        </w:rPr>
        <w:t>gas</w:t>
      </w:r>
      <w:r>
        <w:rPr>
          <w:rFonts w:ascii="Georgia" w:eastAsia="Georgia" w:hAnsi="Georgia" w:cs="Georgia"/>
          <w:spacing w:val="-1"/>
          <w:sz w:val="19"/>
          <w:szCs w:val="19"/>
        </w:rPr>
        <w:t xml:space="preserve"> </w:t>
      </w:r>
      <w:r>
        <w:rPr>
          <w:rFonts w:ascii="Georgia" w:eastAsia="Georgia" w:hAnsi="Georgia" w:cs="Georgia"/>
          <w:sz w:val="19"/>
          <w:szCs w:val="19"/>
        </w:rPr>
        <w:t>while</w:t>
      </w:r>
      <w:r>
        <w:rPr>
          <w:rFonts w:ascii="Georgia" w:eastAsia="Georgia" w:hAnsi="Georgia" w:cs="Georgia"/>
          <w:spacing w:val="3"/>
          <w:sz w:val="19"/>
          <w:szCs w:val="19"/>
        </w:rPr>
        <w:t xml:space="preserve"> </w:t>
      </w:r>
      <w:r>
        <w:rPr>
          <w:rFonts w:ascii="Georgia" w:eastAsia="Georgia" w:hAnsi="Georgia" w:cs="Georgia"/>
          <w:sz w:val="19"/>
          <w:szCs w:val="19"/>
        </w:rPr>
        <w:t>increasing</w:t>
      </w:r>
      <w:r>
        <w:rPr>
          <w:rFonts w:ascii="Georgia" w:eastAsia="Georgia" w:hAnsi="Georgia" w:cs="Georgia"/>
          <w:spacing w:val="11"/>
          <w:sz w:val="19"/>
          <w:szCs w:val="19"/>
        </w:rPr>
        <w:t xml:space="preserve"> </w:t>
      </w:r>
      <w:r>
        <w:rPr>
          <w:rFonts w:ascii="Georgia" w:eastAsia="Georgia" w:hAnsi="Georgia" w:cs="Georgia"/>
          <w:sz w:val="19"/>
          <w:szCs w:val="19"/>
        </w:rPr>
        <w:t>accuracy</w:t>
      </w:r>
      <w:r>
        <w:rPr>
          <w:rFonts w:ascii="Georgia" w:eastAsia="Georgia" w:hAnsi="Georgia" w:cs="Georgia"/>
          <w:spacing w:val="9"/>
          <w:sz w:val="19"/>
          <w:szCs w:val="19"/>
        </w:rPr>
        <w:t xml:space="preserve"> </w:t>
      </w:r>
      <w:r>
        <w:rPr>
          <w:rFonts w:ascii="Georgia" w:eastAsia="Georgia" w:hAnsi="Georgia" w:cs="Georgia"/>
          <w:sz w:val="19"/>
          <w:szCs w:val="19"/>
        </w:rPr>
        <w:t>by</w:t>
      </w:r>
      <w:r>
        <w:rPr>
          <w:rFonts w:ascii="Georgia" w:eastAsia="Georgia" w:hAnsi="Georgia" w:cs="Georgia"/>
          <w:spacing w:val="-2"/>
          <w:sz w:val="19"/>
          <w:szCs w:val="19"/>
        </w:rPr>
        <w:t xml:space="preserve"> </w:t>
      </w:r>
      <w:r>
        <w:rPr>
          <w:rFonts w:ascii="Georgia" w:eastAsia="Georgia" w:hAnsi="Georgia" w:cs="Georgia"/>
          <w:sz w:val="19"/>
          <w:szCs w:val="19"/>
        </w:rPr>
        <w:t>correcting</w:t>
      </w:r>
      <w:r>
        <w:rPr>
          <w:rFonts w:ascii="Georgia" w:eastAsia="Georgia" w:hAnsi="Georgia" w:cs="Georgia"/>
          <w:spacing w:val="11"/>
          <w:sz w:val="19"/>
          <w:szCs w:val="19"/>
        </w:rPr>
        <w:t xml:space="preserve"> </w:t>
      </w:r>
      <w:r>
        <w:rPr>
          <w:rFonts w:ascii="Georgia" w:eastAsia="Georgia" w:hAnsi="Georgia" w:cs="Georgia"/>
          <w:sz w:val="19"/>
          <w:szCs w:val="19"/>
        </w:rPr>
        <w:t>artifacts</w:t>
      </w:r>
      <w:r>
        <w:rPr>
          <w:rFonts w:ascii="Georgia" w:eastAsia="Georgia" w:hAnsi="Georgia" w:cs="Georgia"/>
          <w:spacing w:val="8"/>
          <w:sz w:val="19"/>
          <w:szCs w:val="19"/>
        </w:rPr>
        <w:t xml:space="preserve"> </w:t>
      </w:r>
      <w:r>
        <w:rPr>
          <w:rFonts w:ascii="Georgia" w:eastAsia="Georgia" w:hAnsi="Georgia" w:cs="Georgia"/>
          <w:sz w:val="19"/>
          <w:szCs w:val="19"/>
        </w:rPr>
        <w:t>associated</w:t>
      </w:r>
      <w:r>
        <w:rPr>
          <w:rFonts w:ascii="Georgia" w:eastAsia="Georgia" w:hAnsi="Georgia" w:cs="Georgia"/>
          <w:spacing w:val="11"/>
          <w:sz w:val="19"/>
          <w:szCs w:val="19"/>
        </w:rPr>
        <w:t xml:space="preserve"> </w:t>
      </w:r>
      <w:r>
        <w:rPr>
          <w:rFonts w:ascii="Georgia" w:eastAsia="Georgia" w:hAnsi="Georgia" w:cs="Georgia"/>
          <w:sz w:val="19"/>
          <w:szCs w:val="19"/>
        </w:rPr>
        <w:t>with</w:t>
      </w:r>
      <w:r>
        <w:rPr>
          <w:rFonts w:ascii="Georgia" w:eastAsia="Georgia" w:hAnsi="Georgia" w:cs="Georgia"/>
          <w:spacing w:val="1"/>
          <w:sz w:val="19"/>
          <w:szCs w:val="19"/>
        </w:rPr>
        <w:t xml:space="preserve"> </w:t>
      </w:r>
      <w:r>
        <w:rPr>
          <w:rFonts w:ascii="Georgia" w:eastAsia="Georgia" w:hAnsi="Georgia" w:cs="Georgia"/>
          <w:sz w:val="19"/>
          <w:szCs w:val="19"/>
        </w:rPr>
        <w:t>collateral</w:t>
      </w:r>
      <w:r>
        <w:rPr>
          <w:rFonts w:ascii="Georgia" w:eastAsia="Georgia" w:hAnsi="Georgia" w:cs="Georgia"/>
          <w:spacing w:val="10"/>
          <w:sz w:val="19"/>
          <w:szCs w:val="19"/>
        </w:rPr>
        <w:t xml:space="preserve"> </w:t>
      </w:r>
      <w:r>
        <w:rPr>
          <w:rFonts w:ascii="Georgia" w:eastAsia="Georgia" w:hAnsi="Georgia" w:cs="Georgia"/>
          <w:sz w:val="19"/>
          <w:szCs w:val="19"/>
        </w:rPr>
        <w:t>ventilation</w:t>
      </w:r>
      <w:r>
        <w:rPr>
          <w:rFonts w:ascii="Georgia" w:eastAsia="Georgia" w:hAnsi="Georgia" w:cs="Georgia"/>
          <w:spacing w:val="12"/>
          <w:sz w:val="19"/>
          <w:szCs w:val="19"/>
        </w:rPr>
        <w:t xml:space="preserve"> </w:t>
      </w:r>
      <w:r>
        <w:rPr>
          <w:rFonts w:ascii="Georgia" w:eastAsia="Georgia" w:hAnsi="Georgia" w:cs="Georgia"/>
          <w:w w:val="102"/>
          <w:sz w:val="19"/>
          <w:szCs w:val="19"/>
        </w:rPr>
        <w:t xml:space="preserve">and </w:t>
      </w:r>
      <w:r>
        <w:rPr>
          <w:rFonts w:ascii="Georgia" w:eastAsia="Georgia" w:hAnsi="Georgia" w:cs="Georgia"/>
          <w:sz w:val="19"/>
          <w:szCs w:val="19"/>
        </w:rPr>
        <w:t>the</w:t>
      </w:r>
      <w:r>
        <w:rPr>
          <w:rFonts w:ascii="Georgia" w:eastAsia="Georgia" w:hAnsi="Georgia" w:cs="Georgia"/>
          <w:spacing w:val="21"/>
          <w:sz w:val="19"/>
          <w:szCs w:val="19"/>
        </w:rPr>
        <w:t xml:space="preserve"> </w:t>
      </w:r>
      <w:r>
        <w:rPr>
          <w:rFonts w:ascii="Georgia" w:eastAsia="Georgia" w:hAnsi="Georgia" w:cs="Georgia"/>
          <w:sz w:val="19"/>
          <w:szCs w:val="19"/>
        </w:rPr>
        <w:t>slow</w:t>
      </w:r>
      <w:r>
        <w:rPr>
          <w:rFonts w:ascii="Georgia" w:eastAsia="Georgia" w:hAnsi="Georgia" w:cs="Georgia"/>
          <w:spacing w:val="24"/>
          <w:sz w:val="19"/>
          <w:szCs w:val="19"/>
        </w:rPr>
        <w:t xml:space="preserve"> </w:t>
      </w:r>
      <w:r>
        <w:rPr>
          <w:rFonts w:ascii="Georgia" w:eastAsia="Georgia" w:hAnsi="Georgia" w:cs="Georgia"/>
          <w:sz w:val="19"/>
          <w:szCs w:val="19"/>
        </w:rPr>
        <w:t>filling</w:t>
      </w:r>
      <w:r>
        <w:rPr>
          <w:rFonts w:ascii="Georgia" w:eastAsia="Georgia" w:hAnsi="Georgia" w:cs="Georgia"/>
          <w:spacing w:val="26"/>
          <w:sz w:val="19"/>
          <w:szCs w:val="19"/>
        </w:rPr>
        <w:t xml:space="preserve"> </w:t>
      </w:r>
      <w:r>
        <w:rPr>
          <w:rFonts w:ascii="Georgia" w:eastAsia="Georgia" w:hAnsi="Georgia" w:cs="Georgia"/>
          <w:sz w:val="19"/>
          <w:szCs w:val="19"/>
        </w:rPr>
        <w:t>of</w:t>
      </w:r>
      <w:r>
        <w:rPr>
          <w:rFonts w:ascii="Georgia" w:eastAsia="Georgia" w:hAnsi="Georgia" w:cs="Georgia"/>
          <w:spacing w:val="19"/>
          <w:sz w:val="19"/>
          <w:szCs w:val="19"/>
        </w:rPr>
        <w:t xml:space="preserve"> </w:t>
      </w:r>
      <w:r>
        <w:rPr>
          <w:rFonts w:ascii="Georgia" w:eastAsia="Georgia" w:hAnsi="Georgia" w:cs="Georgia"/>
          <w:sz w:val="19"/>
          <w:szCs w:val="19"/>
        </w:rPr>
        <w:t>parenchyma</w:t>
      </w:r>
      <w:r>
        <w:rPr>
          <w:rFonts w:ascii="Georgia" w:eastAsia="Georgia" w:hAnsi="Georgia" w:cs="Georgia"/>
          <w:spacing w:val="37"/>
          <w:sz w:val="19"/>
          <w:szCs w:val="19"/>
        </w:rPr>
        <w:t xml:space="preserve"> </w:t>
      </w:r>
      <w:r>
        <w:rPr>
          <w:rFonts w:ascii="Georgia" w:eastAsia="Georgia" w:hAnsi="Georgia" w:cs="Georgia"/>
          <w:sz w:val="19"/>
          <w:szCs w:val="19"/>
        </w:rPr>
        <w:t>in</w:t>
      </w:r>
      <w:r>
        <w:rPr>
          <w:rFonts w:ascii="Georgia" w:eastAsia="Georgia" w:hAnsi="Georgia" w:cs="Georgia"/>
          <w:spacing w:val="21"/>
          <w:sz w:val="19"/>
          <w:szCs w:val="19"/>
        </w:rPr>
        <w:t xml:space="preserve"> </w:t>
      </w:r>
      <w:r>
        <w:rPr>
          <w:rFonts w:ascii="Georgia" w:eastAsia="Georgia" w:hAnsi="Georgia" w:cs="Georgia"/>
          <w:sz w:val="19"/>
          <w:szCs w:val="19"/>
        </w:rPr>
        <w:t>diseased</w:t>
      </w:r>
      <w:r>
        <w:rPr>
          <w:rFonts w:ascii="Georgia" w:eastAsia="Georgia" w:hAnsi="Georgia" w:cs="Georgia"/>
          <w:spacing w:val="30"/>
          <w:sz w:val="19"/>
          <w:szCs w:val="19"/>
        </w:rPr>
        <w:t xml:space="preserve"> </w:t>
      </w:r>
      <w:r>
        <w:rPr>
          <w:rFonts w:ascii="Georgia" w:eastAsia="Georgia" w:hAnsi="Georgia" w:cs="Georgia"/>
          <w:sz w:val="19"/>
          <w:szCs w:val="19"/>
        </w:rPr>
        <w:t xml:space="preserve">lungs. </w:t>
      </w:r>
      <w:r>
        <w:rPr>
          <w:rFonts w:ascii="Georgia" w:eastAsia="Georgia" w:hAnsi="Georgia" w:cs="Georgia"/>
          <w:spacing w:val="25"/>
          <w:sz w:val="19"/>
          <w:szCs w:val="19"/>
        </w:rPr>
        <w:t xml:space="preserve"> </w:t>
      </w:r>
      <w:r>
        <w:rPr>
          <w:rFonts w:ascii="Georgia" w:eastAsia="Georgia" w:hAnsi="Georgia" w:cs="Georgia"/>
          <w:sz w:val="19"/>
          <w:szCs w:val="19"/>
        </w:rPr>
        <w:t>Each</w:t>
      </w:r>
      <w:r>
        <w:rPr>
          <w:rFonts w:ascii="Georgia" w:eastAsia="Georgia" w:hAnsi="Georgia" w:cs="Georgia"/>
          <w:spacing w:val="24"/>
          <w:sz w:val="19"/>
          <w:szCs w:val="19"/>
        </w:rPr>
        <w:t xml:space="preserve"> </w:t>
      </w:r>
      <w:r>
        <w:rPr>
          <w:rFonts w:ascii="Georgia" w:eastAsia="Georgia" w:hAnsi="Georgia" w:cs="Georgia"/>
          <w:sz w:val="19"/>
          <w:szCs w:val="19"/>
        </w:rPr>
        <w:t>of</w:t>
      </w:r>
      <w:r>
        <w:rPr>
          <w:rFonts w:ascii="Georgia" w:eastAsia="Georgia" w:hAnsi="Georgia" w:cs="Georgia"/>
          <w:spacing w:val="19"/>
          <w:sz w:val="19"/>
          <w:szCs w:val="19"/>
        </w:rPr>
        <w:t xml:space="preserve"> </w:t>
      </w:r>
      <w:r>
        <w:rPr>
          <w:rFonts w:ascii="Georgia" w:eastAsia="Georgia" w:hAnsi="Georgia" w:cs="Georgia"/>
          <w:sz w:val="19"/>
          <w:szCs w:val="19"/>
        </w:rPr>
        <w:t>these</w:t>
      </w:r>
      <w:r>
        <w:rPr>
          <w:rFonts w:ascii="Georgia" w:eastAsia="Georgia" w:hAnsi="Georgia" w:cs="Georgia"/>
          <w:spacing w:val="25"/>
          <w:sz w:val="19"/>
          <w:szCs w:val="19"/>
        </w:rPr>
        <w:t xml:space="preserve"> </w:t>
      </w:r>
      <w:r>
        <w:rPr>
          <w:rFonts w:ascii="Georgia" w:eastAsia="Georgia" w:hAnsi="Georgia" w:cs="Georgia"/>
          <w:sz w:val="19"/>
          <w:szCs w:val="19"/>
        </w:rPr>
        <w:t>metrics</w:t>
      </w:r>
      <w:r>
        <w:rPr>
          <w:rFonts w:ascii="Georgia" w:eastAsia="Georgia" w:hAnsi="Georgia" w:cs="Georgia"/>
          <w:spacing w:val="29"/>
          <w:sz w:val="19"/>
          <w:szCs w:val="19"/>
        </w:rPr>
        <w:t xml:space="preserve"> </w:t>
      </w:r>
      <w:r>
        <w:rPr>
          <w:rFonts w:ascii="Georgia" w:eastAsia="Georgia" w:hAnsi="Georgia" w:cs="Georgia"/>
          <w:sz w:val="19"/>
          <w:szCs w:val="19"/>
        </w:rPr>
        <w:t>allows</w:t>
      </w:r>
      <w:r>
        <w:rPr>
          <w:rFonts w:ascii="Georgia" w:eastAsia="Georgia" w:hAnsi="Georgia" w:cs="Georgia"/>
          <w:spacing w:val="27"/>
          <w:sz w:val="19"/>
          <w:szCs w:val="19"/>
        </w:rPr>
        <w:t xml:space="preserve"> </w:t>
      </w:r>
      <w:r>
        <w:rPr>
          <w:rFonts w:ascii="Georgia" w:eastAsia="Georgia" w:hAnsi="Georgia" w:cs="Georgia"/>
          <w:sz w:val="19"/>
          <w:szCs w:val="19"/>
        </w:rPr>
        <w:t>for</w:t>
      </w:r>
      <w:r>
        <w:rPr>
          <w:rFonts w:ascii="Georgia" w:eastAsia="Georgia" w:hAnsi="Georgia" w:cs="Georgia"/>
          <w:spacing w:val="21"/>
          <w:sz w:val="19"/>
          <w:szCs w:val="19"/>
        </w:rPr>
        <w:t xml:space="preserve"> </w:t>
      </w:r>
      <w:r>
        <w:rPr>
          <w:rFonts w:ascii="Georgia" w:eastAsia="Georgia" w:hAnsi="Georgia" w:cs="Georgia"/>
          <w:sz w:val="19"/>
          <w:szCs w:val="19"/>
        </w:rPr>
        <w:t>the</w:t>
      </w:r>
      <w:r>
        <w:rPr>
          <w:rFonts w:ascii="Georgia" w:eastAsia="Georgia" w:hAnsi="Georgia" w:cs="Georgia"/>
          <w:spacing w:val="21"/>
          <w:sz w:val="19"/>
          <w:szCs w:val="19"/>
        </w:rPr>
        <w:t xml:space="preserve"> </w:t>
      </w:r>
      <w:r>
        <w:rPr>
          <w:rFonts w:ascii="Georgia" w:eastAsia="Georgia" w:hAnsi="Georgia" w:cs="Georgia"/>
          <w:sz w:val="19"/>
          <w:szCs w:val="19"/>
        </w:rPr>
        <w:t>investigation</w:t>
      </w:r>
      <w:r>
        <w:rPr>
          <w:rFonts w:ascii="Georgia" w:eastAsia="Georgia" w:hAnsi="Georgia" w:cs="Georgia"/>
          <w:spacing w:val="38"/>
          <w:sz w:val="19"/>
          <w:szCs w:val="19"/>
        </w:rPr>
        <w:t xml:space="preserve"> </w:t>
      </w:r>
      <w:r>
        <w:rPr>
          <w:rFonts w:ascii="Georgia" w:eastAsia="Georgia" w:hAnsi="Georgia" w:cs="Georgia"/>
          <w:sz w:val="19"/>
          <w:szCs w:val="19"/>
        </w:rPr>
        <w:t>of</w:t>
      </w:r>
      <w:r>
        <w:rPr>
          <w:rFonts w:ascii="Georgia" w:eastAsia="Georgia" w:hAnsi="Georgia" w:cs="Georgia"/>
          <w:spacing w:val="19"/>
          <w:sz w:val="19"/>
          <w:szCs w:val="19"/>
        </w:rPr>
        <w:t xml:space="preserve"> </w:t>
      </w:r>
      <w:r>
        <w:rPr>
          <w:rFonts w:ascii="Georgia" w:eastAsia="Georgia" w:hAnsi="Georgia" w:cs="Georgia"/>
          <w:sz w:val="19"/>
          <w:szCs w:val="19"/>
        </w:rPr>
        <w:t>a</w:t>
      </w:r>
      <w:r>
        <w:rPr>
          <w:rFonts w:ascii="Georgia" w:eastAsia="Georgia" w:hAnsi="Georgia" w:cs="Georgia"/>
          <w:spacing w:val="19"/>
          <w:sz w:val="19"/>
          <w:szCs w:val="19"/>
        </w:rPr>
        <w:t xml:space="preserve"> </w:t>
      </w:r>
      <w:r>
        <w:rPr>
          <w:rFonts w:ascii="Georgia" w:eastAsia="Georgia" w:hAnsi="Georgia" w:cs="Georgia"/>
          <w:sz w:val="19"/>
          <w:szCs w:val="19"/>
        </w:rPr>
        <w:t>vital</w:t>
      </w:r>
      <w:r>
        <w:rPr>
          <w:rFonts w:ascii="Georgia" w:eastAsia="Georgia" w:hAnsi="Georgia" w:cs="Georgia"/>
          <w:spacing w:val="23"/>
          <w:sz w:val="19"/>
          <w:szCs w:val="19"/>
        </w:rPr>
        <w:t xml:space="preserve"> </w:t>
      </w:r>
      <w:r>
        <w:rPr>
          <w:rFonts w:ascii="Georgia" w:eastAsia="Georgia" w:hAnsi="Georgia" w:cs="Georgia"/>
          <w:sz w:val="19"/>
          <w:szCs w:val="19"/>
        </w:rPr>
        <w:t>aspect</w:t>
      </w:r>
      <w:r>
        <w:rPr>
          <w:rFonts w:ascii="Georgia" w:eastAsia="Georgia" w:hAnsi="Georgia" w:cs="Georgia"/>
          <w:spacing w:val="27"/>
          <w:sz w:val="19"/>
          <w:szCs w:val="19"/>
        </w:rPr>
        <w:t xml:space="preserve"> </w:t>
      </w:r>
      <w:r>
        <w:rPr>
          <w:rFonts w:ascii="Georgia" w:eastAsia="Georgia" w:hAnsi="Georgia" w:cs="Georgia"/>
          <w:sz w:val="19"/>
          <w:szCs w:val="19"/>
        </w:rPr>
        <w:t>of</w:t>
      </w:r>
      <w:r>
        <w:rPr>
          <w:rFonts w:ascii="Georgia" w:eastAsia="Georgia" w:hAnsi="Georgia" w:cs="Georgia"/>
          <w:spacing w:val="19"/>
          <w:sz w:val="19"/>
          <w:szCs w:val="19"/>
        </w:rPr>
        <w:t xml:space="preserve"> </w:t>
      </w:r>
      <w:r>
        <w:rPr>
          <w:rFonts w:ascii="Georgia" w:eastAsia="Georgia" w:hAnsi="Georgia" w:cs="Georgia"/>
          <w:w w:val="102"/>
          <w:sz w:val="19"/>
          <w:szCs w:val="19"/>
        </w:rPr>
        <w:t xml:space="preserve">lung </w:t>
      </w:r>
      <w:r>
        <w:rPr>
          <w:rFonts w:ascii="Georgia" w:eastAsia="Georgia" w:hAnsi="Georgia" w:cs="Georgia"/>
          <w:sz w:val="19"/>
          <w:szCs w:val="19"/>
        </w:rPr>
        <w:t>disease</w:t>
      </w:r>
      <w:r>
        <w:rPr>
          <w:rFonts w:ascii="Georgia" w:eastAsia="Georgia" w:hAnsi="Georgia" w:cs="Georgia"/>
          <w:spacing w:val="8"/>
          <w:sz w:val="19"/>
          <w:szCs w:val="19"/>
        </w:rPr>
        <w:t xml:space="preserve"> </w:t>
      </w:r>
      <w:r>
        <w:rPr>
          <w:rFonts w:ascii="Georgia" w:eastAsia="Georgia" w:hAnsi="Georgia" w:cs="Georgia"/>
          <w:sz w:val="19"/>
          <w:szCs w:val="19"/>
        </w:rPr>
        <w:t>progression</w:t>
      </w:r>
      <w:r>
        <w:rPr>
          <w:rFonts w:ascii="Georgia" w:eastAsia="Georgia" w:hAnsi="Georgia" w:cs="Georgia"/>
          <w:spacing w:val="16"/>
          <w:sz w:val="19"/>
          <w:szCs w:val="19"/>
        </w:rPr>
        <w:t xml:space="preserve"> </w:t>
      </w:r>
      <w:r>
        <w:rPr>
          <w:rFonts w:ascii="Georgia" w:eastAsia="Georgia" w:hAnsi="Georgia" w:cs="Georgia"/>
          <w:sz w:val="19"/>
          <w:szCs w:val="19"/>
        </w:rPr>
        <w:t>and</w:t>
      </w:r>
      <w:r>
        <w:rPr>
          <w:rFonts w:ascii="Georgia" w:eastAsia="Georgia" w:hAnsi="Georgia" w:cs="Georgia"/>
          <w:spacing w:val="3"/>
          <w:sz w:val="19"/>
          <w:szCs w:val="19"/>
        </w:rPr>
        <w:t xml:space="preserve"> </w:t>
      </w:r>
      <w:r>
        <w:rPr>
          <w:rFonts w:ascii="Georgia" w:eastAsia="Georgia" w:hAnsi="Georgia" w:cs="Georgia"/>
          <w:sz w:val="19"/>
          <w:szCs w:val="19"/>
        </w:rPr>
        <w:t>their</w:t>
      </w:r>
      <w:r>
        <w:rPr>
          <w:rFonts w:ascii="Georgia" w:eastAsia="Georgia" w:hAnsi="Georgia" w:cs="Georgia"/>
          <w:spacing w:val="5"/>
          <w:sz w:val="19"/>
          <w:szCs w:val="19"/>
        </w:rPr>
        <w:t xml:space="preserve"> </w:t>
      </w:r>
      <w:r>
        <w:rPr>
          <w:rFonts w:ascii="Georgia" w:eastAsia="Georgia" w:hAnsi="Georgia" w:cs="Georgia"/>
          <w:sz w:val="19"/>
          <w:szCs w:val="19"/>
        </w:rPr>
        <w:t>comparison</w:t>
      </w:r>
      <w:r>
        <w:rPr>
          <w:rFonts w:ascii="Georgia" w:eastAsia="Georgia" w:hAnsi="Georgia" w:cs="Georgia"/>
          <w:spacing w:val="17"/>
          <w:sz w:val="19"/>
          <w:szCs w:val="19"/>
        </w:rPr>
        <w:t xml:space="preserve"> </w:t>
      </w:r>
      <w:r>
        <w:rPr>
          <w:rFonts w:ascii="Georgia" w:eastAsia="Georgia" w:hAnsi="Georgia" w:cs="Georgia"/>
          <w:sz w:val="19"/>
          <w:szCs w:val="19"/>
        </w:rPr>
        <w:t>with</w:t>
      </w:r>
      <w:r>
        <w:rPr>
          <w:rFonts w:ascii="Georgia" w:eastAsia="Georgia" w:hAnsi="Georgia" w:cs="Georgia"/>
          <w:spacing w:val="4"/>
          <w:sz w:val="19"/>
          <w:szCs w:val="19"/>
        </w:rPr>
        <w:t xml:space="preserve"> </w:t>
      </w:r>
      <w:r>
        <w:rPr>
          <w:rFonts w:ascii="Georgia" w:eastAsia="Georgia" w:hAnsi="Georgia" w:cs="Georgia"/>
          <w:sz w:val="19"/>
          <w:szCs w:val="19"/>
        </w:rPr>
        <w:t>the</w:t>
      </w:r>
      <w:r>
        <w:rPr>
          <w:rFonts w:ascii="Georgia" w:eastAsia="Georgia" w:hAnsi="Georgia" w:cs="Georgia"/>
          <w:spacing w:val="2"/>
          <w:sz w:val="19"/>
          <w:szCs w:val="19"/>
        </w:rPr>
        <w:t xml:space="preserve"> </w:t>
      </w:r>
      <w:r>
        <w:rPr>
          <w:rFonts w:ascii="Georgia" w:eastAsia="Georgia" w:hAnsi="Georgia" w:cs="Georgia"/>
          <w:sz w:val="19"/>
          <w:szCs w:val="19"/>
        </w:rPr>
        <w:t>current</w:t>
      </w:r>
      <w:r>
        <w:rPr>
          <w:rFonts w:ascii="Georgia" w:eastAsia="Georgia" w:hAnsi="Georgia" w:cs="Georgia"/>
          <w:spacing w:val="9"/>
          <w:sz w:val="19"/>
          <w:szCs w:val="19"/>
        </w:rPr>
        <w:t xml:space="preserve"> </w:t>
      </w:r>
      <w:r>
        <w:rPr>
          <w:rFonts w:ascii="Georgia" w:eastAsia="Georgia" w:hAnsi="Georgia" w:cs="Georgia"/>
          <w:sz w:val="19"/>
          <w:szCs w:val="19"/>
        </w:rPr>
        <w:t>CT-based</w:t>
      </w:r>
      <w:r>
        <w:rPr>
          <w:rFonts w:ascii="Georgia" w:eastAsia="Georgia" w:hAnsi="Georgia" w:cs="Georgia"/>
          <w:spacing w:val="13"/>
          <w:sz w:val="19"/>
          <w:szCs w:val="19"/>
        </w:rPr>
        <w:t xml:space="preserve"> </w:t>
      </w:r>
      <w:r>
        <w:rPr>
          <w:rFonts w:ascii="Georgia" w:eastAsia="Georgia" w:hAnsi="Georgia" w:cs="Georgia"/>
          <w:sz w:val="19"/>
          <w:szCs w:val="19"/>
        </w:rPr>
        <w:t>standard</w:t>
      </w:r>
      <w:r>
        <w:rPr>
          <w:rFonts w:ascii="Georgia" w:eastAsia="Georgia" w:hAnsi="Georgia" w:cs="Georgia"/>
          <w:spacing w:val="12"/>
          <w:sz w:val="19"/>
          <w:szCs w:val="19"/>
        </w:rPr>
        <w:t xml:space="preserve"> </w:t>
      </w:r>
      <w:r>
        <w:rPr>
          <w:rFonts w:ascii="Georgia" w:eastAsia="Georgia" w:hAnsi="Georgia" w:cs="Georgia"/>
          <w:sz w:val="19"/>
          <w:szCs w:val="19"/>
        </w:rPr>
        <w:t>of care</w:t>
      </w:r>
      <w:r>
        <w:rPr>
          <w:rFonts w:ascii="Georgia" w:eastAsia="Georgia" w:hAnsi="Georgia" w:cs="Georgia"/>
          <w:spacing w:val="4"/>
          <w:sz w:val="19"/>
          <w:szCs w:val="19"/>
        </w:rPr>
        <w:t xml:space="preserve"> </w:t>
      </w:r>
      <w:r>
        <w:rPr>
          <w:rFonts w:ascii="Georgia" w:eastAsia="Georgia" w:hAnsi="Georgia" w:cs="Georgia"/>
          <w:sz w:val="19"/>
          <w:szCs w:val="19"/>
        </w:rPr>
        <w:t>will</w:t>
      </w:r>
      <w:r>
        <w:rPr>
          <w:rFonts w:ascii="Georgia" w:eastAsia="Georgia" w:hAnsi="Georgia" w:cs="Georgia"/>
          <w:spacing w:val="3"/>
          <w:sz w:val="19"/>
          <w:szCs w:val="19"/>
        </w:rPr>
        <w:t xml:space="preserve"> </w:t>
      </w:r>
      <w:r>
        <w:rPr>
          <w:rFonts w:ascii="Georgia" w:eastAsia="Georgia" w:hAnsi="Georgia" w:cs="Georgia"/>
          <w:sz w:val="19"/>
          <w:szCs w:val="19"/>
        </w:rPr>
        <w:t>help</w:t>
      </w:r>
      <w:r>
        <w:rPr>
          <w:rFonts w:ascii="Georgia" w:eastAsia="Georgia" w:hAnsi="Georgia" w:cs="Georgia"/>
          <w:spacing w:val="4"/>
          <w:sz w:val="19"/>
          <w:szCs w:val="19"/>
        </w:rPr>
        <w:t xml:space="preserve"> </w:t>
      </w:r>
      <w:r>
        <w:rPr>
          <w:rFonts w:ascii="Georgia" w:eastAsia="Georgia" w:hAnsi="Georgia" w:cs="Georgia"/>
          <w:sz w:val="19"/>
          <w:szCs w:val="19"/>
        </w:rPr>
        <w:t>to more</w:t>
      </w:r>
      <w:r>
        <w:rPr>
          <w:rFonts w:ascii="Georgia" w:eastAsia="Georgia" w:hAnsi="Georgia" w:cs="Georgia"/>
          <w:spacing w:val="5"/>
          <w:sz w:val="19"/>
          <w:szCs w:val="19"/>
        </w:rPr>
        <w:t xml:space="preserve"> </w:t>
      </w:r>
      <w:r>
        <w:rPr>
          <w:rFonts w:ascii="Georgia" w:eastAsia="Georgia" w:hAnsi="Georgia" w:cs="Georgia"/>
          <w:sz w:val="19"/>
          <w:szCs w:val="19"/>
        </w:rPr>
        <w:t>clearly</w:t>
      </w:r>
      <w:r>
        <w:rPr>
          <w:rFonts w:ascii="Georgia" w:eastAsia="Georgia" w:hAnsi="Georgia" w:cs="Georgia"/>
          <w:spacing w:val="8"/>
          <w:sz w:val="19"/>
          <w:szCs w:val="19"/>
        </w:rPr>
        <w:t xml:space="preserve"> </w:t>
      </w:r>
      <w:r>
        <w:rPr>
          <w:rFonts w:ascii="Georgia" w:eastAsia="Georgia" w:hAnsi="Georgia" w:cs="Georgia"/>
          <w:w w:val="102"/>
          <w:sz w:val="19"/>
          <w:szCs w:val="19"/>
        </w:rPr>
        <w:t xml:space="preserve">understand </w:t>
      </w:r>
      <w:r>
        <w:rPr>
          <w:rFonts w:ascii="Georgia" w:eastAsia="Georgia" w:hAnsi="Georgia" w:cs="Georgia"/>
          <w:sz w:val="19"/>
          <w:szCs w:val="19"/>
        </w:rPr>
        <w:t>different</w:t>
      </w:r>
      <w:r>
        <w:rPr>
          <w:rFonts w:ascii="Georgia" w:eastAsia="Georgia" w:hAnsi="Georgia" w:cs="Georgia"/>
          <w:spacing w:val="16"/>
          <w:sz w:val="19"/>
          <w:szCs w:val="19"/>
        </w:rPr>
        <w:t xml:space="preserve"> </w:t>
      </w:r>
      <w:r>
        <w:rPr>
          <w:rFonts w:ascii="Georgia" w:eastAsia="Georgia" w:hAnsi="Georgia" w:cs="Georgia"/>
          <w:sz w:val="19"/>
          <w:szCs w:val="19"/>
        </w:rPr>
        <w:t>features</w:t>
      </w:r>
      <w:r>
        <w:rPr>
          <w:rFonts w:ascii="Georgia" w:eastAsia="Georgia" w:hAnsi="Georgia" w:cs="Georgia"/>
          <w:spacing w:val="14"/>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sz w:val="19"/>
          <w:szCs w:val="19"/>
        </w:rPr>
        <w:t>phenotypes</w:t>
      </w:r>
      <w:r>
        <w:rPr>
          <w:rFonts w:ascii="Georgia" w:eastAsia="Georgia" w:hAnsi="Georgia" w:cs="Georgia"/>
          <w:spacing w:val="20"/>
          <w:sz w:val="19"/>
          <w:szCs w:val="19"/>
        </w:rPr>
        <w:t xml:space="preserve"> </w:t>
      </w:r>
      <w:r>
        <w:rPr>
          <w:rFonts w:ascii="Georgia" w:eastAsia="Georgia" w:hAnsi="Georgia" w:cs="Georgia"/>
          <w:sz w:val="19"/>
          <w:szCs w:val="19"/>
        </w:rPr>
        <w:t>of</w:t>
      </w:r>
      <w:r>
        <w:rPr>
          <w:rFonts w:ascii="Georgia" w:eastAsia="Georgia" w:hAnsi="Georgia" w:cs="Georgia"/>
          <w:spacing w:val="4"/>
          <w:sz w:val="19"/>
          <w:szCs w:val="19"/>
        </w:rPr>
        <w:t xml:space="preserve"> </w:t>
      </w:r>
      <w:r>
        <w:rPr>
          <w:rFonts w:ascii="Georgia" w:eastAsia="Georgia" w:hAnsi="Georgia" w:cs="Georgia"/>
          <w:w w:val="102"/>
          <w:sz w:val="19"/>
          <w:szCs w:val="19"/>
        </w:rPr>
        <w:t>COPD.</w:t>
      </w:r>
    </w:p>
    <w:p w14:paraId="07F8D4BB" w14:textId="77777777" w:rsidR="00E61F9D" w:rsidRDefault="005C64D6">
      <w:pPr>
        <w:spacing w:before="60" w:after="0"/>
        <w:ind w:left="120" w:right="90" w:hanging="6"/>
        <w:jc w:val="both"/>
        <w:rPr>
          <w:rFonts w:ascii="Georgia" w:eastAsia="Georgia" w:hAnsi="Georgia" w:cs="Georgia"/>
          <w:sz w:val="19"/>
          <w:szCs w:val="19"/>
        </w:rPr>
      </w:pPr>
      <w:r>
        <w:rPr>
          <w:rFonts w:ascii="Georgia" w:eastAsia="Georgia" w:hAnsi="Georgia" w:cs="Georgia"/>
          <w:sz w:val="19"/>
          <w:szCs w:val="19"/>
        </w:rPr>
        <w:t>The</w:t>
      </w:r>
      <w:r>
        <w:rPr>
          <w:rFonts w:ascii="Georgia" w:eastAsia="Georgia" w:hAnsi="Georgia" w:cs="Georgia"/>
          <w:spacing w:val="3"/>
          <w:sz w:val="19"/>
          <w:szCs w:val="19"/>
        </w:rPr>
        <w:t xml:space="preserve"> </w:t>
      </w:r>
      <w:r>
        <w:rPr>
          <w:rFonts w:ascii="Georgia" w:eastAsia="Georgia" w:hAnsi="Georgia" w:cs="Georgia"/>
          <w:sz w:val="19"/>
          <w:szCs w:val="19"/>
        </w:rPr>
        <w:t>proposed</w:t>
      </w:r>
      <w:r>
        <w:rPr>
          <w:rFonts w:ascii="Georgia" w:eastAsia="Georgia" w:hAnsi="Georgia" w:cs="Georgia"/>
          <w:spacing w:val="12"/>
          <w:sz w:val="19"/>
          <w:szCs w:val="19"/>
        </w:rPr>
        <w:t xml:space="preserve"> </w:t>
      </w:r>
      <w:r>
        <w:rPr>
          <w:rFonts w:ascii="Georgia" w:eastAsia="Georgia" w:hAnsi="Georgia" w:cs="Georgia"/>
          <w:sz w:val="19"/>
          <w:szCs w:val="19"/>
        </w:rPr>
        <w:t>image</w:t>
      </w:r>
      <w:r>
        <w:rPr>
          <w:rFonts w:ascii="Georgia" w:eastAsia="Georgia" w:hAnsi="Georgia" w:cs="Georgia"/>
          <w:spacing w:val="7"/>
          <w:sz w:val="19"/>
          <w:szCs w:val="19"/>
        </w:rPr>
        <w:t xml:space="preserve"> </w:t>
      </w:r>
      <w:r>
        <w:rPr>
          <w:rFonts w:ascii="Georgia" w:eastAsia="Georgia" w:hAnsi="Georgia" w:cs="Georgia"/>
          <w:sz w:val="19"/>
          <w:szCs w:val="19"/>
        </w:rPr>
        <w:t>analysis</w:t>
      </w:r>
      <w:r>
        <w:rPr>
          <w:rFonts w:ascii="Georgia" w:eastAsia="Georgia" w:hAnsi="Georgia" w:cs="Georgia"/>
          <w:spacing w:val="10"/>
          <w:sz w:val="19"/>
          <w:szCs w:val="19"/>
        </w:rPr>
        <w:t xml:space="preserve"> </w:t>
      </w:r>
      <w:r>
        <w:rPr>
          <w:rFonts w:ascii="Georgia" w:eastAsia="Georgia" w:hAnsi="Georgia" w:cs="Georgia"/>
          <w:sz w:val="19"/>
          <w:szCs w:val="19"/>
        </w:rPr>
        <w:t>software</w:t>
      </w:r>
      <w:r>
        <w:rPr>
          <w:rFonts w:ascii="Georgia" w:eastAsia="Georgia" w:hAnsi="Georgia" w:cs="Georgia"/>
          <w:spacing w:val="11"/>
          <w:sz w:val="19"/>
          <w:szCs w:val="19"/>
        </w:rPr>
        <w:t xml:space="preserve"> </w:t>
      </w:r>
      <w:r>
        <w:rPr>
          <w:rFonts w:ascii="Georgia" w:eastAsia="Georgia" w:hAnsi="Georgia" w:cs="Georgia"/>
          <w:sz w:val="19"/>
          <w:szCs w:val="19"/>
        </w:rPr>
        <w:t>will</w:t>
      </w:r>
      <w:r>
        <w:rPr>
          <w:rFonts w:ascii="Georgia" w:eastAsia="Georgia" w:hAnsi="Georgia" w:cs="Georgia"/>
          <w:spacing w:val="3"/>
          <w:sz w:val="19"/>
          <w:szCs w:val="19"/>
        </w:rPr>
        <w:t xml:space="preserve"> </w:t>
      </w:r>
      <w:r>
        <w:rPr>
          <w:rFonts w:ascii="Georgia" w:eastAsia="Georgia" w:hAnsi="Georgia" w:cs="Georgia"/>
          <w:sz w:val="19"/>
          <w:szCs w:val="19"/>
        </w:rPr>
        <w:t>be</w:t>
      </w:r>
      <w:r>
        <w:rPr>
          <w:rFonts w:ascii="Georgia" w:eastAsia="Georgia" w:hAnsi="Georgia" w:cs="Georgia"/>
          <w:spacing w:val="1"/>
          <w:sz w:val="19"/>
          <w:szCs w:val="19"/>
        </w:rPr>
        <w:t xml:space="preserve"> </w:t>
      </w:r>
      <w:r>
        <w:rPr>
          <w:rFonts w:ascii="Georgia" w:eastAsia="Georgia" w:hAnsi="Georgia" w:cs="Georgia"/>
          <w:sz w:val="19"/>
          <w:szCs w:val="19"/>
        </w:rPr>
        <w:t>central</w:t>
      </w:r>
      <w:r>
        <w:rPr>
          <w:rFonts w:ascii="Georgia" w:eastAsia="Georgia" w:hAnsi="Georgia" w:cs="Georgia"/>
          <w:spacing w:val="8"/>
          <w:sz w:val="19"/>
          <w:szCs w:val="19"/>
        </w:rPr>
        <w:t xml:space="preserve"> </w:t>
      </w:r>
      <w:r>
        <w:rPr>
          <w:rFonts w:ascii="Georgia" w:eastAsia="Georgia" w:hAnsi="Georgia" w:cs="Georgia"/>
          <w:sz w:val="19"/>
          <w:szCs w:val="19"/>
        </w:rPr>
        <w:t>to the</w:t>
      </w:r>
      <w:r>
        <w:rPr>
          <w:rFonts w:ascii="Georgia" w:eastAsia="Georgia" w:hAnsi="Georgia" w:cs="Georgia"/>
          <w:spacing w:val="2"/>
          <w:sz w:val="19"/>
          <w:szCs w:val="19"/>
        </w:rPr>
        <w:t xml:space="preserve"> </w:t>
      </w:r>
      <w:r>
        <w:rPr>
          <w:rFonts w:ascii="Georgia" w:eastAsia="Georgia" w:hAnsi="Georgia" w:cs="Georgia"/>
          <w:sz w:val="19"/>
          <w:szCs w:val="19"/>
        </w:rPr>
        <w:t>successful</w:t>
      </w:r>
      <w:r>
        <w:rPr>
          <w:rFonts w:ascii="Georgia" w:eastAsia="Georgia" w:hAnsi="Georgia" w:cs="Georgia"/>
          <w:spacing w:val="14"/>
          <w:sz w:val="19"/>
          <w:szCs w:val="19"/>
        </w:rPr>
        <w:t xml:space="preserve"> </w:t>
      </w:r>
      <w:r>
        <w:rPr>
          <w:rFonts w:ascii="Georgia" w:eastAsia="Georgia" w:hAnsi="Georgia" w:cs="Georgia"/>
          <w:sz w:val="19"/>
          <w:szCs w:val="19"/>
        </w:rPr>
        <w:t>conduct</w:t>
      </w:r>
      <w:r>
        <w:rPr>
          <w:rFonts w:ascii="Georgia" w:eastAsia="Georgia" w:hAnsi="Georgia" w:cs="Georgia"/>
          <w:spacing w:val="10"/>
          <w:sz w:val="19"/>
          <w:szCs w:val="19"/>
        </w:rPr>
        <w:t xml:space="preserve"> </w:t>
      </w:r>
      <w:r>
        <w:rPr>
          <w:rFonts w:ascii="Georgia" w:eastAsia="Georgia" w:hAnsi="Georgia" w:cs="Georgia"/>
          <w:sz w:val="19"/>
          <w:szCs w:val="19"/>
        </w:rPr>
        <w:t>of the</w:t>
      </w:r>
      <w:r>
        <w:rPr>
          <w:rFonts w:ascii="Georgia" w:eastAsia="Georgia" w:hAnsi="Georgia" w:cs="Georgia"/>
          <w:spacing w:val="2"/>
          <w:sz w:val="19"/>
          <w:szCs w:val="19"/>
        </w:rPr>
        <w:t xml:space="preserve"> </w:t>
      </w:r>
      <w:r>
        <w:rPr>
          <w:rFonts w:ascii="Georgia" w:eastAsia="Georgia" w:hAnsi="Georgia" w:cs="Georgia"/>
          <w:sz w:val="19"/>
          <w:szCs w:val="19"/>
        </w:rPr>
        <w:t>following</w:t>
      </w:r>
      <w:r>
        <w:rPr>
          <w:rFonts w:ascii="Georgia" w:eastAsia="Georgia" w:hAnsi="Georgia" w:cs="Georgia"/>
          <w:spacing w:val="12"/>
          <w:sz w:val="19"/>
          <w:szCs w:val="19"/>
        </w:rPr>
        <w:t xml:space="preserve"> </w:t>
      </w:r>
      <w:r>
        <w:rPr>
          <w:rFonts w:ascii="Georgia" w:eastAsia="Georgia" w:hAnsi="Georgia" w:cs="Georgia"/>
          <w:sz w:val="19"/>
          <w:szCs w:val="19"/>
        </w:rPr>
        <w:t>tasks</w:t>
      </w:r>
      <w:r>
        <w:rPr>
          <w:rFonts w:ascii="Georgia" w:eastAsia="Georgia" w:hAnsi="Georgia" w:cs="Georgia"/>
          <w:spacing w:val="5"/>
          <w:sz w:val="19"/>
          <w:szCs w:val="19"/>
        </w:rPr>
        <w:t xml:space="preserve"> </w:t>
      </w:r>
      <w:r>
        <w:rPr>
          <w:rFonts w:ascii="Georgia" w:eastAsia="Georgia" w:hAnsi="Georgia" w:cs="Georgia"/>
          <w:sz w:val="19"/>
          <w:szCs w:val="19"/>
        </w:rPr>
        <w:t>necessary</w:t>
      </w:r>
      <w:r>
        <w:rPr>
          <w:rFonts w:ascii="Georgia" w:eastAsia="Georgia" w:hAnsi="Georgia" w:cs="Georgia"/>
          <w:spacing w:val="13"/>
          <w:sz w:val="19"/>
          <w:szCs w:val="19"/>
        </w:rPr>
        <w:t xml:space="preserve"> </w:t>
      </w:r>
      <w:r>
        <w:rPr>
          <w:rFonts w:ascii="Georgia" w:eastAsia="Georgia" w:hAnsi="Georgia" w:cs="Georgia"/>
          <w:sz w:val="19"/>
          <w:szCs w:val="19"/>
        </w:rPr>
        <w:t>to establish</w:t>
      </w:r>
      <w:r>
        <w:rPr>
          <w:rFonts w:ascii="Georgia" w:eastAsia="Georgia" w:hAnsi="Georgia" w:cs="Georgia"/>
          <w:spacing w:val="12"/>
          <w:sz w:val="19"/>
          <w:szCs w:val="19"/>
        </w:rPr>
        <w:t xml:space="preserve"> </w:t>
      </w:r>
      <w:r>
        <w:rPr>
          <w:rFonts w:ascii="Georgia" w:eastAsia="Georgia" w:hAnsi="Georgia" w:cs="Georgia"/>
          <w:w w:val="102"/>
          <w:sz w:val="19"/>
          <w:szCs w:val="19"/>
        </w:rPr>
        <w:t xml:space="preserve">the </w:t>
      </w:r>
      <w:r>
        <w:rPr>
          <w:rFonts w:ascii="Georgia" w:eastAsia="Georgia" w:hAnsi="Georgia" w:cs="Georgia"/>
          <w:sz w:val="19"/>
          <w:szCs w:val="19"/>
        </w:rPr>
        <w:t>goals</w:t>
      </w:r>
      <w:r>
        <w:rPr>
          <w:rFonts w:ascii="Georgia" w:eastAsia="Georgia" w:hAnsi="Georgia" w:cs="Georgia"/>
          <w:spacing w:val="10"/>
          <w:sz w:val="19"/>
          <w:szCs w:val="19"/>
        </w:rPr>
        <w:t xml:space="preserve"> </w:t>
      </w:r>
      <w:r>
        <w:rPr>
          <w:rFonts w:ascii="Georgia" w:eastAsia="Georgia" w:hAnsi="Georgia" w:cs="Georgia"/>
          <w:sz w:val="19"/>
          <w:szCs w:val="19"/>
        </w:rPr>
        <w:t>of</w:t>
      </w:r>
      <w:r>
        <w:rPr>
          <w:rFonts w:ascii="Georgia" w:eastAsia="Georgia" w:hAnsi="Georgia" w:cs="Georgia"/>
          <w:spacing w:val="4"/>
          <w:sz w:val="19"/>
          <w:szCs w:val="19"/>
        </w:rPr>
        <w:t xml:space="preserve"> </w:t>
      </w:r>
      <w:r>
        <w:rPr>
          <w:rFonts w:ascii="Georgia" w:eastAsia="Georgia" w:hAnsi="Georgia" w:cs="Georgia"/>
          <w:sz w:val="19"/>
          <w:szCs w:val="19"/>
        </w:rPr>
        <w:t>this</w:t>
      </w:r>
      <w:r>
        <w:rPr>
          <w:rFonts w:ascii="Georgia" w:eastAsia="Georgia" w:hAnsi="Georgia" w:cs="Georgia"/>
          <w:spacing w:val="7"/>
          <w:sz w:val="19"/>
          <w:szCs w:val="19"/>
        </w:rPr>
        <w:t xml:space="preserve"> </w:t>
      </w:r>
      <w:r>
        <w:rPr>
          <w:rFonts w:ascii="Georgia" w:eastAsia="Georgia" w:hAnsi="Georgia" w:cs="Georgia"/>
          <w:w w:val="102"/>
          <w:sz w:val="19"/>
          <w:szCs w:val="19"/>
        </w:rPr>
        <w:t>study:</w:t>
      </w:r>
    </w:p>
    <w:p w14:paraId="7005CA85" w14:textId="77777777" w:rsidR="00E61F9D" w:rsidRDefault="005C64D6">
      <w:pPr>
        <w:spacing w:before="60" w:after="0"/>
        <w:ind w:left="665" w:right="89" w:hanging="186"/>
        <w:jc w:val="both"/>
        <w:rPr>
          <w:rFonts w:ascii="Georgia" w:eastAsia="Georgia" w:hAnsi="Georgia" w:cs="Georgia"/>
          <w:sz w:val="19"/>
          <w:szCs w:val="19"/>
        </w:rPr>
      </w:pPr>
      <w:r>
        <w:rPr>
          <w:rFonts w:ascii="Georgia" w:eastAsia="Georgia" w:hAnsi="Georgia" w:cs="Georgia"/>
          <w:sz w:val="19"/>
          <w:szCs w:val="19"/>
        </w:rPr>
        <w:t xml:space="preserve">• </w:t>
      </w:r>
      <w:r>
        <w:rPr>
          <w:rFonts w:ascii="Georgia" w:eastAsia="Georgia" w:hAnsi="Georgia" w:cs="Georgia"/>
          <w:spacing w:val="19"/>
          <w:sz w:val="19"/>
          <w:szCs w:val="19"/>
        </w:rPr>
        <w:t xml:space="preserve"> </w:t>
      </w:r>
      <w:r>
        <w:rPr>
          <w:rFonts w:ascii="Georgia" w:eastAsia="Georgia" w:hAnsi="Georgia" w:cs="Georgia"/>
          <w:sz w:val="19"/>
          <w:szCs w:val="19"/>
        </w:rPr>
        <w:t>Registration</w:t>
      </w:r>
      <w:r>
        <w:rPr>
          <w:rFonts w:ascii="Georgia" w:eastAsia="Georgia" w:hAnsi="Georgia" w:cs="Georgia"/>
          <w:spacing w:val="41"/>
          <w:sz w:val="19"/>
          <w:szCs w:val="19"/>
        </w:rPr>
        <w:t xml:space="preserve"> </w:t>
      </w:r>
      <w:r>
        <w:rPr>
          <w:rFonts w:ascii="Georgia" w:eastAsia="Georgia" w:hAnsi="Georgia" w:cs="Georgia"/>
          <w:sz w:val="19"/>
          <w:szCs w:val="19"/>
        </w:rPr>
        <w:t>of</w:t>
      </w:r>
      <w:r>
        <w:rPr>
          <w:rFonts w:ascii="Georgia" w:eastAsia="Georgia" w:hAnsi="Georgia" w:cs="Georgia"/>
          <w:spacing w:val="22"/>
          <w:sz w:val="19"/>
          <w:szCs w:val="19"/>
        </w:rPr>
        <w:t xml:space="preserve"> </w:t>
      </w:r>
      <w:r>
        <w:rPr>
          <w:rFonts w:ascii="Georgia" w:eastAsia="Georgia" w:hAnsi="Georgia" w:cs="Georgia"/>
          <w:sz w:val="19"/>
          <w:szCs w:val="19"/>
        </w:rPr>
        <w:t>the</w:t>
      </w:r>
      <w:r>
        <w:rPr>
          <w:rFonts w:ascii="Georgia" w:eastAsia="Georgia" w:hAnsi="Georgia" w:cs="Georgia"/>
          <w:spacing w:val="25"/>
          <w:sz w:val="19"/>
          <w:szCs w:val="19"/>
        </w:rPr>
        <w:t xml:space="preserve"> </w:t>
      </w:r>
      <w:proofErr w:type="spellStart"/>
      <w:r>
        <w:rPr>
          <w:rFonts w:ascii="Georgia" w:eastAsia="Georgia" w:hAnsi="Georgia" w:cs="Georgia"/>
          <w:sz w:val="19"/>
          <w:szCs w:val="19"/>
        </w:rPr>
        <w:t>multibreath</w:t>
      </w:r>
      <w:proofErr w:type="spellEnd"/>
      <w:r>
        <w:rPr>
          <w:rFonts w:ascii="Georgia" w:eastAsia="Georgia" w:hAnsi="Georgia" w:cs="Georgia"/>
          <w:sz w:val="19"/>
          <w:szCs w:val="19"/>
        </w:rPr>
        <w:t>/</w:t>
      </w:r>
      <w:proofErr w:type="spellStart"/>
      <w:proofErr w:type="gramStart"/>
      <w:r>
        <w:rPr>
          <w:rFonts w:ascii="Georgia" w:eastAsia="Georgia" w:hAnsi="Georgia" w:cs="Georgia"/>
          <w:sz w:val="19"/>
          <w:szCs w:val="19"/>
        </w:rPr>
        <w:t>multislice</w:t>
      </w:r>
      <w:proofErr w:type="spellEnd"/>
      <w:r>
        <w:rPr>
          <w:rFonts w:ascii="Georgia" w:eastAsia="Georgia" w:hAnsi="Georgia" w:cs="Georgia"/>
          <w:sz w:val="19"/>
          <w:szCs w:val="19"/>
        </w:rPr>
        <w:t xml:space="preserve"> </w:t>
      </w:r>
      <w:r>
        <w:rPr>
          <w:rFonts w:ascii="Georgia" w:eastAsia="Georgia" w:hAnsi="Georgia" w:cs="Georgia"/>
          <w:spacing w:val="12"/>
          <w:sz w:val="19"/>
          <w:szCs w:val="19"/>
        </w:rPr>
        <w:t xml:space="preserve"> </w:t>
      </w:r>
      <w:r>
        <w:rPr>
          <w:rFonts w:ascii="Georgia" w:eastAsia="Georgia" w:hAnsi="Georgia" w:cs="Georgia"/>
          <w:sz w:val="19"/>
          <w:szCs w:val="19"/>
        </w:rPr>
        <w:t>gas</w:t>
      </w:r>
      <w:proofErr w:type="gramEnd"/>
      <w:r>
        <w:rPr>
          <w:rFonts w:ascii="Georgia" w:eastAsia="Georgia" w:hAnsi="Georgia" w:cs="Georgia"/>
          <w:spacing w:val="25"/>
          <w:sz w:val="19"/>
          <w:szCs w:val="19"/>
        </w:rPr>
        <w:t xml:space="preserve"> </w:t>
      </w:r>
      <w:r>
        <w:rPr>
          <w:rFonts w:ascii="Georgia" w:eastAsia="Georgia" w:hAnsi="Georgia" w:cs="Georgia"/>
          <w:sz w:val="19"/>
          <w:szCs w:val="19"/>
        </w:rPr>
        <w:t>MRI</w:t>
      </w:r>
      <w:r>
        <w:rPr>
          <w:rFonts w:ascii="Georgia" w:eastAsia="Georgia" w:hAnsi="Georgia" w:cs="Georgia"/>
          <w:spacing w:val="28"/>
          <w:sz w:val="19"/>
          <w:szCs w:val="19"/>
        </w:rPr>
        <w:t xml:space="preserve"> </w:t>
      </w:r>
      <w:r>
        <w:rPr>
          <w:rFonts w:ascii="Georgia" w:eastAsia="Georgia" w:hAnsi="Georgia" w:cs="Georgia"/>
          <w:sz w:val="19"/>
          <w:szCs w:val="19"/>
        </w:rPr>
        <w:t>images</w:t>
      </w:r>
      <w:r>
        <w:rPr>
          <w:rFonts w:ascii="Georgia" w:eastAsia="Georgia" w:hAnsi="Georgia" w:cs="Georgia"/>
          <w:spacing w:val="31"/>
          <w:sz w:val="19"/>
          <w:szCs w:val="19"/>
        </w:rPr>
        <w:t xml:space="preserve"> </w:t>
      </w:r>
      <w:r>
        <w:rPr>
          <w:rFonts w:ascii="Georgia" w:eastAsia="Georgia" w:hAnsi="Georgia" w:cs="Georgia"/>
          <w:sz w:val="19"/>
          <w:szCs w:val="19"/>
        </w:rPr>
        <w:t>of</w:t>
      </w:r>
      <w:r>
        <w:rPr>
          <w:rFonts w:ascii="Georgia" w:eastAsia="Georgia" w:hAnsi="Georgia" w:cs="Georgia"/>
          <w:spacing w:val="23"/>
          <w:sz w:val="19"/>
          <w:szCs w:val="19"/>
        </w:rPr>
        <w:t xml:space="preserve"> </w:t>
      </w:r>
      <w:r>
        <w:rPr>
          <w:rFonts w:ascii="Georgia" w:eastAsia="Georgia" w:hAnsi="Georgia" w:cs="Georgia"/>
          <w:sz w:val="19"/>
          <w:szCs w:val="19"/>
        </w:rPr>
        <w:t>the</w:t>
      </w:r>
      <w:r>
        <w:rPr>
          <w:rFonts w:ascii="Georgia" w:eastAsia="Georgia" w:hAnsi="Georgia" w:cs="Georgia"/>
          <w:spacing w:val="25"/>
          <w:sz w:val="19"/>
          <w:szCs w:val="19"/>
        </w:rPr>
        <w:t xml:space="preserve"> </w:t>
      </w:r>
      <w:r>
        <w:rPr>
          <w:rFonts w:ascii="Georgia" w:eastAsia="Georgia" w:hAnsi="Georgia" w:cs="Georgia"/>
          <w:sz w:val="19"/>
          <w:szCs w:val="19"/>
        </w:rPr>
        <w:t>whole</w:t>
      </w:r>
      <w:r>
        <w:rPr>
          <w:rFonts w:ascii="Georgia" w:eastAsia="Georgia" w:hAnsi="Georgia" w:cs="Georgia"/>
          <w:spacing w:val="30"/>
          <w:sz w:val="19"/>
          <w:szCs w:val="19"/>
        </w:rPr>
        <w:t xml:space="preserve"> </w:t>
      </w:r>
      <w:r>
        <w:rPr>
          <w:rFonts w:ascii="Georgia" w:eastAsia="Georgia" w:hAnsi="Georgia" w:cs="Georgia"/>
          <w:sz w:val="19"/>
          <w:szCs w:val="19"/>
        </w:rPr>
        <w:t>lung</w:t>
      </w:r>
      <w:r>
        <w:rPr>
          <w:rFonts w:ascii="Georgia" w:eastAsia="Georgia" w:hAnsi="Georgia" w:cs="Georgia"/>
          <w:spacing w:val="27"/>
          <w:sz w:val="19"/>
          <w:szCs w:val="19"/>
        </w:rPr>
        <w:t xml:space="preserve"> </w:t>
      </w:r>
      <w:r>
        <w:rPr>
          <w:rFonts w:ascii="Georgia" w:eastAsia="Georgia" w:hAnsi="Georgia" w:cs="Georgia"/>
          <w:sz w:val="19"/>
          <w:szCs w:val="19"/>
        </w:rPr>
        <w:t>consisting</w:t>
      </w:r>
      <w:r>
        <w:rPr>
          <w:rFonts w:ascii="Georgia" w:eastAsia="Georgia" w:hAnsi="Georgia" w:cs="Georgia"/>
          <w:spacing w:val="36"/>
          <w:sz w:val="19"/>
          <w:szCs w:val="19"/>
        </w:rPr>
        <w:t xml:space="preserve"> </w:t>
      </w:r>
      <w:r>
        <w:rPr>
          <w:rFonts w:ascii="Georgia" w:eastAsia="Georgia" w:hAnsi="Georgia" w:cs="Georgia"/>
          <w:sz w:val="19"/>
          <w:szCs w:val="19"/>
        </w:rPr>
        <w:t>of</w:t>
      </w:r>
      <w:r>
        <w:rPr>
          <w:rFonts w:ascii="Georgia" w:eastAsia="Georgia" w:hAnsi="Georgia" w:cs="Georgia"/>
          <w:spacing w:val="23"/>
          <w:sz w:val="19"/>
          <w:szCs w:val="19"/>
        </w:rPr>
        <w:t xml:space="preserve"> </w:t>
      </w:r>
      <w:r>
        <w:rPr>
          <w:rFonts w:ascii="Georgia" w:eastAsia="Georgia" w:hAnsi="Georgia" w:cs="Georgia"/>
          <w:sz w:val="19"/>
          <w:szCs w:val="19"/>
        </w:rPr>
        <w:t>a</w:t>
      </w:r>
      <w:r>
        <w:rPr>
          <w:rFonts w:ascii="Georgia" w:eastAsia="Georgia" w:hAnsi="Georgia" w:cs="Georgia"/>
          <w:spacing w:val="23"/>
          <w:sz w:val="19"/>
          <w:szCs w:val="19"/>
        </w:rPr>
        <w:t xml:space="preserve"> </w:t>
      </w:r>
      <w:r>
        <w:rPr>
          <w:rFonts w:ascii="Georgia" w:eastAsia="Georgia" w:hAnsi="Georgia" w:cs="Georgia"/>
          <w:sz w:val="19"/>
          <w:szCs w:val="19"/>
        </w:rPr>
        <w:t>minimum</w:t>
      </w:r>
      <w:r>
        <w:rPr>
          <w:rFonts w:ascii="Georgia" w:eastAsia="Georgia" w:hAnsi="Georgia" w:cs="Georgia"/>
          <w:spacing w:val="37"/>
          <w:sz w:val="19"/>
          <w:szCs w:val="19"/>
        </w:rPr>
        <w:t xml:space="preserve"> </w:t>
      </w:r>
      <w:r>
        <w:rPr>
          <w:rFonts w:ascii="Georgia" w:eastAsia="Georgia" w:hAnsi="Georgia" w:cs="Georgia"/>
          <w:sz w:val="19"/>
          <w:szCs w:val="19"/>
        </w:rPr>
        <w:t>of</w:t>
      </w:r>
      <w:r>
        <w:rPr>
          <w:rFonts w:ascii="Georgia" w:eastAsia="Georgia" w:hAnsi="Georgia" w:cs="Georgia"/>
          <w:spacing w:val="23"/>
          <w:sz w:val="19"/>
          <w:szCs w:val="19"/>
        </w:rPr>
        <w:t xml:space="preserve"> </w:t>
      </w:r>
      <w:r>
        <w:rPr>
          <w:rFonts w:ascii="Georgia" w:eastAsia="Georgia" w:hAnsi="Georgia" w:cs="Georgia"/>
          <w:sz w:val="19"/>
          <w:szCs w:val="19"/>
        </w:rPr>
        <w:t>seven</w:t>
      </w:r>
      <w:r>
        <w:rPr>
          <w:rFonts w:ascii="Georgia" w:eastAsia="Georgia" w:hAnsi="Georgia" w:cs="Georgia"/>
          <w:spacing w:val="29"/>
          <w:sz w:val="19"/>
          <w:szCs w:val="19"/>
        </w:rPr>
        <w:t xml:space="preserve"> </w:t>
      </w:r>
      <w:r>
        <w:rPr>
          <w:rFonts w:ascii="Georgia" w:eastAsia="Georgia" w:hAnsi="Georgia" w:cs="Georgia"/>
          <w:w w:val="102"/>
          <w:sz w:val="19"/>
          <w:szCs w:val="19"/>
        </w:rPr>
        <w:t>time points</w:t>
      </w:r>
    </w:p>
    <w:p w14:paraId="29374030" w14:textId="77777777" w:rsidR="00E61F9D" w:rsidRDefault="005C64D6">
      <w:pPr>
        <w:spacing w:after="0"/>
        <w:ind w:left="665" w:right="52" w:hanging="186"/>
        <w:jc w:val="both"/>
        <w:rPr>
          <w:rFonts w:ascii="Georgia" w:eastAsia="Georgia" w:hAnsi="Georgia" w:cs="Georgia"/>
          <w:sz w:val="19"/>
          <w:szCs w:val="19"/>
        </w:rPr>
      </w:pPr>
      <w:r>
        <w:rPr>
          <w:rFonts w:ascii="Georgia" w:eastAsia="Georgia" w:hAnsi="Georgia" w:cs="Georgia"/>
          <w:sz w:val="19"/>
          <w:szCs w:val="19"/>
        </w:rPr>
        <w:t xml:space="preserve">• </w:t>
      </w:r>
      <w:r>
        <w:rPr>
          <w:rFonts w:ascii="Georgia" w:eastAsia="Georgia" w:hAnsi="Georgia" w:cs="Georgia"/>
          <w:spacing w:val="19"/>
          <w:sz w:val="19"/>
          <w:szCs w:val="19"/>
        </w:rPr>
        <w:t xml:space="preserve"> </w:t>
      </w:r>
      <w:r>
        <w:rPr>
          <w:rFonts w:ascii="Georgia" w:eastAsia="Georgia" w:hAnsi="Georgia" w:cs="Georgia"/>
          <w:sz w:val="19"/>
          <w:szCs w:val="19"/>
        </w:rPr>
        <w:t>Registration</w:t>
      </w:r>
      <w:r>
        <w:rPr>
          <w:rFonts w:ascii="Georgia" w:eastAsia="Georgia" w:hAnsi="Georgia" w:cs="Georgia"/>
          <w:spacing w:val="23"/>
          <w:sz w:val="19"/>
          <w:szCs w:val="19"/>
        </w:rPr>
        <w:t xml:space="preserve"> </w:t>
      </w:r>
      <w:r>
        <w:rPr>
          <w:rFonts w:ascii="Georgia" w:eastAsia="Georgia" w:hAnsi="Georgia" w:cs="Georgia"/>
          <w:sz w:val="19"/>
          <w:szCs w:val="19"/>
        </w:rPr>
        <w:t>and</w:t>
      </w:r>
      <w:r>
        <w:rPr>
          <w:rFonts w:ascii="Georgia" w:eastAsia="Georgia" w:hAnsi="Georgia" w:cs="Georgia"/>
          <w:spacing w:val="8"/>
          <w:sz w:val="19"/>
          <w:szCs w:val="19"/>
        </w:rPr>
        <w:t xml:space="preserve"> </w:t>
      </w:r>
      <w:r>
        <w:rPr>
          <w:rFonts w:ascii="Georgia" w:eastAsia="Georgia" w:hAnsi="Georgia" w:cs="Georgia"/>
          <w:sz w:val="19"/>
          <w:szCs w:val="19"/>
        </w:rPr>
        <w:t>analysis</w:t>
      </w:r>
      <w:r>
        <w:rPr>
          <w:rFonts w:ascii="Georgia" w:eastAsia="Georgia" w:hAnsi="Georgia" w:cs="Georgia"/>
          <w:spacing w:val="15"/>
          <w:sz w:val="19"/>
          <w:szCs w:val="19"/>
        </w:rPr>
        <w:t xml:space="preserve"> </w:t>
      </w:r>
      <w:r>
        <w:rPr>
          <w:rFonts w:ascii="Georgia" w:eastAsia="Georgia" w:hAnsi="Georgia" w:cs="Georgia"/>
          <w:sz w:val="19"/>
          <w:szCs w:val="19"/>
        </w:rPr>
        <w:t>of</w:t>
      </w:r>
      <w:r>
        <w:rPr>
          <w:rFonts w:ascii="Georgia" w:eastAsia="Georgia" w:hAnsi="Georgia" w:cs="Georgia"/>
          <w:spacing w:val="5"/>
          <w:sz w:val="19"/>
          <w:szCs w:val="19"/>
        </w:rPr>
        <w:t xml:space="preserve"> </w:t>
      </w:r>
      <w:r>
        <w:rPr>
          <w:rFonts w:ascii="Georgia" w:eastAsia="Georgia" w:hAnsi="Georgia" w:cs="Georgia"/>
          <w:sz w:val="19"/>
          <w:szCs w:val="19"/>
        </w:rPr>
        <w:t>inspiratory</w:t>
      </w:r>
      <w:r>
        <w:rPr>
          <w:rFonts w:ascii="Georgia" w:eastAsia="Georgia" w:hAnsi="Georgia" w:cs="Georgia"/>
          <w:spacing w:val="21"/>
          <w:sz w:val="19"/>
          <w:szCs w:val="19"/>
        </w:rPr>
        <w:t xml:space="preserve"> </w:t>
      </w:r>
      <w:r>
        <w:rPr>
          <w:rFonts w:ascii="Georgia" w:eastAsia="Georgia" w:hAnsi="Georgia" w:cs="Georgia"/>
          <w:sz w:val="19"/>
          <w:szCs w:val="19"/>
        </w:rPr>
        <w:t>and</w:t>
      </w:r>
      <w:r>
        <w:rPr>
          <w:rFonts w:ascii="Georgia" w:eastAsia="Georgia" w:hAnsi="Georgia" w:cs="Georgia"/>
          <w:spacing w:val="8"/>
          <w:sz w:val="19"/>
          <w:szCs w:val="19"/>
        </w:rPr>
        <w:t xml:space="preserve"> </w:t>
      </w:r>
      <w:r>
        <w:rPr>
          <w:rFonts w:ascii="Georgia" w:eastAsia="Georgia" w:hAnsi="Georgia" w:cs="Georgia"/>
          <w:sz w:val="19"/>
          <w:szCs w:val="19"/>
        </w:rPr>
        <w:t>expiratory</w:t>
      </w:r>
      <w:r>
        <w:rPr>
          <w:rFonts w:ascii="Georgia" w:eastAsia="Georgia" w:hAnsi="Georgia" w:cs="Georgia"/>
          <w:spacing w:val="19"/>
          <w:sz w:val="19"/>
          <w:szCs w:val="19"/>
        </w:rPr>
        <w:t xml:space="preserve"> </w:t>
      </w:r>
      <w:r>
        <w:rPr>
          <w:rFonts w:ascii="Georgia" w:eastAsia="Georgia" w:hAnsi="Georgia" w:cs="Georgia"/>
          <w:sz w:val="19"/>
          <w:szCs w:val="19"/>
        </w:rPr>
        <w:t>CT</w:t>
      </w:r>
      <w:r>
        <w:rPr>
          <w:rFonts w:ascii="Georgia" w:eastAsia="Georgia" w:hAnsi="Georgia" w:cs="Georgia"/>
          <w:spacing w:val="7"/>
          <w:sz w:val="19"/>
          <w:szCs w:val="19"/>
        </w:rPr>
        <w:t xml:space="preserve"> </w:t>
      </w:r>
      <w:r>
        <w:rPr>
          <w:rFonts w:ascii="Georgia" w:eastAsia="Georgia" w:hAnsi="Georgia" w:cs="Georgia"/>
          <w:sz w:val="19"/>
          <w:szCs w:val="19"/>
        </w:rPr>
        <w:t>for</w:t>
      </w:r>
      <w:r>
        <w:rPr>
          <w:rFonts w:ascii="Georgia" w:eastAsia="Georgia" w:hAnsi="Georgia" w:cs="Georgia"/>
          <w:spacing w:val="7"/>
          <w:sz w:val="19"/>
          <w:szCs w:val="19"/>
        </w:rPr>
        <w:t xml:space="preserve"> </w:t>
      </w:r>
      <w:r>
        <w:rPr>
          <w:rFonts w:ascii="Georgia" w:eastAsia="Georgia" w:hAnsi="Georgia" w:cs="Georgia"/>
          <w:sz w:val="19"/>
          <w:szCs w:val="19"/>
        </w:rPr>
        <w:t>airway</w:t>
      </w:r>
      <w:r>
        <w:rPr>
          <w:rFonts w:ascii="Georgia" w:eastAsia="Georgia" w:hAnsi="Georgia" w:cs="Georgia"/>
          <w:spacing w:val="13"/>
          <w:sz w:val="19"/>
          <w:szCs w:val="19"/>
        </w:rPr>
        <w:t xml:space="preserve"> </w:t>
      </w:r>
      <w:r>
        <w:rPr>
          <w:rFonts w:ascii="Georgia" w:eastAsia="Georgia" w:hAnsi="Georgia" w:cs="Georgia"/>
          <w:sz w:val="19"/>
          <w:szCs w:val="19"/>
        </w:rPr>
        <w:t>changes</w:t>
      </w:r>
      <w:r>
        <w:rPr>
          <w:rFonts w:ascii="Georgia" w:eastAsia="Georgia" w:hAnsi="Georgia" w:cs="Georgia"/>
          <w:spacing w:val="15"/>
          <w:sz w:val="19"/>
          <w:szCs w:val="19"/>
        </w:rPr>
        <w:t xml:space="preserve"> </w:t>
      </w:r>
      <w:r>
        <w:rPr>
          <w:rFonts w:ascii="Georgia" w:eastAsia="Georgia" w:hAnsi="Georgia" w:cs="Georgia"/>
          <w:sz w:val="19"/>
          <w:szCs w:val="19"/>
        </w:rPr>
        <w:t>to</w:t>
      </w:r>
      <w:r>
        <w:rPr>
          <w:rFonts w:ascii="Georgia" w:eastAsia="Georgia" w:hAnsi="Georgia" w:cs="Georgia"/>
          <w:spacing w:val="5"/>
          <w:sz w:val="19"/>
          <w:szCs w:val="19"/>
        </w:rPr>
        <w:t xml:space="preserve"> </w:t>
      </w:r>
      <w:r>
        <w:rPr>
          <w:rFonts w:ascii="Georgia" w:eastAsia="Georgia" w:hAnsi="Georgia" w:cs="Georgia"/>
          <w:sz w:val="19"/>
          <w:szCs w:val="19"/>
        </w:rPr>
        <w:t>assess</w:t>
      </w:r>
      <w:r>
        <w:rPr>
          <w:rFonts w:ascii="Georgia" w:eastAsia="Georgia" w:hAnsi="Georgia" w:cs="Georgia"/>
          <w:spacing w:val="12"/>
          <w:sz w:val="19"/>
          <w:szCs w:val="19"/>
        </w:rPr>
        <w:t xml:space="preserve"> </w:t>
      </w:r>
      <w:r>
        <w:rPr>
          <w:rFonts w:ascii="Georgia" w:eastAsia="Georgia" w:hAnsi="Georgia" w:cs="Georgia"/>
          <w:sz w:val="19"/>
          <w:szCs w:val="19"/>
        </w:rPr>
        <w:t>airway</w:t>
      </w:r>
      <w:r>
        <w:rPr>
          <w:rFonts w:ascii="Georgia" w:eastAsia="Georgia" w:hAnsi="Georgia" w:cs="Georgia"/>
          <w:spacing w:val="13"/>
          <w:sz w:val="19"/>
          <w:szCs w:val="19"/>
        </w:rPr>
        <w:t xml:space="preserve"> </w:t>
      </w:r>
      <w:r>
        <w:rPr>
          <w:rFonts w:ascii="Georgia" w:eastAsia="Georgia" w:hAnsi="Georgia" w:cs="Georgia"/>
          <w:sz w:val="19"/>
          <w:szCs w:val="19"/>
        </w:rPr>
        <w:t>collapsibility</w:t>
      </w:r>
      <w:r>
        <w:rPr>
          <w:rFonts w:ascii="Georgia" w:eastAsia="Georgia" w:hAnsi="Georgia" w:cs="Georgia"/>
          <w:spacing w:val="23"/>
          <w:sz w:val="19"/>
          <w:szCs w:val="19"/>
        </w:rPr>
        <w:t xml:space="preserve"> </w:t>
      </w:r>
      <w:r>
        <w:rPr>
          <w:rFonts w:ascii="Georgia" w:eastAsia="Georgia" w:hAnsi="Georgia" w:cs="Georgia"/>
          <w:sz w:val="19"/>
          <w:szCs w:val="19"/>
        </w:rPr>
        <w:t>and</w:t>
      </w:r>
      <w:r>
        <w:rPr>
          <w:rFonts w:ascii="Georgia" w:eastAsia="Georgia" w:hAnsi="Georgia" w:cs="Georgia"/>
          <w:spacing w:val="8"/>
          <w:sz w:val="19"/>
          <w:szCs w:val="19"/>
        </w:rPr>
        <w:t xml:space="preserve"> </w:t>
      </w:r>
      <w:proofErr w:type="spellStart"/>
      <w:r>
        <w:rPr>
          <w:rFonts w:ascii="Georgia" w:eastAsia="Georgia" w:hAnsi="Georgia" w:cs="Georgia"/>
          <w:w w:val="102"/>
          <w:sz w:val="19"/>
          <w:szCs w:val="19"/>
        </w:rPr>
        <w:t>remod</w:t>
      </w:r>
      <w:proofErr w:type="spellEnd"/>
      <w:r>
        <w:rPr>
          <w:rFonts w:ascii="Georgia" w:eastAsia="Georgia" w:hAnsi="Georgia" w:cs="Georgia"/>
          <w:w w:val="102"/>
          <w:sz w:val="19"/>
          <w:szCs w:val="19"/>
        </w:rPr>
        <w:t xml:space="preserve">- </w:t>
      </w:r>
      <w:proofErr w:type="spellStart"/>
      <w:r>
        <w:rPr>
          <w:rFonts w:ascii="Georgia" w:eastAsia="Georgia" w:hAnsi="Georgia" w:cs="Georgia"/>
          <w:sz w:val="19"/>
          <w:szCs w:val="19"/>
        </w:rPr>
        <w:t>eling</w:t>
      </w:r>
      <w:proofErr w:type="spellEnd"/>
      <w:r>
        <w:rPr>
          <w:rFonts w:ascii="Georgia" w:eastAsia="Georgia" w:hAnsi="Georgia" w:cs="Georgia"/>
          <w:spacing w:val="9"/>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sz w:val="19"/>
          <w:szCs w:val="19"/>
        </w:rPr>
        <w:t>other</w:t>
      </w:r>
      <w:r>
        <w:rPr>
          <w:rFonts w:ascii="Georgia" w:eastAsia="Georgia" w:hAnsi="Georgia" w:cs="Georgia"/>
          <w:spacing w:val="10"/>
          <w:sz w:val="19"/>
          <w:szCs w:val="19"/>
        </w:rPr>
        <w:t xml:space="preserve"> </w:t>
      </w:r>
      <w:r>
        <w:rPr>
          <w:rFonts w:ascii="Georgia" w:eastAsia="Georgia" w:hAnsi="Georgia" w:cs="Georgia"/>
          <w:sz w:val="19"/>
          <w:szCs w:val="19"/>
        </w:rPr>
        <w:t>CT</w:t>
      </w:r>
      <w:r>
        <w:rPr>
          <w:rFonts w:ascii="Georgia" w:eastAsia="Georgia" w:hAnsi="Georgia" w:cs="Georgia"/>
          <w:spacing w:val="6"/>
          <w:sz w:val="19"/>
          <w:szCs w:val="19"/>
        </w:rPr>
        <w:t xml:space="preserve"> </w:t>
      </w:r>
      <w:r>
        <w:rPr>
          <w:rFonts w:ascii="Georgia" w:eastAsia="Georgia" w:hAnsi="Georgia" w:cs="Georgia"/>
          <w:w w:val="102"/>
          <w:sz w:val="19"/>
          <w:szCs w:val="19"/>
        </w:rPr>
        <w:t>markers</w:t>
      </w:r>
    </w:p>
    <w:p w14:paraId="47A62C42" w14:textId="77777777" w:rsidR="00E61F9D" w:rsidRDefault="005C64D6">
      <w:pPr>
        <w:spacing w:after="0"/>
        <w:ind w:left="665" w:right="89" w:hanging="186"/>
        <w:jc w:val="both"/>
        <w:rPr>
          <w:rFonts w:ascii="Georgia" w:eastAsia="Georgia" w:hAnsi="Georgia" w:cs="Georgia"/>
          <w:sz w:val="19"/>
          <w:szCs w:val="19"/>
        </w:rPr>
      </w:pPr>
      <w:r>
        <w:rPr>
          <w:rFonts w:ascii="Georgia" w:eastAsia="Georgia" w:hAnsi="Georgia" w:cs="Georgia"/>
          <w:sz w:val="19"/>
          <w:szCs w:val="19"/>
        </w:rPr>
        <w:t xml:space="preserve">• </w:t>
      </w:r>
      <w:r>
        <w:rPr>
          <w:rFonts w:ascii="Georgia" w:eastAsia="Georgia" w:hAnsi="Georgia" w:cs="Georgia"/>
          <w:spacing w:val="19"/>
          <w:sz w:val="19"/>
          <w:szCs w:val="19"/>
        </w:rPr>
        <w:t xml:space="preserve"> </w:t>
      </w:r>
      <w:r>
        <w:rPr>
          <w:rFonts w:ascii="Georgia" w:eastAsia="Georgia" w:hAnsi="Georgia" w:cs="Georgia"/>
          <w:sz w:val="19"/>
          <w:szCs w:val="19"/>
        </w:rPr>
        <w:t>Registration</w:t>
      </w:r>
      <w:r>
        <w:rPr>
          <w:rFonts w:ascii="Georgia" w:eastAsia="Georgia" w:hAnsi="Georgia" w:cs="Georgia"/>
          <w:spacing w:val="25"/>
          <w:sz w:val="19"/>
          <w:szCs w:val="19"/>
        </w:rPr>
        <w:t xml:space="preserve"> </w:t>
      </w:r>
      <w:r>
        <w:rPr>
          <w:rFonts w:ascii="Georgia" w:eastAsia="Georgia" w:hAnsi="Georgia" w:cs="Georgia"/>
          <w:sz w:val="19"/>
          <w:szCs w:val="19"/>
        </w:rPr>
        <w:t>and</w:t>
      </w:r>
      <w:r>
        <w:rPr>
          <w:rFonts w:ascii="Georgia" w:eastAsia="Georgia" w:hAnsi="Georgia" w:cs="Georgia"/>
          <w:spacing w:val="10"/>
          <w:sz w:val="19"/>
          <w:szCs w:val="19"/>
        </w:rPr>
        <w:t xml:space="preserve"> </w:t>
      </w:r>
      <w:r>
        <w:rPr>
          <w:rFonts w:ascii="Georgia" w:eastAsia="Georgia" w:hAnsi="Georgia" w:cs="Georgia"/>
          <w:sz w:val="19"/>
          <w:szCs w:val="19"/>
        </w:rPr>
        <w:t>analysis</w:t>
      </w:r>
      <w:r>
        <w:rPr>
          <w:rFonts w:ascii="Georgia" w:eastAsia="Georgia" w:hAnsi="Georgia" w:cs="Georgia"/>
          <w:spacing w:val="17"/>
          <w:sz w:val="19"/>
          <w:szCs w:val="19"/>
        </w:rPr>
        <w:t xml:space="preserve"> </w:t>
      </w:r>
      <w:r>
        <w:rPr>
          <w:rFonts w:ascii="Georgia" w:eastAsia="Georgia" w:hAnsi="Georgia" w:cs="Georgia"/>
          <w:sz w:val="19"/>
          <w:szCs w:val="19"/>
        </w:rPr>
        <w:t>of</w:t>
      </w:r>
      <w:r>
        <w:rPr>
          <w:rFonts w:ascii="Georgia" w:eastAsia="Georgia" w:hAnsi="Georgia" w:cs="Georgia"/>
          <w:spacing w:val="7"/>
          <w:sz w:val="19"/>
          <w:szCs w:val="19"/>
        </w:rPr>
        <w:t xml:space="preserve"> </w:t>
      </w:r>
      <w:r>
        <w:rPr>
          <w:rFonts w:ascii="Georgia" w:eastAsia="Georgia" w:hAnsi="Georgia" w:cs="Georgia"/>
          <w:sz w:val="19"/>
          <w:szCs w:val="19"/>
        </w:rPr>
        <w:t>inspiratory</w:t>
      </w:r>
      <w:r>
        <w:rPr>
          <w:rFonts w:ascii="Georgia" w:eastAsia="Georgia" w:hAnsi="Georgia" w:cs="Georgia"/>
          <w:spacing w:val="23"/>
          <w:sz w:val="19"/>
          <w:szCs w:val="19"/>
        </w:rPr>
        <w:t xml:space="preserve"> </w:t>
      </w:r>
      <w:r>
        <w:rPr>
          <w:rFonts w:ascii="Georgia" w:eastAsia="Georgia" w:hAnsi="Georgia" w:cs="Georgia"/>
          <w:sz w:val="19"/>
          <w:szCs w:val="19"/>
        </w:rPr>
        <w:t>and</w:t>
      </w:r>
      <w:r>
        <w:rPr>
          <w:rFonts w:ascii="Georgia" w:eastAsia="Georgia" w:hAnsi="Georgia" w:cs="Georgia"/>
          <w:spacing w:val="10"/>
          <w:sz w:val="19"/>
          <w:szCs w:val="19"/>
        </w:rPr>
        <w:t xml:space="preserve"> </w:t>
      </w:r>
      <w:r>
        <w:rPr>
          <w:rFonts w:ascii="Georgia" w:eastAsia="Georgia" w:hAnsi="Georgia" w:cs="Georgia"/>
          <w:sz w:val="19"/>
          <w:szCs w:val="19"/>
        </w:rPr>
        <w:t>expiratory</w:t>
      </w:r>
      <w:r>
        <w:rPr>
          <w:rFonts w:ascii="Georgia" w:eastAsia="Georgia" w:hAnsi="Georgia" w:cs="Georgia"/>
          <w:spacing w:val="21"/>
          <w:sz w:val="19"/>
          <w:szCs w:val="19"/>
        </w:rPr>
        <w:t xml:space="preserve"> </w:t>
      </w:r>
      <w:r>
        <w:rPr>
          <w:rFonts w:ascii="Georgia" w:eastAsia="Georgia" w:hAnsi="Georgia" w:cs="Georgia"/>
          <w:sz w:val="19"/>
          <w:szCs w:val="19"/>
        </w:rPr>
        <w:t>CT</w:t>
      </w:r>
      <w:r>
        <w:rPr>
          <w:rFonts w:ascii="Georgia" w:eastAsia="Georgia" w:hAnsi="Georgia" w:cs="Georgia"/>
          <w:spacing w:val="9"/>
          <w:sz w:val="19"/>
          <w:szCs w:val="19"/>
        </w:rPr>
        <w:t xml:space="preserve"> </w:t>
      </w:r>
      <w:r>
        <w:rPr>
          <w:rFonts w:ascii="Georgia" w:eastAsia="Georgia" w:hAnsi="Georgia" w:cs="Georgia"/>
          <w:sz w:val="19"/>
          <w:szCs w:val="19"/>
        </w:rPr>
        <w:t>with</w:t>
      </w:r>
      <w:r>
        <w:rPr>
          <w:rFonts w:ascii="Georgia" w:eastAsia="Georgia" w:hAnsi="Georgia" w:cs="Georgia"/>
          <w:spacing w:val="11"/>
          <w:sz w:val="19"/>
          <w:szCs w:val="19"/>
        </w:rPr>
        <w:t xml:space="preserve"> </w:t>
      </w:r>
      <w:r>
        <w:rPr>
          <w:rFonts w:ascii="Georgia" w:eastAsia="Georgia" w:hAnsi="Georgia" w:cs="Georgia"/>
          <w:sz w:val="19"/>
          <w:szCs w:val="19"/>
        </w:rPr>
        <w:t>MRI</w:t>
      </w:r>
      <w:r>
        <w:rPr>
          <w:rFonts w:ascii="Georgia" w:eastAsia="Georgia" w:hAnsi="Georgia" w:cs="Georgia"/>
          <w:spacing w:val="12"/>
          <w:sz w:val="19"/>
          <w:szCs w:val="19"/>
        </w:rPr>
        <w:t xml:space="preserve"> </w:t>
      </w:r>
      <w:r>
        <w:rPr>
          <w:rFonts w:ascii="Georgia" w:eastAsia="Georgia" w:hAnsi="Georgia" w:cs="Georgia"/>
          <w:sz w:val="19"/>
          <w:szCs w:val="19"/>
        </w:rPr>
        <w:t>to</w:t>
      </w:r>
      <w:r>
        <w:rPr>
          <w:rFonts w:ascii="Georgia" w:eastAsia="Georgia" w:hAnsi="Georgia" w:cs="Georgia"/>
          <w:spacing w:val="7"/>
          <w:sz w:val="19"/>
          <w:szCs w:val="19"/>
        </w:rPr>
        <w:t xml:space="preserve"> </w:t>
      </w:r>
      <w:r>
        <w:rPr>
          <w:rFonts w:ascii="Georgia" w:eastAsia="Georgia" w:hAnsi="Georgia" w:cs="Georgia"/>
          <w:sz w:val="19"/>
          <w:szCs w:val="19"/>
        </w:rPr>
        <w:t>study</w:t>
      </w:r>
      <w:r>
        <w:rPr>
          <w:rFonts w:ascii="Georgia" w:eastAsia="Georgia" w:hAnsi="Georgia" w:cs="Georgia"/>
          <w:spacing w:val="13"/>
          <w:sz w:val="19"/>
          <w:szCs w:val="19"/>
        </w:rPr>
        <w:t xml:space="preserve"> </w:t>
      </w:r>
      <w:r>
        <w:rPr>
          <w:rFonts w:ascii="Georgia" w:eastAsia="Georgia" w:hAnsi="Georgia" w:cs="Georgia"/>
          <w:sz w:val="19"/>
          <w:szCs w:val="19"/>
        </w:rPr>
        <w:t>the</w:t>
      </w:r>
      <w:r>
        <w:rPr>
          <w:rFonts w:ascii="Georgia" w:eastAsia="Georgia" w:hAnsi="Georgia" w:cs="Georgia"/>
          <w:spacing w:val="9"/>
          <w:sz w:val="19"/>
          <w:szCs w:val="19"/>
        </w:rPr>
        <w:t xml:space="preserve"> </w:t>
      </w:r>
      <w:r>
        <w:rPr>
          <w:rFonts w:ascii="Georgia" w:eastAsia="Georgia" w:hAnsi="Georgia" w:cs="Georgia"/>
          <w:sz w:val="19"/>
          <w:szCs w:val="19"/>
        </w:rPr>
        <w:t>similarities</w:t>
      </w:r>
      <w:r>
        <w:rPr>
          <w:rFonts w:ascii="Georgia" w:eastAsia="Georgia" w:hAnsi="Georgia" w:cs="Georgia"/>
          <w:spacing w:val="23"/>
          <w:sz w:val="19"/>
          <w:szCs w:val="19"/>
        </w:rPr>
        <w:t xml:space="preserve"> </w:t>
      </w:r>
      <w:r>
        <w:rPr>
          <w:rFonts w:ascii="Georgia" w:eastAsia="Georgia" w:hAnsi="Georgia" w:cs="Georgia"/>
          <w:sz w:val="19"/>
          <w:szCs w:val="19"/>
        </w:rPr>
        <w:t>and</w:t>
      </w:r>
      <w:r>
        <w:rPr>
          <w:rFonts w:ascii="Georgia" w:eastAsia="Georgia" w:hAnsi="Georgia" w:cs="Georgia"/>
          <w:spacing w:val="10"/>
          <w:sz w:val="19"/>
          <w:szCs w:val="19"/>
        </w:rPr>
        <w:t xml:space="preserve"> </w:t>
      </w:r>
      <w:r>
        <w:rPr>
          <w:rFonts w:ascii="Georgia" w:eastAsia="Georgia" w:hAnsi="Georgia" w:cs="Georgia"/>
          <w:sz w:val="19"/>
          <w:szCs w:val="19"/>
        </w:rPr>
        <w:t>differences</w:t>
      </w:r>
      <w:r>
        <w:rPr>
          <w:rFonts w:ascii="Georgia" w:eastAsia="Georgia" w:hAnsi="Georgia" w:cs="Georgia"/>
          <w:spacing w:val="22"/>
          <w:sz w:val="19"/>
          <w:szCs w:val="19"/>
        </w:rPr>
        <w:t xml:space="preserve"> </w:t>
      </w:r>
      <w:r>
        <w:rPr>
          <w:rFonts w:ascii="Georgia" w:eastAsia="Georgia" w:hAnsi="Georgia" w:cs="Georgia"/>
          <w:sz w:val="19"/>
          <w:szCs w:val="19"/>
        </w:rPr>
        <w:t>of</w:t>
      </w:r>
      <w:r>
        <w:rPr>
          <w:rFonts w:ascii="Georgia" w:eastAsia="Georgia" w:hAnsi="Georgia" w:cs="Georgia"/>
          <w:spacing w:val="7"/>
          <w:sz w:val="19"/>
          <w:szCs w:val="19"/>
        </w:rPr>
        <w:t xml:space="preserve"> </w:t>
      </w:r>
      <w:r>
        <w:rPr>
          <w:rFonts w:ascii="Georgia" w:eastAsia="Georgia" w:hAnsi="Georgia" w:cs="Georgia"/>
          <w:sz w:val="19"/>
          <w:szCs w:val="19"/>
        </w:rPr>
        <w:t>the</w:t>
      </w:r>
      <w:r>
        <w:rPr>
          <w:rFonts w:ascii="Georgia" w:eastAsia="Georgia" w:hAnsi="Georgia" w:cs="Georgia"/>
          <w:spacing w:val="9"/>
          <w:sz w:val="19"/>
          <w:szCs w:val="19"/>
        </w:rPr>
        <w:t xml:space="preserve"> </w:t>
      </w:r>
      <w:r>
        <w:rPr>
          <w:rFonts w:ascii="Georgia" w:eastAsia="Georgia" w:hAnsi="Georgia" w:cs="Georgia"/>
          <w:w w:val="102"/>
          <w:sz w:val="19"/>
          <w:szCs w:val="19"/>
        </w:rPr>
        <w:t xml:space="preserve">two </w:t>
      </w:r>
      <w:r>
        <w:rPr>
          <w:rFonts w:ascii="Georgia" w:eastAsia="Georgia" w:hAnsi="Georgia" w:cs="Georgia"/>
          <w:sz w:val="19"/>
          <w:szCs w:val="19"/>
        </w:rPr>
        <w:t>modalities</w:t>
      </w:r>
      <w:r>
        <w:rPr>
          <w:rFonts w:ascii="Georgia" w:eastAsia="Georgia" w:hAnsi="Georgia" w:cs="Georgia"/>
          <w:spacing w:val="19"/>
          <w:sz w:val="19"/>
          <w:szCs w:val="19"/>
        </w:rPr>
        <w:t xml:space="preserve"> </w:t>
      </w:r>
      <w:r>
        <w:rPr>
          <w:rFonts w:ascii="Georgia" w:eastAsia="Georgia" w:hAnsi="Georgia" w:cs="Georgia"/>
          <w:sz w:val="19"/>
          <w:szCs w:val="19"/>
        </w:rPr>
        <w:t>in</w:t>
      </w:r>
      <w:r>
        <w:rPr>
          <w:rFonts w:ascii="Georgia" w:eastAsia="Georgia" w:hAnsi="Georgia" w:cs="Georgia"/>
          <w:spacing w:val="6"/>
          <w:sz w:val="19"/>
          <w:szCs w:val="19"/>
        </w:rPr>
        <w:t xml:space="preserve"> </w:t>
      </w:r>
      <w:proofErr w:type="spellStart"/>
      <w:r>
        <w:rPr>
          <w:rFonts w:ascii="Georgia" w:eastAsia="Georgia" w:hAnsi="Georgia" w:cs="Georgia"/>
          <w:sz w:val="19"/>
          <w:szCs w:val="19"/>
        </w:rPr>
        <w:t>phenotyping</w:t>
      </w:r>
      <w:proofErr w:type="spellEnd"/>
      <w:r>
        <w:rPr>
          <w:rFonts w:ascii="Georgia" w:eastAsia="Georgia" w:hAnsi="Georgia" w:cs="Georgia"/>
          <w:spacing w:val="22"/>
          <w:sz w:val="19"/>
          <w:szCs w:val="19"/>
        </w:rPr>
        <w:t xml:space="preserve"> </w:t>
      </w:r>
      <w:r>
        <w:rPr>
          <w:rFonts w:ascii="Georgia" w:eastAsia="Georgia" w:hAnsi="Georgia" w:cs="Georgia"/>
          <w:sz w:val="19"/>
          <w:szCs w:val="19"/>
        </w:rPr>
        <w:t>the</w:t>
      </w:r>
      <w:r>
        <w:rPr>
          <w:rFonts w:ascii="Georgia" w:eastAsia="Georgia" w:hAnsi="Georgia" w:cs="Georgia"/>
          <w:spacing w:val="6"/>
          <w:sz w:val="19"/>
          <w:szCs w:val="19"/>
        </w:rPr>
        <w:t xml:space="preserve"> </w:t>
      </w:r>
      <w:r>
        <w:rPr>
          <w:rFonts w:ascii="Georgia" w:eastAsia="Georgia" w:hAnsi="Georgia" w:cs="Georgia"/>
          <w:sz w:val="19"/>
          <w:szCs w:val="19"/>
        </w:rPr>
        <w:t>COPD</w:t>
      </w:r>
      <w:r>
        <w:rPr>
          <w:rFonts w:ascii="Georgia" w:eastAsia="Georgia" w:hAnsi="Georgia" w:cs="Georgia"/>
          <w:spacing w:val="11"/>
          <w:sz w:val="19"/>
          <w:szCs w:val="19"/>
        </w:rPr>
        <w:t xml:space="preserve"> </w:t>
      </w:r>
      <w:r>
        <w:rPr>
          <w:rFonts w:ascii="Georgia" w:eastAsia="Georgia" w:hAnsi="Georgia" w:cs="Georgia"/>
          <w:w w:val="102"/>
          <w:sz w:val="19"/>
          <w:szCs w:val="19"/>
        </w:rPr>
        <w:t>population</w:t>
      </w:r>
    </w:p>
    <w:p w14:paraId="4CFCAA01" w14:textId="77777777" w:rsidR="00E61F9D" w:rsidRDefault="005C64D6">
      <w:pPr>
        <w:spacing w:after="0" w:line="277" w:lineRule="auto"/>
        <w:ind w:left="665" w:right="84" w:hanging="186"/>
        <w:jc w:val="both"/>
        <w:rPr>
          <w:rFonts w:ascii="Georgia" w:eastAsia="Georgia" w:hAnsi="Georgia" w:cs="Georgia"/>
          <w:sz w:val="19"/>
          <w:szCs w:val="19"/>
        </w:rPr>
      </w:pPr>
      <w:r>
        <w:rPr>
          <w:rFonts w:ascii="Georgia" w:eastAsia="Georgia" w:hAnsi="Georgia" w:cs="Georgia"/>
          <w:sz w:val="19"/>
          <w:szCs w:val="19"/>
        </w:rPr>
        <w:t xml:space="preserve">• </w:t>
      </w:r>
      <w:r>
        <w:rPr>
          <w:rFonts w:ascii="Georgia" w:eastAsia="Georgia" w:hAnsi="Georgia" w:cs="Georgia"/>
          <w:spacing w:val="19"/>
          <w:sz w:val="19"/>
          <w:szCs w:val="19"/>
        </w:rPr>
        <w:t xml:space="preserve"> </w:t>
      </w:r>
      <w:r>
        <w:rPr>
          <w:rFonts w:ascii="Georgia" w:eastAsia="Georgia" w:hAnsi="Georgia" w:cs="Georgia"/>
          <w:sz w:val="19"/>
          <w:szCs w:val="19"/>
        </w:rPr>
        <w:t>Registration</w:t>
      </w:r>
      <w:r>
        <w:rPr>
          <w:rFonts w:ascii="Georgia" w:eastAsia="Georgia" w:hAnsi="Georgia" w:cs="Georgia"/>
          <w:spacing w:val="35"/>
          <w:sz w:val="19"/>
          <w:szCs w:val="19"/>
        </w:rPr>
        <w:t xml:space="preserve"> </w:t>
      </w:r>
      <w:r>
        <w:rPr>
          <w:rFonts w:ascii="Georgia" w:eastAsia="Georgia" w:hAnsi="Georgia" w:cs="Georgia"/>
          <w:sz w:val="19"/>
          <w:szCs w:val="19"/>
        </w:rPr>
        <w:t>of</w:t>
      </w:r>
      <w:r>
        <w:rPr>
          <w:rFonts w:ascii="Georgia" w:eastAsia="Georgia" w:hAnsi="Georgia" w:cs="Georgia"/>
          <w:spacing w:val="17"/>
          <w:sz w:val="19"/>
          <w:szCs w:val="19"/>
        </w:rPr>
        <w:t xml:space="preserve"> </w:t>
      </w:r>
      <w:r>
        <w:rPr>
          <w:rFonts w:ascii="Georgia" w:eastAsia="Georgia" w:hAnsi="Georgia" w:cs="Georgia"/>
          <w:sz w:val="19"/>
          <w:szCs w:val="19"/>
        </w:rPr>
        <w:t>the</w:t>
      </w:r>
      <w:r>
        <w:rPr>
          <w:rFonts w:ascii="Georgia" w:eastAsia="Georgia" w:hAnsi="Georgia" w:cs="Georgia"/>
          <w:spacing w:val="19"/>
          <w:sz w:val="19"/>
          <w:szCs w:val="19"/>
        </w:rPr>
        <w:t xml:space="preserve"> </w:t>
      </w:r>
      <w:r>
        <w:rPr>
          <w:rFonts w:ascii="Georgia" w:eastAsia="Georgia" w:hAnsi="Georgia" w:cs="Georgia"/>
          <w:sz w:val="19"/>
          <w:szCs w:val="19"/>
        </w:rPr>
        <w:t>follow-up</w:t>
      </w:r>
      <w:r>
        <w:rPr>
          <w:rFonts w:ascii="Georgia" w:eastAsia="Georgia" w:hAnsi="Georgia" w:cs="Georgia"/>
          <w:spacing w:val="31"/>
          <w:sz w:val="19"/>
          <w:szCs w:val="19"/>
        </w:rPr>
        <w:t xml:space="preserve"> </w:t>
      </w:r>
      <w:r>
        <w:rPr>
          <w:rFonts w:ascii="Georgia" w:eastAsia="Georgia" w:hAnsi="Georgia" w:cs="Georgia"/>
          <w:sz w:val="19"/>
          <w:szCs w:val="19"/>
        </w:rPr>
        <w:t>MRI</w:t>
      </w:r>
      <w:r>
        <w:rPr>
          <w:rFonts w:ascii="Georgia" w:eastAsia="Georgia" w:hAnsi="Georgia" w:cs="Georgia"/>
          <w:spacing w:val="22"/>
          <w:sz w:val="19"/>
          <w:szCs w:val="19"/>
        </w:rPr>
        <w:t xml:space="preserve"> </w:t>
      </w:r>
      <w:r>
        <w:rPr>
          <w:rFonts w:ascii="Georgia" w:eastAsia="Georgia" w:hAnsi="Georgia" w:cs="Georgia"/>
          <w:sz w:val="19"/>
          <w:szCs w:val="19"/>
        </w:rPr>
        <w:t>and</w:t>
      </w:r>
      <w:r>
        <w:rPr>
          <w:rFonts w:ascii="Georgia" w:eastAsia="Georgia" w:hAnsi="Georgia" w:cs="Georgia"/>
          <w:spacing w:val="20"/>
          <w:sz w:val="19"/>
          <w:szCs w:val="19"/>
        </w:rPr>
        <w:t xml:space="preserve"> </w:t>
      </w:r>
      <w:r>
        <w:rPr>
          <w:rFonts w:ascii="Georgia" w:eastAsia="Georgia" w:hAnsi="Georgia" w:cs="Georgia"/>
          <w:sz w:val="19"/>
          <w:szCs w:val="19"/>
        </w:rPr>
        <w:t>CT</w:t>
      </w:r>
      <w:r>
        <w:rPr>
          <w:rFonts w:ascii="Georgia" w:eastAsia="Georgia" w:hAnsi="Georgia" w:cs="Georgia"/>
          <w:spacing w:val="19"/>
          <w:sz w:val="19"/>
          <w:szCs w:val="19"/>
        </w:rPr>
        <w:t xml:space="preserve"> </w:t>
      </w:r>
      <w:r>
        <w:rPr>
          <w:rFonts w:ascii="Georgia" w:eastAsia="Georgia" w:hAnsi="Georgia" w:cs="Georgia"/>
          <w:sz w:val="19"/>
          <w:szCs w:val="19"/>
        </w:rPr>
        <w:t>images</w:t>
      </w:r>
      <w:r>
        <w:rPr>
          <w:rFonts w:ascii="Georgia" w:eastAsia="Georgia" w:hAnsi="Georgia" w:cs="Georgia"/>
          <w:spacing w:val="26"/>
          <w:sz w:val="19"/>
          <w:szCs w:val="19"/>
        </w:rPr>
        <w:t xml:space="preserve"> </w:t>
      </w:r>
      <w:r>
        <w:rPr>
          <w:rFonts w:ascii="Georgia" w:eastAsia="Georgia" w:hAnsi="Georgia" w:cs="Georgia"/>
          <w:sz w:val="19"/>
          <w:szCs w:val="19"/>
        </w:rPr>
        <w:t>(two</w:t>
      </w:r>
      <w:r>
        <w:rPr>
          <w:rFonts w:ascii="Georgia" w:eastAsia="Georgia" w:hAnsi="Georgia" w:cs="Georgia"/>
          <w:spacing w:val="23"/>
          <w:sz w:val="19"/>
          <w:szCs w:val="19"/>
        </w:rPr>
        <w:t xml:space="preserve"> </w:t>
      </w:r>
      <w:r>
        <w:rPr>
          <w:rFonts w:ascii="Georgia" w:eastAsia="Georgia" w:hAnsi="Georgia" w:cs="Georgia"/>
          <w:sz w:val="19"/>
          <w:szCs w:val="19"/>
        </w:rPr>
        <w:t>years)</w:t>
      </w:r>
      <w:r>
        <w:rPr>
          <w:rFonts w:ascii="Georgia" w:eastAsia="Georgia" w:hAnsi="Georgia" w:cs="Georgia"/>
          <w:spacing w:val="24"/>
          <w:sz w:val="19"/>
          <w:szCs w:val="19"/>
        </w:rPr>
        <w:t xml:space="preserve"> </w:t>
      </w:r>
      <w:r>
        <w:rPr>
          <w:rFonts w:ascii="Georgia" w:eastAsia="Georgia" w:hAnsi="Georgia" w:cs="Georgia"/>
          <w:sz w:val="19"/>
          <w:szCs w:val="19"/>
        </w:rPr>
        <w:t>to</w:t>
      </w:r>
      <w:r>
        <w:rPr>
          <w:rFonts w:ascii="Georgia" w:eastAsia="Georgia" w:hAnsi="Georgia" w:cs="Georgia"/>
          <w:spacing w:val="17"/>
          <w:sz w:val="19"/>
          <w:szCs w:val="19"/>
        </w:rPr>
        <w:t xml:space="preserve"> </w:t>
      </w:r>
      <w:r>
        <w:rPr>
          <w:rFonts w:ascii="Georgia" w:eastAsia="Georgia" w:hAnsi="Georgia" w:cs="Georgia"/>
          <w:sz w:val="19"/>
          <w:szCs w:val="19"/>
        </w:rPr>
        <w:t>determine</w:t>
      </w:r>
      <w:r>
        <w:rPr>
          <w:rFonts w:ascii="Georgia" w:eastAsia="Georgia" w:hAnsi="Georgia" w:cs="Georgia"/>
          <w:spacing w:val="31"/>
          <w:sz w:val="19"/>
          <w:szCs w:val="19"/>
        </w:rPr>
        <w:t xml:space="preserve"> </w:t>
      </w:r>
      <w:r>
        <w:rPr>
          <w:rFonts w:ascii="Georgia" w:eastAsia="Georgia" w:hAnsi="Georgia" w:cs="Georgia"/>
          <w:sz w:val="19"/>
          <w:szCs w:val="19"/>
        </w:rPr>
        <w:t>if</w:t>
      </w:r>
      <w:r>
        <w:rPr>
          <w:rFonts w:ascii="Georgia" w:eastAsia="Georgia" w:hAnsi="Georgia" w:cs="Georgia"/>
          <w:spacing w:val="16"/>
          <w:sz w:val="19"/>
          <w:szCs w:val="19"/>
        </w:rPr>
        <w:t xml:space="preserve"> </w:t>
      </w:r>
      <w:r>
        <w:rPr>
          <w:rFonts w:ascii="Georgia" w:eastAsia="Georgia" w:hAnsi="Georgia" w:cs="Georgia"/>
          <w:sz w:val="19"/>
          <w:szCs w:val="19"/>
        </w:rPr>
        <w:t>disease</w:t>
      </w:r>
      <w:r>
        <w:rPr>
          <w:rFonts w:ascii="Georgia" w:eastAsia="Georgia" w:hAnsi="Georgia" w:cs="Georgia"/>
          <w:spacing w:val="27"/>
          <w:sz w:val="19"/>
          <w:szCs w:val="19"/>
        </w:rPr>
        <w:t xml:space="preserve"> </w:t>
      </w:r>
      <w:r>
        <w:rPr>
          <w:rFonts w:ascii="Georgia" w:eastAsia="Georgia" w:hAnsi="Georgia" w:cs="Georgia"/>
          <w:sz w:val="19"/>
          <w:szCs w:val="19"/>
        </w:rPr>
        <w:t>progression</w:t>
      </w:r>
      <w:r>
        <w:rPr>
          <w:rFonts w:ascii="Georgia" w:eastAsia="Georgia" w:hAnsi="Georgia" w:cs="Georgia"/>
          <w:spacing w:val="34"/>
          <w:sz w:val="19"/>
          <w:szCs w:val="19"/>
        </w:rPr>
        <w:t xml:space="preserve"> </w:t>
      </w:r>
      <w:r>
        <w:rPr>
          <w:rFonts w:ascii="Georgia" w:eastAsia="Georgia" w:hAnsi="Georgia" w:cs="Georgia"/>
          <w:sz w:val="19"/>
          <w:szCs w:val="19"/>
        </w:rPr>
        <w:t>is</w:t>
      </w:r>
      <w:r>
        <w:rPr>
          <w:rFonts w:ascii="Georgia" w:eastAsia="Georgia" w:hAnsi="Georgia" w:cs="Georgia"/>
          <w:spacing w:val="17"/>
          <w:sz w:val="19"/>
          <w:szCs w:val="19"/>
        </w:rPr>
        <w:t xml:space="preserve"> </w:t>
      </w:r>
      <w:r>
        <w:rPr>
          <w:rFonts w:ascii="Georgia" w:eastAsia="Georgia" w:hAnsi="Georgia" w:cs="Georgia"/>
          <w:sz w:val="19"/>
          <w:szCs w:val="19"/>
        </w:rPr>
        <w:t>in</w:t>
      </w:r>
      <w:r>
        <w:rPr>
          <w:rFonts w:ascii="Georgia" w:eastAsia="Georgia" w:hAnsi="Georgia" w:cs="Georgia"/>
          <w:spacing w:val="19"/>
          <w:sz w:val="19"/>
          <w:szCs w:val="19"/>
        </w:rPr>
        <w:t xml:space="preserve"> </w:t>
      </w:r>
      <w:r>
        <w:rPr>
          <w:rFonts w:ascii="Georgia" w:eastAsia="Georgia" w:hAnsi="Georgia" w:cs="Georgia"/>
          <w:sz w:val="19"/>
          <w:szCs w:val="19"/>
        </w:rPr>
        <w:t>part</w:t>
      </w:r>
      <w:r>
        <w:rPr>
          <w:rFonts w:ascii="Georgia" w:eastAsia="Georgia" w:hAnsi="Georgia" w:cs="Georgia"/>
          <w:spacing w:val="21"/>
          <w:sz w:val="19"/>
          <w:szCs w:val="19"/>
        </w:rPr>
        <w:t xml:space="preserve"> </w:t>
      </w:r>
      <w:r>
        <w:rPr>
          <w:rFonts w:ascii="Georgia" w:eastAsia="Georgia" w:hAnsi="Georgia" w:cs="Georgia"/>
          <w:sz w:val="19"/>
          <w:szCs w:val="19"/>
        </w:rPr>
        <w:t>caused</w:t>
      </w:r>
      <w:r>
        <w:rPr>
          <w:rFonts w:ascii="Georgia" w:eastAsia="Georgia" w:hAnsi="Georgia" w:cs="Georgia"/>
          <w:spacing w:val="26"/>
          <w:sz w:val="19"/>
          <w:szCs w:val="19"/>
        </w:rPr>
        <w:t xml:space="preserve"> </w:t>
      </w:r>
      <w:r>
        <w:rPr>
          <w:rFonts w:ascii="Georgia" w:eastAsia="Georgia" w:hAnsi="Georgia" w:cs="Georgia"/>
          <w:w w:val="102"/>
          <w:sz w:val="19"/>
          <w:szCs w:val="19"/>
        </w:rPr>
        <w:t xml:space="preserve">by </w:t>
      </w:r>
      <w:r>
        <w:rPr>
          <w:rFonts w:ascii="Georgia" w:eastAsia="Georgia" w:hAnsi="Georgia" w:cs="Georgia"/>
          <w:sz w:val="19"/>
          <w:szCs w:val="19"/>
        </w:rPr>
        <w:t>excessive</w:t>
      </w:r>
      <w:r>
        <w:rPr>
          <w:rFonts w:ascii="Georgia" w:eastAsia="Georgia" w:hAnsi="Georgia" w:cs="Georgia"/>
          <w:spacing w:val="21"/>
          <w:sz w:val="19"/>
          <w:szCs w:val="19"/>
        </w:rPr>
        <w:t xml:space="preserve"> </w:t>
      </w:r>
      <w:r>
        <w:rPr>
          <w:rFonts w:ascii="Georgia" w:eastAsia="Georgia" w:hAnsi="Georgia" w:cs="Georgia"/>
          <w:sz w:val="19"/>
          <w:szCs w:val="19"/>
        </w:rPr>
        <w:t>stretch</w:t>
      </w:r>
      <w:r>
        <w:rPr>
          <w:rFonts w:ascii="Georgia" w:eastAsia="Georgia" w:hAnsi="Georgia" w:cs="Georgia"/>
          <w:spacing w:val="18"/>
          <w:sz w:val="19"/>
          <w:szCs w:val="19"/>
        </w:rPr>
        <w:t xml:space="preserve"> </w:t>
      </w:r>
      <w:r>
        <w:rPr>
          <w:rFonts w:ascii="Georgia" w:eastAsia="Georgia" w:hAnsi="Georgia" w:cs="Georgia"/>
          <w:sz w:val="19"/>
          <w:szCs w:val="19"/>
        </w:rPr>
        <w:t>in</w:t>
      </w:r>
      <w:r>
        <w:rPr>
          <w:rFonts w:ascii="Georgia" w:eastAsia="Georgia" w:hAnsi="Georgia" w:cs="Georgia"/>
          <w:spacing w:val="11"/>
          <w:sz w:val="19"/>
          <w:szCs w:val="19"/>
        </w:rPr>
        <w:t xml:space="preserve"> </w:t>
      </w:r>
      <w:r>
        <w:rPr>
          <w:rFonts w:ascii="Georgia" w:eastAsia="Georgia" w:hAnsi="Georgia" w:cs="Georgia"/>
          <w:sz w:val="19"/>
          <w:szCs w:val="19"/>
        </w:rPr>
        <w:t>regions</w:t>
      </w:r>
      <w:r>
        <w:rPr>
          <w:rFonts w:ascii="Georgia" w:eastAsia="Georgia" w:hAnsi="Georgia" w:cs="Georgia"/>
          <w:spacing w:val="18"/>
          <w:sz w:val="19"/>
          <w:szCs w:val="19"/>
        </w:rPr>
        <w:t xml:space="preserve"> </w:t>
      </w:r>
      <w:r>
        <w:rPr>
          <w:rFonts w:ascii="Georgia" w:eastAsia="Georgia" w:hAnsi="Georgia" w:cs="Georgia"/>
          <w:sz w:val="19"/>
          <w:szCs w:val="19"/>
        </w:rPr>
        <w:t>of</w:t>
      </w:r>
      <w:r>
        <w:rPr>
          <w:rFonts w:ascii="Georgia" w:eastAsia="Georgia" w:hAnsi="Georgia" w:cs="Georgia"/>
          <w:spacing w:val="9"/>
          <w:sz w:val="19"/>
          <w:szCs w:val="19"/>
        </w:rPr>
        <w:t xml:space="preserve"> </w:t>
      </w:r>
      <w:r>
        <w:rPr>
          <w:rFonts w:ascii="Georgia" w:eastAsia="Georgia" w:hAnsi="Georgia" w:cs="Georgia"/>
          <w:sz w:val="19"/>
          <w:szCs w:val="19"/>
        </w:rPr>
        <w:t>the</w:t>
      </w:r>
      <w:r>
        <w:rPr>
          <w:rFonts w:ascii="Georgia" w:eastAsia="Georgia" w:hAnsi="Georgia" w:cs="Georgia"/>
          <w:spacing w:val="11"/>
          <w:sz w:val="19"/>
          <w:szCs w:val="19"/>
        </w:rPr>
        <w:t xml:space="preserve"> </w:t>
      </w:r>
      <w:r>
        <w:rPr>
          <w:rFonts w:ascii="Georgia" w:eastAsia="Georgia" w:hAnsi="Georgia" w:cs="Georgia"/>
          <w:sz w:val="19"/>
          <w:szCs w:val="19"/>
        </w:rPr>
        <w:t>lung</w:t>
      </w:r>
      <w:r>
        <w:rPr>
          <w:rFonts w:ascii="Georgia" w:eastAsia="Georgia" w:hAnsi="Georgia" w:cs="Georgia"/>
          <w:spacing w:val="13"/>
          <w:sz w:val="19"/>
          <w:szCs w:val="19"/>
        </w:rPr>
        <w:t xml:space="preserve"> </w:t>
      </w:r>
      <w:r>
        <w:rPr>
          <w:rFonts w:ascii="Georgia" w:eastAsia="Georgia" w:hAnsi="Georgia" w:cs="Georgia"/>
          <w:sz w:val="19"/>
          <w:szCs w:val="19"/>
        </w:rPr>
        <w:t>next</w:t>
      </w:r>
      <w:r>
        <w:rPr>
          <w:rFonts w:ascii="Georgia" w:eastAsia="Georgia" w:hAnsi="Georgia" w:cs="Georgia"/>
          <w:spacing w:val="13"/>
          <w:sz w:val="19"/>
          <w:szCs w:val="19"/>
        </w:rPr>
        <w:t xml:space="preserve"> </w:t>
      </w:r>
      <w:r>
        <w:rPr>
          <w:rFonts w:ascii="Georgia" w:eastAsia="Georgia" w:hAnsi="Georgia" w:cs="Georgia"/>
          <w:sz w:val="19"/>
          <w:szCs w:val="19"/>
        </w:rPr>
        <w:t>to</w:t>
      </w:r>
      <w:r>
        <w:rPr>
          <w:rFonts w:ascii="Georgia" w:eastAsia="Georgia" w:hAnsi="Georgia" w:cs="Georgia"/>
          <w:spacing w:val="9"/>
          <w:sz w:val="19"/>
          <w:szCs w:val="19"/>
        </w:rPr>
        <w:t xml:space="preserve"> </w:t>
      </w:r>
      <w:r>
        <w:rPr>
          <w:rFonts w:ascii="Georgia" w:eastAsia="Georgia" w:hAnsi="Georgia" w:cs="Georgia"/>
          <w:sz w:val="19"/>
          <w:szCs w:val="19"/>
        </w:rPr>
        <w:t>blocked-off</w:t>
      </w:r>
      <w:r>
        <w:rPr>
          <w:rFonts w:ascii="Georgia" w:eastAsia="Georgia" w:hAnsi="Georgia" w:cs="Georgia"/>
          <w:spacing w:val="25"/>
          <w:sz w:val="19"/>
          <w:szCs w:val="19"/>
        </w:rPr>
        <w:t xml:space="preserve"> </w:t>
      </w:r>
      <w:r>
        <w:rPr>
          <w:rFonts w:ascii="Georgia" w:eastAsia="Georgia" w:hAnsi="Georgia" w:cs="Georgia"/>
          <w:sz w:val="19"/>
          <w:szCs w:val="19"/>
        </w:rPr>
        <w:t>areas</w:t>
      </w:r>
      <w:r>
        <w:rPr>
          <w:rFonts w:ascii="Georgia" w:eastAsia="Georgia" w:hAnsi="Georgia" w:cs="Georgia"/>
          <w:spacing w:val="15"/>
          <w:sz w:val="19"/>
          <w:szCs w:val="19"/>
        </w:rPr>
        <w:t xml:space="preserve"> </w:t>
      </w:r>
      <w:r>
        <w:rPr>
          <w:rFonts w:ascii="Georgia" w:eastAsia="Georgia" w:hAnsi="Georgia" w:cs="Georgia"/>
          <w:sz w:val="19"/>
          <w:szCs w:val="19"/>
        </w:rPr>
        <w:t>unable</w:t>
      </w:r>
      <w:r>
        <w:rPr>
          <w:rFonts w:ascii="Georgia" w:eastAsia="Georgia" w:hAnsi="Georgia" w:cs="Georgia"/>
          <w:spacing w:val="17"/>
          <w:sz w:val="19"/>
          <w:szCs w:val="19"/>
        </w:rPr>
        <w:t xml:space="preserve"> </w:t>
      </w:r>
      <w:r>
        <w:rPr>
          <w:rFonts w:ascii="Georgia" w:eastAsia="Georgia" w:hAnsi="Georgia" w:cs="Georgia"/>
          <w:sz w:val="19"/>
          <w:szCs w:val="19"/>
        </w:rPr>
        <w:t>to</w:t>
      </w:r>
      <w:r>
        <w:rPr>
          <w:rFonts w:ascii="Georgia" w:eastAsia="Georgia" w:hAnsi="Georgia" w:cs="Georgia"/>
          <w:spacing w:val="9"/>
          <w:sz w:val="19"/>
          <w:szCs w:val="19"/>
        </w:rPr>
        <w:t xml:space="preserve"> </w:t>
      </w:r>
      <w:r>
        <w:rPr>
          <w:rFonts w:ascii="Georgia" w:eastAsia="Georgia" w:hAnsi="Georgia" w:cs="Georgia"/>
          <w:sz w:val="19"/>
          <w:szCs w:val="19"/>
        </w:rPr>
        <w:t>inflate</w:t>
      </w:r>
      <w:r>
        <w:rPr>
          <w:rFonts w:ascii="Georgia" w:eastAsia="Georgia" w:hAnsi="Georgia" w:cs="Georgia"/>
          <w:spacing w:val="17"/>
          <w:sz w:val="19"/>
          <w:szCs w:val="19"/>
        </w:rPr>
        <w:t xml:space="preserve"> </w:t>
      </w:r>
      <w:r>
        <w:rPr>
          <w:rFonts w:ascii="Georgia" w:eastAsia="Georgia" w:hAnsi="Georgia" w:cs="Georgia"/>
          <w:sz w:val="19"/>
          <w:szCs w:val="19"/>
        </w:rPr>
        <w:t>normally</w:t>
      </w:r>
      <w:r>
        <w:rPr>
          <w:rFonts w:ascii="Georgia" w:eastAsia="Georgia" w:hAnsi="Georgia" w:cs="Georgia"/>
          <w:spacing w:val="21"/>
          <w:sz w:val="19"/>
          <w:szCs w:val="19"/>
        </w:rPr>
        <w:t xml:space="preserve"> </w:t>
      </w:r>
      <w:r>
        <w:rPr>
          <w:rFonts w:ascii="Georgia" w:eastAsia="Georgia" w:hAnsi="Georgia" w:cs="Georgia"/>
          <w:sz w:val="19"/>
          <w:szCs w:val="19"/>
        </w:rPr>
        <w:t>(based</w:t>
      </w:r>
      <w:r>
        <w:rPr>
          <w:rFonts w:ascii="Georgia" w:eastAsia="Georgia" w:hAnsi="Georgia" w:cs="Georgia"/>
          <w:spacing w:val="17"/>
          <w:sz w:val="19"/>
          <w:szCs w:val="19"/>
        </w:rPr>
        <w:t xml:space="preserve"> </w:t>
      </w:r>
      <w:r>
        <w:rPr>
          <w:rFonts w:ascii="Georgia" w:eastAsia="Georgia" w:hAnsi="Georgia" w:cs="Georgia"/>
          <w:sz w:val="19"/>
          <w:szCs w:val="19"/>
        </w:rPr>
        <w:t>on</w:t>
      </w:r>
      <w:r>
        <w:rPr>
          <w:rFonts w:ascii="Georgia" w:eastAsia="Georgia" w:hAnsi="Georgia" w:cs="Georgia"/>
          <w:spacing w:val="10"/>
          <w:sz w:val="19"/>
          <w:szCs w:val="19"/>
        </w:rPr>
        <w:t xml:space="preserve"> </w:t>
      </w:r>
      <w:r>
        <w:rPr>
          <w:rFonts w:ascii="Georgia" w:eastAsia="Georgia" w:hAnsi="Georgia" w:cs="Georgia"/>
          <w:sz w:val="19"/>
          <w:szCs w:val="19"/>
        </w:rPr>
        <w:t>the</w:t>
      </w:r>
      <w:r>
        <w:rPr>
          <w:rFonts w:ascii="Georgia" w:eastAsia="Georgia" w:hAnsi="Georgia" w:cs="Georgia"/>
          <w:spacing w:val="11"/>
          <w:sz w:val="19"/>
          <w:szCs w:val="19"/>
        </w:rPr>
        <w:t xml:space="preserve"> </w:t>
      </w:r>
      <w:r>
        <w:rPr>
          <w:rFonts w:ascii="Georgia" w:eastAsia="Georgia" w:hAnsi="Georgia" w:cs="Georgia"/>
          <w:sz w:val="19"/>
          <w:szCs w:val="19"/>
        </w:rPr>
        <w:t>baseline</w:t>
      </w:r>
      <w:r>
        <w:rPr>
          <w:rFonts w:ascii="Georgia" w:eastAsia="Georgia" w:hAnsi="Georgia" w:cs="Georgia"/>
          <w:spacing w:val="20"/>
          <w:sz w:val="19"/>
          <w:szCs w:val="19"/>
        </w:rPr>
        <w:t xml:space="preserve"> </w:t>
      </w:r>
      <w:r>
        <w:rPr>
          <w:rFonts w:ascii="Georgia" w:eastAsia="Georgia" w:hAnsi="Georgia" w:cs="Georgia"/>
          <w:w w:val="102"/>
          <w:sz w:val="19"/>
          <w:szCs w:val="19"/>
        </w:rPr>
        <w:t xml:space="preserve">MRI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w w:val="102"/>
          <w:sz w:val="19"/>
          <w:szCs w:val="19"/>
        </w:rPr>
        <w:t>CT)</w:t>
      </w:r>
    </w:p>
    <w:p w14:paraId="1412D3E3" w14:textId="77777777" w:rsidR="00E61F9D" w:rsidRDefault="005C64D6">
      <w:pPr>
        <w:spacing w:before="59" w:after="0" w:line="277" w:lineRule="auto"/>
        <w:ind w:left="113" w:right="51" w:firstLine="7"/>
        <w:jc w:val="both"/>
        <w:rPr>
          <w:rFonts w:ascii="Georgia" w:eastAsia="Georgia" w:hAnsi="Georgia" w:cs="Georgia"/>
          <w:sz w:val="19"/>
          <w:szCs w:val="19"/>
        </w:rPr>
      </w:pPr>
      <w:r>
        <w:rPr>
          <w:rFonts w:ascii="Georgia" w:eastAsia="Georgia" w:hAnsi="Georgia" w:cs="Georgia"/>
          <w:b/>
          <w:bCs/>
          <w:sz w:val="19"/>
          <w:szCs w:val="19"/>
        </w:rPr>
        <w:t>3(c.3.4)</w:t>
      </w:r>
      <w:r>
        <w:rPr>
          <w:rFonts w:ascii="Georgia" w:eastAsia="Georgia" w:hAnsi="Georgia" w:cs="Georgia"/>
          <w:b/>
          <w:bCs/>
          <w:spacing w:val="4"/>
          <w:sz w:val="19"/>
          <w:szCs w:val="19"/>
        </w:rPr>
        <w:t xml:space="preserve"> </w:t>
      </w:r>
      <w:r>
        <w:rPr>
          <w:rFonts w:ascii="Georgia" w:eastAsia="Georgia" w:hAnsi="Georgia" w:cs="Georgia"/>
          <w:b/>
          <w:bCs/>
          <w:sz w:val="19"/>
          <w:szCs w:val="19"/>
        </w:rPr>
        <w:t>Advanced</w:t>
      </w:r>
      <w:r>
        <w:rPr>
          <w:rFonts w:ascii="Georgia" w:eastAsia="Georgia" w:hAnsi="Georgia" w:cs="Georgia"/>
          <w:b/>
          <w:bCs/>
          <w:spacing w:val="8"/>
          <w:sz w:val="19"/>
          <w:szCs w:val="19"/>
        </w:rPr>
        <w:t xml:space="preserve"> </w:t>
      </w:r>
      <w:r>
        <w:rPr>
          <w:rFonts w:ascii="Georgia" w:eastAsia="Georgia" w:hAnsi="Georgia" w:cs="Georgia"/>
          <w:b/>
          <w:bCs/>
          <w:sz w:val="19"/>
          <w:szCs w:val="19"/>
        </w:rPr>
        <w:t>image</w:t>
      </w:r>
      <w:r>
        <w:rPr>
          <w:rFonts w:ascii="Georgia" w:eastAsia="Georgia" w:hAnsi="Georgia" w:cs="Georgia"/>
          <w:b/>
          <w:bCs/>
          <w:spacing w:val="1"/>
          <w:sz w:val="19"/>
          <w:szCs w:val="19"/>
        </w:rPr>
        <w:t xml:space="preserve"> </w:t>
      </w:r>
      <w:r>
        <w:rPr>
          <w:rFonts w:ascii="Georgia" w:eastAsia="Georgia" w:hAnsi="Georgia" w:cs="Georgia"/>
          <w:b/>
          <w:bCs/>
          <w:sz w:val="19"/>
          <w:szCs w:val="19"/>
        </w:rPr>
        <w:t>analysis</w:t>
      </w:r>
      <w:r>
        <w:rPr>
          <w:rFonts w:ascii="Georgia" w:eastAsia="Georgia" w:hAnsi="Georgia" w:cs="Georgia"/>
          <w:b/>
          <w:bCs/>
          <w:spacing w:val="5"/>
          <w:sz w:val="19"/>
          <w:szCs w:val="19"/>
        </w:rPr>
        <w:t xml:space="preserve"> </w:t>
      </w:r>
      <w:r>
        <w:rPr>
          <w:rFonts w:ascii="Georgia" w:eastAsia="Georgia" w:hAnsi="Georgia" w:cs="Georgia"/>
          <w:b/>
          <w:bCs/>
          <w:sz w:val="19"/>
          <w:szCs w:val="19"/>
        </w:rPr>
        <w:t>of</w:t>
      </w:r>
      <w:r>
        <w:rPr>
          <w:rFonts w:ascii="Georgia" w:eastAsia="Georgia" w:hAnsi="Georgia" w:cs="Georgia"/>
          <w:b/>
          <w:bCs/>
          <w:spacing w:val="-7"/>
          <w:sz w:val="19"/>
          <w:szCs w:val="19"/>
        </w:rPr>
        <w:t xml:space="preserve"> </w:t>
      </w:r>
      <w:r>
        <w:rPr>
          <w:rFonts w:ascii="Georgia" w:eastAsia="Georgia" w:hAnsi="Georgia" w:cs="Georgia"/>
          <w:b/>
          <w:bCs/>
          <w:sz w:val="19"/>
          <w:szCs w:val="19"/>
        </w:rPr>
        <w:t>CT</w:t>
      </w:r>
      <w:r>
        <w:rPr>
          <w:rFonts w:ascii="Georgia" w:eastAsia="Georgia" w:hAnsi="Georgia" w:cs="Georgia"/>
          <w:b/>
          <w:bCs/>
          <w:spacing w:val="-6"/>
          <w:sz w:val="19"/>
          <w:szCs w:val="19"/>
        </w:rPr>
        <w:t xml:space="preserve"> </w:t>
      </w:r>
      <w:r>
        <w:rPr>
          <w:rFonts w:ascii="Georgia" w:eastAsia="Georgia" w:hAnsi="Georgia" w:cs="Georgia"/>
          <w:b/>
          <w:bCs/>
          <w:sz w:val="19"/>
          <w:szCs w:val="19"/>
        </w:rPr>
        <w:t>for</w:t>
      </w:r>
      <w:r>
        <w:rPr>
          <w:rFonts w:ascii="Georgia" w:eastAsia="Georgia" w:hAnsi="Georgia" w:cs="Georgia"/>
          <w:b/>
          <w:bCs/>
          <w:spacing w:val="-4"/>
          <w:sz w:val="19"/>
          <w:szCs w:val="19"/>
        </w:rPr>
        <w:t xml:space="preserve"> </w:t>
      </w:r>
      <w:r>
        <w:rPr>
          <w:rFonts w:ascii="Georgia" w:eastAsia="Georgia" w:hAnsi="Georgia" w:cs="Georgia"/>
          <w:b/>
          <w:bCs/>
          <w:sz w:val="19"/>
          <w:szCs w:val="19"/>
        </w:rPr>
        <w:t>early</w:t>
      </w:r>
      <w:r>
        <w:rPr>
          <w:rFonts w:ascii="Georgia" w:eastAsia="Georgia" w:hAnsi="Georgia" w:cs="Georgia"/>
          <w:b/>
          <w:bCs/>
          <w:spacing w:val="-1"/>
          <w:sz w:val="19"/>
          <w:szCs w:val="19"/>
        </w:rPr>
        <w:t xml:space="preserve"> </w:t>
      </w:r>
      <w:r>
        <w:rPr>
          <w:rFonts w:ascii="Georgia" w:eastAsia="Georgia" w:hAnsi="Georgia" w:cs="Georgia"/>
          <w:b/>
          <w:bCs/>
          <w:sz w:val="19"/>
          <w:szCs w:val="19"/>
        </w:rPr>
        <w:t>diagnosis</w:t>
      </w:r>
      <w:r>
        <w:rPr>
          <w:rFonts w:ascii="Georgia" w:eastAsia="Georgia" w:hAnsi="Georgia" w:cs="Georgia"/>
          <w:b/>
          <w:bCs/>
          <w:spacing w:val="8"/>
          <w:sz w:val="19"/>
          <w:szCs w:val="19"/>
        </w:rPr>
        <w:t xml:space="preserve"> </w:t>
      </w:r>
      <w:r>
        <w:rPr>
          <w:rFonts w:ascii="Georgia" w:eastAsia="Georgia" w:hAnsi="Georgia" w:cs="Georgia"/>
          <w:b/>
          <w:bCs/>
          <w:sz w:val="19"/>
          <w:szCs w:val="19"/>
        </w:rPr>
        <w:t>and</w:t>
      </w:r>
      <w:r>
        <w:rPr>
          <w:rFonts w:ascii="Georgia" w:eastAsia="Georgia" w:hAnsi="Georgia" w:cs="Georgia"/>
          <w:b/>
          <w:bCs/>
          <w:spacing w:val="-4"/>
          <w:sz w:val="19"/>
          <w:szCs w:val="19"/>
        </w:rPr>
        <w:t xml:space="preserve"> </w:t>
      </w:r>
      <w:r>
        <w:rPr>
          <w:rFonts w:ascii="Georgia" w:eastAsia="Georgia" w:hAnsi="Georgia" w:cs="Georgia"/>
          <w:b/>
          <w:bCs/>
          <w:sz w:val="19"/>
          <w:szCs w:val="19"/>
        </w:rPr>
        <w:t>prognosis</w:t>
      </w:r>
      <w:r>
        <w:rPr>
          <w:rFonts w:ascii="Georgia" w:eastAsia="Georgia" w:hAnsi="Georgia" w:cs="Georgia"/>
          <w:b/>
          <w:bCs/>
          <w:spacing w:val="8"/>
          <w:sz w:val="19"/>
          <w:szCs w:val="19"/>
        </w:rPr>
        <w:t xml:space="preserve"> </w:t>
      </w:r>
      <w:r>
        <w:rPr>
          <w:rFonts w:ascii="Georgia" w:eastAsia="Georgia" w:hAnsi="Georgia" w:cs="Georgia"/>
          <w:b/>
          <w:bCs/>
          <w:sz w:val="19"/>
          <w:szCs w:val="19"/>
        </w:rPr>
        <w:t>of</w:t>
      </w:r>
      <w:r>
        <w:rPr>
          <w:rFonts w:ascii="Georgia" w:eastAsia="Georgia" w:hAnsi="Georgia" w:cs="Georgia"/>
          <w:b/>
          <w:bCs/>
          <w:spacing w:val="-7"/>
          <w:sz w:val="19"/>
          <w:szCs w:val="19"/>
        </w:rPr>
        <w:t xml:space="preserve"> </w:t>
      </w:r>
      <w:r>
        <w:rPr>
          <w:rFonts w:ascii="Georgia" w:eastAsia="Georgia" w:hAnsi="Georgia" w:cs="Georgia"/>
          <w:b/>
          <w:bCs/>
          <w:sz w:val="19"/>
          <w:szCs w:val="19"/>
        </w:rPr>
        <w:t>bronchiolitis</w:t>
      </w:r>
      <w:r>
        <w:rPr>
          <w:rFonts w:ascii="Georgia" w:eastAsia="Georgia" w:hAnsi="Georgia" w:cs="Georgia"/>
          <w:b/>
          <w:bCs/>
          <w:spacing w:val="15"/>
          <w:sz w:val="19"/>
          <w:szCs w:val="19"/>
        </w:rPr>
        <w:t xml:space="preserve"> </w:t>
      </w:r>
      <w:proofErr w:type="spellStart"/>
      <w:r>
        <w:rPr>
          <w:rFonts w:ascii="Georgia" w:eastAsia="Georgia" w:hAnsi="Georgia" w:cs="Georgia"/>
          <w:b/>
          <w:bCs/>
          <w:sz w:val="19"/>
          <w:szCs w:val="19"/>
        </w:rPr>
        <w:t>obliterans</w:t>
      </w:r>
      <w:proofErr w:type="spellEnd"/>
      <w:r>
        <w:rPr>
          <w:rFonts w:ascii="Georgia" w:eastAsia="Georgia" w:hAnsi="Georgia" w:cs="Georgia"/>
          <w:b/>
          <w:bCs/>
          <w:spacing w:val="9"/>
          <w:sz w:val="19"/>
          <w:szCs w:val="19"/>
        </w:rPr>
        <w:t xml:space="preserve"> </w:t>
      </w:r>
      <w:r>
        <w:rPr>
          <w:rFonts w:ascii="Georgia" w:eastAsia="Georgia" w:hAnsi="Georgia" w:cs="Georgia"/>
          <w:b/>
          <w:bCs/>
          <w:w w:val="102"/>
          <w:sz w:val="19"/>
          <w:szCs w:val="19"/>
        </w:rPr>
        <w:t xml:space="preserve">syndrome </w:t>
      </w:r>
      <w:r>
        <w:rPr>
          <w:rFonts w:ascii="Georgia" w:eastAsia="Georgia" w:hAnsi="Georgia" w:cs="Georgia"/>
          <w:b/>
          <w:bCs/>
          <w:sz w:val="19"/>
          <w:szCs w:val="19"/>
        </w:rPr>
        <w:t>(BOS)</w:t>
      </w:r>
      <w:r>
        <w:rPr>
          <w:rFonts w:ascii="Georgia" w:eastAsia="Georgia" w:hAnsi="Georgia" w:cs="Georgia"/>
          <w:b/>
          <w:bCs/>
          <w:spacing w:val="32"/>
          <w:sz w:val="19"/>
          <w:szCs w:val="19"/>
        </w:rPr>
        <w:t xml:space="preserve"> </w:t>
      </w:r>
      <w:r>
        <w:rPr>
          <w:rFonts w:ascii="Georgia" w:eastAsia="Georgia" w:hAnsi="Georgia" w:cs="Georgia"/>
          <w:b/>
          <w:bCs/>
          <w:sz w:val="19"/>
          <w:szCs w:val="19"/>
        </w:rPr>
        <w:t>in</w:t>
      </w:r>
      <w:r>
        <w:rPr>
          <w:rFonts w:ascii="Georgia" w:eastAsia="Georgia" w:hAnsi="Georgia" w:cs="Georgia"/>
          <w:b/>
          <w:bCs/>
          <w:spacing w:val="24"/>
          <w:sz w:val="19"/>
          <w:szCs w:val="19"/>
        </w:rPr>
        <w:t xml:space="preserve"> </w:t>
      </w:r>
      <w:r>
        <w:rPr>
          <w:rFonts w:ascii="Georgia" w:eastAsia="Georgia" w:hAnsi="Georgia" w:cs="Georgia"/>
          <w:b/>
          <w:bCs/>
          <w:sz w:val="19"/>
          <w:szCs w:val="19"/>
        </w:rPr>
        <w:t>lung</w:t>
      </w:r>
      <w:r>
        <w:rPr>
          <w:rFonts w:ascii="Georgia" w:eastAsia="Georgia" w:hAnsi="Georgia" w:cs="Georgia"/>
          <w:b/>
          <w:bCs/>
          <w:spacing w:val="29"/>
          <w:sz w:val="19"/>
          <w:szCs w:val="19"/>
        </w:rPr>
        <w:t xml:space="preserve"> </w:t>
      </w:r>
      <w:r>
        <w:rPr>
          <w:rFonts w:ascii="Georgia" w:eastAsia="Georgia" w:hAnsi="Georgia" w:cs="Georgia"/>
          <w:b/>
          <w:bCs/>
          <w:sz w:val="19"/>
          <w:szCs w:val="19"/>
        </w:rPr>
        <w:t>transplant</w:t>
      </w:r>
      <w:r>
        <w:rPr>
          <w:rFonts w:ascii="Georgia" w:eastAsia="Georgia" w:hAnsi="Georgia" w:cs="Georgia"/>
          <w:b/>
          <w:bCs/>
          <w:spacing w:val="40"/>
          <w:sz w:val="19"/>
          <w:szCs w:val="19"/>
        </w:rPr>
        <w:t xml:space="preserve"> </w:t>
      </w:r>
      <w:r>
        <w:rPr>
          <w:rFonts w:ascii="Georgia" w:eastAsia="Georgia" w:hAnsi="Georgia" w:cs="Georgia"/>
          <w:b/>
          <w:bCs/>
          <w:sz w:val="19"/>
          <w:szCs w:val="19"/>
        </w:rPr>
        <w:t xml:space="preserve">patients. </w:t>
      </w:r>
      <w:r>
        <w:rPr>
          <w:rFonts w:ascii="Georgia" w:eastAsia="Georgia" w:hAnsi="Georgia" w:cs="Georgia"/>
          <w:b/>
          <w:bCs/>
          <w:spacing w:val="37"/>
          <w:sz w:val="19"/>
          <w:szCs w:val="19"/>
        </w:rPr>
        <w:t xml:space="preserve"> </w:t>
      </w:r>
      <w:r>
        <w:rPr>
          <w:rFonts w:ascii="Georgia" w:eastAsia="Georgia" w:hAnsi="Georgia" w:cs="Georgia"/>
          <w:sz w:val="19"/>
          <w:szCs w:val="19"/>
        </w:rPr>
        <w:t>Co-</w:t>
      </w:r>
      <w:proofErr w:type="gramStart"/>
      <w:r>
        <w:rPr>
          <w:rFonts w:ascii="Georgia" w:eastAsia="Georgia" w:hAnsi="Georgia" w:cs="Georgia"/>
          <w:sz w:val="19"/>
          <w:szCs w:val="19"/>
        </w:rPr>
        <w:t xml:space="preserve">investigators </w:t>
      </w:r>
      <w:r>
        <w:rPr>
          <w:rFonts w:ascii="Georgia" w:eastAsia="Georgia" w:hAnsi="Georgia" w:cs="Georgia"/>
          <w:spacing w:val="1"/>
          <w:sz w:val="19"/>
          <w:szCs w:val="19"/>
        </w:rPr>
        <w:t xml:space="preserve"> </w:t>
      </w:r>
      <w:r>
        <w:rPr>
          <w:rFonts w:ascii="Georgia" w:eastAsia="Georgia" w:hAnsi="Georgia" w:cs="Georgia"/>
          <w:b/>
          <w:bCs/>
          <w:sz w:val="19"/>
          <w:szCs w:val="19"/>
        </w:rPr>
        <w:t>Eduardo</w:t>
      </w:r>
      <w:proofErr w:type="gramEnd"/>
      <w:r>
        <w:rPr>
          <w:rFonts w:ascii="Georgia" w:eastAsia="Georgia" w:hAnsi="Georgia" w:cs="Georgia"/>
          <w:b/>
          <w:bCs/>
          <w:spacing w:val="37"/>
          <w:sz w:val="19"/>
          <w:szCs w:val="19"/>
        </w:rPr>
        <w:t xml:space="preserve"> </w:t>
      </w:r>
      <w:r>
        <w:rPr>
          <w:rFonts w:ascii="Georgia" w:eastAsia="Georgia" w:hAnsi="Georgia" w:cs="Georgia"/>
          <w:b/>
          <w:bCs/>
          <w:sz w:val="19"/>
          <w:szCs w:val="19"/>
        </w:rPr>
        <w:t>Barbosa</w:t>
      </w:r>
      <w:r>
        <w:rPr>
          <w:rFonts w:ascii="Georgia" w:eastAsia="Georgia" w:hAnsi="Georgia" w:cs="Georgia"/>
          <w:b/>
          <w:bCs/>
          <w:spacing w:val="33"/>
          <w:sz w:val="19"/>
          <w:szCs w:val="19"/>
        </w:rPr>
        <w:t xml:space="preserve"> </w:t>
      </w:r>
      <w:r>
        <w:rPr>
          <w:rFonts w:ascii="Georgia" w:eastAsia="Georgia" w:hAnsi="Georgia" w:cs="Georgia"/>
          <w:sz w:val="19"/>
          <w:szCs w:val="19"/>
        </w:rPr>
        <w:t>and</w:t>
      </w:r>
      <w:r>
        <w:rPr>
          <w:rFonts w:ascii="Georgia" w:eastAsia="Georgia" w:hAnsi="Georgia" w:cs="Georgia"/>
          <w:spacing w:val="25"/>
          <w:sz w:val="19"/>
          <w:szCs w:val="19"/>
        </w:rPr>
        <w:t xml:space="preserve"> </w:t>
      </w:r>
      <w:r>
        <w:rPr>
          <w:rFonts w:ascii="Georgia" w:eastAsia="Georgia" w:hAnsi="Georgia" w:cs="Georgia"/>
          <w:b/>
          <w:bCs/>
          <w:sz w:val="19"/>
          <w:szCs w:val="19"/>
        </w:rPr>
        <w:t>Warren</w:t>
      </w:r>
      <w:r>
        <w:rPr>
          <w:rFonts w:ascii="Georgia" w:eastAsia="Georgia" w:hAnsi="Georgia" w:cs="Georgia"/>
          <w:b/>
          <w:bCs/>
          <w:spacing w:val="35"/>
          <w:sz w:val="19"/>
          <w:szCs w:val="19"/>
        </w:rPr>
        <w:t xml:space="preserve"> </w:t>
      </w:r>
      <w:proofErr w:type="spellStart"/>
      <w:r>
        <w:rPr>
          <w:rFonts w:ascii="Georgia" w:eastAsia="Georgia" w:hAnsi="Georgia" w:cs="Georgia"/>
          <w:b/>
          <w:bCs/>
          <w:sz w:val="19"/>
          <w:szCs w:val="19"/>
        </w:rPr>
        <w:t>Gefter</w:t>
      </w:r>
      <w:proofErr w:type="spellEnd"/>
      <w:r>
        <w:rPr>
          <w:rFonts w:ascii="Georgia" w:eastAsia="Georgia" w:hAnsi="Georgia" w:cs="Georgia"/>
          <w:b/>
          <w:bCs/>
          <w:spacing w:val="29"/>
          <w:sz w:val="19"/>
          <w:szCs w:val="19"/>
        </w:rPr>
        <w:t xml:space="preserve"> </w:t>
      </w:r>
      <w:r>
        <w:rPr>
          <w:rFonts w:ascii="Georgia" w:eastAsia="Georgia" w:hAnsi="Georgia" w:cs="Georgia"/>
          <w:sz w:val="19"/>
          <w:szCs w:val="19"/>
        </w:rPr>
        <w:t>are</w:t>
      </w:r>
      <w:r>
        <w:rPr>
          <w:rFonts w:ascii="Georgia" w:eastAsia="Georgia" w:hAnsi="Georgia" w:cs="Georgia"/>
          <w:spacing w:val="24"/>
          <w:sz w:val="19"/>
          <w:szCs w:val="19"/>
        </w:rPr>
        <w:t xml:space="preserve"> </w:t>
      </w:r>
      <w:r>
        <w:rPr>
          <w:rFonts w:ascii="Georgia" w:eastAsia="Georgia" w:hAnsi="Georgia" w:cs="Georgia"/>
          <w:sz w:val="19"/>
          <w:szCs w:val="19"/>
        </w:rPr>
        <w:t>conducting</w:t>
      </w:r>
      <w:r>
        <w:rPr>
          <w:rFonts w:ascii="Georgia" w:eastAsia="Georgia" w:hAnsi="Georgia" w:cs="Georgia"/>
          <w:spacing w:val="38"/>
          <w:sz w:val="19"/>
          <w:szCs w:val="19"/>
        </w:rPr>
        <w:t xml:space="preserve"> </w:t>
      </w:r>
      <w:r>
        <w:rPr>
          <w:rFonts w:ascii="Georgia" w:eastAsia="Georgia" w:hAnsi="Georgia" w:cs="Georgia"/>
          <w:sz w:val="19"/>
          <w:szCs w:val="19"/>
        </w:rPr>
        <w:t>a</w:t>
      </w:r>
      <w:r>
        <w:rPr>
          <w:rFonts w:ascii="Georgia" w:eastAsia="Georgia" w:hAnsi="Georgia" w:cs="Georgia"/>
          <w:spacing w:val="22"/>
          <w:sz w:val="19"/>
          <w:szCs w:val="19"/>
        </w:rPr>
        <w:t xml:space="preserve"> </w:t>
      </w:r>
      <w:r>
        <w:rPr>
          <w:rFonts w:ascii="Georgia" w:eastAsia="Georgia" w:hAnsi="Georgia" w:cs="Georgia"/>
          <w:w w:val="102"/>
          <w:sz w:val="19"/>
          <w:szCs w:val="19"/>
        </w:rPr>
        <w:t xml:space="preserve">retro- </w:t>
      </w:r>
      <w:proofErr w:type="spellStart"/>
      <w:r>
        <w:rPr>
          <w:rFonts w:ascii="Georgia" w:eastAsia="Georgia" w:hAnsi="Georgia" w:cs="Georgia"/>
          <w:sz w:val="19"/>
          <w:szCs w:val="19"/>
        </w:rPr>
        <w:t>spective</w:t>
      </w:r>
      <w:proofErr w:type="spellEnd"/>
      <w:r>
        <w:rPr>
          <w:rFonts w:ascii="Georgia" w:eastAsia="Georgia" w:hAnsi="Georgia" w:cs="Georgia"/>
          <w:spacing w:val="28"/>
          <w:sz w:val="19"/>
          <w:szCs w:val="19"/>
        </w:rPr>
        <w:t xml:space="preserve"> </w:t>
      </w:r>
      <w:r>
        <w:rPr>
          <w:rFonts w:ascii="Georgia" w:eastAsia="Georgia" w:hAnsi="Georgia" w:cs="Georgia"/>
          <w:sz w:val="19"/>
          <w:szCs w:val="19"/>
        </w:rPr>
        <w:t>study</w:t>
      </w:r>
      <w:r>
        <w:rPr>
          <w:rFonts w:ascii="Georgia" w:eastAsia="Georgia" w:hAnsi="Georgia" w:cs="Georgia"/>
          <w:spacing w:val="24"/>
          <w:sz w:val="19"/>
          <w:szCs w:val="19"/>
        </w:rPr>
        <w:t xml:space="preserve"> </w:t>
      </w:r>
      <w:r>
        <w:rPr>
          <w:rFonts w:ascii="Georgia" w:eastAsia="Georgia" w:hAnsi="Georgia" w:cs="Georgia"/>
          <w:sz w:val="19"/>
          <w:szCs w:val="19"/>
        </w:rPr>
        <w:t>of</w:t>
      </w:r>
      <w:r>
        <w:rPr>
          <w:rFonts w:ascii="Georgia" w:eastAsia="Georgia" w:hAnsi="Georgia" w:cs="Georgia"/>
          <w:spacing w:val="18"/>
          <w:sz w:val="19"/>
          <w:szCs w:val="19"/>
        </w:rPr>
        <w:t xml:space="preserve"> </w:t>
      </w:r>
      <w:r>
        <w:rPr>
          <w:rFonts w:ascii="Georgia" w:eastAsia="Georgia" w:hAnsi="Georgia" w:cs="Georgia"/>
          <w:sz w:val="19"/>
          <w:szCs w:val="19"/>
        </w:rPr>
        <w:t>more</w:t>
      </w:r>
      <w:r>
        <w:rPr>
          <w:rFonts w:ascii="Georgia" w:eastAsia="Georgia" w:hAnsi="Georgia" w:cs="Georgia"/>
          <w:spacing w:val="24"/>
          <w:sz w:val="19"/>
          <w:szCs w:val="19"/>
        </w:rPr>
        <w:t xml:space="preserve"> </w:t>
      </w:r>
      <w:r>
        <w:rPr>
          <w:rFonts w:ascii="Georgia" w:eastAsia="Georgia" w:hAnsi="Georgia" w:cs="Georgia"/>
          <w:sz w:val="19"/>
          <w:szCs w:val="19"/>
        </w:rPr>
        <w:t>than</w:t>
      </w:r>
      <w:r>
        <w:rPr>
          <w:rFonts w:ascii="Georgia" w:eastAsia="Georgia" w:hAnsi="Georgia" w:cs="Georgia"/>
          <w:spacing w:val="23"/>
          <w:sz w:val="19"/>
          <w:szCs w:val="19"/>
        </w:rPr>
        <w:t xml:space="preserve"> </w:t>
      </w:r>
      <w:r>
        <w:rPr>
          <w:rFonts w:ascii="Georgia" w:eastAsia="Georgia" w:hAnsi="Georgia" w:cs="Georgia"/>
          <w:sz w:val="19"/>
          <w:szCs w:val="19"/>
        </w:rPr>
        <w:t>300</w:t>
      </w:r>
      <w:r>
        <w:rPr>
          <w:rFonts w:ascii="Georgia" w:eastAsia="Georgia" w:hAnsi="Georgia" w:cs="Georgia"/>
          <w:spacing w:val="22"/>
          <w:sz w:val="19"/>
          <w:szCs w:val="19"/>
        </w:rPr>
        <w:t xml:space="preserve"> </w:t>
      </w:r>
      <w:r>
        <w:rPr>
          <w:rFonts w:ascii="Georgia" w:eastAsia="Georgia" w:hAnsi="Georgia" w:cs="Georgia"/>
          <w:sz w:val="19"/>
          <w:szCs w:val="19"/>
        </w:rPr>
        <w:t>lung</w:t>
      </w:r>
      <w:r>
        <w:rPr>
          <w:rFonts w:ascii="Georgia" w:eastAsia="Georgia" w:hAnsi="Georgia" w:cs="Georgia"/>
          <w:spacing w:val="22"/>
          <w:sz w:val="19"/>
          <w:szCs w:val="19"/>
        </w:rPr>
        <w:t xml:space="preserve"> </w:t>
      </w:r>
      <w:r>
        <w:rPr>
          <w:rFonts w:ascii="Georgia" w:eastAsia="Georgia" w:hAnsi="Georgia" w:cs="Georgia"/>
          <w:sz w:val="19"/>
          <w:szCs w:val="19"/>
        </w:rPr>
        <w:t>transplant</w:t>
      </w:r>
      <w:r>
        <w:rPr>
          <w:rFonts w:ascii="Georgia" w:eastAsia="Georgia" w:hAnsi="Georgia" w:cs="Georgia"/>
          <w:spacing w:val="32"/>
          <w:sz w:val="19"/>
          <w:szCs w:val="19"/>
        </w:rPr>
        <w:t xml:space="preserve"> </w:t>
      </w:r>
      <w:r>
        <w:rPr>
          <w:rFonts w:ascii="Georgia" w:eastAsia="Georgia" w:hAnsi="Georgia" w:cs="Georgia"/>
          <w:sz w:val="19"/>
          <w:szCs w:val="19"/>
        </w:rPr>
        <w:t>patients</w:t>
      </w:r>
      <w:r>
        <w:rPr>
          <w:rFonts w:ascii="Georgia" w:eastAsia="Georgia" w:hAnsi="Georgia" w:cs="Georgia"/>
          <w:spacing w:val="29"/>
          <w:sz w:val="19"/>
          <w:szCs w:val="19"/>
        </w:rPr>
        <w:t xml:space="preserve"> </w:t>
      </w:r>
      <w:r>
        <w:rPr>
          <w:rFonts w:ascii="Georgia" w:eastAsia="Georgia" w:hAnsi="Georgia" w:cs="Georgia"/>
          <w:sz w:val="19"/>
          <w:szCs w:val="19"/>
        </w:rPr>
        <w:t>to</w:t>
      </w:r>
      <w:r>
        <w:rPr>
          <w:rFonts w:ascii="Georgia" w:eastAsia="Georgia" w:hAnsi="Georgia" w:cs="Georgia"/>
          <w:spacing w:val="18"/>
          <w:sz w:val="19"/>
          <w:szCs w:val="19"/>
        </w:rPr>
        <w:t xml:space="preserve"> </w:t>
      </w:r>
      <w:r>
        <w:rPr>
          <w:rFonts w:ascii="Georgia" w:eastAsia="Georgia" w:hAnsi="Georgia" w:cs="Georgia"/>
          <w:sz w:val="19"/>
          <w:szCs w:val="19"/>
        </w:rPr>
        <w:t>advance</w:t>
      </w:r>
      <w:r>
        <w:rPr>
          <w:rFonts w:ascii="Georgia" w:eastAsia="Georgia" w:hAnsi="Georgia" w:cs="Georgia"/>
          <w:spacing w:val="29"/>
          <w:sz w:val="19"/>
          <w:szCs w:val="19"/>
        </w:rPr>
        <w:t xml:space="preserve"> </w:t>
      </w:r>
      <w:r>
        <w:rPr>
          <w:rFonts w:ascii="Georgia" w:eastAsia="Georgia" w:hAnsi="Georgia" w:cs="Georgia"/>
          <w:sz w:val="19"/>
          <w:szCs w:val="19"/>
        </w:rPr>
        <w:t>the</w:t>
      </w:r>
      <w:r>
        <w:rPr>
          <w:rFonts w:ascii="Georgia" w:eastAsia="Georgia" w:hAnsi="Georgia" w:cs="Georgia"/>
          <w:spacing w:val="20"/>
          <w:sz w:val="19"/>
          <w:szCs w:val="19"/>
        </w:rPr>
        <w:t xml:space="preserve"> </w:t>
      </w:r>
      <w:r>
        <w:rPr>
          <w:rFonts w:ascii="Georgia" w:eastAsia="Georgia" w:hAnsi="Georgia" w:cs="Georgia"/>
          <w:sz w:val="19"/>
          <w:szCs w:val="19"/>
        </w:rPr>
        <w:t>early</w:t>
      </w:r>
      <w:r>
        <w:rPr>
          <w:rFonts w:ascii="Georgia" w:eastAsia="Georgia" w:hAnsi="Georgia" w:cs="Georgia"/>
          <w:spacing w:val="23"/>
          <w:sz w:val="19"/>
          <w:szCs w:val="19"/>
        </w:rPr>
        <w:t xml:space="preserve"> </w:t>
      </w:r>
      <w:r>
        <w:rPr>
          <w:rFonts w:ascii="Georgia" w:eastAsia="Georgia" w:hAnsi="Georgia" w:cs="Georgia"/>
          <w:sz w:val="19"/>
          <w:szCs w:val="19"/>
        </w:rPr>
        <w:t>diagnosis</w:t>
      </w:r>
      <w:r>
        <w:rPr>
          <w:rFonts w:ascii="Georgia" w:eastAsia="Georgia" w:hAnsi="Georgia" w:cs="Georgia"/>
          <w:spacing w:val="31"/>
          <w:sz w:val="19"/>
          <w:szCs w:val="19"/>
        </w:rPr>
        <w:t xml:space="preserve"> </w:t>
      </w:r>
      <w:r>
        <w:rPr>
          <w:rFonts w:ascii="Georgia" w:eastAsia="Georgia" w:hAnsi="Georgia" w:cs="Georgia"/>
          <w:sz w:val="19"/>
          <w:szCs w:val="19"/>
        </w:rPr>
        <w:t>of</w:t>
      </w:r>
      <w:r>
        <w:rPr>
          <w:rFonts w:ascii="Georgia" w:eastAsia="Georgia" w:hAnsi="Georgia" w:cs="Georgia"/>
          <w:spacing w:val="18"/>
          <w:sz w:val="19"/>
          <w:szCs w:val="19"/>
        </w:rPr>
        <w:t xml:space="preserve"> </w:t>
      </w:r>
      <w:r>
        <w:rPr>
          <w:rFonts w:ascii="Georgia" w:eastAsia="Georgia" w:hAnsi="Georgia" w:cs="Georgia"/>
          <w:sz w:val="19"/>
          <w:szCs w:val="19"/>
        </w:rPr>
        <w:t>BOS.</w:t>
      </w:r>
      <w:r>
        <w:rPr>
          <w:rFonts w:ascii="Georgia" w:eastAsia="Georgia" w:hAnsi="Georgia" w:cs="Georgia"/>
          <w:spacing w:val="23"/>
          <w:sz w:val="19"/>
          <w:szCs w:val="19"/>
        </w:rPr>
        <w:t xml:space="preserve"> </w:t>
      </w:r>
      <w:r>
        <w:rPr>
          <w:rFonts w:ascii="Georgia" w:eastAsia="Georgia" w:hAnsi="Georgia" w:cs="Georgia"/>
          <w:sz w:val="19"/>
          <w:szCs w:val="19"/>
        </w:rPr>
        <w:t>Lung</w:t>
      </w:r>
      <w:r>
        <w:rPr>
          <w:rFonts w:ascii="Georgia" w:eastAsia="Georgia" w:hAnsi="Georgia" w:cs="Georgia"/>
          <w:spacing w:val="24"/>
          <w:sz w:val="19"/>
          <w:szCs w:val="19"/>
        </w:rPr>
        <w:t xml:space="preserve"> </w:t>
      </w:r>
      <w:r>
        <w:rPr>
          <w:rFonts w:ascii="Georgia" w:eastAsia="Georgia" w:hAnsi="Georgia" w:cs="Georgia"/>
          <w:sz w:val="19"/>
          <w:szCs w:val="19"/>
        </w:rPr>
        <w:t>transplantation</w:t>
      </w:r>
      <w:r>
        <w:rPr>
          <w:rFonts w:ascii="Georgia" w:eastAsia="Georgia" w:hAnsi="Georgia" w:cs="Georgia"/>
          <w:spacing w:val="41"/>
          <w:sz w:val="19"/>
          <w:szCs w:val="19"/>
        </w:rPr>
        <w:t xml:space="preserve"> </w:t>
      </w:r>
      <w:r>
        <w:rPr>
          <w:rFonts w:ascii="Georgia" w:eastAsia="Georgia" w:hAnsi="Georgia" w:cs="Georgia"/>
          <w:sz w:val="19"/>
          <w:szCs w:val="19"/>
        </w:rPr>
        <w:t>is</w:t>
      </w:r>
      <w:r>
        <w:rPr>
          <w:rFonts w:ascii="Georgia" w:eastAsia="Georgia" w:hAnsi="Georgia" w:cs="Georgia"/>
          <w:spacing w:val="18"/>
          <w:sz w:val="19"/>
          <w:szCs w:val="19"/>
        </w:rPr>
        <w:t xml:space="preserve"> </w:t>
      </w:r>
      <w:r>
        <w:rPr>
          <w:rFonts w:ascii="Georgia" w:eastAsia="Georgia" w:hAnsi="Georgia" w:cs="Georgia"/>
          <w:w w:val="102"/>
          <w:sz w:val="19"/>
          <w:szCs w:val="19"/>
        </w:rPr>
        <w:t xml:space="preserve">an </w:t>
      </w:r>
      <w:r>
        <w:rPr>
          <w:rFonts w:ascii="Georgia" w:eastAsia="Georgia" w:hAnsi="Georgia" w:cs="Georgia"/>
          <w:sz w:val="19"/>
          <w:szCs w:val="19"/>
        </w:rPr>
        <w:t>established</w:t>
      </w:r>
      <w:r>
        <w:rPr>
          <w:rFonts w:ascii="Georgia" w:eastAsia="Georgia" w:hAnsi="Georgia" w:cs="Georgia"/>
          <w:spacing w:val="41"/>
          <w:sz w:val="19"/>
          <w:szCs w:val="19"/>
        </w:rPr>
        <w:t xml:space="preserve"> </w:t>
      </w:r>
      <w:r>
        <w:rPr>
          <w:rFonts w:ascii="Georgia" w:eastAsia="Georgia" w:hAnsi="Georgia" w:cs="Georgia"/>
          <w:sz w:val="19"/>
          <w:szCs w:val="19"/>
        </w:rPr>
        <w:t>treatment</w:t>
      </w:r>
      <w:r>
        <w:rPr>
          <w:rFonts w:ascii="Georgia" w:eastAsia="Georgia" w:hAnsi="Georgia" w:cs="Georgia"/>
          <w:spacing w:val="39"/>
          <w:sz w:val="19"/>
          <w:szCs w:val="19"/>
        </w:rPr>
        <w:t xml:space="preserve"> </w:t>
      </w:r>
      <w:r>
        <w:rPr>
          <w:rFonts w:ascii="Georgia" w:eastAsia="Georgia" w:hAnsi="Georgia" w:cs="Georgia"/>
          <w:sz w:val="19"/>
          <w:szCs w:val="19"/>
        </w:rPr>
        <w:t>for</w:t>
      </w:r>
      <w:r>
        <w:rPr>
          <w:rFonts w:ascii="Georgia" w:eastAsia="Georgia" w:hAnsi="Georgia" w:cs="Georgia"/>
          <w:spacing w:val="27"/>
          <w:sz w:val="19"/>
          <w:szCs w:val="19"/>
        </w:rPr>
        <w:t xml:space="preserve"> </w:t>
      </w:r>
      <w:r>
        <w:rPr>
          <w:rFonts w:ascii="Georgia" w:eastAsia="Georgia" w:hAnsi="Georgia" w:cs="Georgia"/>
          <w:sz w:val="19"/>
          <w:szCs w:val="19"/>
        </w:rPr>
        <w:t>end-stage,</w:t>
      </w:r>
      <w:r>
        <w:rPr>
          <w:rFonts w:ascii="Georgia" w:eastAsia="Georgia" w:hAnsi="Georgia" w:cs="Georgia"/>
          <w:spacing w:val="44"/>
          <w:sz w:val="19"/>
          <w:szCs w:val="19"/>
        </w:rPr>
        <w:t xml:space="preserve"> </w:t>
      </w:r>
      <w:r>
        <w:rPr>
          <w:rFonts w:ascii="Georgia" w:eastAsia="Georgia" w:hAnsi="Georgia" w:cs="Georgia"/>
          <w:sz w:val="19"/>
          <w:szCs w:val="19"/>
        </w:rPr>
        <w:t>irreversible</w:t>
      </w:r>
      <w:r>
        <w:rPr>
          <w:rFonts w:ascii="Georgia" w:eastAsia="Georgia" w:hAnsi="Georgia" w:cs="Georgia"/>
          <w:spacing w:val="41"/>
          <w:sz w:val="19"/>
          <w:szCs w:val="19"/>
        </w:rPr>
        <w:t xml:space="preserve"> </w:t>
      </w:r>
      <w:r>
        <w:rPr>
          <w:rFonts w:ascii="Georgia" w:eastAsia="Georgia" w:hAnsi="Georgia" w:cs="Georgia"/>
          <w:sz w:val="19"/>
          <w:szCs w:val="19"/>
        </w:rPr>
        <w:t>pulmonary</w:t>
      </w:r>
      <w:r>
        <w:rPr>
          <w:rFonts w:ascii="Georgia" w:eastAsia="Georgia" w:hAnsi="Georgia" w:cs="Georgia"/>
          <w:spacing w:val="40"/>
          <w:sz w:val="19"/>
          <w:szCs w:val="19"/>
        </w:rPr>
        <w:t xml:space="preserve"> </w:t>
      </w:r>
      <w:r>
        <w:rPr>
          <w:rFonts w:ascii="Georgia" w:eastAsia="Georgia" w:hAnsi="Georgia" w:cs="Georgia"/>
          <w:sz w:val="19"/>
          <w:szCs w:val="19"/>
        </w:rPr>
        <w:t>disease,</w:t>
      </w:r>
      <w:r>
        <w:rPr>
          <w:rFonts w:ascii="Georgia" w:eastAsia="Georgia" w:hAnsi="Georgia" w:cs="Georgia"/>
          <w:spacing w:val="40"/>
          <w:sz w:val="19"/>
          <w:szCs w:val="19"/>
        </w:rPr>
        <w:t xml:space="preserve"> </w:t>
      </w:r>
      <w:r>
        <w:rPr>
          <w:rFonts w:ascii="Georgia" w:eastAsia="Georgia" w:hAnsi="Georgia" w:cs="Georgia"/>
          <w:sz w:val="19"/>
          <w:szCs w:val="19"/>
        </w:rPr>
        <w:t>particularly</w:t>
      </w:r>
      <w:r>
        <w:rPr>
          <w:rFonts w:ascii="Georgia" w:eastAsia="Georgia" w:hAnsi="Georgia" w:cs="Georgia"/>
          <w:spacing w:val="41"/>
          <w:sz w:val="19"/>
          <w:szCs w:val="19"/>
        </w:rPr>
        <w:t xml:space="preserve"> </w:t>
      </w:r>
      <w:r>
        <w:rPr>
          <w:rFonts w:ascii="Georgia" w:eastAsia="Georgia" w:hAnsi="Georgia" w:cs="Georgia"/>
          <w:sz w:val="19"/>
          <w:szCs w:val="19"/>
        </w:rPr>
        <w:t>due</w:t>
      </w:r>
      <w:r>
        <w:rPr>
          <w:rFonts w:ascii="Georgia" w:eastAsia="Georgia" w:hAnsi="Georgia" w:cs="Georgia"/>
          <w:spacing w:val="28"/>
          <w:sz w:val="19"/>
          <w:szCs w:val="19"/>
        </w:rPr>
        <w:t xml:space="preserve"> </w:t>
      </w:r>
      <w:r>
        <w:rPr>
          <w:rFonts w:ascii="Georgia" w:eastAsia="Georgia" w:hAnsi="Georgia" w:cs="Georgia"/>
          <w:sz w:val="19"/>
          <w:szCs w:val="19"/>
        </w:rPr>
        <w:t>to</w:t>
      </w:r>
      <w:r>
        <w:rPr>
          <w:rFonts w:ascii="Georgia" w:eastAsia="Georgia" w:hAnsi="Georgia" w:cs="Georgia"/>
          <w:spacing w:val="25"/>
          <w:sz w:val="19"/>
          <w:szCs w:val="19"/>
        </w:rPr>
        <w:t xml:space="preserve"> </w:t>
      </w:r>
      <w:r>
        <w:rPr>
          <w:rFonts w:ascii="Georgia" w:eastAsia="Georgia" w:hAnsi="Georgia" w:cs="Georgia"/>
          <w:sz w:val="19"/>
          <w:szCs w:val="19"/>
        </w:rPr>
        <w:t>COPD</w:t>
      </w:r>
      <w:r>
        <w:rPr>
          <w:rFonts w:ascii="Georgia" w:eastAsia="Georgia" w:hAnsi="Georgia" w:cs="Georgia"/>
          <w:spacing w:val="32"/>
          <w:sz w:val="19"/>
          <w:szCs w:val="19"/>
        </w:rPr>
        <w:t xml:space="preserve"> </w:t>
      </w:r>
      <w:r>
        <w:rPr>
          <w:rFonts w:ascii="Georgia" w:eastAsia="Georgia" w:hAnsi="Georgia" w:cs="Georgia"/>
          <w:sz w:val="19"/>
          <w:szCs w:val="19"/>
        </w:rPr>
        <w:t>and</w:t>
      </w:r>
      <w:r>
        <w:rPr>
          <w:rFonts w:ascii="Georgia" w:eastAsia="Georgia" w:hAnsi="Georgia" w:cs="Georgia"/>
          <w:spacing w:val="28"/>
          <w:sz w:val="19"/>
          <w:szCs w:val="19"/>
        </w:rPr>
        <w:t xml:space="preserve"> </w:t>
      </w:r>
      <w:r>
        <w:rPr>
          <w:rFonts w:ascii="Georgia" w:eastAsia="Georgia" w:hAnsi="Georgia" w:cs="Georgia"/>
          <w:sz w:val="19"/>
          <w:szCs w:val="19"/>
        </w:rPr>
        <w:t>interstitial</w:t>
      </w:r>
      <w:r>
        <w:rPr>
          <w:rFonts w:ascii="Georgia" w:eastAsia="Georgia" w:hAnsi="Georgia" w:cs="Georgia"/>
          <w:spacing w:val="40"/>
          <w:sz w:val="19"/>
          <w:szCs w:val="19"/>
        </w:rPr>
        <w:t xml:space="preserve"> </w:t>
      </w:r>
      <w:r>
        <w:rPr>
          <w:rFonts w:ascii="Georgia" w:eastAsia="Georgia" w:hAnsi="Georgia" w:cs="Georgia"/>
          <w:sz w:val="19"/>
          <w:szCs w:val="19"/>
        </w:rPr>
        <w:t>lung</w:t>
      </w:r>
      <w:r>
        <w:rPr>
          <w:rFonts w:ascii="Georgia" w:eastAsia="Georgia" w:hAnsi="Georgia" w:cs="Georgia"/>
          <w:spacing w:val="29"/>
          <w:sz w:val="19"/>
          <w:szCs w:val="19"/>
        </w:rPr>
        <w:t xml:space="preserve"> </w:t>
      </w:r>
      <w:r>
        <w:rPr>
          <w:rFonts w:ascii="Georgia" w:eastAsia="Georgia" w:hAnsi="Georgia" w:cs="Georgia"/>
          <w:w w:val="102"/>
          <w:sz w:val="19"/>
          <w:szCs w:val="19"/>
        </w:rPr>
        <w:t xml:space="preserve">disease </w:t>
      </w:r>
      <w:r>
        <w:rPr>
          <w:rFonts w:ascii="Georgia" w:eastAsia="Georgia" w:hAnsi="Georgia" w:cs="Georgia"/>
          <w:sz w:val="19"/>
          <w:szCs w:val="19"/>
        </w:rPr>
        <w:t>(ILD).</w:t>
      </w:r>
      <w:r>
        <w:rPr>
          <w:rFonts w:ascii="Georgia" w:eastAsia="Georgia" w:hAnsi="Georgia" w:cs="Georgia"/>
          <w:spacing w:val="20"/>
          <w:sz w:val="19"/>
          <w:szCs w:val="19"/>
        </w:rPr>
        <w:t xml:space="preserve"> </w:t>
      </w:r>
      <w:r>
        <w:rPr>
          <w:rFonts w:ascii="Georgia" w:eastAsia="Georgia" w:hAnsi="Georgia" w:cs="Georgia"/>
          <w:sz w:val="19"/>
          <w:szCs w:val="19"/>
        </w:rPr>
        <w:t>While</w:t>
      </w:r>
      <w:r>
        <w:rPr>
          <w:rFonts w:ascii="Georgia" w:eastAsia="Georgia" w:hAnsi="Georgia" w:cs="Georgia"/>
          <w:spacing w:val="20"/>
          <w:sz w:val="19"/>
          <w:szCs w:val="19"/>
        </w:rPr>
        <w:t xml:space="preserve"> </w:t>
      </w:r>
      <w:r>
        <w:rPr>
          <w:rFonts w:ascii="Georgia" w:eastAsia="Georgia" w:hAnsi="Georgia" w:cs="Georgia"/>
          <w:sz w:val="19"/>
          <w:szCs w:val="19"/>
        </w:rPr>
        <w:t>continued</w:t>
      </w:r>
      <w:r>
        <w:rPr>
          <w:rFonts w:ascii="Georgia" w:eastAsia="Georgia" w:hAnsi="Georgia" w:cs="Georgia"/>
          <w:spacing w:val="27"/>
          <w:sz w:val="19"/>
          <w:szCs w:val="19"/>
        </w:rPr>
        <w:t xml:space="preserve"> </w:t>
      </w:r>
      <w:r>
        <w:rPr>
          <w:rFonts w:ascii="Georgia" w:eastAsia="Georgia" w:hAnsi="Georgia" w:cs="Georgia"/>
          <w:sz w:val="19"/>
          <w:szCs w:val="19"/>
        </w:rPr>
        <w:t>improvements</w:t>
      </w:r>
      <w:r>
        <w:rPr>
          <w:rFonts w:ascii="Georgia" w:eastAsia="Georgia" w:hAnsi="Georgia" w:cs="Georgia"/>
          <w:spacing w:val="34"/>
          <w:sz w:val="19"/>
          <w:szCs w:val="19"/>
        </w:rPr>
        <w:t xml:space="preserve"> </w:t>
      </w:r>
      <w:r>
        <w:rPr>
          <w:rFonts w:ascii="Georgia" w:eastAsia="Georgia" w:hAnsi="Georgia" w:cs="Georgia"/>
          <w:sz w:val="19"/>
          <w:szCs w:val="19"/>
        </w:rPr>
        <w:t>in</w:t>
      </w:r>
      <w:r>
        <w:rPr>
          <w:rFonts w:ascii="Georgia" w:eastAsia="Georgia" w:hAnsi="Georgia" w:cs="Georgia"/>
          <w:spacing w:val="15"/>
          <w:sz w:val="19"/>
          <w:szCs w:val="19"/>
        </w:rPr>
        <w:t xml:space="preserve"> </w:t>
      </w:r>
      <w:r>
        <w:rPr>
          <w:rFonts w:ascii="Georgia" w:eastAsia="Georgia" w:hAnsi="Georgia" w:cs="Georgia"/>
          <w:sz w:val="19"/>
          <w:szCs w:val="19"/>
        </w:rPr>
        <w:t>surgical</w:t>
      </w:r>
      <w:r>
        <w:rPr>
          <w:rFonts w:ascii="Georgia" w:eastAsia="Georgia" w:hAnsi="Georgia" w:cs="Georgia"/>
          <w:spacing w:val="23"/>
          <w:sz w:val="19"/>
          <w:szCs w:val="19"/>
        </w:rPr>
        <w:t xml:space="preserve"> </w:t>
      </w:r>
      <w:r>
        <w:rPr>
          <w:rFonts w:ascii="Georgia" w:eastAsia="Georgia" w:hAnsi="Georgia" w:cs="Georgia"/>
          <w:sz w:val="19"/>
          <w:szCs w:val="19"/>
        </w:rPr>
        <w:t>techniques</w:t>
      </w:r>
      <w:r>
        <w:rPr>
          <w:rFonts w:ascii="Georgia" w:eastAsia="Georgia" w:hAnsi="Georgia" w:cs="Georgia"/>
          <w:spacing w:val="28"/>
          <w:sz w:val="19"/>
          <w:szCs w:val="19"/>
        </w:rPr>
        <w:t xml:space="preserve"> </w:t>
      </w:r>
      <w:r>
        <w:rPr>
          <w:rFonts w:ascii="Georgia" w:eastAsia="Georgia" w:hAnsi="Georgia" w:cs="Georgia"/>
          <w:sz w:val="19"/>
          <w:szCs w:val="19"/>
        </w:rPr>
        <w:t>and</w:t>
      </w:r>
      <w:r>
        <w:rPr>
          <w:rFonts w:ascii="Georgia" w:eastAsia="Georgia" w:hAnsi="Georgia" w:cs="Georgia"/>
          <w:spacing w:val="16"/>
          <w:sz w:val="19"/>
          <w:szCs w:val="19"/>
        </w:rPr>
        <w:t xml:space="preserve"> </w:t>
      </w:r>
      <w:r>
        <w:rPr>
          <w:rFonts w:ascii="Georgia" w:eastAsia="Georgia" w:hAnsi="Georgia" w:cs="Georgia"/>
          <w:sz w:val="19"/>
          <w:szCs w:val="19"/>
        </w:rPr>
        <w:t>immunosuppressive</w:t>
      </w:r>
      <w:r>
        <w:rPr>
          <w:rFonts w:ascii="Georgia" w:eastAsia="Georgia" w:hAnsi="Georgia" w:cs="Georgia"/>
          <w:spacing w:val="44"/>
          <w:sz w:val="19"/>
          <w:szCs w:val="19"/>
        </w:rPr>
        <w:t xml:space="preserve"> </w:t>
      </w:r>
      <w:r>
        <w:rPr>
          <w:rFonts w:ascii="Georgia" w:eastAsia="Georgia" w:hAnsi="Georgia" w:cs="Georgia"/>
          <w:sz w:val="19"/>
          <w:szCs w:val="19"/>
        </w:rPr>
        <w:t>medications</w:t>
      </w:r>
      <w:r>
        <w:rPr>
          <w:rFonts w:ascii="Georgia" w:eastAsia="Georgia" w:hAnsi="Georgia" w:cs="Georgia"/>
          <w:spacing w:val="30"/>
          <w:sz w:val="19"/>
          <w:szCs w:val="19"/>
        </w:rPr>
        <w:t xml:space="preserve"> </w:t>
      </w:r>
      <w:r>
        <w:rPr>
          <w:rFonts w:ascii="Georgia" w:eastAsia="Georgia" w:hAnsi="Georgia" w:cs="Georgia"/>
          <w:sz w:val="19"/>
          <w:szCs w:val="19"/>
        </w:rPr>
        <w:t>have</w:t>
      </w:r>
      <w:r>
        <w:rPr>
          <w:rFonts w:ascii="Georgia" w:eastAsia="Georgia" w:hAnsi="Georgia" w:cs="Georgia"/>
          <w:spacing w:val="18"/>
          <w:sz w:val="19"/>
          <w:szCs w:val="19"/>
        </w:rPr>
        <w:t xml:space="preserve"> </w:t>
      </w:r>
      <w:r>
        <w:rPr>
          <w:rFonts w:ascii="Georgia" w:eastAsia="Georgia" w:hAnsi="Georgia" w:cs="Georgia"/>
          <w:sz w:val="19"/>
          <w:szCs w:val="19"/>
        </w:rPr>
        <w:t>reduced</w:t>
      </w:r>
      <w:r>
        <w:rPr>
          <w:rFonts w:ascii="Georgia" w:eastAsia="Georgia" w:hAnsi="Georgia" w:cs="Georgia"/>
          <w:spacing w:val="23"/>
          <w:sz w:val="19"/>
          <w:szCs w:val="19"/>
        </w:rPr>
        <w:t xml:space="preserve"> </w:t>
      </w:r>
      <w:r>
        <w:rPr>
          <w:rFonts w:ascii="Georgia" w:eastAsia="Georgia" w:hAnsi="Georgia" w:cs="Georgia"/>
          <w:sz w:val="19"/>
          <w:szCs w:val="19"/>
        </w:rPr>
        <w:t>the</w:t>
      </w:r>
      <w:r>
        <w:rPr>
          <w:rFonts w:ascii="Georgia" w:eastAsia="Georgia" w:hAnsi="Georgia" w:cs="Georgia"/>
          <w:spacing w:val="15"/>
          <w:sz w:val="19"/>
          <w:szCs w:val="19"/>
        </w:rPr>
        <w:t xml:space="preserve"> </w:t>
      </w:r>
      <w:proofErr w:type="spellStart"/>
      <w:r>
        <w:rPr>
          <w:rFonts w:ascii="Georgia" w:eastAsia="Georgia" w:hAnsi="Georgia" w:cs="Georgia"/>
          <w:w w:val="102"/>
          <w:sz w:val="19"/>
          <w:szCs w:val="19"/>
        </w:rPr>
        <w:t>compli</w:t>
      </w:r>
      <w:proofErr w:type="spellEnd"/>
      <w:r>
        <w:rPr>
          <w:rFonts w:ascii="Georgia" w:eastAsia="Georgia" w:hAnsi="Georgia" w:cs="Georgia"/>
          <w:w w:val="102"/>
          <w:sz w:val="19"/>
          <w:szCs w:val="19"/>
        </w:rPr>
        <w:t xml:space="preserve">- </w:t>
      </w:r>
      <w:proofErr w:type="spellStart"/>
      <w:r>
        <w:rPr>
          <w:rFonts w:ascii="Georgia" w:eastAsia="Georgia" w:hAnsi="Georgia" w:cs="Georgia"/>
          <w:sz w:val="19"/>
          <w:szCs w:val="19"/>
        </w:rPr>
        <w:t>cation</w:t>
      </w:r>
      <w:proofErr w:type="spellEnd"/>
      <w:r>
        <w:rPr>
          <w:rFonts w:ascii="Georgia" w:eastAsia="Georgia" w:hAnsi="Georgia" w:cs="Georgia"/>
          <w:spacing w:val="7"/>
          <w:sz w:val="19"/>
          <w:szCs w:val="19"/>
        </w:rPr>
        <w:t xml:space="preserve"> </w:t>
      </w:r>
      <w:r>
        <w:rPr>
          <w:rFonts w:ascii="Georgia" w:eastAsia="Georgia" w:hAnsi="Georgia" w:cs="Georgia"/>
          <w:sz w:val="19"/>
          <w:szCs w:val="19"/>
        </w:rPr>
        <w:t>rates</w:t>
      </w:r>
      <w:r>
        <w:rPr>
          <w:rFonts w:ascii="Georgia" w:eastAsia="Georgia" w:hAnsi="Georgia" w:cs="Georgia"/>
          <w:spacing w:val="5"/>
          <w:sz w:val="19"/>
          <w:szCs w:val="19"/>
        </w:rPr>
        <w:t xml:space="preserve"> </w:t>
      </w:r>
      <w:r>
        <w:rPr>
          <w:rFonts w:ascii="Georgia" w:eastAsia="Georgia" w:hAnsi="Georgia" w:cs="Georgia"/>
          <w:sz w:val="19"/>
          <w:szCs w:val="19"/>
        </w:rPr>
        <w:t>and</w:t>
      </w:r>
      <w:r>
        <w:rPr>
          <w:rFonts w:ascii="Georgia" w:eastAsia="Georgia" w:hAnsi="Georgia" w:cs="Georgia"/>
          <w:spacing w:val="3"/>
          <w:sz w:val="19"/>
          <w:szCs w:val="19"/>
        </w:rPr>
        <w:t xml:space="preserve"> </w:t>
      </w:r>
      <w:r>
        <w:rPr>
          <w:rFonts w:ascii="Georgia" w:eastAsia="Georgia" w:hAnsi="Georgia" w:cs="Georgia"/>
          <w:sz w:val="19"/>
          <w:szCs w:val="19"/>
        </w:rPr>
        <w:t>increased</w:t>
      </w:r>
      <w:r>
        <w:rPr>
          <w:rFonts w:ascii="Georgia" w:eastAsia="Georgia" w:hAnsi="Georgia" w:cs="Georgia"/>
          <w:spacing w:val="13"/>
          <w:sz w:val="19"/>
          <w:szCs w:val="19"/>
        </w:rPr>
        <w:t xml:space="preserve"> </w:t>
      </w:r>
      <w:r>
        <w:rPr>
          <w:rFonts w:ascii="Georgia" w:eastAsia="Georgia" w:hAnsi="Georgia" w:cs="Georgia"/>
          <w:sz w:val="19"/>
          <w:szCs w:val="19"/>
        </w:rPr>
        <w:t>short-term</w:t>
      </w:r>
      <w:r>
        <w:rPr>
          <w:rFonts w:ascii="Georgia" w:eastAsia="Georgia" w:hAnsi="Georgia" w:cs="Georgia"/>
          <w:spacing w:val="15"/>
          <w:sz w:val="19"/>
          <w:szCs w:val="19"/>
        </w:rPr>
        <w:t xml:space="preserve"> </w:t>
      </w:r>
      <w:r>
        <w:rPr>
          <w:rFonts w:ascii="Georgia" w:eastAsia="Georgia" w:hAnsi="Georgia" w:cs="Georgia"/>
          <w:sz w:val="19"/>
          <w:szCs w:val="19"/>
        </w:rPr>
        <w:t>survival</w:t>
      </w:r>
      <w:r>
        <w:rPr>
          <w:rFonts w:ascii="Georgia" w:eastAsia="Georgia" w:hAnsi="Georgia" w:cs="Georgia"/>
          <w:spacing w:val="10"/>
          <w:sz w:val="19"/>
          <w:szCs w:val="19"/>
        </w:rPr>
        <w:t xml:space="preserve"> </w:t>
      </w:r>
      <w:r>
        <w:rPr>
          <w:rFonts w:ascii="Georgia" w:eastAsia="Georgia" w:hAnsi="Georgia" w:cs="Georgia"/>
          <w:sz w:val="19"/>
          <w:szCs w:val="19"/>
        </w:rPr>
        <w:t>after</w:t>
      </w:r>
      <w:r>
        <w:rPr>
          <w:rFonts w:ascii="Georgia" w:eastAsia="Georgia" w:hAnsi="Georgia" w:cs="Georgia"/>
          <w:spacing w:val="4"/>
          <w:sz w:val="19"/>
          <w:szCs w:val="19"/>
        </w:rPr>
        <w:t xml:space="preserve"> </w:t>
      </w:r>
      <w:r>
        <w:rPr>
          <w:rFonts w:ascii="Georgia" w:eastAsia="Georgia" w:hAnsi="Georgia" w:cs="Georgia"/>
          <w:sz w:val="19"/>
          <w:szCs w:val="19"/>
        </w:rPr>
        <w:t>the</w:t>
      </w:r>
      <w:r>
        <w:rPr>
          <w:rFonts w:ascii="Georgia" w:eastAsia="Georgia" w:hAnsi="Georgia" w:cs="Georgia"/>
          <w:spacing w:val="2"/>
          <w:sz w:val="19"/>
          <w:szCs w:val="19"/>
        </w:rPr>
        <w:t xml:space="preserve"> </w:t>
      </w:r>
      <w:r>
        <w:rPr>
          <w:rFonts w:ascii="Georgia" w:eastAsia="Georgia" w:hAnsi="Georgia" w:cs="Georgia"/>
          <w:sz w:val="19"/>
          <w:szCs w:val="19"/>
        </w:rPr>
        <w:t>procedure,</w:t>
      </w:r>
      <w:r>
        <w:rPr>
          <w:rFonts w:ascii="Georgia" w:eastAsia="Georgia" w:hAnsi="Georgia" w:cs="Georgia"/>
          <w:spacing w:val="16"/>
          <w:sz w:val="19"/>
          <w:szCs w:val="19"/>
        </w:rPr>
        <w:t xml:space="preserve"> </w:t>
      </w:r>
      <w:r>
        <w:rPr>
          <w:rFonts w:ascii="Georgia" w:eastAsia="Georgia" w:hAnsi="Georgia" w:cs="Georgia"/>
          <w:sz w:val="19"/>
          <w:szCs w:val="19"/>
        </w:rPr>
        <w:t>chronic</w:t>
      </w:r>
      <w:r>
        <w:rPr>
          <w:rFonts w:ascii="Georgia" w:eastAsia="Georgia" w:hAnsi="Georgia" w:cs="Georgia"/>
          <w:spacing w:val="9"/>
          <w:sz w:val="19"/>
          <w:szCs w:val="19"/>
        </w:rPr>
        <w:t xml:space="preserve"> </w:t>
      </w:r>
      <w:r>
        <w:rPr>
          <w:rFonts w:ascii="Georgia" w:eastAsia="Georgia" w:hAnsi="Georgia" w:cs="Georgia"/>
          <w:sz w:val="19"/>
          <w:szCs w:val="19"/>
        </w:rPr>
        <w:t>allograft</w:t>
      </w:r>
      <w:r>
        <w:rPr>
          <w:rFonts w:ascii="Georgia" w:eastAsia="Georgia" w:hAnsi="Georgia" w:cs="Georgia"/>
          <w:spacing w:val="11"/>
          <w:sz w:val="19"/>
          <w:szCs w:val="19"/>
        </w:rPr>
        <w:t xml:space="preserve"> </w:t>
      </w:r>
      <w:r>
        <w:rPr>
          <w:rFonts w:ascii="Georgia" w:eastAsia="Georgia" w:hAnsi="Georgia" w:cs="Georgia"/>
          <w:sz w:val="19"/>
          <w:szCs w:val="19"/>
        </w:rPr>
        <w:t>rejection</w:t>
      </w:r>
      <w:r>
        <w:rPr>
          <w:rFonts w:ascii="Georgia" w:eastAsia="Georgia" w:hAnsi="Georgia" w:cs="Georgia"/>
          <w:spacing w:val="11"/>
          <w:sz w:val="19"/>
          <w:szCs w:val="19"/>
        </w:rPr>
        <w:t xml:space="preserve"> </w:t>
      </w:r>
      <w:r>
        <w:rPr>
          <w:rFonts w:ascii="Georgia" w:eastAsia="Georgia" w:hAnsi="Georgia" w:cs="Georgia"/>
          <w:sz w:val="19"/>
          <w:szCs w:val="19"/>
        </w:rPr>
        <w:t>due</w:t>
      </w:r>
      <w:r>
        <w:rPr>
          <w:rFonts w:ascii="Georgia" w:eastAsia="Georgia" w:hAnsi="Georgia" w:cs="Georgia"/>
          <w:spacing w:val="3"/>
          <w:sz w:val="19"/>
          <w:szCs w:val="19"/>
        </w:rPr>
        <w:t xml:space="preserve"> </w:t>
      </w:r>
      <w:r>
        <w:rPr>
          <w:rFonts w:ascii="Georgia" w:eastAsia="Georgia" w:hAnsi="Georgia" w:cs="Georgia"/>
          <w:sz w:val="19"/>
          <w:szCs w:val="19"/>
        </w:rPr>
        <w:t>to bronchiolitis</w:t>
      </w:r>
      <w:r>
        <w:rPr>
          <w:rFonts w:ascii="Georgia" w:eastAsia="Georgia" w:hAnsi="Georgia" w:cs="Georgia"/>
          <w:spacing w:val="18"/>
          <w:sz w:val="19"/>
          <w:szCs w:val="19"/>
        </w:rPr>
        <w:t xml:space="preserve"> </w:t>
      </w:r>
      <w:proofErr w:type="spellStart"/>
      <w:r>
        <w:rPr>
          <w:rFonts w:ascii="Georgia" w:eastAsia="Georgia" w:hAnsi="Georgia" w:cs="Georgia"/>
          <w:sz w:val="19"/>
          <w:szCs w:val="19"/>
        </w:rPr>
        <w:t>obliterans</w:t>
      </w:r>
      <w:proofErr w:type="spellEnd"/>
      <w:r>
        <w:rPr>
          <w:rFonts w:ascii="Georgia" w:eastAsia="Georgia" w:hAnsi="Georgia" w:cs="Georgia"/>
          <w:spacing w:val="13"/>
          <w:sz w:val="19"/>
          <w:szCs w:val="19"/>
        </w:rPr>
        <w:t xml:space="preserve"> </w:t>
      </w:r>
      <w:r>
        <w:rPr>
          <w:rFonts w:ascii="Georgia" w:eastAsia="Georgia" w:hAnsi="Georgia" w:cs="Georgia"/>
          <w:w w:val="102"/>
          <w:sz w:val="19"/>
          <w:szCs w:val="19"/>
        </w:rPr>
        <w:t xml:space="preserve">(a </w:t>
      </w:r>
      <w:r>
        <w:rPr>
          <w:rFonts w:ascii="Georgia" w:eastAsia="Georgia" w:hAnsi="Georgia" w:cs="Georgia"/>
          <w:sz w:val="19"/>
          <w:szCs w:val="19"/>
        </w:rPr>
        <w:t>fibrous</w:t>
      </w:r>
      <w:r>
        <w:rPr>
          <w:rFonts w:ascii="Georgia" w:eastAsia="Georgia" w:hAnsi="Georgia" w:cs="Georgia"/>
          <w:spacing w:val="15"/>
          <w:sz w:val="19"/>
          <w:szCs w:val="19"/>
        </w:rPr>
        <w:t xml:space="preserve"> </w:t>
      </w:r>
      <w:proofErr w:type="spellStart"/>
      <w:r>
        <w:rPr>
          <w:rFonts w:ascii="Georgia" w:eastAsia="Georgia" w:hAnsi="Georgia" w:cs="Georgia"/>
          <w:sz w:val="19"/>
          <w:szCs w:val="19"/>
        </w:rPr>
        <w:t>obliterative</w:t>
      </w:r>
      <w:proofErr w:type="spellEnd"/>
      <w:r>
        <w:rPr>
          <w:rFonts w:ascii="Georgia" w:eastAsia="Georgia" w:hAnsi="Georgia" w:cs="Georgia"/>
          <w:spacing w:val="22"/>
          <w:sz w:val="19"/>
          <w:szCs w:val="19"/>
        </w:rPr>
        <w:t xml:space="preserve"> </w:t>
      </w:r>
      <w:r>
        <w:rPr>
          <w:rFonts w:ascii="Georgia" w:eastAsia="Georgia" w:hAnsi="Georgia" w:cs="Georgia"/>
          <w:sz w:val="19"/>
          <w:szCs w:val="19"/>
        </w:rPr>
        <w:t>disease</w:t>
      </w:r>
      <w:r>
        <w:rPr>
          <w:rFonts w:ascii="Georgia" w:eastAsia="Georgia" w:hAnsi="Georgia" w:cs="Georgia"/>
          <w:spacing w:val="15"/>
          <w:sz w:val="19"/>
          <w:szCs w:val="19"/>
        </w:rPr>
        <w:t xml:space="preserve"> </w:t>
      </w:r>
      <w:r>
        <w:rPr>
          <w:rFonts w:ascii="Georgia" w:eastAsia="Georgia" w:hAnsi="Georgia" w:cs="Georgia"/>
          <w:sz w:val="19"/>
          <w:szCs w:val="19"/>
        </w:rPr>
        <w:t>of</w:t>
      </w:r>
      <w:r>
        <w:rPr>
          <w:rFonts w:ascii="Georgia" w:eastAsia="Georgia" w:hAnsi="Georgia" w:cs="Georgia"/>
          <w:spacing w:val="6"/>
          <w:sz w:val="19"/>
          <w:szCs w:val="19"/>
        </w:rPr>
        <w:t xml:space="preserve"> </w:t>
      </w:r>
      <w:r>
        <w:rPr>
          <w:rFonts w:ascii="Georgia" w:eastAsia="Georgia" w:hAnsi="Georgia" w:cs="Georgia"/>
          <w:sz w:val="19"/>
          <w:szCs w:val="19"/>
        </w:rPr>
        <w:t>bronchioles</w:t>
      </w:r>
      <w:r>
        <w:rPr>
          <w:rFonts w:ascii="Georgia" w:eastAsia="Georgia" w:hAnsi="Georgia" w:cs="Georgia"/>
          <w:spacing w:val="23"/>
          <w:sz w:val="19"/>
          <w:szCs w:val="19"/>
        </w:rPr>
        <w:t xml:space="preserve"> </w:t>
      </w:r>
      <w:r>
        <w:rPr>
          <w:rFonts w:ascii="Georgia" w:eastAsia="Georgia" w:hAnsi="Georgia" w:cs="Georgia"/>
          <w:sz w:val="19"/>
          <w:szCs w:val="19"/>
        </w:rPr>
        <w:t>representing</w:t>
      </w:r>
      <w:r>
        <w:rPr>
          <w:rFonts w:ascii="Georgia" w:eastAsia="Georgia" w:hAnsi="Georgia" w:cs="Georgia"/>
          <w:spacing w:val="24"/>
          <w:sz w:val="19"/>
          <w:szCs w:val="19"/>
        </w:rPr>
        <w:t xml:space="preserve"> </w:t>
      </w:r>
      <w:r>
        <w:rPr>
          <w:rFonts w:ascii="Georgia" w:eastAsia="Georgia" w:hAnsi="Georgia" w:cs="Georgia"/>
          <w:sz w:val="19"/>
          <w:szCs w:val="19"/>
        </w:rPr>
        <w:t>the</w:t>
      </w:r>
      <w:r>
        <w:rPr>
          <w:rFonts w:ascii="Georgia" w:eastAsia="Georgia" w:hAnsi="Georgia" w:cs="Georgia"/>
          <w:spacing w:val="8"/>
          <w:sz w:val="19"/>
          <w:szCs w:val="19"/>
        </w:rPr>
        <w:t xml:space="preserve"> </w:t>
      </w:r>
      <w:r>
        <w:rPr>
          <w:rFonts w:ascii="Georgia" w:eastAsia="Georgia" w:hAnsi="Georgia" w:cs="Georgia"/>
          <w:sz w:val="19"/>
          <w:szCs w:val="19"/>
        </w:rPr>
        <w:t>histological</w:t>
      </w:r>
      <w:r>
        <w:rPr>
          <w:rFonts w:ascii="Georgia" w:eastAsia="Georgia" w:hAnsi="Georgia" w:cs="Georgia"/>
          <w:spacing w:val="22"/>
          <w:sz w:val="19"/>
          <w:szCs w:val="19"/>
        </w:rPr>
        <w:t xml:space="preserve"> </w:t>
      </w:r>
      <w:r>
        <w:rPr>
          <w:rFonts w:ascii="Georgia" w:eastAsia="Georgia" w:hAnsi="Georgia" w:cs="Georgia"/>
          <w:sz w:val="19"/>
          <w:szCs w:val="19"/>
        </w:rPr>
        <w:t>hallmark</w:t>
      </w:r>
      <w:r>
        <w:rPr>
          <w:rFonts w:ascii="Georgia" w:eastAsia="Georgia" w:hAnsi="Georgia" w:cs="Georgia"/>
          <w:spacing w:val="18"/>
          <w:sz w:val="19"/>
          <w:szCs w:val="19"/>
        </w:rPr>
        <w:t xml:space="preserve"> </w:t>
      </w:r>
      <w:r>
        <w:rPr>
          <w:rFonts w:ascii="Georgia" w:eastAsia="Georgia" w:hAnsi="Georgia" w:cs="Georgia"/>
          <w:sz w:val="19"/>
          <w:szCs w:val="19"/>
        </w:rPr>
        <w:t>of</w:t>
      </w:r>
      <w:r>
        <w:rPr>
          <w:rFonts w:ascii="Georgia" w:eastAsia="Georgia" w:hAnsi="Georgia" w:cs="Georgia"/>
          <w:spacing w:val="6"/>
          <w:sz w:val="19"/>
          <w:szCs w:val="19"/>
        </w:rPr>
        <w:t xml:space="preserve"> </w:t>
      </w:r>
      <w:r>
        <w:rPr>
          <w:rFonts w:ascii="Georgia" w:eastAsia="Georgia" w:hAnsi="Georgia" w:cs="Georgia"/>
          <w:sz w:val="19"/>
          <w:szCs w:val="19"/>
        </w:rPr>
        <w:t>chronic</w:t>
      </w:r>
      <w:r>
        <w:rPr>
          <w:rFonts w:ascii="Georgia" w:eastAsia="Georgia" w:hAnsi="Georgia" w:cs="Georgia"/>
          <w:spacing w:val="16"/>
          <w:sz w:val="19"/>
          <w:szCs w:val="19"/>
        </w:rPr>
        <w:t xml:space="preserve"> </w:t>
      </w:r>
      <w:r>
        <w:rPr>
          <w:rFonts w:ascii="Georgia" w:eastAsia="Georgia" w:hAnsi="Georgia" w:cs="Georgia"/>
          <w:sz w:val="19"/>
          <w:szCs w:val="19"/>
        </w:rPr>
        <w:t>rejection</w:t>
      </w:r>
      <w:r>
        <w:rPr>
          <w:rFonts w:ascii="Georgia" w:eastAsia="Georgia" w:hAnsi="Georgia" w:cs="Georgia"/>
          <w:spacing w:val="18"/>
          <w:sz w:val="19"/>
          <w:szCs w:val="19"/>
        </w:rPr>
        <w:t xml:space="preserve"> </w:t>
      </w:r>
      <w:r>
        <w:rPr>
          <w:rFonts w:ascii="Georgia" w:eastAsia="Georgia" w:hAnsi="Georgia" w:cs="Georgia"/>
          <w:sz w:val="19"/>
          <w:szCs w:val="19"/>
        </w:rPr>
        <w:t>and</w:t>
      </w:r>
      <w:r>
        <w:rPr>
          <w:rFonts w:ascii="Georgia" w:eastAsia="Georgia" w:hAnsi="Georgia" w:cs="Georgia"/>
          <w:spacing w:val="9"/>
          <w:sz w:val="19"/>
          <w:szCs w:val="19"/>
        </w:rPr>
        <w:t xml:space="preserve"> </w:t>
      </w:r>
      <w:r>
        <w:rPr>
          <w:rFonts w:ascii="Georgia" w:eastAsia="Georgia" w:hAnsi="Georgia" w:cs="Georgia"/>
          <w:sz w:val="19"/>
          <w:szCs w:val="19"/>
        </w:rPr>
        <w:t>resulting</w:t>
      </w:r>
      <w:r>
        <w:rPr>
          <w:rFonts w:ascii="Georgia" w:eastAsia="Georgia" w:hAnsi="Georgia" w:cs="Georgia"/>
          <w:spacing w:val="18"/>
          <w:sz w:val="19"/>
          <w:szCs w:val="19"/>
        </w:rPr>
        <w:t xml:space="preserve"> </w:t>
      </w:r>
      <w:r>
        <w:rPr>
          <w:rFonts w:ascii="Georgia" w:eastAsia="Georgia" w:hAnsi="Georgia" w:cs="Georgia"/>
          <w:sz w:val="19"/>
          <w:szCs w:val="19"/>
        </w:rPr>
        <w:t>in</w:t>
      </w:r>
      <w:r>
        <w:rPr>
          <w:rFonts w:ascii="Georgia" w:eastAsia="Georgia" w:hAnsi="Georgia" w:cs="Georgia"/>
          <w:spacing w:val="8"/>
          <w:sz w:val="19"/>
          <w:szCs w:val="19"/>
        </w:rPr>
        <w:t xml:space="preserve"> </w:t>
      </w:r>
      <w:proofErr w:type="spellStart"/>
      <w:r>
        <w:rPr>
          <w:rFonts w:ascii="Georgia" w:eastAsia="Georgia" w:hAnsi="Georgia" w:cs="Georgia"/>
          <w:w w:val="102"/>
          <w:sz w:val="19"/>
          <w:szCs w:val="19"/>
        </w:rPr>
        <w:t>obstruc</w:t>
      </w:r>
      <w:proofErr w:type="spellEnd"/>
      <w:r>
        <w:rPr>
          <w:rFonts w:ascii="Georgia" w:eastAsia="Georgia" w:hAnsi="Georgia" w:cs="Georgia"/>
          <w:w w:val="102"/>
          <w:sz w:val="19"/>
          <w:szCs w:val="19"/>
        </w:rPr>
        <w:t xml:space="preserve">- </w:t>
      </w:r>
      <w:proofErr w:type="spellStart"/>
      <w:r>
        <w:rPr>
          <w:rFonts w:ascii="Georgia" w:eastAsia="Georgia" w:hAnsi="Georgia" w:cs="Georgia"/>
          <w:sz w:val="19"/>
          <w:szCs w:val="19"/>
        </w:rPr>
        <w:t>tive</w:t>
      </w:r>
      <w:proofErr w:type="spellEnd"/>
      <w:r>
        <w:rPr>
          <w:rFonts w:ascii="Georgia" w:eastAsia="Georgia" w:hAnsi="Georgia" w:cs="Georgia"/>
          <w:spacing w:val="24"/>
          <w:sz w:val="19"/>
          <w:szCs w:val="19"/>
        </w:rPr>
        <w:t xml:space="preserve"> </w:t>
      </w:r>
      <w:r>
        <w:rPr>
          <w:rFonts w:ascii="Georgia" w:eastAsia="Georgia" w:hAnsi="Georgia" w:cs="Georgia"/>
          <w:sz w:val="19"/>
          <w:szCs w:val="19"/>
        </w:rPr>
        <w:t>pulmonary</w:t>
      </w:r>
      <w:r>
        <w:rPr>
          <w:rFonts w:ascii="Georgia" w:eastAsia="Georgia" w:hAnsi="Georgia" w:cs="Georgia"/>
          <w:spacing w:val="36"/>
          <w:sz w:val="19"/>
          <w:szCs w:val="19"/>
        </w:rPr>
        <w:t xml:space="preserve"> </w:t>
      </w:r>
      <w:r>
        <w:rPr>
          <w:rFonts w:ascii="Georgia" w:eastAsia="Georgia" w:hAnsi="Georgia" w:cs="Georgia"/>
          <w:sz w:val="19"/>
          <w:szCs w:val="19"/>
        </w:rPr>
        <w:t>physiology)</w:t>
      </w:r>
      <w:r>
        <w:rPr>
          <w:rFonts w:ascii="Georgia" w:eastAsia="Georgia" w:hAnsi="Georgia" w:cs="Georgia"/>
          <w:spacing w:val="37"/>
          <w:sz w:val="19"/>
          <w:szCs w:val="19"/>
        </w:rPr>
        <w:t xml:space="preserve"> </w:t>
      </w:r>
      <w:r>
        <w:rPr>
          <w:rFonts w:ascii="Georgia" w:eastAsia="Georgia" w:hAnsi="Georgia" w:cs="Georgia"/>
          <w:sz w:val="19"/>
          <w:szCs w:val="19"/>
        </w:rPr>
        <w:t>remains</w:t>
      </w:r>
      <w:r>
        <w:rPr>
          <w:rFonts w:ascii="Georgia" w:eastAsia="Georgia" w:hAnsi="Georgia" w:cs="Georgia"/>
          <w:spacing w:val="32"/>
          <w:sz w:val="19"/>
          <w:szCs w:val="19"/>
        </w:rPr>
        <w:t xml:space="preserve"> </w:t>
      </w:r>
      <w:r>
        <w:rPr>
          <w:rFonts w:ascii="Georgia" w:eastAsia="Georgia" w:hAnsi="Georgia" w:cs="Georgia"/>
          <w:sz w:val="19"/>
          <w:szCs w:val="19"/>
        </w:rPr>
        <w:t>the</w:t>
      </w:r>
      <w:r>
        <w:rPr>
          <w:rFonts w:ascii="Georgia" w:eastAsia="Georgia" w:hAnsi="Georgia" w:cs="Georgia"/>
          <w:spacing w:val="23"/>
          <w:sz w:val="19"/>
          <w:szCs w:val="19"/>
        </w:rPr>
        <w:t xml:space="preserve"> </w:t>
      </w:r>
      <w:r>
        <w:rPr>
          <w:rFonts w:ascii="Georgia" w:eastAsia="Georgia" w:hAnsi="Georgia" w:cs="Georgia"/>
          <w:sz w:val="19"/>
          <w:szCs w:val="19"/>
        </w:rPr>
        <w:t>major</w:t>
      </w:r>
      <w:r>
        <w:rPr>
          <w:rFonts w:ascii="Georgia" w:eastAsia="Georgia" w:hAnsi="Georgia" w:cs="Georgia"/>
          <w:spacing w:val="28"/>
          <w:sz w:val="19"/>
          <w:szCs w:val="19"/>
        </w:rPr>
        <w:t xml:space="preserve"> </w:t>
      </w:r>
      <w:r>
        <w:rPr>
          <w:rFonts w:ascii="Georgia" w:eastAsia="Georgia" w:hAnsi="Georgia" w:cs="Georgia"/>
          <w:sz w:val="19"/>
          <w:szCs w:val="19"/>
        </w:rPr>
        <w:t>cause</w:t>
      </w:r>
      <w:r>
        <w:rPr>
          <w:rFonts w:ascii="Georgia" w:eastAsia="Georgia" w:hAnsi="Georgia" w:cs="Georgia"/>
          <w:spacing w:val="27"/>
          <w:sz w:val="19"/>
          <w:szCs w:val="19"/>
        </w:rPr>
        <w:t xml:space="preserve"> </w:t>
      </w:r>
      <w:r>
        <w:rPr>
          <w:rFonts w:ascii="Georgia" w:eastAsia="Georgia" w:hAnsi="Georgia" w:cs="Georgia"/>
          <w:sz w:val="19"/>
          <w:szCs w:val="19"/>
        </w:rPr>
        <w:t>of</w:t>
      </w:r>
      <w:r>
        <w:rPr>
          <w:rFonts w:ascii="Georgia" w:eastAsia="Georgia" w:hAnsi="Georgia" w:cs="Georgia"/>
          <w:spacing w:val="21"/>
          <w:sz w:val="19"/>
          <w:szCs w:val="19"/>
        </w:rPr>
        <w:t xml:space="preserve"> </w:t>
      </w:r>
      <w:r>
        <w:rPr>
          <w:rFonts w:ascii="Georgia" w:eastAsia="Georgia" w:hAnsi="Georgia" w:cs="Georgia"/>
          <w:sz w:val="19"/>
          <w:szCs w:val="19"/>
        </w:rPr>
        <w:t>morbidity</w:t>
      </w:r>
      <w:r>
        <w:rPr>
          <w:rFonts w:ascii="Georgia" w:eastAsia="Georgia" w:hAnsi="Georgia" w:cs="Georgia"/>
          <w:spacing w:val="35"/>
          <w:sz w:val="19"/>
          <w:szCs w:val="19"/>
        </w:rPr>
        <w:t xml:space="preserve"> </w:t>
      </w:r>
      <w:r>
        <w:rPr>
          <w:rFonts w:ascii="Georgia" w:eastAsia="Georgia" w:hAnsi="Georgia" w:cs="Georgia"/>
          <w:sz w:val="19"/>
          <w:szCs w:val="19"/>
        </w:rPr>
        <w:t>and</w:t>
      </w:r>
      <w:r>
        <w:rPr>
          <w:rFonts w:ascii="Georgia" w:eastAsia="Georgia" w:hAnsi="Georgia" w:cs="Georgia"/>
          <w:spacing w:val="24"/>
          <w:sz w:val="19"/>
          <w:szCs w:val="19"/>
        </w:rPr>
        <w:t xml:space="preserve"> </w:t>
      </w:r>
      <w:r>
        <w:rPr>
          <w:rFonts w:ascii="Georgia" w:eastAsia="Georgia" w:hAnsi="Georgia" w:cs="Georgia"/>
          <w:sz w:val="19"/>
          <w:szCs w:val="19"/>
        </w:rPr>
        <w:t>mortality</w:t>
      </w:r>
      <w:r>
        <w:rPr>
          <w:rFonts w:ascii="Georgia" w:eastAsia="Georgia" w:hAnsi="Georgia" w:cs="Georgia"/>
          <w:spacing w:val="34"/>
          <w:sz w:val="19"/>
          <w:szCs w:val="19"/>
        </w:rPr>
        <w:t xml:space="preserve"> </w:t>
      </w:r>
      <w:r>
        <w:rPr>
          <w:rFonts w:ascii="Georgia" w:eastAsia="Georgia" w:hAnsi="Georgia" w:cs="Georgia"/>
          <w:sz w:val="19"/>
          <w:szCs w:val="19"/>
        </w:rPr>
        <w:t>after</w:t>
      </w:r>
      <w:r>
        <w:rPr>
          <w:rFonts w:ascii="Georgia" w:eastAsia="Georgia" w:hAnsi="Georgia" w:cs="Georgia"/>
          <w:spacing w:val="26"/>
          <w:sz w:val="19"/>
          <w:szCs w:val="19"/>
        </w:rPr>
        <w:t xml:space="preserve"> </w:t>
      </w:r>
      <w:r>
        <w:rPr>
          <w:rFonts w:ascii="Georgia" w:eastAsia="Georgia" w:hAnsi="Georgia" w:cs="Georgia"/>
          <w:sz w:val="19"/>
          <w:szCs w:val="19"/>
        </w:rPr>
        <w:t>six</w:t>
      </w:r>
      <w:r>
        <w:rPr>
          <w:rFonts w:ascii="Georgia" w:eastAsia="Georgia" w:hAnsi="Georgia" w:cs="Georgia"/>
          <w:spacing w:val="23"/>
          <w:sz w:val="19"/>
          <w:szCs w:val="19"/>
        </w:rPr>
        <w:t xml:space="preserve"> </w:t>
      </w:r>
      <w:r>
        <w:rPr>
          <w:rFonts w:ascii="Georgia" w:eastAsia="Georgia" w:hAnsi="Georgia" w:cs="Georgia"/>
          <w:sz w:val="19"/>
          <w:szCs w:val="19"/>
        </w:rPr>
        <w:t>months</w:t>
      </w:r>
      <w:r>
        <w:rPr>
          <w:rFonts w:ascii="Georgia" w:eastAsia="Georgia" w:hAnsi="Georgia" w:cs="Georgia"/>
          <w:spacing w:val="31"/>
          <w:sz w:val="19"/>
          <w:szCs w:val="19"/>
        </w:rPr>
        <w:t xml:space="preserve"> </w:t>
      </w:r>
      <w:r>
        <w:rPr>
          <w:rFonts w:ascii="Georgia" w:eastAsia="Georgia" w:hAnsi="Georgia" w:cs="Georgia"/>
          <w:sz w:val="19"/>
          <w:szCs w:val="19"/>
        </w:rPr>
        <w:t>following</w:t>
      </w:r>
      <w:r>
        <w:rPr>
          <w:rFonts w:ascii="Georgia" w:eastAsia="Georgia" w:hAnsi="Georgia" w:cs="Georgia"/>
          <w:spacing w:val="34"/>
          <w:sz w:val="19"/>
          <w:szCs w:val="19"/>
        </w:rPr>
        <w:t xml:space="preserve"> </w:t>
      </w:r>
      <w:r>
        <w:rPr>
          <w:rFonts w:ascii="Georgia" w:eastAsia="Georgia" w:hAnsi="Georgia" w:cs="Georgia"/>
          <w:w w:val="102"/>
          <w:sz w:val="19"/>
          <w:szCs w:val="19"/>
        </w:rPr>
        <w:t>transplantation.</w:t>
      </w:r>
    </w:p>
    <w:p w14:paraId="3157780B" w14:textId="77777777" w:rsidR="00E61F9D" w:rsidRDefault="00E61F9D">
      <w:pPr>
        <w:spacing w:after="0"/>
        <w:jc w:val="both"/>
        <w:sectPr w:rsidR="00E61F9D">
          <w:pgSz w:w="12240" w:h="15840"/>
          <w:pgMar w:top="680" w:right="580" w:bottom="280" w:left="600" w:header="720" w:footer="720" w:gutter="0"/>
          <w:cols w:space="720"/>
        </w:sectPr>
      </w:pPr>
    </w:p>
    <w:p w14:paraId="03A509E7" w14:textId="77777777" w:rsidR="00E61F9D" w:rsidRDefault="005C64D6">
      <w:pPr>
        <w:spacing w:before="85" w:after="0" w:line="277" w:lineRule="auto"/>
        <w:ind w:left="120" w:right="88"/>
        <w:jc w:val="both"/>
        <w:rPr>
          <w:rFonts w:ascii="Georgia" w:eastAsia="Georgia" w:hAnsi="Georgia" w:cs="Georgia"/>
          <w:sz w:val="19"/>
          <w:szCs w:val="19"/>
        </w:rPr>
      </w:pPr>
      <w:r>
        <w:rPr>
          <w:rFonts w:ascii="Georgia" w:eastAsia="Georgia" w:hAnsi="Georgia" w:cs="Georgia"/>
          <w:sz w:val="19"/>
          <w:szCs w:val="19"/>
        </w:rPr>
        <w:lastRenderedPageBreak/>
        <w:t>Bronchiolitis</w:t>
      </w:r>
      <w:r>
        <w:rPr>
          <w:rFonts w:ascii="Georgia" w:eastAsia="Georgia" w:hAnsi="Georgia" w:cs="Georgia"/>
          <w:spacing w:val="41"/>
          <w:sz w:val="19"/>
          <w:szCs w:val="19"/>
        </w:rPr>
        <w:t xml:space="preserve"> </w:t>
      </w:r>
      <w:proofErr w:type="spellStart"/>
      <w:r>
        <w:rPr>
          <w:rFonts w:ascii="Georgia" w:eastAsia="Georgia" w:hAnsi="Georgia" w:cs="Georgia"/>
          <w:sz w:val="19"/>
          <w:szCs w:val="19"/>
        </w:rPr>
        <w:t>obliterans</w:t>
      </w:r>
      <w:proofErr w:type="spellEnd"/>
      <w:r>
        <w:rPr>
          <w:rFonts w:ascii="Georgia" w:eastAsia="Georgia" w:hAnsi="Georgia" w:cs="Georgia"/>
          <w:spacing w:val="36"/>
          <w:sz w:val="19"/>
          <w:szCs w:val="19"/>
        </w:rPr>
        <w:t xml:space="preserve"> </w:t>
      </w:r>
      <w:r>
        <w:rPr>
          <w:rFonts w:ascii="Georgia" w:eastAsia="Georgia" w:hAnsi="Georgia" w:cs="Georgia"/>
          <w:sz w:val="19"/>
          <w:szCs w:val="19"/>
        </w:rPr>
        <w:t>currently</w:t>
      </w:r>
      <w:r>
        <w:rPr>
          <w:rFonts w:ascii="Georgia" w:eastAsia="Georgia" w:hAnsi="Georgia" w:cs="Georgia"/>
          <w:spacing w:val="34"/>
          <w:sz w:val="19"/>
          <w:szCs w:val="19"/>
        </w:rPr>
        <w:t xml:space="preserve"> </w:t>
      </w:r>
      <w:r>
        <w:rPr>
          <w:rFonts w:ascii="Georgia" w:eastAsia="Georgia" w:hAnsi="Georgia" w:cs="Georgia"/>
          <w:sz w:val="19"/>
          <w:szCs w:val="19"/>
        </w:rPr>
        <w:t>represents</w:t>
      </w:r>
      <w:r>
        <w:rPr>
          <w:rFonts w:ascii="Georgia" w:eastAsia="Georgia" w:hAnsi="Georgia" w:cs="Georgia"/>
          <w:spacing w:val="37"/>
          <w:sz w:val="19"/>
          <w:szCs w:val="19"/>
        </w:rPr>
        <w:t xml:space="preserve"> </w:t>
      </w:r>
      <w:r>
        <w:rPr>
          <w:rFonts w:ascii="Georgia" w:eastAsia="Georgia" w:hAnsi="Georgia" w:cs="Georgia"/>
          <w:sz w:val="19"/>
          <w:szCs w:val="19"/>
        </w:rPr>
        <w:t>the</w:t>
      </w:r>
      <w:r>
        <w:rPr>
          <w:rFonts w:ascii="Georgia" w:eastAsia="Georgia" w:hAnsi="Georgia" w:cs="Georgia"/>
          <w:spacing w:val="24"/>
          <w:sz w:val="19"/>
          <w:szCs w:val="19"/>
        </w:rPr>
        <w:t xml:space="preserve"> </w:t>
      </w:r>
      <w:r>
        <w:rPr>
          <w:rFonts w:ascii="Georgia" w:eastAsia="Georgia" w:hAnsi="Georgia" w:cs="Georgia"/>
          <w:sz w:val="19"/>
          <w:szCs w:val="19"/>
        </w:rPr>
        <w:t>greatest</w:t>
      </w:r>
      <w:r>
        <w:rPr>
          <w:rFonts w:ascii="Georgia" w:eastAsia="Georgia" w:hAnsi="Georgia" w:cs="Georgia"/>
          <w:spacing w:val="32"/>
          <w:sz w:val="19"/>
          <w:szCs w:val="19"/>
        </w:rPr>
        <w:t xml:space="preserve"> </w:t>
      </w:r>
      <w:r>
        <w:rPr>
          <w:rFonts w:ascii="Georgia" w:eastAsia="Georgia" w:hAnsi="Georgia" w:cs="Georgia"/>
          <w:sz w:val="19"/>
          <w:szCs w:val="19"/>
        </w:rPr>
        <w:t>limitation</w:t>
      </w:r>
      <w:r>
        <w:rPr>
          <w:rFonts w:ascii="Georgia" w:eastAsia="Georgia" w:hAnsi="Georgia" w:cs="Georgia"/>
          <w:spacing w:val="36"/>
          <w:sz w:val="19"/>
          <w:szCs w:val="19"/>
        </w:rPr>
        <w:t xml:space="preserve"> </w:t>
      </w:r>
      <w:r>
        <w:rPr>
          <w:rFonts w:ascii="Georgia" w:eastAsia="Georgia" w:hAnsi="Georgia" w:cs="Georgia"/>
          <w:sz w:val="19"/>
          <w:szCs w:val="19"/>
        </w:rPr>
        <w:t>to</w:t>
      </w:r>
      <w:r>
        <w:rPr>
          <w:rFonts w:ascii="Georgia" w:eastAsia="Georgia" w:hAnsi="Georgia" w:cs="Georgia"/>
          <w:spacing w:val="22"/>
          <w:sz w:val="19"/>
          <w:szCs w:val="19"/>
        </w:rPr>
        <w:t xml:space="preserve"> </w:t>
      </w:r>
      <w:r>
        <w:rPr>
          <w:rFonts w:ascii="Georgia" w:eastAsia="Georgia" w:hAnsi="Georgia" w:cs="Georgia"/>
          <w:sz w:val="19"/>
          <w:szCs w:val="19"/>
        </w:rPr>
        <w:t>long-term</w:t>
      </w:r>
      <w:r>
        <w:rPr>
          <w:rFonts w:ascii="Georgia" w:eastAsia="Georgia" w:hAnsi="Georgia" w:cs="Georgia"/>
          <w:spacing w:val="36"/>
          <w:sz w:val="19"/>
          <w:szCs w:val="19"/>
        </w:rPr>
        <w:t xml:space="preserve"> </w:t>
      </w:r>
      <w:r>
        <w:rPr>
          <w:rFonts w:ascii="Georgia" w:eastAsia="Georgia" w:hAnsi="Georgia" w:cs="Georgia"/>
          <w:sz w:val="19"/>
          <w:szCs w:val="19"/>
        </w:rPr>
        <w:t>survival</w:t>
      </w:r>
      <w:r>
        <w:rPr>
          <w:rFonts w:ascii="Georgia" w:eastAsia="Georgia" w:hAnsi="Georgia" w:cs="Georgia"/>
          <w:spacing w:val="32"/>
          <w:sz w:val="19"/>
          <w:szCs w:val="19"/>
        </w:rPr>
        <w:t xml:space="preserve"> </w:t>
      </w:r>
      <w:r>
        <w:rPr>
          <w:rFonts w:ascii="Georgia" w:eastAsia="Georgia" w:hAnsi="Georgia" w:cs="Georgia"/>
          <w:sz w:val="19"/>
          <w:szCs w:val="19"/>
        </w:rPr>
        <w:t>after</w:t>
      </w:r>
      <w:r>
        <w:rPr>
          <w:rFonts w:ascii="Georgia" w:eastAsia="Georgia" w:hAnsi="Georgia" w:cs="Georgia"/>
          <w:spacing w:val="27"/>
          <w:sz w:val="19"/>
          <w:szCs w:val="19"/>
        </w:rPr>
        <w:t xml:space="preserve"> </w:t>
      </w:r>
      <w:r>
        <w:rPr>
          <w:rFonts w:ascii="Georgia" w:eastAsia="Georgia" w:hAnsi="Georgia" w:cs="Georgia"/>
          <w:sz w:val="19"/>
          <w:szCs w:val="19"/>
        </w:rPr>
        <w:t>lung</w:t>
      </w:r>
      <w:r>
        <w:rPr>
          <w:rFonts w:ascii="Georgia" w:eastAsia="Georgia" w:hAnsi="Georgia" w:cs="Georgia"/>
          <w:spacing w:val="26"/>
          <w:sz w:val="19"/>
          <w:szCs w:val="19"/>
        </w:rPr>
        <w:t xml:space="preserve"> </w:t>
      </w:r>
      <w:r>
        <w:rPr>
          <w:rFonts w:ascii="Georgia" w:eastAsia="Georgia" w:hAnsi="Georgia" w:cs="Georgia"/>
          <w:sz w:val="19"/>
          <w:szCs w:val="19"/>
        </w:rPr>
        <w:t xml:space="preserve">transplantation.  </w:t>
      </w:r>
      <w:r>
        <w:rPr>
          <w:rFonts w:ascii="Georgia" w:eastAsia="Georgia" w:hAnsi="Georgia" w:cs="Georgia"/>
          <w:spacing w:val="6"/>
          <w:sz w:val="19"/>
          <w:szCs w:val="19"/>
        </w:rPr>
        <w:t xml:space="preserve"> </w:t>
      </w:r>
      <w:r>
        <w:rPr>
          <w:rFonts w:ascii="Georgia" w:eastAsia="Georgia" w:hAnsi="Georgia" w:cs="Georgia"/>
          <w:w w:val="102"/>
          <w:sz w:val="19"/>
          <w:szCs w:val="19"/>
        </w:rPr>
        <w:t xml:space="preserve">While </w:t>
      </w:r>
      <w:r>
        <w:rPr>
          <w:rFonts w:ascii="Georgia" w:eastAsia="Georgia" w:hAnsi="Georgia" w:cs="Georgia"/>
          <w:sz w:val="19"/>
          <w:szCs w:val="19"/>
        </w:rPr>
        <w:t>the diagnosis</w:t>
      </w:r>
      <w:r>
        <w:rPr>
          <w:rFonts w:ascii="Georgia" w:eastAsia="Georgia" w:hAnsi="Georgia" w:cs="Georgia"/>
          <w:spacing w:val="11"/>
          <w:sz w:val="19"/>
          <w:szCs w:val="19"/>
        </w:rPr>
        <w:t xml:space="preserve"> </w:t>
      </w:r>
      <w:r>
        <w:rPr>
          <w:rFonts w:ascii="Georgia" w:eastAsia="Georgia" w:hAnsi="Georgia" w:cs="Georgia"/>
          <w:sz w:val="19"/>
          <w:szCs w:val="19"/>
        </w:rPr>
        <w:t>of</w:t>
      </w:r>
      <w:r>
        <w:rPr>
          <w:rFonts w:ascii="Georgia" w:eastAsia="Georgia" w:hAnsi="Georgia" w:cs="Georgia"/>
          <w:spacing w:val="-2"/>
          <w:sz w:val="19"/>
          <w:szCs w:val="19"/>
        </w:rPr>
        <w:t xml:space="preserve"> </w:t>
      </w:r>
      <w:r>
        <w:rPr>
          <w:rFonts w:ascii="Georgia" w:eastAsia="Georgia" w:hAnsi="Georgia" w:cs="Georgia"/>
          <w:sz w:val="19"/>
          <w:szCs w:val="19"/>
        </w:rPr>
        <w:t>bronchiolitis</w:t>
      </w:r>
      <w:r>
        <w:rPr>
          <w:rFonts w:ascii="Georgia" w:eastAsia="Georgia" w:hAnsi="Georgia" w:cs="Georgia"/>
          <w:spacing w:val="16"/>
          <w:sz w:val="19"/>
          <w:szCs w:val="19"/>
        </w:rPr>
        <w:t xml:space="preserve"> </w:t>
      </w:r>
      <w:proofErr w:type="spellStart"/>
      <w:r>
        <w:rPr>
          <w:rFonts w:ascii="Georgia" w:eastAsia="Georgia" w:hAnsi="Georgia" w:cs="Georgia"/>
          <w:sz w:val="19"/>
          <w:szCs w:val="19"/>
        </w:rPr>
        <w:t>obliterans</w:t>
      </w:r>
      <w:proofErr w:type="spellEnd"/>
      <w:r>
        <w:rPr>
          <w:rFonts w:ascii="Georgia" w:eastAsia="Georgia" w:hAnsi="Georgia" w:cs="Georgia"/>
          <w:spacing w:val="12"/>
          <w:sz w:val="19"/>
          <w:szCs w:val="19"/>
        </w:rPr>
        <w:t xml:space="preserve"> </w:t>
      </w:r>
      <w:r>
        <w:rPr>
          <w:rFonts w:ascii="Georgia" w:eastAsia="Georgia" w:hAnsi="Georgia" w:cs="Georgia"/>
          <w:sz w:val="19"/>
          <w:szCs w:val="19"/>
        </w:rPr>
        <w:t>is</w:t>
      </w:r>
      <w:r>
        <w:rPr>
          <w:rFonts w:ascii="Georgia" w:eastAsia="Georgia" w:hAnsi="Georgia" w:cs="Georgia"/>
          <w:spacing w:val="-2"/>
          <w:sz w:val="19"/>
          <w:szCs w:val="19"/>
        </w:rPr>
        <w:t xml:space="preserve"> </w:t>
      </w:r>
      <w:r>
        <w:rPr>
          <w:rFonts w:ascii="Georgia" w:eastAsia="Georgia" w:hAnsi="Georgia" w:cs="Georgia"/>
          <w:sz w:val="19"/>
          <w:szCs w:val="19"/>
        </w:rPr>
        <w:t>a</w:t>
      </w:r>
      <w:r>
        <w:rPr>
          <w:rFonts w:ascii="Georgia" w:eastAsia="Georgia" w:hAnsi="Georgia" w:cs="Georgia"/>
          <w:spacing w:val="-2"/>
          <w:sz w:val="19"/>
          <w:szCs w:val="19"/>
        </w:rPr>
        <w:t xml:space="preserve"> </w:t>
      </w:r>
      <w:r>
        <w:rPr>
          <w:rFonts w:ascii="Georgia" w:eastAsia="Georgia" w:hAnsi="Georgia" w:cs="Georgia"/>
          <w:sz w:val="19"/>
          <w:szCs w:val="19"/>
        </w:rPr>
        <w:t>pathologic</w:t>
      </w:r>
      <w:r>
        <w:rPr>
          <w:rFonts w:ascii="Georgia" w:eastAsia="Georgia" w:hAnsi="Georgia" w:cs="Georgia"/>
          <w:spacing w:val="13"/>
          <w:sz w:val="19"/>
          <w:szCs w:val="19"/>
        </w:rPr>
        <w:t xml:space="preserve"> </w:t>
      </w:r>
      <w:r>
        <w:rPr>
          <w:rFonts w:ascii="Georgia" w:eastAsia="Georgia" w:hAnsi="Georgia" w:cs="Georgia"/>
          <w:sz w:val="19"/>
          <w:szCs w:val="19"/>
        </w:rPr>
        <w:t>one</w:t>
      </w:r>
      <w:r>
        <w:rPr>
          <w:rFonts w:ascii="Georgia" w:eastAsia="Georgia" w:hAnsi="Georgia" w:cs="Georgia"/>
          <w:spacing w:val="1"/>
          <w:sz w:val="19"/>
          <w:szCs w:val="19"/>
        </w:rPr>
        <w:t xml:space="preserve"> </w:t>
      </w:r>
      <w:r>
        <w:rPr>
          <w:rFonts w:ascii="Georgia" w:eastAsia="Georgia" w:hAnsi="Georgia" w:cs="Georgia"/>
          <w:sz w:val="19"/>
          <w:szCs w:val="19"/>
        </w:rPr>
        <w:t>and</w:t>
      </w:r>
      <w:r>
        <w:rPr>
          <w:rFonts w:ascii="Georgia" w:eastAsia="Georgia" w:hAnsi="Georgia" w:cs="Georgia"/>
          <w:spacing w:val="1"/>
          <w:sz w:val="19"/>
          <w:szCs w:val="19"/>
        </w:rPr>
        <w:t xml:space="preserve"> </w:t>
      </w:r>
      <w:r>
        <w:rPr>
          <w:rFonts w:ascii="Georgia" w:eastAsia="Georgia" w:hAnsi="Georgia" w:cs="Georgia"/>
          <w:sz w:val="19"/>
          <w:szCs w:val="19"/>
        </w:rPr>
        <w:t>therefore</w:t>
      </w:r>
      <w:r>
        <w:rPr>
          <w:rFonts w:ascii="Georgia" w:eastAsia="Georgia" w:hAnsi="Georgia" w:cs="Georgia"/>
          <w:spacing w:val="10"/>
          <w:sz w:val="19"/>
          <w:szCs w:val="19"/>
        </w:rPr>
        <w:t xml:space="preserve"> </w:t>
      </w:r>
      <w:r>
        <w:rPr>
          <w:rFonts w:ascii="Georgia" w:eastAsia="Georgia" w:hAnsi="Georgia" w:cs="Georgia"/>
          <w:sz w:val="19"/>
          <w:szCs w:val="19"/>
        </w:rPr>
        <w:t>requires</w:t>
      </w:r>
      <w:r>
        <w:rPr>
          <w:rFonts w:ascii="Georgia" w:eastAsia="Georgia" w:hAnsi="Georgia" w:cs="Georgia"/>
          <w:spacing w:val="9"/>
          <w:sz w:val="19"/>
          <w:szCs w:val="19"/>
        </w:rPr>
        <w:t xml:space="preserve"> </w:t>
      </w:r>
      <w:r>
        <w:rPr>
          <w:rFonts w:ascii="Georgia" w:eastAsia="Georgia" w:hAnsi="Georgia" w:cs="Georgia"/>
          <w:sz w:val="19"/>
          <w:szCs w:val="19"/>
        </w:rPr>
        <w:t>invasive</w:t>
      </w:r>
      <w:r>
        <w:rPr>
          <w:rFonts w:ascii="Georgia" w:eastAsia="Georgia" w:hAnsi="Georgia" w:cs="Georgia"/>
          <w:spacing w:val="9"/>
          <w:sz w:val="19"/>
          <w:szCs w:val="19"/>
        </w:rPr>
        <w:t xml:space="preserve"> </w:t>
      </w:r>
      <w:r>
        <w:rPr>
          <w:rFonts w:ascii="Georgia" w:eastAsia="Georgia" w:hAnsi="Georgia" w:cs="Georgia"/>
          <w:sz w:val="19"/>
          <w:szCs w:val="19"/>
        </w:rPr>
        <w:t>biopsy,</w:t>
      </w:r>
      <w:r>
        <w:rPr>
          <w:rFonts w:ascii="Georgia" w:eastAsia="Georgia" w:hAnsi="Georgia" w:cs="Georgia"/>
          <w:spacing w:val="8"/>
          <w:sz w:val="19"/>
          <w:szCs w:val="19"/>
        </w:rPr>
        <w:t xml:space="preserve"> </w:t>
      </w:r>
      <w:r>
        <w:rPr>
          <w:rFonts w:ascii="Georgia" w:eastAsia="Georgia" w:hAnsi="Georgia" w:cs="Georgia"/>
          <w:sz w:val="19"/>
          <w:szCs w:val="19"/>
        </w:rPr>
        <w:t>the distribution</w:t>
      </w:r>
      <w:r>
        <w:rPr>
          <w:rFonts w:ascii="Georgia" w:eastAsia="Georgia" w:hAnsi="Georgia" w:cs="Georgia"/>
          <w:spacing w:val="15"/>
          <w:sz w:val="19"/>
          <w:szCs w:val="19"/>
        </w:rPr>
        <w:t xml:space="preserve"> </w:t>
      </w:r>
      <w:r>
        <w:rPr>
          <w:rFonts w:ascii="Georgia" w:eastAsia="Georgia" w:hAnsi="Georgia" w:cs="Georgia"/>
          <w:sz w:val="19"/>
          <w:szCs w:val="19"/>
        </w:rPr>
        <w:t>of</w:t>
      </w:r>
      <w:r>
        <w:rPr>
          <w:rFonts w:ascii="Georgia" w:eastAsia="Georgia" w:hAnsi="Georgia" w:cs="Georgia"/>
          <w:spacing w:val="-2"/>
          <w:sz w:val="19"/>
          <w:szCs w:val="19"/>
        </w:rPr>
        <w:t xml:space="preserve"> </w:t>
      </w:r>
      <w:r>
        <w:rPr>
          <w:rFonts w:ascii="Georgia" w:eastAsia="Georgia" w:hAnsi="Georgia" w:cs="Georgia"/>
          <w:sz w:val="19"/>
          <w:szCs w:val="19"/>
        </w:rPr>
        <w:t>disease</w:t>
      </w:r>
      <w:r>
        <w:rPr>
          <w:rFonts w:ascii="Georgia" w:eastAsia="Georgia" w:hAnsi="Georgia" w:cs="Georgia"/>
          <w:spacing w:val="7"/>
          <w:sz w:val="19"/>
          <w:szCs w:val="19"/>
        </w:rPr>
        <w:t xml:space="preserve"> </w:t>
      </w:r>
      <w:r>
        <w:rPr>
          <w:rFonts w:ascii="Georgia" w:eastAsia="Georgia" w:hAnsi="Georgia" w:cs="Georgia"/>
          <w:w w:val="102"/>
          <w:sz w:val="19"/>
          <w:szCs w:val="19"/>
        </w:rPr>
        <w:t xml:space="preserve">is </w:t>
      </w:r>
      <w:r>
        <w:rPr>
          <w:rFonts w:ascii="Georgia" w:eastAsia="Georgia" w:hAnsi="Georgia" w:cs="Georgia"/>
          <w:sz w:val="19"/>
          <w:szCs w:val="19"/>
        </w:rPr>
        <w:t>patchy,</w:t>
      </w:r>
      <w:r>
        <w:rPr>
          <w:rFonts w:ascii="Georgia" w:eastAsia="Georgia" w:hAnsi="Georgia" w:cs="Georgia"/>
          <w:spacing w:val="5"/>
          <w:sz w:val="19"/>
          <w:szCs w:val="19"/>
        </w:rPr>
        <w:t xml:space="preserve"> </w:t>
      </w:r>
      <w:r>
        <w:rPr>
          <w:rFonts w:ascii="Georgia" w:eastAsia="Georgia" w:hAnsi="Georgia" w:cs="Georgia"/>
          <w:sz w:val="19"/>
          <w:szCs w:val="19"/>
        </w:rPr>
        <w:t>with</w:t>
      </w:r>
      <w:r>
        <w:rPr>
          <w:rFonts w:ascii="Georgia" w:eastAsia="Georgia" w:hAnsi="Georgia" w:cs="Georgia"/>
          <w:spacing w:val="-2"/>
          <w:sz w:val="19"/>
          <w:szCs w:val="19"/>
        </w:rPr>
        <w:t xml:space="preserve"> </w:t>
      </w:r>
      <w:r>
        <w:rPr>
          <w:rFonts w:ascii="Georgia" w:eastAsia="Georgia" w:hAnsi="Georgia" w:cs="Georgia"/>
          <w:sz w:val="19"/>
          <w:szCs w:val="19"/>
        </w:rPr>
        <w:t>focal</w:t>
      </w:r>
      <w:r>
        <w:rPr>
          <w:rFonts w:ascii="Georgia" w:eastAsia="Georgia" w:hAnsi="Georgia" w:cs="Georgia"/>
          <w:spacing w:val="-1"/>
          <w:sz w:val="19"/>
          <w:szCs w:val="19"/>
        </w:rPr>
        <w:t xml:space="preserve"> </w:t>
      </w:r>
      <w:r>
        <w:rPr>
          <w:rFonts w:ascii="Georgia" w:eastAsia="Georgia" w:hAnsi="Georgia" w:cs="Georgia"/>
          <w:sz w:val="19"/>
          <w:szCs w:val="19"/>
        </w:rPr>
        <w:t>areas of</w:t>
      </w:r>
      <w:r>
        <w:rPr>
          <w:rFonts w:ascii="Georgia" w:eastAsia="Georgia" w:hAnsi="Georgia" w:cs="Georgia"/>
          <w:spacing w:val="-6"/>
          <w:sz w:val="19"/>
          <w:szCs w:val="19"/>
        </w:rPr>
        <w:t xml:space="preserve"> </w:t>
      </w:r>
      <w:r>
        <w:rPr>
          <w:rFonts w:ascii="Georgia" w:eastAsia="Georgia" w:hAnsi="Georgia" w:cs="Georgia"/>
          <w:sz w:val="19"/>
          <w:szCs w:val="19"/>
        </w:rPr>
        <w:t>abnormality</w:t>
      </w:r>
      <w:r>
        <w:rPr>
          <w:rFonts w:ascii="Georgia" w:eastAsia="Georgia" w:hAnsi="Georgia" w:cs="Georgia"/>
          <w:spacing w:val="12"/>
          <w:sz w:val="19"/>
          <w:szCs w:val="19"/>
        </w:rPr>
        <w:t xml:space="preserve"> </w:t>
      </w:r>
      <w:r>
        <w:rPr>
          <w:rFonts w:ascii="Georgia" w:eastAsia="Georgia" w:hAnsi="Georgia" w:cs="Georgia"/>
          <w:sz w:val="19"/>
          <w:szCs w:val="19"/>
        </w:rPr>
        <w:t>surrounded</w:t>
      </w:r>
      <w:r>
        <w:rPr>
          <w:rFonts w:ascii="Georgia" w:eastAsia="Georgia" w:hAnsi="Georgia" w:cs="Georgia"/>
          <w:spacing w:val="11"/>
          <w:sz w:val="19"/>
          <w:szCs w:val="19"/>
        </w:rPr>
        <w:t xml:space="preserve"> </w:t>
      </w:r>
      <w:r>
        <w:rPr>
          <w:rFonts w:ascii="Georgia" w:eastAsia="Georgia" w:hAnsi="Georgia" w:cs="Georgia"/>
          <w:sz w:val="19"/>
          <w:szCs w:val="19"/>
        </w:rPr>
        <w:t>by</w:t>
      </w:r>
      <w:r>
        <w:rPr>
          <w:rFonts w:ascii="Georgia" w:eastAsia="Georgia" w:hAnsi="Georgia" w:cs="Georgia"/>
          <w:spacing w:val="-5"/>
          <w:sz w:val="19"/>
          <w:szCs w:val="19"/>
        </w:rPr>
        <w:t xml:space="preserve"> </w:t>
      </w:r>
      <w:r>
        <w:rPr>
          <w:rFonts w:ascii="Georgia" w:eastAsia="Georgia" w:hAnsi="Georgia" w:cs="Georgia"/>
          <w:sz w:val="19"/>
          <w:szCs w:val="19"/>
        </w:rPr>
        <w:t>normal</w:t>
      </w:r>
      <w:r>
        <w:rPr>
          <w:rFonts w:ascii="Georgia" w:eastAsia="Georgia" w:hAnsi="Georgia" w:cs="Georgia"/>
          <w:spacing w:val="3"/>
          <w:sz w:val="19"/>
          <w:szCs w:val="19"/>
        </w:rPr>
        <w:t xml:space="preserve"> </w:t>
      </w:r>
      <w:r>
        <w:rPr>
          <w:rFonts w:ascii="Georgia" w:eastAsia="Georgia" w:hAnsi="Georgia" w:cs="Georgia"/>
          <w:sz w:val="19"/>
          <w:szCs w:val="19"/>
        </w:rPr>
        <w:t>lung,</w:t>
      </w:r>
      <w:r>
        <w:rPr>
          <w:rFonts w:ascii="Georgia" w:eastAsia="Georgia" w:hAnsi="Georgia" w:cs="Georgia"/>
          <w:spacing w:val="1"/>
          <w:sz w:val="19"/>
          <w:szCs w:val="19"/>
        </w:rPr>
        <w:t xml:space="preserve"> </w:t>
      </w:r>
      <w:r>
        <w:rPr>
          <w:rFonts w:ascii="Georgia" w:eastAsia="Georgia" w:hAnsi="Georgia" w:cs="Georgia"/>
          <w:sz w:val="19"/>
          <w:szCs w:val="19"/>
        </w:rPr>
        <w:t>and</w:t>
      </w:r>
      <w:r>
        <w:rPr>
          <w:rFonts w:ascii="Georgia" w:eastAsia="Georgia" w:hAnsi="Georgia" w:cs="Georgia"/>
          <w:spacing w:val="-3"/>
          <w:sz w:val="19"/>
          <w:szCs w:val="19"/>
        </w:rPr>
        <w:t xml:space="preserve"> </w:t>
      </w:r>
      <w:r>
        <w:rPr>
          <w:rFonts w:ascii="Georgia" w:eastAsia="Georgia" w:hAnsi="Georgia" w:cs="Georgia"/>
          <w:sz w:val="19"/>
          <w:szCs w:val="19"/>
        </w:rPr>
        <w:t>consequently</w:t>
      </w:r>
      <w:r>
        <w:rPr>
          <w:rFonts w:ascii="Georgia" w:eastAsia="Georgia" w:hAnsi="Georgia" w:cs="Georgia"/>
          <w:spacing w:val="13"/>
          <w:sz w:val="19"/>
          <w:szCs w:val="19"/>
        </w:rPr>
        <w:t xml:space="preserve"> </w:t>
      </w:r>
      <w:r>
        <w:rPr>
          <w:rFonts w:ascii="Georgia" w:eastAsia="Georgia" w:hAnsi="Georgia" w:cs="Georgia"/>
          <w:sz w:val="19"/>
          <w:szCs w:val="19"/>
        </w:rPr>
        <w:t>even</w:t>
      </w:r>
      <w:r>
        <w:rPr>
          <w:rFonts w:ascii="Georgia" w:eastAsia="Georgia" w:hAnsi="Georgia" w:cs="Georgia"/>
          <w:spacing w:val="-1"/>
          <w:sz w:val="19"/>
          <w:szCs w:val="19"/>
        </w:rPr>
        <w:t xml:space="preserve"> </w:t>
      </w:r>
      <w:r>
        <w:rPr>
          <w:rFonts w:ascii="Georgia" w:eastAsia="Georgia" w:hAnsi="Georgia" w:cs="Georgia"/>
          <w:sz w:val="19"/>
          <w:szCs w:val="19"/>
        </w:rPr>
        <w:t>biopsies</w:t>
      </w:r>
      <w:r>
        <w:rPr>
          <w:rFonts w:ascii="Georgia" w:eastAsia="Georgia" w:hAnsi="Georgia" w:cs="Georgia"/>
          <w:spacing w:val="5"/>
          <w:sz w:val="19"/>
          <w:szCs w:val="19"/>
        </w:rPr>
        <w:t xml:space="preserve"> </w:t>
      </w:r>
      <w:r>
        <w:rPr>
          <w:rFonts w:ascii="Georgia" w:eastAsia="Georgia" w:hAnsi="Georgia" w:cs="Georgia"/>
          <w:sz w:val="19"/>
          <w:szCs w:val="19"/>
        </w:rPr>
        <w:t>may</w:t>
      </w:r>
      <w:r>
        <w:rPr>
          <w:rFonts w:ascii="Georgia" w:eastAsia="Georgia" w:hAnsi="Georgia" w:cs="Georgia"/>
          <w:spacing w:val="-2"/>
          <w:sz w:val="19"/>
          <w:szCs w:val="19"/>
        </w:rPr>
        <w:t xml:space="preserve"> </w:t>
      </w:r>
      <w:r>
        <w:rPr>
          <w:rFonts w:ascii="Georgia" w:eastAsia="Georgia" w:hAnsi="Georgia" w:cs="Georgia"/>
          <w:sz w:val="19"/>
          <w:szCs w:val="19"/>
        </w:rPr>
        <w:t>fail</w:t>
      </w:r>
      <w:r>
        <w:rPr>
          <w:rFonts w:ascii="Georgia" w:eastAsia="Georgia" w:hAnsi="Georgia" w:cs="Georgia"/>
          <w:spacing w:val="-4"/>
          <w:sz w:val="19"/>
          <w:szCs w:val="19"/>
        </w:rPr>
        <w:t xml:space="preserve"> </w:t>
      </w:r>
      <w:r>
        <w:rPr>
          <w:rFonts w:ascii="Georgia" w:eastAsia="Georgia" w:hAnsi="Georgia" w:cs="Georgia"/>
          <w:sz w:val="19"/>
          <w:szCs w:val="19"/>
        </w:rPr>
        <w:t>to</w:t>
      </w:r>
      <w:r>
        <w:rPr>
          <w:rFonts w:ascii="Georgia" w:eastAsia="Georgia" w:hAnsi="Georgia" w:cs="Georgia"/>
          <w:spacing w:val="-6"/>
          <w:sz w:val="19"/>
          <w:szCs w:val="19"/>
        </w:rPr>
        <w:t xml:space="preserve"> </w:t>
      </w:r>
      <w:r>
        <w:rPr>
          <w:rFonts w:ascii="Georgia" w:eastAsia="Georgia" w:hAnsi="Georgia" w:cs="Georgia"/>
          <w:sz w:val="19"/>
          <w:szCs w:val="19"/>
        </w:rPr>
        <w:t>demonstrate</w:t>
      </w:r>
      <w:r>
        <w:rPr>
          <w:rFonts w:ascii="Georgia" w:eastAsia="Georgia" w:hAnsi="Georgia" w:cs="Georgia"/>
          <w:spacing w:val="12"/>
          <w:sz w:val="19"/>
          <w:szCs w:val="19"/>
        </w:rPr>
        <w:t xml:space="preserve"> </w:t>
      </w:r>
      <w:r>
        <w:rPr>
          <w:rFonts w:ascii="Georgia" w:eastAsia="Georgia" w:hAnsi="Georgia" w:cs="Georgia"/>
          <w:w w:val="102"/>
          <w:sz w:val="19"/>
          <w:szCs w:val="19"/>
        </w:rPr>
        <w:t xml:space="preserve">the </w:t>
      </w:r>
      <w:r>
        <w:rPr>
          <w:rFonts w:ascii="Georgia" w:eastAsia="Georgia" w:hAnsi="Georgia" w:cs="Georgia"/>
          <w:sz w:val="19"/>
          <w:szCs w:val="19"/>
        </w:rPr>
        <w:t>diagnosis.</w:t>
      </w:r>
      <w:r>
        <w:rPr>
          <w:rFonts w:ascii="Georgia" w:eastAsia="Georgia" w:hAnsi="Georgia" w:cs="Georgia"/>
          <w:spacing w:val="34"/>
          <w:sz w:val="19"/>
          <w:szCs w:val="19"/>
        </w:rPr>
        <w:t xml:space="preserve"> </w:t>
      </w:r>
      <w:r>
        <w:rPr>
          <w:rFonts w:ascii="Georgia" w:eastAsia="Georgia" w:hAnsi="Georgia" w:cs="Georgia"/>
          <w:sz w:val="19"/>
          <w:szCs w:val="19"/>
        </w:rPr>
        <w:t>For</w:t>
      </w:r>
      <w:r>
        <w:rPr>
          <w:rFonts w:ascii="Georgia" w:eastAsia="Georgia" w:hAnsi="Georgia" w:cs="Georgia"/>
          <w:spacing w:val="6"/>
          <w:sz w:val="19"/>
          <w:szCs w:val="19"/>
        </w:rPr>
        <w:t xml:space="preserve"> </w:t>
      </w:r>
      <w:r>
        <w:rPr>
          <w:rFonts w:ascii="Georgia" w:eastAsia="Georgia" w:hAnsi="Georgia" w:cs="Georgia"/>
          <w:sz w:val="19"/>
          <w:szCs w:val="19"/>
        </w:rPr>
        <w:t>these</w:t>
      </w:r>
      <w:r>
        <w:rPr>
          <w:rFonts w:ascii="Georgia" w:eastAsia="Georgia" w:hAnsi="Georgia" w:cs="Georgia"/>
          <w:spacing w:val="9"/>
          <w:sz w:val="19"/>
          <w:szCs w:val="19"/>
        </w:rPr>
        <w:t xml:space="preserve"> </w:t>
      </w:r>
      <w:r>
        <w:rPr>
          <w:rFonts w:ascii="Georgia" w:eastAsia="Georgia" w:hAnsi="Georgia" w:cs="Georgia"/>
          <w:sz w:val="19"/>
          <w:szCs w:val="19"/>
        </w:rPr>
        <w:t>reasons,</w:t>
      </w:r>
      <w:r>
        <w:rPr>
          <w:rFonts w:ascii="Georgia" w:eastAsia="Georgia" w:hAnsi="Georgia" w:cs="Georgia"/>
          <w:spacing w:val="15"/>
          <w:sz w:val="19"/>
          <w:szCs w:val="19"/>
        </w:rPr>
        <w:t xml:space="preserve"> </w:t>
      </w:r>
      <w:r>
        <w:rPr>
          <w:rFonts w:ascii="Georgia" w:eastAsia="Georgia" w:hAnsi="Georgia" w:cs="Georgia"/>
          <w:sz w:val="19"/>
          <w:szCs w:val="19"/>
        </w:rPr>
        <w:t>the</w:t>
      </w:r>
      <w:r>
        <w:rPr>
          <w:rFonts w:ascii="Georgia" w:eastAsia="Georgia" w:hAnsi="Georgia" w:cs="Georgia"/>
          <w:spacing w:val="5"/>
          <w:sz w:val="19"/>
          <w:szCs w:val="19"/>
        </w:rPr>
        <w:t xml:space="preserve"> </w:t>
      </w:r>
      <w:r>
        <w:rPr>
          <w:rFonts w:ascii="Georgia" w:eastAsia="Georgia" w:hAnsi="Georgia" w:cs="Georgia"/>
          <w:sz w:val="19"/>
          <w:szCs w:val="19"/>
        </w:rPr>
        <w:t>International</w:t>
      </w:r>
      <w:r>
        <w:rPr>
          <w:rFonts w:ascii="Georgia" w:eastAsia="Georgia" w:hAnsi="Georgia" w:cs="Georgia"/>
          <w:spacing w:val="22"/>
          <w:sz w:val="19"/>
          <w:szCs w:val="19"/>
        </w:rPr>
        <w:t xml:space="preserve"> </w:t>
      </w:r>
      <w:r>
        <w:rPr>
          <w:rFonts w:ascii="Georgia" w:eastAsia="Georgia" w:hAnsi="Georgia" w:cs="Georgia"/>
          <w:sz w:val="19"/>
          <w:szCs w:val="19"/>
        </w:rPr>
        <w:t>Society</w:t>
      </w:r>
      <w:r>
        <w:rPr>
          <w:rFonts w:ascii="Georgia" w:eastAsia="Georgia" w:hAnsi="Georgia" w:cs="Georgia"/>
          <w:spacing w:val="12"/>
          <w:sz w:val="19"/>
          <w:szCs w:val="19"/>
        </w:rPr>
        <w:t xml:space="preserve"> </w:t>
      </w:r>
      <w:r>
        <w:rPr>
          <w:rFonts w:ascii="Georgia" w:eastAsia="Georgia" w:hAnsi="Georgia" w:cs="Georgia"/>
          <w:sz w:val="19"/>
          <w:szCs w:val="19"/>
        </w:rPr>
        <w:t>for</w:t>
      </w:r>
      <w:r>
        <w:rPr>
          <w:rFonts w:ascii="Georgia" w:eastAsia="Georgia" w:hAnsi="Georgia" w:cs="Georgia"/>
          <w:spacing w:val="5"/>
          <w:sz w:val="19"/>
          <w:szCs w:val="19"/>
        </w:rPr>
        <w:t xml:space="preserve"> </w:t>
      </w:r>
      <w:r>
        <w:rPr>
          <w:rFonts w:ascii="Georgia" w:eastAsia="Georgia" w:hAnsi="Georgia" w:cs="Georgia"/>
          <w:sz w:val="19"/>
          <w:szCs w:val="19"/>
        </w:rPr>
        <w:t>Heart</w:t>
      </w:r>
      <w:r>
        <w:rPr>
          <w:rFonts w:ascii="Georgia" w:eastAsia="Georgia" w:hAnsi="Georgia" w:cs="Georgia"/>
          <w:spacing w:val="10"/>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sz w:val="19"/>
          <w:szCs w:val="19"/>
        </w:rPr>
        <w:t>Lung</w:t>
      </w:r>
      <w:r>
        <w:rPr>
          <w:rFonts w:ascii="Georgia" w:eastAsia="Georgia" w:hAnsi="Georgia" w:cs="Georgia"/>
          <w:spacing w:val="9"/>
          <w:sz w:val="19"/>
          <w:szCs w:val="19"/>
        </w:rPr>
        <w:t xml:space="preserve"> </w:t>
      </w:r>
      <w:r>
        <w:rPr>
          <w:rFonts w:ascii="Georgia" w:eastAsia="Georgia" w:hAnsi="Georgia" w:cs="Georgia"/>
          <w:sz w:val="19"/>
          <w:szCs w:val="19"/>
        </w:rPr>
        <w:t>Transplantation</w:t>
      </w:r>
      <w:r>
        <w:rPr>
          <w:rFonts w:ascii="Georgia" w:eastAsia="Georgia" w:hAnsi="Georgia" w:cs="Georgia"/>
          <w:spacing w:val="27"/>
          <w:sz w:val="19"/>
          <w:szCs w:val="19"/>
        </w:rPr>
        <w:t xml:space="preserve"> </w:t>
      </w:r>
      <w:r>
        <w:rPr>
          <w:rFonts w:ascii="Georgia" w:eastAsia="Georgia" w:hAnsi="Georgia" w:cs="Georgia"/>
          <w:sz w:val="19"/>
          <w:szCs w:val="19"/>
        </w:rPr>
        <w:t>has</w:t>
      </w:r>
      <w:r>
        <w:rPr>
          <w:rFonts w:ascii="Georgia" w:eastAsia="Georgia" w:hAnsi="Georgia" w:cs="Georgia"/>
          <w:spacing w:val="6"/>
          <w:sz w:val="19"/>
          <w:szCs w:val="19"/>
        </w:rPr>
        <w:t xml:space="preserve"> </w:t>
      </w:r>
      <w:r>
        <w:rPr>
          <w:rFonts w:ascii="Georgia" w:eastAsia="Georgia" w:hAnsi="Georgia" w:cs="Georgia"/>
          <w:sz w:val="19"/>
          <w:szCs w:val="19"/>
        </w:rPr>
        <w:t>recommended</w:t>
      </w:r>
      <w:r>
        <w:rPr>
          <w:rFonts w:ascii="Georgia" w:eastAsia="Georgia" w:hAnsi="Georgia" w:cs="Georgia"/>
          <w:spacing w:val="24"/>
          <w:sz w:val="19"/>
          <w:szCs w:val="19"/>
        </w:rPr>
        <w:t xml:space="preserve"> </w:t>
      </w:r>
      <w:r>
        <w:rPr>
          <w:rFonts w:ascii="Georgia" w:eastAsia="Georgia" w:hAnsi="Georgia" w:cs="Georgia"/>
          <w:sz w:val="19"/>
          <w:szCs w:val="19"/>
        </w:rPr>
        <w:t>using</w:t>
      </w:r>
      <w:r>
        <w:rPr>
          <w:rFonts w:ascii="Georgia" w:eastAsia="Georgia" w:hAnsi="Georgia" w:cs="Georgia"/>
          <w:spacing w:val="9"/>
          <w:sz w:val="19"/>
          <w:szCs w:val="19"/>
        </w:rPr>
        <w:t xml:space="preserve"> </w:t>
      </w:r>
      <w:r>
        <w:rPr>
          <w:rFonts w:ascii="Georgia" w:eastAsia="Georgia" w:hAnsi="Georgia" w:cs="Georgia"/>
          <w:w w:val="102"/>
          <w:sz w:val="19"/>
          <w:szCs w:val="19"/>
        </w:rPr>
        <w:t xml:space="preserve">declining </w:t>
      </w:r>
      <w:proofErr w:type="spellStart"/>
      <w:r>
        <w:rPr>
          <w:rFonts w:ascii="Georgia" w:eastAsia="Georgia" w:hAnsi="Georgia" w:cs="Georgia"/>
          <w:sz w:val="19"/>
          <w:szCs w:val="19"/>
        </w:rPr>
        <w:t>spirometry</w:t>
      </w:r>
      <w:proofErr w:type="spellEnd"/>
      <w:r>
        <w:rPr>
          <w:rFonts w:ascii="Georgia" w:eastAsia="Georgia" w:hAnsi="Georgia" w:cs="Georgia"/>
          <w:sz w:val="19"/>
          <w:szCs w:val="19"/>
        </w:rPr>
        <w:t>,</w:t>
      </w:r>
      <w:r>
        <w:rPr>
          <w:rFonts w:ascii="Georgia" w:eastAsia="Georgia" w:hAnsi="Georgia" w:cs="Georgia"/>
          <w:spacing w:val="31"/>
          <w:sz w:val="19"/>
          <w:szCs w:val="19"/>
        </w:rPr>
        <w:t xml:space="preserve"> </w:t>
      </w:r>
      <w:r>
        <w:rPr>
          <w:rFonts w:ascii="Georgia" w:eastAsia="Georgia" w:hAnsi="Georgia" w:cs="Georgia"/>
          <w:sz w:val="19"/>
          <w:szCs w:val="19"/>
        </w:rPr>
        <w:t>termed</w:t>
      </w:r>
      <w:r>
        <w:rPr>
          <w:rFonts w:ascii="Georgia" w:eastAsia="Georgia" w:hAnsi="Georgia" w:cs="Georgia"/>
          <w:spacing w:val="22"/>
          <w:sz w:val="19"/>
          <w:szCs w:val="19"/>
        </w:rPr>
        <w:t xml:space="preserve"> </w:t>
      </w:r>
      <w:r>
        <w:rPr>
          <w:rFonts w:ascii="Georgia" w:eastAsia="Georgia" w:hAnsi="Georgia" w:cs="Georgia"/>
          <w:sz w:val="19"/>
          <w:szCs w:val="19"/>
        </w:rPr>
        <w:t>bronchiolitis</w:t>
      </w:r>
      <w:r>
        <w:rPr>
          <w:rFonts w:ascii="Georgia" w:eastAsia="Georgia" w:hAnsi="Georgia" w:cs="Georgia"/>
          <w:spacing w:val="31"/>
          <w:sz w:val="19"/>
          <w:szCs w:val="19"/>
        </w:rPr>
        <w:t xml:space="preserve"> </w:t>
      </w:r>
      <w:proofErr w:type="spellStart"/>
      <w:r>
        <w:rPr>
          <w:rFonts w:ascii="Georgia" w:eastAsia="Georgia" w:hAnsi="Georgia" w:cs="Georgia"/>
          <w:sz w:val="19"/>
          <w:szCs w:val="19"/>
        </w:rPr>
        <w:t>obliterans</w:t>
      </w:r>
      <w:proofErr w:type="spellEnd"/>
      <w:r>
        <w:rPr>
          <w:rFonts w:ascii="Georgia" w:eastAsia="Georgia" w:hAnsi="Georgia" w:cs="Georgia"/>
          <w:spacing w:val="27"/>
          <w:sz w:val="19"/>
          <w:szCs w:val="19"/>
        </w:rPr>
        <w:t xml:space="preserve"> </w:t>
      </w:r>
      <w:r>
        <w:rPr>
          <w:rFonts w:ascii="Georgia" w:eastAsia="Georgia" w:hAnsi="Georgia" w:cs="Georgia"/>
          <w:sz w:val="19"/>
          <w:szCs w:val="19"/>
        </w:rPr>
        <w:t>syndrome</w:t>
      </w:r>
      <w:r>
        <w:rPr>
          <w:rFonts w:ascii="Georgia" w:eastAsia="Georgia" w:hAnsi="Georgia" w:cs="Georgia"/>
          <w:spacing w:val="27"/>
          <w:sz w:val="19"/>
          <w:szCs w:val="19"/>
        </w:rPr>
        <w:t xml:space="preserve"> </w:t>
      </w:r>
      <w:r>
        <w:rPr>
          <w:rFonts w:ascii="Georgia" w:eastAsia="Georgia" w:hAnsi="Georgia" w:cs="Georgia"/>
          <w:sz w:val="19"/>
          <w:szCs w:val="19"/>
        </w:rPr>
        <w:t>(BOS),</w:t>
      </w:r>
      <w:r>
        <w:rPr>
          <w:rFonts w:ascii="Georgia" w:eastAsia="Georgia" w:hAnsi="Georgia" w:cs="Georgia"/>
          <w:spacing w:val="21"/>
          <w:sz w:val="19"/>
          <w:szCs w:val="19"/>
        </w:rPr>
        <w:t xml:space="preserve"> </w:t>
      </w:r>
      <w:r>
        <w:rPr>
          <w:rFonts w:ascii="Georgia" w:eastAsia="Georgia" w:hAnsi="Georgia" w:cs="Georgia"/>
          <w:sz w:val="19"/>
          <w:szCs w:val="19"/>
        </w:rPr>
        <w:t>as</w:t>
      </w:r>
      <w:r>
        <w:rPr>
          <w:rFonts w:ascii="Georgia" w:eastAsia="Georgia" w:hAnsi="Georgia" w:cs="Georgia"/>
          <w:spacing w:val="14"/>
          <w:sz w:val="19"/>
          <w:szCs w:val="19"/>
        </w:rPr>
        <w:t xml:space="preserve"> </w:t>
      </w:r>
      <w:r>
        <w:rPr>
          <w:rFonts w:ascii="Georgia" w:eastAsia="Georgia" w:hAnsi="Georgia" w:cs="Georgia"/>
          <w:sz w:val="19"/>
          <w:szCs w:val="19"/>
        </w:rPr>
        <w:t>a</w:t>
      </w:r>
      <w:r>
        <w:rPr>
          <w:rFonts w:ascii="Georgia" w:eastAsia="Georgia" w:hAnsi="Georgia" w:cs="Georgia"/>
          <w:spacing w:val="13"/>
          <w:sz w:val="19"/>
          <w:szCs w:val="19"/>
        </w:rPr>
        <w:t xml:space="preserve"> </w:t>
      </w:r>
      <w:r>
        <w:rPr>
          <w:rFonts w:ascii="Georgia" w:eastAsia="Georgia" w:hAnsi="Georgia" w:cs="Georgia"/>
          <w:sz w:val="19"/>
          <w:szCs w:val="19"/>
        </w:rPr>
        <w:t>surrogate</w:t>
      </w:r>
      <w:r>
        <w:rPr>
          <w:rFonts w:ascii="Georgia" w:eastAsia="Georgia" w:hAnsi="Georgia" w:cs="Georgia"/>
          <w:spacing w:val="26"/>
          <w:sz w:val="19"/>
          <w:szCs w:val="19"/>
        </w:rPr>
        <w:t xml:space="preserve"> </w:t>
      </w:r>
      <w:r>
        <w:rPr>
          <w:rFonts w:ascii="Georgia" w:eastAsia="Georgia" w:hAnsi="Georgia" w:cs="Georgia"/>
          <w:sz w:val="19"/>
          <w:szCs w:val="19"/>
        </w:rPr>
        <w:t>marker</w:t>
      </w:r>
      <w:r>
        <w:rPr>
          <w:rFonts w:ascii="Georgia" w:eastAsia="Georgia" w:hAnsi="Georgia" w:cs="Georgia"/>
          <w:spacing w:val="22"/>
          <w:sz w:val="19"/>
          <w:szCs w:val="19"/>
        </w:rPr>
        <w:t xml:space="preserve"> </w:t>
      </w:r>
      <w:r>
        <w:rPr>
          <w:rFonts w:ascii="Georgia" w:eastAsia="Georgia" w:hAnsi="Georgia" w:cs="Georgia"/>
          <w:sz w:val="19"/>
          <w:szCs w:val="19"/>
        </w:rPr>
        <w:t>of</w:t>
      </w:r>
      <w:r>
        <w:rPr>
          <w:rFonts w:ascii="Georgia" w:eastAsia="Georgia" w:hAnsi="Georgia" w:cs="Georgia"/>
          <w:spacing w:val="13"/>
          <w:sz w:val="19"/>
          <w:szCs w:val="19"/>
        </w:rPr>
        <w:t xml:space="preserve"> </w:t>
      </w:r>
      <w:r>
        <w:rPr>
          <w:rFonts w:ascii="Georgia" w:eastAsia="Georgia" w:hAnsi="Georgia" w:cs="Georgia"/>
          <w:sz w:val="19"/>
          <w:szCs w:val="19"/>
        </w:rPr>
        <w:t>chronic</w:t>
      </w:r>
      <w:r>
        <w:rPr>
          <w:rFonts w:ascii="Georgia" w:eastAsia="Georgia" w:hAnsi="Georgia" w:cs="Georgia"/>
          <w:spacing w:val="23"/>
          <w:sz w:val="19"/>
          <w:szCs w:val="19"/>
        </w:rPr>
        <w:t xml:space="preserve"> </w:t>
      </w:r>
      <w:r>
        <w:rPr>
          <w:rFonts w:ascii="Georgia" w:eastAsia="Georgia" w:hAnsi="Georgia" w:cs="Georgia"/>
          <w:sz w:val="19"/>
          <w:szCs w:val="19"/>
        </w:rPr>
        <w:t>allograft</w:t>
      </w:r>
      <w:r>
        <w:rPr>
          <w:rFonts w:ascii="Georgia" w:eastAsia="Georgia" w:hAnsi="Georgia" w:cs="Georgia"/>
          <w:spacing w:val="24"/>
          <w:sz w:val="19"/>
          <w:szCs w:val="19"/>
        </w:rPr>
        <w:t xml:space="preserve"> </w:t>
      </w:r>
      <w:r>
        <w:rPr>
          <w:rFonts w:ascii="Georgia" w:eastAsia="Georgia" w:hAnsi="Georgia" w:cs="Georgia"/>
          <w:sz w:val="19"/>
          <w:szCs w:val="19"/>
        </w:rPr>
        <w:t xml:space="preserve">rejection. </w:t>
      </w:r>
      <w:r>
        <w:rPr>
          <w:rFonts w:ascii="Georgia" w:eastAsia="Georgia" w:hAnsi="Georgia" w:cs="Georgia"/>
          <w:spacing w:val="14"/>
          <w:sz w:val="19"/>
          <w:szCs w:val="19"/>
        </w:rPr>
        <w:t xml:space="preserve"> </w:t>
      </w:r>
      <w:r>
        <w:rPr>
          <w:rFonts w:ascii="Georgia" w:eastAsia="Georgia" w:hAnsi="Georgia" w:cs="Georgia"/>
          <w:sz w:val="19"/>
          <w:szCs w:val="19"/>
        </w:rPr>
        <w:t>In</w:t>
      </w:r>
      <w:r>
        <w:rPr>
          <w:rFonts w:ascii="Georgia" w:eastAsia="Georgia" w:hAnsi="Georgia" w:cs="Georgia"/>
          <w:spacing w:val="16"/>
          <w:sz w:val="19"/>
          <w:szCs w:val="19"/>
        </w:rPr>
        <w:t xml:space="preserve"> </w:t>
      </w:r>
      <w:r>
        <w:rPr>
          <w:rFonts w:ascii="Georgia" w:eastAsia="Georgia" w:hAnsi="Georgia" w:cs="Georgia"/>
          <w:w w:val="102"/>
          <w:sz w:val="19"/>
          <w:szCs w:val="19"/>
        </w:rPr>
        <w:t xml:space="preserve">clinical </w:t>
      </w:r>
      <w:r>
        <w:rPr>
          <w:rFonts w:ascii="Georgia" w:eastAsia="Georgia" w:hAnsi="Georgia" w:cs="Georgia"/>
          <w:sz w:val="19"/>
          <w:szCs w:val="19"/>
        </w:rPr>
        <w:t>practice,</w:t>
      </w:r>
      <w:r>
        <w:rPr>
          <w:rFonts w:ascii="Georgia" w:eastAsia="Georgia" w:hAnsi="Georgia" w:cs="Georgia"/>
          <w:spacing w:val="10"/>
          <w:sz w:val="19"/>
          <w:szCs w:val="19"/>
        </w:rPr>
        <w:t xml:space="preserve"> </w:t>
      </w:r>
      <w:r>
        <w:rPr>
          <w:rFonts w:ascii="Georgia" w:eastAsia="Georgia" w:hAnsi="Georgia" w:cs="Georgia"/>
          <w:sz w:val="19"/>
          <w:szCs w:val="19"/>
        </w:rPr>
        <w:t>the diagnosis</w:t>
      </w:r>
      <w:r>
        <w:rPr>
          <w:rFonts w:ascii="Georgia" w:eastAsia="Georgia" w:hAnsi="Georgia" w:cs="Georgia"/>
          <w:spacing w:val="11"/>
          <w:sz w:val="19"/>
          <w:szCs w:val="19"/>
        </w:rPr>
        <w:t xml:space="preserve"> </w:t>
      </w:r>
      <w:r>
        <w:rPr>
          <w:rFonts w:ascii="Georgia" w:eastAsia="Georgia" w:hAnsi="Georgia" w:cs="Georgia"/>
          <w:sz w:val="19"/>
          <w:szCs w:val="19"/>
        </w:rPr>
        <w:t>of</w:t>
      </w:r>
      <w:r>
        <w:rPr>
          <w:rFonts w:ascii="Georgia" w:eastAsia="Georgia" w:hAnsi="Georgia" w:cs="Georgia"/>
          <w:spacing w:val="-2"/>
          <w:sz w:val="19"/>
          <w:szCs w:val="19"/>
        </w:rPr>
        <w:t xml:space="preserve"> </w:t>
      </w:r>
      <w:r>
        <w:rPr>
          <w:rFonts w:ascii="Georgia" w:eastAsia="Georgia" w:hAnsi="Georgia" w:cs="Georgia"/>
          <w:sz w:val="19"/>
          <w:szCs w:val="19"/>
        </w:rPr>
        <w:t>BOS</w:t>
      </w:r>
      <w:r>
        <w:rPr>
          <w:rFonts w:ascii="Georgia" w:eastAsia="Georgia" w:hAnsi="Georgia" w:cs="Georgia"/>
          <w:spacing w:val="2"/>
          <w:sz w:val="19"/>
          <w:szCs w:val="19"/>
        </w:rPr>
        <w:t xml:space="preserve"> </w:t>
      </w:r>
      <w:r>
        <w:rPr>
          <w:rFonts w:ascii="Georgia" w:eastAsia="Georgia" w:hAnsi="Georgia" w:cs="Georgia"/>
          <w:sz w:val="19"/>
          <w:szCs w:val="19"/>
        </w:rPr>
        <w:t>is</w:t>
      </w:r>
      <w:r>
        <w:rPr>
          <w:rFonts w:ascii="Georgia" w:eastAsia="Georgia" w:hAnsi="Georgia" w:cs="Georgia"/>
          <w:spacing w:val="-2"/>
          <w:sz w:val="19"/>
          <w:szCs w:val="19"/>
        </w:rPr>
        <w:t xml:space="preserve"> </w:t>
      </w:r>
      <w:r>
        <w:rPr>
          <w:rFonts w:ascii="Georgia" w:eastAsia="Georgia" w:hAnsi="Georgia" w:cs="Georgia"/>
          <w:sz w:val="19"/>
          <w:szCs w:val="19"/>
        </w:rPr>
        <w:t>suspected</w:t>
      </w:r>
      <w:r>
        <w:rPr>
          <w:rFonts w:ascii="Georgia" w:eastAsia="Georgia" w:hAnsi="Georgia" w:cs="Georgia"/>
          <w:spacing w:val="12"/>
          <w:sz w:val="19"/>
          <w:szCs w:val="19"/>
        </w:rPr>
        <w:t xml:space="preserve"> </w:t>
      </w:r>
      <w:r>
        <w:rPr>
          <w:rFonts w:ascii="Georgia" w:eastAsia="Georgia" w:hAnsi="Georgia" w:cs="Georgia"/>
          <w:sz w:val="19"/>
          <w:szCs w:val="19"/>
        </w:rPr>
        <w:t>based</w:t>
      </w:r>
      <w:r>
        <w:rPr>
          <w:rFonts w:ascii="Georgia" w:eastAsia="Georgia" w:hAnsi="Georgia" w:cs="Georgia"/>
          <w:spacing w:val="5"/>
          <w:sz w:val="19"/>
          <w:szCs w:val="19"/>
        </w:rPr>
        <w:t xml:space="preserve"> </w:t>
      </w:r>
      <w:r>
        <w:rPr>
          <w:rFonts w:ascii="Georgia" w:eastAsia="Georgia" w:hAnsi="Georgia" w:cs="Georgia"/>
          <w:sz w:val="19"/>
          <w:szCs w:val="19"/>
        </w:rPr>
        <w:t>on</w:t>
      </w:r>
      <w:r>
        <w:rPr>
          <w:rFonts w:ascii="Georgia" w:eastAsia="Georgia" w:hAnsi="Georgia" w:cs="Georgia"/>
          <w:spacing w:val="-1"/>
          <w:sz w:val="19"/>
          <w:szCs w:val="19"/>
        </w:rPr>
        <w:t xml:space="preserve"> </w:t>
      </w:r>
      <w:r>
        <w:rPr>
          <w:rFonts w:ascii="Georgia" w:eastAsia="Georgia" w:hAnsi="Georgia" w:cs="Georgia"/>
          <w:sz w:val="19"/>
          <w:szCs w:val="19"/>
        </w:rPr>
        <w:t>an</w:t>
      </w:r>
      <w:r>
        <w:rPr>
          <w:rFonts w:ascii="Georgia" w:eastAsia="Georgia" w:hAnsi="Georgia" w:cs="Georgia"/>
          <w:spacing w:val="-1"/>
          <w:sz w:val="19"/>
          <w:szCs w:val="19"/>
        </w:rPr>
        <w:t xml:space="preserve"> </w:t>
      </w:r>
      <w:r>
        <w:rPr>
          <w:rFonts w:ascii="Georgia" w:eastAsia="Georgia" w:hAnsi="Georgia" w:cs="Georgia"/>
          <w:sz w:val="19"/>
          <w:szCs w:val="19"/>
        </w:rPr>
        <w:t>unexplained</w:t>
      </w:r>
      <w:r>
        <w:rPr>
          <w:rFonts w:ascii="Georgia" w:eastAsia="Georgia" w:hAnsi="Georgia" w:cs="Georgia"/>
          <w:spacing w:val="16"/>
          <w:sz w:val="19"/>
          <w:szCs w:val="19"/>
        </w:rPr>
        <w:t xml:space="preserve"> </w:t>
      </w:r>
      <w:r>
        <w:rPr>
          <w:rFonts w:ascii="Georgia" w:eastAsia="Georgia" w:hAnsi="Georgia" w:cs="Georgia"/>
          <w:sz w:val="19"/>
          <w:szCs w:val="19"/>
        </w:rPr>
        <w:t>decline</w:t>
      </w:r>
      <w:r>
        <w:rPr>
          <w:rFonts w:ascii="Georgia" w:eastAsia="Georgia" w:hAnsi="Georgia" w:cs="Georgia"/>
          <w:spacing w:val="7"/>
          <w:sz w:val="19"/>
          <w:szCs w:val="19"/>
        </w:rPr>
        <w:t xml:space="preserve"> </w:t>
      </w:r>
      <w:r>
        <w:rPr>
          <w:rFonts w:ascii="Georgia" w:eastAsia="Georgia" w:hAnsi="Georgia" w:cs="Georgia"/>
          <w:sz w:val="19"/>
          <w:szCs w:val="19"/>
        </w:rPr>
        <w:t>in lung</w:t>
      </w:r>
      <w:r>
        <w:rPr>
          <w:rFonts w:ascii="Georgia" w:eastAsia="Georgia" w:hAnsi="Georgia" w:cs="Georgia"/>
          <w:spacing w:val="2"/>
          <w:sz w:val="19"/>
          <w:szCs w:val="19"/>
        </w:rPr>
        <w:t xml:space="preserve"> </w:t>
      </w:r>
      <w:r>
        <w:rPr>
          <w:rFonts w:ascii="Georgia" w:eastAsia="Georgia" w:hAnsi="Georgia" w:cs="Georgia"/>
          <w:sz w:val="19"/>
          <w:szCs w:val="19"/>
        </w:rPr>
        <w:t>function</w:t>
      </w:r>
      <w:r>
        <w:rPr>
          <w:rFonts w:ascii="Georgia" w:eastAsia="Georgia" w:hAnsi="Georgia" w:cs="Georgia"/>
          <w:spacing w:val="9"/>
          <w:sz w:val="19"/>
          <w:szCs w:val="19"/>
        </w:rPr>
        <w:t xml:space="preserve"> </w:t>
      </w:r>
      <w:r>
        <w:rPr>
          <w:rFonts w:ascii="Georgia" w:eastAsia="Georgia" w:hAnsi="Georgia" w:cs="Georgia"/>
          <w:sz w:val="19"/>
          <w:szCs w:val="19"/>
        </w:rPr>
        <w:t>(measured</w:t>
      </w:r>
      <w:r>
        <w:rPr>
          <w:rFonts w:ascii="Georgia" w:eastAsia="Georgia" w:hAnsi="Georgia" w:cs="Georgia"/>
          <w:spacing w:val="13"/>
          <w:sz w:val="19"/>
          <w:szCs w:val="19"/>
        </w:rPr>
        <w:t xml:space="preserve"> </w:t>
      </w:r>
      <w:r>
        <w:rPr>
          <w:rFonts w:ascii="Georgia" w:eastAsia="Georgia" w:hAnsi="Georgia" w:cs="Georgia"/>
          <w:sz w:val="19"/>
          <w:szCs w:val="19"/>
        </w:rPr>
        <w:t>by</w:t>
      </w:r>
      <w:r>
        <w:rPr>
          <w:rFonts w:ascii="Georgia" w:eastAsia="Georgia" w:hAnsi="Georgia" w:cs="Georgia"/>
          <w:spacing w:val="-1"/>
          <w:sz w:val="19"/>
          <w:szCs w:val="19"/>
        </w:rPr>
        <w:t xml:space="preserve"> </w:t>
      </w:r>
      <w:r>
        <w:rPr>
          <w:rFonts w:ascii="Georgia" w:eastAsia="Georgia" w:hAnsi="Georgia" w:cs="Georgia"/>
          <w:sz w:val="19"/>
          <w:szCs w:val="19"/>
        </w:rPr>
        <w:t>PFT,</w:t>
      </w:r>
      <w:r>
        <w:rPr>
          <w:rFonts w:ascii="Georgia" w:eastAsia="Georgia" w:hAnsi="Georgia" w:cs="Georgia"/>
          <w:spacing w:val="3"/>
          <w:sz w:val="19"/>
          <w:szCs w:val="19"/>
        </w:rPr>
        <w:t xml:space="preserve"> </w:t>
      </w:r>
      <w:r>
        <w:rPr>
          <w:rFonts w:ascii="Georgia" w:eastAsia="Georgia" w:hAnsi="Georgia" w:cs="Georgia"/>
          <w:sz w:val="19"/>
          <w:szCs w:val="19"/>
        </w:rPr>
        <w:t>of</w:t>
      </w:r>
      <w:r>
        <w:rPr>
          <w:rFonts w:ascii="Georgia" w:eastAsia="Georgia" w:hAnsi="Georgia" w:cs="Georgia"/>
          <w:spacing w:val="-2"/>
          <w:sz w:val="19"/>
          <w:szCs w:val="19"/>
        </w:rPr>
        <w:t xml:space="preserve"> </w:t>
      </w:r>
      <w:r>
        <w:rPr>
          <w:rFonts w:ascii="Georgia" w:eastAsia="Georgia" w:hAnsi="Georgia" w:cs="Georgia"/>
          <w:sz w:val="19"/>
          <w:szCs w:val="19"/>
        </w:rPr>
        <w:t>greater</w:t>
      </w:r>
      <w:r>
        <w:rPr>
          <w:rFonts w:ascii="Georgia" w:eastAsia="Georgia" w:hAnsi="Georgia" w:cs="Georgia"/>
          <w:spacing w:val="7"/>
          <w:sz w:val="19"/>
          <w:szCs w:val="19"/>
        </w:rPr>
        <w:t xml:space="preserve"> </w:t>
      </w:r>
      <w:r>
        <w:rPr>
          <w:rFonts w:ascii="Georgia" w:eastAsia="Georgia" w:hAnsi="Georgia" w:cs="Georgia"/>
          <w:w w:val="102"/>
          <w:sz w:val="19"/>
          <w:szCs w:val="19"/>
        </w:rPr>
        <w:t>than</w:t>
      </w:r>
    </w:p>
    <w:p w14:paraId="6D799677" w14:textId="77777777" w:rsidR="00E61F9D" w:rsidRDefault="005C64D6">
      <w:pPr>
        <w:spacing w:after="0" w:line="277" w:lineRule="auto"/>
        <w:ind w:left="120" w:right="62"/>
        <w:jc w:val="both"/>
        <w:rPr>
          <w:rFonts w:ascii="Georgia" w:eastAsia="Georgia" w:hAnsi="Georgia" w:cs="Georgia"/>
          <w:sz w:val="19"/>
          <w:szCs w:val="19"/>
        </w:rPr>
      </w:pPr>
      <w:proofErr w:type="gramStart"/>
      <w:r>
        <w:rPr>
          <w:rFonts w:ascii="Georgia" w:eastAsia="Georgia" w:hAnsi="Georgia" w:cs="Georgia"/>
          <w:sz w:val="19"/>
          <w:szCs w:val="19"/>
        </w:rPr>
        <w:t>20%</w:t>
      </w:r>
      <w:r>
        <w:rPr>
          <w:rFonts w:ascii="Georgia" w:eastAsia="Georgia" w:hAnsi="Georgia" w:cs="Georgia"/>
          <w:spacing w:val="18"/>
          <w:sz w:val="19"/>
          <w:szCs w:val="19"/>
        </w:rPr>
        <w:t xml:space="preserve"> </w:t>
      </w:r>
      <w:r>
        <w:rPr>
          <w:rFonts w:ascii="Georgia" w:eastAsia="Georgia" w:hAnsi="Georgia" w:cs="Georgia"/>
          <w:sz w:val="19"/>
          <w:szCs w:val="19"/>
        </w:rPr>
        <w:t>of</w:t>
      </w:r>
      <w:r>
        <w:rPr>
          <w:rFonts w:ascii="Georgia" w:eastAsia="Georgia" w:hAnsi="Georgia" w:cs="Georgia"/>
          <w:spacing w:val="13"/>
          <w:sz w:val="19"/>
          <w:szCs w:val="19"/>
        </w:rPr>
        <w:t xml:space="preserve"> </w:t>
      </w:r>
      <w:r>
        <w:rPr>
          <w:rFonts w:ascii="Georgia" w:eastAsia="Georgia" w:hAnsi="Georgia" w:cs="Georgia"/>
          <w:sz w:val="19"/>
          <w:szCs w:val="19"/>
        </w:rPr>
        <w:t>baseline</w:t>
      </w:r>
      <w:r>
        <w:rPr>
          <w:rFonts w:ascii="Georgia" w:eastAsia="Georgia" w:hAnsi="Georgia" w:cs="Georgia"/>
          <w:spacing w:val="24"/>
          <w:sz w:val="19"/>
          <w:szCs w:val="19"/>
        </w:rPr>
        <w:t xml:space="preserve"> </w:t>
      </w:r>
      <w:r>
        <w:rPr>
          <w:rFonts w:ascii="Georgia" w:eastAsia="Georgia" w:hAnsi="Georgia" w:cs="Georgia"/>
          <w:sz w:val="19"/>
          <w:szCs w:val="19"/>
        </w:rPr>
        <w:t>FEV1)</w:t>
      </w:r>
      <w:r>
        <w:rPr>
          <w:rFonts w:ascii="Georgia" w:eastAsia="Georgia" w:hAnsi="Georgia" w:cs="Georgia"/>
          <w:spacing w:val="20"/>
          <w:sz w:val="19"/>
          <w:szCs w:val="19"/>
        </w:rPr>
        <w:t xml:space="preserve"> </w:t>
      </w:r>
      <w:r>
        <w:rPr>
          <w:rFonts w:ascii="Georgia" w:eastAsia="Georgia" w:hAnsi="Georgia" w:cs="Georgia"/>
          <w:sz w:val="19"/>
          <w:szCs w:val="19"/>
        </w:rPr>
        <w:t>and</w:t>
      </w:r>
      <w:r>
        <w:rPr>
          <w:rFonts w:ascii="Georgia" w:eastAsia="Georgia" w:hAnsi="Georgia" w:cs="Georgia"/>
          <w:spacing w:val="16"/>
          <w:sz w:val="19"/>
          <w:szCs w:val="19"/>
        </w:rPr>
        <w:t xml:space="preserve"> </w:t>
      </w:r>
      <w:r>
        <w:rPr>
          <w:rFonts w:ascii="Georgia" w:eastAsia="Georgia" w:hAnsi="Georgia" w:cs="Georgia"/>
          <w:sz w:val="19"/>
          <w:szCs w:val="19"/>
        </w:rPr>
        <w:t>worsening</w:t>
      </w:r>
      <w:r>
        <w:rPr>
          <w:rFonts w:ascii="Georgia" w:eastAsia="Georgia" w:hAnsi="Georgia" w:cs="Georgia"/>
          <w:spacing w:val="27"/>
          <w:sz w:val="19"/>
          <w:szCs w:val="19"/>
        </w:rPr>
        <w:t xml:space="preserve"> </w:t>
      </w:r>
      <w:r>
        <w:rPr>
          <w:rFonts w:ascii="Georgia" w:eastAsia="Georgia" w:hAnsi="Georgia" w:cs="Georgia"/>
          <w:sz w:val="19"/>
          <w:szCs w:val="19"/>
        </w:rPr>
        <w:t>cough</w:t>
      </w:r>
      <w:r>
        <w:rPr>
          <w:rFonts w:ascii="Georgia" w:eastAsia="Georgia" w:hAnsi="Georgia" w:cs="Georgia"/>
          <w:spacing w:val="20"/>
          <w:sz w:val="19"/>
          <w:szCs w:val="19"/>
        </w:rPr>
        <w:t xml:space="preserve"> </w:t>
      </w:r>
      <w:r>
        <w:rPr>
          <w:rFonts w:ascii="Georgia" w:eastAsia="Georgia" w:hAnsi="Georgia" w:cs="Georgia"/>
          <w:sz w:val="19"/>
          <w:szCs w:val="19"/>
        </w:rPr>
        <w:t>and</w:t>
      </w:r>
      <w:r>
        <w:rPr>
          <w:rFonts w:ascii="Georgia" w:eastAsia="Georgia" w:hAnsi="Georgia" w:cs="Georgia"/>
          <w:spacing w:val="16"/>
          <w:sz w:val="19"/>
          <w:szCs w:val="19"/>
        </w:rPr>
        <w:t xml:space="preserve"> </w:t>
      </w:r>
      <w:r>
        <w:rPr>
          <w:rFonts w:ascii="Georgia" w:eastAsia="Georgia" w:hAnsi="Georgia" w:cs="Georgia"/>
          <w:sz w:val="19"/>
          <w:szCs w:val="19"/>
        </w:rPr>
        <w:t>dyspnea,</w:t>
      </w:r>
      <w:r>
        <w:rPr>
          <w:rFonts w:ascii="Georgia" w:eastAsia="Georgia" w:hAnsi="Georgia" w:cs="Georgia"/>
          <w:spacing w:val="27"/>
          <w:sz w:val="19"/>
          <w:szCs w:val="19"/>
        </w:rPr>
        <w:t xml:space="preserve"> </w:t>
      </w:r>
      <w:r>
        <w:rPr>
          <w:rFonts w:ascii="Georgia" w:eastAsia="Georgia" w:hAnsi="Georgia" w:cs="Georgia"/>
          <w:sz w:val="19"/>
          <w:szCs w:val="19"/>
        </w:rPr>
        <w:t>in</w:t>
      </w:r>
      <w:r>
        <w:rPr>
          <w:rFonts w:ascii="Georgia" w:eastAsia="Georgia" w:hAnsi="Georgia" w:cs="Georgia"/>
          <w:spacing w:val="15"/>
          <w:sz w:val="19"/>
          <w:szCs w:val="19"/>
        </w:rPr>
        <w:t xml:space="preserve"> </w:t>
      </w:r>
      <w:r>
        <w:rPr>
          <w:rFonts w:ascii="Georgia" w:eastAsia="Georgia" w:hAnsi="Georgia" w:cs="Georgia"/>
          <w:sz w:val="19"/>
          <w:szCs w:val="19"/>
        </w:rPr>
        <w:t>the</w:t>
      </w:r>
      <w:r>
        <w:rPr>
          <w:rFonts w:ascii="Georgia" w:eastAsia="Georgia" w:hAnsi="Georgia" w:cs="Georgia"/>
          <w:spacing w:val="15"/>
          <w:sz w:val="19"/>
          <w:szCs w:val="19"/>
        </w:rPr>
        <w:t xml:space="preserve"> </w:t>
      </w:r>
      <w:r>
        <w:rPr>
          <w:rFonts w:ascii="Georgia" w:eastAsia="Georgia" w:hAnsi="Georgia" w:cs="Georgia"/>
          <w:sz w:val="19"/>
          <w:szCs w:val="19"/>
        </w:rPr>
        <w:t>absence</w:t>
      </w:r>
      <w:r>
        <w:rPr>
          <w:rFonts w:ascii="Georgia" w:eastAsia="Georgia" w:hAnsi="Georgia" w:cs="Georgia"/>
          <w:spacing w:val="23"/>
          <w:sz w:val="19"/>
          <w:szCs w:val="19"/>
        </w:rPr>
        <w:t xml:space="preserve"> </w:t>
      </w:r>
      <w:r>
        <w:rPr>
          <w:rFonts w:ascii="Georgia" w:eastAsia="Georgia" w:hAnsi="Georgia" w:cs="Georgia"/>
          <w:sz w:val="19"/>
          <w:szCs w:val="19"/>
        </w:rPr>
        <w:t>of</w:t>
      </w:r>
      <w:r>
        <w:rPr>
          <w:rFonts w:ascii="Georgia" w:eastAsia="Georgia" w:hAnsi="Georgia" w:cs="Georgia"/>
          <w:spacing w:val="13"/>
          <w:sz w:val="19"/>
          <w:szCs w:val="19"/>
        </w:rPr>
        <w:t xml:space="preserve"> </w:t>
      </w:r>
      <w:r>
        <w:rPr>
          <w:rFonts w:ascii="Georgia" w:eastAsia="Georgia" w:hAnsi="Georgia" w:cs="Georgia"/>
          <w:sz w:val="19"/>
          <w:szCs w:val="19"/>
        </w:rPr>
        <w:t>other</w:t>
      </w:r>
      <w:r>
        <w:rPr>
          <w:rFonts w:ascii="Georgia" w:eastAsia="Georgia" w:hAnsi="Georgia" w:cs="Georgia"/>
          <w:spacing w:val="19"/>
          <w:sz w:val="19"/>
          <w:szCs w:val="19"/>
        </w:rPr>
        <w:t xml:space="preserve"> </w:t>
      </w:r>
      <w:r>
        <w:rPr>
          <w:rFonts w:ascii="Georgia" w:eastAsia="Georgia" w:hAnsi="Georgia" w:cs="Georgia"/>
          <w:sz w:val="19"/>
          <w:szCs w:val="19"/>
        </w:rPr>
        <w:t>explanations</w:t>
      </w:r>
      <w:r>
        <w:rPr>
          <w:rFonts w:ascii="Georgia" w:eastAsia="Georgia" w:hAnsi="Georgia" w:cs="Georgia"/>
          <w:spacing w:val="31"/>
          <w:sz w:val="19"/>
          <w:szCs w:val="19"/>
        </w:rPr>
        <w:t xml:space="preserve"> </w:t>
      </w:r>
      <w:r>
        <w:rPr>
          <w:rFonts w:ascii="Georgia" w:eastAsia="Georgia" w:hAnsi="Georgia" w:cs="Georgia"/>
          <w:sz w:val="19"/>
          <w:szCs w:val="19"/>
        </w:rPr>
        <w:t>such</w:t>
      </w:r>
      <w:r>
        <w:rPr>
          <w:rFonts w:ascii="Georgia" w:eastAsia="Georgia" w:hAnsi="Georgia" w:cs="Georgia"/>
          <w:spacing w:val="18"/>
          <w:sz w:val="19"/>
          <w:szCs w:val="19"/>
        </w:rPr>
        <w:t xml:space="preserve"> </w:t>
      </w:r>
      <w:r>
        <w:rPr>
          <w:rFonts w:ascii="Georgia" w:eastAsia="Georgia" w:hAnsi="Georgia" w:cs="Georgia"/>
          <w:sz w:val="19"/>
          <w:szCs w:val="19"/>
        </w:rPr>
        <w:t>as</w:t>
      </w:r>
      <w:r>
        <w:rPr>
          <w:rFonts w:ascii="Georgia" w:eastAsia="Georgia" w:hAnsi="Georgia" w:cs="Georgia"/>
          <w:spacing w:val="14"/>
          <w:sz w:val="19"/>
          <w:szCs w:val="19"/>
        </w:rPr>
        <w:t xml:space="preserve"> </w:t>
      </w:r>
      <w:r>
        <w:rPr>
          <w:rFonts w:ascii="Georgia" w:eastAsia="Georgia" w:hAnsi="Georgia" w:cs="Georgia"/>
          <w:sz w:val="19"/>
          <w:szCs w:val="19"/>
        </w:rPr>
        <w:t>pulmonary</w:t>
      </w:r>
      <w:r>
        <w:rPr>
          <w:rFonts w:ascii="Georgia" w:eastAsia="Georgia" w:hAnsi="Georgia" w:cs="Georgia"/>
          <w:spacing w:val="28"/>
          <w:sz w:val="19"/>
          <w:szCs w:val="19"/>
        </w:rPr>
        <w:t xml:space="preserve"> </w:t>
      </w:r>
      <w:r>
        <w:rPr>
          <w:rFonts w:ascii="Georgia" w:eastAsia="Georgia" w:hAnsi="Georgia" w:cs="Georgia"/>
          <w:w w:val="102"/>
          <w:sz w:val="19"/>
          <w:szCs w:val="19"/>
        </w:rPr>
        <w:t xml:space="preserve">infection </w:t>
      </w:r>
      <w:r>
        <w:rPr>
          <w:rFonts w:ascii="Georgia" w:eastAsia="Georgia" w:hAnsi="Georgia" w:cs="Georgia"/>
          <w:sz w:val="19"/>
          <w:szCs w:val="19"/>
        </w:rPr>
        <w:t>or</w:t>
      </w:r>
      <w:r>
        <w:rPr>
          <w:rFonts w:ascii="Georgia" w:eastAsia="Georgia" w:hAnsi="Georgia" w:cs="Georgia"/>
          <w:spacing w:val="11"/>
          <w:sz w:val="19"/>
          <w:szCs w:val="19"/>
        </w:rPr>
        <w:t xml:space="preserve"> </w:t>
      </w:r>
      <w:r>
        <w:rPr>
          <w:rFonts w:ascii="Georgia" w:eastAsia="Georgia" w:hAnsi="Georgia" w:cs="Georgia"/>
          <w:sz w:val="19"/>
          <w:szCs w:val="19"/>
        </w:rPr>
        <w:t>congestive</w:t>
      </w:r>
      <w:r>
        <w:rPr>
          <w:rFonts w:ascii="Georgia" w:eastAsia="Georgia" w:hAnsi="Georgia" w:cs="Georgia"/>
          <w:spacing w:val="25"/>
          <w:sz w:val="19"/>
          <w:szCs w:val="19"/>
        </w:rPr>
        <w:t xml:space="preserve"> </w:t>
      </w:r>
      <w:r>
        <w:rPr>
          <w:rFonts w:ascii="Georgia" w:eastAsia="Georgia" w:hAnsi="Georgia" w:cs="Georgia"/>
          <w:sz w:val="19"/>
          <w:szCs w:val="19"/>
        </w:rPr>
        <w:t>heart</w:t>
      </w:r>
      <w:r>
        <w:rPr>
          <w:rFonts w:ascii="Georgia" w:eastAsia="Georgia" w:hAnsi="Georgia" w:cs="Georgia"/>
          <w:spacing w:val="16"/>
          <w:sz w:val="19"/>
          <w:szCs w:val="19"/>
        </w:rPr>
        <w:t xml:space="preserve"> </w:t>
      </w:r>
      <w:r>
        <w:rPr>
          <w:rFonts w:ascii="Georgia" w:eastAsia="Georgia" w:hAnsi="Georgia" w:cs="Georgia"/>
          <w:sz w:val="19"/>
          <w:szCs w:val="19"/>
        </w:rPr>
        <w:t>failure.</w:t>
      </w:r>
      <w:proofErr w:type="gramEnd"/>
      <w:r>
        <w:rPr>
          <w:rFonts w:ascii="Georgia" w:eastAsia="Georgia" w:hAnsi="Georgia" w:cs="Georgia"/>
          <w:spacing w:val="45"/>
          <w:sz w:val="19"/>
          <w:szCs w:val="19"/>
        </w:rPr>
        <w:t xml:space="preserve"> </w:t>
      </w:r>
      <w:r>
        <w:rPr>
          <w:rFonts w:ascii="Georgia" w:eastAsia="Georgia" w:hAnsi="Georgia" w:cs="Georgia"/>
          <w:sz w:val="19"/>
          <w:szCs w:val="19"/>
        </w:rPr>
        <w:t>MDCT</w:t>
      </w:r>
      <w:r>
        <w:rPr>
          <w:rFonts w:ascii="Georgia" w:eastAsia="Georgia" w:hAnsi="Georgia" w:cs="Georgia"/>
          <w:spacing w:val="18"/>
          <w:sz w:val="19"/>
          <w:szCs w:val="19"/>
        </w:rPr>
        <w:t xml:space="preserve"> </w:t>
      </w:r>
      <w:r>
        <w:rPr>
          <w:rFonts w:ascii="Georgia" w:eastAsia="Georgia" w:hAnsi="Georgia" w:cs="Georgia"/>
          <w:sz w:val="19"/>
          <w:szCs w:val="19"/>
        </w:rPr>
        <w:t>plays</w:t>
      </w:r>
      <w:r>
        <w:rPr>
          <w:rFonts w:ascii="Georgia" w:eastAsia="Georgia" w:hAnsi="Georgia" w:cs="Georgia"/>
          <w:spacing w:val="16"/>
          <w:sz w:val="19"/>
          <w:szCs w:val="19"/>
        </w:rPr>
        <w:t xml:space="preserve"> </w:t>
      </w:r>
      <w:r>
        <w:rPr>
          <w:rFonts w:ascii="Georgia" w:eastAsia="Georgia" w:hAnsi="Georgia" w:cs="Georgia"/>
          <w:sz w:val="19"/>
          <w:szCs w:val="19"/>
        </w:rPr>
        <w:t>an</w:t>
      </w:r>
      <w:r>
        <w:rPr>
          <w:rFonts w:ascii="Georgia" w:eastAsia="Georgia" w:hAnsi="Georgia" w:cs="Georgia"/>
          <w:spacing w:val="11"/>
          <w:sz w:val="19"/>
          <w:szCs w:val="19"/>
        </w:rPr>
        <w:t xml:space="preserve"> </w:t>
      </w:r>
      <w:r>
        <w:rPr>
          <w:rFonts w:ascii="Georgia" w:eastAsia="Georgia" w:hAnsi="Georgia" w:cs="Georgia"/>
          <w:sz w:val="19"/>
          <w:szCs w:val="19"/>
        </w:rPr>
        <w:t>important</w:t>
      </w:r>
      <w:r>
        <w:rPr>
          <w:rFonts w:ascii="Georgia" w:eastAsia="Georgia" w:hAnsi="Georgia" w:cs="Georgia"/>
          <w:spacing w:val="24"/>
          <w:sz w:val="19"/>
          <w:szCs w:val="19"/>
        </w:rPr>
        <w:t xml:space="preserve"> </w:t>
      </w:r>
      <w:r>
        <w:rPr>
          <w:rFonts w:ascii="Georgia" w:eastAsia="Georgia" w:hAnsi="Georgia" w:cs="Georgia"/>
          <w:sz w:val="19"/>
          <w:szCs w:val="19"/>
        </w:rPr>
        <w:t>role</w:t>
      </w:r>
      <w:r>
        <w:rPr>
          <w:rFonts w:ascii="Georgia" w:eastAsia="Georgia" w:hAnsi="Georgia" w:cs="Georgia"/>
          <w:spacing w:val="14"/>
          <w:sz w:val="19"/>
          <w:szCs w:val="19"/>
        </w:rPr>
        <w:t xml:space="preserve"> </w:t>
      </w:r>
      <w:r>
        <w:rPr>
          <w:rFonts w:ascii="Georgia" w:eastAsia="Georgia" w:hAnsi="Georgia" w:cs="Georgia"/>
          <w:sz w:val="19"/>
          <w:szCs w:val="19"/>
        </w:rPr>
        <w:t>by</w:t>
      </w:r>
      <w:r>
        <w:rPr>
          <w:rFonts w:ascii="Georgia" w:eastAsia="Georgia" w:hAnsi="Georgia" w:cs="Georgia"/>
          <w:spacing w:val="11"/>
          <w:sz w:val="19"/>
          <w:szCs w:val="19"/>
        </w:rPr>
        <w:t xml:space="preserve"> </w:t>
      </w:r>
      <w:r>
        <w:rPr>
          <w:rFonts w:ascii="Georgia" w:eastAsia="Georgia" w:hAnsi="Georgia" w:cs="Georgia"/>
          <w:sz w:val="19"/>
          <w:szCs w:val="19"/>
        </w:rPr>
        <w:t>demonstrating</w:t>
      </w:r>
      <w:r>
        <w:rPr>
          <w:rFonts w:ascii="Georgia" w:eastAsia="Georgia" w:hAnsi="Georgia" w:cs="Georgia"/>
          <w:spacing w:val="32"/>
          <w:sz w:val="19"/>
          <w:szCs w:val="19"/>
        </w:rPr>
        <w:t xml:space="preserve"> </w:t>
      </w:r>
      <w:r>
        <w:rPr>
          <w:rFonts w:ascii="Georgia" w:eastAsia="Georgia" w:hAnsi="Georgia" w:cs="Georgia"/>
          <w:sz w:val="19"/>
          <w:szCs w:val="19"/>
        </w:rPr>
        <w:t>low</w:t>
      </w:r>
      <w:r>
        <w:rPr>
          <w:rFonts w:ascii="Georgia" w:eastAsia="Georgia" w:hAnsi="Georgia" w:cs="Georgia"/>
          <w:spacing w:val="13"/>
          <w:sz w:val="19"/>
          <w:szCs w:val="19"/>
        </w:rPr>
        <w:t xml:space="preserve"> </w:t>
      </w:r>
      <w:r>
        <w:rPr>
          <w:rFonts w:ascii="Georgia" w:eastAsia="Georgia" w:hAnsi="Georgia" w:cs="Georgia"/>
          <w:sz w:val="19"/>
          <w:szCs w:val="19"/>
        </w:rPr>
        <w:t>attenuation</w:t>
      </w:r>
      <w:r>
        <w:rPr>
          <w:rFonts w:ascii="Georgia" w:eastAsia="Georgia" w:hAnsi="Georgia" w:cs="Georgia"/>
          <w:spacing w:val="26"/>
          <w:sz w:val="19"/>
          <w:szCs w:val="19"/>
        </w:rPr>
        <w:t xml:space="preserve"> </w:t>
      </w:r>
      <w:r>
        <w:rPr>
          <w:rFonts w:ascii="Georgia" w:eastAsia="Georgia" w:hAnsi="Georgia" w:cs="Georgia"/>
          <w:sz w:val="19"/>
          <w:szCs w:val="19"/>
        </w:rPr>
        <w:t>areas</w:t>
      </w:r>
      <w:r>
        <w:rPr>
          <w:rFonts w:ascii="Georgia" w:eastAsia="Georgia" w:hAnsi="Georgia" w:cs="Georgia"/>
          <w:spacing w:val="16"/>
          <w:sz w:val="19"/>
          <w:szCs w:val="19"/>
        </w:rPr>
        <w:t xml:space="preserve"> </w:t>
      </w:r>
      <w:r>
        <w:rPr>
          <w:rFonts w:ascii="Georgia" w:eastAsia="Georgia" w:hAnsi="Georgia" w:cs="Georgia"/>
          <w:sz w:val="19"/>
          <w:szCs w:val="19"/>
        </w:rPr>
        <w:t>representing</w:t>
      </w:r>
      <w:r>
        <w:rPr>
          <w:rFonts w:ascii="Georgia" w:eastAsia="Georgia" w:hAnsi="Georgia" w:cs="Georgia"/>
          <w:spacing w:val="28"/>
          <w:sz w:val="19"/>
          <w:szCs w:val="19"/>
        </w:rPr>
        <w:t xml:space="preserve"> </w:t>
      </w:r>
      <w:r>
        <w:rPr>
          <w:rFonts w:ascii="Georgia" w:eastAsia="Georgia" w:hAnsi="Georgia" w:cs="Georgia"/>
          <w:sz w:val="19"/>
          <w:szCs w:val="19"/>
        </w:rPr>
        <w:t>air</w:t>
      </w:r>
      <w:r>
        <w:rPr>
          <w:rFonts w:ascii="Georgia" w:eastAsia="Georgia" w:hAnsi="Georgia" w:cs="Georgia"/>
          <w:spacing w:val="14"/>
          <w:sz w:val="19"/>
          <w:szCs w:val="19"/>
        </w:rPr>
        <w:t xml:space="preserve"> </w:t>
      </w:r>
      <w:r>
        <w:rPr>
          <w:rFonts w:ascii="Georgia" w:eastAsia="Georgia" w:hAnsi="Georgia" w:cs="Georgia"/>
          <w:w w:val="102"/>
          <w:sz w:val="19"/>
          <w:szCs w:val="19"/>
        </w:rPr>
        <w:t xml:space="preserve">trapping, </w:t>
      </w:r>
      <w:r>
        <w:rPr>
          <w:rFonts w:ascii="Georgia" w:eastAsia="Georgia" w:hAnsi="Georgia" w:cs="Georgia"/>
          <w:sz w:val="19"/>
          <w:szCs w:val="19"/>
        </w:rPr>
        <w:t>particularly</w:t>
      </w:r>
      <w:r>
        <w:rPr>
          <w:rFonts w:ascii="Georgia" w:eastAsia="Georgia" w:hAnsi="Georgia" w:cs="Georgia"/>
          <w:spacing w:val="20"/>
          <w:sz w:val="19"/>
          <w:szCs w:val="19"/>
        </w:rPr>
        <w:t xml:space="preserve"> </w:t>
      </w:r>
      <w:r>
        <w:rPr>
          <w:rFonts w:ascii="Georgia" w:eastAsia="Georgia" w:hAnsi="Georgia" w:cs="Georgia"/>
          <w:sz w:val="19"/>
          <w:szCs w:val="19"/>
        </w:rPr>
        <w:t>on</w:t>
      </w:r>
      <w:r>
        <w:rPr>
          <w:rFonts w:ascii="Georgia" w:eastAsia="Georgia" w:hAnsi="Georgia" w:cs="Georgia"/>
          <w:spacing w:val="5"/>
          <w:sz w:val="19"/>
          <w:szCs w:val="19"/>
        </w:rPr>
        <w:t xml:space="preserve"> </w:t>
      </w:r>
      <w:r>
        <w:rPr>
          <w:rFonts w:ascii="Georgia" w:eastAsia="Georgia" w:hAnsi="Georgia" w:cs="Georgia"/>
          <w:sz w:val="19"/>
          <w:szCs w:val="19"/>
        </w:rPr>
        <w:t>expiratory</w:t>
      </w:r>
      <w:r>
        <w:rPr>
          <w:rFonts w:ascii="Georgia" w:eastAsia="Georgia" w:hAnsi="Georgia" w:cs="Georgia"/>
          <w:spacing w:val="18"/>
          <w:sz w:val="19"/>
          <w:szCs w:val="19"/>
        </w:rPr>
        <w:t xml:space="preserve"> </w:t>
      </w:r>
      <w:r>
        <w:rPr>
          <w:rFonts w:ascii="Georgia" w:eastAsia="Georgia" w:hAnsi="Georgia" w:cs="Georgia"/>
          <w:sz w:val="19"/>
          <w:szCs w:val="19"/>
        </w:rPr>
        <w:t>images,</w:t>
      </w:r>
      <w:r>
        <w:rPr>
          <w:rFonts w:ascii="Georgia" w:eastAsia="Georgia" w:hAnsi="Georgia" w:cs="Georgia"/>
          <w:spacing w:val="14"/>
          <w:sz w:val="19"/>
          <w:szCs w:val="19"/>
        </w:rPr>
        <w:t xml:space="preserve"> </w:t>
      </w:r>
      <w:r>
        <w:rPr>
          <w:rFonts w:ascii="Georgia" w:eastAsia="Georgia" w:hAnsi="Georgia" w:cs="Georgia"/>
          <w:sz w:val="19"/>
          <w:szCs w:val="19"/>
        </w:rPr>
        <w:t>which</w:t>
      </w:r>
      <w:r>
        <w:rPr>
          <w:rFonts w:ascii="Georgia" w:eastAsia="Georgia" w:hAnsi="Georgia" w:cs="Georgia"/>
          <w:spacing w:val="11"/>
          <w:sz w:val="19"/>
          <w:szCs w:val="19"/>
        </w:rPr>
        <w:t xml:space="preserve"> </w:t>
      </w:r>
      <w:r>
        <w:rPr>
          <w:rFonts w:ascii="Georgia" w:eastAsia="Georgia" w:hAnsi="Georgia" w:cs="Georgia"/>
          <w:sz w:val="19"/>
          <w:szCs w:val="19"/>
        </w:rPr>
        <w:t>correlate</w:t>
      </w:r>
      <w:r>
        <w:rPr>
          <w:rFonts w:ascii="Georgia" w:eastAsia="Georgia" w:hAnsi="Georgia" w:cs="Georgia"/>
          <w:spacing w:val="16"/>
          <w:sz w:val="19"/>
          <w:szCs w:val="19"/>
        </w:rPr>
        <w:t xml:space="preserve"> </w:t>
      </w:r>
      <w:r>
        <w:rPr>
          <w:rFonts w:ascii="Georgia" w:eastAsia="Georgia" w:hAnsi="Georgia" w:cs="Georgia"/>
          <w:sz w:val="19"/>
          <w:szCs w:val="19"/>
        </w:rPr>
        <w:t>with</w:t>
      </w:r>
      <w:r>
        <w:rPr>
          <w:rFonts w:ascii="Georgia" w:eastAsia="Georgia" w:hAnsi="Georgia" w:cs="Georgia"/>
          <w:spacing w:val="8"/>
          <w:sz w:val="19"/>
          <w:szCs w:val="19"/>
        </w:rPr>
        <w:t xml:space="preserve"> </w:t>
      </w:r>
      <w:r>
        <w:rPr>
          <w:rFonts w:ascii="Georgia" w:eastAsia="Georgia" w:hAnsi="Georgia" w:cs="Georgia"/>
          <w:sz w:val="19"/>
          <w:szCs w:val="19"/>
        </w:rPr>
        <w:t>the</w:t>
      </w:r>
      <w:r>
        <w:rPr>
          <w:rFonts w:ascii="Georgia" w:eastAsia="Georgia" w:hAnsi="Georgia" w:cs="Georgia"/>
          <w:spacing w:val="6"/>
          <w:sz w:val="19"/>
          <w:szCs w:val="19"/>
        </w:rPr>
        <w:t xml:space="preserve"> </w:t>
      </w:r>
      <w:r>
        <w:rPr>
          <w:rFonts w:ascii="Georgia" w:eastAsia="Georgia" w:hAnsi="Georgia" w:cs="Georgia"/>
          <w:sz w:val="19"/>
          <w:szCs w:val="19"/>
        </w:rPr>
        <w:t>presence</w:t>
      </w:r>
      <w:r>
        <w:rPr>
          <w:rFonts w:ascii="Georgia" w:eastAsia="Georgia" w:hAnsi="Georgia" w:cs="Georgia"/>
          <w:spacing w:val="16"/>
          <w:sz w:val="19"/>
          <w:szCs w:val="19"/>
        </w:rPr>
        <w:t xml:space="preserve"> </w:t>
      </w:r>
      <w:r>
        <w:rPr>
          <w:rFonts w:ascii="Georgia" w:eastAsia="Georgia" w:hAnsi="Georgia" w:cs="Georgia"/>
          <w:sz w:val="19"/>
          <w:szCs w:val="19"/>
        </w:rPr>
        <w:t>of</w:t>
      </w:r>
      <w:r>
        <w:rPr>
          <w:rFonts w:ascii="Georgia" w:eastAsia="Georgia" w:hAnsi="Georgia" w:cs="Georgia"/>
          <w:spacing w:val="4"/>
          <w:sz w:val="19"/>
          <w:szCs w:val="19"/>
        </w:rPr>
        <w:t xml:space="preserve"> </w:t>
      </w:r>
      <w:r>
        <w:rPr>
          <w:rFonts w:ascii="Georgia" w:eastAsia="Georgia" w:hAnsi="Georgia" w:cs="Georgia"/>
          <w:sz w:val="19"/>
          <w:szCs w:val="19"/>
        </w:rPr>
        <w:t>bronchiolitis</w:t>
      </w:r>
      <w:r>
        <w:rPr>
          <w:rFonts w:ascii="Georgia" w:eastAsia="Georgia" w:hAnsi="Georgia" w:cs="Georgia"/>
          <w:spacing w:val="22"/>
          <w:sz w:val="19"/>
          <w:szCs w:val="19"/>
        </w:rPr>
        <w:t xml:space="preserve"> </w:t>
      </w:r>
      <w:proofErr w:type="spellStart"/>
      <w:r>
        <w:rPr>
          <w:rFonts w:ascii="Georgia" w:eastAsia="Georgia" w:hAnsi="Georgia" w:cs="Georgia"/>
          <w:sz w:val="19"/>
          <w:szCs w:val="19"/>
        </w:rPr>
        <w:t>obliterans</w:t>
      </w:r>
      <w:proofErr w:type="spellEnd"/>
      <w:r>
        <w:rPr>
          <w:rFonts w:ascii="Georgia" w:eastAsia="Georgia" w:hAnsi="Georgia" w:cs="Georgia"/>
          <w:sz w:val="19"/>
          <w:szCs w:val="19"/>
        </w:rPr>
        <w:t>.</w:t>
      </w:r>
      <w:r>
        <w:rPr>
          <w:rFonts w:ascii="Georgia" w:eastAsia="Georgia" w:hAnsi="Georgia" w:cs="Georgia"/>
          <w:spacing w:val="35"/>
          <w:sz w:val="19"/>
          <w:szCs w:val="19"/>
        </w:rPr>
        <w:t xml:space="preserve"> </w:t>
      </w:r>
      <w:r>
        <w:rPr>
          <w:rFonts w:ascii="Georgia" w:eastAsia="Georgia" w:hAnsi="Georgia" w:cs="Georgia"/>
          <w:sz w:val="19"/>
          <w:szCs w:val="19"/>
        </w:rPr>
        <w:t>Prior</w:t>
      </w:r>
      <w:r>
        <w:rPr>
          <w:rFonts w:ascii="Georgia" w:eastAsia="Georgia" w:hAnsi="Georgia" w:cs="Georgia"/>
          <w:spacing w:val="10"/>
          <w:sz w:val="19"/>
          <w:szCs w:val="19"/>
        </w:rPr>
        <w:t xml:space="preserve"> </w:t>
      </w:r>
      <w:r>
        <w:rPr>
          <w:rFonts w:ascii="Georgia" w:eastAsia="Georgia" w:hAnsi="Georgia" w:cs="Georgia"/>
          <w:sz w:val="19"/>
          <w:szCs w:val="19"/>
        </w:rPr>
        <w:t>studies</w:t>
      </w:r>
      <w:r>
        <w:rPr>
          <w:rFonts w:ascii="Georgia" w:eastAsia="Georgia" w:hAnsi="Georgia" w:cs="Georgia"/>
          <w:spacing w:val="13"/>
          <w:sz w:val="19"/>
          <w:szCs w:val="19"/>
        </w:rPr>
        <w:t xml:space="preserve"> </w:t>
      </w:r>
      <w:r>
        <w:rPr>
          <w:rFonts w:ascii="Georgia" w:eastAsia="Georgia" w:hAnsi="Georgia" w:cs="Georgia"/>
          <w:sz w:val="19"/>
          <w:szCs w:val="19"/>
        </w:rPr>
        <w:t>reported</w:t>
      </w:r>
      <w:r>
        <w:rPr>
          <w:rFonts w:ascii="Georgia" w:eastAsia="Georgia" w:hAnsi="Georgia" w:cs="Georgia"/>
          <w:spacing w:val="15"/>
          <w:sz w:val="19"/>
          <w:szCs w:val="19"/>
        </w:rPr>
        <w:t xml:space="preserve"> </w:t>
      </w:r>
      <w:r>
        <w:rPr>
          <w:rFonts w:ascii="Georgia" w:eastAsia="Georgia" w:hAnsi="Georgia" w:cs="Georgia"/>
          <w:w w:val="102"/>
          <w:sz w:val="19"/>
          <w:szCs w:val="19"/>
        </w:rPr>
        <w:t xml:space="preserve">limited </w:t>
      </w:r>
      <w:r>
        <w:rPr>
          <w:rFonts w:ascii="Georgia" w:eastAsia="Georgia" w:hAnsi="Georgia" w:cs="Georgia"/>
          <w:sz w:val="19"/>
          <w:szCs w:val="19"/>
        </w:rPr>
        <w:t>sensitivity</w:t>
      </w:r>
      <w:r>
        <w:rPr>
          <w:rFonts w:ascii="Georgia" w:eastAsia="Georgia" w:hAnsi="Georgia" w:cs="Georgia"/>
          <w:spacing w:val="9"/>
          <w:sz w:val="19"/>
          <w:szCs w:val="19"/>
        </w:rPr>
        <w:t xml:space="preserve"> </w:t>
      </w:r>
      <w:r>
        <w:rPr>
          <w:rFonts w:ascii="Georgia" w:eastAsia="Georgia" w:hAnsi="Georgia" w:cs="Georgia"/>
          <w:sz w:val="19"/>
          <w:szCs w:val="19"/>
        </w:rPr>
        <w:t>for</w:t>
      </w:r>
      <w:r>
        <w:rPr>
          <w:rFonts w:ascii="Georgia" w:eastAsia="Georgia" w:hAnsi="Georgia" w:cs="Georgia"/>
          <w:spacing w:val="-3"/>
          <w:sz w:val="19"/>
          <w:szCs w:val="19"/>
        </w:rPr>
        <w:t xml:space="preserve"> </w:t>
      </w:r>
      <w:r>
        <w:rPr>
          <w:rFonts w:ascii="Georgia" w:eastAsia="Georgia" w:hAnsi="Georgia" w:cs="Georgia"/>
          <w:sz w:val="19"/>
          <w:szCs w:val="19"/>
        </w:rPr>
        <w:t>the</w:t>
      </w:r>
      <w:r>
        <w:rPr>
          <w:rFonts w:ascii="Georgia" w:eastAsia="Georgia" w:hAnsi="Georgia" w:cs="Georgia"/>
          <w:spacing w:val="-3"/>
          <w:sz w:val="19"/>
          <w:szCs w:val="19"/>
        </w:rPr>
        <w:t xml:space="preserve"> </w:t>
      </w:r>
      <w:r>
        <w:rPr>
          <w:rFonts w:ascii="Georgia" w:eastAsia="Georgia" w:hAnsi="Georgia" w:cs="Georgia"/>
          <w:sz w:val="19"/>
          <w:szCs w:val="19"/>
        </w:rPr>
        <w:t>early diagnosis</w:t>
      </w:r>
      <w:r>
        <w:rPr>
          <w:rFonts w:ascii="Georgia" w:eastAsia="Georgia" w:hAnsi="Georgia" w:cs="Georgia"/>
          <w:spacing w:val="8"/>
          <w:sz w:val="19"/>
          <w:szCs w:val="19"/>
        </w:rPr>
        <w:t xml:space="preserve"> </w:t>
      </w:r>
      <w:r>
        <w:rPr>
          <w:rFonts w:ascii="Georgia" w:eastAsia="Georgia" w:hAnsi="Georgia" w:cs="Georgia"/>
          <w:sz w:val="19"/>
          <w:szCs w:val="19"/>
        </w:rPr>
        <w:t>of</w:t>
      </w:r>
      <w:r>
        <w:rPr>
          <w:rFonts w:ascii="Georgia" w:eastAsia="Georgia" w:hAnsi="Georgia" w:cs="Georgia"/>
          <w:spacing w:val="-5"/>
          <w:sz w:val="19"/>
          <w:szCs w:val="19"/>
        </w:rPr>
        <w:t xml:space="preserve"> </w:t>
      </w:r>
      <w:r>
        <w:rPr>
          <w:rFonts w:ascii="Georgia" w:eastAsia="Georgia" w:hAnsi="Georgia" w:cs="Georgia"/>
          <w:sz w:val="19"/>
          <w:szCs w:val="19"/>
        </w:rPr>
        <w:t>bronchiolitis</w:t>
      </w:r>
      <w:r>
        <w:rPr>
          <w:rFonts w:ascii="Georgia" w:eastAsia="Georgia" w:hAnsi="Georgia" w:cs="Georgia"/>
          <w:spacing w:val="13"/>
          <w:sz w:val="19"/>
          <w:szCs w:val="19"/>
        </w:rPr>
        <w:t xml:space="preserve"> </w:t>
      </w:r>
      <w:proofErr w:type="spellStart"/>
      <w:r>
        <w:rPr>
          <w:rFonts w:ascii="Georgia" w:eastAsia="Georgia" w:hAnsi="Georgia" w:cs="Georgia"/>
          <w:sz w:val="19"/>
          <w:szCs w:val="19"/>
        </w:rPr>
        <w:t>obliterans</w:t>
      </w:r>
      <w:proofErr w:type="spellEnd"/>
      <w:r>
        <w:rPr>
          <w:rFonts w:ascii="Georgia" w:eastAsia="Georgia" w:hAnsi="Georgia" w:cs="Georgia"/>
          <w:sz w:val="19"/>
          <w:szCs w:val="19"/>
        </w:rPr>
        <w:t>;</w:t>
      </w:r>
      <w:r>
        <w:rPr>
          <w:rFonts w:ascii="Georgia" w:eastAsia="Georgia" w:hAnsi="Georgia" w:cs="Georgia"/>
          <w:spacing w:val="13"/>
          <w:sz w:val="19"/>
          <w:szCs w:val="19"/>
        </w:rPr>
        <w:t xml:space="preserve"> </w:t>
      </w:r>
      <w:r>
        <w:rPr>
          <w:rFonts w:ascii="Georgia" w:eastAsia="Georgia" w:hAnsi="Georgia" w:cs="Georgia"/>
          <w:sz w:val="19"/>
          <w:szCs w:val="19"/>
        </w:rPr>
        <w:t>however</w:t>
      </w:r>
      <w:r>
        <w:rPr>
          <w:rFonts w:ascii="Georgia" w:eastAsia="Georgia" w:hAnsi="Georgia" w:cs="Georgia"/>
          <w:spacing w:val="6"/>
          <w:sz w:val="19"/>
          <w:szCs w:val="19"/>
        </w:rPr>
        <w:t xml:space="preserve"> </w:t>
      </w:r>
      <w:r>
        <w:rPr>
          <w:rFonts w:ascii="Georgia" w:eastAsia="Georgia" w:hAnsi="Georgia" w:cs="Georgia"/>
          <w:sz w:val="19"/>
          <w:szCs w:val="19"/>
        </w:rPr>
        <w:t>these</w:t>
      </w:r>
      <w:r>
        <w:rPr>
          <w:rFonts w:ascii="Georgia" w:eastAsia="Georgia" w:hAnsi="Georgia" w:cs="Georgia"/>
          <w:spacing w:val="1"/>
          <w:sz w:val="19"/>
          <w:szCs w:val="19"/>
        </w:rPr>
        <w:t xml:space="preserve"> </w:t>
      </w:r>
      <w:r>
        <w:rPr>
          <w:rFonts w:ascii="Georgia" w:eastAsia="Georgia" w:hAnsi="Georgia" w:cs="Georgia"/>
          <w:sz w:val="19"/>
          <w:szCs w:val="19"/>
        </w:rPr>
        <w:t>utilized</w:t>
      </w:r>
      <w:r>
        <w:rPr>
          <w:rFonts w:ascii="Georgia" w:eastAsia="Georgia" w:hAnsi="Georgia" w:cs="Georgia"/>
          <w:spacing w:val="5"/>
          <w:sz w:val="19"/>
          <w:szCs w:val="19"/>
        </w:rPr>
        <w:t xml:space="preserve"> </w:t>
      </w:r>
      <w:r>
        <w:rPr>
          <w:rFonts w:ascii="Georgia" w:eastAsia="Georgia" w:hAnsi="Georgia" w:cs="Georgia"/>
          <w:sz w:val="19"/>
          <w:szCs w:val="19"/>
        </w:rPr>
        <w:t>semi-quantitative</w:t>
      </w:r>
      <w:r>
        <w:rPr>
          <w:rFonts w:ascii="Georgia" w:eastAsia="Georgia" w:hAnsi="Georgia" w:cs="Georgia"/>
          <w:spacing w:val="22"/>
          <w:sz w:val="19"/>
          <w:szCs w:val="19"/>
        </w:rPr>
        <w:t xml:space="preserve"> </w:t>
      </w:r>
      <w:r>
        <w:rPr>
          <w:rFonts w:ascii="Georgia" w:eastAsia="Georgia" w:hAnsi="Georgia" w:cs="Georgia"/>
          <w:sz w:val="19"/>
          <w:szCs w:val="19"/>
        </w:rPr>
        <w:t>or</w:t>
      </w:r>
      <w:r>
        <w:rPr>
          <w:rFonts w:ascii="Georgia" w:eastAsia="Georgia" w:hAnsi="Georgia" w:cs="Georgia"/>
          <w:spacing w:val="-4"/>
          <w:sz w:val="19"/>
          <w:szCs w:val="19"/>
        </w:rPr>
        <w:t xml:space="preserve"> </w:t>
      </w:r>
      <w:r>
        <w:rPr>
          <w:rFonts w:ascii="Georgia" w:eastAsia="Georgia" w:hAnsi="Georgia" w:cs="Georgia"/>
          <w:sz w:val="19"/>
          <w:szCs w:val="19"/>
        </w:rPr>
        <w:t>qualitative</w:t>
      </w:r>
      <w:r>
        <w:rPr>
          <w:rFonts w:ascii="Georgia" w:eastAsia="Georgia" w:hAnsi="Georgia" w:cs="Georgia"/>
          <w:spacing w:val="10"/>
          <w:sz w:val="19"/>
          <w:szCs w:val="19"/>
        </w:rPr>
        <w:t xml:space="preserve"> </w:t>
      </w:r>
      <w:r>
        <w:rPr>
          <w:rFonts w:ascii="Georgia" w:eastAsia="Georgia" w:hAnsi="Georgia" w:cs="Georgia"/>
          <w:w w:val="102"/>
          <w:sz w:val="19"/>
          <w:szCs w:val="19"/>
        </w:rPr>
        <w:t xml:space="preserve">assessment </w:t>
      </w:r>
      <w:r>
        <w:rPr>
          <w:rFonts w:ascii="Georgia" w:eastAsia="Georgia" w:hAnsi="Georgia" w:cs="Georgia"/>
          <w:sz w:val="19"/>
          <w:szCs w:val="19"/>
        </w:rPr>
        <w:t>of</w:t>
      </w:r>
      <w:r>
        <w:rPr>
          <w:rFonts w:ascii="Georgia" w:eastAsia="Georgia" w:hAnsi="Georgia" w:cs="Georgia"/>
          <w:spacing w:val="-6"/>
          <w:sz w:val="19"/>
          <w:szCs w:val="19"/>
        </w:rPr>
        <w:t xml:space="preserve"> </w:t>
      </w:r>
      <w:r>
        <w:rPr>
          <w:rFonts w:ascii="Georgia" w:eastAsia="Georgia" w:hAnsi="Georgia" w:cs="Georgia"/>
          <w:sz w:val="19"/>
          <w:szCs w:val="19"/>
        </w:rPr>
        <w:t>air</w:t>
      </w:r>
      <w:r>
        <w:rPr>
          <w:rFonts w:ascii="Georgia" w:eastAsia="Georgia" w:hAnsi="Georgia" w:cs="Georgia"/>
          <w:spacing w:val="-2"/>
          <w:sz w:val="19"/>
          <w:szCs w:val="19"/>
        </w:rPr>
        <w:t xml:space="preserve"> </w:t>
      </w:r>
      <w:r>
        <w:rPr>
          <w:rFonts w:ascii="Georgia" w:eastAsia="Georgia" w:hAnsi="Georgia" w:cs="Georgia"/>
          <w:sz w:val="19"/>
          <w:szCs w:val="19"/>
        </w:rPr>
        <w:t>trapping</w:t>
      </w:r>
      <w:r>
        <w:rPr>
          <w:rFonts w:ascii="Georgia" w:eastAsia="Georgia" w:hAnsi="Georgia" w:cs="Georgia"/>
          <w:spacing w:val="5"/>
          <w:sz w:val="19"/>
          <w:szCs w:val="19"/>
        </w:rPr>
        <w:t xml:space="preserve"> </w:t>
      </w:r>
      <w:r>
        <w:rPr>
          <w:rFonts w:ascii="Georgia" w:eastAsia="Georgia" w:hAnsi="Georgia" w:cs="Georgia"/>
          <w:sz w:val="19"/>
          <w:szCs w:val="19"/>
        </w:rPr>
        <w:t>in</w:t>
      </w:r>
      <w:r>
        <w:rPr>
          <w:rFonts w:ascii="Georgia" w:eastAsia="Georgia" w:hAnsi="Georgia" w:cs="Georgia"/>
          <w:spacing w:val="-4"/>
          <w:sz w:val="19"/>
          <w:szCs w:val="19"/>
        </w:rPr>
        <w:t xml:space="preserve"> </w:t>
      </w:r>
      <w:r>
        <w:rPr>
          <w:rFonts w:ascii="Georgia" w:eastAsia="Georgia" w:hAnsi="Georgia" w:cs="Georgia"/>
          <w:sz w:val="19"/>
          <w:szCs w:val="19"/>
        </w:rPr>
        <w:t>non-volumetric</w:t>
      </w:r>
      <w:r>
        <w:rPr>
          <w:rFonts w:ascii="Georgia" w:eastAsia="Georgia" w:hAnsi="Georgia" w:cs="Georgia"/>
          <w:spacing w:val="17"/>
          <w:sz w:val="19"/>
          <w:szCs w:val="19"/>
        </w:rPr>
        <w:t xml:space="preserve"> </w:t>
      </w:r>
      <w:r>
        <w:rPr>
          <w:rFonts w:ascii="Georgia" w:eastAsia="Georgia" w:hAnsi="Georgia" w:cs="Georgia"/>
          <w:sz w:val="19"/>
          <w:szCs w:val="19"/>
        </w:rPr>
        <w:t>data</w:t>
      </w:r>
      <w:r>
        <w:rPr>
          <w:rFonts w:ascii="Georgia" w:eastAsia="Georgia" w:hAnsi="Georgia" w:cs="Georgia"/>
          <w:spacing w:val="-2"/>
          <w:sz w:val="19"/>
          <w:szCs w:val="19"/>
        </w:rPr>
        <w:t xml:space="preserve"> </w:t>
      </w:r>
      <w:r>
        <w:rPr>
          <w:rFonts w:ascii="Georgia" w:eastAsia="Georgia" w:hAnsi="Georgia" w:cs="Georgia"/>
          <w:sz w:val="19"/>
          <w:szCs w:val="19"/>
        </w:rPr>
        <w:t>sets.</w:t>
      </w:r>
      <w:r>
        <w:rPr>
          <w:rFonts w:ascii="Georgia" w:eastAsia="Georgia" w:hAnsi="Georgia" w:cs="Georgia"/>
          <w:spacing w:val="21"/>
          <w:sz w:val="19"/>
          <w:szCs w:val="19"/>
        </w:rPr>
        <w:t xml:space="preserve"> </w:t>
      </w:r>
      <w:r>
        <w:rPr>
          <w:rFonts w:ascii="Georgia" w:eastAsia="Georgia" w:hAnsi="Georgia" w:cs="Georgia"/>
          <w:sz w:val="19"/>
          <w:szCs w:val="19"/>
        </w:rPr>
        <w:t>This</w:t>
      </w:r>
      <w:r>
        <w:rPr>
          <w:rFonts w:ascii="Georgia" w:eastAsia="Georgia" w:hAnsi="Georgia" w:cs="Georgia"/>
          <w:spacing w:val="-2"/>
          <w:sz w:val="19"/>
          <w:szCs w:val="19"/>
        </w:rPr>
        <w:t xml:space="preserve"> </w:t>
      </w:r>
      <w:r>
        <w:rPr>
          <w:rFonts w:ascii="Georgia" w:eastAsia="Georgia" w:hAnsi="Georgia" w:cs="Georgia"/>
          <w:sz w:val="19"/>
          <w:szCs w:val="19"/>
        </w:rPr>
        <w:t>study aims</w:t>
      </w:r>
      <w:r>
        <w:rPr>
          <w:rFonts w:ascii="Georgia" w:eastAsia="Georgia" w:hAnsi="Georgia" w:cs="Georgia"/>
          <w:spacing w:val="-1"/>
          <w:sz w:val="19"/>
          <w:szCs w:val="19"/>
        </w:rPr>
        <w:t xml:space="preserve"> </w:t>
      </w:r>
      <w:r>
        <w:rPr>
          <w:rFonts w:ascii="Georgia" w:eastAsia="Georgia" w:hAnsi="Georgia" w:cs="Georgia"/>
          <w:sz w:val="19"/>
          <w:szCs w:val="19"/>
        </w:rPr>
        <w:t>to</w:t>
      </w:r>
      <w:r>
        <w:rPr>
          <w:rFonts w:ascii="Georgia" w:eastAsia="Georgia" w:hAnsi="Georgia" w:cs="Georgia"/>
          <w:spacing w:val="-6"/>
          <w:sz w:val="19"/>
          <w:szCs w:val="19"/>
        </w:rPr>
        <w:t xml:space="preserve"> </w:t>
      </w:r>
      <w:r>
        <w:rPr>
          <w:rFonts w:ascii="Georgia" w:eastAsia="Georgia" w:hAnsi="Georgia" w:cs="Georgia"/>
          <w:sz w:val="19"/>
          <w:szCs w:val="19"/>
        </w:rPr>
        <w:t>assess</w:t>
      </w:r>
      <w:r>
        <w:rPr>
          <w:rFonts w:ascii="Georgia" w:eastAsia="Georgia" w:hAnsi="Georgia" w:cs="Georgia"/>
          <w:spacing w:val="1"/>
          <w:sz w:val="19"/>
          <w:szCs w:val="19"/>
        </w:rPr>
        <w:t xml:space="preserve"> </w:t>
      </w:r>
      <w:r>
        <w:rPr>
          <w:rFonts w:ascii="Georgia" w:eastAsia="Georgia" w:hAnsi="Georgia" w:cs="Georgia"/>
          <w:sz w:val="19"/>
          <w:szCs w:val="19"/>
        </w:rPr>
        <w:t>whether</w:t>
      </w:r>
      <w:r>
        <w:rPr>
          <w:rFonts w:ascii="Georgia" w:eastAsia="Georgia" w:hAnsi="Georgia" w:cs="Georgia"/>
          <w:spacing w:val="5"/>
          <w:sz w:val="19"/>
          <w:szCs w:val="19"/>
        </w:rPr>
        <w:t xml:space="preserve"> </w:t>
      </w:r>
      <w:r>
        <w:rPr>
          <w:rFonts w:ascii="Georgia" w:eastAsia="Georgia" w:hAnsi="Georgia" w:cs="Georgia"/>
          <w:sz w:val="19"/>
          <w:szCs w:val="19"/>
        </w:rPr>
        <w:t>more advanced,</w:t>
      </w:r>
      <w:r>
        <w:rPr>
          <w:rFonts w:ascii="Georgia" w:eastAsia="Georgia" w:hAnsi="Georgia" w:cs="Georgia"/>
          <w:spacing w:val="10"/>
          <w:sz w:val="19"/>
          <w:szCs w:val="19"/>
        </w:rPr>
        <w:t xml:space="preserve"> </w:t>
      </w:r>
      <w:r>
        <w:rPr>
          <w:rFonts w:ascii="Georgia" w:eastAsia="Georgia" w:hAnsi="Georgia" w:cs="Georgia"/>
          <w:sz w:val="19"/>
          <w:szCs w:val="19"/>
        </w:rPr>
        <w:t>fully</w:t>
      </w:r>
      <w:r>
        <w:rPr>
          <w:rFonts w:ascii="Georgia" w:eastAsia="Georgia" w:hAnsi="Georgia" w:cs="Georgia"/>
          <w:spacing w:val="-2"/>
          <w:sz w:val="19"/>
          <w:szCs w:val="19"/>
        </w:rPr>
        <w:t xml:space="preserve"> </w:t>
      </w:r>
      <w:r>
        <w:rPr>
          <w:rFonts w:ascii="Georgia" w:eastAsia="Georgia" w:hAnsi="Georgia" w:cs="Georgia"/>
          <w:sz w:val="19"/>
          <w:szCs w:val="19"/>
        </w:rPr>
        <w:t>automated</w:t>
      </w:r>
      <w:r>
        <w:rPr>
          <w:rFonts w:ascii="Georgia" w:eastAsia="Georgia" w:hAnsi="Georgia" w:cs="Georgia"/>
          <w:spacing w:val="9"/>
          <w:sz w:val="19"/>
          <w:szCs w:val="19"/>
        </w:rPr>
        <w:t xml:space="preserve"> </w:t>
      </w:r>
      <w:r>
        <w:rPr>
          <w:rFonts w:ascii="Georgia" w:eastAsia="Georgia" w:hAnsi="Georgia" w:cs="Georgia"/>
          <w:sz w:val="19"/>
          <w:szCs w:val="19"/>
        </w:rPr>
        <w:t>imaging</w:t>
      </w:r>
      <w:r>
        <w:rPr>
          <w:rFonts w:ascii="Georgia" w:eastAsia="Georgia" w:hAnsi="Georgia" w:cs="Georgia"/>
          <w:spacing w:val="5"/>
          <w:sz w:val="19"/>
          <w:szCs w:val="19"/>
        </w:rPr>
        <w:t xml:space="preserve"> </w:t>
      </w:r>
      <w:r>
        <w:rPr>
          <w:rFonts w:ascii="Georgia" w:eastAsia="Georgia" w:hAnsi="Georgia" w:cs="Georgia"/>
          <w:w w:val="102"/>
          <w:sz w:val="19"/>
          <w:szCs w:val="19"/>
        </w:rPr>
        <w:t xml:space="preserve">analysis </w:t>
      </w:r>
      <w:r>
        <w:rPr>
          <w:rFonts w:ascii="Georgia" w:eastAsia="Georgia" w:hAnsi="Georgia" w:cs="Georgia"/>
          <w:sz w:val="19"/>
          <w:szCs w:val="19"/>
        </w:rPr>
        <w:t>can</w:t>
      </w:r>
      <w:r>
        <w:rPr>
          <w:rFonts w:ascii="Georgia" w:eastAsia="Georgia" w:hAnsi="Georgia" w:cs="Georgia"/>
          <w:spacing w:val="7"/>
          <w:sz w:val="19"/>
          <w:szCs w:val="19"/>
        </w:rPr>
        <w:t xml:space="preserve"> </w:t>
      </w:r>
      <w:r>
        <w:rPr>
          <w:rFonts w:ascii="Georgia" w:eastAsia="Georgia" w:hAnsi="Georgia" w:cs="Georgia"/>
          <w:sz w:val="19"/>
          <w:szCs w:val="19"/>
        </w:rPr>
        <w:t>detect</w:t>
      </w:r>
      <w:r>
        <w:rPr>
          <w:rFonts w:ascii="Georgia" w:eastAsia="Georgia" w:hAnsi="Georgia" w:cs="Georgia"/>
          <w:spacing w:val="11"/>
          <w:sz w:val="19"/>
          <w:szCs w:val="19"/>
        </w:rPr>
        <w:t xml:space="preserve"> </w:t>
      </w:r>
      <w:r>
        <w:rPr>
          <w:rFonts w:ascii="Georgia" w:eastAsia="Georgia" w:hAnsi="Georgia" w:cs="Georgia"/>
          <w:sz w:val="19"/>
          <w:szCs w:val="19"/>
        </w:rPr>
        <w:t>early</w:t>
      </w:r>
      <w:r>
        <w:rPr>
          <w:rFonts w:ascii="Georgia" w:eastAsia="Georgia" w:hAnsi="Georgia" w:cs="Georgia"/>
          <w:spacing w:val="9"/>
          <w:sz w:val="19"/>
          <w:szCs w:val="19"/>
        </w:rPr>
        <w:t xml:space="preserve"> </w:t>
      </w:r>
      <w:r>
        <w:rPr>
          <w:rFonts w:ascii="Georgia" w:eastAsia="Georgia" w:hAnsi="Georgia" w:cs="Georgia"/>
          <w:sz w:val="19"/>
          <w:szCs w:val="19"/>
        </w:rPr>
        <w:t>BOS</w:t>
      </w:r>
      <w:r>
        <w:rPr>
          <w:rFonts w:ascii="Georgia" w:eastAsia="Georgia" w:hAnsi="Georgia" w:cs="Georgia"/>
          <w:spacing w:val="8"/>
          <w:sz w:val="19"/>
          <w:szCs w:val="19"/>
        </w:rPr>
        <w:t xml:space="preserve"> </w:t>
      </w:r>
      <w:r>
        <w:rPr>
          <w:rFonts w:ascii="Georgia" w:eastAsia="Georgia" w:hAnsi="Georgia" w:cs="Georgia"/>
          <w:sz w:val="19"/>
          <w:szCs w:val="19"/>
        </w:rPr>
        <w:t>prior</w:t>
      </w:r>
      <w:r>
        <w:rPr>
          <w:rFonts w:ascii="Georgia" w:eastAsia="Georgia" w:hAnsi="Georgia" w:cs="Georgia"/>
          <w:spacing w:val="9"/>
          <w:sz w:val="19"/>
          <w:szCs w:val="19"/>
        </w:rPr>
        <w:t xml:space="preserve"> </w:t>
      </w:r>
      <w:r>
        <w:rPr>
          <w:rFonts w:ascii="Georgia" w:eastAsia="Georgia" w:hAnsi="Georgia" w:cs="Georgia"/>
          <w:sz w:val="19"/>
          <w:szCs w:val="19"/>
        </w:rPr>
        <w:t>to</w:t>
      </w:r>
      <w:r>
        <w:rPr>
          <w:rFonts w:ascii="Georgia" w:eastAsia="Georgia" w:hAnsi="Georgia" w:cs="Georgia"/>
          <w:spacing w:val="4"/>
          <w:sz w:val="19"/>
          <w:szCs w:val="19"/>
        </w:rPr>
        <w:t xml:space="preserve"> </w:t>
      </w:r>
      <w:r>
        <w:rPr>
          <w:rFonts w:ascii="Georgia" w:eastAsia="Georgia" w:hAnsi="Georgia" w:cs="Georgia"/>
          <w:sz w:val="19"/>
          <w:szCs w:val="19"/>
        </w:rPr>
        <w:t>development</w:t>
      </w:r>
      <w:r>
        <w:rPr>
          <w:rFonts w:ascii="Georgia" w:eastAsia="Georgia" w:hAnsi="Georgia" w:cs="Georgia"/>
          <w:spacing w:val="23"/>
          <w:sz w:val="19"/>
          <w:szCs w:val="19"/>
        </w:rPr>
        <w:t xml:space="preserve"> </w:t>
      </w:r>
      <w:r>
        <w:rPr>
          <w:rFonts w:ascii="Georgia" w:eastAsia="Georgia" w:hAnsi="Georgia" w:cs="Georgia"/>
          <w:sz w:val="19"/>
          <w:szCs w:val="19"/>
        </w:rPr>
        <w:t>of</w:t>
      </w:r>
      <w:r>
        <w:rPr>
          <w:rFonts w:ascii="Georgia" w:eastAsia="Georgia" w:hAnsi="Georgia" w:cs="Georgia"/>
          <w:spacing w:val="4"/>
          <w:sz w:val="19"/>
          <w:szCs w:val="19"/>
        </w:rPr>
        <w:t xml:space="preserve"> </w:t>
      </w:r>
      <w:r>
        <w:rPr>
          <w:rFonts w:ascii="Georgia" w:eastAsia="Georgia" w:hAnsi="Georgia" w:cs="Georgia"/>
          <w:sz w:val="19"/>
          <w:szCs w:val="19"/>
        </w:rPr>
        <w:t>clinically</w:t>
      </w:r>
      <w:r>
        <w:rPr>
          <w:rFonts w:ascii="Georgia" w:eastAsia="Georgia" w:hAnsi="Georgia" w:cs="Georgia"/>
          <w:spacing w:val="16"/>
          <w:sz w:val="19"/>
          <w:szCs w:val="19"/>
        </w:rPr>
        <w:t xml:space="preserve"> </w:t>
      </w:r>
      <w:r>
        <w:rPr>
          <w:rFonts w:ascii="Georgia" w:eastAsia="Georgia" w:hAnsi="Georgia" w:cs="Georgia"/>
          <w:sz w:val="19"/>
          <w:szCs w:val="19"/>
        </w:rPr>
        <w:t>apparent</w:t>
      </w:r>
      <w:r>
        <w:rPr>
          <w:rFonts w:ascii="Georgia" w:eastAsia="Georgia" w:hAnsi="Georgia" w:cs="Georgia"/>
          <w:spacing w:val="16"/>
          <w:sz w:val="19"/>
          <w:szCs w:val="19"/>
        </w:rPr>
        <w:t xml:space="preserve"> </w:t>
      </w:r>
      <w:r>
        <w:rPr>
          <w:rFonts w:ascii="Georgia" w:eastAsia="Georgia" w:hAnsi="Georgia" w:cs="Georgia"/>
          <w:w w:val="102"/>
          <w:sz w:val="19"/>
          <w:szCs w:val="19"/>
        </w:rPr>
        <w:t>disease.</w:t>
      </w:r>
    </w:p>
    <w:p w14:paraId="6C8E523B" w14:textId="718768D5" w:rsidR="00E61F9D" w:rsidRDefault="005C64D6">
      <w:pPr>
        <w:spacing w:before="59" w:after="0" w:line="277" w:lineRule="auto"/>
        <w:ind w:left="120" w:right="88"/>
        <w:jc w:val="both"/>
        <w:rPr>
          <w:rFonts w:ascii="Georgia" w:eastAsia="Georgia" w:hAnsi="Georgia" w:cs="Georgia"/>
          <w:sz w:val="19"/>
          <w:szCs w:val="19"/>
        </w:rPr>
      </w:pPr>
      <w:r>
        <w:rPr>
          <w:rFonts w:ascii="Georgia" w:eastAsia="Georgia" w:hAnsi="Georgia" w:cs="Georgia"/>
          <w:sz w:val="19"/>
          <w:szCs w:val="19"/>
        </w:rPr>
        <w:t>PFT</w:t>
      </w:r>
      <w:r>
        <w:rPr>
          <w:rFonts w:ascii="Georgia" w:eastAsia="Georgia" w:hAnsi="Georgia" w:cs="Georgia"/>
          <w:spacing w:val="-7"/>
          <w:sz w:val="19"/>
          <w:szCs w:val="19"/>
        </w:rPr>
        <w:t xml:space="preserve"> </w:t>
      </w:r>
      <w:r>
        <w:rPr>
          <w:rFonts w:ascii="Georgia" w:eastAsia="Georgia" w:hAnsi="Georgia" w:cs="Georgia"/>
          <w:sz w:val="19"/>
          <w:szCs w:val="19"/>
        </w:rPr>
        <w:t>is</w:t>
      </w:r>
      <w:r>
        <w:rPr>
          <w:rFonts w:ascii="Georgia" w:eastAsia="Georgia" w:hAnsi="Georgia" w:cs="Georgia"/>
          <w:spacing w:val="-11"/>
          <w:sz w:val="19"/>
          <w:szCs w:val="19"/>
        </w:rPr>
        <w:t xml:space="preserve"> </w:t>
      </w:r>
      <w:r>
        <w:rPr>
          <w:rFonts w:ascii="Georgia" w:eastAsia="Georgia" w:hAnsi="Georgia" w:cs="Georgia"/>
          <w:sz w:val="19"/>
          <w:szCs w:val="19"/>
        </w:rPr>
        <w:t>the</w:t>
      </w:r>
      <w:r>
        <w:rPr>
          <w:rFonts w:ascii="Georgia" w:eastAsia="Georgia" w:hAnsi="Georgia" w:cs="Georgia"/>
          <w:spacing w:val="-9"/>
          <w:sz w:val="19"/>
          <w:szCs w:val="19"/>
        </w:rPr>
        <w:t xml:space="preserve"> </w:t>
      </w:r>
      <w:r>
        <w:rPr>
          <w:rFonts w:ascii="Georgia" w:eastAsia="Georgia" w:hAnsi="Georgia" w:cs="Georgia"/>
          <w:sz w:val="19"/>
          <w:szCs w:val="19"/>
        </w:rPr>
        <w:t>current</w:t>
      </w:r>
      <w:r>
        <w:rPr>
          <w:rFonts w:ascii="Georgia" w:eastAsia="Georgia" w:hAnsi="Georgia" w:cs="Georgia"/>
          <w:spacing w:val="-2"/>
          <w:sz w:val="19"/>
          <w:szCs w:val="19"/>
        </w:rPr>
        <w:t xml:space="preserve"> </w:t>
      </w:r>
      <w:r>
        <w:rPr>
          <w:rFonts w:ascii="Georgia" w:eastAsia="Georgia" w:hAnsi="Georgia" w:cs="Georgia"/>
          <w:sz w:val="19"/>
          <w:szCs w:val="19"/>
        </w:rPr>
        <w:t>reference</w:t>
      </w:r>
      <w:r>
        <w:rPr>
          <w:rFonts w:ascii="Georgia" w:eastAsia="Georgia" w:hAnsi="Georgia" w:cs="Georgia"/>
          <w:spacing w:val="2"/>
          <w:sz w:val="19"/>
          <w:szCs w:val="19"/>
        </w:rPr>
        <w:t xml:space="preserve"> </w:t>
      </w:r>
      <w:r>
        <w:rPr>
          <w:rFonts w:ascii="Georgia" w:eastAsia="Georgia" w:hAnsi="Georgia" w:cs="Georgia"/>
          <w:sz w:val="19"/>
          <w:szCs w:val="19"/>
        </w:rPr>
        <w:t>standard</w:t>
      </w:r>
      <w:r>
        <w:rPr>
          <w:rFonts w:ascii="Georgia" w:eastAsia="Georgia" w:hAnsi="Georgia" w:cs="Georgia"/>
          <w:spacing w:val="1"/>
          <w:sz w:val="19"/>
          <w:szCs w:val="19"/>
        </w:rPr>
        <w:t xml:space="preserve"> </w:t>
      </w:r>
      <w:r>
        <w:rPr>
          <w:rFonts w:ascii="Georgia" w:eastAsia="Georgia" w:hAnsi="Georgia" w:cs="Georgia"/>
          <w:sz w:val="19"/>
          <w:szCs w:val="19"/>
        </w:rPr>
        <w:t>for</w:t>
      </w:r>
      <w:r>
        <w:rPr>
          <w:rFonts w:ascii="Georgia" w:eastAsia="Georgia" w:hAnsi="Georgia" w:cs="Georgia"/>
          <w:spacing w:val="-9"/>
          <w:sz w:val="19"/>
          <w:szCs w:val="19"/>
        </w:rPr>
        <w:t xml:space="preserve"> </w:t>
      </w:r>
      <w:r>
        <w:rPr>
          <w:rFonts w:ascii="Georgia" w:eastAsia="Georgia" w:hAnsi="Georgia" w:cs="Georgia"/>
          <w:sz w:val="19"/>
          <w:szCs w:val="19"/>
        </w:rPr>
        <w:t>diagnosis</w:t>
      </w:r>
      <w:r>
        <w:rPr>
          <w:rFonts w:ascii="Georgia" w:eastAsia="Georgia" w:hAnsi="Georgia" w:cs="Georgia"/>
          <w:spacing w:val="2"/>
          <w:sz w:val="19"/>
          <w:szCs w:val="19"/>
        </w:rPr>
        <w:t xml:space="preserve"> </w:t>
      </w:r>
      <w:r>
        <w:rPr>
          <w:rFonts w:ascii="Georgia" w:eastAsia="Georgia" w:hAnsi="Georgia" w:cs="Georgia"/>
          <w:sz w:val="19"/>
          <w:szCs w:val="19"/>
        </w:rPr>
        <w:t>of</w:t>
      </w:r>
      <w:r>
        <w:rPr>
          <w:rFonts w:ascii="Georgia" w:eastAsia="Georgia" w:hAnsi="Georgia" w:cs="Georgia"/>
          <w:spacing w:val="-11"/>
          <w:sz w:val="19"/>
          <w:szCs w:val="19"/>
        </w:rPr>
        <w:t xml:space="preserve"> </w:t>
      </w:r>
      <w:r>
        <w:rPr>
          <w:rFonts w:ascii="Georgia" w:eastAsia="Georgia" w:hAnsi="Georgia" w:cs="Georgia"/>
          <w:sz w:val="19"/>
          <w:szCs w:val="19"/>
        </w:rPr>
        <w:t>BOS;</w:t>
      </w:r>
      <w:r>
        <w:rPr>
          <w:rFonts w:ascii="Georgia" w:eastAsia="Georgia" w:hAnsi="Georgia" w:cs="Georgia"/>
          <w:spacing w:val="-5"/>
          <w:sz w:val="19"/>
          <w:szCs w:val="19"/>
        </w:rPr>
        <w:t xml:space="preserve"> </w:t>
      </w:r>
      <w:r>
        <w:rPr>
          <w:rFonts w:ascii="Georgia" w:eastAsia="Georgia" w:hAnsi="Georgia" w:cs="Georgia"/>
          <w:sz w:val="19"/>
          <w:szCs w:val="19"/>
        </w:rPr>
        <w:t>however,</w:t>
      </w:r>
      <w:r>
        <w:rPr>
          <w:rFonts w:ascii="Georgia" w:eastAsia="Georgia" w:hAnsi="Georgia" w:cs="Georgia"/>
          <w:spacing w:val="4"/>
          <w:sz w:val="19"/>
          <w:szCs w:val="19"/>
        </w:rPr>
        <w:t xml:space="preserve"> </w:t>
      </w:r>
      <w:r>
        <w:rPr>
          <w:rFonts w:ascii="Georgia" w:eastAsia="Georgia" w:hAnsi="Georgia" w:cs="Georgia"/>
          <w:sz w:val="19"/>
          <w:szCs w:val="19"/>
        </w:rPr>
        <w:t>by</w:t>
      </w:r>
      <w:r>
        <w:rPr>
          <w:rFonts w:ascii="Georgia" w:eastAsia="Georgia" w:hAnsi="Georgia" w:cs="Georgia"/>
          <w:spacing w:val="-10"/>
          <w:sz w:val="19"/>
          <w:szCs w:val="19"/>
        </w:rPr>
        <w:t xml:space="preserve"> </w:t>
      </w:r>
      <w:r>
        <w:rPr>
          <w:rFonts w:ascii="Georgia" w:eastAsia="Georgia" w:hAnsi="Georgia" w:cs="Georgia"/>
          <w:sz w:val="19"/>
          <w:szCs w:val="19"/>
        </w:rPr>
        <w:t>the</w:t>
      </w:r>
      <w:r>
        <w:rPr>
          <w:rFonts w:ascii="Georgia" w:eastAsia="Georgia" w:hAnsi="Georgia" w:cs="Georgia"/>
          <w:spacing w:val="-9"/>
          <w:sz w:val="19"/>
          <w:szCs w:val="19"/>
        </w:rPr>
        <w:t xml:space="preserve"> </w:t>
      </w:r>
      <w:r>
        <w:rPr>
          <w:rFonts w:ascii="Georgia" w:eastAsia="Georgia" w:hAnsi="Georgia" w:cs="Georgia"/>
          <w:sz w:val="19"/>
          <w:szCs w:val="19"/>
        </w:rPr>
        <w:t>time</w:t>
      </w:r>
      <w:r>
        <w:rPr>
          <w:rFonts w:ascii="Georgia" w:eastAsia="Georgia" w:hAnsi="Georgia" w:cs="Georgia"/>
          <w:spacing w:val="-6"/>
          <w:sz w:val="19"/>
          <w:szCs w:val="19"/>
        </w:rPr>
        <w:t xml:space="preserve"> </w:t>
      </w:r>
      <w:r>
        <w:rPr>
          <w:rFonts w:ascii="Georgia" w:eastAsia="Georgia" w:hAnsi="Georgia" w:cs="Georgia"/>
          <w:sz w:val="19"/>
          <w:szCs w:val="19"/>
        </w:rPr>
        <w:t>PFT</w:t>
      </w:r>
      <w:r>
        <w:rPr>
          <w:rFonts w:ascii="Georgia" w:eastAsia="Georgia" w:hAnsi="Georgia" w:cs="Georgia"/>
          <w:spacing w:val="-7"/>
          <w:sz w:val="19"/>
          <w:szCs w:val="19"/>
        </w:rPr>
        <w:t xml:space="preserve"> </w:t>
      </w:r>
      <w:r>
        <w:rPr>
          <w:rFonts w:ascii="Georgia" w:eastAsia="Georgia" w:hAnsi="Georgia" w:cs="Georgia"/>
          <w:sz w:val="19"/>
          <w:szCs w:val="19"/>
        </w:rPr>
        <w:t>abnormalities</w:t>
      </w:r>
      <w:r>
        <w:rPr>
          <w:rFonts w:ascii="Georgia" w:eastAsia="Georgia" w:hAnsi="Georgia" w:cs="Georgia"/>
          <w:spacing w:val="9"/>
          <w:sz w:val="19"/>
          <w:szCs w:val="19"/>
        </w:rPr>
        <w:t xml:space="preserve"> </w:t>
      </w:r>
      <w:r>
        <w:rPr>
          <w:rFonts w:ascii="Georgia" w:eastAsia="Georgia" w:hAnsi="Georgia" w:cs="Georgia"/>
          <w:sz w:val="19"/>
          <w:szCs w:val="19"/>
        </w:rPr>
        <w:t>beyond</w:t>
      </w:r>
      <w:r>
        <w:rPr>
          <w:rFonts w:ascii="Georgia" w:eastAsia="Georgia" w:hAnsi="Georgia" w:cs="Georgia"/>
          <w:spacing w:val="-2"/>
          <w:sz w:val="19"/>
          <w:szCs w:val="19"/>
        </w:rPr>
        <w:t xml:space="preserve"> </w:t>
      </w:r>
      <w:r>
        <w:rPr>
          <w:rFonts w:ascii="Georgia" w:eastAsia="Georgia" w:hAnsi="Georgia" w:cs="Georgia"/>
          <w:sz w:val="19"/>
          <w:szCs w:val="19"/>
        </w:rPr>
        <w:t>the</w:t>
      </w:r>
      <w:r>
        <w:rPr>
          <w:rFonts w:ascii="Georgia" w:eastAsia="Georgia" w:hAnsi="Georgia" w:cs="Georgia"/>
          <w:spacing w:val="-9"/>
          <w:sz w:val="19"/>
          <w:szCs w:val="19"/>
        </w:rPr>
        <w:t xml:space="preserve"> </w:t>
      </w:r>
      <w:r>
        <w:rPr>
          <w:rFonts w:ascii="Georgia" w:eastAsia="Georgia" w:hAnsi="Georgia" w:cs="Georgia"/>
          <w:sz w:val="19"/>
          <w:szCs w:val="19"/>
        </w:rPr>
        <w:t>threshold</w:t>
      </w:r>
      <w:r>
        <w:rPr>
          <w:rFonts w:ascii="Georgia" w:eastAsia="Georgia" w:hAnsi="Georgia" w:cs="Georgia"/>
          <w:spacing w:val="2"/>
          <w:sz w:val="19"/>
          <w:szCs w:val="19"/>
        </w:rPr>
        <w:t xml:space="preserve"> </w:t>
      </w:r>
      <w:r>
        <w:rPr>
          <w:rFonts w:ascii="Georgia" w:eastAsia="Georgia" w:hAnsi="Georgia" w:cs="Georgia"/>
          <w:sz w:val="19"/>
          <w:szCs w:val="19"/>
        </w:rPr>
        <w:t>of</w:t>
      </w:r>
      <w:r>
        <w:rPr>
          <w:rFonts w:ascii="Georgia" w:eastAsia="Georgia" w:hAnsi="Georgia" w:cs="Georgia"/>
          <w:spacing w:val="-11"/>
          <w:sz w:val="19"/>
          <w:szCs w:val="19"/>
        </w:rPr>
        <w:t xml:space="preserve"> </w:t>
      </w:r>
      <w:r>
        <w:rPr>
          <w:rFonts w:ascii="Georgia" w:eastAsia="Georgia" w:hAnsi="Georgia" w:cs="Georgia"/>
          <w:w w:val="102"/>
          <w:sz w:val="19"/>
          <w:szCs w:val="19"/>
        </w:rPr>
        <w:t xml:space="preserve">BOS </w:t>
      </w:r>
      <w:r>
        <w:rPr>
          <w:rFonts w:ascii="Georgia" w:eastAsia="Georgia" w:hAnsi="Georgia" w:cs="Georgia"/>
          <w:sz w:val="19"/>
          <w:szCs w:val="19"/>
        </w:rPr>
        <w:t>diagnosis</w:t>
      </w:r>
      <w:r>
        <w:rPr>
          <w:rFonts w:ascii="Georgia" w:eastAsia="Georgia" w:hAnsi="Georgia" w:cs="Georgia"/>
          <w:spacing w:val="8"/>
          <w:sz w:val="19"/>
          <w:szCs w:val="19"/>
        </w:rPr>
        <w:t xml:space="preserve"> </w:t>
      </w:r>
      <w:r>
        <w:rPr>
          <w:rFonts w:ascii="Georgia" w:eastAsia="Georgia" w:hAnsi="Georgia" w:cs="Georgia"/>
          <w:sz w:val="19"/>
          <w:szCs w:val="19"/>
        </w:rPr>
        <w:t>ensue,</w:t>
      </w:r>
      <w:r>
        <w:rPr>
          <w:rFonts w:ascii="Georgia" w:eastAsia="Georgia" w:hAnsi="Georgia" w:cs="Georgia"/>
          <w:spacing w:val="5"/>
          <w:sz w:val="19"/>
          <w:szCs w:val="19"/>
        </w:rPr>
        <w:t xml:space="preserve"> </w:t>
      </w:r>
      <w:r>
        <w:rPr>
          <w:rFonts w:ascii="Georgia" w:eastAsia="Georgia" w:hAnsi="Georgia" w:cs="Georgia"/>
          <w:sz w:val="19"/>
          <w:szCs w:val="19"/>
        </w:rPr>
        <w:t>the</w:t>
      </w:r>
      <w:r>
        <w:rPr>
          <w:rFonts w:ascii="Georgia" w:eastAsia="Georgia" w:hAnsi="Georgia" w:cs="Georgia"/>
          <w:spacing w:val="-3"/>
          <w:sz w:val="19"/>
          <w:szCs w:val="19"/>
        </w:rPr>
        <w:t xml:space="preserve"> </w:t>
      </w:r>
      <w:r>
        <w:rPr>
          <w:rFonts w:ascii="Georgia" w:eastAsia="Georgia" w:hAnsi="Georgia" w:cs="Georgia"/>
          <w:sz w:val="19"/>
          <w:szCs w:val="19"/>
        </w:rPr>
        <w:t>disease</w:t>
      </w:r>
      <w:r>
        <w:rPr>
          <w:rFonts w:ascii="Georgia" w:eastAsia="Georgia" w:hAnsi="Georgia" w:cs="Georgia"/>
          <w:spacing w:val="4"/>
          <w:sz w:val="19"/>
          <w:szCs w:val="19"/>
        </w:rPr>
        <w:t xml:space="preserve"> </w:t>
      </w:r>
      <w:r>
        <w:rPr>
          <w:rFonts w:ascii="Georgia" w:eastAsia="Georgia" w:hAnsi="Georgia" w:cs="Georgia"/>
          <w:sz w:val="19"/>
          <w:szCs w:val="19"/>
        </w:rPr>
        <w:t>is</w:t>
      </w:r>
      <w:r>
        <w:rPr>
          <w:rFonts w:ascii="Georgia" w:eastAsia="Georgia" w:hAnsi="Georgia" w:cs="Georgia"/>
          <w:spacing w:val="-5"/>
          <w:sz w:val="19"/>
          <w:szCs w:val="19"/>
        </w:rPr>
        <w:t xml:space="preserve"> </w:t>
      </w:r>
      <w:r>
        <w:rPr>
          <w:rFonts w:ascii="Georgia" w:eastAsia="Georgia" w:hAnsi="Georgia" w:cs="Georgia"/>
          <w:sz w:val="19"/>
          <w:szCs w:val="19"/>
        </w:rPr>
        <w:t>already</w:t>
      </w:r>
      <w:r>
        <w:rPr>
          <w:rFonts w:ascii="Georgia" w:eastAsia="Georgia" w:hAnsi="Georgia" w:cs="Georgia"/>
          <w:spacing w:val="4"/>
          <w:sz w:val="19"/>
          <w:szCs w:val="19"/>
        </w:rPr>
        <w:t xml:space="preserve"> </w:t>
      </w:r>
      <w:r>
        <w:rPr>
          <w:rFonts w:ascii="Georgia" w:eastAsia="Georgia" w:hAnsi="Georgia" w:cs="Georgia"/>
          <w:sz w:val="19"/>
          <w:szCs w:val="19"/>
        </w:rPr>
        <w:t>manifest</w:t>
      </w:r>
      <w:r>
        <w:rPr>
          <w:rFonts w:ascii="Georgia" w:eastAsia="Georgia" w:hAnsi="Georgia" w:cs="Georgia"/>
          <w:spacing w:val="7"/>
          <w:sz w:val="19"/>
          <w:szCs w:val="19"/>
        </w:rPr>
        <w:t xml:space="preserve"> </w:t>
      </w:r>
      <w:r>
        <w:rPr>
          <w:rFonts w:ascii="Georgia" w:eastAsia="Georgia" w:hAnsi="Georgia" w:cs="Georgia"/>
          <w:sz w:val="19"/>
          <w:szCs w:val="19"/>
        </w:rPr>
        <w:t>and</w:t>
      </w:r>
      <w:r>
        <w:rPr>
          <w:rFonts w:ascii="Georgia" w:eastAsia="Georgia" w:hAnsi="Georgia" w:cs="Georgia"/>
          <w:spacing w:val="-2"/>
          <w:sz w:val="19"/>
          <w:szCs w:val="19"/>
        </w:rPr>
        <w:t xml:space="preserve"> </w:t>
      </w:r>
      <w:r>
        <w:rPr>
          <w:rFonts w:ascii="Georgia" w:eastAsia="Georgia" w:hAnsi="Georgia" w:cs="Georgia"/>
          <w:sz w:val="19"/>
          <w:szCs w:val="19"/>
        </w:rPr>
        <w:t>is</w:t>
      </w:r>
      <w:r>
        <w:rPr>
          <w:rFonts w:ascii="Georgia" w:eastAsia="Georgia" w:hAnsi="Georgia" w:cs="Georgia"/>
          <w:spacing w:val="-5"/>
          <w:sz w:val="19"/>
          <w:szCs w:val="19"/>
        </w:rPr>
        <w:t xml:space="preserve"> </w:t>
      </w:r>
      <w:r>
        <w:rPr>
          <w:rFonts w:ascii="Georgia" w:eastAsia="Georgia" w:hAnsi="Georgia" w:cs="Georgia"/>
          <w:sz w:val="19"/>
          <w:szCs w:val="19"/>
        </w:rPr>
        <w:t>not</w:t>
      </w:r>
      <w:r>
        <w:rPr>
          <w:rFonts w:ascii="Georgia" w:eastAsia="Georgia" w:hAnsi="Georgia" w:cs="Georgia"/>
          <w:spacing w:val="-2"/>
          <w:sz w:val="19"/>
          <w:szCs w:val="19"/>
        </w:rPr>
        <w:t xml:space="preserve"> </w:t>
      </w:r>
      <w:r>
        <w:rPr>
          <w:rFonts w:ascii="Georgia" w:eastAsia="Georgia" w:hAnsi="Georgia" w:cs="Georgia"/>
          <w:sz w:val="19"/>
          <w:szCs w:val="19"/>
        </w:rPr>
        <w:t>reversible</w:t>
      </w:r>
      <w:r>
        <w:rPr>
          <w:rFonts w:ascii="Georgia" w:eastAsia="Georgia" w:hAnsi="Georgia" w:cs="Georgia"/>
          <w:spacing w:val="8"/>
          <w:sz w:val="19"/>
          <w:szCs w:val="19"/>
        </w:rPr>
        <w:t xml:space="preserve"> </w:t>
      </w:r>
      <w:r>
        <w:rPr>
          <w:rFonts w:ascii="Georgia" w:eastAsia="Georgia" w:hAnsi="Georgia" w:cs="Georgia"/>
          <w:sz w:val="19"/>
          <w:szCs w:val="19"/>
        </w:rPr>
        <w:t>with</w:t>
      </w:r>
      <w:r>
        <w:rPr>
          <w:rFonts w:ascii="Georgia" w:eastAsia="Georgia" w:hAnsi="Georgia" w:cs="Georgia"/>
          <w:spacing w:val="-1"/>
          <w:sz w:val="19"/>
          <w:szCs w:val="19"/>
        </w:rPr>
        <w:t xml:space="preserve"> </w:t>
      </w:r>
      <w:r>
        <w:rPr>
          <w:rFonts w:ascii="Georgia" w:eastAsia="Georgia" w:hAnsi="Georgia" w:cs="Georgia"/>
          <w:sz w:val="19"/>
          <w:szCs w:val="19"/>
        </w:rPr>
        <w:t>existing</w:t>
      </w:r>
      <w:r>
        <w:rPr>
          <w:rFonts w:ascii="Georgia" w:eastAsia="Georgia" w:hAnsi="Georgia" w:cs="Georgia"/>
          <w:spacing w:val="5"/>
          <w:sz w:val="19"/>
          <w:szCs w:val="19"/>
        </w:rPr>
        <w:t xml:space="preserve"> </w:t>
      </w:r>
      <w:r>
        <w:rPr>
          <w:rFonts w:ascii="Georgia" w:eastAsia="Georgia" w:hAnsi="Georgia" w:cs="Georgia"/>
          <w:sz w:val="19"/>
          <w:szCs w:val="19"/>
        </w:rPr>
        <w:t>therapies.</w:t>
      </w:r>
      <w:r>
        <w:rPr>
          <w:rFonts w:ascii="Georgia" w:eastAsia="Georgia" w:hAnsi="Georgia" w:cs="Georgia"/>
          <w:spacing w:val="31"/>
          <w:sz w:val="19"/>
          <w:szCs w:val="19"/>
        </w:rPr>
        <w:t xml:space="preserve"> </w:t>
      </w:r>
      <w:r>
        <w:rPr>
          <w:rFonts w:ascii="Georgia" w:eastAsia="Georgia" w:hAnsi="Georgia" w:cs="Georgia"/>
          <w:sz w:val="19"/>
          <w:szCs w:val="19"/>
        </w:rPr>
        <w:t>It</w:t>
      </w:r>
      <w:r>
        <w:rPr>
          <w:rFonts w:ascii="Georgia" w:eastAsia="Georgia" w:hAnsi="Georgia" w:cs="Georgia"/>
          <w:spacing w:val="-5"/>
          <w:sz w:val="19"/>
          <w:szCs w:val="19"/>
        </w:rPr>
        <w:t xml:space="preserve"> </w:t>
      </w:r>
      <w:r>
        <w:rPr>
          <w:rFonts w:ascii="Georgia" w:eastAsia="Georgia" w:hAnsi="Georgia" w:cs="Georgia"/>
          <w:sz w:val="19"/>
          <w:szCs w:val="19"/>
        </w:rPr>
        <w:t>is</w:t>
      </w:r>
      <w:r>
        <w:rPr>
          <w:rFonts w:ascii="Georgia" w:eastAsia="Georgia" w:hAnsi="Georgia" w:cs="Georgia"/>
          <w:spacing w:val="-5"/>
          <w:sz w:val="19"/>
          <w:szCs w:val="19"/>
        </w:rPr>
        <w:t xml:space="preserve"> </w:t>
      </w:r>
      <w:r>
        <w:rPr>
          <w:rFonts w:ascii="Georgia" w:eastAsia="Georgia" w:hAnsi="Georgia" w:cs="Georgia"/>
          <w:sz w:val="19"/>
          <w:szCs w:val="19"/>
        </w:rPr>
        <w:t>conceivable</w:t>
      </w:r>
      <w:r>
        <w:rPr>
          <w:rFonts w:ascii="Georgia" w:eastAsia="Georgia" w:hAnsi="Georgia" w:cs="Georgia"/>
          <w:spacing w:val="12"/>
          <w:sz w:val="19"/>
          <w:szCs w:val="19"/>
        </w:rPr>
        <w:t xml:space="preserve"> </w:t>
      </w:r>
      <w:r>
        <w:rPr>
          <w:rFonts w:ascii="Georgia" w:eastAsia="Georgia" w:hAnsi="Georgia" w:cs="Georgia"/>
          <w:sz w:val="19"/>
          <w:szCs w:val="19"/>
        </w:rPr>
        <w:t>that</w:t>
      </w:r>
      <w:r>
        <w:rPr>
          <w:rFonts w:ascii="Georgia" w:eastAsia="Georgia" w:hAnsi="Georgia" w:cs="Georgia"/>
          <w:spacing w:val="-1"/>
          <w:sz w:val="19"/>
          <w:szCs w:val="19"/>
        </w:rPr>
        <w:t xml:space="preserve"> </w:t>
      </w:r>
      <w:r>
        <w:rPr>
          <w:rFonts w:ascii="Georgia" w:eastAsia="Georgia" w:hAnsi="Georgia" w:cs="Georgia"/>
          <w:w w:val="102"/>
          <w:sz w:val="19"/>
          <w:szCs w:val="19"/>
        </w:rPr>
        <w:t xml:space="preserve">sophisticated </w:t>
      </w:r>
      <w:r>
        <w:rPr>
          <w:rFonts w:ascii="Georgia" w:eastAsia="Georgia" w:hAnsi="Georgia" w:cs="Georgia"/>
          <w:sz w:val="19"/>
          <w:szCs w:val="19"/>
        </w:rPr>
        <w:t>analysis</w:t>
      </w:r>
      <w:r>
        <w:rPr>
          <w:rFonts w:ascii="Georgia" w:eastAsia="Georgia" w:hAnsi="Georgia" w:cs="Georgia"/>
          <w:spacing w:val="10"/>
          <w:sz w:val="19"/>
          <w:szCs w:val="19"/>
        </w:rPr>
        <w:t xml:space="preserve"> </w:t>
      </w:r>
      <w:r>
        <w:rPr>
          <w:rFonts w:ascii="Georgia" w:eastAsia="Georgia" w:hAnsi="Georgia" w:cs="Georgia"/>
          <w:sz w:val="19"/>
          <w:szCs w:val="19"/>
        </w:rPr>
        <w:t>of CT,</w:t>
      </w:r>
      <w:r>
        <w:rPr>
          <w:rFonts w:ascii="Georgia" w:eastAsia="Georgia" w:hAnsi="Georgia" w:cs="Georgia"/>
          <w:spacing w:val="3"/>
          <w:sz w:val="19"/>
          <w:szCs w:val="19"/>
        </w:rPr>
        <w:t xml:space="preserve"> </w:t>
      </w:r>
      <w:r>
        <w:rPr>
          <w:rFonts w:ascii="Georgia" w:eastAsia="Georgia" w:hAnsi="Georgia" w:cs="Georgia"/>
          <w:sz w:val="19"/>
          <w:szCs w:val="19"/>
        </w:rPr>
        <w:t>including</w:t>
      </w:r>
      <w:r>
        <w:rPr>
          <w:rFonts w:ascii="Georgia" w:eastAsia="Georgia" w:hAnsi="Georgia" w:cs="Georgia"/>
          <w:spacing w:val="13"/>
          <w:sz w:val="19"/>
          <w:szCs w:val="19"/>
        </w:rPr>
        <w:t xml:space="preserve"> </w:t>
      </w:r>
      <w:r>
        <w:rPr>
          <w:rFonts w:ascii="Georgia" w:eastAsia="Georgia" w:hAnsi="Georgia" w:cs="Georgia"/>
          <w:sz w:val="19"/>
          <w:szCs w:val="19"/>
        </w:rPr>
        <w:t>quantitative</w:t>
      </w:r>
      <w:r>
        <w:rPr>
          <w:rFonts w:ascii="Georgia" w:eastAsia="Georgia" w:hAnsi="Georgia" w:cs="Georgia"/>
          <w:spacing w:val="17"/>
          <w:sz w:val="19"/>
          <w:szCs w:val="19"/>
        </w:rPr>
        <w:t xml:space="preserve"> </w:t>
      </w:r>
      <w:r>
        <w:rPr>
          <w:rFonts w:ascii="Georgia" w:eastAsia="Georgia" w:hAnsi="Georgia" w:cs="Georgia"/>
          <w:sz w:val="19"/>
          <w:szCs w:val="19"/>
        </w:rPr>
        <w:t>attenuation</w:t>
      </w:r>
      <w:r>
        <w:rPr>
          <w:rFonts w:ascii="Georgia" w:eastAsia="Georgia" w:hAnsi="Georgia" w:cs="Georgia"/>
          <w:spacing w:val="16"/>
          <w:sz w:val="19"/>
          <w:szCs w:val="19"/>
        </w:rPr>
        <w:t xml:space="preserve"> </w:t>
      </w:r>
      <w:r>
        <w:rPr>
          <w:rFonts w:ascii="Georgia" w:eastAsia="Georgia" w:hAnsi="Georgia" w:cs="Georgia"/>
          <w:sz w:val="19"/>
          <w:szCs w:val="19"/>
        </w:rPr>
        <w:t>masks</w:t>
      </w:r>
      <w:r>
        <w:rPr>
          <w:rFonts w:ascii="Georgia" w:eastAsia="Georgia" w:hAnsi="Georgia" w:cs="Georgia"/>
          <w:spacing w:val="7"/>
          <w:sz w:val="19"/>
          <w:szCs w:val="19"/>
        </w:rPr>
        <w:t xml:space="preserve"> </w:t>
      </w:r>
      <w:r>
        <w:rPr>
          <w:rFonts w:ascii="Georgia" w:eastAsia="Georgia" w:hAnsi="Georgia" w:cs="Georgia"/>
          <w:sz w:val="19"/>
          <w:szCs w:val="19"/>
        </w:rPr>
        <w:t>in</w:t>
      </w:r>
      <w:r>
        <w:rPr>
          <w:rFonts w:ascii="Georgia" w:eastAsia="Georgia" w:hAnsi="Georgia" w:cs="Georgia"/>
          <w:spacing w:val="2"/>
          <w:sz w:val="19"/>
          <w:szCs w:val="19"/>
        </w:rPr>
        <w:t xml:space="preserve"> </w:t>
      </w:r>
      <w:r>
        <w:rPr>
          <w:rFonts w:ascii="Georgia" w:eastAsia="Georgia" w:hAnsi="Georgia" w:cs="Georgia"/>
          <w:sz w:val="19"/>
          <w:szCs w:val="19"/>
        </w:rPr>
        <w:t>inspiratory</w:t>
      </w:r>
      <w:r>
        <w:rPr>
          <w:rFonts w:ascii="Georgia" w:eastAsia="Georgia" w:hAnsi="Georgia" w:cs="Georgia"/>
          <w:spacing w:val="15"/>
          <w:sz w:val="19"/>
          <w:szCs w:val="19"/>
        </w:rPr>
        <w:t xml:space="preserve"> </w:t>
      </w:r>
      <w:r>
        <w:rPr>
          <w:rFonts w:ascii="Georgia" w:eastAsia="Georgia" w:hAnsi="Georgia" w:cs="Georgia"/>
          <w:sz w:val="19"/>
          <w:szCs w:val="19"/>
        </w:rPr>
        <w:t>and</w:t>
      </w:r>
      <w:r>
        <w:rPr>
          <w:rFonts w:ascii="Georgia" w:eastAsia="Georgia" w:hAnsi="Georgia" w:cs="Georgia"/>
          <w:spacing w:val="3"/>
          <w:sz w:val="19"/>
          <w:szCs w:val="19"/>
        </w:rPr>
        <w:t xml:space="preserve"> </w:t>
      </w:r>
      <w:r>
        <w:rPr>
          <w:rFonts w:ascii="Georgia" w:eastAsia="Georgia" w:hAnsi="Georgia" w:cs="Georgia"/>
          <w:sz w:val="19"/>
          <w:szCs w:val="19"/>
        </w:rPr>
        <w:t>expiratory</w:t>
      </w:r>
      <w:r>
        <w:rPr>
          <w:rFonts w:ascii="Georgia" w:eastAsia="Georgia" w:hAnsi="Georgia" w:cs="Georgia"/>
          <w:spacing w:val="14"/>
          <w:sz w:val="19"/>
          <w:szCs w:val="19"/>
        </w:rPr>
        <w:t xml:space="preserve"> </w:t>
      </w:r>
      <w:r>
        <w:rPr>
          <w:rFonts w:ascii="Georgia" w:eastAsia="Georgia" w:hAnsi="Georgia" w:cs="Georgia"/>
          <w:sz w:val="19"/>
          <w:szCs w:val="19"/>
        </w:rPr>
        <w:t>datasets,</w:t>
      </w:r>
      <w:r>
        <w:rPr>
          <w:rFonts w:ascii="Georgia" w:eastAsia="Georgia" w:hAnsi="Georgia" w:cs="Georgia"/>
          <w:spacing w:val="12"/>
          <w:sz w:val="19"/>
          <w:szCs w:val="19"/>
        </w:rPr>
        <w:t xml:space="preserve"> </w:t>
      </w:r>
      <w:r>
        <w:rPr>
          <w:rFonts w:ascii="Georgia" w:eastAsia="Georgia" w:hAnsi="Georgia" w:cs="Georgia"/>
          <w:sz w:val="19"/>
          <w:szCs w:val="19"/>
        </w:rPr>
        <w:t>image</w:t>
      </w:r>
      <w:r>
        <w:rPr>
          <w:rFonts w:ascii="Georgia" w:eastAsia="Georgia" w:hAnsi="Georgia" w:cs="Georgia"/>
          <w:spacing w:val="7"/>
          <w:sz w:val="19"/>
          <w:szCs w:val="19"/>
        </w:rPr>
        <w:t xml:space="preserve"> </w:t>
      </w:r>
      <w:r>
        <w:rPr>
          <w:rFonts w:ascii="Georgia" w:eastAsia="Georgia" w:hAnsi="Georgia" w:cs="Georgia"/>
          <w:sz w:val="19"/>
          <w:szCs w:val="19"/>
        </w:rPr>
        <w:t>registration</w:t>
      </w:r>
      <w:ins w:id="397" w:author="James Gee" w:date="2016-07-18T16:05:00Z">
        <w:r w:rsidR="00785F79">
          <w:rPr>
            <w:rFonts w:ascii="Georgia" w:eastAsia="Georgia" w:hAnsi="Georgia" w:cs="Georgia"/>
            <w:sz w:val="19"/>
            <w:szCs w:val="19"/>
          </w:rPr>
          <w:t>,</w:t>
        </w:r>
      </w:ins>
      <w:r>
        <w:rPr>
          <w:rFonts w:ascii="Georgia" w:eastAsia="Georgia" w:hAnsi="Georgia" w:cs="Georgia"/>
          <w:spacing w:val="16"/>
          <w:sz w:val="19"/>
          <w:szCs w:val="19"/>
        </w:rPr>
        <w:t xml:space="preserve"> </w:t>
      </w:r>
      <w:r>
        <w:rPr>
          <w:rFonts w:ascii="Georgia" w:eastAsia="Georgia" w:hAnsi="Georgia" w:cs="Georgia"/>
          <w:sz w:val="19"/>
          <w:szCs w:val="19"/>
        </w:rPr>
        <w:t>and</w:t>
      </w:r>
      <w:r>
        <w:rPr>
          <w:rFonts w:ascii="Georgia" w:eastAsia="Georgia" w:hAnsi="Georgia" w:cs="Georgia"/>
          <w:spacing w:val="3"/>
          <w:sz w:val="19"/>
          <w:szCs w:val="19"/>
        </w:rPr>
        <w:t xml:space="preserve"> </w:t>
      </w:r>
      <w:r>
        <w:rPr>
          <w:rFonts w:ascii="Georgia" w:eastAsia="Georgia" w:hAnsi="Georgia" w:cs="Georgia"/>
          <w:w w:val="102"/>
          <w:sz w:val="19"/>
          <w:szCs w:val="19"/>
        </w:rPr>
        <w:t xml:space="preserve">texture </w:t>
      </w:r>
      <w:r>
        <w:rPr>
          <w:rFonts w:ascii="Georgia" w:eastAsia="Georgia" w:hAnsi="Georgia" w:cs="Georgia"/>
          <w:sz w:val="19"/>
          <w:szCs w:val="19"/>
        </w:rPr>
        <w:t>based</w:t>
      </w:r>
      <w:r>
        <w:rPr>
          <w:rFonts w:ascii="Georgia" w:eastAsia="Georgia" w:hAnsi="Georgia" w:cs="Georgia"/>
          <w:spacing w:val="-4"/>
          <w:sz w:val="19"/>
          <w:szCs w:val="19"/>
        </w:rPr>
        <w:t xml:space="preserve"> </w:t>
      </w:r>
      <w:r>
        <w:rPr>
          <w:rFonts w:ascii="Georgia" w:eastAsia="Georgia" w:hAnsi="Georgia" w:cs="Georgia"/>
          <w:sz w:val="19"/>
          <w:szCs w:val="19"/>
        </w:rPr>
        <w:t>feature</w:t>
      </w:r>
      <w:r>
        <w:rPr>
          <w:rFonts w:ascii="Georgia" w:eastAsia="Georgia" w:hAnsi="Georgia" w:cs="Georgia"/>
          <w:spacing w:val="-2"/>
          <w:sz w:val="19"/>
          <w:szCs w:val="19"/>
        </w:rPr>
        <w:t xml:space="preserve"> </w:t>
      </w:r>
      <w:r>
        <w:rPr>
          <w:rFonts w:ascii="Georgia" w:eastAsia="Georgia" w:hAnsi="Georgia" w:cs="Georgia"/>
          <w:sz w:val="19"/>
          <w:szCs w:val="19"/>
        </w:rPr>
        <w:t>extraction</w:t>
      </w:r>
      <w:r>
        <w:rPr>
          <w:rFonts w:ascii="Georgia" w:eastAsia="Georgia" w:hAnsi="Georgia" w:cs="Georgia"/>
          <w:spacing w:val="3"/>
          <w:sz w:val="19"/>
          <w:szCs w:val="19"/>
        </w:rPr>
        <w:t xml:space="preserve"> </w:t>
      </w:r>
      <w:r>
        <w:rPr>
          <w:rFonts w:ascii="Georgia" w:eastAsia="Georgia" w:hAnsi="Georgia" w:cs="Georgia"/>
          <w:sz w:val="19"/>
          <w:szCs w:val="19"/>
        </w:rPr>
        <w:t>may</w:t>
      </w:r>
      <w:r>
        <w:rPr>
          <w:rFonts w:ascii="Georgia" w:eastAsia="Georgia" w:hAnsi="Georgia" w:cs="Georgia"/>
          <w:spacing w:val="-7"/>
          <w:sz w:val="19"/>
          <w:szCs w:val="19"/>
        </w:rPr>
        <w:t xml:space="preserve"> </w:t>
      </w:r>
      <w:r>
        <w:rPr>
          <w:rFonts w:ascii="Georgia" w:eastAsia="Georgia" w:hAnsi="Georgia" w:cs="Georgia"/>
          <w:sz w:val="19"/>
          <w:szCs w:val="19"/>
        </w:rPr>
        <w:t>allow</w:t>
      </w:r>
      <w:r>
        <w:rPr>
          <w:rFonts w:ascii="Georgia" w:eastAsia="Georgia" w:hAnsi="Georgia" w:cs="Georgia"/>
          <w:spacing w:val="-5"/>
          <w:sz w:val="19"/>
          <w:szCs w:val="19"/>
        </w:rPr>
        <w:t xml:space="preserve"> </w:t>
      </w:r>
      <w:r>
        <w:rPr>
          <w:rFonts w:ascii="Georgia" w:eastAsia="Georgia" w:hAnsi="Georgia" w:cs="Georgia"/>
          <w:sz w:val="19"/>
          <w:szCs w:val="19"/>
        </w:rPr>
        <w:t>earlier</w:t>
      </w:r>
      <w:r>
        <w:rPr>
          <w:rFonts w:ascii="Georgia" w:eastAsia="Georgia" w:hAnsi="Georgia" w:cs="Georgia"/>
          <w:spacing w:val="-3"/>
          <w:sz w:val="19"/>
          <w:szCs w:val="19"/>
        </w:rPr>
        <w:t xml:space="preserve"> </w:t>
      </w:r>
      <w:r>
        <w:rPr>
          <w:rFonts w:ascii="Georgia" w:eastAsia="Georgia" w:hAnsi="Georgia" w:cs="Georgia"/>
          <w:sz w:val="19"/>
          <w:szCs w:val="19"/>
        </w:rPr>
        <w:t>detection</w:t>
      </w:r>
      <w:r>
        <w:rPr>
          <w:rFonts w:ascii="Georgia" w:eastAsia="Georgia" w:hAnsi="Georgia" w:cs="Georgia"/>
          <w:spacing w:val="2"/>
          <w:sz w:val="19"/>
          <w:szCs w:val="19"/>
        </w:rPr>
        <w:t xml:space="preserve"> </w:t>
      </w:r>
      <w:r>
        <w:rPr>
          <w:rFonts w:ascii="Georgia" w:eastAsia="Georgia" w:hAnsi="Georgia" w:cs="Georgia"/>
          <w:sz w:val="19"/>
          <w:szCs w:val="19"/>
        </w:rPr>
        <w:t>of</w:t>
      </w:r>
      <w:r>
        <w:rPr>
          <w:rFonts w:ascii="Georgia" w:eastAsia="Georgia" w:hAnsi="Georgia" w:cs="Georgia"/>
          <w:spacing w:val="-11"/>
          <w:sz w:val="19"/>
          <w:szCs w:val="19"/>
        </w:rPr>
        <w:t xml:space="preserve"> </w:t>
      </w:r>
      <w:r>
        <w:rPr>
          <w:rFonts w:ascii="Georgia" w:eastAsia="Georgia" w:hAnsi="Georgia" w:cs="Georgia"/>
          <w:sz w:val="19"/>
          <w:szCs w:val="19"/>
        </w:rPr>
        <w:t>BOS</w:t>
      </w:r>
      <w:r>
        <w:rPr>
          <w:rFonts w:ascii="Georgia" w:eastAsia="Georgia" w:hAnsi="Georgia" w:cs="Georgia"/>
          <w:spacing w:val="-7"/>
          <w:sz w:val="19"/>
          <w:szCs w:val="19"/>
        </w:rPr>
        <w:t xml:space="preserve"> </w:t>
      </w:r>
      <w:r>
        <w:rPr>
          <w:rFonts w:ascii="Georgia" w:eastAsia="Georgia" w:hAnsi="Georgia" w:cs="Georgia"/>
          <w:sz w:val="19"/>
          <w:szCs w:val="19"/>
        </w:rPr>
        <w:t>in</w:t>
      </w:r>
      <w:r>
        <w:rPr>
          <w:rFonts w:ascii="Georgia" w:eastAsia="Georgia" w:hAnsi="Georgia" w:cs="Georgia"/>
          <w:spacing w:val="-9"/>
          <w:sz w:val="19"/>
          <w:szCs w:val="19"/>
        </w:rPr>
        <w:t xml:space="preserve"> </w:t>
      </w:r>
      <w:r>
        <w:rPr>
          <w:rFonts w:ascii="Georgia" w:eastAsia="Georgia" w:hAnsi="Georgia" w:cs="Georgia"/>
          <w:sz w:val="19"/>
          <w:szCs w:val="19"/>
        </w:rPr>
        <w:t>the</w:t>
      </w:r>
      <w:r>
        <w:rPr>
          <w:rFonts w:ascii="Georgia" w:eastAsia="Georgia" w:hAnsi="Georgia" w:cs="Georgia"/>
          <w:spacing w:val="-9"/>
          <w:sz w:val="19"/>
          <w:szCs w:val="19"/>
        </w:rPr>
        <w:t xml:space="preserve"> </w:t>
      </w:r>
      <w:r>
        <w:rPr>
          <w:rFonts w:ascii="Georgia" w:eastAsia="Georgia" w:hAnsi="Georgia" w:cs="Georgia"/>
          <w:sz w:val="19"/>
          <w:szCs w:val="19"/>
        </w:rPr>
        <w:t>preclinical</w:t>
      </w:r>
      <w:r>
        <w:rPr>
          <w:rFonts w:ascii="Georgia" w:eastAsia="Georgia" w:hAnsi="Georgia" w:cs="Georgia"/>
          <w:spacing w:val="4"/>
          <w:sz w:val="19"/>
          <w:szCs w:val="19"/>
        </w:rPr>
        <w:t xml:space="preserve"> </w:t>
      </w:r>
      <w:r>
        <w:rPr>
          <w:rFonts w:ascii="Georgia" w:eastAsia="Georgia" w:hAnsi="Georgia" w:cs="Georgia"/>
          <w:sz w:val="19"/>
          <w:szCs w:val="19"/>
        </w:rPr>
        <w:t>phase, potentially</w:t>
      </w:r>
      <w:r>
        <w:rPr>
          <w:rFonts w:ascii="Georgia" w:eastAsia="Georgia" w:hAnsi="Georgia" w:cs="Georgia"/>
          <w:spacing w:val="4"/>
          <w:sz w:val="19"/>
          <w:szCs w:val="19"/>
        </w:rPr>
        <w:t xml:space="preserve"> </w:t>
      </w:r>
      <w:r>
        <w:rPr>
          <w:rFonts w:ascii="Georgia" w:eastAsia="Georgia" w:hAnsi="Georgia" w:cs="Georgia"/>
          <w:sz w:val="19"/>
          <w:szCs w:val="19"/>
        </w:rPr>
        <w:t>generating</w:t>
      </w:r>
      <w:r>
        <w:rPr>
          <w:rFonts w:ascii="Georgia" w:eastAsia="Georgia" w:hAnsi="Georgia" w:cs="Georgia"/>
          <w:spacing w:val="4"/>
          <w:sz w:val="19"/>
          <w:szCs w:val="19"/>
        </w:rPr>
        <w:t xml:space="preserve"> </w:t>
      </w:r>
      <w:r>
        <w:rPr>
          <w:rFonts w:ascii="Georgia" w:eastAsia="Georgia" w:hAnsi="Georgia" w:cs="Georgia"/>
          <w:sz w:val="19"/>
          <w:szCs w:val="19"/>
        </w:rPr>
        <w:t>surrogate</w:t>
      </w:r>
      <w:r>
        <w:rPr>
          <w:rFonts w:ascii="Georgia" w:eastAsia="Georgia" w:hAnsi="Georgia" w:cs="Georgia"/>
          <w:spacing w:val="2"/>
          <w:sz w:val="19"/>
          <w:szCs w:val="19"/>
        </w:rPr>
        <w:t xml:space="preserve"> </w:t>
      </w:r>
      <w:r>
        <w:rPr>
          <w:rFonts w:ascii="Georgia" w:eastAsia="Georgia" w:hAnsi="Georgia" w:cs="Georgia"/>
          <w:w w:val="102"/>
          <w:sz w:val="19"/>
          <w:szCs w:val="19"/>
        </w:rPr>
        <w:t xml:space="preserve">biomarkers </w:t>
      </w:r>
      <w:r>
        <w:rPr>
          <w:rFonts w:ascii="Georgia" w:eastAsia="Georgia" w:hAnsi="Georgia" w:cs="Georgia"/>
          <w:sz w:val="19"/>
          <w:szCs w:val="19"/>
        </w:rPr>
        <w:t>for</w:t>
      </w:r>
      <w:r>
        <w:rPr>
          <w:rFonts w:ascii="Georgia" w:eastAsia="Georgia" w:hAnsi="Georgia" w:cs="Georgia"/>
          <w:spacing w:val="6"/>
          <w:sz w:val="19"/>
          <w:szCs w:val="19"/>
        </w:rPr>
        <w:t xml:space="preserve"> </w:t>
      </w:r>
      <w:r>
        <w:rPr>
          <w:rFonts w:ascii="Georgia" w:eastAsia="Georgia" w:hAnsi="Georgia" w:cs="Georgia"/>
          <w:sz w:val="19"/>
          <w:szCs w:val="19"/>
        </w:rPr>
        <w:t>drug</w:t>
      </w:r>
      <w:r>
        <w:rPr>
          <w:rFonts w:ascii="Georgia" w:eastAsia="Georgia" w:hAnsi="Georgia" w:cs="Georgia"/>
          <w:spacing w:val="9"/>
          <w:sz w:val="19"/>
          <w:szCs w:val="19"/>
        </w:rPr>
        <w:t xml:space="preserve"> </w:t>
      </w:r>
      <w:r>
        <w:rPr>
          <w:rFonts w:ascii="Georgia" w:eastAsia="Georgia" w:hAnsi="Georgia" w:cs="Georgia"/>
          <w:sz w:val="19"/>
          <w:szCs w:val="19"/>
        </w:rPr>
        <w:t>trials</w:t>
      </w:r>
      <w:r>
        <w:rPr>
          <w:rFonts w:ascii="Georgia" w:eastAsia="Georgia" w:hAnsi="Georgia" w:cs="Georgia"/>
          <w:spacing w:val="10"/>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sz w:val="19"/>
          <w:szCs w:val="19"/>
        </w:rPr>
        <w:t>earlier</w:t>
      </w:r>
      <w:r>
        <w:rPr>
          <w:rFonts w:ascii="Georgia" w:eastAsia="Georgia" w:hAnsi="Georgia" w:cs="Georgia"/>
          <w:spacing w:val="12"/>
          <w:sz w:val="19"/>
          <w:szCs w:val="19"/>
        </w:rPr>
        <w:t xml:space="preserve"> </w:t>
      </w:r>
      <w:r>
        <w:rPr>
          <w:rFonts w:ascii="Georgia" w:eastAsia="Georgia" w:hAnsi="Georgia" w:cs="Georgia"/>
          <w:w w:val="102"/>
          <w:sz w:val="19"/>
          <w:szCs w:val="19"/>
        </w:rPr>
        <w:t>prognostication.</w:t>
      </w:r>
    </w:p>
    <w:p w14:paraId="2AF59D24" w14:textId="339F2989" w:rsidR="00E61F9D" w:rsidRDefault="005C64D6">
      <w:pPr>
        <w:spacing w:before="60" w:after="0" w:line="277" w:lineRule="auto"/>
        <w:ind w:left="120" w:right="82" w:hanging="7"/>
        <w:jc w:val="both"/>
        <w:rPr>
          <w:ins w:id="398" w:author="James Gee" w:date="2016-07-18T16:04:00Z"/>
          <w:rFonts w:ascii="Georgia" w:eastAsia="Georgia" w:hAnsi="Georgia" w:cs="Georgia"/>
          <w:w w:val="102"/>
          <w:sz w:val="19"/>
          <w:szCs w:val="19"/>
        </w:rPr>
      </w:pPr>
      <w:r>
        <w:rPr>
          <w:rFonts w:ascii="Georgia" w:eastAsia="Georgia" w:hAnsi="Georgia" w:cs="Georgia"/>
          <w:sz w:val="19"/>
          <w:szCs w:val="19"/>
        </w:rPr>
        <w:t>Application</w:t>
      </w:r>
      <w:r>
        <w:rPr>
          <w:rFonts w:ascii="Georgia" w:eastAsia="Georgia" w:hAnsi="Georgia" w:cs="Georgia"/>
          <w:spacing w:val="31"/>
          <w:sz w:val="19"/>
          <w:szCs w:val="19"/>
        </w:rPr>
        <w:t xml:space="preserve"> </w:t>
      </w:r>
      <w:r>
        <w:rPr>
          <w:rFonts w:ascii="Georgia" w:eastAsia="Georgia" w:hAnsi="Georgia" w:cs="Georgia"/>
          <w:sz w:val="19"/>
          <w:szCs w:val="19"/>
        </w:rPr>
        <w:t>of</w:t>
      </w:r>
      <w:r>
        <w:rPr>
          <w:rFonts w:ascii="Georgia" w:eastAsia="Georgia" w:hAnsi="Georgia" w:cs="Georgia"/>
          <w:spacing w:val="16"/>
          <w:sz w:val="19"/>
          <w:szCs w:val="19"/>
        </w:rPr>
        <w:t xml:space="preserve"> </w:t>
      </w:r>
      <w:r>
        <w:rPr>
          <w:rFonts w:ascii="Georgia" w:eastAsia="Georgia" w:hAnsi="Georgia" w:cs="Georgia"/>
          <w:sz w:val="19"/>
          <w:szCs w:val="19"/>
        </w:rPr>
        <w:t>the</w:t>
      </w:r>
      <w:r>
        <w:rPr>
          <w:rFonts w:ascii="Georgia" w:eastAsia="Georgia" w:hAnsi="Georgia" w:cs="Georgia"/>
          <w:spacing w:val="18"/>
          <w:sz w:val="19"/>
          <w:szCs w:val="19"/>
        </w:rPr>
        <w:t xml:space="preserve"> </w:t>
      </w:r>
      <w:r>
        <w:rPr>
          <w:rFonts w:ascii="Georgia" w:eastAsia="Georgia" w:hAnsi="Georgia" w:cs="Georgia"/>
          <w:sz w:val="19"/>
          <w:szCs w:val="19"/>
        </w:rPr>
        <w:t>proposed</w:t>
      </w:r>
      <w:r>
        <w:rPr>
          <w:rFonts w:ascii="Georgia" w:eastAsia="Georgia" w:hAnsi="Georgia" w:cs="Georgia"/>
          <w:spacing w:val="29"/>
          <w:sz w:val="19"/>
          <w:szCs w:val="19"/>
        </w:rPr>
        <w:t xml:space="preserve"> </w:t>
      </w:r>
      <w:r>
        <w:rPr>
          <w:rFonts w:ascii="Georgia" w:eastAsia="Georgia" w:hAnsi="Georgia" w:cs="Georgia"/>
          <w:sz w:val="19"/>
          <w:szCs w:val="19"/>
        </w:rPr>
        <w:t>advanced</w:t>
      </w:r>
      <w:r>
        <w:rPr>
          <w:rFonts w:ascii="Georgia" w:eastAsia="Georgia" w:hAnsi="Georgia" w:cs="Georgia"/>
          <w:spacing w:val="29"/>
          <w:sz w:val="19"/>
          <w:szCs w:val="19"/>
        </w:rPr>
        <w:t xml:space="preserve"> </w:t>
      </w:r>
      <w:r>
        <w:rPr>
          <w:rFonts w:ascii="Georgia" w:eastAsia="Georgia" w:hAnsi="Georgia" w:cs="Georgia"/>
          <w:sz w:val="19"/>
          <w:szCs w:val="19"/>
        </w:rPr>
        <w:t>software</w:t>
      </w:r>
      <w:r>
        <w:rPr>
          <w:rFonts w:ascii="Georgia" w:eastAsia="Georgia" w:hAnsi="Georgia" w:cs="Georgia"/>
          <w:spacing w:val="27"/>
          <w:sz w:val="19"/>
          <w:szCs w:val="19"/>
        </w:rPr>
        <w:t xml:space="preserve"> </w:t>
      </w:r>
      <w:r>
        <w:rPr>
          <w:rFonts w:ascii="Georgia" w:eastAsia="Georgia" w:hAnsi="Georgia" w:cs="Georgia"/>
          <w:sz w:val="19"/>
          <w:szCs w:val="19"/>
        </w:rPr>
        <w:t>tools</w:t>
      </w:r>
      <w:r>
        <w:rPr>
          <w:rFonts w:ascii="Georgia" w:eastAsia="Georgia" w:hAnsi="Georgia" w:cs="Georgia"/>
          <w:spacing w:val="21"/>
          <w:sz w:val="19"/>
          <w:szCs w:val="19"/>
        </w:rPr>
        <w:t xml:space="preserve"> </w:t>
      </w:r>
      <w:r>
        <w:rPr>
          <w:rFonts w:ascii="Georgia" w:eastAsia="Georgia" w:hAnsi="Georgia" w:cs="Georgia"/>
          <w:sz w:val="19"/>
          <w:szCs w:val="19"/>
        </w:rPr>
        <w:t>and</w:t>
      </w:r>
      <w:r>
        <w:rPr>
          <w:rFonts w:ascii="Georgia" w:eastAsia="Georgia" w:hAnsi="Georgia" w:cs="Georgia"/>
          <w:spacing w:val="19"/>
          <w:sz w:val="19"/>
          <w:szCs w:val="19"/>
        </w:rPr>
        <w:t xml:space="preserve"> </w:t>
      </w:r>
      <w:r>
        <w:rPr>
          <w:rFonts w:ascii="Georgia" w:eastAsia="Georgia" w:hAnsi="Georgia" w:cs="Georgia"/>
          <w:sz w:val="19"/>
          <w:szCs w:val="19"/>
        </w:rPr>
        <w:t>algorithms</w:t>
      </w:r>
      <w:r>
        <w:rPr>
          <w:rFonts w:ascii="Georgia" w:eastAsia="Georgia" w:hAnsi="Georgia" w:cs="Georgia"/>
          <w:spacing w:val="30"/>
          <w:sz w:val="19"/>
          <w:szCs w:val="19"/>
        </w:rPr>
        <w:t xml:space="preserve"> </w:t>
      </w:r>
      <w:r>
        <w:rPr>
          <w:rFonts w:ascii="Georgia" w:eastAsia="Georgia" w:hAnsi="Georgia" w:cs="Georgia"/>
          <w:sz w:val="19"/>
          <w:szCs w:val="19"/>
        </w:rPr>
        <w:t>in</w:t>
      </w:r>
      <w:r>
        <w:rPr>
          <w:rFonts w:ascii="Georgia" w:eastAsia="Georgia" w:hAnsi="Georgia" w:cs="Georgia"/>
          <w:spacing w:val="18"/>
          <w:sz w:val="19"/>
          <w:szCs w:val="19"/>
        </w:rPr>
        <w:t xml:space="preserve"> </w:t>
      </w:r>
      <w:r>
        <w:rPr>
          <w:rFonts w:ascii="Georgia" w:eastAsia="Georgia" w:hAnsi="Georgia" w:cs="Georgia"/>
          <w:sz w:val="19"/>
          <w:szCs w:val="19"/>
        </w:rPr>
        <w:t>this</w:t>
      </w:r>
      <w:r>
        <w:rPr>
          <w:rFonts w:ascii="Georgia" w:eastAsia="Georgia" w:hAnsi="Georgia" w:cs="Georgia"/>
          <w:spacing w:val="19"/>
          <w:sz w:val="19"/>
          <w:szCs w:val="19"/>
        </w:rPr>
        <w:t xml:space="preserve"> </w:t>
      </w:r>
      <w:r>
        <w:rPr>
          <w:rFonts w:ascii="Georgia" w:eastAsia="Georgia" w:hAnsi="Georgia" w:cs="Georgia"/>
          <w:sz w:val="19"/>
          <w:szCs w:val="19"/>
        </w:rPr>
        <w:t>project</w:t>
      </w:r>
      <w:r>
        <w:rPr>
          <w:rFonts w:ascii="Georgia" w:eastAsia="Georgia" w:hAnsi="Georgia" w:cs="Georgia"/>
          <w:spacing w:val="25"/>
          <w:sz w:val="19"/>
          <w:szCs w:val="19"/>
        </w:rPr>
        <w:t xml:space="preserve"> </w:t>
      </w:r>
      <w:r>
        <w:rPr>
          <w:rFonts w:ascii="Georgia" w:eastAsia="Georgia" w:hAnsi="Georgia" w:cs="Georgia"/>
          <w:sz w:val="19"/>
          <w:szCs w:val="19"/>
        </w:rPr>
        <w:t>for</w:t>
      </w:r>
      <w:r>
        <w:rPr>
          <w:rFonts w:ascii="Georgia" w:eastAsia="Georgia" w:hAnsi="Georgia" w:cs="Georgia"/>
          <w:spacing w:val="18"/>
          <w:sz w:val="19"/>
          <w:szCs w:val="19"/>
        </w:rPr>
        <w:t xml:space="preserve"> </w:t>
      </w:r>
      <w:r>
        <w:rPr>
          <w:rFonts w:ascii="Georgia" w:eastAsia="Georgia" w:hAnsi="Georgia" w:cs="Georgia"/>
          <w:sz w:val="19"/>
          <w:szCs w:val="19"/>
        </w:rPr>
        <w:t>quantitative</w:t>
      </w:r>
      <w:r>
        <w:rPr>
          <w:rFonts w:ascii="Georgia" w:eastAsia="Georgia" w:hAnsi="Georgia" w:cs="Georgia"/>
          <w:spacing w:val="33"/>
          <w:sz w:val="19"/>
          <w:szCs w:val="19"/>
        </w:rPr>
        <w:t xml:space="preserve"> </w:t>
      </w:r>
      <w:r>
        <w:rPr>
          <w:rFonts w:ascii="Georgia" w:eastAsia="Georgia" w:hAnsi="Georgia" w:cs="Georgia"/>
          <w:sz w:val="19"/>
          <w:szCs w:val="19"/>
        </w:rPr>
        <w:t>analysis</w:t>
      </w:r>
      <w:r>
        <w:rPr>
          <w:rFonts w:ascii="Georgia" w:eastAsia="Georgia" w:hAnsi="Georgia" w:cs="Georgia"/>
          <w:spacing w:val="26"/>
          <w:sz w:val="19"/>
          <w:szCs w:val="19"/>
        </w:rPr>
        <w:t xml:space="preserve"> </w:t>
      </w:r>
      <w:r>
        <w:rPr>
          <w:rFonts w:ascii="Georgia" w:eastAsia="Georgia" w:hAnsi="Georgia" w:cs="Georgia"/>
          <w:sz w:val="19"/>
          <w:szCs w:val="19"/>
        </w:rPr>
        <w:t>of</w:t>
      </w:r>
      <w:r>
        <w:rPr>
          <w:rFonts w:ascii="Georgia" w:eastAsia="Georgia" w:hAnsi="Georgia" w:cs="Georgia"/>
          <w:spacing w:val="16"/>
          <w:sz w:val="19"/>
          <w:szCs w:val="19"/>
        </w:rPr>
        <w:t xml:space="preserve"> </w:t>
      </w:r>
      <w:r>
        <w:rPr>
          <w:rFonts w:ascii="Georgia" w:eastAsia="Georgia" w:hAnsi="Georgia" w:cs="Georgia"/>
          <w:sz w:val="19"/>
          <w:szCs w:val="19"/>
        </w:rPr>
        <w:t>CT</w:t>
      </w:r>
      <w:r>
        <w:rPr>
          <w:rFonts w:ascii="Georgia" w:eastAsia="Georgia" w:hAnsi="Georgia" w:cs="Georgia"/>
          <w:spacing w:val="18"/>
          <w:sz w:val="19"/>
          <w:szCs w:val="19"/>
        </w:rPr>
        <w:t xml:space="preserve"> </w:t>
      </w:r>
      <w:r>
        <w:rPr>
          <w:rFonts w:ascii="Georgia" w:eastAsia="Georgia" w:hAnsi="Georgia" w:cs="Georgia"/>
          <w:sz w:val="19"/>
          <w:szCs w:val="19"/>
        </w:rPr>
        <w:t>images</w:t>
      </w:r>
      <w:r>
        <w:rPr>
          <w:rFonts w:ascii="Georgia" w:eastAsia="Georgia" w:hAnsi="Georgia" w:cs="Georgia"/>
          <w:spacing w:val="24"/>
          <w:sz w:val="19"/>
          <w:szCs w:val="19"/>
        </w:rPr>
        <w:t xml:space="preserve"> </w:t>
      </w:r>
      <w:r>
        <w:rPr>
          <w:rFonts w:ascii="Georgia" w:eastAsia="Georgia" w:hAnsi="Georgia" w:cs="Georgia"/>
          <w:w w:val="103"/>
          <w:sz w:val="19"/>
          <w:szCs w:val="19"/>
        </w:rPr>
        <w:t xml:space="preserve">in </w:t>
      </w:r>
      <w:r>
        <w:rPr>
          <w:rFonts w:ascii="Georgia" w:eastAsia="Georgia" w:hAnsi="Georgia" w:cs="Georgia"/>
          <w:sz w:val="19"/>
          <w:szCs w:val="19"/>
        </w:rPr>
        <w:t>lung</w:t>
      </w:r>
      <w:r>
        <w:rPr>
          <w:rFonts w:ascii="Georgia" w:eastAsia="Georgia" w:hAnsi="Georgia" w:cs="Georgia"/>
          <w:spacing w:val="8"/>
          <w:sz w:val="19"/>
          <w:szCs w:val="19"/>
        </w:rPr>
        <w:t xml:space="preserve"> </w:t>
      </w:r>
      <w:r>
        <w:rPr>
          <w:rFonts w:ascii="Georgia" w:eastAsia="Georgia" w:hAnsi="Georgia" w:cs="Georgia"/>
          <w:sz w:val="19"/>
          <w:szCs w:val="19"/>
        </w:rPr>
        <w:t>transplantation</w:t>
      </w:r>
      <w:r>
        <w:rPr>
          <w:rFonts w:ascii="Georgia" w:eastAsia="Georgia" w:hAnsi="Georgia" w:cs="Georgia"/>
          <w:spacing w:val="27"/>
          <w:sz w:val="19"/>
          <w:szCs w:val="19"/>
        </w:rPr>
        <w:t xml:space="preserve"> </w:t>
      </w:r>
      <w:r>
        <w:rPr>
          <w:rFonts w:ascii="Georgia" w:eastAsia="Georgia" w:hAnsi="Georgia" w:cs="Georgia"/>
          <w:sz w:val="19"/>
          <w:szCs w:val="19"/>
        </w:rPr>
        <w:t>patients</w:t>
      </w:r>
      <w:r>
        <w:rPr>
          <w:rFonts w:ascii="Georgia" w:eastAsia="Georgia" w:hAnsi="Georgia" w:cs="Georgia"/>
          <w:spacing w:val="15"/>
          <w:sz w:val="19"/>
          <w:szCs w:val="19"/>
        </w:rPr>
        <w:t xml:space="preserve"> </w:t>
      </w:r>
      <w:r>
        <w:rPr>
          <w:rFonts w:ascii="Georgia" w:eastAsia="Georgia" w:hAnsi="Georgia" w:cs="Georgia"/>
          <w:sz w:val="19"/>
          <w:szCs w:val="19"/>
        </w:rPr>
        <w:t>will</w:t>
      </w:r>
      <w:r>
        <w:rPr>
          <w:rFonts w:ascii="Georgia" w:eastAsia="Georgia" w:hAnsi="Georgia" w:cs="Georgia"/>
          <w:spacing w:val="7"/>
          <w:sz w:val="19"/>
          <w:szCs w:val="19"/>
        </w:rPr>
        <w:t xml:space="preserve"> </w:t>
      </w:r>
      <w:r>
        <w:rPr>
          <w:rFonts w:ascii="Georgia" w:eastAsia="Georgia" w:hAnsi="Georgia" w:cs="Georgia"/>
          <w:sz w:val="19"/>
          <w:szCs w:val="19"/>
        </w:rPr>
        <w:t>be</w:t>
      </w:r>
      <w:r>
        <w:rPr>
          <w:rFonts w:ascii="Georgia" w:eastAsia="Georgia" w:hAnsi="Georgia" w:cs="Georgia"/>
          <w:spacing w:val="5"/>
          <w:sz w:val="19"/>
          <w:szCs w:val="19"/>
        </w:rPr>
        <w:t xml:space="preserve"> </w:t>
      </w:r>
      <w:r>
        <w:rPr>
          <w:rFonts w:ascii="Georgia" w:eastAsia="Georgia" w:hAnsi="Georgia" w:cs="Georgia"/>
          <w:sz w:val="19"/>
          <w:szCs w:val="19"/>
        </w:rPr>
        <w:t>crucial</w:t>
      </w:r>
      <w:r>
        <w:rPr>
          <w:rFonts w:ascii="Georgia" w:eastAsia="Georgia" w:hAnsi="Georgia" w:cs="Georgia"/>
          <w:spacing w:val="12"/>
          <w:sz w:val="19"/>
          <w:szCs w:val="19"/>
        </w:rPr>
        <w:t xml:space="preserve"> </w:t>
      </w:r>
      <w:r>
        <w:rPr>
          <w:rFonts w:ascii="Georgia" w:eastAsia="Georgia" w:hAnsi="Georgia" w:cs="Georgia"/>
          <w:sz w:val="19"/>
          <w:szCs w:val="19"/>
        </w:rPr>
        <w:t>to</w:t>
      </w:r>
      <w:r>
        <w:rPr>
          <w:rFonts w:ascii="Georgia" w:eastAsia="Georgia" w:hAnsi="Georgia" w:cs="Georgia"/>
          <w:spacing w:val="4"/>
          <w:sz w:val="19"/>
          <w:szCs w:val="19"/>
        </w:rPr>
        <w:t xml:space="preserve"> </w:t>
      </w:r>
      <w:r>
        <w:rPr>
          <w:rFonts w:ascii="Georgia" w:eastAsia="Georgia" w:hAnsi="Georgia" w:cs="Georgia"/>
          <w:sz w:val="19"/>
          <w:szCs w:val="19"/>
        </w:rPr>
        <w:t>enable</w:t>
      </w:r>
      <w:r>
        <w:rPr>
          <w:rFonts w:ascii="Georgia" w:eastAsia="Georgia" w:hAnsi="Georgia" w:cs="Georgia"/>
          <w:spacing w:val="12"/>
          <w:sz w:val="19"/>
          <w:szCs w:val="19"/>
        </w:rPr>
        <w:t xml:space="preserve"> </w:t>
      </w:r>
      <w:r>
        <w:rPr>
          <w:rFonts w:ascii="Georgia" w:eastAsia="Georgia" w:hAnsi="Georgia" w:cs="Georgia"/>
          <w:sz w:val="19"/>
          <w:szCs w:val="19"/>
        </w:rPr>
        <w:t>computation</w:t>
      </w:r>
      <w:r>
        <w:rPr>
          <w:rFonts w:ascii="Georgia" w:eastAsia="Georgia" w:hAnsi="Georgia" w:cs="Georgia"/>
          <w:spacing w:val="22"/>
          <w:sz w:val="19"/>
          <w:szCs w:val="19"/>
        </w:rPr>
        <w:t xml:space="preserve"> </w:t>
      </w:r>
      <w:r>
        <w:rPr>
          <w:rFonts w:ascii="Georgia" w:eastAsia="Georgia" w:hAnsi="Georgia" w:cs="Georgia"/>
          <w:sz w:val="19"/>
          <w:szCs w:val="19"/>
        </w:rPr>
        <w:t>of</w:t>
      </w:r>
      <w:r>
        <w:rPr>
          <w:rFonts w:ascii="Georgia" w:eastAsia="Georgia" w:hAnsi="Georgia" w:cs="Georgia"/>
          <w:spacing w:val="4"/>
          <w:sz w:val="19"/>
          <w:szCs w:val="19"/>
        </w:rPr>
        <w:t xml:space="preserve"> </w:t>
      </w:r>
      <w:r>
        <w:rPr>
          <w:rFonts w:ascii="Georgia" w:eastAsia="Georgia" w:hAnsi="Georgia" w:cs="Georgia"/>
          <w:sz w:val="19"/>
          <w:szCs w:val="19"/>
        </w:rPr>
        <w:t>an</w:t>
      </w:r>
      <w:r>
        <w:rPr>
          <w:rFonts w:ascii="Georgia" w:eastAsia="Georgia" w:hAnsi="Georgia" w:cs="Georgia"/>
          <w:spacing w:val="6"/>
          <w:sz w:val="19"/>
          <w:szCs w:val="19"/>
        </w:rPr>
        <w:t xml:space="preserve"> </w:t>
      </w:r>
      <w:r>
        <w:rPr>
          <w:rFonts w:ascii="Georgia" w:eastAsia="Georgia" w:hAnsi="Georgia" w:cs="Georgia"/>
          <w:sz w:val="19"/>
          <w:szCs w:val="19"/>
        </w:rPr>
        <w:t>array</w:t>
      </w:r>
      <w:r>
        <w:rPr>
          <w:rFonts w:ascii="Georgia" w:eastAsia="Georgia" w:hAnsi="Georgia" w:cs="Georgia"/>
          <w:spacing w:val="12"/>
          <w:sz w:val="19"/>
          <w:szCs w:val="19"/>
        </w:rPr>
        <w:t xml:space="preserve"> </w:t>
      </w:r>
      <w:r>
        <w:rPr>
          <w:rFonts w:ascii="Georgia" w:eastAsia="Georgia" w:hAnsi="Georgia" w:cs="Georgia"/>
          <w:sz w:val="19"/>
          <w:szCs w:val="19"/>
        </w:rPr>
        <w:t>of</w:t>
      </w:r>
      <w:r>
        <w:rPr>
          <w:rFonts w:ascii="Georgia" w:eastAsia="Georgia" w:hAnsi="Georgia" w:cs="Georgia"/>
          <w:spacing w:val="4"/>
          <w:sz w:val="19"/>
          <w:szCs w:val="19"/>
        </w:rPr>
        <w:t xml:space="preserve"> </w:t>
      </w:r>
      <w:r>
        <w:rPr>
          <w:rFonts w:ascii="Georgia" w:eastAsia="Georgia" w:hAnsi="Georgia" w:cs="Georgia"/>
          <w:sz w:val="19"/>
          <w:szCs w:val="19"/>
        </w:rPr>
        <w:t>first</w:t>
      </w:r>
      <w:r>
        <w:rPr>
          <w:rFonts w:ascii="Georgia" w:eastAsia="Georgia" w:hAnsi="Georgia" w:cs="Georgia"/>
          <w:spacing w:val="8"/>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sz w:val="19"/>
          <w:szCs w:val="19"/>
        </w:rPr>
        <w:t>second</w:t>
      </w:r>
      <w:r>
        <w:rPr>
          <w:rFonts w:ascii="Georgia" w:eastAsia="Georgia" w:hAnsi="Georgia" w:cs="Georgia"/>
          <w:spacing w:val="13"/>
          <w:sz w:val="19"/>
          <w:szCs w:val="19"/>
        </w:rPr>
        <w:t xml:space="preserve"> </w:t>
      </w:r>
      <w:r>
        <w:rPr>
          <w:rFonts w:ascii="Georgia" w:eastAsia="Georgia" w:hAnsi="Georgia" w:cs="Georgia"/>
          <w:sz w:val="19"/>
          <w:szCs w:val="19"/>
        </w:rPr>
        <w:t>order</w:t>
      </w:r>
      <w:r>
        <w:rPr>
          <w:rFonts w:ascii="Georgia" w:eastAsia="Georgia" w:hAnsi="Georgia" w:cs="Georgia"/>
          <w:spacing w:val="10"/>
          <w:sz w:val="19"/>
          <w:szCs w:val="19"/>
        </w:rPr>
        <w:t xml:space="preserve"> </w:t>
      </w:r>
      <w:r>
        <w:rPr>
          <w:rFonts w:ascii="Georgia" w:eastAsia="Georgia" w:hAnsi="Georgia" w:cs="Georgia"/>
          <w:sz w:val="19"/>
          <w:szCs w:val="19"/>
        </w:rPr>
        <w:t>statistics</w:t>
      </w:r>
      <w:r>
        <w:rPr>
          <w:rFonts w:ascii="Georgia" w:eastAsia="Georgia" w:hAnsi="Georgia" w:cs="Georgia"/>
          <w:spacing w:val="16"/>
          <w:sz w:val="19"/>
          <w:szCs w:val="19"/>
        </w:rPr>
        <w:t xml:space="preserve"> </w:t>
      </w:r>
      <w:del w:id="399" w:author="James Gee" w:date="2016-07-18T16:05:00Z">
        <w:r w:rsidDel="00785F79">
          <w:rPr>
            <w:rFonts w:ascii="Georgia" w:eastAsia="Georgia" w:hAnsi="Georgia" w:cs="Georgia"/>
            <w:sz w:val="19"/>
            <w:szCs w:val="19"/>
          </w:rPr>
          <w:delText>which</w:delText>
        </w:r>
        <w:r w:rsidDel="00785F79">
          <w:rPr>
            <w:rFonts w:ascii="Georgia" w:eastAsia="Georgia" w:hAnsi="Georgia" w:cs="Georgia"/>
            <w:spacing w:val="11"/>
            <w:sz w:val="19"/>
            <w:szCs w:val="19"/>
          </w:rPr>
          <w:delText xml:space="preserve"> </w:delText>
        </w:r>
      </w:del>
      <w:ins w:id="400" w:author="James Gee" w:date="2016-07-18T16:05:00Z">
        <w:r w:rsidR="00785F79">
          <w:rPr>
            <w:rFonts w:ascii="Georgia" w:eastAsia="Georgia" w:hAnsi="Georgia" w:cs="Georgia"/>
            <w:sz w:val="19"/>
            <w:szCs w:val="19"/>
          </w:rPr>
          <w:t>that</w:t>
        </w:r>
        <w:r w:rsidR="00785F79">
          <w:rPr>
            <w:rFonts w:ascii="Georgia" w:eastAsia="Georgia" w:hAnsi="Georgia" w:cs="Georgia"/>
            <w:spacing w:val="11"/>
            <w:sz w:val="19"/>
            <w:szCs w:val="19"/>
          </w:rPr>
          <w:t xml:space="preserve"> </w:t>
        </w:r>
      </w:ins>
      <w:r>
        <w:rPr>
          <w:rFonts w:ascii="Georgia" w:eastAsia="Georgia" w:hAnsi="Georgia" w:cs="Georgia"/>
          <w:w w:val="102"/>
          <w:sz w:val="19"/>
          <w:szCs w:val="19"/>
        </w:rPr>
        <w:t xml:space="preserve">would </w:t>
      </w:r>
      <w:r>
        <w:rPr>
          <w:rFonts w:ascii="Georgia" w:eastAsia="Georgia" w:hAnsi="Georgia" w:cs="Georgia"/>
          <w:sz w:val="19"/>
          <w:szCs w:val="19"/>
        </w:rPr>
        <w:t>capture</w:t>
      </w:r>
      <w:r>
        <w:rPr>
          <w:rFonts w:ascii="Georgia" w:eastAsia="Georgia" w:hAnsi="Georgia" w:cs="Georgia"/>
          <w:spacing w:val="12"/>
          <w:sz w:val="19"/>
          <w:szCs w:val="19"/>
        </w:rPr>
        <w:t xml:space="preserve"> </w:t>
      </w:r>
      <w:r>
        <w:rPr>
          <w:rFonts w:ascii="Georgia" w:eastAsia="Georgia" w:hAnsi="Georgia" w:cs="Georgia"/>
          <w:sz w:val="19"/>
          <w:szCs w:val="19"/>
        </w:rPr>
        <w:t>not</w:t>
      </w:r>
      <w:r>
        <w:rPr>
          <w:rFonts w:ascii="Georgia" w:eastAsia="Georgia" w:hAnsi="Georgia" w:cs="Georgia"/>
          <w:spacing w:val="5"/>
          <w:sz w:val="19"/>
          <w:szCs w:val="19"/>
        </w:rPr>
        <w:t xml:space="preserve"> </w:t>
      </w:r>
      <w:r>
        <w:rPr>
          <w:rFonts w:ascii="Georgia" w:eastAsia="Georgia" w:hAnsi="Georgia" w:cs="Georgia"/>
          <w:sz w:val="19"/>
          <w:szCs w:val="19"/>
        </w:rPr>
        <w:t>only</w:t>
      </w:r>
      <w:r>
        <w:rPr>
          <w:rFonts w:ascii="Georgia" w:eastAsia="Georgia" w:hAnsi="Georgia" w:cs="Georgia"/>
          <w:spacing w:val="6"/>
          <w:sz w:val="19"/>
          <w:szCs w:val="19"/>
        </w:rPr>
        <w:t xml:space="preserve"> </w:t>
      </w:r>
      <w:r>
        <w:rPr>
          <w:rFonts w:ascii="Georgia" w:eastAsia="Georgia" w:hAnsi="Georgia" w:cs="Georgia"/>
          <w:sz w:val="19"/>
          <w:szCs w:val="19"/>
        </w:rPr>
        <w:t>attenuation</w:t>
      </w:r>
      <w:r>
        <w:rPr>
          <w:rFonts w:ascii="Georgia" w:eastAsia="Georgia" w:hAnsi="Georgia" w:cs="Georgia"/>
          <w:spacing w:val="18"/>
          <w:sz w:val="19"/>
          <w:szCs w:val="19"/>
        </w:rPr>
        <w:t xml:space="preserve"> </w:t>
      </w:r>
      <w:r>
        <w:rPr>
          <w:rFonts w:ascii="Georgia" w:eastAsia="Georgia" w:hAnsi="Georgia" w:cs="Georgia"/>
          <w:sz w:val="19"/>
          <w:szCs w:val="19"/>
        </w:rPr>
        <w:t>maps</w:t>
      </w:r>
      <w:r>
        <w:rPr>
          <w:rFonts w:ascii="Georgia" w:eastAsia="Georgia" w:hAnsi="Georgia" w:cs="Georgia"/>
          <w:spacing w:val="8"/>
          <w:sz w:val="19"/>
          <w:szCs w:val="19"/>
        </w:rPr>
        <w:t xml:space="preserve"> </w:t>
      </w:r>
      <w:r>
        <w:rPr>
          <w:rFonts w:ascii="Georgia" w:eastAsia="Georgia" w:hAnsi="Georgia" w:cs="Georgia"/>
          <w:sz w:val="19"/>
          <w:szCs w:val="19"/>
        </w:rPr>
        <w:t>but</w:t>
      </w:r>
      <w:r>
        <w:rPr>
          <w:rFonts w:ascii="Georgia" w:eastAsia="Georgia" w:hAnsi="Georgia" w:cs="Georgia"/>
          <w:spacing w:val="5"/>
          <w:sz w:val="19"/>
          <w:szCs w:val="19"/>
        </w:rPr>
        <w:t xml:space="preserve"> </w:t>
      </w:r>
      <w:r>
        <w:rPr>
          <w:rFonts w:ascii="Georgia" w:eastAsia="Georgia" w:hAnsi="Georgia" w:cs="Georgia"/>
          <w:sz w:val="19"/>
          <w:szCs w:val="19"/>
        </w:rPr>
        <w:t>also</w:t>
      </w:r>
      <w:r>
        <w:rPr>
          <w:rFonts w:ascii="Georgia" w:eastAsia="Georgia" w:hAnsi="Georgia" w:cs="Georgia"/>
          <w:spacing w:val="6"/>
          <w:sz w:val="19"/>
          <w:szCs w:val="19"/>
        </w:rPr>
        <w:t xml:space="preserve"> </w:t>
      </w:r>
      <w:r>
        <w:rPr>
          <w:rFonts w:ascii="Georgia" w:eastAsia="Georgia" w:hAnsi="Georgia" w:cs="Georgia"/>
          <w:sz w:val="19"/>
          <w:szCs w:val="19"/>
        </w:rPr>
        <w:t>regional</w:t>
      </w:r>
      <w:r>
        <w:rPr>
          <w:rFonts w:ascii="Georgia" w:eastAsia="Georgia" w:hAnsi="Georgia" w:cs="Georgia"/>
          <w:spacing w:val="13"/>
          <w:sz w:val="19"/>
          <w:szCs w:val="19"/>
        </w:rPr>
        <w:t xml:space="preserve"> </w:t>
      </w:r>
      <w:r>
        <w:rPr>
          <w:rFonts w:ascii="Georgia" w:eastAsia="Georgia" w:hAnsi="Georgia" w:cs="Georgia"/>
          <w:sz w:val="19"/>
          <w:szCs w:val="19"/>
        </w:rPr>
        <w:t>deformation</w:t>
      </w:r>
      <w:r>
        <w:rPr>
          <w:rFonts w:ascii="Georgia" w:eastAsia="Georgia" w:hAnsi="Georgia" w:cs="Georgia"/>
          <w:spacing w:val="20"/>
          <w:sz w:val="19"/>
          <w:szCs w:val="19"/>
        </w:rPr>
        <w:t xml:space="preserve"> </w:t>
      </w:r>
      <w:r>
        <w:rPr>
          <w:rFonts w:ascii="Georgia" w:eastAsia="Georgia" w:hAnsi="Georgia" w:cs="Georgia"/>
          <w:sz w:val="19"/>
          <w:szCs w:val="19"/>
        </w:rPr>
        <w:t>and</w:t>
      </w:r>
      <w:r>
        <w:rPr>
          <w:rFonts w:ascii="Georgia" w:eastAsia="Georgia" w:hAnsi="Georgia" w:cs="Georgia"/>
          <w:spacing w:val="5"/>
          <w:sz w:val="19"/>
          <w:szCs w:val="19"/>
        </w:rPr>
        <w:t xml:space="preserve"> </w:t>
      </w:r>
      <w:r>
        <w:rPr>
          <w:rFonts w:ascii="Georgia" w:eastAsia="Georgia" w:hAnsi="Georgia" w:cs="Georgia"/>
          <w:sz w:val="19"/>
          <w:szCs w:val="19"/>
        </w:rPr>
        <w:t>texture</w:t>
      </w:r>
      <w:r>
        <w:rPr>
          <w:rFonts w:ascii="Georgia" w:eastAsia="Georgia" w:hAnsi="Georgia" w:cs="Georgia"/>
          <w:spacing w:val="11"/>
          <w:sz w:val="19"/>
          <w:szCs w:val="19"/>
        </w:rPr>
        <w:t xml:space="preserve"> </w:t>
      </w:r>
      <w:r>
        <w:rPr>
          <w:rFonts w:ascii="Georgia" w:eastAsia="Georgia" w:hAnsi="Georgia" w:cs="Georgia"/>
          <w:sz w:val="19"/>
          <w:szCs w:val="19"/>
        </w:rPr>
        <w:t>based</w:t>
      </w:r>
      <w:r>
        <w:rPr>
          <w:rFonts w:ascii="Georgia" w:eastAsia="Georgia" w:hAnsi="Georgia" w:cs="Georgia"/>
          <w:spacing w:val="9"/>
          <w:sz w:val="19"/>
          <w:szCs w:val="19"/>
        </w:rPr>
        <w:t xml:space="preserve"> </w:t>
      </w:r>
      <w:r>
        <w:rPr>
          <w:rFonts w:ascii="Georgia" w:eastAsia="Georgia" w:hAnsi="Georgia" w:cs="Georgia"/>
          <w:sz w:val="19"/>
          <w:szCs w:val="19"/>
        </w:rPr>
        <w:t>features.</w:t>
      </w:r>
      <w:r>
        <w:rPr>
          <w:rFonts w:ascii="Georgia" w:eastAsia="Georgia" w:hAnsi="Georgia" w:cs="Georgia"/>
          <w:spacing w:val="31"/>
          <w:sz w:val="19"/>
          <w:szCs w:val="19"/>
        </w:rPr>
        <w:t xml:space="preserve"> </w:t>
      </w:r>
      <w:r>
        <w:rPr>
          <w:rFonts w:ascii="Georgia" w:eastAsia="Georgia" w:hAnsi="Georgia" w:cs="Georgia"/>
          <w:sz w:val="19"/>
          <w:szCs w:val="19"/>
        </w:rPr>
        <w:t>In</w:t>
      </w:r>
      <w:r>
        <w:rPr>
          <w:rFonts w:ascii="Georgia" w:eastAsia="Georgia" w:hAnsi="Georgia" w:cs="Georgia"/>
          <w:spacing w:val="5"/>
          <w:sz w:val="19"/>
          <w:szCs w:val="19"/>
        </w:rPr>
        <w:t xml:space="preserve"> </w:t>
      </w:r>
      <w:r>
        <w:rPr>
          <w:rFonts w:ascii="Georgia" w:eastAsia="Georgia" w:hAnsi="Georgia" w:cs="Georgia"/>
          <w:sz w:val="19"/>
          <w:szCs w:val="19"/>
        </w:rPr>
        <w:t>combination,</w:t>
      </w:r>
      <w:r>
        <w:rPr>
          <w:rFonts w:ascii="Georgia" w:eastAsia="Georgia" w:hAnsi="Georgia" w:cs="Georgia"/>
          <w:spacing w:val="22"/>
          <w:sz w:val="19"/>
          <w:szCs w:val="19"/>
        </w:rPr>
        <w:t xml:space="preserve"> </w:t>
      </w:r>
      <w:r>
        <w:rPr>
          <w:rFonts w:ascii="Georgia" w:eastAsia="Georgia" w:hAnsi="Georgia" w:cs="Georgia"/>
          <w:sz w:val="19"/>
          <w:szCs w:val="19"/>
        </w:rPr>
        <w:t>this</w:t>
      </w:r>
      <w:r>
        <w:rPr>
          <w:rFonts w:ascii="Georgia" w:eastAsia="Georgia" w:hAnsi="Georgia" w:cs="Georgia"/>
          <w:spacing w:val="5"/>
          <w:sz w:val="19"/>
          <w:szCs w:val="19"/>
        </w:rPr>
        <w:t xml:space="preserve"> </w:t>
      </w:r>
      <w:r>
        <w:rPr>
          <w:rFonts w:ascii="Georgia" w:eastAsia="Georgia" w:hAnsi="Georgia" w:cs="Georgia"/>
          <w:sz w:val="19"/>
          <w:szCs w:val="19"/>
        </w:rPr>
        <w:t>would</w:t>
      </w:r>
      <w:r>
        <w:rPr>
          <w:rFonts w:ascii="Georgia" w:eastAsia="Georgia" w:hAnsi="Georgia" w:cs="Georgia"/>
          <w:spacing w:val="9"/>
          <w:sz w:val="19"/>
          <w:szCs w:val="19"/>
        </w:rPr>
        <w:t xml:space="preserve"> </w:t>
      </w:r>
      <w:r>
        <w:rPr>
          <w:rFonts w:ascii="Georgia" w:eastAsia="Georgia" w:hAnsi="Georgia" w:cs="Georgia"/>
          <w:w w:val="102"/>
          <w:sz w:val="19"/>
          <w:szCs w:val="19"/>
        </w:rPr>
        <w:t xml:space="preserve">allow </w:t>
      </w:r>
      <w:proofErr w:type="spellStart"/>
      <w:r>
        <w:rPr>
          <w:rFonts w:ascii="Georgia" w:eastAsia="Georgia" w:hAnsi="Georgia" w:cs="Georgia"/>
          <w:sz w:val="19"/>
          <w:szCs w:val="19"/>
        </w:rPr>
        <w:t>multiparametric</w:t>
      </w:r>
      <w:proofErr w:type="spellEnd"/>
      <w:r>
        <w:rPr>
          <w:rFonts w:ascii="Georgia" w:eastAsia="Georgia" w:hAnsi="Georgia" w:cs="Georgia"/>
          <w:spacing w:val="37"/>
          <w:sz w:val="19"/>
          <w:szCs w:val="19"/>
        </w:rPr>
        <w:t xml:space="preserve"> </w:t>
      </w:r>
      <w:r>
        <w:rPr>
          <w:rFonts w:ascii="Georgia" w:eastAsia="Georgia" w:hAnsi="Georgia" w:cs="Georgia"/>
          <w:sz w:val="19"/>
          <w:szCs w:val="19"/>
        </w:rPr>
        <w:t>statistical</w:t>
      </w:r>
      <w:r>
        <w:rPr>
          <w:rFonts w:ascii="Georgia" w:eastAsia="Georgia" w:hAnsi="Georgia" w:cs="Georgia"/>
          <w:spacing w:val="26"/>
          <w:sz w:val="19"/>
          <w:szCs w:val="19"/>
        </w:rPr>
        <w:t xml:space="preserve"> </w:t>
      </w:r>
      <w:r>
        <w:rPr>
          <w:rFonts w:ascii="Georgia" w:eastAsia="Georgia" w:hAnsi="Georgia" w:cs="Georgia"/>
          <w:sz w:val="19"/>
          <w:szCs w:val="19"/>
        </w:rPr>
        <w:t>modeling</w:t>
      </w:r>
      <w:r>
        <w:rPr>
          <w:rFonts w:ascii="Georgia" w:eastAsia="Georgia" w:hAnsi="Georgia" w:cs="Georgia"/>
          <w:spacing w:val="26"/>
          <w:sz w:val="19"/>
          <w:szCs w:val="19"/>
        </w:rPr>
        <w:t xml:space="preserve"> </w:t>
      </w:r>
      <w:r>
        <w:rPr>
          <w:rFonts w:ascii="Georgia" w:eastAsia="Georgia" w:hAnsi="Georgia" w:cs="Georgia"/>
          <w:sz w:val="19"/>
          <w:szCs w:val="19"/>
        </w:rPr>
        <w:t>that</w:t>
      </w:r>
      <w:r>
        <w:rPr>
          <w:rFonts w:ascii="Georgia" w:eastAsia="Georgia" w:hAnsi="Georgia" w:cs="Georgia"/>
          <w:spacing w:val="17"/>
          <w:sz w:val="19"/>
          <w:szCs w:val="19"/>
        </w:rPr>
        <w:t xml:space="preserve"> </w:t>
      </w:r>
      <w:proofErr w:type="gramStart"/>
      <w:r>
        <w:rPr>
          <w:rFonts w:ascii="Georgia" w:eastAsia="Georgia" w:hAnsi="Georgia" w:cs="Georgia"/>
          <w:sz w:val="19"/>
          <w:szCs w:val="19"/>
        </w:rPr>
        <w:t>may</w:t>
      </w:r>
      <w:proofErr w:type="gramEnd"/>
      <w:r>
        <w:rPr>
          <w:rFonts w:ascii="Georgia" w:eastAsia="Georgia" w:hAnsi="Georgia" w:cs="Georgia"/>
          <w:spacing w:val="17"/>
          <w:sz w:val="19"/>
          <w:szCs w:val="19"/>
        </w:rPr>
        <w:t xml:space="preserve"> </w:t>
      </w:r>
      <w:r>
        <w:rPr>
          <w:rFonts w:ascii="Georgia" w:eastAsia="Georgia" w:hAnsi="Georgia" w:cs="Georgia"/>
          <w:sz w:val="19"/>
          <w:szCs w:val="19"/>
        </w:rPr>
        <w:t>predict</w:t>
      </w:r>
      <w:r>
        <w:rPr>
          <w:rFonts w:ascii="Georgia" w:eastAsia="Georgia" w:hAnsi="Georgia" w:cs="Georgia"/>
          <w:spacing w:val="22"/>
          <w:sz w:val="19"/>
          <w:szCs w:val="19"/>
        </w:rPr>
        <w:t xml:space="preserve"> </w:t>
      </w:r>
      <w:r>
        <w:rPr>
          <w:rFonts w:ascii="Georgia" w:eastAsia="Georgia" w:hAnsi="Georgia" w:cs="Georgia"/>
          <w:sz w:val="19"/>
          <w:szCs w:val="19"/>
        </w:rPr>
        <w:t>which</w:t>
      </w:r>
      <w:r>
        <w:rPr>
          <w:rFonts w:ascii="Georgia" w:eastAsia="Georgia" w:hAnsi="Georgia" w:cs="Georgia"/>
          <w:spacing w:val="20"/>
          <w:sz w:val="19"/>
          <w:szCs w:val="19"/>
        </w:rPr>
        <w:t xml:space="preserve"> </w:t>
      </w:r>
      <w:r>
        <w:rPr>
          <w:rFonts w:ascii="Georgia" w:eastAsia="Georgia" w:hAnsi="Georgia" w:cs="Georgia"/>
          <w:sz w:val="19"/>
          <w:szCs w:val="19"/>
        </w:rPr>
        <w:t>patients</w:t>
      </w:r>
      <w:r>
        <w:rPr>
          <w:rFonts w:ascii="Georgia" w:eastAsia="Georgia" w:hAnsi="Georgia" w:cs="Georgia"/>
          <w:spacing w:val="24"/>
          <w:sz w:val="19"/>
          <w:szCs w:val="19"/>
        </w:rPr>
        <w:t xml:space="preserve"> </w:t>
      </w:r>
      <w:r>
        <w:rPr>
          <w:rFonts w:ascii="Georgia" w:eastAsia="Georgia" w:hAnsi="Georgia" w:cs="Georgia"/>
          <w:sz w:val="19"/>
          <w:szCs w:val="19"/>
        </w:rPr>
        <w:t>will</w:t>
      </w:r>
      <w:r>
        <w:rPr>
          <w:rFonts w:ascii="Georgia" w:eastAsia="Georgia" w:hAnsi="Georgia" w:cs="Georgia"/>
          <w:spacing w:val="16"/>
          <w:sz w:val="19"/>
          <w:szCs w:val="19"/>
        </w:rPr>
        <w:t xml:space="preserve"> </w:t>
      </w:r>
      <w:r>
        <w:rPr>
          <w:rFonts w:ascii="Georgia" w:eastAsia="Georgia" w:hAnsi="Georgia" w:cs="Georgia"/>
          <w:sz w:val="19"/>
          <w:szCs w:val="19"/>
        </w:rPr>
        <w:t>develop</w:t>
      </w:r>
      <w:r>
        <w:rPr>
          <w:rFonts w:ascii="Georgia" w:eastAsia="Georgia" w:hAnsi="Georgia" w:cs="Georgia"/>
          <w:spacing w:val="23"/>
          <w:sz w:val="19"/>
          <w:szCs w:val="19"/>
        </w:rPr>
        <w:t xml:space="preserve"> </w:t>
      </w:r>
      <w:r>
        <w:rPr>
          <w:rFonts w:ascii="Georgia" w:eastAsia="Georgia" w:hAnsi="Georgia" w:cs="Georgia"/>
          <w:sz w:val="19"/>
          <w:szCs w:val="19"/>
        </w:rPr>
        <w:t>BOS</w:t>
      </w:r>
      <w:r>
        <w:rPr>
          <w:rFonts w:ascii="Georgia" w:eastAsia="Georgia" w:hAnsi="Georgia" w:cs="Georgia"/>
          <w:spacing w:val="17"/>
          <w:sz w:val="19"/>
          <w:szCs w:val="19"/>
        </w:rPr>
        <w:t xml:space="preserve"> </w:t>
      </w:r>
      <w:r>
        <w:rPr>
          <w:rFonts w:ascii="Georgia" w:eastAsia="Georgia" w:hAnsi="Georgia" w:cs="Georgia"/>
          <w:sz w:val="19"/>
          <w:szCs w:val="19"/>
        </w:rPr>
        <w:t>before</w:t>
      </w:r>
      <w:r>
        <w:rPr>
          <w:rFonts w:ascii="Georgia" w:eastAsia="Georgia" w:hAnsi="Georgia" w:cs="Georgia"/>
          <w:spacing w:val="21"/>
          <w:sz w:val="19"/>
          <w:szCs w:val="19"/>
        </w:rPr>
        <w:t xml:space="preserve"> </w:t>
      </w:r>
      <w:r>
        <w:rPr>
          <w:rFonts w:ascii="Georgia" w:eastAsia="Georgia" w:hAnsi="Georgia" w:cs="Georgia"/>
          <w:sz w:val="19"/>
          <w:szCs w:val="19"/>
        </w:rPr>
        <w:t>PFT</w:t>
      </w:r>
      <w:r>
        <w:rPr>
          <w:rFonts w:ascii="Georgia" w:eastAsia="Georgia" w:hAnsi="Georgia" w:cs="Georgia"/>
          <w:spacing w:val="17"/>
          <w:sz w:val="19"/>
          <w:szCs w:val="19"/>
        </w:rPr>
        <w:t xml:space="preserve"> </w:t>
      </w:r>
      <w:r>
        <w:rPr>
          <w:rFonts w:ascii="Georgia" w:eastAsia="Georgia" w:hAnsi="Georgia" w:cs="Georgia"/>
          <w:sz w:val="19"/>
          <w:szCs w:val="19"/>
        </w:rPr>
        <w:t>abnormalities</w:t>
      </w:r>
      <w:r>
        <w:rPr>
          <w:rFonts w:ascii="Georgia" w:eastAsia="Georgia" w:hAnsi="Georgia" w:cs="Georgia"/>
          <w:spacing w:val="33"/>
          <w:sz w:val="19"/>
          <w:szCs w:val="19"/>
        </w:rPr>
        <w:t xml:space="preserve"> </w:t>
      </w:r>
      <w:r>
        <w:rPr>
          <w:rFonts w:ascii="Georgia" w:eastAsia="Georgia" w:hAnsi="Georgia" w:cs="Georgia"/>
          <w:sz w:val="19"/>
          <w:szCs w:val="19"/>
        </w:rPr>
        <w:t>beyond</w:t>
      </w:r>
      <w:r>
        <w:rPr>
          <w:rFonts w:ascii="Georgia" w:eastAsia="Georgia" w:hAnsi="Georgia" w:cs="Georgia"/>
          <w:spacing w:val="22"/>
          <w:sz w:val="19"/>
          <w:szCs w:val="19"/>
        </w:rPr>
        <w:t xml:space="preserve"> </w:t>
      </w:r>
      <w:r>
        <w:rPr>
          <w:rFonts w:ascii="Georgia" w:eastAsia="Georgia" w:hAnsi="Georgia" w:cs="Georgia"/>
          <w:w w:val="102"/>
          <w:sz w:val="19"/>
          <w:szCs w:val="19"/>
        </w:rPr>
        <w:t xml:space="preserve">the </w:t>
      </w:r>
      <w:r>
        <w:rPr>
          <w:rFonts w:ascii="Georgia" w:eastAsia="Georgia" w:hAnsi="Georgia" w:cs="Georgia"/>
          <w:sz w:val="19"/>
          <w:szCs w:val="19"/>
        </w:rPr>
        <w:t>diagnostic</w:t>
      </w:r>
      <w:r>
        <w:rPr>
          <w:rFonts w:ascii="Georgia" w:eastAsia="Georgia" w:hAnsi="Georgia" w:cs="Georgia"/>
          <w:spacing w:val="22"/>
          <w:sz w:val="19"/>
          <w:szCs w:val="19"/>
        </w:rPr>
        <w:t xml:space="preserve"> </w:t>
      </w:r>
      <w:r>
        <w:rPr>
          <w:rFonts w:ascii="Georgia" w:eastAsia="Georgia" w:hAnsi="Georgia" w:cs="Georgia"/>
          <w:sz w:val="19"/>
          <w:szCs w:val="19"/>
        </w:rPr>
        <w:t>threshold</w:t>
      </w:r>
      <w:r>
        <w:rPr>
          <w:rFonts w:ascii="Georgia" w:eastAsia="Georgia" w:hAnsi="Georgia" w:cs="Georgia"/>
          <w:spacing w:val="21"/>
          <w:sz w:val="19"/>
          <w:szCs w:val="19"/>
        </w:rPr>
        <w:t xml:space="preserve"> </w:t>
      </w:r>
      <w:r>
        <w:rPr>
          <w:rFonts w:ascii="Georgia" w:eastAsia="Georgia" w:hAnsi="Georgia" w:cs="Georgia"/>
          <w:sz w:val="19"/>
          <w:szCs w:val="19"/>
        </w:rPr>
        <w:t>ensue.</w:t>
      </w:r>
      <w:r>
        <w:rPr>
          <w:rFonts w:ascii="Georgia" w:eastAsia="Georgia" w:hAnsi="Georgia" w:cs="Georgia"/>
          <w:spacing w:val="38"/>
          <w:sz w:val="19"/>
          <w:szCs w:val="19"/>
        </w:rPr>
        <w:t xml:space="preserve"> </w:t>
      </w:r>
      <w:r>
        <w:rPr>
          <w:rFonts w:ascii="Georgia" w:eastAsia="Georgia" w:hAnsi="Georgia" w:cs="Georgia"/>
          <w:sz w:val="19"/>
          <w:szCs w:val="19"/>
        </w:rPr>
        <w:t>Such</w:t>
      </w:r>
      <w:r>
        <w:rPr>
          <w:rFonts w:ascii="Georgia" w:eastAsia="Georgia" w:hAnsi="Georgia" w:cs="Georgia"/>
          <w:spacing w:val="13"/>
          <w:sz w:val="19"/>
          <w:szCs w:val="19"/>
        </w:rPr>
        <w:t xml:space="preserve"> </w:t>
      </w:r>
      <w:r>
        <w:rPr>
          <w:rFonts w:ascii="Georgia" w:eastAsia="Georgia" w:hAnsi="Georgia" w:cs="Georgia"/>
          <w:sz w:val="19"/>
          <w:szCs w:val="19"/>
        </w:rPr>
        <w:t>tools</w:t>
      </w:r>
      <w:r>
        <w:rPr>
          <w:rFonts w:ascii="Georgia" w:eastAsia="Georgia" w:hAnsi="Georgia" w:cs="Georgia"/>
          <w:spacing w:val="13"/>
          <w:sz w:val="19"/>
          <w:szCs w:val="19"/>
        </w:rPr>
        <w:t xml:space="preserve"> </w:t>
      </w:r>
      <w:r>
        <w:rPr>
          <w:rFonts w:ascii="Georgia" w:eastAsia="Georgia" w:hAnsi="Georgia" w:cs="Georgia"/>
          <w:sz w:val="19"/>
          <w:szCs w:val="19"/>
        </w:rPr>
        <w:t>will</w:t>
      </w:r>
      <w:r>
        <w:rPr>
          <w:rFonts w:ascii="Georgia" w:eastAsia="Georgia" w:hAnsi="Georgia" w:cs="Georgia"/>
          <w:spacing w:val="11"/>
          <w:sz w:val="19"/>
          <w:szCs w:val="19"/>
        </w:rPr>
        <w:t xml:space="preserve"> </w:t>
      </w:r>
      <w:r>
        <w:rPr>
          <w:rFonts w:ascii="Georgia" w:eastAsia="Georgia" w:hAnsi="Georgia" w:cs="Georgia"/>
          <w:sz w:val="19"/>
          <w:szCs w:val="19"/>
        </w:rPr>
        <w:t>be</w:t>
      </w:r>
      <w:r>
        <w:rPr>
          <w:rFonts w:ascii="Georgia" w:eastAsia="Georgia" w:hAnsi="Georgia" w:cs="Georgia"/>
          <w:spacing w:val="9"/>
          <w:sz w:val="19"/>
          <w:szCs w:val="19"/>
        </w:rPr>
        <w:t xml:space="preserve"> </w:t>
      </w:r>
      <w:r>
        <w:rPr>
          <w:rFonts w:ascii="Georgia" w:eastAsia="Georgia" w:hAnsi="Georgia" w:cs="Georgia"/>
          <w:sz w:val="19"/>
          <w:szCs w:val="19"/>
        </w:rPr>
        <w:t>extended</w:t>
      </w:r>
      <w:r>
        <w:rPr>
          <w:rFonts w:ascii="Georgia" w:eastAsia="Georgia" w:hAnsi="Georgia" w:cs="Georgia"/>
          <w:spacing w:val="20"/>
          <w:sz w:val="19"/>
          <w:szCs w:val="19"/>
        </w:rPr>
        <w:t xml:space="preserve"> </w:t>
      </w:r>
      <w:r>
        <w:rPr>
          <w:rFonts w:ascii="Georgia" w:eastAsia="Georgia" w:hAnsi="Georgia" w:cs="Georgia"/>
          <w:sz w:val="19"/>
          <w:szCs w:val="19"/>
        </w:rPr>
        <w:t>to</w:t>
      </w:r>
      <w:r>
        <w:rPr>
          <w:rFonts w:ascii="Georgia" w:eastAsia="Georgia" w:hAnsi="Georgia" w:cs="Georgia"/>
          <w:spacing w:val="8"/>
          <w:sz w:val="19"/>
          <w:szCs w:val="19"/>
        </w:rPr>
        <w:t xml:space="preserve"> </w:t>
      </w:r>
      <w:r>
        <w:rPr>
          <w:rFonts w:ascii="Georgia" w:eastAsia="Georgia" w:hAnsi="Georgia" w:cs="Georgia"/>
          <w:sz w:val="19"/>
          <w:szCs w:val="19"/>
        </w:rPr>
        <w:t>other</w:t>
      </w:r>
      <w:r>
        <w:rPr>
          <w:rFonts w:ascii="Georgia" w:eastAsia="Georgia" w:hAnsi="Georgia" w:cs="Georgia"/>
          <w:spacing w:val="14"/>
          <w:sz w:val="19"/>
          <w:szCs w:val="19"/>
        </w:rPr>
        <w:t xml:space="preserve"> </w:t>
      </w:r>
      <w:r>
        <w:rPr>
          <w:rFonts w:ascii="Georgia" w:eastAsia="Georgia" w:hAnsi="Georgia" w:cs="Georgia"/>
          <w:sz w:val="19"/>
          <w:szCs w:val="19"/>
        </w:rPr>
        <w:t>diffuse</w:t>
      </w:r>
      <w:r>
        <w:rPr>
          <w:rFonts w:ascii="Georgia" w:eastAsia="Georgia" w:hAnsi="Georgia" w:cs="Georgia"/>
          <w:spacing w:val="16"/>
          <w:sz w:val="19"/>
          <w:szCs w:val="19"/>
        </w:rPr>
        <w:t xml:space="preserve"> </w:t>
      </w:r>
      <w:r>
        <w:rPr>
          <w:rFonts w:ascii="Georgia" w:eastAsia="Georgia" w:hAnsi="Georgia" w:cs="Georgia"/>
          <w:sz w:val="19"/>
          <w:szCs w:val="19"/>
        </w:rPr>
        <w:t>lung</w:t>
      </w:r>
      <w:r>
        <w:rPr>
          <w:rFonts w:ascii="Georgia" w:eastAsia="Georgia" w:hAnsi="Georgia" w:cs="Georgia"/>
          <w:spacing w:val="12"/>
          <w:sz w:val="19"/>
          <w:szCs w:val="19"/>
        </w:rPr>
        <w:t xml:space="preserve"> </w:t>
      </w:r>
      <w:r>
        <w:rPr>
          <w:rFonts w:ascii="Georgia" w:eastAsia="Georgia" w:hAnsi="Georgia" w:cs="Georgia"/>
          <w:sz w:val="19"/>
          <w:szCs w:val="19"/>
        </w:rPr>
        <w:t>diseases,</w:t>
      </w:r>
      <w:r>
        <w:rPr>
          <w:rFonts w:ascii="Georgia" w:eastAsia="Georgia" w:hAnsi="Georgia" w:cs="Georgia"/>
          <w:spacing w:val="21"/>
          <w:sz w:val="19"/>
          <w:szCs w:val="19"/>
        </w:rPr>
        <w:t xml:space="preserve"> </w:t>
      </w:r>
      <w:r>
        <w:rPr>
          <w:rFonts w:ascii="Georgia" w:eastAsia="Georgia" w:hAnsi="Georgia" w:cs="Georgia"/>
          <w:sz w:val="19"/>
          <w:szCs w:val="19"/>
        </w:rPr>
        <w:t>potentially</w:t>
      </w:r>
      <w:r>
        <w:rPr>
          <w:rFonts w:ascii="Georgia" w:eastAsia="Georgia" w:hAnsi="Georgia" w:cs="Georgia"/>
          <w:spacing w:val="23"/>
          <w:sz w:val="19"/>
          <w:szCs w:val="19"/>
        </w:rPr>
        <w:t xml:space="preserve"> </w:t>
      </w:r>
      <w:r>
        <w:rPr>
          <w:rFonts w:ascii="Georgia" w:eastAsia="Georgia" w:hAnsi="Georgia" w:cs="Georgia"/>
          <w:sz w:val="19"/>
          <w:szCs w:val="19"/>
        </w:rPr>
        <w:t>generating</w:t>
      </w:r>
      <w:r>
        <w:rPr>
          <w:rFonts w:ascii="Georgia" w:eastAsia="Georgia" w:hAnsi="Georgia" w:cs="Georgia"/>
          <w:spacing w:val="23"/>
          <w:sz w:val="19"/>
          <w:szCs w:val="19"/>
        </w:rPr>
        <w:t xml:space="preserve"> </w:t>
      </w:r>
      <w:r>
        <w:rPr>
          <w:rFonts w:ascii="Georgia" w:eastAsia="Georgia" w:hAnsi="Georgia" w:cs="Georgia"/>
          <w:sz w:val="19"/>
          <w:szCs w:val="19"/>
        </w:rPr>
        <w:t>new</w:t>
      </w:r>
      <w:r>
        <w:rPr>
          <w:rFonts w:ascii="Georgia" w:eastAsia="Georgia" w:hAnsi="Georgia" w:cs="Georgia"/>
          <w:spacing w:val="12"/>
          <w:sz w:val="19"/>
          <w:szCs w:val="19"/>
        </w:rPr>
        <w:t xml:space="preserve"> </w:t>
      </w:r>
      <w:r>
        <w:rPr>
          <w:rFonts w:ascii="Georgia" w:eastAsia="Georgia" w:hAnsi="Georgia" w:cs="Georgia"/>
          <w:w w:val="102"/>
          <w:sz w:val="19"/>
          <w:szCs w:val="19"/>
        </w:rPr>
        <w:t xml:space="preserve">biomarkers </w:t>
      </w:r>
      <w:r>
        <w:rPr>
          <w:rFonts w:ascii="Georgia" w:eastAsia="Georgia" w:hAnsi="Georgia" w:cs="Georgia"/>
          <w:sz w:val="19"/>
          <w:szCs w:val="19"/>
        </w:rPr>
        <w:t>for</w:t>
      </w:r>
      <w:r>
        <w:rPr>
          <w:rFonts w:ascii="Georgia" w:eastAsia="Georgia" w:hAnsi="Georgia" w:cs="Georgia"/>
          <w:spacing w:val="6"/>
          <w:sz w:val="19"/>
          <w:szCs w:val="19"/>
        </w:rPr>
        <w:t xml:space="preserve"> </w:t>
      </w:r>
      <w:r>
        <w:rPr>
          <w:rFonts w:ascii="Georgia" w:eastAsia="Georgia" w:hAnsi="Georgia" w:cs="Georgia"/>
          <w:sz w:val="19"/>
          <w:szCs w:val="19"/>
        </w:rPr>
        <w:t>diagnosis,</w:t>
      </w:r>
      <w:r>
        <w:rPr>
          <w:rFonts w:ascii="Georgia" w:eastAsia="Georgia" w:hAnsi="Georgia" w:cs="Georgia"/>
          <w:spacing w:val="18"/>
          <w:sz w:val="19"/>
          <w:szCs w:val="19"/>
        </w:rPr>
        <w:t xml:space="preserve"> </w:t>
      </w:r>
      <w:r>
        <w:rPr>
          <w:rFonts w:ascii="Georgia" w:eastAsia="Georgia" w:hAnsi="Georgia" w:cs="Georgia"/>
          <w:sz w:val="19"/>
          <w:szCs w:val="19"/>
        </w:rPr>
        <w:t>prognostication</w:t>
      </w:r>
      <w:r>
        <w:rPr>
          <w:rFonts w:ascii="Georgia" w:eastAsia="Georgia" w:hAnsi="Georgia" w:cs="Georgia"/>
          <w:spacing w:val="27"/>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sz w:val="19"/>
          <w:szCs w:val="19"/>
        </w:rPr>
        <w:t>therapeutic</w:t>
      </w:r>
      <w:r>
        <w:rPr>
          <w:rFonts w:ascii="Georgia" w:eastAsia="Georgia" w:hAnsi="Georgia" w:cs="Georgia"/>
          <w:spacing w:val="20"/>
          <w:sz w:val="19"/>
          <w:szCs w:val="19"/>
        </w:rPr>
        <w:t xml:space="preserve"> </w:t>
      </w:r>
      <w:r>
        <w:rPr>
          <w:rFonts w:ascii="Georgia" w:eastAsia="Georgia" w:hAnsi="Georgia" w:cs="Georgia"/>
          <w:w w:val="102"/>
          <w:sz w:val="19"/>
          <w:szCs w:val="19"/>
        </w:rPr>
        <w:t>trials.</w:t>
      </w:r>
    </w:p>
    <w:p w14:paraId="2B9A43B9" w14:textId="77777777" w:rsidR="00F71839" w:rsidRDefault="00F71839">
      <w:pPr>
        <w:spacing w:before="60" w:after="0" w:line="277" w:lineRule="auto"/>
        <w:ind w:left="120" w:right="82" w:hanging="7"/>
        <w:jc w:val="both"/>
        <w:rPr>
          <w:ins w:id="401" w:author="James Gee" w:date="2016-07-18T16:04:00Z"/>
          <w:rFonts w:ascii="Georgia" w:eastAsia="Georgia" w:hAnsi="Georgia" w:cs="Georgia"/>
          <w:w w:val="102"/>
          <w:sz w:val="19"/>
          <w:szCs w:val="19"/>
        </w:rPr>
      </w:pPr>
    </w:p>
    <w:p w14:paraId="5824DB49" w14:textId="1BF51955" w:rsidR="00F71839" w:rsidRDefault="00B10453" w:rsidP="00B10453">
      <w:pPr>
        <w:spacing w:before="60" w:after="0" w:line="277" w:lineRule="auto"/>
        <w:ind w:left="120" w:right="82" w:hanging="7"/>
        <w:jc w:val="both"/>
        <w:rPr>
          <w:ins w:id="402" w:author="James Gee" w:date="2016-07-20T20:16:00Z"/>
          <w:rFonts w:ascii="Georgia" w:eastAsia="Georgia" w:hAnsi="Georgia" w:cs="Georgia"/>
          <w:w w:val="102"/>
          <w:sz w:val="19"/>
          <w:szCs w:val="19"/>
          <w:highlight w:val="yellow"/>
        </w:rPr>
      </w:pPr>
      <w:ins w:id="403" w:author="James Gee" w:date="2016-07-20T20:09:00Z">
        <w:r w:rsidRPr="00B10453">
          <w:rPr>
            <w:rFonts w:ascii="Georgia" w:eastAsia="Georgia" w:hAnsi="Georgia" w:cs="Georgia"/>
            <w:b/>
            <w:w w:val="102"/>
            <w:sz w:val="19"/>
            <w:szCs w:val="19"/>
            <w:highlight w:val="yellow"/>
          </w:rPr>
          <w:t xml:space="preserve">Novel </w:t>
        </w:r>
        <w:r>
          <w:rPr>
            <w:rFonts w:ascii="Georgia" w:eastAsia="Georgia" w:hAnsi="Georgia" w:cs="Georgia"/>
            <w:b/>
            <w:w w:val="102"/>
            <w:sz w:val="19"/>
            <w:szCs w:val="19"/>
            <w:highlight w:val="yellow"/>
          </w:rPr>
          <w:t>PET/CT</w:t>
        </w:r>
        <w:r w:rsidRPr="00B10453">
          <w:rPr>
            <w:rFonts w:ascii="Georgia" w:eastAsia="Georgia" w:hAnsi="Georgia" w:cs="Georgia"/>
            <w:b/>
            <w:w w:val="102"/>
            <w:sz w:val="19"/>
            <w:szCs w:val="19"/>
            <w:highlight w:val="yellow"/>
          </w:rPr>
          <w:t xml:space="preserve"> biomarkers for early prediction of treatment response and survival in patients with </w:t>
        </w:r>
        <w:proofErr w:type="gramStart"/>
        <w:r>
          <w:rPr>
            <w:rFonts w:ascii="Georgia" w:eastAsia="Georgia" w:hAnsi="Georgia" w:cs="Georgia"/>
            <w:b/>
            <w:w w:val="102"/>
            <w:sz w:val="19"/>
            <w:szCs w:val="19"/>
            <w:highlight w:val="yellow"/>
          </w:rPr>
          <w:t>non small</w:t>
        </w:r>
        <w:proofErr w:type="gramEnd"/>
        <w:r>
          <w:rPr>
            <w:rFonts w:ascii="Georgia" w:eastAsia="Georgia" w:hAnsi="Georgia" w:cs="Georgia"/>
            <w:b/>
            <w:w w:val="102"/>
            <w:sz w:val="19"/>
            <w:szCs w:val="19"/>
            <w:highlight w:val="yellow"/>
          </w:rPr>
          <w:t xml:space="preserve"> cell lung cancer (</w:t>
        </w:r>
        <w:r w:rsidRPr="00B10453">
          <w:rPr>
            <w:rFonts w:ascii="Georgia" w:eastAsia="Georgia" w:hAnsi="Georgia" w:cs="Georgia"/>
            <w:b/>
            <w:w w:val="102"/>
            <w:sz w:val="19"/>
            <w:szCs w:val="19"/>
            <w:highlight w:val="yellow"/>
          </w:rPr>
          <w:t>NSCLC</w:t>
        </w:r>
      </w:ins>
      <w:ins w:id="404" w:author="James Gee" w:date="2016-07-20T20:10:00Z">
        <w:r>
          <w:rPr>
            <w:rFonts w:ascii="Georgia" w:eastAsia="Georgia" w:hAnsi="Georgia" w:cs="Georgia"/>
            <w:b/>
            <w:w w:val="102"/>
            <w:sz w:val="19"/>
            <w:szCs w:val="19"/>
            <w:highlight w:val="yellow"/>
          </w:rPr>
          <w:t xml:space="preserve">). </w:t>
        </w:r>
        <w:r w:rsidR="00C517C9">
          <w:rPr>
            <w:rFonts w:ascii="Georgia" w:eastAsia="Georgia" w:hAnsi="Georgia" w:cs="Georgia"/>
            <w:b/>
            <w:w w:val="102"/>
            <w:sz w:val="19"/>
            <w:szCs w:val="19"/>
            <w:highlight w:val="yellow"/>
          </w:rPr>
          <w:t xml:space="preserve"> </w:t>
        </w:r>
      </w:ins>
      <w:ins w:id="405" w:author="James Gee" w:date="2016-07-20T20:11:00Z">
        <w:r w:rsidR="00C517C9">
          <w:rPr>
            <w:rFonts w:ascii="Georgia" w:eastAsia="Georgia" w:hAnsi="Georgia" w:cs="Georgia"/>
            <w:w w:val="102"/>
            <w:sz w:val="19"/>
            <w:szCs w:val="19"/>
            <w:highlight w:val="yellow"/>
          </w:rPr>
          <w:t>PET and CT</w:t>
        </w:r>
      </w:ins>
      <w:ins w:id="406" w:author="James Gee" w:date="2016-07-20T20:09:00Z">
        <w:r w:rsidRPr="00B10453">
          <w:rPr>
            <w:rFonts w:ascii="Georgia" w:eastAsia="Georgia" w:hAnsi="Georgia" w:cs="Georgia"/>
            <w:w w:val="102"/>
            <w:sz w:val="19"/>
            <w:szCs w:val="19"/>
            <w:highlight w:val="yellow"/>
          </w:rPr>
          <w:t xml:space="preserve"> have </w:t>
        </w:r>
      </w:ins>
      <w:ins w:id="407" w:author="James Gee" w:date="2016-07-20T20:11:00Z">
        <w:r w:rsidR="00C517C9">
          <w:rPr>
            <w:rFonts w:ascii="Georgia" w:eastAsia="Georgia" w:hAnsi="Georgia" w:cs="Georgia"/>
            <w:w w:val="102"/>
            <w:sz w:val="19"/>
            <w:szCs w:val="19"/>
            <w:highlight w:val="yellow"/>
          </w:rPr>
          <w:t>traditionally played</w:t>
        </w:r>
      </w:ins>
      <w:ins w:id="408" w:author="James Gee" w:date="2016-07-20T20:09:00Z">
        <w:r w:rsidRPr="00B10453">
          <w:rPr>
            <w:rFonts w:ascii="Georgia" w:eastAsia="Georgia" w:hAnsi="Georgia" w:cs="Georgia"/>
            <w:w w:val="102"/>
            <w:sz w:val="19"/>
            <w:szCs w:val="19"/>
            <w:highlight w:val="yellow"/>
          </w:rPr>
          <w:t xml:space="preserve"> important roles in diagnosis, staging, and predicting treatment response in </w:t>
        </w:r>
        <w:r w:rsidR="00C517C9">
          <w:rPr>
            <w:rFonts w:ascii="Georgia" w:eastAsia="Georgia" w:hAnsi="Georgia" w:cs="Georgia"/>
            <w:w w:val="102"/>
            <w:sz w:val="19"/>
            <w:szCs w:val="19"/>
            <w:highlight w:val="yellow"/>
          </w:rPr>
          <w:t>NSCLC</w:t>
        </w:r>
        <w:r w:rsidRPr="00B10453">
          <w:rPr>
            <w:rFonts w:ascii="Georgia" w:eastAsia="Georgia" w:hAnsi="Georgia" w:cs="Georgia"/>
            <w:w w:val="102"/>
            <w:sz w:val="19"/>
            <w:szCs w:val="19"/>
            <w:highlight w:val="yellow"/>
          </w:rPr>
          <w:t xml:space="preserve"> </w:t>
        </w:r>
        <w:r w:rsidRPr="00B10453">
          <w:rPr>
            <w:rFonts w:ascii="Georgia" w:eastAsia="Georgia" w:hAnsi="Georgia" w:cs="Georgia"/>
            <w:w w:val="102"/>
            <w:sz w:val="19"/>
            <w:szCs w:val="19"/>
            <w:highlight w:val="yellow"/>
          </w:rPr>
          <w:fldChar w:fldCharType="begin">
            <w:fldData xml:space="preserve">PEVuZE5vdGU+PENpdGU+PEF1dGhvcj5MYXJkaW5vaXM8L0F1dGhvcj48WWVhcj4yMDAzPC9ZZWFy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=
</w:fldData>
          </w:fldChar>
        </w:r>
        <w:r w:rsidRPr="00B10453">
          <w:rPr>
            <w:rFonts w:ascii="Georgia" w:eastAsia="Georgia" w:hAnsi="Georgia" w:cs="Georgia"/>
            <w:w w:val="102"/>
            <w:sz w:val="19"/>
            <w:szCs w:val="19"/>
            <w:highlight w:val="yellow"/>
          </w:rPr>
          <w:instrText xml:space="preserve"> ADDIN EN.CITE </w:instrText>
        </w:r>
        <w:r w:rsidRPr="00B10453">
          <w:rPr>
            <w:rFonts w:ascii="Georgia" w:eastAsia="Georgia" w:hAnsi="Georgia" w:cs="Georgia"/>
            <w:w w:val="102"/>
            <w:sz w:val="19"/>
            <w:szCs w:val="19"/>
            <w:highlight w:val="yellow"/>
          </w:rPr>
          <w:fldChar w:fldCharType="begin">
            <w:fldData xml:space="preserve">PEVuZE5vdGU+PENpdGU+PEF1dGhvcj5MYXJkaW5vaXM8L0F1dGhvcj48WWVhcj4yMDAzPC9ZZWFy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=
</w:fldData>
          </w:fldChar>
        </w:r>
        <w:r w:rsidRPr="00B10453">
          <w:rPr>
            <w:rFonts w:ascii="Georgia" w:eastAsia="Georgia" w:hAnsi="Georgia" w:cs="Georgia"/>
            <w:w w:val="102"/>
            <w:sz w:val="19"/>
            <w:szCs w:val="19"/>
            <w:highlight w:val="yellow"/>
          </w:rPr>
          <w:instrText xml:space="preserve"> ADDIN EN.CITE.DATA </w:instrText>
        </w:r>
        <w:r w:rsidRPr="00B10453">
          <w:rPr>
            <w:rFonts w:ascii="Georgia" w:eastAsia="Georgia" w:hAnsi="Georgia" w:cs="Georgia"/>
            <w:w w:val="102"/>
            <w:sz w:val="19"/>
            <w:szCs w:val="19"/>
            <w:highlight w:val="yellow"/>
          </w:rPr>
        </w:r>
        <w:r w:rsidRPr="00B10453">
          <w:rPr>
            <w:rFonts w:ascii="Georgia" w:eastAsia="Georgia" w:hAnsi="Georgia" w:cs="Georgia"/>
            <w:w w:val="102"/>
            <w:sz w:val="19"/>
            <w:szCs w:val="19"/>
            <w:highlight w:val="yellow"/>
          </w:rPr>
          <w:fldChar w:fldCharType="end"/>
        </w:r>
        <w:r w:rsidRPr="00B10453">
          <w:rPr>
            <w:rFonts w:ascii="Georgia" w:eastAsia="Georgia" w:hAnsi="Georgia" w:cs="Georgia"/>
            <w:w w:val="102"/>
            <w:sz w:val="19"/>
            <w:szCs w:val="19"/>
            <w:highlight w:val="yellow"/>
          </w:rPr>
        </w:r>
        <w:r w:rsidRPr="00B10453">
          <w:rPr>
            <w:rFonts w:ascii="Georgia" w:eastAsia="Georgia" w:hAnsi="Georgia" w:cs="Georgia"/>
            <w:w w:val="102"/>
            <w:sz w:val="19"/>
            <w:szCs w:val="19"/>
            <w:highlight w:val="yellow"/>
          </w:rPr>
          <w:fldChar w:fldCharType="separate"/>
        </w:r>
        <w:r w:rsidRPr="00B10453">
          <w:rPr>
            <w:rFonts w:ascii="Georgia" w:eastAsia="Georgia" w:hAnsi="Georgia" w:cs="Georgia"/>
            <w:w w:val="102"/>
            <w:sz w:val="19"/>
            <w:szCs w:val="19"/>
            <w:highlight w:val="yellow"/>
          </w:rPr>
          <w:t>[</w:t>
        </w:r>
        <w:r w:rsidRPr="00B10453">
          <w:rPr>
            <w:rFonts w:ascii="Georgia" w:eastAsia="Georgia" w:hAnsi="Georgia" w:cs="Georgia"/>
            <w:w w:val="102"/>
            <w:sz w:val="19"/>
            <w:szCs w:val="19"/>
            <w:highlight w:val="yellow"/>
          </w:rPr>
          <w:fldChar w:fldCharType="begin"/>
        </w:r>
        <w:r w:rsidRPr="00B10453">
          <w:rPr>
            <w:rFonts w:ascii="Georgia" w:eastAsia="Georgia" w:hAnsi="Georgia" w:cs="Georgia"/>
            <w:w w:val="102"/>
            <w:sz w:val="19"/>
            <w:szCs w:val="19"/>
            <w:highlight w:val="yellow"/>
          </w:rPr>
          <w:instrText xml:space="preserve"> HYPERLINK \l "_ENREF_3" \o "Lardinois, 2003 #15" </w:instrText>
        </w:r>
        <w:r w:rsidRPr="00B10453">
          <w:rPr>
            <w:rFonts w:ascii="Georgia" w:eastAsia="Georgia" w:hAnsi="Georgia" w:cs="Georgia"/>
            <w:w w:val="102"/>
            <w:sz w:val="19"/>
            <w:szCs w:val="19"/>
            <w:highlight w:val="yellow"/>
          </w:rPr>
          <w:fldChar w:fldCharType="separate"/>
        </w:r>
        <w:r w:rsidRPr="00B10453">
          <w:rPr>
            <w:rStyle w:val="Hyperlink"/>
            <w:rFonts w:ascii="Georgia" w:eastAsia="Georgia" w:hAnsi="Georgia" w:cs="Georgia"/>
            <w:w w:val="102"/>
            <w:sz w:val="19"/>
            <w:szCs w:val="19"/>
            <w:highlight w:val="yellow"/>
          </w:rPr>
          <w:t>3-5</w:t>
        </w:r>
        <w:r w:rsidRPr="00B10453">
          <w:rPr>
            <w:rFonts w:ascii="Georgia" w:eastAsia="Georgia" w:hAnsi="Georgia" w:cs="Georgia"/>
            <w:w w:val="102"/>
            <w:sz w:val="19"/>
            <w:szCs w:val="19"/>
            <w:highlight w:val="yellow"/>
          </w:rPr>
          <w:fldChar w:fldCharType="end"/>
        </w:r>
        <w:r w:rsidRPr="00B10453">
          <w:rPr>
            <w:rFonts w:ascii="Georgia" w:eastAsia="Georgia" w:hAnsi="Georgia" w:cs="Georgia"/>
            <w:w w:val="102"/>
            <w:sz w:val="19"/>
            <w:szCs w:val="19"/>
            <w:highlight w:val="yellow"/>
          </w:rPr>
          <w:t>]</w:t>
        </w:r>
        <w:r w:rsidRPr="00B10453">
          <w:rPr>
            <w:rFonts w:ascii="Georgia" w:eastAsia="Georgia" w:hAnsi="Georgia" w:cs="Georgia"/>
            <w:w w:val="102"/>
            <w:sz w:val="19"/>
            <w:szCs w:val="19"/>
            <w:highlight w:val="yellow"/>
          </w:rPr>
          <w:fldChar w:fldCharType="end"/>
        </w:r>
        <w:r w:rsidRPr="00B10453">
          <w:rPr>
            <w:rFonts w:ascii="Georgia" w:eastAsia="Georgia" w:hAnsi="Georgia" w:cs="Georgia"/>
            <w:w w:val="102"/>
            <w:sz w:val="19"/>
            <w:szCs w:val="19"/>
            <w:highlight w:val="yellow"/>
          </w:rPr>
          <w:t xml:space="preserve">. Although many studies have demonstrated diagnostic and prognostic value of tumor metabolic burden and morphological information derived from PET/CT imaging measures </w:t>
        </w:r>
        <w:r w:rsidRPr="00B10453">
          <w:rPr>
            <w:rFonts w:ascii="Georgia" w:eastAsia="Georgia" w:hAnsi="Georgia" w:cs="Georgia"/>
            <w:w w:val="102"/>
            <w:sz w:val="19"/>
            <w:szCs w:val="19"/>
            <w:highlight w:val="yellow"/>
          </w:rPr>
          <w:fldChar w:fldCharType="begin">
            <w:fldData xml:space="preserve">PEVuZE5vdGU+PENpdGU+PEF1dGhvcj5Ib3JuZTwvQXV0aG9yPjxZZWFyPjIwMTQ8L1llYXI+PFJl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</w:fldData>
          </w:fldChar>
        </w:r>
        <w:r w:rsidRPr="00B10453">
          <w:rPr>
            <w:rFonts w:ascii="Georgia" w:eastAsia="Georgia" w:hAnsi="Georgia" w:cs="Georgia"/>
            <w:w w:val="102"/>
            <w:sz w:val="19"/>
            <w:szCs w:val="19"/>
            <w:highlight w:val="yellow"/>
          </w:rPr>
          <w:instrText xml:space="preserve"> ADDIN EN.CITE </w:instrText>
        </w:r>
        <w:r w:rsidRPr="00B10453">
          <w:rPr>
            <w:rFonts w:ascii="Georgia" w:eastAsia="Georgia" w:hAnsi="Georgia" w:cs="Georgia"/>
            <w:w w:val="102"/>
            <w:sz w:val="19"/>
            <w:szCs w:val="19"/>
            <w:highlight w:val="yellow"/>
          </w:rPr>
          <w:fldChar w:fldCharType="begin">
            <w:fldData xml:space="preserve">PEVuZE5vdGU+PENpdGU+PEF1dGhvcj5Ib3JuZTwvQXV0aG9yPjxZZWFyPjIwMTQ8L1llYXI+PFJl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</w:fldData>
          </w:fldChar>
        </w:r>
        <w:r w:rsidRPr="00B10453">
          <w:rPr>
            <w:rFonts w:ascii="Georgia" w:eastAsia="Georgia" w:hAnsi="Georgia" w:cs="Georgia"/>
            <w:w w:val="102"/>
            <w:sz w:val="19"/>
            <w:szCs w:val="19"/>
            <w:highlight w:val="yellow"/>
          </w:rPr>
          <w:instrText xml:space="preserve"> ADDIN EN.CITE.DATA </w:instrText>
        </w:r>
        <w:r w:rsidRPr="00B10453">
          <w:rPr>
            <w:rFonts w:ascii="Georgia" w:eastAsia="Georgia" w:hAnsi="Georgia" w:cs="Georgia"/>
            <w:w w:val="102"/>
            <w:sz w:val="19"/>
            <w:szCs w:val="19"/>
            <w:highlight w:val="yellow"/>
          </w:rPr>
        </w:r>
        <w:r w:rsidRPr="00B10453">
          <w:rPr>
            <w:rFonts w:ascii="Georgia" w:eastAsia="Georgia" w:hAnsi="Georgia" w:cs="Georgia"/>
            <w:w w:val="102"/>
            <w:sz w:val="19"/>
            <w:szCs w:val="19"/>
            <w:highlight w:val="yellow"/>
          </w:rPr>
          <w:fldChar w:fldCharType="end"/>
        </w:r>
        <w:r w:rsidRPr="00B10453">
          <w:rPr>
            <w:rFonts w:ascii="Georgia" w:eastAsia="Georgia" w:hAnsi="Georgia" w:cs="Georgia"/>
            <w:w w:val="102"/>
            <w:sz w:val="19"/>
            <w:szCs w:val="19"/>
            <w:highlight w:val="yellow"/>
          </w:rPr>
        </w:r>
        <w:r w:rsidRPr="00B10453">
          <w:rPr>
            <w:rFonts w:ascii="Georgia" w:eastAsia="Georgia" w:hAnsi="Georgia" w:cs="Georgia"/>
            <w:w w:val="102"/>
            <w:sz w:val="19"/>
            <w:szCs w:val="19"/>
            <w:highlight w:val="yellow"/>
          </w:rPr>
          <w:fldChar w:fldCharType="separate"/>
        </w:r>
        <w:r w:rsidRPr="00B10453">
          <w:rPr>
            <w:rFonts w:ascii="Georgia" w:eastAsia="Georgia" w:hAnsi="Georgia" w:cs="Georgia"/>
            <w:w w:val="102"/>
            <w:sz w:val="19"/>
            <w:szCs w:val="19"/>
            <w:highlight w:val="yellow"/>
          </w:rPr>
          <w:t>[</w:t>
        </w:r>
        <w:r w:rsidRPr="00B10453">
          <w:rPr>
            <w:rFonts w:ascii="Georgia" w:eastAsia="Georgia" w:hAnsi="Georgia" w:cs="Georgia"/>
            <w:w w:val="102"/>
            <w:sz w:val="19"/>
            <w:szCs w:val="19"/>
            <w:highlight w:val="yellow"/>
          </w:rPr>
          <w:fldChar w:fldCharType="begin"/>
        </w:r>
        <w:r w:rsidRPr="00B10453">
          <w:rPr>
            <w:rFonts w:ascii="Georgia" w:eastAsia="Georgia" w:hAnsi="Georgia" w:cs="Georgia"/>
            <w:w w:val="102"/>
            <w:sz w:val="19"/>
            <w:szCs w:val="19"/>
            <w:highlight w:val="yellow"/>
          </w:rPr>
          <w:instrText xml:space="preserve"> HYPERLINK \l "_ENREF_5" \o "Horne, 2014 #21" </w:instrText>
        </w:r>
        <w:r w:rsidRPr="00B10453">
          <w:rPr>
            <w:rFonts w:ascii="Georgia" w:eastAsia="Georgia" w:hAnsi="Georgia" w:cs="Georgia"/>
            <w:w w:val="102"/>
            <w:sz w:val="19"/>
            <w:szCs w:val="19"/>
            <w:highlight w:val="yellow"/>
          </w:rPr>
          <w:fldChar w:fldCharType="separate"/>
        </w:r>
        <w:r w:rsidRPr="00B10453">
          <w:rPr>
            <w:rStyle w:val="Hyperlink"/>
            <w:rFonts w:ascii="Georgia" w:eastAsia="Georgia" w:hAnsi="Georgia" w:cs="Georgia"/>
            <w:w w:val="102"/>
            <w:sz w:val="19"/>
            <w:szCs w:val="19"/>
            <w:highlight w:val="yellow"/>
          </w:rPr>
          <w:t>5</w:t>
        </w:r>
        <w:r w:rsidRPr="00B10453">
          <w:rPr>
            <w:rFonts w:ascii="Georgia" w:eastAsia="Georgia" w:hAnsi="Georgia" w:cs="Georgia"/>
            <w:w w:val="102"/>
            <w:sz w:val="19"/>
            <w:szCs w:val="19"/>
            <w:highlight w:val="yellow"/>
          </w:rPr>
          <w:fldChar w:fldCharType="end"/>
        </w:r>
        <w:r w:rsidRPr="00B10453">
          <w:rPr>
            <w:rFonts w:ascii="Georgia" w:eastAsia="Georgia" w:hAnsi="Georgia" w:cs="Georgia"/>
            <w:w w:val="102"/>
            <w:sz w:val="19"/>
            <w:szCs w:val="19"/>
            <w:highlight w:val="yellow"/>
          </w:rPr>
          <w:t xml:space="preserve">, </w:t>
        </w:r>
        <w:r w:rsidRPr="00B10453">
          <w:rPr>
            <w:rFonts w:ascii="Georgia" w:eastAsia="Georgia" w:hAnsi="Georgia" w:cs="Georgia"/>
            <w:w w:val="102"/>
            <w:sz w:val="19"/>
            <w:szCs w:val="19"/>
            <w:highlight w:val="yellow"/>
          </w:rPr>
          <w:fldChar w:fldCharType="begin"/>
        </w:r>
        <w:r w:rsidRPr="00B10453">
          <w:rPr>
            <w:rFonts w:ascii="Georgia" w:eastAsia="Georgia" w:hAnsi="Georgia" w:cs="Georgia"/>
            <w:w w:val="102"/>
            <w:sz w:val="19"/>
            <w:szCs w:val="19"/>
            <w:highlight w:val="yellow"/>
          </w:rPr>
          <w:instrText xml:space="preserve"> HYPERLINK \l "_ENREF_6" \o "Zhang, 2013 #53" </w:instrText>
        </w:r>
        <w:r w:rsidRPr="00B10453">
          <w:rPr>
            <w:rFonts w:ascii="Georgia" w:eastAsia="Georgia" w:hAnsi="Georgia" w:cs="Georgia"/>
            <w:w w:val="102"/>
            <w:sz w:val="19"/>
            <w:szCs w:val="19"/>
            <w:highlight w:val="yellow"/>
          </w:rPr>
          <w:fldChar w:fldCharType="separate"/>
        </w:r>
        <w:r w:rsidRPr="00B10453">
          <w:rPr>
            <w:rStyle w:val="Hyperlink"/>
            <w:rFonts w:ascii="Georgia" w:eastAsia="Georgia" w:hAnsi="Georgia" w:cs="Georgia"/>
            <w:w w:val="102"/>
            <w:sz w:val="19"/>
            <w:szCs w:val="19"/>
            <w:highlight w:val="yellow"/>
          </w:rPr>
          <w:t>6</w:t>
        </w:r>
        <w:r w:rsidRPr="00B10453">
          <w:rPr>
            <w:rFonts w:ascii="Georgia" w:eastAsia="Georgia" w:hAnsi="Georgia" w:cs="Georgia"/>
            <w:w w:val="102"/>
            <w:sz w:val="19"/>
            <w:szCs w:val="19"/>
            <w:highlight w:val="yellow"/>
          </w:rPr>
          <w:fldChar w:fldCharType="end"/>
        </w:r>
        <w:r w:rsidRPr="00B10453">
          <w:rPr>
            <w:rFonts w:ascii="Georgia" w:eastAsia="Georgia" w:hAnsi="Georgia" w:cs="Georgia"/>
            <w:w w:val="102"/>
            <w:sz w:val="19"/>
            <w:szCs w:val="19"/>
            <w:highlight w:val="yellow"/>
          </w:rPr>
          <w:t>]</w:t>
        </w:r>
        <w:r w:rsidRPr="00B10453">
          <w:rPr>
            <w:rFonts w:ascii="Georgia" w:eastAsia="Georgia" w:hAnsi="Georgia" w:cs="Georgia"/>
            <w:w w:val="102"/>
            <w:sz w:val="19"/>
            <w:szCs w:val="19"/>
            <w:highlight w:val="yellow"/>
          </w:rPr>
          <w:fldChar w:fldCharType="end"/>
        </w:r>
        <w:r w:rsidRPr="00B10453">
          <w:rPr>
            <w:rFonts w:ascii="Georgia" w:eastAsia="Georgia" w:hAnsi="Georgia" w:cs="Georgia"/>
            <w:w w:val="102"/>
            <w:sz w:val="19"/>
            <w:szCs w:val="19"/>
            <w:highlight w:val="yellow"/>
          </w:rPr>
          <w:t xml:space="preserve">, current ability to predict treatment response and survival following radiation therapy in NSCLC is far from satisfactory </w:t>
        </w:r>
        <w:r w:rsidRPr="00B10453">
          <w:rPr>
            <w:rFonts w:ascii="Georgia" w:eastAsia="Georgia" w:hAnsi="Georgia" w:cs="Georgia"/>
            <w:w w:val="102"/>
            <w:sz w:val="19"/>
            <w:szCs w:val="19"/>
            <w:highlight w:val="yellow"/>
          </w:rPr>
          <w:fldChar w:fldCharType="begin"/>
        </w:r>
        <w:r w:rsidRPr="00B10453">
          <w:rPr>
            <w:rFonts w:ascii="Georgia" w:eastAsia="Georgia" w:hAnsi="Georgia" w:cs="Georgia"/>
            <w:w w:val="102"/>
            <w:sz w:val="19"/>
            <w:szCs w:val="19"/>
            <w:highlight w:val="yellow"/>
          </w:rPr>
          <w:instrText xml:space="preserve"> ADDIN EN.CITE &lt;EndNote&gt;&lt;Cite&gt;&lt;Author&gt;Berman&lt;/Author&gt;&lt;Year&gt;2014&lt;/Year&gt;&lt;RecNum&gt;19&lt;/RecNum&gt;&lt;DisplayText&gt;[7]&lt;/DisplayText&gt;&lt;record&gt;&lt;rec-number&gt;19&lt;/rec-number&gt;&lt;foreign-keys&gt;&lt;key app="EN" db-id="2rd0z5dr9xd0pqess9c5s2taprpf9tarsaas"&gt;19&lt;/key&gt;&lt;/foreign-keys&gt;&lt;ref-type name="Journal Article"&gt;17&lt;/ref-type&gt;&lt;contributors&gt;&lt;authors&gt;&lt;author&gt;Berman, Abigail T.&lt;/author&gt;&lt;author&gt;Ellenberg, Susan S.&lt;/author&gt;&lt;author&gt;Simone, Charles B.&lt;/author&gt;&lt;/authors&gt;&lt;/contributors&gt;&lt;titles&gt;&lt;title&gt;Predicting Survival in Non–Small-Cell Lung Cancer Using Positron Emission Tomography: Several Conclusions From Multiple Comparisons&lt;/title&gt;&lt;secondary-title&gt;Journal of Clinical Oncology&lt;/secondary-title&gt;&lt;/titles&gt;&lt;periodical&gt;&lt;full-title&gt;Journal of Clinical Oncology&lt;/full-title&gt;&lt;/periodical&gt;&lt;pages&gt;1631-1632&lt;/pages&gt;&lt;volume&gt;32&lt;/volume&gt;&lt;number&gt;15&lt;/number&gt;&lt;dates&gt;&lt;year&gt;2014&lt;/year&gt;&lt;pub-dates&gt;&lt;date&gt;May 20, 2014&lt;/date&gt;&lt;/pub-dates&gt;&lt;/dates&gt;&lt;urls&gt;&lt;related-urls&gt;&lt;url&gt;http://jco.ascopubs.org/content/32/15/1631.short&lt;/url&gt;&lt;/related-urls&gt;&lt;/urls&gt;&lt;electronic-resource-num&gt;10.1200/jco.2013.54.3074&lt;/electronic-resource-num&gt;&lt;/record&gt;&lt;/Cite&gt;&lt;/EndNote&gt;</w:instrText>
        </w:r>
        <w:r w:rsidRPr="00B10453">
          <w:rPr>
            <w:rFonts w:ascii="Georgia" w:eastAsia="Georgia" w:hAnsi="Georgia" w:cs="Georgia"/>
            <w:w w:val="102"/>
            <w:sz w:val="19"/>
            <w:szCs w:val="19"/>
            <w:highlight w:val="yellow"/>
          </w:rPr>
          <w:fldChar w:fldCharType="separate"/>
        </w:r>
        <w:r w:rsidRPr="00B10453">
          <w:rPr>
            <w:rFonts w:ascii="Georgia" w:eastAsia="Georgia" w:hAnsi="Georgia" w:cs="Georgia"/>
            <w:w w:val="102"/>
            <w:sz w:val="19"/>
            <w:szCs w:val="19"/>
            <w:highlight w:val="yellow"/>
          </w:rPr>
          <w:t>[</w:t>
        </w:r>
        <w:r w:rsidRPr="00B10453">
          <w:rPr>
            <w:rFonts w:ascii="Georgia" w:eastAsia="Georgia" w:hAnsi="Georgia" w:cs="Georgia"/>
            <w:w w:val="102"/>
            <w:sz w:val="19"/>
            <w:szCs w:val="19"/>
            <w:highlight w:val="yellow"/>
          </w:rPr>
          <w:fldChar w:fldCharType="begin"/>
        </w:r>
        <w:r w:rsidRPr="00B10453">
          <w:rPr>
            <w:rFonts w:ascii="Georgia" w:eastAsia="Georgia" w:hAnsi="Georgia" w:cs="Georgia"/>
            <w:w w:val="102"/>
            <w:sz w:val="19"/>
            <w:szCs w:val="19"/>
            <w:highlight w:val="yellow"/>
          </w:rPr>
          <w:instrText xml:space="preserve"> HYPERLINK \l "_ENREF_7" \o "Berman, 2014 #19" </w:instrText>
        </w:r>
        <w:r w:rsidRPr="00B10453">
          <w:rPr>
            <w:rFonts w:ascii="Georgia" w:eastAsia="Georgia" w:hAnsi="Georgia" w:cs="Georgia"/>
            <w:w w:val="102"/>
            <w:sz w:val="19"/>
            <w:szCs w:val="19"/>
            <w:highlight w:val="yellow"/>
          </w:rPr>
          <w:fldChar w:fldCharType="separate"/>
        </w:r>
        <w:r w:rsidRPr="00B10453">
          <w:rPr>
            <w:rStyle w:val="Hyperlink"/>
            <w:rFonts w:ascii="Georgia" w:eastAsia="Georgia" w:hAnsi="Georgia" w:cs="Georgia"/>
            <w:w w:val="102"/>
            <w:sz w:val="19"/>
            <w:szCs w:val="19"/>
            <w:highlight w:val="yellow"/>
          </w:rPr>
          <w:t>7</w:t>
        </w:r>
        <w:r w:rsidRPr="00B10453">
          <w:rPr>
            <w:rFonts w:ascii="Georgia" w:eastAsia="Georgia" w:hAnsi="Georgia" w:cs="Georgia"/>
            <w:w w:val="102"/>
            <w:sz w:val="19"/>
            <w:szCs w:val="19"/>
            <w:highlight w:val="yellow"/>
          </w:rPr>
          <w:fldChar w:fldCharType="end"/>
        </w:r>
        <w:r w:rsidRPr="00B10453">
          <w:rPr>
            <w:rFonts w:ascii="Georgia" w:eastAsia="Georgia" w:hAnsi="Georgia" w:cs="Georgia"/>
            <w:w w:val="102"/>
            <w:sz w:val="19"/>
            <w:szCs w:val="19"/>
            <w:highlight w:val="yellow"/>
          </w:rPr>
          <w:t>]</w:t>
        </w:r>
        <w:r w:rsidRPr="00B10453">
          <w:rPr>
            <w:rFonts w:ascii="Georgia" w:eastAsia="Georgia" w:hAnsi="Georgia" w:cs="Georgia"/>
            <w:w w:val="102"/>
            <w:sz w:val="19"/>
            <w:szCs w:val="19"/>
            <w:highlight w:val="yellow"/>
          </w:rPr>
          <w:fldChar w:fldCharType="end"/>
        </w:r>
        <w:r w:rsidRPr="00B10453">
          <w:rPr>
            <w:rFonts w:ascii="Georgia" w:eastAsia="Georgia" w:hAnsi="Georgia" w:cs="Georgia"/>
            <w:w w:val="102"/>
            <w:sz w:val="19"/>
            <w:szCs w:val="19"/>
            <w:highlight w:val="yellow"/>
          </w:rPr>
          <w:t xml:space="preserve">. The poor performance of existing methods </w:t>
        </w:r>
      </w:ins>
      <w:ins w:id="409" w:author="James Gee" w:date="2016-07-20T20:12:00Z">
        <w:r w:rsidR="00C517C9">
          <w:rPr>
            <w:rFonts w:ascii="Georgia" w:eastAsia="Georgia" w:hAnsi="Georgia" w:cs="Georgia"/>
            <w:w w:val="102"/>
            <w:sz w:val="19"/>
            <w:szCs w:val="19"/>
            <w:highlight w:val="yellow"/>
          </w:rPr>
          <w:t xml:space="preserve">may </w:t>
        </w:r>
      </w:ins>
      <w:ins w:id="410" w:author="James Gee" w:date="2016-07-20T20:09:00Z">
        <w:r w:rsidRPr="00B10453">
          <w:rPr>
            <w:rFonts w:ascii="Georgia" w:eastAsia="Georgia" w:hAnsi="Georgia" w:cs="Georgia"/>
            <w:w w:val="102"/>
            <w:sz w:val="19"/>
            <w:szCs w:val="19"/>
            <w:highlight w:val="yellow"/>
          </w:rPr>
          <w:t xml:space="preserve">be due to </w:t>
        </w:r>
      </w:ins>
      <w:ins w:id="411" w:author="James Gee" w:date="2016-07-20T20:13:00Z">
        <w:r w:rsidR="00C517C9">
          <w:rPr>
            <w:rFonts w:ascii="Georgia" w:eastAsia="Georgia" w:hAnsi="Georgia" w:cs="Georgia"/>
            <w:w w:val="102"/>
            <w:sz w:val="19"/>
            <w:szCs w:val="19"/>
            <w:highlight w:val="yellow"/>
          </w:rPr>
          <w:t>a number of</w:t>
        </w:r>
      </w:ins>
      <w:ins w:id="412" w:author="James Gee" w:date="2016-07-20T20:09:00Z">
        <w:r w:rsidRPr="00B10453">
          <w:rPr>
            <w:rFonts w:ascii="Georgia" w:eastAsia="Georgia" w:hAnsi="Georgia" w:cs="Georgia"/>
            <w:w w:val="102"/>
            <w:sz w:val="19"/>
            <w:szCs w:val="19"/>
            <w:highlight w:val="yellow"/>
          </w:rPr>
          <w:t xml:space="preserve"> reasons: first, most </w:t>
        </w:r>
      </w:ins>
      <w:ins w:id="413" w:author="James Gee" w:date="2016-07-20T20:13:00Z">
        <w:r w:rsidR="00C517C9">
          <w:rPr>
            <w:rFonts w:ascii="Georgia" w:eastAsia="Georgia" w:hAnsi="Georgia" w:cs="Georgia"/>
            <w:w w:val="102"/>
            <w:sz w:val="19"/>
            <w:szCs w:val="19"/>
            <w:highlight w:val="yellow"/>
          </w:rPr>
          <w:t>studies</w:t>
        </w:r>
      </w:ins>
      <w:ins w:id="414" w:author="James Gee" w:date="2016-07-20T20:09:00Z">
        <w:r w:rsidRPr="00B10453">
          <w:rPr>
            <w:rFonts w:ascii="Georgia" w:eastAsia="Georgia" w:hAnsi="Georgia" w:cs="Georgia"/>
            <w:w w:val="102"/>
            <w:sz w:val="19"/>
            <w:szCs w:val="19"/>
            <w:highlight w:val="yellow"/>
          </w:rPr>
          <w:t xml:space="preserve"> have been limited to primary tumor lesions and ignored the information available in other lesions/regions </w:t>
        </w:r>
        <w:r w:rsidRPr="00B10453">
          <w:rPr>
            <w:rFonts w:ascii="Georgia" w:eastAsia="Georgia" w:hAnsi="Georgia" w:cs="Georgia"/>
            <w:w w:val="102"/>
            <w:sz w:val="19"/>
            <w:szCs w:val="19"/>
            <w:highlight w:val="yellow"/>
          </w:rPr>
          <w:fldChar w:fldCharType="begin">
            <w:fldData xml:space="preserve">PEVuZE5vdGU+PENpdGU+PEF1dGhvcj5SeXU8L0F1dGhvcj48WWVhcj4yMDE0PC9ZZWFyPjxSZWNO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</w:fldData>
          </w:fldChar>
        </w:r>
        <w:r w:rsidRPr="00B10453">
          <w:rPr>
            <w:rFonts w:ascii="Georgia" w:eastAsia="Georgia" w:hAnsi="Georgia" w:cs="Georgia"/>
            <w:w w:val="102"/>
            <w:sz w:val="19"/>
            <w:szCs w:val="19"/>
            <w:highlight w:val="yellow"/>
          </w:rPr>
          <w:instrText xml:space="preserve"> ADDIN EN.CITE </w:instrText>
        </w:r>
        <w:r w:rsidRPr="00B10453">
          <w:rPr>
            <w:rFonts w:ascii="Georgia" w:eastAsia="Georgia" w:hAnsi="Georgia" w:cs="Georgia"/>
            <w:w w:val="102"/>
            <w:sz w:val="19"/>
            <w:szCs w:val="19"/>
            <w:highlight w:val="yellow"/>
          </w:rPr>
          <w:fldChar w:fldCharType="begin">
            <w:fldData xml:space="preserve">PEVuZE5vdGU+PENpdGU+PEF1dGhvcj5SeXU8L0F1dGhvcj48WWVhcj4yMDE0PC9ZZWFyPjxSZWNO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</w:fldData>
          </w:fldChar>
        </w:r>
        <w:r w:rsidRPr="00B10453">
          <w:rPr>
            <w:rFonts w:ascii="Georgia" w:eastAsia="Georgia" w:hAnsi="Georgia" w:cs="Georgia"/>
            <w:w w:val="102"/>
            <w:sz w:val="19"/>
            <w:szCs w:val="19"/>
            <w:highlight w:val="yellow"/>
          </w:rPr>
          <w:instrText xml:space="preserve"> ADDIN EN.CITE.DATA </w:instrText>
        </w:r>
        <w:r w:rsidRPr="00B10453">
          <w:rPr>
            <w:rFonts w:ascii="Georgia" w:eastAsia="Georgia" w:hAnsi="Georgia" w:cs="Georgia"/>
            <w:w w:val="102"/>
            <w:sz w:val="19"/>
            <w:szCs w:val="19"/>
            <w:highlight w:val="yellow"/>
          </w:rPr>
        </w:r>
        <w:r w:rsidRPr="00B10453">
          <w:rPr>
            <w:rFonts w:ascii="Georgia" w:eastAsia="Georgia" w:hAnsi="Georgia" w:cs="Georgia"/>
            <w:w w:val="102"/>
            <w:sz w:val="19"/>
            <w:szCs w:val="19"/>
            <w:highlight w:val="yellow"/>
          </w:rPr>
          <w:fldChar w:fldCharType="end"/>
        </w:r>
        <w:r w:rsidRPr="00B10453">
          <w:rPr>
            <w:rFonts w:ascii="Georgia" w:eastAsia="Georgia" w:hAnsi="Georgia" w:cs="Georgia"/>
            <w:w w:val="102"/>
            <w:sz w:val="19"/>
            <w:szCs w:val="19"/>
            <w:highlight w:val="yellow"/>
          </w:rPr>
        </w:r>
        <w:r w:rsidRPr="00B10453">
          <w:rPr>
            <w:rFonts w:ascii="Georgia" w:eastAsia="Georgia" w:hAnsi="Georgia" w:cs="Georgia"/>
            <w:w w:val="102"/>
            <w:sz w:val="19"/>
            <w:szCs w:val="19"/>
            <w:highlight w:val="yellow"/>
          </w:rPr>
          <w:fldChar w:fldCharType="separate"/>
        </w:r>
        <w:r w:rsidRPr="00B10453">
          <w:rPr>
            <w:rFonts w:ascii="Georgia" w:eastAsia="Georgia" w:hAnsi="Georgia" w:cs="Georgia"/>
            <w:w w:val="102"/>
            <w:sz w:val="19"/>
            <w:szCs w:val="19"/>
            <w:highlight w:val="yellow"/>
          </w:rPr>
          <w:t>[</w:t>
        </w:r>
        <w:r w:rsidRPr="00B10453">
          <w:rPr>
            <w:rFonts w:ascii="Georgia" w:eastAsia="Georgia" w:hAnsi="Georgia" w:cs="Georgia"/>
            <w:w w:val="102"/>
            <w:sz w:val="19"/>
            <w:szCs w:val="19"/>
            <w:highlight w:val="yellow"/>
          </w:rPr>
          <w:fldChar w:fldCharType="begin"/>
        </w:r>
        <w:r w:rsidRPr="00B10453">
          <w:rPr>
            <w:rFonts w:ascii="Georgia" w:eastAsia="Georgia" w:hAnsi="Georgia" w:cs="Georgia"/>
            <w:w w:val="102"/>
            <w:sz w:val="19"/>
            <w:szCs w:val="19"/>
            <w:highlight w:val="yellow"/>
          </w:rPr>
          <w:instrText xml:space="preserve"> HYPERLINK \l "_ENREF_8" \o "Ryu, 2014 #72" </w:instrText>
        </w:r>
        <w:r w:rsidRPr="00B10453">
          <w:rPr>
            <w:rFonts w:ascii="Georgia" w:eastAsia="Georgia" w:hAnsi="Georgia" w:cs="Georgia"/>
            <w:w w:val="102"/>
            <w:sz w:val="19"/>
            <w:szCs w:val="19"/>
            <w:highlight w:val="yellow"/>
          </w:rPr>
          <w:fldChar w:fldCharType="separate"/>
        </w:r>
        <w:r w:rsidRPr="00B10453">
          <w:rPr>
            <w:rStyle w:val="Hyperlink"/>
            <w:rFonts w:ascii="Georgia" w:eastAsia="Georgia" w:hAnsi="Georgia" w:cs="Georgia"/>
            <w:w w:val="102"/>
            <w:sz w:val="19"/>
            <w:szCs w:val="19"/>
            <w:highlight w:val="yellow"/>
          </w:rPr>
          <w:t>8</w:t>
        </w:r>
        <w:r w:rsidRPr="00B10453">
          <w:rPr>
            <w:rFonts w:ascii="Georgia" w:eastAsia="Georgia" w:hAnsi="Georgia" w:cs="Georgia"/>
            <w:w w:val="102"/>
            <w:sz w:val="19"/>
            <w:szCs w:val="19"/>
            <w:highlight w:val="yellow"/>
          </w:rPr>
          <w:fldChar w:fldCharType="end"/>
        </w:r>
        <w:r w:rsidRPr="00B10453">
          <w:rPr>
            <w:rFonts w:ascii="Georgia" w:eastAsia="Georgia" w:hAnsi="Georgia" w:cs="Georgia"/>
            <w:w w:val="102"/>
            <w:sz w:val="19"/>
            <w:szCs w:val="19"/>
            <w:highlight w:val="yellow"/>
          </w:rPr>
          <w:t>]</w:t>
        </w:r>
        <w:r w:rsidRPr="00B10453">
          <w:rPr>
            <w:rFonts w:ascii="Georgia" w:eastAsia="Georgia" w:hAnsi="Georgia" w:cs="Georgia"/>
            <w:w w:val="102"/>
            <w:sz w:val="19"/>
            <w:szCs w:val="19"/>
            <w:highlight w:val="yellow"/>
          </w:rPr>
          <w:fldChar w:fldCharType="end"/>
        </w:r>
        <w:r w:rsidRPr="00B10453">
          <w:rPr>
            <w:rFonts w:ascii="Georgia" w:eastAsia="Georgia" w:hAnsi="Georgia" w:cs="Georgia"/>
            <w:w w:val="102"/>
            <w:sz w:val="19"/>
            <w:szCs w:val="19"/>
            <w:highlight w:val="yellow"/>
          </w:rPr>
          <w:t xml:space="preserve">; second, </w:t>
        </w:r>
      </w:ins>
      <w:ins w:id="415" w:author="James Gee" w:date="2016-07-20T20:14:00Z">
        <w:r w:rsidR="00C517C9">
          <w:rPr>
            <w:rFonts w:ascii="Georgia" w:eastAsia="Georgia" w:hAnsi="Georgia" w:cs="Georgia"/>
            <w:w w:val="102"/>
            <w:sz w:val="19"/>
            <w:szCs w:val="19"/>
            <w:highlight w:val="yellow"/>
          </w:rPr>
          <w:t>many</w:t>
        </w:r>
      </w:ins>
      <w:ins w:id="416" w:author="James Gee" w:date="2016-07-20T20:09:00Z">
        <w:r w:rsidRPr="00B10453">
          <w:rPr>
            <w:rFonts w:ascii="Georgia" w:eastAsia="Georgia" w:hAnsi="Georgia" w:cs="Georgia"/>
            <w:w w:val="102"/>
            <w:sz w:val="19"/>
            <w:szCs w:val="19"/>
            <w:highlight w:val="yellow"/>
          </w:rPr>
          <w:t xml:space="preserve"> investigations have focused on global image measures of tumors, such as those derived from standardized uptake value (SUV) of PET images and tumor morphological information, which </w:t>
        </w:r>
      </w:ins>
      <w:ins w:id="417" w:author="James Gee" w:date="2016-07-20T20:14:00Z">
        <w:r w:rsidR="00C517C9">
          <w:rPr>
            <w:rFonts w:ascii="Georgia" w:eastAsia="Georgia" w:hAnsi="Georgia" w:cs="Georgia"/>
            <w:w w:val="102"/>
            <w:sz w:val="19"/>
            <w:szCs w:val="19"/>
            <w:highlight w:val="yellow"/>
          </w:rPr>
          <w:t>may not be sufficient</w:t>
        </w:r>
      </w:ins>
      <w:ins w:id="418" w:author="James Gee" w:date="2016-07-20T20:09:00Z">
        <w:r w:rsidRPr="00B10453">
          <w:rPr>
            <w:rFonts w:ascii="Georgia" w:eastAsia="Georgia" w:hAnsi="Georgia" w:cs="Georgia"/>
            <w:w w:val="102"/>
            <w:sz w:val="19"/>
            <w:szCs w:val="19"/>
            <w:highlight w:val="yellow"/>
          </w:rPr>
          <w:t xml:space="preserve"> to capture subtleties of tumor characteristics and tumor heterogeneity </w:t>
        </w:r>
        <w:r w:rsidRPr="00B10453">
          <w:rPr>
            <w:rFonts w:ascii="Georgia" w:eastAsia="Georgia" w:hAnsi="Georgia" w:cs="Georgia"/>
            <w:w w:val="102"/>
            <w:sz w:val="19"/>
            <w:szCs w:val="19"/>
            <w:highlight w:val="yellow"/>
          </w:rPr>
          <w:fldChar w:fldCharType="begin">
            <w:fldData xml:space="preserve">PEVuZE5vdGU+PENpdGU+PEF1dGhvcj5DaGlja2xvcmU8L0F1dGhvcj48WWVhcj4yMDEzPC9ZZWFy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</w:fldData>
          </w:fldChar>
        </w:r>
        <w:r w:rsidRPr="00B10453">
          <w:rPr>
            <w:rFonts w:ascii="Georgia" w:eastAsia="Georgia" w:hAnsi="Georgia" w:cs="Georgia"/>
            <w:w w:val="102"/>
            <w:sz w:val="19"/>
            <w:szCs w:val="19"/>
            <w:highlight w:val="yellow"/>
          </w:rPr>
          <w:instrText xml:space="preserve"> ADDIN EN.CITE </w:instrText>
        </w:r>
        <w:r w:rsidRPr="00B10453">
          <w:rPr>
            <w:rFonts w:ascii="Georgia" w:eastAsia="Georgia" w:hAnsi="Georgia" w:cs="Georgia"/>
            <w:w w:val="102"/>
            <w:sz w:val="19"/>
            <w:szCs w:val="19"/>
            <w:highlight w:val="yellow"/>
          </w:rPr>
          <w:fldChar w:fldCharType="begin">
            <w:fldData xml:space="preserve">PEVuZE5vdGU+PENpdGU+PEF1dGhvcj5DaGlja2xvcmU8L0F1dGhvcj48WWVhcj4yMDEzPC9ZZWFy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</w:fldData>
          </w:fldChar>
        </w:r>
        <w:r w:rsidRPr="00B10453">
          <w:rPr>
            <w:rFonts w:ascii="Georgia" w:eastAsia="Georgia" w:hAnsi="Georgia" w:cs="Georgia"/>
            <w:w w:val="102"/>
            <w:sz w:val="19"/>
            <w:szCs w:val="19"/>
            <w:highlight w:val="yellow"/>
          </w:rPr>
          <w:instrText xml:space="preserve"> ADDIN EN.CITE.DATA </w:instrText>
        </w:r>
        <w:r w:rsidRPr="00B10453">
          <w:rPr>
            <w:rFonts w:ascii="Georgia" w:eastAsia="Georgia" w:hAnsi="Georgia" w:cs="Georgia"/>
            <w:w w:val="102"/>
            <w:sz w:val="19"/>
            <w:szCs w:val="19"/>
            <w:highlight w:val="yellow"/>
          </w:rPr>
        </w:r>
        <w:r w:rsidRPr="00B10453">
          <w:rPr>
            <w:rFonts w:ascii="Georgia" w:eastAsia="Georgia" w:hAnsi="Georgia" w:cs="Georgia"/>
            <w:w w:val="102"/>
            <w:sz w:val="19"/>
            <w:szCs w:val="19"/>
            <w:highlight w:val="yellow"/>
          </w:rPr>
          <w:fldChar w:fldCharType="end"/>
        </w:r>
        <w:r w:rsidRPr="00B10453">
          <w:rPr>
            <w:rFonts w:ascii="Georgia" w:eastAsia="Georgia" w:hAnsi="Georgia" w:cs="Georgia"/>
            <w:w w:val="102"/>
            <w:sz w:val="19"/>
            <w:szCs w:val="19"/>
            <w:highlight w:val="yellow"/>
          </w:rPr>
        </w:r>
        <w:r w:rsidRPr="00B10453">
          <w:rPr>
            <w:rFonts w:ascii="Georgia" w:eastAsia="Georgia" w:hAnsi="Georgia" w:cs="Georgia"/>
            <w:w w:val="102"/>
            <w:sz w:val="19"/>
            <w:szCs w:val="19"/>
            <w:highlight w:val="yellow"/>
          </w:rPr>
          <w:fldChar w:fldCharType="separate"/>
        </w:r>
        <w:r w:rsidRPr="00B10453">
          <w:rPr>
            <w:rFonts w:ascii="Georgia" w:eastAsia="Georgia" w:hAnsi="Georgia" w:cs="Georgia"/>
            <w:w w:val="102"/>
            <w:sz w:val="19"/>
            <w:szCs w:val="19"/>
            <w:highlight w:val="yellow"/>
          </w:rPr>
          <w:t>[</w:t>
        </w:r>
        <w:r w:rsidRPr="00B10453">
          <w:rPr>
            <w:rFonts w:ascii="Georgia" w:eastAsia="Georgia" w:hAnsi="Georgia" w:cs="Georgia"/>
            <w:w w:val="102"/>
            <w:sz w:val="19"/>
            <w:szCs w:val="19"/>
            <w:highlight w:val="yellow"/>
          </w:rPr>
          <w:fldChar w:fldCharType="begin"/>
        </w:r>
        <w:r w:rsidRPr="00B10453">
          <w:rPr>
            <w:rFonts w:ascii="Georgia" w:eastAsia="Georgia" w:hAnsi="Georgia" w:cs="Georgia"/>
            <w:w w:val="102"/>
            <w:sz w:val="19"/>
            <w:szCs w:val="19"/>
            <w:highlight w:val="yellow"/>
          </w:rPr>
          <w:instrText xml:space="preserve"> HYPERLINK \l "_ENREF_9" \o "Chicklore, 2013 #74" </w:instrText>
        </w:r>
        <w:r w:rsidRPr="00B10453">
          <w:rPr>
            <w:rFonts w:ascii="Georgia" w:eastAsia="Georgia" w:hAnsi="Georgia" w:cs="Georgia"/>
            <w:w w:val="102"/>
            <w:sz w:val="19"/>
            <w:szCs w:val="19"/>
            <w:highlight w:val="yellow"/>
          </w:rPr>
          <w:fldChar w:fldCharType="separate"/>
        </w:r>
        <w:r w:rsidRPr="00B10453">
          <w:rPr>
            <w:rStyle w:val="Hyperlink"/>
            <w:rFonts w:ascii="Georgia" w:eastAsia="Georgia" w:hAnsi="Georgia" w:cs="Georgia"/>
            <w:w w:val="102"/>
            <w:sz w:val="19"/>
            <w:szCs w:val="19"/>
            <w:highlight w:val="yellow"/>
          </w:rPr>
          <w:t>9</w:t>
        </w:r>
        <w:r w:rsidRPr="00B10453">
          <w:rPr>
            <w:rFonts w:ascii="Georgia" w:eastAsia="Georgia" w:hAnsi="Georgia" w:cs="Georgia"/>
            <w:w w:val="102"/>
            <w:sz w:val="19"/>
            <w:szCs w:val="19"/>
            <w:highlight w:val="yellow"/>
          </w:rPr>
          <w:fldChar w:fldCharType="end"/>
        </w:r>
        <w:r w:rsidRPr="00B10453">
          <w:rPr>
            <w:rFonts w:ascii="Georgia" w:eastAsia="Georgia" w:hAnsi="Georgia" w:cs="Georgia"/>
            <w:w w:val="102"/>
            <w:sz w:val="19"/>
            <w:szCs w:val="19"/>
            <w:highlight w:val="yellow"/>
          </w:rPr>
          <w:t xml:space="preserve">, </w:t>
        </w:r>
        <w:r w:rsidRPr="00B10453">
          <w:rPr>
            <w:rFonts w:ascii="Georgia" w:eastAsia="Georgia" w:hAnsi="Georgia" w:cs="Georgia"/>
            <w:w w:val="102"/>
            <w:sz w:val="19"/>
            <w:szCs w:val="19"/>
            <w:highlight w:val="yellow"/>
          </w:rPr>
          <w:fldChar w:fldCharType="begin"/>
        </w:r>
        <w:r w:rsidRPr="00B10453">
          <w:rPr>
            <w:rFonts w:ascii="Georgia" w:eastAsia="Georgia" w:hAnsi="Georgia" w:cs="Georgia"/>
            <w:w w:val="102"/>
            <w:sz w:val="19"/>
            <w:szCs w:val="19"/>
            <w:highlight w:val="yellow"/>
          </w:rPr>
          <w:instrText xml:space="preserve"> HYPERLINK \l "_ENREF_10" \o "Depeursinge, 2014 #82" </w:instrText>
        </w:r>
        <w:r w:rsidRPr="00B10453">
          <w:rPr>
            <w:rFonts w:ascii="Georgia" w:eastAsia="Georgia" w:hAnsi="Georgia" w:cs="Georgia"/>
            <w:w w:val="102"/>
            <w:sz w:val="19"/>
            <w:szCs w:val="19"/>
            <w:highlight w:val="yellow"/>
          </w:rPr>
          <w:fldChar w:fldCharType="separate"/>
        </w:r>
        <w:r w:rsidRPr="00B10453">
          <w:rPr>
            <w:rStyle w:val="Hyperlink"/>
            <w:rFonts w:ascii="Georgia" w:eastAsia="Georgia" w:hAnsi="Georgia" w:cs="Georgia"/>
            <w:w w:val="102"/>
            <w:sz w:val="19"/>
            <w:szCs w:val="19"/>
            <w:highlight w:val="yellow"/>
          </w:rPr>
          <w:t>10</w:t>
        </w:r>
        <w:r w:rsidRPr="00B10453">
          <w:rPr>
            <w:rFonts w:ascii="Georgia" w:eastAsia="Georgia" w:hAnsi="Georgia" w:cs="Georgia"/>
            <w:w w:val="102"/>
            <w:sz w:val="19"/>
            <w:szCs w:val="19"/>
            <w:highlight w:val="yellow"/>
          </w:rPr>
          <w:fldChar w:fldCharType="end"/>
        </w:r>
        <w:r w:rsidRPr="00B10453">
          <w:rPr>
            <w:rFonts w:ascii="Georgia" w:eastAsia="Georgia" w:hAnsi="Georgia" w:cs="Georgia"/>
            <w:w w:val="102"/>
            <w:sz w:val="19"/>
            <w:szCs w:val="19"/>
            <w:highlight w:val="yellow"/>
          </w:rPr>
          <w:t>]</w:t>
        </w:r>
        <w:r w:rsidRPr="00B10453">
          <w:rPr>
            <w:rFonts w:ascii="Georgia" w:eastAsia="Georgia" w:hAnsi="Georgia" w:cs="Georgia"/>
            <w:w w:val="102"/>
            <w:sz w:val="19"/>
            <w:szCs w:val="19"/>
            <w:highlight w:val="yellow"/>
          </w:rPr>
          <w:fldChar w:fldCharType="end"/>
        </w:r>
        <w:r w:rsidRPr="00B10453">
          <w:rPr>
            <w:rFonts w:ascii="Georgia" w:eastAsia="Georgia" w:hAnsi="Georgia" w:cs="Georgia"/>
            <w:w w:val="102"/>
            <w:sz w:val="19"/>
            <w:szCs w:val="19"/>
            <w:highlight w:val="yellow"/>
          </w:rPr>
          <w:t xml:space="preserve">; and finally, </w:t>
        </w:r>
        <w:r w:rsidR="00C517C9">
          <w:rPr>
            <w:rFonts w:ascii="Georgia" w:eastAsia="Georgia" w:hAnsi="Georgia" w:cs="Georgia"/>
            <w:w w:val="102"/>
            <w:sz w:val="19"/>
            <w:szCs w:val="19"/>
            <w:highlight w:val="yellow"/>
          </w:rPr>
          <w:t>group-</w:t>
        </w:r>
        <w:r w:rsidRPr="00B10453">
          <w:rPr>
            <w:rFonts w:ascii="Georgia" w:eastAsia="Georgia" w:hAnsi="Georgia" w:cs="Georgia"/>
            <w:w w:val="102"/>
            <w:sz w:val="19"/>
            <w:szCs w:val="19"/>
            <w:highlight w:val="yellow"/>
          </w:rPr>
          <w:t>lev</w:t>
        </w:r>
        <w:r w:rsidR="00C517C9">
          <w:rPr>
            <w:rFonts w:ascii="Georgia" w:eastAsia="Georgia" w:hAnsi="Georgia" w:cs="Georgia"/>
            <w:w w:val="102"/>
            <w:sz w:val="19"/>
            <w:szCs w:val="19"/>
            <w:highlight w:val="yellow"/>
          </w:rPr>
          <w:t>el statistical analysis strategies are typically adopted</w:t>
        </w:r>
        <w:r w:rsidRPr="00B10453">
          <w:rPr>
            <w:rFonts w:ascii="Georgia" w:eastAsia="Georgia" w:hAnsi="Georgia" w:cs="Georgia"/>
            <w:w w:val="102"/>
            <w:sz w:val="19"/>
            <w:szCs w:val="19"/>
            <w:highlight w:val="yellow"/>
          </w:rPr>
          <w:t xml:space="preserve"> to evaluate imaging markers, which may not be effective for personalized prediction </w:t>
        </w:r>
        <w:r w:rsidRPr="00B10453">
          <w:rPr>
            <w:rFonts w:ascii="Georgia" w:eastAsia="Georgia" w:hAnsi="Georgia" w:cs="Georgia"/>
            <w:w w:val="102"/>
            <w:sz w:val="19"/>
            <w:szCs w:val="19"/>
            <w:highlight w:val="yellow"/>
          </w:rPr>
          <w:fldChar w:fldCharType="begin"/>
        </w:r>
        <w:r w:rsidRPr="00B10453">
          <w:rPr>
            <w:rFonts w:ascii="Georgia" w:eastAsia="Georgia" w:hAnsi="Georgia" w:cs="Georgia"/>
            <w:w w:val="102"/>
            <w:sz w:val="19"/>
            <w:szCs w:val="19"/>
            <w:highlight w:val="yellow"/>
          </w:rPr>
          <w:instrText xml:space="preserve"> ADDIN EN.CITE &lt;EndNote&gt;&lt;Cite&gt;&lt;Author&gt;Henderson&lt;/Author&gt;&lt;Year&gt;2005&lt;/Year&gt;&lt;RecNum&gt;76&lt;/RecNum&gt;&lt;DisplayText&gt;[11]&lt;/DisplayText&gt;&lt;record&gt;&lt;rec-number&gt;76&lt;/rec-number&gt;&lt;foreign-keys&gt;&lt;key app="EN" db-id="2rd0z5dr9xd0pqess9c5s2taprpf9tarsaas"&gt;76&lt;/key&gt;&lt;/foreign-keys&gt;&lt;ref-type name="Journal Article"&gt;17&lt;/ref-type&gt;&lt;contributors&gt;&lt;authors&gt;&lt;author&gt;Henderson, R.&lt;/author&gt;&lt;author&gt;Keiding, N.&lt;/author&gt;&lt;/authors&gt;&lt;/contributors&gt;&lt;auth-address&gt;Keiding, N&amp;#xD;Univ Copenhagen, Dept Biostat, Oster Farimagsgade 5,Entr B,POB 2099, DK-1014 Copenhagen, Denmark&amp;#xD;Univ Copenhagen, Dept Biostat, Oster Farimagsgade 5,Entr B,POB 2099, DK-1014 Copenhagen, Denmark&amp;#xD;Univ Copenhagen, Dept Biostat, DK-1014 Copenhagen, Denmark&amp;#xD;Univ Newcastle, Dept Math &amp;amp; Stat, Newcastle Upon Tyne NE1 7RU, Tyne &amp;amp; Wear, England&lt;/auth-address&gt;&lt;titles&gt;&lt;title&gt;Individual survival time prediction using statistical models&lt;/title&gt;&lt;secondary-title&gt;Journal of Medical Ethics&lt;/secondary-title&gt;&lt;alt-title&gt;J Med Ethics&lt;/alt-title&gt;&lt;/titles&gt;&lt;periodical&gt;&lt;full-title&gt;Journal of Medical Ethics&lt;/full-title&gt;&lt;abbr-1&gt;J Med Ethics&lt;/abbr-1&gt;&lt;/periodical&gt;&lt;alt-periodical&gt;&lt;full-title&gt;Journal of Medical Ethics&lt;/full-title&gt;&lt;abbr-1&gt;J Med Ethics&lt;/abbr-1&gt;&lt;/alt-periodical&gt;&lt;pages&gt;703-706&lt;/pages&gt;&lt;volume&gt;31&lt;/volume&gt;&lt;number&gt;12&lt;/number&gt;&lt;keywords&gt;&lt;keyword&gt;prognoses&lt;/keyword&gt;&lt;/keywords&gt;&lt;dates&gt;&lt;year&gt;2005&lt;/year&gt;&lt;pub-dates&gt;&lt;date&gt;Dec 1&lt;/date&gt;&lt;/pub-dates&gt;&lt;/dates&gt;&lt;isbn&gt;0306-6800&lt;/isbn&gt;&lt;accession-num&gt;WOS:000233614300008&lt;/accession-num&gt;&lt;urls&gt;&lt;related-urls&gt;&lt;url&gt;&amp;lt;Go to ISI&amp;gt;://WOS:000233614300008&lt;/url&gt;&lt;/related-urls&gt;&lt;/urls&gt;&lt;electronic-resource-num&gt;DOI 10.1136/jme.2005.012427&lt;/electronic-resource-num&gt;&lt;language&gt;English&lt;/language&gt;&lt;/record&gt;&lt;/Cite&gt;&lt;/EndNote&gt;</w:instrText>
        </w:r>
        <w:r w:rsidRPr="00B10453">
          <w:rPr>
            <w:rFonts w:ascii="Georgia" w:eastAsia="Georgia" w:hAnsi="Georgia" w:cs="Georgia"/>
            <w:w w:val="102"/>
            <w:sz w:val="19"/>
            <w:szCs w:val="19"/>
            <w:highlight w:val="yellow"/>
          </w:rPr>
          <w:fldChar w:fldCharType="separate"/>
        </w:r>
        <w:r w:rsidRPr="00B10453">
          <w:rPr>
            <w:rFonts w:ascii="Georgia" w:eastAsia="Georgia" w:hAnsi="Georgia" w:cs="Georgia"/>
            <w:w w:val="102"/>
            <w:sz w:val="19"/>
            <w:szCs w:val="19"/>
            <w:highlight w:val="yellow"/>
          </w:rPr>
          <w:t>[</w:t>
        </w:r>
        <w:r w:rsidRPr="00B10453">
          <w:rPr>
            <w:rFonts w:ascii="Georgia" w:eastAsia="Georgia" w:hAnsi="Georgia" w:cs="Georgia"/>
            <w:w w:val="102"/>
            <w:sz w:val="19"/>
            <w:szCs w:val="19"/>
            <w:highlight w:val="yellow"/>
          </w:rPr>
          <w:fldChar w:fldCharType="begin"/>
        </w:r>
        <w:r w:rsidRPr="00B10453">
          <w:rPr>
            <w:rFonts w:ascii="Georgia" w:eastAsia="Georgia" w:hAnsi="Georgia" w:cs="Georgia"/>
            <w:w w:val="102"/>
            <w:sz w:val="19"/>
            <w:szCs w:val="19"/>
            <w:highlight w:val="yellow"/>
          </w:rPr>
          <w:instrText xml:space="preserve"> HYPERLINK \l "_ENREF_11" \o "Henderson, 2005 #76" </w:instrText>
        </w:r>
        <w:r w:rsidRPr="00B10453">
          <w:rPr>
            <w:rFonts w:ascii="Georgia" w:eastAsia="Georgia" w:hAnsi="Georgia" w:cs="Georgia"/>
            <w:w w:val="102"/>
            <w:sz w:val="19"/>
            <w:szCs w:val="19"/>
            <w:highlight w:val="yellow"/>
          </w:rPr>
          <w:fldChar w:fldCharType="separate"/>
        </w:r>
        <w:r w:rsidRPr="00B10453">
          <w:rPr>
            <w:rStyle w:val="Hyperlink"/>
            <w:rFonts w:ascii="Georgia" w:eastAsia="Georgia" w:hAnsi="Georgia" w:cs="Georgia"/>
            <w:w w:val="102"/>
            <w:sz w:val="19"/>
            <w:szCs w:val="19"/>
            <w:highlight w:val="yellow"/>
          </w:rPr>
          <w:t>11</w:t>
        </w:r>
        <w:r w:rsidRPr="00B10453">
          <w:rPr>
            <w:rFonts w:ascii="Georgia" w:eastAsia="Georgia" w:hAnsi="Georgia" w:cs="Georgia"/>
            <w:w w:val="102"/>
            <w:sz w:val="19"/>
            <w:szCs w:val="19"/>
            <w:highlight w:val="yellow"/>
          </w:rPr>
          <w:fldChar w:fldCharType="end"/>
        </w:r>
        <w:r w:rsidRPr="00B10453">
          <w:rPr>
            <w:rFonts w:ascii="Georgia" w:eastAsia="Georgia" w:hAnsi="Georgia" w:cs="Georgia"/>
            <w:w w:val="102"/>
            <w:sz w:val="19"/>
            <w:szCs w:val="19"/>
            <w:highlight w:val="yellow"/>
          </w:rPr>
          <w:t>]</w:t>
        </w:r>
        <w:r w:rsidRPr="00B10453">
          <w:rPr>
            <w:rFonts w:ascii="Georgia" w:eastAsia="Georgia" w:hAnsi="Georgia" w:cs="Georgia"/>
            <w:w w:val="102"/>
            <w:sz w:val="19"/>
            <w:szCs w:val="19"/>
            <w:highlight w:val="yellow"/>
          </w:rPr>
          <w:fldChar w:fldCharType="end"/>
        </w:r>
        <w:r w:rsidRPr="00B10453">
          <w:rPr>
            <w:rFonts w:ascii="Georgia" w:eastAsia="Georgia" w:hAnsi="Georgia" w:cs="Georgia"/>
            <w:w w:val="102"/>
            <w:sz w:val="19"/>
            <w:szCs w:val="19"/>
            <w:highlight w:val="yellow"/>
          </w:rPr>
          <w:t>.</w:t>
        </w:r>
      </w:ins>
    </w:p>
    <w:p w14:paraId="25F5B0FD" w14:textId="065D20E3" w:rsidR="00D92C10" w:rsidRDefault="00D92C10" w:rsidP="00B10453">
      <w:pPr>
        <w:spacing w:before="60" w:after="0" w:line="277" w:lineRule="auto"/>
        <w:ind w:left="120" w:right="82" w:hanging="7"/>
        <w:jc w:val="both"/>
        <w:rPr>
          <w:ins w:id="419" w:author="James Gee" w:date="2016-07-20T20:16:00Z"/>
          <w:rFonts w:ascii="Georgia" w:eastAsia="Georgia" w:hAnsi="Georgia" w:cs="Georgia"/>
          <w:w w:val="102"/>
          <w:sz w:val="19"/>
          <w:szCs w:val="19"/>
          <w:highlight w:val="yellow"/>
        </w:rPr>
      </w:pPr>
      <w:ins w:id="420" w:author="James Gee" w:date="2016-07-20T20:16:00Z">
        <w:r w:rsidRPr="00D92C10">
          <w:rPr>
            <w:rFonts w:ascii="Georgia" w:eastAsia="Georgia" w:hAnsi="Georgia" w:cs="Georgia"/>
            <w:w w:val="102"/>
            <w:sz w:val="19"/>
            <w:szCs w:val="19"/>
            <w:highlight w:val="yellow"/>
          </w:rPr>
          <w:t xml:space="preserve">To improve prediction of radiation therapy treatment response and survival in patients with NSCLC based on PET/CT imaging data, co-investigator </w:t>
        </w:r>
        <w:r w:rsidRPr="00D92C10">
          <w:rPr>
            <w:rFonts w:ascii="Georgia" w:eastAsia="Georgia" w:hAnsi="Georgia" w:cs="Georgia"/>
            <w:b/>
            <w:w w:val="102"/>
            <w:sz w:val="19"/>
            <w:szCs w:val="19"/>
            <w:highlight w:val="yellow"/>
          </w:rPr>
          <w:t xml:space="preserve">David </w:t>
        </w:r>
        <w:proofErr w:type="spellStart"/>
        <w:r w:rsidRPr="00D92C10">
          <w:rPr>
            <w:rFonts w:ascii="Georgia" w:eastAsia="Georgia" w:hAnsi="Georgia" w:cs="Georgia"/>
            <w:b/>
            <w:w w:val="102"/>
            <w:sz w:val="19"/>
            <w:szCs w:val="19"/>
            <w:highlight w:val="yellow"/>
          </w:rPr>
          <w:t>Mankoff</w:t>
        </w:r>
        <w:proofErr w:type="spellEnd"/>
        <w:r w:rsidRPr="00D92C10">
          <w:rPr>
            <w:rFonts w:ascii="Georgia" w:eastAsia="Georgia" w:hAnsi="Georgia" w:cs="Georgia"/>
            <w:w w:val="102"/>
            <w:sz w:val="19"/>
            <w:szCs w:val="19"/>
            <w:highlight w:val="yellow"/>
          </w:rPr>
          <w:t xml:space="preserve"> and collaborators are developing methods to adaptively extract image features from the data that are then input into a multi-task learning framework constructed to jointly model (and leverage potential statistical correlations between) the problems of predicting treatment response and survival.  The proposed software tools will fulfill essential pre-processing needs of the study: PET/CT data will be co-registered and a wealth of image features calculated using ITK-Lung.</w:t>
        </w:r>
      </w:ins>
    </w:p>
    <w:p w14:paraId="5BE703BA" w14:textId="77777777" w:rsidR="00C517C9" w:rsidRDefault="00C517C9" w:rsidP="00B10453">
      <w:pPr>
        <w:spacing w:before="60" w:after="0" w:line="277" w:lineRule="auto"/>
        <w:ind w:left="120" w:right="82" w:hanging="7"/>
        <w:jc w:val="both"/>
        <w:rPr>
          <w:ins w:id="421" w:author="James Gee" w:date="2016-07-20T20:16:00Z"/>
          <w:rFonts w:ascii="Georgia" w:eastAsia="Georgia" w:hAnsi="Georgia" w:cs="Georgia"/>
          <w:b/>
          <w:w w:val="102"/>
          <w:sz w:val="19"/>
          <w:szCs w:val="19"/>
          <w:highlight w:val="yellow"/>
        </w:rPr>
      </w:pPr>
    </w:p>
    <w:p w14:paraId="7A239937" w14:textId="77777777" w:rsidR="00C517C9" w:rsidRPr="00713CED" w:rsidRDefault="00C517C9" w:rsidP="00C517C9">
      <w:pPr>
        <w:ind w:left="720" w:hanging="720"/>
        <w:rPr>
          <w:ins w:id="422" w:author="James Gee" w:date="2016-07-20T20:16:00Z"/>
          <w:rFonts w:ascii="Calibri" w:hAnsi="Calibri" w:cs="Arial"/>
          <w:noProof/>
        </w:rPr>
      </w:pPr>
      <w:bookmarkStart w:id="423" w:name="_ENREF_3"/>
      <w:ins w:id="424" w:author="James Gee" w:date="2016-07-20T20:16:00Z">
        <w:r w:rsidRPr="00713CED">
          <w:rPr>
            <w:rFonts w:ascii="Calibri" w:hAnsi="Calibri" w:cs="Arial"/>
            <w:noProof/>
          </w:rPr>
          <w:t>3.</w:t>
        </w:r>
        <w:r w:rsidRPr="00713CED">
          <w:rPr>
            <w:rFonts w:ascii="Calibri" w:hAnsi="Calibri" w:cs="Arial"/>
            <w:noProof/>
          </w:rPr>
          <w:tab/>
          <w:t xml:space="preserve">Lardinois, D., W. Weder, T.F. Hany, E.M. Kamel, S. Korom, B. Seifert, G.K. von Schulthess, and H.C. Steinert, </w:t>
        </w:r>
        <w:r w:rsidRPr="00713CED">
          <w:rPr>
            <w:rFonts w:ascii="Calibri" w:hAnsi="Calibri" w:cs="Arial"/>
            <w:i/>
            <w:noProof/>
          </w:rPr>
          <w:t>Staging of non-small-cell lung cancer with integrated positron-emission tomography and computed tomography.</w:t>
        </w:r>
        <w:r w:rsidRPr="00713CED">
          <w:rPr>
            <w:rFonts w:ascii="Calibri" w:hAnsi="Calibri" w:cs="Arial"/>
            <w:noProof/>
          </w:rPr>
          <w:t xml:space="preserve"> N Engl J Med, 2003. </w:t>
        </w:r>
        <w:r w:rsidRPr="00713CED">
          <w:rPr>
            <w:rFonts w:ascii="Calibri" w:hAnsi="Calibri" w:cs="Arial"/>
            <w:b/>
            <w:noProof/>
          </w:rPr>
          <w:t>348</w:t>
        </w:r>
        <w:r w:rsidRPr="00713CED">
          <w:rPr>
            <w:rFonts w:ascii="Calibri" w:hAnsi="Calibri" w:cs="Arial"/>
            <w:noProof/>
          </w:rPr>
          <w:t>(25): p. 2500-7.</w:t>
        </w:r>
        <w:bookmarkEnd w:id="423"/>
      </w:ins>
    </w:p>
    <w:p w14:paraId="42B9C360" w14:textId="77777777" w:rsidR="00C517C9" w:rsidRPr="00713CED" w:rsidRDefault="00C517C9" w:rsidP="00C517C9">
      <w:pPr>
        <w:ind w:left="720" w:hanging="720"/>
        <w:rPr>
          <w:ins w:id="425" w:author="James Gee" w:date="2016-07-20T20:16:00Z"/>
          <w:rFonts w:ascii="Calibri" w:hAnsi="Calibri" w:cs="Arial"/>
          <w:noProof/>
        </w:rPr>
      </w:pPr>
      <w:bookmarkStart w:id="426" w:name="_ENREF_4"/>
      <w:ins w:id="427" w:author="James Gee" w:date="2016-07-20T20:16:00Z">
        <w:r w:rsidRPr="00713CED">
          <w:rPr>
            <w:rFonts w:ascii="Calibri" w:hAnsi="Calibri" w:cs="Arial"/>
            <w:noProof/>
          </w:rPr>
          <w:t>4.</w:t>
        </w:r>
        <w:r w:rsidRPr="00713CED">
          <w:rPr>
            <w:rFonts w:ascii="Calibri" w:hAnsi="Calibri" w:cs="Arial"/>
            <w:noProof/>
          </w:rPr>
          <w:tab/>
          <w:t xml:space="preserve">Lee, H.Y., H.J. Lee, Y.T. Kim, C.H. Kang, B.G. Jang, D.H. Chung, J.M. Goo, C.M. Park, C.H. Lee, and K.W. Kang, </w:t>
        </w:r>
        <w:r w:rsidRPr="00713CED">
          <w:rPr>
            <w:rFonts w:ascii="Calibri" w:hAnsi="Calibri" w:cs="Arial"/>
            <w:i/>
            <w:noProof/>
          </w:rPr>
          <w:t>Value of combined interpretation of computed tomography response and positron emission tomography response for prediction of prognosis after neoadjuvant chemotherapy in non-small cell lung cancer.</w:t>
        </w:r>
        <w:r w:rsidRPr="00713CED">
          <w:rPr>
            <w:rFonts w:ascii="Calibri" w:hAnsi="Calibri" w:cs="Arial"/>
            <w:noProof/>
          </w:rPr>
          <w:t xml:space="preserve"> J Thorac Oncol, 2010. </w:t>
        </w:r>
        <w:r w:rsidRPr="00713CED">
          <w:rPr>
            <w:rFonts w:ascii="Calibri" w:hAnsi="Calibri" w:cs="Arial"/>
            <w:b/>
            <w:noProof/>
          </w:rPr>
          <w:t>5</w:t>
        </w:r>
        <w:r w:rsidRPr="00713CED">
          <w:rPr>
            <w:rFonts w:ascii="Calibri" w:hAnsi="Calibri" w:cs="Arial"/>
            <w:noProof/>
          </w:rPr>
          <w:t>(4): p. 497-503.</w:t>
        </w:r>
        <w:bookmarkEnd w:id="426"/>
      </w:ins>
    </w:p>
    <w:p w14:paraId="6B88FF08" w14:textId="77777777" w:rsidR="00C517C9" w:rsidRPr="00713CED" w:rsidRDefault="00C517C9" w:rsidP="00C517C9">
      <w:pPr>
        <w:ind w:left="720" w:hanging="720"/>
        <w:rPr>
          <w:ins w:id="428" w:author="James Gee" w:date="2016-07-20T20:16:00Z"/>
          <w:rFonts w:ascii="Calibri" w:hAnsi="Calibri" w:cs="Arial"/>
          <w:noProof/>
        </w:rPr>
      </w:pPr>
      <w:bookmarkStart w:id="429" w:name="_ENREF_5"/>
      <w:ins w:id="430" w:author="James Gee" w:date="2016-07-20T20:16:00Z">
        <w:r w:rsidRPr="00713CED">
          <w:rPr>
            <w:rFonts w:ascii="Calibri" w:hAnsi="Calibri" w:cs="Arial"/>
            <w:noProof/>
          </w:rPr>
          <w:t>5.</w:t>
        </w:r>
        <w:r w:rsidRPr="00713CED">
          <w:rPr>
            <w:rFonts w:ascii="Calibri" w:hAnsi="Calibri" w:cs="Arial"/>
            <w:noProof/>
          </w:rPr>
          <w:tab/>
          <w:t xml:space="preserve">Horne, Z.D., D.A. Clump, J.A. Vargo, S. Shah, S. Beriwal, S.A. Burton, A.E. Quinn, M.J. Schuchert, R.J. Landreneau, N.A. Christie, J.D. Luketich, and D.E. Heron, </w:t>
        </w:r>
        <w:r w:rsidRPr="00713CED">
          <w:rPr>
            <w:rFonts w:ascii="Calibri" w:hAnsi="Calibri" w:cs="Arial"/>
            <w:i/>
            <w:noProof/>
          </w:rPr>
          <w:t>Pretreatment SUVmax predicts progression-free survival in early-stage non-small cell lung cancer treated with stereotactic body radiation therapy.</w:t>
        </w:r>
        <w:r w:rsidRPr="00713CED">
          <w:rPr>
            <w:rFonts w:ascii="Calibri" w:hAnsi="Calibri" w:cs="Arial"/>
            <w:noProof/>
          </w:rPr>
          <w:t xml:space="preserve"> Radiat Oncol, 2014. </w:t>
        </w:r>
        <w:r w:rsidRPr="00713CED">
          <w:rPr>
            <w:rFonts w:ascii="Calibri" w:hAnsi="Calibri" w:cs="Arial"/>
            <w:b/>
            <w:noProof/>
          </w:rPr>
          <w:t>9</w:t>
        </w:r>
        <w:r w:rsidRPr="00713CED">
          <w:rPr>
            <w:rFonts w:ascii="Calibri" w:hAnsi="Calibri" w:cs="Arial"/>
            <w:noProof/>
          </w:rPr>
          <w:t>: p. 41.</w:t>
        </w:r>
        <w:bookmarkEnd w:id="429"/>
      </w:ins>
    </w:p>
    <w:p w14:paraId="01ACC8DA" w14:textId="77777777" w:rsidR="00C517C9" w:rsidRPr="00713CED" w:rsidRDefault="00C517C9" w:rsidP="00C517C9">
      <w:pPr>
        <w:ind w:left="720" w:hanging="720"/>
        <w:rPr>
          <w:ins w:id="431" w:author="James Gee" w:date="2016-07-20T20:16:00Z"/>
          <w:rFonts w:ascii="Calibri" w:hAnsi="Calibri" w:cs="Arial"/>
          <w:noProof/>
        </w:rPr>
      </w:pPr>
      <w:bookmarkStart w:id="432" w:name="_ENREF_6"/>
      <w:ins w:id="433" w:author="James Gee" w:date="2016-07-20T20:16:00Z">
        <w:r w:rsidRPr="00713CED">
          <w:rPr>
            <w:rFonts w:ascii="Calibri" w:hAnsi="Calibri" w:cs="Arial"/>
            <w:noProof/>
          </w:rPr>
          <w:t>6.</w:t>
        </w:r>
        <w:r w:rsidRPr="00713CED">
          <w:rPr>
            <w:rFonts w:ascii="Calibri" w:hAnsi="Calibri" w:cs="Arial"/>
            <w:noProof/>
          </w:rPr>
          <w:tab/>
          <w:t xml:space="preserve">Zhang, H., K. Wroblewski, S. Liao, R. Kampalath, B.C. Penney, Y. Zhang, and Y.L. Pu, </w:t>
        </w:r>
        <w:r w:rsidRPr="00713CED">
          <w:rPr>
            <w:rFonts w:ascii="Calibri" w:hAnsi="Calibri" w:cs="Arial"/>
            <w:i/>
            <w:noProof/>
          </w:rPr>
          <w:t xml:space="preserve">Prognostic Value of Metabolic </w:t>
        </w:r>
        <w:r w:rsidRPr="00713CED">
          <w:rPr>
            <w:rFonts w:ascii="Calibri" w:hAnsi="Calibri" w:cs="Arial"/>
            <w:i/>
            <w:noProof/>
          </w:rPr>
          <w:lastRenderedPageBreak/>
          <w:t>Tumor Burden from F-18-FDG PET in Surgical Patients with Non-small-cell Lung Cancer.</w:t>
        </w:r>
        <w:r w:rsidRPr="00713CED">
          <w:rPr>
            <w:rFonts w:ascii="Calibri" w:hAnsi="Calibri" w:cs="Arial"/>
            <w:noProof/>
          </w:rPr>
          <w:t xml:space="preserve"> Academic Radiology, 2013. </w:t>
        </w:r>
        <w:r w:rsidRPr="00713CED">
          <w:rPr>
            <w:rFonts w:ascii="Calibri" w:hAnsi="Calibri" w:cs="Arial"/>
            <w:b/>
            <w:noProof/>
          </w:rPr>
          <w:t>20</w:t>
        </w:r>
        <w:r w:rsidRPr="00713CED">
          <w:rPr>
            <w:rFonts w:ascii="Calibri" w:hAnsi="Calibri" w:cs="Arial"/>
            <w:noProof/>
          </w:rPr>
          <w:t>(1): p. 32-40.</w:t>
        </w:r>
        <w:bookmarkEnd w:id="432"/>
      </w:ins>
    </w:p>
    <w:p w14:paraId="5CA1F8E2" w14:textId="77777777" w:rsidR="00C517C9" w:rsidRPr="00713CED" w:rsidRDefault="00C517C9" w:rsidP="00C517C9">
      <w:pPr>
        <w:ind w:left="720" w:hanging="720"/>
        <w:rPr>
          <w:ins w:id="434" w:author="James Gee" w:date="2016-07-20T20:16:00Z"/>
          <w:rFonts w:ascii="Calibri" w:hAnsi="Calibri" w:cs="Arial"/>
          <w:noProof/>
        </w:rPr>
      </w:pPr>
      <w:bookmarkStart w:id="435" w:name="_ENREF_7"/>
      <w:ins w:id="436" w:author="James Gee" w:date="2016-07-20T20:16:00Z">
        <w:r w:rsidRPr="00713CED">
          <w:rPr>
            <w:rFonts w:ascii="Calibri" w:hAnsi="Calibri" w:cs="Arial"/>
            <w:noProof/>
          </w:rPr>
          <w:t>7.</w:t>
        </w:r>
        <w:r w:rsidRPr="00713CED">
          <w:rPr>
            <w:rFonts w:ascii="Calibri" w:hAnsi="Calibri" w:cs="Arial"/>
            <w:noProof/>
          </w:rPr>
          <w:tab/>
          <w:t xml:space="preserve">Berman, A.T., S.S. Ellenberg, and C.B. Simone, </w:t>
        </w:r>
        <w:r w:rsidRPr="00713CED">
          <w:rPr>
            <w:rFonts w:ascii="Calibri" w:hAnsi="Calibri" w:cs="Arial"/>
            <w:i/>
            <w:noProof/>
          </w:rPr>
          <w:t>Predicting Survival in Non–Small-Cell Lung Cancer Using Positron Emission Tomography: Several Conclusions From Multiple Comparisons.</w:t>
        </w:r>
        <w:r w:rsidRPr="00713CED">
          <w:rPr>
            <w:rFonts w:ascii="Calibri" w:hAnsi="Calibri" w:cs="Arial"/>
            <w:noProof/>
          </w:rPr>
          <w:t xml:space="preserve"> Journal of Clinical Oncology, 2014. </w:t>
        </w:r>
        <w:r w:rsidRPr="00713CED">
          <w:rPr>
            <w:rFonts w:ascii="Calibri" w:hAnsi="Calibri" w:cs="Arial"/>
            <w:b/>
            <w:noProof/>
          </w:rPr>
          <w:t>32</w:t>
        </w:r>
        <w:r w:rsidRPr="00713CED">
          <w:rPr>
            <w:rFonts w:ascii="Calibri" w:hAnsi="Calibri" w:cs="Arial"/>
            <w:noProof/>
          </w:rPr>
          <w:t>(15): p. 1631-1632.</w:t>
        </w:r>
        <w:bookmarkEnd w:id="435"/>
      </w:ins>
    </w:p>
    <w:p w14:paraId="4CD5DDF4" w14:textId="77777777" w:rsidR="00C517C9" w:rsidRPr="00713CED" w:rsidRDefault="00C517C9" w:rsidP="00C517C9">
      <w:pPr>
        <w:ind w:left="720" w:hanging="720"/>
        <w:rPr>
          <w:ins w:id="437" w:author="James Gee" w:date="2016-07-20T20:16:00Z"/>
          <w:rFonts w:ascii="Calibri" w:hAnsi="Calibri" w:cs="Arial"/>
          <w:noProof/>
        </w:rPr>
      </w:pPr>
      <w:bookmarkStart w:id="438" w:name="_ENREF_8"/>
      <w:ins w:id="439" w:author="James Gee" w:date="2016-07-20T20:16:00Z">
        <w:r w:rsidRPr="00713CED">
          <w:rPr>
            <w:rFonts w:ascii="Calibri" w:hAnsi="Calibri" w:cs="Arial"/>
            <w:noProof/>
          </w:rPr>
          <w:t>8.</w:t>
        </w:r>
        <w:r w:rsidRPr="00713CED">
          <w:rPr>
            <w:rFonts w:ascii="Calibri" w:hAnsi="Calibri" w:cs="Arial"/>
            <w:noProof/>
          </w:rPr>
          <w:tab/>
          <w:t xml:space="preserve">Ryu, J.S. and I.Y. Hyun, </w:t>
        </w:r>
        <w:r w:rsidRPr="00713CED">
          <w:rPr>
            <w:rFonts w:ascii="Calibri" w:hAnsi="Calibri" w:cs="Arial"/>
            <w:i/>
            <w:noProof/>
          </w:rPr>
          <w:t>Prognostic impact of [18F]fluorodeoxyglucose positron emission tomography scanning in the era of molecular oncology.</w:t>
        </w:r>
        <w:r w:rsidRPr="00713CED">
          <w:rPr>
            <w:rFonts w:ascii="Calibri" w:hAnsi="Calibri" w:cs="Arial"/>
            <w:noProof/>
          </w:rPr>
          <w:t xml:space="preserve"> J Clin Oncol, 2014. </w:t>
        </w:r>
        <w:r w:rsidRPr="00713CED">
          <w:rPr>
            <w:rFonts w:ascii="Calibri" w:hAnsi="Calibri" w:cs="Arial"/>
            <w:b/>
            <w:noProof/>
          </w:rPr>
          <w:t>32</w:t>
        </w:r>
        <w:r w:rsidRPr="00713CED">
          <w:rPr>
            <w:rFonts w:ascii="Calibri" w:hAnsi="Calibri" w:cs="Arial"/>
            <w:noProof/>
          </w:rPr>
          <w:t>(15): p. 1630.</w:t>
        </w:r>
        <w:bookmarkEnd w:id="438"/>
      </w:ins>
    </w:p>
    <w:p w14:paraId="43B0C10B" w14:textId="77777777" w:rsidR="00C517C9" w:rsidRPr="00713CED" w:rsidRDefault="00C517C9" w:rsidP="00C517C9">
      <w:pPr>
        <w:ind w:left="720" w:hanging="720"/>
        <w:rPr>
          <w:ins w:id="440" w:author="James Gee" w:date="2016-07-20T20:16:00Z"/>
          <w:rFonts w:ascii="Calibri" w:hAnsi="Calibri" w:cs="Arial"/>
          <w:noProof/>
        </w:rPr>
      </w:pPr>
      <w:bookmarkStart w:id="441" w:name="_ENREF_9"/>
      <w:ins w:id="442" w:author="James Gee" w:date="2016-07-20T20:16:00Z">
        <w:r w:rsidRPr="00713CED">
          <w:rPr>
            <w:rFonts w:ascii="Calibri" w:hAnsi="Calibri" w:cs="Arial"/>
            <w:noProof/>
          </w:rPr>
          <w:t>9.</w:t>
        </w:r>
        <w:r w:rsidRPr="00713CED">
          <w:rPr>
            <w:rFonts w:ascii="Calibri" w:hAnsi="Calibri" w:cs="Arial"/>
            <w:noProof/>
          </w:rPr>
          <w:tab/>
          <w:t xml:space="preserve">Chicklore, S., V. Goh, M. Siddique, A. Roy, P.K. Marsden, and G.J. Cook, </w:t>
        </w:r>
        <w:r w:rsidRPr="00713CED">
          <w:rPr>
            <w:rFonts w:ascii="Calibri" w:hAnsi="Calibri" w:cs="Arial"/>
            <w:i/>
            <w:noProof/>
          </w:rPr>
          <w:t>Quantifying tumour heterogeneity in 18F-FDG PET/CT imaging by texture analysis.</w:t>
        </w:r>
        <w:r w:rsidRPr="00713CED">
          <w:rPr>
            <w:rFonts w:ascii="Calibri" w:hAnsi="Calibri" w:cs="Arial"/>
            <w:noProof/>
          </w:rPr>
          <w:t xml:space="preserve"> Eur J Nucl Med Mol Imaging, 2013. </w:t>
        </w:r>
        <w:r w:rsidRPr="00713CED">
          <w:rPr>
            <w:rFonts w:ascii="Calibri" w:hAnsi="Calibri" w:cs="Arial"/>
            <w:b/>
            <w:noProof/>
          </w:rPr>
          <w:t>40</w:t>
        </w:r>
        <w:r w:rsidRPr="00713CED">
          <w:rPr>
            <w:rFonts w:ascii="Calibri" w:hAnsi="Calibri" w:cs="Arial"/>
            <w:noProof/>
          </w:rPr>
          <w:t>(1): p. 133-40.</w:t>
        </w:r>
        <w:bookmarkEnd w:id="441"/>
      </w:ins>
    </w:p>
    <w:p w14:paraId="6EEA8FF2" w14:textId="77777777" w:rsidR="00C517C9" w:rsidRPr="00713CED" w:rsidRDefault="00C517C9" w:rsidP="00C517C9">
      <w:pPr>
        <w:ind w:left="720" w:hanging="720"/>
        <w:rPr>
          <w:ins w:id="443" w:author="James Gee" w:date="2016-07-20T20:16:00Z"/>
          <w:rFonts w:ascii="Calibri" w:hAnsi="Calibri" w:cs="Arial"/>
          <w:noProof/>
        </w:rPr>
      </w:pPr>
      <w:bookmarkStart w:id="444" w:name="_ENREF_10"/>
      <w:ins w:id="445" w:author="James Gee" w:date="2016-07-20T20:16:00Z">
        <w:r w:rsidRPr="00713CED">
          <w:rPr>
            <w:rFonts w:ascii="Calibri" w:hAnsi="Calibri" w:cs="Arial"/>
            <w:noProof/>
          </w:rPr>
          <w:t>10.</w:t>
        </w:r>
        <w:r w:rsidRPr="00713CED">
          <w:rPr>
            <w:rFonts w:ascii="Calibri" w:hAnsi="Calibri" w:cs="Arial"/>
            <w:noProof/>
          </w:rPr>
          <w:tab/>
          <w:t xml:space="preserve">Depeursinge, A., A. Foncubierta-Rodriguez, D. Van De Ville, and H. Muller, </w:t>
        </w:r>
        <w:r w:rsidRPr="00713CED">
          <w:rPr>
            <w:rFonts w:ascii="Calibri" w:hAnsi="Calibri" w:cs="Arial"/>
            <w:i/>
            <w:noProof/>
          </w:rPr>
          <w:t>Three-dimensional solid texture analysis in biomedical imaging: review and opportunities.</w:t>
        </w:r>
        <w:r w:rsidRPr="00713CED">
          <w:rPr>
            <w:rFonts w:ascii="Calibri" w:hAnsi="Calibri" w:cs="Arial"/>
            <w:noProof/>
          </w:rPr>
          <w:t xml:space="preserve"> Med Image Anal, 2014. </w:t>
        </w:r>
        <w:r w:rsidRPr="00713CED">
          <w:rPr>
            <w:rFonts w:ascii="Calibri" w:hAnsi="Calibri" w:cs="Arial"/>
            <w:b/>
            <w:noProof/>
          </w:rPr>
          <w:t>18</w:t>
        </w:r>
        <w:r w:rsidRPr="00713CED">
          <w:rPr>
            <w:rFonts w:ascii="Calibri" w:hAnsi="Calibri" w:cs="Arial"/>
            <w:noProof/>
          </w:rPr>
          <w:t>(1): p. 176-96.</w:t>
        </w:r>
        <w:bookmarkEnd w:id="444"/>
      </w:ins>
    </w:p>
    <w:p w14:paraId="37A125A9" w14:textId="77777777" w:rsidR="00C517C9" w:rsidRPr="00713CED" w:rsidRDefault="00C517C9" w:rsidP="00C517C9">
      <w:pPr>
        <w:ind w:left="720" w:hanging="720"/>
        <w:rPr>
          <w:ins w:id="446" w:author="James Gee" w:date="2016-07-20T20:16:00Z"/>
          <w:rFonts w:ascii="Calibri" w:hAnsi="Calibri" w:cs="Arial"/>
          <w:noProof/>
        </w:rPr>
      </w:pPr>
      <w:bookmarkStart w:id="447" w:name="_ENREF_11"/>
      <w:ins w:id="448" w:author="James Gee" w:date="2016-07-20T20:16:00Z">
        <w:r w:rsidRPr="00713CED">
          <w:rPr>
            <w:rFonts w:ascii="Calibri" w:hAnsi="Calibri" w:cs="Arial"/>
            <w:noProof/>
          </w:rPr>
          <w:t>11.</w:t>
        </w:r>
        <w:r w:rsidRPr="00713CED">
          <w:rPr>
            <w:rFonts w:ascii="Calibri" w:hAnsi="Calibri" w:cs="Arial"/>
            <w:noProof/>
          </w:rPr>
          <w:tab/>
          <w:t xml:space="preserve">Henderson, R. and N. Keiding, </w:t>
        </w:r>
        <w:r w:rsidRPr="00713CED">
          <w:rPr>
            <w:rFonts w:ascii="Calibri" w:hAnsi="Calibri" w:cs="Arial"/>
            <w:i/>
            <w:noProof/>
          </w:rPr>
          <w:t>Individual survival time prediction using statistical models.</w:t>
        </w:r>
        <w:r w:rsidRPr="00713CED">
          <w:rPr>
            <w:rFonts w:ascii="Calibri" w:hAnsi="Calibri" w:cs="Arial"/>
            <w:noProof/>
          </w:rPr>
          <w:t xml:space="preserve"> Journal of Medical Ethics, 2005. </w:t>
        </w:r>
        <w:r w:rsidRPr="00713CED">
          <w:rPr>
            <w:rFonts w:ascii="Calibri" w:hAnsi="Calibri" w:cs="Arial"/>
            <w:b/>
            <w:noProof/>
          </w:rPr>
          <w:t>31</w:t>
        </w:r>
        <w:r w:rsidRPr="00713CED">
          <w:rPr>
            <w:rFonts w:ascii="Calibri" w:hAnsi="Calibri" w:cs="Arial"/>
            <w:noProof/>
          </w:rPr>
          <w:t>(12): p. 703-706.</w:t>
        </w:r>
        <w:bookmarkEnd w:id="447"/>
      </w:ins>
    </w:p>
    <w:p w14:paraId="4886E59D" w14:textId="77777777" w:rsidR="00C517C9" w:rsidRPr="00B10453" w:rsidRDefault="00C517C9" w:rsidP="00B10453">
      <w:pPr>
        <w:spacing w:before="60" w:after="0" w:line="277" w:lineRule="auto"/>
        <w:ind w:left="120" w:right="82" w:hanging="7"/>
        <w:jc w:val="both"/>
        <w:rPr>
          <w:ins w:id="449" w:author="James Gee" w:date="2016-07-18T16:04:00Z"/>
          <w:rFonts w:ascii="Georgia" w:eastAsia="Georgia" w:hAnsi="Georgia" w:cs="Georgia"/>
          <w:b/>
          <w:w w:val="102"/>
          <w:sz w:val="19"/>
          <w:szCs w:val="19"/>
          <w:highlight w:val="yellow"/>
          <w:rPrChange w:id="450" w:author="James Gee" w:date="2016-07-20T20:10:00Z">
            <w:rPr>
              <w:ins w:id="451" w:author="James Gee" w:date="2016-07-18T16:04:00Z"/>
              <w:rFonts w:ascii="Georgia" w:eastAsia="Georgia" w:hAnsi="Georgia" w:cs="Georgia"/>
              <w:w w:val="102"/>
              <w:sz w:val="19"/>
              <w:szCs w:val="19"/>
            </w:rPr>
          </w:rPrChange>
        </w:rPr>
      </w:pPr>
    </w:p>
    <w:p w14:paraId="18FD5983" w14:textId="77777777" w:rsidR="00F71839" w:rsidRDefault="00F71839">
      <w:pPr>
        <w:spacing w:before="60" w:after="0" w:line="277" w:lineRule="auto"/>
        <w:ind w:left="120" w:right="82" w:hanging="7"/>
        <w:jc w:val="both"/>
        <w:rPr>
          <w:rFonts w:ascii="Georgia" w:eastAsia="Georgia" w:hAnsi="Georgia" w:cs="Georgia"/>
          <w:sz w:val="19"/>
          <w:szCs w:val="19"/>
        </w:rPr>
      </w:pPr>
    </w:p>
    <w:p w14:paraId="4A5FAFD6" w14:textId="77777777" w:rsidR="00E61F9D" w:rsidRDefault="005C64D6">
      <w:pPr>
        <w:spacing w:before="48" w:after="0" w:line="240" w:lineRule="auto"/>
        <w:ind w:left="160" w:right="8381"/>
        <w:jc w:val="both"/>
        <w:rPr>
          <w:rFonts w:ascii="Georgia" w:eastAsia="Georgia" w:hAnsi="Georgia" w:cs="Georgia"/>
          <w:sz w:val="21"/>
          <w:szCs w:val="21"/>
        </w:rPr>
      </w:pPr>
      <w:commentRangeStart w:id="452"/>
      <w:r>
        <w:rPr>
          <w:rFonts w:ascii="Georgia" w:eastAsia="Georgia" w:hAnsi="Georgia" w:cs="Georgia"/>
          <w:b/>
          <w:bCs/>
          <w:sz w:val="21"/>
          <w:szCs w:val="21"/>
        </w:rPr>
        <w:t>External</w:t>
      </w:r>
      <w:r>
        <w:rPr>
          <w:rFonts w:ascii="Georgia" w:eastAsia="Georgia" w:hAnsi="Georgia" w:cs="Georgia"/>
          <w:b/>
          <w:bCs/>
          <w:spacing w:val="10"/>
          <w:sz w:val="21"/>
          <w:szCs w:val="21"/>
        </w:rPr>
        <w:t xml:space="preserve"> </w:t>
      </w:r>
      <w:r>
        <w:rPr>
          <w:rFonts w:ascii="Georgia" w:eastAsia="Georgia" w:hAnsi="Georgia" w:cs="Georgia"/>
          <w:b/>
          <w:bCs/>
          <w:w w:val="101"/>
          <w:sz w:val="21"/>
          <w:szCs w:val="21"/>
        </w:rPr>
        <w:t>collaborators</w:t>
      </w:r>
      <w:commentRangeEnd w:id="452"/>
      <w:r w:rsidR="00F71839">
        <w:rPr>
          <w:rStyle w:val="CommentReference"/>
        </w:rPr>
        <w:commentReference w:id="452"/>
      </w:r>
    </w:p>
    <w:p w14:paraId="53E975E3" w14:textId="77777777" w:rsidR="00E61F9D" w:rsidRDefault="005C64D6">
      <w:pPr>
        <w:spacing w:before="89" w:after="0" w:line="277" w:lineRule="auto"/>
        <w:ind w:left="113" w:right="52" w:firstLine="7"/>
        <w:jc w:val="both"/>
        <w:rPr>
          <w:rFonts w:ascii="Georgia" w:eastAsia="Georgia" w:hAnsi="Georgia" w:cs="Georgia"/>
          <w:sz w:val="19"/>
          <w:szCs w:val="19"/>
        </w:rPr>
      </w:pPr>
      <w:r>
        <w:rPr>
          <w:rFonts w:ascii="Georgia" w:eastAsia="Georgia" w:hAnsi="Georgia" w:cs="Georgia"/>
          <w:b/>
          <w:bCs/>
          <w:sz w:val="19"/>
          <w:szCs w:val="19"/>
        </w:rPr>
        <w:t>3(c.3.5)</w:t>
      </w:r>
      <w:r>
        <w:rPr>
          <w:rFonts w:ascii="Georgia" w:eastAsia="Georgia" w:hAnsi="Georgia" w:cs="Georgia"/>
          <w:b/>
          <w:bCs/>
          <w:spacing w:val="24"/>
          <w:sz w:val="19"/>
          <w:szCs w:val="19"/>
        </w:rPr>
        <w:t xml:space="preserve"> </w:t>
      </w:r>
      <w:r>
        <w:rPr>
          <w:rFonts w:ascii="Georgia" w:eastAsia="Georgia" w:hAnsi="Georgia" w:cs="Georgia"/>
          <w:b/>
          <w:bCs/>
          <w:sz w:val="19"/>
          <w:szCs w:val="19"/>
        </w:rPr>
        <w:t>Comparison</w:t>
      </w:r>
      <w:r>
        <w:rPr>
          <w:rFonts w:ascii="Georgia" w:eastAsia="Georgia" w:hAnsi="Georgia" w:cs="Georgia"/>
          <w:b/>
          <w:bCs/>
          <w:spacing w:val="33"/>
          <w:sz w:val="19"/>
          <w:szCs w:val="19"/>
        </w:rPr>
        <w:t xml:space="preserve"> </w:t>
      </w:r>
      <w:r>
        <w:rPr>
          <w:rFonts w:ascii="Georgia" w:eastAsia="Georgia" w:hAnsi="Georgia" w:cs="Georgia"/>
          <w:b/>
          <w:bCs/>
          <w:sz w:val="19"/>
          <w:szCs w:val="19"/>
        </w:rPr>
        <w:t>of</w:t>
      </w:r>
      <w:r>
        <w:rPr>
          <w:rFonts w:ascii="Georgia" w:eastAsia="Georgia" w:hAnsi="Georgia" w:cs="Georgia"/>
          <w:b/>
          <w:bCs/>
          <w:spacing w:val="13"/>
          <w:sz w:val="19"/>
          <w:szCs w:val="19"/>
        </w:rPr>
        <w:t xml:space="preserve"> </w:t>
      </w:r>
      <w:r>
        <w:rPr>
          <w:rFonts w:ascii="Georgia" w:eastAsia="Georgia" w:hAnsi="Georgia" w:cs="Georgia"/>
          <w:b/>
          <w:bCs/>
          <w:sz w:val="19"/>
          <w:szCs w:val="19"/>
        </w:rPr>
        <w:t>automated</w:t>
      </w:r>
      <w:r>
        <w:rPr>
          <w:rFonts w:ascii="Georgia" w:eastAsia="Georgia" w:hAnsi="Georgia" w:cs="Georgia"/>
          <w:b/>
          <w:bCs/>
          <w:spacing w:val="30"/>
          <w:sz w:val="19"/>
          <w:szCs w:val="19"/>
        </w:rPr>
        <w:t xml:space="preserve"> </w:t>
      </w:r>
      <w:r>
        <w:rPr>
          <w:rFonts w:ascii="Georgia" w:eastAsia="Georgia" w:hAnsi="Georgia" w:cs="Georgia"/>
          <w:b/>
          <w:bCs/>
          <w:sz w:val="19"/>
          <w:szCs w:val="19"/>
        </w:rPr>
        <w:t>multi-modality</w:t>
      </w:r>
      <w:r>
        <w:rPr>
          <w:rFonts w:ascii="Georgia" w:eastAsia="Georgia" w:hAnsi="Georgia" w:cs="Georgia"/>
          <w:b/>
          <w:bCs/>
          <w:spacing w:val="38"/>
          <w:sz w:val="19"/>
          <w:szCs w:val="19"/>
        </w:rPr>
        <w:t xml:space="preserve"> </w:t>
      </w:r>
      <w:r>
        <w:rPr>
          <w:rFonts w:ascii="Georgia" w:eastAsia="Georgia" w:hAnsi="Georgia" w:cs="Georgia"/>
          <w:b/>
          <w:bCs/>
          <w:sz w:val="19"/>
          <w:szCs w:val="19"/>
        </w:rPr>
        <w:t>registration</w:t>
      </w:r>
      <w:r>
        <w:rPr>
          <w:rFonts w:ascii="Georgia" w:eastAsia="Georgia" w:hAnsi="Georgia" w:cs="Georgia"/>
          <w:b/>
          <w:bCs/>
          <w:spacing w:val="32"/>
          <w:sz w:val="19"/>
          <w:szCs w:val="19"/>
        </w:rPr>
        <w:t xml:space="preserve"> </w:t>
      </w:r>
      <w:r>
        <w:rPr>
          <w:rFonts w:ascii="Georgia" w:eastAsia="Georgia" w:hAnsi="Georgia" w:cs="Georgia"/>
          <w:b/>
          <w:bCs/>
          <w:sz w:val="19"/>
          <w:szCs w:val="19"/>
        </w:rPr>
        <w:t>methodologies</w:t>
      </w:r>
      <w:r>
        <w:rPr>
          <w:rFonts w:ascii="Georgia" w:eastAsia="Georgia" w:hAnsi="Georgia" w:cs="Georgia"/>
          <w:b/>
          <w:bCs/>
          <w:spacing w:val="38"/>
          <w:sz w:val="19"/>
          <w:szCs w:val="19"/>
        </w:rPr>
        <w:t xml:space="preserve"> </w:t>
      </w:r>
      <w:r>
        <w:rPr>
          <w:rFonts w:ascii="Georgia" w:eastAsia="Georgia" w:hAnsi="Georgia" w:cs="Georgia"/>
          <w:b/>
          <w:bCs/>
          <w:sz w:val="19"/>
          <w:szCs w:val="19"/>
        </w:rPr>
        <w:t>to</w:t>
      </w:r>
      <w:r>
        <w:rPr>
          <w:rFonts w:ascii="Georgia" w:eastAsia="Georgia" w:hAnsi="Georgia" w:cs="Georgia"/>
          <w:b/>
          <w:bCs/>
          <w:spacing w:val="13"/>
          <w:sz w:val="19"/>
          <w:szCs w:val="19"/>
        </w:rPr>
        <w:t xml:space="preserve"> </w:t>
      </w:r>
      <w:r>
        <w:rPr>
          <w:rFonts w:ascii="Georgia" w:eastAsia="Georgia" w:hAnsi="Georgia" w:cs="Georgia"/>
          <w:b/>
          <w:bCs/>
          <w:sz w:val="19"/>
          <w:szCs w:val="19"/>
        </w:rPr>
        <w:t>manual</w:t>
      </w:r>
      <w:r>
        <w:rPr>
          <w:rFonts w:ascii="Georgia" w:eastAsia="Georgia" w:hAnsi="Georgia" w:cs="Georgia"/>
          <w:b/>
          <w:bCs/>
          <w:spacing w:val="24"/>
          <w:sz w:val="19"/>
          <w:szCs w:val="19"/>
        </w:rPr>
        <w:t xml:space="preserve"> </w:t>
      </w:r>
      <w:r>
        <w:rPr>
          <w:rFonts w:ascii="Georgia" w:eastAsia="Georgia" w:hAnsi="Georgia" w:cs="Georgia"/>
          <w:b/>
          <w:bCs/>
          <w:sz w:val="19"/>
          <w:szCs w:val="19"/>
        </w:rPr>
        <w:t>registration</w:t>
      </w:r>
      <w:r>
        <w:rPr>
          <w:rFonts w:ascii="Georgia" w:eastAsia="Georgia" w:hAnsi="Georgia" w:cs="Georgia"/>
          <w:b/>
          <w:bCs/>
          <w:spacing w:val="32"/>
          <w:sz w:val="19"/>
          <w:szCs w:val="19"/>
        </w:rPr>
        <w:t xml:space="preserve"> </w:t>
      </w:r>
      <w:r>
        <w:rPr>
          <w:rFonts w:ascii="Georgia" w:eastAsia="Georgia" w:hAnsi="Georgia" w:cs="Georgia"/>
          <w:b/>
          <w:bCs/>
          <w:sz w:val="19"/>
          <w:szCs w:val="19"/>
        </w:rPr>
        <w:t>for</w:t>
      </w:r>
      <w:r>
        <w:rPr>
          <w:rFonts w:ascii="Georgia" w:eastAsia="Georgia" w:hAnsi="Georgia" w:cs="Georgia"/>
          <w:b/>
          <w:bCs/>
          <w:spacing w:val="15"/>
          <w:sz w:val="19"/>
          <w:szCs w:val="19"/>
        </w:rPr>
        <w:t xml:space="preserve"> </w:t>
      </w:r>
      <w:r>
        <w:rPr>
          <w:rFonts w:ascii="Georgia" w:eastAsia="Georgia" w:hAnsi="Georgia" w:cs="Georgia"/>
          <w:b/>
          <w:bCs/>
          <w:w w:val="102"/>
          <w:sz w:val="19"/>
          <w:szCs w:val="19"/>
        </w:rPr>
        <w:t xml:space="preserve">as- </w:t>
      </w:r>
      <w:proofErr w:type="spellStart"/>
      <w:r>
        <w:rPr>
          <w:rFonts w:ascii="Georgia" w:eastAsia="Georgia" w:hAnsi="Georgia" w:cs="Georgia"/>
          <w:b/>
          <w:bCs/>
          <w:sz w:val="19"/>
          <w:szCs w:val="19"/>
        </w:rPr>
        <w:t>sessing</w:t>
      </w:r>
      <w:proofErr w:type="spellEnd"/>
      <w:r>
        <w:rPr>
          <w:rFonts w:ascii="Georgia" w:eastAsia="Georgia" w:hAnsi="Georgia" w:cs="Georgia"/>
          <w:b/>
          <w:bCs/>
          <w:spacing w:val="13"/>
          <w:sz w:val="19"/>
          <w:szCs w:val="19"/>
        </w:rPr>
        <w:t xml:space="preserve"> </w:t>
      </w:r>
      <w:r>
        <w:rPr>
          <w:rFonts w:ascii="Georgia" w:eastAsia="Georgia" w:hAnsi="Georgia" w:cs="Georgia"/>
          <w:b/>
          <w:bCs/>
          <w:sz w:val="19"/>
          <w:szCs w:val="19"/>
        </w:rPr>
        <w:t>lung</w:t>
      </w:r>
      <w:r>
        <w:rPr>
          <w:rFonts w:ascii="Georgia" w:eastAsia="Georgia" w:hAnsi="Georgia" w:cs="Georgia"/>
          <w:b/>
          <w:bCs/>
          <w:spacing w:val="8"/>
          <w:sz w:val="19"/>
          <w:szCs w:val="19"/>
        </w:rPr>
        <w:t xml:space="preserve"> </w:t>
      </w:r>
      <w:r>
        <w:rPr>
          <w:rFonts w:ascii="Georgia" w:eastAsia="Georgia" w:hAnsi="Georgia" w:cs="Georgia"/>
          <w:b/>
          <w:bCs/>
          <w:sz w:val="19"/>
          <w:szCs w:val="19"/>
        </w:rPr>
        <w:t>CT</w:t>
      </w:r>
      <w:r>
        <w:rPr>
          <w:rFonts w:ascii="Georgia" w:eastAsia="Georgia" w:hAnsi="Georgia" w:cs="Georgia"/>
          <w:b/>
          <w:bCs/>
          <w:spacing w:val="4"/>
          <w:sz w:val="19"/>
          <w:szCs w:val="19"/>
        </w:rPr>
        <w:t xml:space="preserve"> </w:t>
      </w:r>
      <w:r>
        <w:rPr>
          <w:rFonts w:ascii="Georgia" w:eastAsia="Georgia" w:hAnsi="Georgia" w:cs="Georgia"/>
          <w:b/>
          <w:bCs/>
          <w:sz w:val="19"/>
          <w:szCs w:val="19"/>
        </w:rPr>
        <w:t>bronchial</w:t>
      </w:r>
      <w:r>
        <w:rPr>
          <w:rFonts w:ascii="Georgia" w:eastAsia="Georgia" w:hAnsi="Georgia" w:cs="Georgia"/>
          <w:b/>
          <w:bCs/>
          <w:spacing w:val="18"/>
          <w:sz w:val="19"/>
          <w:szCs w:val="19"/>
        </w:rPr>
        <w:t xml:space="preserve"> </w:t>
      </w:r>
      <w:r>
        <w:rPr>
          <w:rFonts w:ascii="Georgia" w:eastAsia="Georgia" w:hAnsi="Georgia" w:cs="Georgia"/>
          <w:b/>
          <w:bCs/>
          <w:sz w:val="19"/>
          <w:szCs w:val="19"/>
        </w:rPr>
        <w:t>morphologic</w:t>
      </w:r>
      <w:r>
        <w:rPr>
          <w:rFonts w:ascii="Georgia" w:eastAsia="Georgia" w:hAnsi="Georgia" w:cs="Georgia"/>
          <w:b/>
          <w:bCs/>
          <w:spacing w:val="24"/>
          <w:sz w:val="19"/>
          <w:szCs w:val="19"/>
        </w:rPr>
        <w:t xml:space="preserve"> </w:t>
      </w:r>
      <w:r>
        <w:rPr>
          <w:rFonts w:ascii="Georgia" w:eastAsia="Georgia" w:hAnsi="Georgia" w:cs="Georgia"/>
          <w:b/>
          <w:bCs/>
          <w:sz w:val="19"/>
          <w:szCs w:val="19"/>
        </w:rPr>
        <w:t>changes</w:t>
      </w:r>
      <w:r>
        <w:rPr>
          <w:rFonts w:ascii="Georgia" w:eastAsia="Georgia" w:hAnsi="Georgia" w:cs="Georgia"/>
          <w:b/>
          <w:bCs/>
          <w:spacing w:val="15"/>
          <w:sz w:val="19"/>
          <w:szCs w:val="19"/>
        </w:rPr>
        <w:t xml:space="preserve"> </w:t>
      </w:r>
      <w:r>
        <w:rPr>
          <w:rFonts w:ascii="Georgia" w:eastAsia="Georgia" w:hAnsi="Georgia" w:cs="Georgia"/>
          <w:b/>
          <w:bCs/>
          <w:sz w:val="19"/>
          <w:szCs w:val="19"/>
        </w:rPr>
        <w:t>and</w:t>
      </w:r>
      <w:r>
        <w:rPr>
          <w:rFonts w:ascii="Georgia" w:eastAsia="Georgia" w:hAnsi="Georgia" w:cs="Georgia"/>
          <w:b/>
          <w:bCs/>
          <w:spacing w:val="6"/>
          <w:sz w:val="19"/>
          <w:szCs w:val="19"/>
        </w:rPr>
        <w:t xml:space="preserve"> </w:t>
      </w:r>
      <w:r>
        <w:rPr>
          <w:rFonts w:ascii="Georgia" w:eastAsia="Georgia" w:hAnsi="Georgia" w:cs="Georgia"/>
          <w:b/>
          <w:bCs/>
          <w:sz w:val="19"/>
          <w:szCs w:val="19"/>
        </w:rPr>
        <w:t>hyperpolarized</w:t>
      </w:r>
      <w:r>
        <w:rPr>
          <w:rFonts w:ascii="Georgia" w:eastAsia="Georgia" w:hAnsi="Georgia" w:cs="Georgia"/>
          <w:b/>
          <w:bCs/>
          <w:spacing w:val="29"/>
          <w:sz w:val="19"/>
          <w:szCs w:val="19"/>
        </w:rPr>
        <w:t xml:space="preserve"> </w:t>
      </w:r>
      <w:r>
        <w:rPr>
          <w:rFonts w:ascii="Georgia" w:eastAsia="Georgia" w:hAnsi="Georgia" w:cs="Georgia"/>
          <w:b/>
          <w:bCs/>
          <w:sz w:val="19"/>
          <w:szCs w:val="19"/>
        </w:rPr>
        <w:t>helium</w:t>
      </w:r>
      <w:r>
        <w:rPr>
          <w:rFonts w:ascii="Georgia" w:eastAsia="Georgia" w:hAnsi="Georgia" w:cs="Georgia"/>
          <w:b/>
          <w:bCs/>
          <w:spacing w:val="13"/>
          <w:sz w:val="19"/>
          <w:szCs w:val="19"/>
        </w:rPr>
        <w:t xml:space="preserve"> </w:t>
      </w:r>
      <w:r>
        <w:rPr>
          <w:rFonts w:ascii="Georgia" w:eastAsia="Georgia" w:hAnsi="Georgia" w:cs="Georgia"/>
          <w:b/>
          <w:bCs/>
          <w:sz w:val="19"/>
          <w:szCs w:val="19"/>
        </w:rPr>
        <w:t>MR</w:t>
      </w:r>
      <w:r>
        <w:rPr>
          <w:rFonts w:ascii="Georgia" w:eastAsia="Georgia" w:hAnsi="Georgia" w:cs="Georgia"/>
          <w:b/>
          <w:bCs/>
          <w:spacing w:val="6"/>
          <w:sz w:val="19"/>
          <w:szCs w:val="19"/>
        </w:rPr>
        <w:t xml:space="preserve"> </w:t>
      </w:r>
      <w:r>
        <w:rPr>
          <w:rFonts w:ascii="Georgia" w:eastAsia="Georgia" w:hAnsi="Georgia" w:cs="Georgia"/>
          <w:b/>
          <w:bCs/>
          <w:sz w:val="19"/>
          <w:szCs w:val="19"/>
        </w:rPr>
        <w:t>ventilation</w:t>
      </w:r>
      <w:r>
        <w:rPr>
          <w:rFonts w:ascii="Georgia" w:eastAsia="Georgia" w:hAnsi="Georgia" w:cs="Georgia"/>
          <w:b/>
          <w:bCs/>
          <w:spacing w:val="20"/>
          <w:sz w:val="19"/>
          <w:szCs w:val="19"/>
        </w:rPr>
        <w:t xml:space="preserve"> </w:t>
      </w:r>
      <w:r>
        <w:rPr>
          <w:rFonts w:ascii="Georgia" w:eastAsia="Georgia" w:hAnsi="Georgia" w:cs="Georgia"/>
          <w:b/>
          <w:bCs/>
          <w:sz w:val="19"/>
          <w:szCs w:val="19"/>
        </w:rPr>
        <w:t>defects</w:t>
      </w:r>
      <w:r>
        <w:rPr>
          <w:rFonts w:ascii="Georgia" w:eastAsia="Georgia" w:hAnsi="Georgia" w:cs="Georgia"/>
          <w:b/>
          <w:bCs/>
          <w:spacing w:val="13"/>
          <w:sz w:val="19"/>
          <w:szCs w:val="19"/>
        </w:rPr>
        <w:t xml:space="preserve"> </w:t>
      </w:r>
      <w:r>
        <w:rPr>
          <w:rFonts w:ascii="Georgia" w:eastAsia="Georgia" w:hAnsi="Georgia" w:cs="Georgia"/>
          <w:b/>
          <w:bCs/>
          <w:sz w:val="19"/>
          <w:szCs w:val="19"/>
        </w:rPr>
        <w:t>in</w:t>
      </w:r>
      <w:r>
        <w:rPr>
          <w:rFonts w:ascii="Georgia" w:eastAsia="Georgia" w:hAnsi="Georgia" w:cs="Georgia"/>
          <w:b/>
          <w:bCs/>
          <w:spacing w:val="3"/>
          <w:sz w:val="19"/>
          <w:szCs w:val="19"/>
        </w:rPr>
        <w:t xml:space="preserve"> </w:t>
      </w:r>
      <w:r>
        <w:rPr>
          <w:rFonts w:ascii="Georgia" w:eastAsia="Georgia" w:hAnsi="Georgia" w:cs="Georgia"/>
          <w:b/>
          <w:bCs/>
          <w:w w:val="102"/>
          <w:sz w:val="19"/>
          <w:szCs w:val="19"/>
        </w:rPr>
        <w:t xml:space="preserve">asthma </w:t>
      </w:r>
      <w:r>
        <w:rPr>
          <w:rFonts w:ascii="Georgia" w:eastAsia="Georgia" w:hAnsi="Georgia" w:cs="Georgia"/>
          <w:b/>
          <w:bCs/>
          <w:sz w:val="19"/>
          <w:szCs w:val="19"/>
        </w:rPr>
        <w:t>patients:</w:t>
      </w:r>
      <w:r>
        <w:rPr>
          <w:rFonts w:ascii="Georgia" w:eastAsia="Georgia" w:hAnsi="Georgia" w:cs="Georgia"/>
          <w:b/>
          <w:bCs/>
          <w:spacing w:val="35"/>
          <w:sz w:val="19"/>
          <w:szCs w:val="19"/>
        </w:rPr>
        <w:t xml:space="preserve"> </w:t>
      </w:r>
      <w:r>
        <w:rPr>
          <w:rFonts w:ascii="Georgia" w:eastAsia="Georgia" w:hAnsi="Georgia" w:cs="Georgia"/>
          <w:b/>
          <w:bCs/>
          <w:sz w:val="19"/>
          <w:szCs w:val="19"/>
        </w:rPr>
        <w:t>Can</w:t>
      </w:r>
      <w:r>
        <w:rPr>
          <w:rFonts w:ascii="Georgia" w:eastAsia="Georgia" w:hAnsi="Georgia" w:cs="Georgia"/>
          <w:b/>
          <w:bCs/>
          <w:spacing w:val="9"/>
          <w:sz w:val="19"/>
          <w:szCs w:val="19"/>
        </w:rPr>
        <w:t xml:space="preserve"> </w:t>
      </w:r>
      <w:r>
        <w:rPr>
          <w:rFonts w:ascii="Georgia" w:eastAsia="Georgia" w:hAnsi="Georgia" w:cs="Georgia"/>
          <w:b/>
          <w:bCs/>
          <w:sz w:val="19"/>
          <w:szCs w:val="19"/>
        </w:rPr>
        <w:t>automation</w:t>
      </w:r>
      <w:r>
        <w:rPr>
          <w:rFonts w:ascii="Georgia" w:eastAsia="Georgia" w:hAnsi="Georgia" w:cs="Georgia"/>
          <w:b/>
          <w:bCs/>
          <w:spacing w:val="24"/>
          <w:sz w:val="19"/>
          <w:szCs w:val="19"/>
        </w:rPr>
        <w:t xml:space="preserve"> </w:t>
      </w:r>
      <w:r>
        <w:rPr>
          <w:rFonts w:ascii="Georgia" w:eastAsia="Georgia" w:hAnsi="Georgia" w:cs="Georgia"/>
          <w:b/>
          <w:bCs/>
          <w:sz w:val="19"/>
          <w:szCs w:val="19"/>
        </w:rPr>
        <w:t>speed</w:t>
      </w:r>
      <w:r>
        <w:rPr>
          <w:rFonts w:ascii="Georgia" w:eastAsia="Georgia" w:hAnsi="Georgia" w:cs="Georgia"/>
          <w:b/>
          <w:bCs/>
          <w:spacing w:val="12"/>
          <w:sz w:val="19"/>
          <w:szCs w:val="19"/>
        </w:rPr>
        <w:t xml:space="preserve"> </w:t>
      </w:r>
      <w:r>
        <w:rPr>
          <w:rFonts w:ascii="Georgia" w:eastAsia="Georgia" w:hAnsi="Georgia" w:cs="Georgia"/>
          <w:b/>
          <w:bCs/>
          <w:sz w:val="19"/>
          <w:szCs w:val="19"/>
        </w:rPr>
        <w:t>the</w:t>
      </w:r>
      <w:r>
        <w:rPr>
          <w:rFonts w:ascii="Georgia" w:eastAsia="Georgia" w:hAnsi="Georgia" w:cs="Georgia"/>
          <w:b/>
          <w:bCs/>
          <w:spacing w:val="7"/>
          <w:sz w:val="19"/>
          <w:szCs w:val="19"/>
        </w:rPr>
        <w:t xml:space="preserve"> </w:t>
      </w:r>
      <w:r>
        <w:rPr>
          <w:rFonts w:ascii="Georgia" w:eastAsia="Georgia" w:hAnsi="Georgia" w:cs="Georgia"/>
          <w:b/>
          <w:bCs/>
          <w:sz w:val="19"/>
          <w:szCs w:val="19"/>
        </w:rPr>
        <w:t>work</w:t>
      </w:r>
      <w:r>
        <w:rPr>
          <w:rFonts w:ascii="Georgia" w:eastAsia="Georgia" w:hAnsi="Georgia" w:cs="Georgia"/>
          <w:b/>
          <w:bCs/>
          <w:spacing w:val="11"/>
          <w:sz w:val="19"/>
          <w:szCs w:val="19"/>
        </w:rPr>
        <w:t xml:space="preserve"> </w:t>
      </w:r>
      <w:r>
        <w:rPr>
          <w:rFonts w:ascii="Georgia" w:eastAsia="Georgia" w:hAnsi="Georgia" w:cs="Georgia"/>
          <w:b/>
          <w:bCs/>
          <w:sz w:val="19"/>
          <w:szCs w:val="19"/>
        </w:rPr>
        <w:t>flow</w:t>
      </w:r>
      <w:r>
        <w:rPr>
          <w:rFonts w:ascii="Georgia" w:eastAsia="Georgia" w:hAnsi="Georgia" w:cs="Georgia"/>
          <w:b/>
          <w:bCs/>
          <w:spacing w:val="9"/>
          <w:sz w:val="19"/>
          <w:szCs w:val="19"/>
        </w:rPr>
        <w:t xml:space="preserve"> </w:t>
      </w:r>
      <w:r>
        <w:rPr>
          <w:rFonts w:ascii="Georgia" w:eastAsia="Georgia" w:hAnsi="Georgia" w:cs="Georgia"/>
          <w:b/>
          <w:bCs/>
          <w:sz w:val="19"/>
          <w:szCs w:val="19"/>
        </w:rPr>
        <w:t>for</w:t>
      </w:r>
      <w:r>
        <w:rPr>
          <w:rFonts w:ascii="Georgia" w:eastAsia="Georgia" w:hAnsi="Georgia" w:cs="Georgia"/>
          <w:b/>
          <w:bCs/>
          <w:spacing w:val="7"/>
          <w:sz w:val="19"/>
          <w:szCs w:val="19"/>
        </w:rPr>
        <w:t xml:space="preserve"> </w:t>
      </w:r>
      <w:r>
        <w:rPr>
          <w:rFonts w:ascii="Georgia" w:eastAsia="Georgia" w:hAnsi="Georgia" w:cs="Georgia"/>
          <w:b/>
          <w:bCs/>
          <w:sz w:val="19"/>
          <w:szCs w:val="19"/>
        </w:rPr>
        <w:t>combining</w:t>
      </w:r>
      <w:r>
        <w:rPr>
          <w:rFonts w:ascii="Georgia" w:eastAsia="Georgia" w:hAnsi="Georgia" w:cs="Georgia"/>
          <w:b/>
          <w:bCs/>
          <w:spacing w:val="22"/>
          <w:sz w:val="19"/>
          <w:szCs w:val="19"/>
        </w:rPr>
        <w:t xml:space="preserve"> </w:t>
      </w:r>
      <w:r>
        <w:rPr>
          <w:rFonts w:ascii="Georgia" w:eastAsia="Georgia" w:hAnsi="Georgia" w:cs="Georgia"/>
          <w:b/>
          <w:bCs/>
          <w:sz w:val="19"/>
          <w:szCs w:val="19"/>
        </w:rPr>
        <w:t>structure</w:t>
      </w:r>
      <w:r>
        <w:rPr>
          <w:rFonts w:ascii="Georgia" w:eastAsia="Georgia" w:hAnsi="Georgia" w:cs="Georgia"/>
          <w:b/>
          <w:bCs/>
          <w:spacing w:val="19"/>
          <w:sz w:val="19"/>
          <w:szCs w:val="19"/>
        </w:rPr>
        <w:t xml:space="preserve"> </w:t>
      </w:r>
      <w:r>
        <w:rPr>
          <w:rFonts w:ascii="Georgia" w:eastAsia="Georgia" w:hAnsi="Georgia" w:cs="Georgia"/>
          <w:b/>
          <w:bCs/>
          <w:sz w:val="19"/>
          <w:szCs w:val="19"/>
        </w:rPr>
        <w:t>and</w:t>
      </w:r>
      <w:r>
        <w:rPr>
          <w:rFonts w:ascii="Georgia" w:eastAsia="Georgia" w:hAnsi="Georgia" w:cs="Georgia"/>
          <w:b/>
          <w:bCs/>
          <w:spacing w:val="8"/>
          <w:sz w:val="19"/>
          <w:szCs w:val="19"/>
        </w:rPr>
        <w:t xml:space="preserve"> </w:t>
      </w:r>
      <w:r>
        <w:rPr>
          <w:rFonts w:ascii="Georgia" w:eastAsia="Georgia" w:hAnsi="Georgia" w:cs="Georgia"/>
          <w:b/>
          <w:bCs/>
          <w:sz w:val="19"/>
          <w:szCs w:val="19"/>
        </w:rPr>
        <w:t>function</w:t>
      </w:r>
      <w:r>
        <w:rPr>
          <w:rFonts w:ascii="Georgia" w:eastAsia="Georgia" w:hAnsi="Georgia" w:cs="Georgia"/>
          <w:b/>
          <w:bCs/>
          <w:spacing w:val="18"/>
          <w:sz w:val="19"/>
          <w:szCs w:val="19"/>
        </w:rPr>
        <w:t xml:space="preserve"> </w:t>
      </w:r>
      <w:r>
        <w:rPr>
          <w:rFonts w:ascii="Georgia" w:eastAsia="Georgia" w:hAnsi="Georgia" w:cs="Georgia"/>
          <w:b/>
          <w:bCs/>
          <w:sz w:val="19"/>
          <w:szCs w:val="19"/>
        </w:rPr>
        <w:t>using</w:t>
      </w:r>
      <w:r>
        <w:rPr>
          <w:rFonts w:ascii="Georgia" w:eastAsia="Georgia" w:hAnsi="Georgia" w:cs="Georgia"/>
          <w:b/>
          <w:bCs/>
          <w:spacing w:val="12"/>
          <w:sz w:val="19"/>
          <w:szCs w:val="19"/>
        </w:rPr>
        <w:t xml:space="preserve"> </w:t>
      </w:r>
      <w:r>
        <w:rPr>
          <w:rFonts w:ascii="Georgia" w:eastAsia="Georgia" w:hAnsi="Georgia" w:cs="Georgia"/>
          <w:b/>
          <w:bCs/>
          <w:sz w:val="19"/>
          <w:szCs w:val="19"/>
        </w:rPr>
        <w:t>airways</w:t>
      </w:r>
      <w:r>
        <w:rPr>
          <w:rFonts w:ascii="Georgia" w:eastAsia="Georgia" w:hAnsi="Georgia" w:cs="Georgia"/>
          <w:b/>
          <w:bCs/>
          <w:spacing w:val="16"/>
          <w:sz w:val="19"/>
          <w:szCs w:val="19"/>
        </w:rPr>
        <w:t xml:space="preserve"> </w:t>
      </w:r>
      <w:r>
        <w:rPr>
          <w:rFonts w:ascii="Georgia" w:eastAsia="Georgia" w:hAnsi="Georgia" w:cs="Georgia"/>
          <w:b/>
          <w:bCs/>
          <w:w w:val="102"/>
          <w:sz w:val="19"/>
          <w:szCs w:val="19"/>
        </w:rPr>
        <w:t xml:space="preserve">measures </w:t>
      </w:r>
      <w:r>
        <w:rPr>
          <w:rFonts w:ascii="Georgia" w:eastAsia="Georgia" w:hAnsi="Georgia" w:cs="Georgia"/>
          <w:b/>
          <w:bCs/>
          <w:sz w:val="19"/>
          <w:szCs w:val="19"/>
        </w:rPr>
        <w:t>from CT</w:t>
      </w:r>
      <w:r>
        <w:rPr>
          <w:rFonts w:ascii="Georgia" w:eastAsia="Georgia" w:hAnsi="Georgia" w:cs="Georgia"/>
          <w:b/>
          <w:bCs/>
          <w:spacing w:val="-5"/>
          <w:sz w:val="19"/>
          <w:szCs w:val="19"/>
        </w:rPr>
        <w:t xml:space="preserve"> </w:t>
      </w:r>
      <w:r>
        <w:rPr>
          <w:rFonts w:ascii="Georgia" w:eastAsia="Georgia" w:hAnsi="Georgia" w:cs="Georgia"/>
          <w:b/>
          <w:bCs/>
          <w:sz w:val="19"/>
          <w:szCs w:val="19"/>
        </w:rPr>
        <w:t>and</w:t>
      </w:r>
      <w:r>
        <w:rPr>
          <w:rFonts w:ascii="Georgia" w:eastAsia="Georgia" w:hAnsi="Georgia" w:cs="Georgia"/>
          <w:b/>
          <w:bCs/>
          <w:spacing w:val="-3"/>
          <w:sz w:val="19"/>
          <w:szCs w:val="19"/>
        </w:rPr>
        <w:t xml:space="preserve"> </w:t>
      </w:r>
      <w:r>
        <w:rPr>
          <w:rFonts w:ascii="Georgia" w:eastAsia="Georgia" w:hAnsi="Georgia" w:cs="Georgia"/>
          <w:b/>
          <w:bCs/>
          <w:sz w:val="19"/>
          <w:szCs w:val="19"/>
        </w:rPr>
        <w:t>ventilation</w:t>
      </w:r>
      <w:r>
        <w:rPr>
          <w:rFonts w:ascii="Georgia" w:eastAsia="Georgia" w:hAnsi="Georgia" w:cs="Georgia"/>
          <w:b/>
          <w:bCs/>
          <w:spacing w:val="11"/>
          <w:sz w:val="19"/>
          <w:szCs w:val="19"/>
        </w:rPr>
        <w:t xml:space="preserve"> </w:t>
      </w:r>
      <w:r>
        <w:rPr>
          <w:rFonts w:ascii="Georgia" w:eastAsia="Georgia" w:hAnsi="Georgia" w:cs="Georgia"/>
          <w:b/>
          <w:bCs/>
          <w:sz w:val="19"/>
          <w:szCs w:val="19"/>
        </w:rPr>
        <w:t>measures</w:t>
      </w:r>
      <w:r>
        <w:rPr>
          <w:rFonts w:ascii="Georgia" w:eastAsia="Georgia" w:hAnsi="Georgia" w:cs="Georgia"/>
          <w:b/>
          <w:bCs/>
          <w:spacing w:val="9"/>
          <w:sz w:val="19"/>
          <w:szCs w:val="19"/>
        </w:rPr>
        <w:t xml:space="preserve"> </w:t>
      </w:r>
      <w:r>
        <w:rPr>
          <w:rFonts w:ascii="Georgia" w:eastAsia="Georgia" w:hAnsi="Georgia" w:cs="Georgia"/>
          <w:b/>
          <w:bCs/>
          <w:sz w:val="19"/>
          <w:szCs w:val="19"/>
        </w:rPr>
        <w:t>from HP</w:t>
      </w:r>
      <w:r>
        <w:rPr>
          <w:rFonts w:ascii="Georgia" w:eastAsia="Georgia" w:hAnsi="Georgia" w:cs="Georgia"/>
          <w:b/>
          <w:bCs/>
          <w:spacing w:val="-4"/>
          <w:sz w:val="19"/>
          <w:szCs w:val="19"/>
        </w:rPr>
        <w:t xml:space="preserve"> </w:t>
      </w:r>
      <w:r>
        <w:rPr>
          <w:rFonts w:ascii="Georgia" w:eastAsia="Georgia" w:hAnsi="Georgia" w:cs="Georgia"/>
          <w:b/>
          <w:bCs/>
          <w:sz w:val="19"/>
          <w:szCs w:val="19"/>
        </w:rPr>
        <w:t>gas</w:t>
      </w:r>
      <w:r>
        <w:rPr>
          <w:rFonts w:ascii="Georgia" w:eastAsia="Georgia" w:hAnsi="Georgia" w:cs="Georgia"/>
          <w:b/>
          <w:bCs/>
          <w:spacing w:val="-4"/>
          <w:sz w:val="19"/>
          <w:szCs w:val="19"/>
        </w:rPr>
        <w:t xml:space="preserve"> </w:t>
      </w:r>
      <w:r>
        <w:rPr>
          <w:rFonts w:ascii="Georgia" w:eastAsia="Georgia" w:hAnsi="Georgia" w:cs="Georgia"/>
          <w:b/>
          <w:bCs/>
          <w:sz w:val="19"/>
          <w:szCs w:val="19"/>
        </w:rPr>
        <w:t>MRI?</w:t>
      </w:r>
      <w:r>
        <w:rPr>
          <w:rFonts w:ascii="Georgia" w:eastAsia="Georgia" w:hAnsi="Georgia" w:cs="Georgia"/>
          <w:b/>
          <w:bCs/>
          <w:spacing w:val="-1"/>
          <w:sz w:val="19"/>
          <w:szCs w:val="19"/>
        </w:rPr>
        <w:t xml:space="preserve"> </w:t>
      </w:r>
      <w:r>
        <w:rPr>
          <w:rFonts w:ascii="Georgia" w:eastAsia="Georgia" w:hAnsi="Georgia" w:cs="Georgia"/>
          <w:sz w:val="19"/>
          <w:szCs w:val="19"/>
        </w:rPr>
        <w:t>Our</w:t>
      </w:r>
      <w:r>
        <w:rPr>
          <w:rFonts w:ascii="Georgia" w:eastAsia="Georgia" w:hAnsi="Georgia" w:cs="Georgia"/>
          <w:spacing w:val="-2"/>
          <w:sz w:val="19"/>
          <w:szCs w:val="19"/>
        </w:rPr>
        <w:t xml:space="preserve"> </w:t>
      </w:r>
      <w:r>
        <w:rPr>
          <w:rFonts w:ascii="Georgia" w:eastAsia="Georgia" w:hAnsi="Georgia" w:cs="Georgia"/>
          <w:sz w:val="19"/>
          <w:szCs w:val="19"/>
        </w:rPr>
        <w:t>collaborators</w:t>
      </w:r>
      <w:r>
        <w:rPr>
          <w:rFonts w:ascii="Georgia" w:eastAsia="Georgia" w:hAnsi="Georgia" w:cs="Georgia"/>
          <w:spacing w:val="13"/>
          <w:sz w:val="19"/>
          <w:szCs w:val="19"/>
        </w:rPr>
        <w:t xml:space="preserve"> </w:t>
      </w:r>
      <w:r>
        <w:rPr>
          <w:rFonts w:ascii="Georgia" w:eastAsia="Georgia" w:hAnsi="Georgia" w:cs="Georgia"/>
          <w:b/>
          <w:bCs/>
          <w:sz w:val="19"/>
          <w:szCs w:val="19"/>
        </w:rPr>
        <w:t>Sean Fain</w:t>
      </w:r>
      <w:r>
        <w:rPr>
          <w:rFonts w:ascii="Georgia" w:eastAsia="Georgia" w:hAnsi="Georgia" w:cs="Georgia"/>
          <w:b/>
          <w:bCs/>
          <w:spacing w:val="-3"/>
          <w:sz w:val="19"/>
          <w:szCs w:val="19"/>
        </w:rPr>
        <w:t xml:space="preserve"> </w:t>
      </w:r>
      <w:r>
        <w:rPr>
          <w:rFonts w:ascii="Georgia" w:eastAsia="Georgia" w:hAnsi="Georgia" w:cs="Georgia"/>
          <w:sz w:val="19"/>
          <w:szCs w:val="19"/>
        </w:rPr>
        <w:t>and</w:t>
      </w:r>
      <w:r>
        <w:rPr>
          <w:rFonts w:ascii="Georgia" w:eastAsia="Georgia" w:hAnsi="Georgia" w:cs="Georgia"/>
          <w:spacing w:val="-3"/>
          <w:sz w:val="19"/>
          <w:szCs w:val="19"/>
        </w:rPr>
        <w:t xml:space="preserve"> </w:t>
      </w:r>
      <w:r>
        <w:rPr>
          <w:rFonts w:ascii="Georgia" w:eastAsia="Georgia" w:hAnsi="Georgia" w:cs="Georgia"/>
          <w:b/>
          <w:bCs/>
          <w:sz w:val="19"/>
          <w:szCs w:val="19"/>
        </w:rPr>
        <w:t>Mark</w:t>
      </w:r>
      <w:r>
        <w:rPr>
          <w:rFonts w:ascii="Georgia" w:eastAsia="Georgia" w:hAnsi="Georgia" w:cs="Georgia"/>
          <w:b/>
          <w:bCs/>
          <w:spacing w:val="1"/>
          <w:sz w:val="19"/>
          <w:szCs w:val="19"/>
        </w:rPr>
        <w:t xml:space="preserve"> </w:t>
      </w:r>
      <w:proofErr w:type="spellStart"/>
      <w:r>
        <w:rPr>
          <w:rFonts w:ascii="Georgia" w:eastAsia="Georgia" w:hAnsi="Georgia" w:cs="Georgia"/>
          <w:b/>
          <w:bCs/>
          <w:sz w:val="19"/>
          <w:szCs w:val="19"/>
        </w:rPr>
        <w:t>Schiebler</w:t>
      </w:r>
      <w:proofErr w:type="spellEnd"/>
      <w:r>
        <w:rPr>
          <w:rFonts w:ascii="Georgia" w:eastAsia="Georgia" w:hAnsi="Georgia" w:cs="Georgia"/>
          <w:sz w:val="19"/>
          <w:szCs w:val="19"/>
        </w:rPr>
        <w:t>,</w:t>
      </w:r>
      <w:r>
        <w:rPr>
          <w:rFonts w:ascii="Georgia" w:eastAsia="Georgia" w:hAnsi="Georgia" w:cs="Georgia"/>
          <w:spacing w:val="13"/>
          <w:sz w:val="19"/>
          <w:szCs w:val="19"/>
        </w:rPr>
        <w:t xml:space="preserve"> </w:t>
      </w:r>
      <w:r>
        <w:rPr>
          <w:rFonts w:ascii="Georgia" w:eastAsia="Georgia" w:hAnsi="Georgia" w:cs="Georgia"/>
          <w:b/>
          <w:bCs/>
          <w:w w:val="102"/>
          <w:sz w:val="19"/>
          <w:szCs w:val="19"/>
        </w:rPr>
        <w:t xml:space="preserve">University </w:t>
      </w:r>
      <w:r>
        <w:rPr>
          <w:rFonts w:ascii="Georgia" w:eastAsia="Georgia" w:hAnsi="Georgia" w:cs="Georgia"/>
          <w:b/>
          <w:bCs/>
          <w:sz w:val="19"/>
          <w:szCs w:val="19"/>
        </w:rPr>
        <w:t>of</w:t>
      </w:r>
      <w:r>
        <w:rPr>
          <w:rFonts w:ascii="Georgia" w:eastAsia="Georgia" w:hAnsi="Georgia" w:cs="Georgia"/>
          <w:b/>
          <w:bCs/>
          <w:spacing w:val="-4"/>
          <w:sz w:val="19"/>
          <w:szCs w:val="19"/>
        </w:rPr>
        <w:t xml:space="preserve"> </w:t>
      </w:r>
      <w:r>
        <w:rPr>
          <w:rFonts w:ascii="Georgia" w:eastAsia="Georgia" w:hAnsi="Georgia" w:cs="Georgia"/>
          <w:b/>
          <w:bCs/>
          <w:sz w:val="19"/>
          <w:szCs w:val="19"/>
        </w:rPr>
        <w:t>Wisconsin</w:t>
      </w:r>
      <w:r>
        <w:rPr>
          <w:rFonts w:ascii="Georgia" w:eastAsia="Georgia" w:hAnsi="Georgia" w:cs="Georgia"/>
          <w:sz w:val="19"/>
          <w:szCs w:val="19"/>
        </w:rPr>
        <w:t>,</w:t>
      </w:r>
      <w:r>
        <w:rPr>
          <w:rFonts w:ascii="Georgia" w:eastAsia="Georgia" w:hAnsi="Georgia" w:cs="Georgia"/>
          <w:spacing w:val="16"/>
          <w:sz w:val="19"/>
          <w:szCs w:val="19"/>
        </w:rPr>
        <w:t xml:space="preserve"> </w:t>
      </w:r>
      <w:r>
        <w:rPr>
          <w:rFonts w:ascii="Georgia" w:eastAsia="Georgia" w:hAnsi="Georgia" w:cs="Georgia"/>
          <w:sz w:val="19"/>
          <w:szCs w:val="19"/>
        </w:rPr>
        <w:t>are</w:t>
      </w:r>
      <w:r>
        <w:rPr>
          <w:rFonts w:ascii="Georgia" w:eastAsia="Georgia" w:hAnsi="Georgia" w:cs="Georgia"/>
          <w:spacing w:val="-3"/>
          <w:sz w:val="19"/>
          <w:szCs w:val="19"/>
        </w:rPr>
        <w:t xml:space="preserve"> </w:t>
      </w:r>
      <w:r>
        <w:rPr>
          <w:rFonts w:ascii="Georgia" w:eastAsia="Georgia" w:hAnsi="Georgia" w:cs="Georgia"/>
          <w:sz w:val="19"/>
          <w:szCs w:val="19"/>
        </w:rPr>
        <w:t>part</w:t>
      </w:r>
      <w:r>
        <w:rPr>
          <w:rFonts w:ascii="Georgia" w:eastAsia="Georgia" w:hAnsi="Georgia" w:cs="Georgia"/>
          <w:spacing w:val="-1"/>
          <w:sz w:val="19"/>
          <w:szCs w:val="19"/>
        </w:rPr>
        <w:t xml:space="preserve"> </w:t>
      </w:r>
      <w:r>
        <w:rPr>
          <w:rFonts w:ascii="Georgia" w:eastAsia="Georgia" w:hAnsi="Georgia" w:cs="Georgia"/>
          <w:sz w:val="19"/>
          <w:szCs w:val="19"/>
        </w:rPr>
        <w:t>of</w:t>
      </w:r>
      <w:r>
        <w:rPr>
          <w:rFonts w:ascii="Georgia" w:eastAsia="Georgia" w:hAnsi="Georgia" w:cs="Georgia"/>
          <w:spacing w:val="-5"/>
          <w:sz w:val="19"/>
          <w:szCs w:val="19"/>
        </w:rPr>
        <w:t xml:space="preserve"> </w:t>
      </w:r>
      <w:r>
        <w:rPr>
          <w:rFonts w:ascii="Georgia" w:eastAsia="Georgia" w:hAnsi="Georgia" w:cs="Georgia"/>
          <w:sz w:val="19"/>
          <w:szCs w:val="19"/>
        </w:rPr>
        <w:t>the</w:t>
      </w:r>
      <w:r>
        <w:rPr>
          <w:rFonts w:ascii="Georgia" w:eastAsia="Georgia" w:hAnsi="Georgia" w:cs="Georgia"/>
          <w:spacing w:val="-3"/>
          <w:sz w:val="19"/>
          <w:szCs w:val="19"/>
        </w:rPr>
        <w:t xml:space="preserve"> </w:t>
      </w:r>
      <w:r>
        <w:rPr>
          <w:rFonts w:ascii="Georgia" w:eastAsia="Georgia" w:hAnsi="Georgia" w:cs="Georgia"/>
          <w:sz w:val="19"/>
          <w:szCs w:val="19"/>
        </w:rPr>
        <w:t>SARP</w:t>
      </w:r>
      <w:r>
        <w:rPr>
          <w:rFonts w:ascii="Georgia" w:eastAsia="Georgia" w:hAnsi="Georgia" w:cs="Georgia"/>
          <w:spacing w:val="2"/>
          <w:sz w:val="19"/>
          <w:szCs w:val="19"/>
        </w:rPr>
        <w:t xml:space="preserve"> </w:t>
      </w:r>
      <w:r>
        <w:rPr>
          <w:rFonts w:ascii="Georgia" w:eastAsia="Georgia" w:hAnsi="Georgia" w:cs="Georgia"/>
          <w:sz w:val="19"/>
          <w:szCs w:val="19"/>
        </w:rPr>
        <w:t>(Severe</w:t>
      </w:r>
      <w:r>
        <w:rPr>
          <w:rFonts w:ascii="Georgia" w:eastAsia="Georgia" w:hAnsi="Georgia" w:cs="Georgia"/>
          <w:spacing w:val="5"/>
          <w:sz w:val="19"/>
          <w:szCs w:val="19"/>
        </w:rPr>
        <w:t xml:space="preserve"> </w:t>
      </w:r>
      <w:r>
        <w:rPr>
          <w:rFonts w:ascii="Georgia" w:eastAsia="Georgia" w:hAnsi="Georgia" w:cs="Georgia"/>
          <w:sz w:val="19"/>
          <w:szCs w:val="19"/>
        </w:rPr>
        <w:t>Asthma</w:t>
      </w:r>
      <w:r>
        <w:rPr>
          <w:rFonts w:ascii="Georgia" w:eastAsia="Georgia" w:hAnsi="Georgia" w:cs="Georgia"/>
          <w:spacing w:val="5"/>
          <w:sz w:val="19"/>
          <w:szCs w:val="19"/>
        </w:rPr>
        <w:t xml:space="preserve"> </w:t>
      </w:r>
      <w:r>
        <w:rPr>
          <w:rFonts w:ascii="Georgia" w:eastAsia="Georgia" w:hAnsi="Georgia" w:cs="Georgia"/>
          <w:sz w:val="19"/>
          <w:szCs w:val="19"/>
        </w:rPr>
        <w:t>Research</w:t>
      </w:r>
      <w:r>
        <w:rPr>
          <w:rFonts w:ascii="Georgia" w:eastAsia="Georgia" w:hAnsi="Georgia" w:cs="Georgia"/>
          <w:spacing w:val="7"/>
          <w:sz w:val="19"/>
          <w:szCs w:val="19"/>
        </w:rPr>
        <w:t xml:space="preserve"> </w:t>
      </w:r>
      <w:r>
        <w:rPr>
          <w:rFonts w:ascii="Georgia" w:eastAsia="Georgia" w:hAnsi="Georgia" w:cs="Georgia"/>
          <w:sz w:val="19"/>
          <w:szCs w:val="19"/>
        </w:rPr>
        <w:t>Program)</w:t>
      </w:r>
      <w:r>
        <w:rPr>
          <w:rFonts w:ascii="Georgia" w:eastAsia="Georgia" w:hAnsi="Georgia" w:cs="Georgia"/>
          <w:spacing w:val="8"/>
          <w:sz w:val="19"/>
          <w:szCs w:val="19"/>
        </w:rPr>
        <w:t xml:space="preserve"> </w:t>
      </w:r>
      <w:r>
        <w:rPr>
          <w:rFonts w:ascii="Georgia" w:eastAsia="Georgia" w:hAnsi="Georgia" w:cs="Georgia"/>
          <w:sz w:val="19"/>
          <w:szCs w:val="19"/>
        </w:rPr>
        <w:t>team developing</w:t>
      </w:r>
      <w:r>
        <w:rPr>
          <w:rFonts w:ascii="Georgia" w:eastAsia="Georgia" w:hAnsi="Georgia" w:cs="Georgia"/>
          <w:spacing w:val="10"/>
          <w:sz w:val="19"/>
          <w:szCs w:val="19"/>
        </w:rPr>
        <w:t xml:space="preserve"> </w:t>
      </w:r>
      <w:r>
        <w:rPr>
          <w:rFonts w:ascii="Georgia" w:eastAsia="Georgia" w:hAnsi="Georgia" w:cs="Georgia"/>
          <w:sz w:val="19"/>
          <w:szCs w:val="19"/>
        </w:rPr>
        <w:t>imaging</w:t>
      </w:r>
      <w:r>
        <w:rPr>
          <w:rFonts w:ascii="Georgia" w:eastAsia="Georgia" w:hAnsi="Georgia" w:cs="Georgia"/>
          <w:spacing w:val="6"/>
          <w:sz w:val="19"/>
          <w:szCs w:val="19"/>
        </w:rPr>
        <w:t xml:space="preserve"> </w:t>
      </w:r>
      <w:r>
        <w:rPr>
          <w:rFonts w:ascii="Georgia" w:eastAsia="Georgia" w:hAnsi="Georgia" w:cs="Georgia"/>
          <w:sz w:val="19"/>
          <w:szCs w:val="19"/>
        </w:rPr>
        <w:t>biomarkers</w:t>
      </w:r>
      <w:r>
        <w:rPr>
          <w:rFonts w:ascii="Georgia" w:eastAsia="Georgia" w:hAnsi="Georgia" w:cs="Georgia"/>
          <w:spacing w:val="11"/>
          <w:sz w:val="19"/>
          <w:szCs w:val="19"/>
        </w:rPr>
        <w:t xml:space="preserve"> </w:t>
      </w:r>
      <w:r>
        <w:rPr>
          <w:rFonts w:ascii="Georgia" w:eastAsia="Georgia" w:hAnsi="Georgia" w:cs="Georgia"/>
          <w:sz w:val="19"/>
          <w:szCs w:val="19"/>
        </w:rPr>
        <w:t>of</w:t>
      </w:r>
      <w:r>
        <w:rPr>
          <w:rFonts w:ascii="Georgia" w:eastAsia="Georgia" w:hAnsi="Georgia" w:cs="Georgia"/>
          <w:spacing w:val="-5"/>
          <w:sz w:val="19"/>
          <w:szCs w:val="19"/>
        </w:rPr>
        <w:t xml:space="preserve"> </w:t>
      </w:r>
      <w:r>
        <w:rPr>
          <w:rFonts w:ascii="Georgia" w:eastAsia="Georgia" w:hAnsi="Georgia" w:cs="Georgia"/>
          <w:sz w:val="19"/>
          <w:szCs w:val="19"/>
        </w:rPr>
        <w:t>asthma</w:t>
      </w:r>
      <w:r>
        <w:rPr>
          <w:rFonts w:ascii="Georgia" w:eastAsia="Georgia" w:hAnsi="Georgia" w:cs="Georgia"/>
          <w:spacing w:val="4"/>
          <w:sz w:val="19"/>
          <w:szCs w:val="19"/>
        </w:rPr>
        <w:t xml:space="preserve"> </w:t>
      </w:r>
      <w:r>
        <w:rPr>
          <w:rFonts w:ascii="Georgia" w:eastAsia="Georgia" w:hAnsi="Georgia" w:cs="Georgia"/>
          <w:w w:val="102"/>
          <w:sz w:val="19"/>
          <w:szCs w:val="19"/>
        </w:rPr>
        <w:t xml:space="preserve">sever- </w:t>
      </w:r>
      <w:proofErr w:type="spellStart"/>
      <w:r>
        <w:rPr>
          <w:rFonts w:ascii="Georgia" w:eastAsia="Georgia" w:hAnsi="Georgia" w:cs="Georgia"/>
          <w:sz w:val="19"/>
          <w:szCs w:val="19"/>
        </w:rPr>
        <w:t>ity</w:t>
      </w:r>
      <w:proofErr w:type="spellEnd"/>
      <w:r>
        <w:rPr>
          <w:rFonts w:ascii="Georgia" w:eastAsia="Georgia" w:hAnsi="Georgia" w:cs="Georgia"/>
          <w:spacing w:val="6"/>
          <w:sz w:val="19"/>
          <w:szCs w:val="19"/>
        </w:rPr>
        <w:t xml:space="preserve"> </w:t>
      </w:r>
      <w:r>
        <w:rPr>
          <w:rFonts w:ascii="Georgia" w:eastAsia="Georgia" w:hAnsi="Georgia" w:cs="Georgia"/>
          <w:sz w:val="19"/>
          <w:szCs w:val="19"/>
        </w:rPr>
        <w:t>for</w:t>
      </w:r>
      <w:r>
        <w:rPr>
          <w:rFonts w:ascii="Georgia" w:eastAsia="Georgia" w:hAnsi="Georgia" w:cs="Georgia"/>
          <w:spacing w:val="7"/>
          <w:sz w:val="19"/>
          <w:szCs w:val="19"/>
        </w:rPr>
        <w:t xml:space="preserve"> </w:t>
      </w:r>
      <w:r>
        <w:rPr>
          <w:rFonts w:ascii="Georgia" w:eastAsia="Georgia" w:hAnsi="Georgia" w:cs="Georgia"/>
          <w:sz w:val="19"/>
          <w:szCs w:val="19"/>
        </w:rPr>
        <w:t>predicting</w:t>
      </w:r>
      <w:r>
        <w:rPr>
          <w:rFonts w:ascii="Georgia" w:eastAsia="Georgia" w:hAnsi="Georgia" w:cs="Georgia"/>
          <w:spacing w:val="19"/>
          <w:sz w:val="19"/>
          <w:szCs w:val="19"/>
        </w:rPr>
        <w:t xml:space="preserve"> </w:t>
      </w:r>
      <w:r>
        <w:rPr>
          <w:rFonts w:ascii="Georgia" w:eastAsia="Georgia" w:hAnsi="Georgia" w:cs="Georgia"/>
          <w:sz w:val="19"/>
          <w:szCs w:val="19"/>
        </w:rPr>
        <w:t>asthma</w:t>
      </w:r>
      <w:r>
        <w:rPr>
          <w:rFonts w:ascii="Georgia" w:eastAsia="Georgia" w:hAnsi="Georgia" w:cs="Georgia"/>
          <w:spacing w:val="14"/>
          <w:sz w:val="19"/>
          <w:szCs w:val="19"/>
        </w:rPr>
        <w:t xml:space="preserve"> </w:t>
      </w:r>
      <w:r>
        <w:rPr>
          <w:rFonts w:ascii="Georgia" w:eastAsia="Georgia" w:hAnsi="Georgia" w:cs="Georgia"/>
          <w:sz w:val="19"/>
          <w:szCs w:val="19"/>
        </w:rPr>
        <w:t>exacerbation.</w:t>
      </w:r>
      <w:r>
        <w:rPr>
          <w:rFonts w:ascii="Georgia" w:eastAsia="Georgia" w:hAnsi="Georgia" w:cs="Georgia"/>
          <w:spacing w:val="42"/>
          <w:sz w:val="19"/>
          <w:szCs w:val="19"/>
        </w:rPr>
        <w:t xml:space="preserve"> </w:t>
      </w:r>
      <w:r>
        <w:rPr>
          <w:rFonts w:ascii="Georgia" w:eastAsia="Georgia" w:hAnsi="Georgia" w:cs="Georgia"/>
          <w:sz w:val="19"/>
          <w:szCs w:val="19"/>
        </w:rPr>
        <w:t>The</w:t>
      </w:r>
      <w:r>
        <w:rPr>
          <w:rFonts w:ascii="Georgia" w:eastAsia="Georgia" w:hAnsi="Georgia" w:cs="Georgia"/>
          <w:spacing w:val="8"/>
          <w:sz w:val="19"/>
          <w:szCs w:val="19"/>
        </w:rPr>
        <w:t xml:space="preserve"> </w:t>
      </w:r>
      <w:r>
        <w:rPr>
          <w:rFonts w:ascii="Georgia" w:eastAsia="Georgia" w:hAnsi="Georgia" w:cs="Georgia"/>
          <w:sz w:val="19"/>
          <w:szCs w:val="19"/>
        </w:rPr>
        <w:t>approach</w:t>
      </w:r>
      <w:r>
        <w:rPr>
          <w:rFonts w:ascii="Georgia" w:eastAsia="Georgia" w:hAnsi="Georgia" w:cs="Georgia"/>
          <w:spacing w:val="18"/>
          <w:sz w:val="19"/>
          <w:szCs w:val="19"/>
        </w:rPr>
        <w:t xml:space="preserve"> </w:t>
      </w:r>
      <w:r>
        <w:rPr>
          <w:rFonts w:ascii="Georgia" w:eastAsia="Georgia" w:hAnsi="Georgia" w:cs="Georgia"/>
          <w:sz w:val="19"/>
          <w:szCs w:val="19"/>
        </w:rPr>
        <w:t>of</w:t>
      </w:r>
      <w:r>
        <w:rPr>
          <w:rFonts w:ascii="Georgia" w:eastAsia="Georgia" w:hAnsi="Georgia" w:cs="Georgia"/>
          <w:spacing w:val="5"/>
          <w:sz w:val="19"/>
          <w:szCs w:val="19"/>
        </w:rPr>
        <w:t xml:space="preserve"> </w:t>
      </w:r>
      <w:r>
        <w:rPr>
          <w:rFonts w:ascii="Georgia" w:eastAsia="Georgia" w:hAnsi="Georgia" w:cs="Georgia"/>
          <w:sz w:val="19"/>
          <w:szCs w:val="19"/>
        </w:rPr>
        <w:t>finding</w:t>
      </w:r>
      <w:r>
        <w:rPr>
          <w:rFonts w:ascii="Georgia" w:eastAsia="Georgia" w:hAnsi="Georgia" w:cs="Georgia"/>
          <w:spacing w:val="14"/>
          <w:sz w:val="19"/>
          <w:szCs w:val="19"/>
        </w:rPr>
        <w:t xml:space="preserve"> </w:t>
      </w:r>
      <w:r>
        <w:rPr>
          <w:rFonts w:ascii="Georgia" w:eastAsia="Georgia" w:hAnsi="Georgia" w:cs="Georgia"/>
          <w:sz w:val="19"/>
          <w:szCs w:val="19"/>
        </w:rPr>
        <w:t>airway</w:t>
      </w:r>
      <w:r>
        <w:rPr>
          <w:rFonts w:ascii="Georgia" w:eastAsia="Georgia" w:hAnsi="Georgia" w:cs="Georgia"/>
          <w:spacing w:val="13"/>
          <w:sz w:val="19"/>
          <w:szCs w:val="19"/>
        </w:rPr>
        <w:t xml:space="preserve"> </w:t>
      </w:r>
      <w:r>
        <w:rPr>
          <w:rFonts w:ascii="Georgia" w:eastAsia="Georgia" w:hAnsi="Georgia" w:cs="Georgia"/>
          <w:sz w:val="19"/>
          <w:szCs w:val="19"/>
        </w:rPr>
        <w:t>abnormalities</w:t>
      </w:r>
      <w:r>
        <w:rPr>
          <w:rFonts w:ascii="Georgia" w:eastAsia="Georgia" w:hAnsi="Georgia" w:cs="Georgia"/>
          <w:spacing w:val="25"/>
          <w:sz w:val="19"/>
          <w:szCs w:val="19"/>
        </w:rPr>
        <w:t xml:space="preserve"> </w:t>
      </w:r>
      <w:r>
        <w:rPr>
          <w:rFonts w:ascii="Georgia" w:eastAsia="Georgia" w:hAnsi="Georgia" w:cs="Georgia"/>
          <w:sz w:val="19"/>
          <w:szCs w:val="19"/>
        </w:rPr>
        <w:t>that</w:t>
      </w:r>
      <w:r>
        <w:rPr>
          <w:rFonts w:ascii="Georgia" w:eastAsia="Georgia" w:hAnsi="Georgia" w:cs="Georgia"/>
          <w:spacing w:val="9"/>
          <w:sz w:val="19"/>
          <w:szCs w:val="19"/>
        </w:rPr>
        <w:t xml:space="preserve"> </w:t>
      </w:r>
      <w:r>
        <w:rPr>
          <w:rFonts w:ascii="Georgia" w:eastAsia="Georgia" w:hAnsi="Georgia" w:cs="Georgia"/>
          <w:sz w:val="19"/>
          <w:szCs w:val="19"/>
        </w:rPr>
        <w:t>correlate</w:t>
      </w:r>
      <w:r>
        <w:rPr>
          <w:rFonts w:ascii="Georgia" w:eastAsia="Georgia" w:hAnsi="Georgia" w:cs="Georgia"/>
          <w:spacing w:val="17"/>
          <w:sz w:val="19"/>
          <w:szCs w:val="19"/>
        </w:rPr>
        <w:t xml:space="preserve"> </w:t>
      </w:r>
      <w:r>
        <w:rPr>
          <w:rFonts w:ascii="Georgia" w:eastAsia="Georgia" w:hAnsi="Georgia" w:cs="Georgia"/>
          <w:sz w:val="19"/>
          <w:szCs w:val="19"/>
        </w:rPr>
        <w:t>with</w:t>
      </w:r>
      <w:r>
        <w:rPr>
          <w:rFonts w:ascii="Georgia" w:eastAsia="Georgia" w:hAnsi="Georgia" w:cs="Georgia"/>
          <w:spacing w:val="9"/>
          <w:sz w:val="19"/>
          <w:szCs w:val="19"/>
        </w:rPr>
        <w:t xml:space="preserve"> </w:t>
      </w:r>
      <w:r>
        <w:rPr>
          <w:rFonts w:ascii="Georgia" w:eastAsia="Georgia" w:hAnsi="Georgia" w:cs="Georgia"/>
          <w:sz w:val="19"/>
          <w:szCs w:val="19"/>
        </w:rPr>
        <w:t>ventilation</w:t>
      </w:r>
      <w:r>
        <w:rPr>
          <w:rFonts w:ascii="Georgia" w:eastAsia="Georgia" w:hAnsi="Georgia" w:cs="Georgia"/>
          <w:spacing w:val="20"/>
          <w:sz w:val="19"/>
          <w:szCs w:val="19"/>
        </w:rPr>
        <w:t xml:space="preserve"> </w:t>
      </w:r>
      <w:r>
        <w:rPr>
          <w:rFonts w:ascii="Georgia" w:eastAsia="Georgia" w:hAnsi="Georgia" w:cs="Georgia"/>
          <w:sz w:val="19"/>
          <w:szCs w:val="19"/>
        </w:rPr>
        <w:t>defects</w:t>
      </w:r>
      <w:r>
        <w:rPr>
          <w:rFonts w:ascii="Georgia" w:eastAsia="Georgia" w:hAnsi="Georgia" w:cs="Georgia"/>
          <w:spacing w:val="14"/>
          <w:sz w:val="19"/>
          <w:szCs w:val="19"/>
        </w:rPr>
        <w:t xml:space="preserve"> </w:t>
      </w:r>
      <w:r>
        <w:rPr>
          <w:rFonts w:ascii="Georgia" w:eastAsia="Georgia" w:hAnsi="Georgia" w:cs="Georgia"/>
          <w:w w:val="102"/>
          <w:sz w:val="19"/>
          <w:szCs w:val="19"/>
        </w:rPr>
        <w:t xml:space="preserve">is </w:t>
      </w:r>
      <w:r>
        <w:rPr>
          <w:rFonts w:ascii="Georgia" w:eastAsia="Georgia" w:hAnsi="Georgia" w:cs="Georgia"/>
          <w:sz w:val="19"/>
          <w:szCs w:val="19"/>
        </w:rPr>
        <w:t>viable</w:t>
      </w:r>
      <w:r>
        <w:rPr>
          <w:rFonts w:ascii="Georgia" w:eastAsia="Georgia" w:hAnsi="Georgia" w:cs="Georgia"/>
          <w:spacing w:val="18"/>
          <w:sz w:val="19"/>
          <w:szCs w:val="19"/>
        </w:rPr>
        <w:t xml:space="preserve"> </w:t>
      </w:r>
      <w:r>
        <w:rPr>
          <w:rFonts w:ascii="Georgia" w:eastAsia="Georgia" w:hAnsi="Georgia" w:cs="Georgia"/>
          <w:sz w:val="19"/>
          <w:szCs w:val="19"/>
        </w:rPr>
        <w:t>only</w:t>
      </w:r>
      <w:r>
        <w:rPr>
          <w:rFonts w:ascii="Georgia" w:eastAsia="Georgia" w:hAnsi="Georgia" w:cs="Georgia"/>
          <w:spacing w:val="15"/>
          <w:sz w:val="19"/>
          <w:szCs w:val="19"/>
        </w:rPr>
        <w:t xml:space="preserve"> </w:t>
      </w:r>
      <w:r>
        <w:rPr>
          <w:rFonts w:ascii="Georgia" w:eastAsia="Georgia" w:hAnsi="Georgia" w:cs="Georgia"/>
          <w:sz w:val="19"/>
          <w:szCs w:val="19"/>
        </w:rPr>
        <w:t>with</w:t>
      </w:r>
      <w:r>
        <w:rPr>
          <w:rFonts w:ascii="Georgia" w:eastAsia="Georgia" w:hAnsi="Georgia" w:cs="Georgia"/>
          <w:spacing w:val="15"/>
          <w:sz w:val="19"/>
          <w:szCs w:val="19"/>
        </w:rPr>
        <w:t xml:space="preserve"> </w:t>
      </w:r>
      <w:r>
        <w:rPr>
          <w:rFonts w:ascii="Georgia" w:eastAsia="Georgia" w:hAnsi="Georgia" w:cs="Georgia"/>
          <w:sz w:val="19"/>
          <w:szCs w:val="19"/>
        </w:rPr>
        <w:t>the</w:t>
      </w:r>
      <w:r>
        <w:rPr>
          <w:rFonts w:ascii="Georgia" w:eastAsia="Georgia" w:hAnsi="Georgia" w:cs="Georgia"/>
          <w:spacing w:val="13"/>
          <w:sz w:val="19"/>
          <w:szCs w:val="19"/>
        </w:rPr>
        <w:t xml:space="preserve"> </w:t>
      </w:r>
      <w:r>
        <w:rPr>
          <w:rFonts w:ascii="Georgia" w:eastAsia="Georgia" w:hAnsi="Georgia" w:cs="Georgia"/>
          <w:sz w:val="19"/>
          <w:szCs w:val="19"/>
        </w:rPr>
        <w:t>availability</w:t>
      </w:r>
      <w:r>
        <w:rPr>
          <w:rFonts w:ascii="Georgia" w:eastAsia="Georgia" w:hAnsi="Georgia" w:cs="Georgia"/>
          <w:spacing w:val="26"/>
          <w:sz w:val="19"/>
          <w:szCs w:val="19"/>
        </w:rPr>
        <w:t xml:space="preserve"> </w:t>
      </w:r>
      <w:r>
        <w:rPr>
          <w:rFonts w:ascii="Georgia" w:eastAsia="Georgia" w:hAnsi="Georgia" w:cs="Georgia"/>
          <w:sz w:val="19"/>
          <w:szCs w:val="19"/>
        </w:rPr>
        <w:t>of</w:t>
      </w:r>
      <w:r>
        <w:rPr>
          <w:rFonts w:ascii="Georgia" w:eastAsia="Georgia" w:hAnsi="Georgia" w:cs="Georgia"/>
          <w:spacing w:val="11"/>
          <w:sz w:val="19"/>
          <w:szCs w:val="19"/>
        </w:rPr>
        <w:t xml:space="preserve"> </w:t>
      </w:r>
      <w:r>
        <w:rPr>
          <w:rFonts w:ascii="Georgia" w:eastAsia="Georgia" w:hAnsi="Georgia" w:cs="Georgia"/>
          <w:sz w:val="19"/>
          <w:szCs w:val="19"/>
        </w:rPr>
        <w:t>robust</w:t>
      </w:r>
      <w:r>
        <w:rPr>
          <w:rFonts w:ascii="Georgia" w:eastAsia="Georgia" w:hAnsi="Georgia" w:cs="Georgia"/>
          <w:spacing w:val="19"/>
          <w:sz w:val="19"/>
          <w:szCs w:val="19"/>
        </w:rPr>
        <w:t xml:space="preserve"> </w:t>
      </w:r>
      <w:r>
        <w:rPr>
          <w:rFonts w:ascii="Georgia" w:eastAsia="Georgia" w:hAnsi="Georgia" w:cs="Georgia"/>
          <w:sz w:val="19"/>
          <w:szCs w:val="19"/>
        </w:rPr>
        <w:t>image</w:t>
      </w:r>
      <w:r>
        <w:rPr>
          <w:rFonts w:ascii="Georgia" w:eastAsia="Georgia" w:hAnsi="Georgia" w:cs="Georgia"/>
          <w:spacing w:val="18"/>
          <w:sz w:val="19"/>
          <w:szCs w:val="19"/>
        </w:rPr>
        <w:t xml:space="preserve"> </w:t>
      </w:r>
      <w:r>
        <w:rPr>
          <w:rFonts w:ascii="Georgia" w:eastAsia="Georgia" w:hAnsi="Georgia" w:cs="Georgia"/>
          <w:sz w:val="19"/>
          <w:szCs w:val="19"/>
        </w:rPr>
        <w:t>registration</w:t>
      </w:r>
      <w:r>
        <w:rPr>
          <w:rFonts w:ascii="Georgia" w:eastAsia="Georgia" w:hAnsi="Georgia" w:cs="Georgia"/>
          <w:spacing w:val="28"/>
          <w:sz w:val="19"/>
          <w:szCs w:val="19"/>
        </w:rPr>
        <w:t xml:space="preserve"> </w:t>
      </w:r>
      <w:r>
        <w:rPr>
          <w:rFonts w:ascii="Georgia" w:eastAsia="Georgia" w:hAnsi="Georgia" w:cs="Georgia"/>
          <w:sz w:val="19"/>
          <w:szCs w:val="19"/>
        </w:rPr>
        <w:t>across</w:t>
      </w:r>
      <w:r>
        <w:rPr>
          <w:rFonts w:ascii="Georgia" w:eastAsia="Georgia" w:hAnsi="Georgia" w:cs="Georgia"/>
          <w:spacing w:val="18"/>
          <w:sz w:val="19"/>
          <w:szCs w:val="19"/>
        </w:rPr>
        <w:t xml:space="preserve"> </w:t>
      </w:r>
      <w:r>
        <w:rPr>
          <w:rFonts w:ascii="Georgia" w:eastAsia="Georgia" w:hAnsi="Georgia" w:cs="Georgia"/>
          <w:sz w:val="19"/>
          <w:szCs w:val="19"/>
        </w:rPr>
        <w:t>the</w:t>
      </w:r>
      <w:r>
        <w:rPr>
          <w:rFonts w:ascii="Georgia" w:eastAsia="Georgia" w:hAnsi="Georgia" w:cs="Georgia"/>
          <w:spacing w:val="13"/>
          <w:sz w:val="19"/>
          <w:szCs w:val="19"/>
        </w:rPr>
        <w:t xml:space="preserve"> </w:t>
      </w:r>
      <w:r>
        <w:rPr>
          <w:rFonts w:ascii="Georgia" w:eastAsia="Georgia" w:hAnsi="Georgia" w:cs="Georgia"/>
          <w:sz w:val="19"/>
          <w:szCs w:val="19"/>
        </w:rPr>
        <w:t>two</w:t>
      </w:r>
      <w:r>
        <w:rPr>
          <w:rFonts w:ascii="Georgia" w:eastAsia="Georgia" w:hAnsi="Georgia" w:cs="Georgia"/>
          <w:spacing w:val="14"/>
          <w:sz w:val="19"/>
          <w:szCs w:val="19"/>
        </w:rPr>
        <w:t xml:space="preserve"> </w:t>
      </w:r>
      <w:r>
        <w:rPr>
          <w:rFonts w:ascii="Georgia" w:eastAsia="Georgia" w:hAnsi="Georgia" w:cs="Georgia"/>
          <w:sz w:val="19"/>
          <w:szCs w:val="19"/>
        </w:rPr>
        <w:t xml:space="preserve">modalities. </w:t>
      </w:r>
      <w:r>
        <w:rPr>
          <w:rFonts w:ascii="Georgia" w:eastAsia="Georgia" w:hAnsi="Georgia" w:cs="Georgia"/>
          <w:spacing w:val="10"/>
          <w:sz w:val="19"/>
          <w:szCs w:val="19"/>
        </w:rPr>
        <w:t xml:space="preserve"> </w:t>
      </w:r>
      <w:r>
        <w:rPr>
          <w:rFonts w:ascii="Georgia" w:eastAsia="Georgia" w:hAnsi="Georgia" w:cs="Georgia"/>
          <w:sz w:val="19"/>
          <w:szCs w:val="19"/>
        </w:rPr>
        <w:t>Furthermore,</w:t>
      </w:r>
      <w:r>
        <w:rPr>
          <w:rFonts w:ascii="Georgia" w:eastAsia="Georgia" w:hAnsi="Georgia" w:cs="Georgia"/>
          <w:spacing w:val="32"/>
          <w:sz w:val="19"/>
          <w:szCs w:val="19"/>
        </w:rPr>
        <w:t xml:space="preserve"> </w:t>
      </w:r>
      <w:r>
        <w:rPr>
          <w:rFonts w:ascii="Georgia" w:eastAsia="Georgia" w:hAnsi="Georgia" w:cs="Georgia"/>
          <w:sz w:val="19"/>
          <w:szCs w:val="19"/>
        </w:rPr>
        <w:t>translation</w:t>
      </w:r>
      <w:r>
        <w:rPr>
          <w:rFonts w:ascii="Georgia" w:eastAsia="Georgia" w:hAnsi="Georgia" w:cs="Georgia"/>
          <w:spacing w:val="26"/>
          <w:sz w:val="19"/>
          <w:szCs w:val="19"/>
        </w:rPr>
        <w:t xml:space="preserve"> </w:t>
      </w:r>
      <w:r>
        <w:rPr>
          <w:rFonts w:ascii="Georgia" w:eastAsia="Georgia" w:hAnsi="Georgia" w:cs="Georgia"/>
          <w:sz w:val="19"/>
          <w:szCs w:val="19"/>
        </w:rPr>
        <w:t>to</w:t>
      </w:r>
      <w:r>
        <w:rPr>
          <w:rFonts w:ascii="Georgia" w:eastAsia="Georgia" w:hAnsi="Georgia" w:cs="Georgia"/>
          <w:spacing w:val="11"/>
          <w:sz w:val="19"/>
          <w:szCs w:val="19"/>
        </w:rPr>
        <w:t xml:space="preserve"> </w:t>
      </w:r>
      <w:r>
        <w:rPr>
          <w:rFonts w:ascii="Georgia" w:eastAsia="Georgia" w:hAnsi="Georgia" w:cs="Georgia"/>
          <w:sz w:val="19"/>
          <w:szCs w:val="19"/>
        </w:rPr>
        <w:t>the</w:t>
      </w:r>
      <w:r>
        <w:rPr>
          <w:rFonts w:ascii="Georgia" w:eastAsia="Georgia" w:hAnsi="Georgia" w:cs="Georgia"/>
          <w:spacing w:val="13"/>
          <w:sz w:val="19"/>
          <w:szCs w:val="19"/>
        </w:rPr>
        <w:t xml:space="preserve"> </w:t>
      </w:r>
      <w:r>
        <w:rPr>
          <w:rFonts w:ascii="Georgia" w:eastAsia="Georgia" w:hAnsi="Georgia" w:cs="Georgia"/>
          <w:w w:val="102"/>
          <w:sz w:val="19"/>
          <w:szCs w:val="19"/>
        </w:rPr>
        <w:t xml:space="preserve">clinic </w:t>
      </w:r>
      <w:r>
        <w:rPr>
          <w:rFonts w:ascii="Georgia" w:eastAsia="Georgia" w:hAnsi="Georgia" w:cs="Georgia"/>
          <w:sz w:val="19"/>
          <w:szCs w:val="19"/>
        </w:rPr>
        <w:t>will</w:t>
      </w:r>
      <w:r>
        <w:rPr>
          <w:rFonts w:ascii="Georgia" w:eastAsia="Georgia" w:hAnsi="Georgia" w:cs="Georgia"/>
          <w:spacing w:val="7"/>
          <w:sz w:val="19"/>
          <w:szCs w:val="19"/>
        </w:rPr>
        <w:t xml:space="preserve"> </w:t>
      </w:r>
      <w:r>
        <w:rPr>
          <w:rFonts w:ascii="Georgia" w:eastAsia="Georgia" w:hAnsi="Georgia" w:cs="Georgia"/>
          <w:sz w:val="19"/>
          <w:szCs w:val="19"/>
        </w:rPr>
        <w:t>require</w:t>
      </w:r>
      <w:r>
        <w:rPr>
          <w:rFonts w:ascii="Georgia" w:eastAsia="Georgia" w:hAnsi="Georgia" w:cs="Georgia"/>
          <w:spacing w:val="13"/>
          <w:sz w:val="19"/>
          <w:szCs w:val="19"/>
        </w:rPr>
        <w:t xml:space="preserve"> </w:t>
      </w:r>
      <w:r>
        <w:rPr>
          <w:rFonts w:ascii="Georgia" w:eastAsia="Georgia" w:hAnsi="Georgia" w:cs="Georgia"/>
          <w:sz w:val="19"/>
          <w:szCs w:val="19"/>
        </w:rPr>
        <w:t>standardized</w:t>
      </w:r>
      <w:r>
        <w:rPr>
          <w:rFonts w:ascii="Georgia" w:eastAsia="Georgia" w:hAnsi="Georgia" w:cs="Georgia"/>
          <w:spacing w:val="23"/>
          <w:sz w:val="19"/>
          <w:szCs w:val="19"/>
        </w:rPr>
        <w:t xml:space="preserve"> </w:t>
      </w:r>
      <w:r>
        <w:rPr>
          <w:rFonts w:ascii="Georgia" w:eastAsia="Georgia" w:hAnsi="Georgia" w:cs="Georgia"/>
          <w:sz w:val="19"/>
          <w:szCs w:val="19"/>
        </w:rPr>
        <w:t>implementations</w:t>
      </w:r>
      <w:r>
        <w:rPr>
          <w:rFonts w:ascii="Georgia" w:eastAsia="Georgia" w:hAnsi="Georgia" w:cs="Georgia"/>
          <w:spacing w:val="30"/>
          <w:sz w:val="19"/>
          <w:szCs w:val="19"/>
        </w:rPr>
        <w:t xml:space="preserve"> </w:t>
      </w:r>
      <w:r>
        <w:rPr>
          <w:rFonts w:ascii="Georgia" w:eastAsia="Georgia" w:hAnsi="Georgia" w:cs="Georgia"/>
          <w:sz w:val="19"/>
          <w:szCs w:val="19"/>
        </w:rPr>
        <w:t>across</w:t>
      </w:r>
      <w:r>
        <w:rPr>
          <w:rFonts w:ascii="Georgia" w:eastAsia="Georgia" w:hAnsi="Georgia" w:cs="Georgia"/>
          <w:spacing w:val="12"/>
          <w:sz w:val="19"/>
          <w:szCs w:val="19"/>
        </w:rPr>
        <w:t xml:space="preserve"> </w:t>
      </w:r>
      <w:r>
        <w:rPr>
          <w:rFonts w:ascii="Georgia" w:eastAsia="Georgia" w:hAnsi="Georgia" w:cs="Georgia"/>
          <w:sz w:val="19"/>
          <w:szCs w:val="19"/>
        </w:rPr>
        <w:t>sites,</w:t>
      </w:r>
      <w:r>
        <w:rPr>
          <w:rFonts w:ascii="Georgia" w:eastAsia="Georgia" w:hAnsi="Georgia" w:cs="Georgia"/>
          <w:spacing w:val="10"/>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sz w:val="19"/>
          <w:szCs w:val="19"/>
        </w:rPr>
        <w:t>the</w:t>
      </w:r>
      <w:r>
        <w:rPr>
          <w:rFonts w:ascii="Georgia" w:eastAsia="Georgia" w:hAnsi="Georgia" w:cs="Georgia"/>
          <w:spacing w:val="6"/>
          <w:sz w:val="19"/>
          <w:szCs w:val="19"/>
        </w:rPr>
        <w:t xml:space="preserve"> </w:t>
      </w:r>
      <w:r>
        <w:rPr>
          <w:rFonts w:ascii="Georgia" w:eastAsia="Georgia" w:hAnsi="Georgia" w:cs="Georgia"/>
          <w:sz w:val="19"/>
          <w:szCs w:val="19"/>
        </w:rPr>
        <w:t>project’s</w:t>
      </w:r>
      <w:r>
        <w:rPr>
          <w:rFonts w:ascii="Georgia" w:eastAsia="Georgia" w:hAnsi="Georgia" w:cs="Georgia"/>
          <w:spacing w:val="15"/>
          <w:sz w:val="19"/>
          <w:szCs w:val="19"/>
        </w:rPr>
        <w:t xml:space="preserve"> </w:t>
      </w:r>
      <w:r>
        <w:rPr>
          <w:rFonts w:ascii="Georgia" w:eastAsia="Georgia" w:hAnsi="Georgia" w:cs="Georgia"/>
          <w:sz w:val="19"/>
          <w:szCs w:val="19"/>
        </w:rPr>
        <w:t>open-source</w:t>
      </w:r>
      <w:r>
        <w:rPr>
          <w:rFonts w:ascii="Georgia" w:eastAsia="Georgia" w:hAnsi="Georgia" w:cs="Georgia"/>
          <w:spacing w:val="22"/>
          <w:sz w:val="19"/>
          <w:szCs w:val="19"/>
        </w:rPr>
        <w:t xml:space="preserve"> </w:t>
      </w:r>
      <w:r>
        <w:rPr>
          <w:rFonts w:ascii="Georgia" w:eastAsia="Georgia" w:hAnsi="Georgia" w:cs="Georgia"/>
          <w:sz w:val="19"/>
          <w:szCs w:val="19"/>
        </w:rPr>
        <w:t>platform</w:t>
      </w:r>
      <w:r>
        <w:rPr>
          <w:rFonts w:ascii="Georgia" w:eastAsia="Georgia" w:hAnsi="Georgia" w:cs="Georgia"/>
          <w:spacing w:val="16"/>
          <w:sz w:val="19"/>
          <w:szCs w:val="19"/>
        </w:rPr>
        <w:t xml:space="preserve"> </w:t>
      </w:r>
      <w:r>
        <w:rPr>
          <w:rFonts w:ascii="Georgia" w:eastAsia="Georgia" w:hAnsi="Georgia" w:cs="Georgia"/>
          <w:sz w:val="19"/>
          <w:szCs w:val="19"/>
        </w:rPr>
        <w:t>is</w:t>
      </w:r>
      <w:r>
        <w:rPr>
          <w:rFonts w:ascii="Georgia" w:eastAsia="Georgia" w:hAnsi="Georgia" w:cs="Georgia"/>
          <w:spacing w:val="4"/>
          <w:sz w:val="19"/>
          <w:szCs w:val="19"/>
        </w:rPr>
        <w:t xml:space="preserve"> </w:t>
      </w:r>
      <w:r>
        <w:rPr>
          <w:rFonts w:ascii="Georgia" w:eastAsia="Georgia" w:hAnsi="Georgia" w:cs="Georgia"/>
          <w:sz w:val="19"/>
          <w:szCs w:val="19"/>
        </w:rPr>
        <w:t>ideal</w:t>
      </w:r>
      <w:r>
        <w:rPr>
          <w:rFonts w:ascii="Georgia" w:eastAsia="Georgia" w:hAnsi="Georgia" w:cs="Georgia"/>
          <w:spacing w:val="9"/>
          <w:sz w:val="19"/>
          <w:szCs w:val="19"/>
        </w:rPr>
        <w:t xml:space="preserve"> </w:t>
      </w:r>
      <w:r>
        <w:rPr>
          <w:rFonts w:ascii="Georgia" w:eastAsia="Georgia" w:hAnsi="Georgia" w:cs="Georgia"/>
          <w:sz w:val="19"/>
          <w:szCs w:val="19"/>
        </w:rPr>
        <w:t>for</w:t>
      </w:r>
      <w:r>
        <w:rPr>
          <w:rFonts w:ascii="Georgia" w:eastAsia="Georgia" w:hAnsi="Georgia" w:cs="Georgia"/>
          <w:spacing w:val="6"/>
          <w:sz w:val="19"/>
          <w:szCs w:val="19"/>
        </w:rPr>
        <w:t xml:space="preserve"> </w:t>
      </w:r>
      <w:r>
        <w:rPr>
          <w:rFonts w:ascii="Georgia" w:eastAsia="Georgia" w:hAnsi="Georgia" w:cs="Georgia"/>
          <w:sz w:val="19"/>
          <w:szCs w:val="19"/>
        </w:rPr>
        <w:t>this</w:t>
      </w:r>
      <w:r>
        <w:rPr>
          <w:rFonts w:ascii="Georgia" w:eastAsia="Georgia" w:hAnsi="Georgia" w:cs="Georgia"/>
          <w:spacing w:val="7"/>
          <w:sz w:val="19"/>
          <w:szCs w:val="19"/>
        </w:rPr>
        <w:t xml:space="preserve"> </w:t>
      </w:r>
      <w:r>
        <w:rPr>
          <w:rFonts w:ascii="Georgia" w:eastAsia="Georgia" w:hAnsi="Georgia" w:cs="Georgia"/>
          <w:w w:val="102"/>
          <w:sz w:val="19"/>
          <w:szCs w:val="19"/>
        </w:rPr>
        <w:t>purpose.</w:t>
      </w:r>
    </w:p>
    <w:p w14:paraId="3E5C7ACE" w14:textId="77777777" w:rsidR="00E61F9D" w:rsidRDefault="005C64D6">
      <w:pPr>
        <w:spacing w:before="60" w:after="0" w:line="277" w:lineRule="auto"/>
        <w:ind w:left="113" w:right="84" w:firstLine="7"/>
        <w:jc w:val="both"/>
        <w:rPr>
          <w:rFonts w:ascii="Georgia" w:eastAsia="Georgia" w:hAnsi="Georgia" w:cs="Georgia"/>
          <w:sz w:val="19"/>
          <w:szCs w:val="19"/>
        </w:rPr>
      </w:pPr>
      <w:r>
        <w:rPr>
          <w:rFonts w:ascii="Georgia" w:eastAsia="Georgia" w:hAnsi="Georgia" w:cs="Georgia"/>
          <w:b/>
          <w:bCs/>
          <w:sz w:val="19"/>
          <w:szCs w:val="19"/>
        </w:rPr>
        <w:t>3(c.3.6)</w:t>
      </w:r>
      <w:r>
        <w:rPr>
          <w:rFonts w:ascii="Georgia" w:eastAsia="Georgia" w:hAnsi="Georgia" w:cs="Georgia"/>
          <w:b/>
          <w:bCs/>
          <w:spacing w:val="37"/>
          <w:sz w:val="19"/>
          <w:szCs w:val="19"/>
        </w:rPr>
        <w:t xml:space="preserve"> </w:t>
      </w:r>
      <w:r>
        <w:rPr>
          <w:rFonts w:ascii="Georgia" w:eastAsia="Georgia" w:hAnsi="Georgia" w:cs="Georgia"/>
          <w:b/>
          <w:bCs/>
          <w:sz w:val="19"/>
          <w:szCs w:val="19"/>
        </w:rPr>
        <w:t>Validation</w:t>
      </w:r>
      <w:r>
        <w:rPr>
          <w:rFonts w:ascii="Georgia" w:eastAsia="Georgia" w:hAnsi="Georgia" w:cs="Georgia"/>
          <w:b/>
          <w:bCs/>
          <w:spacing w:val="42"/>
          <w:sz w:val="19"/>
          <w:szCs w:val="19"/>
        </w:rPr>
        <w:t xml:space="preserve"> </w:t>
      </w:r>
      <w:r>
        <w:rPr>
          <w:rFonts w:ascii="Georgia" w:eastAsia="Georgia" w:hAnsi="Georgia" w:cs="Georgia"/>
          <w:b/>
          <w:bCs/>
          <w:sz w:val="19"/>
          <w:szCs w:val="19"/>
        </w:rPr>
        <w:t>of</w:t>
      </w:r>
      <w:r>
        <w:rPr>
          <w:rFonts w:ascii="Georgia" w:eastAsia="Georgia" w:hAnsi="Georgia" w:cs="Georgia"/>
          <w:b/>
          <w:bCs/>
          <w:spacing w:val="26"/>
          <w:sz w:val="19"/>
          <w:szCs w:val="19"/>
        </w:rPr>
        <w:t xml:space="preserve"> </w:t>
      </w:r>
      <w:r>
        <w:rPr>
          <w:rFonts w:ascii="Georgia" w:eastAsia="Georgia" w:hAnsi="Georgia" w:cs="Georgia"/>
          <w:b/>
          <w:bCs/>
          <w:sz w:val="19"/>
          <w:szCs w:val="19"/>
        </w:rPr>
        <w:t>voxel-based</w:t>
      </w:r>
      <w:r>
        <w:rPr>
          <w:rFonts w:ascii="Georgia" w:eastAsia="Georgia" w:hAnsi="Georgia" w:cs="Georgia"/>
          <w:b/>
          <w:bCs/>
          <w:spacing w:val="45"/>
          <w:sz w:val="19"/>
          <w:szCs w:val="19"/>
        </w:rPr>
        <w:t xml:space="preserve"> </w:t>
      </w:r>
      <w:r>
        <w:rPr>
          <w:rFonts w:ascii="Georgia" w:eastAsia="Georgia" w:hAnsi="Georgia" w:cs="Georgia"/>
          <w:b/>
          <w:bCs/>
          <w:sz w:val="19"/>
          <w:szCs w:val="19"/>
        </w:rPr>
        <w:t>ventilation</w:t>
      </w:r>
      <w:r>
        <w:rPr>
          <w:rFonts w:ascii="Georgia" w:eastAsia="Georgia" w:hAnsi="Georgia" w:cs="Georgia"/>
          <w:b/>
          <w:bCs/>
          <w:spacing w:val="43"/>
          <w:sz w:val="19"/>
          <w:szCs w:val="19"/>
        </w:rPr>
        <w:t xml:space="preserve"> </w:t>
      </w:r>
      <w:r>
        <w:rPr>
          <w:rFonts w:ascii="Georgia" w:eastAsia="Georgia" w:hAnsi="Georgia" w:cs="Georgia"/>
          <w:b/>
          <w:bCs/>
          <w:sz w:val="19"/>
          <w:szCs w:val="19"/>
        </w:rPr>
        <w:t>CT.</w:t>
      </w:r>
      <w:r>
        <w:rPr>
          <w:rFonts w:ascii="Georgia" w:eastAsia="Georgia" w:hAnsi="Georgia" w:cs="Georgia"/>
          <w:b/>
          <w:bCs/>
          <w:spacing w:val="25"/>
          <w:sz w:val="19"/>
          <w:szCs w:val="19"/>
        </w:rPr>
        <w:t xml:space="preserve"> </w:t>
      </w:r>
      <w:r>
        <w:rPr>
          <w:rFonts w:ascii="Georgia" w:eastAsia="Georgia" w:hAnsi="Georgia" w:cs="Georgia"/>
          <w:sz w:val="19"/>
          <w:szCs w:val="19"/>
        </w:rPr>
        <w:t>Our</w:t>
      </w:r>
      <w:r>
        <w:rPr>
          <w:rFonts w:ascii="Georgia" w:eastAsia="Georgia" w:hAnsi="Georgia" w:cs="Georgia"/>
          <w:spacing w:val="28"/>
          <w:sz w:val="19"/>
          <w:szCs w:val="19"/>
        </w:rPr>
        <w:t xml:space="preserve"> </w:t>
      </w:r>
      <w:r>
        <w:rPr>
          <w:rFonts w:ascii="Georgia" w:eastAsia="Georgia" w:hAnsi="Georgia" w:cs="Georgia"/>
          <w:sz w:val="19"/>
          <w:szCs w:val="19"/>
        </w:rPr>
        <w:t>collaborator</w:t>
      </w:r>
      <w:r>
        <w:rPr>
          <w:rFonts w:ascii="Georgia" w:eastAsia="Georgia" w:hAnsi="Georgia" w:cs="Georgia"/>
          <w:spacing w:val="42"/>
          <w:sz w:val="19"/>
          <w:szCs w:val="19"/>
        </w:rPr>
        <w:t xml:space="preserve"> </w:t>
      </w:r>
      <w:r>
        <w:rPr>
          <w:rFonts w:ascii="Georgia" w:eastAsia="Georgia" w:hAnsi="Georgia" w:cs="Georgia"/>
          <w:b/>
          <w:bCs/>
          <w:sz w:val="19"/>
          <w:szCs w:val="19"/>
        </w:rPr>
        <w:t>Jim</w:t>
      </w:r>
      <w:r>
        <w:rPr>
          <w:rFonts w:ascii="Georgia" w:eastAsia="Georgia" w:hAnsi="Georgia" w:cs="Georgia"/>
          <w:b/>
          <w:bCs/>
          <w:spacing w:val="29"/>
          <w:sz w:val="19"/>
          <w:szCs w:val="19"/>
        </w:rPr>
        <w:t xml:space="preserve"> </w:t>
      </w:r>
      <w:r>
        <w:rPr>
          <w:rFonts w:ascii="Georgia" w:eastAsia="Georgia" w:hAnsi="Georgia" w:cs="Georgia"/>
          <w:b/>
          <w:bCs/>
          <w:sz w:val="19"/>
          <w:szCs w:val="19"/>
        </w:rPr>
        <w:t>Wild</w:t>
      </w:r>
      <w:r>
        <w:rPr>
          <w:rFonts w:ascii="Georgia" w:eastAsia="Georgia" w:hAnsi="Georgia" w:cs="Georgia"/>
          <w:sz w:val="19"/>
          <w:szCs w:val="19"/>
        </w:rPr>
        <w:t>,</w:t>
      </w:r>
      <w:r>
        <w:rPr>
          <w:rFonts w:ascii="Georgia" w:eastAsia="Georgia" w:hAnsi="Georgia" w:cs="Georgia"/>
          <w:spacing w:val="38"/>
          <w:sz w:val="19"/>
          <w:szCs w:val="19"/>
        </w:rPr>
        <w:t xml:space="preserve"> </w:t>
      </w:r>
      <w:r>
        <w:rPr>
          <w:rFonts w:ascii="Georgia" w:eastAsia="Georgia" w:hAnsi="Georgia" w:cs="Georgia"/>
          <w:b/>
          <w:bCs/>
          <w:sz w:val="19"/>
          <w:szCs w:val="19"/>
        </w:rPr>
        <w:t>University</w:t>
      </w:r>
      <w:r>
        <w:rPr>
          <w:rFonts w:ascii="Georgia" w:eastAsia="Georgia" w:hAnsi="Georgia" w:cs="Georgia"/>
          <w:b/>
          <w:bCs/>
          <w:spacing w:val="42"/>
          <w:sz w:val="19"/>
          <w:szCs w:val="19"/>
        </w:rPr>
        <w:t xml:space="preserve"> </w:t>
      </w:r>
      <w:r>
        <w:rPr>
          <w:rFonts w:ascii="Georgia" w:eastAsia="Georgia" w:hAnsi="Georgia" w:cs="Georgia"/>
          <w:b/>
          <w:bCs/>
          <w:sz w:val="19"/>
          <w:szCs w:val="19"/>
        </w:rPr>
        <w:t>of</w:t>
      </w:r>
      <w:r>
        <w:rPr>
          <w:rFonts w:ascii="Georgia" w:eastAsia="Georgia" w:hAnsi="Georgia" w:cs="Georgia"/>
          <w:b/>
          <w:bCs/>
          <w:spacing w:val="26"/>
          <w:sz w:val="19"/>
          <w:szCs w:val="19"/>
        </w:rPr>
        <w:t xml:space="preserve"> </w:t>
      </w:r>
      <w:r>
        <w:rPr>
          <w:rFonts w:ascii="Georgia" w:eastAsia="Georgia" w:hAnsi="Georgia" w:cs="Georgia"/>
          <w:b/>
          <w:bCs/>
          <w:sz w:val="19"/>
          <w:szCs w:val="19"/>
        </w:rPr>
        <w:t>Sheffield</w:t>
      </w:r>
      <w:r>
        <w:rPr>
          <w:rFonts w:ascii="Georgia" w:eastAsia="Georgia" w:hAnsi="Georgia" w:cs="Georgia"/>
          <w:sz w:val="19"/>
          <w:szCs w:val="19"/>
        </w:rPr>
        <w:t>,</w:t>
      </w:r>
      <w:r>
        <w:rPr>
          <w:rFonts w:ascii="Georgia" w:eastAsia="Georgia" w:hAnsi="Georgia" w:cs="Georgia"/>
          <w:spacing w:val="45"/>
          <w:sz w:val="19"/>
          <w:szCs w:val="19"/>
        </w:rPr>
        <w:t xml:space="preserve"> </w:t>
      </w:r>
      <w:r>
        <w:rPr>
          <w:rFonts w:ascii="Georgia" w:eastAsia="Georgia" w:hAnsi="Georgia" w:cs="Georgia"/>
          <w:sz w:val="19"/>
          <w:szCs w:val="19"/>
        </w:rPr>
        <w:t>has</w:t>
      </w:r>
      <w:r>
        <w:rPr>
          <w:rFonts w:ascii="Georgia" w:eastAsia="Georgia" w:hAnsi="Georgia" w:cs="Georgia"/>
          <w:spacing w:val="27"/>
          <w:sz w:val="19"/>
          <w:szCs w:val="19"/>
        </w:rPr>
        <w:t xml:space="preserve"> </w:t>
      </w:r>
      <w:r>
        <w:rPr>
          <w:rFonts w:ascii="Georgia" w:eastAsia="Georgia" w:hAnsi="Georgia" w:cs="Georgia"/>
          <w:w w:val="102"/>
          <w:sz w:val="19"/>
          <w:szCs w:val="19"/>
        </w:rPr>
        <w:t xml:space="preserve">been </w:t>
      </w:r>
      <w:r>
        <w:rPr>
          <w:rFonts w:ascii="Georgia" w:eastAsia="Georgia" w:hAnsi="Georgia" w:cs="Georgia"/>
          <w:sz w:val="19"/>
          <w:szCs w:val="19"/>
        </w:rPr>
        <w:t>active</w:t>
      </w:r>
      <w:r>
        <w:rPr>
          <w:rFonts w:ascii="Georgia" w:eastAsia="Georgia" w:hAnsi="Georgia" w:cs="Georgia"/>
          <w:spacing w:val="31"/>
          <w:sz w:val="19"/>
          <w:szCs w:val="19"/>
        </w:rPr>
        <w:t xml:space="preserve"> </w:t>
      </w:r>
      <w:r>
        <w:rPr>
          <w:rFonts w:ascii="Georgia" w:eastAsia="Georgia" w:hAnsi="Georgia" w:cs="Georgia"/>
          <w:sz w:val="19"/>
          <w:szCs w:val="19"/>
        </w:rPr>
        <w:t>in</w:t>
      </w:r>
      <w:r>
        <w:rPr>
          <w:rFonts w:ascii="Georgia" w:eastAsia="Georgia" w:hAnsi="Georgia" w:cs="Georgia"/>
          <w:spacing w:val="26"/>
          <w:sz w:val="19"/>
          <w:szCs w:val="19"/>
        </w:rPr>
        <w:t xml:space="preserve"> </w:t>
      </w:r>
      <w:r>
        <w:rPr>
          <w:rFonts w:ascii="Georgia" w:eastAsia="Georgia" w:hAnsi="Georgia" w:cs="Georgia"/>
          <w:sz w:val="19"/>
          <w:szCs w:val="19"/>
        </w:rPr>
        <w:t>the</w:t>
      </w:r>
      <w:r>
        <w:rPr>
          <w:rFonts w:ascii="Georgia" w:eastAsia="Georgia" w:hAnsi="Georgia" w:cs="Georgia"/>
          <w:spacing w:val="26"/>
          <w:sz w:val="19"/>
          <w:szCs w:val="19"/>
        </w:rPr>
        <w:t xml:space="preserve"> </w:t>
      </w:r>
      <w:r>
        <w:rPr>
          <w:rFonts w:ascii="Georgia" w:eastAsia="Georgia" w:hAnsi="Georgia" w:cs="Georgia"/>
          <w:sz w:val="19"/>
          <w:szCs w:val="19"/>
        </w:rPr>
        <w:t>field</w:t>
      </w:r>
      <w:r>
        <w:rPr>
          <w:rFonts w:ascii="Georgia" w:eastAsia="Georgia" w:hAnsi="Georgia" w:cs="Georgia"/>
          <w:spacing w:val="28"/>
          <w:sz w:val="19"/>
          <w:szCs w:val="19"/>
        </w:rPr>
        <w:t xml:space="preserve"> </w:t>
      </w:r>
      <w:r>
        <w:rPr>
          <w:rFonts w:ascii="Georgia" w:eastAsia="Georgia" w:hAnsi="Georgia" w:cs="Georgia"/>
          <w:sz w:val="19"/>
          <w:szCs w:val="19"/>
        </w:rPr>
        <w:t>of</w:t>
      </w:r>
      <w:r>
        <w:rPr>
          <w:rFonts w:ascii="Georgia" w:eastAsia="Georgia" w:hAnsi="Georgia" w:cs="Georgia"/>
          <w:spacing w:val="24"/>
          <w:sz w:val="19"/>
          <w:szCs w:val="19"/>
        </w:rPr>
        <w:t xml:space="preserve"> </w:t>
      </w:r>
      <w:r>
        <w:rPr>
          <w:rFonts w:ascii="Georgia" w:eastAsia="Georgia" w:hAnsi="Georgia" w:cs="Georgia"/>
          <w:sz w:val="19"/>
          <w:szCs w:val="19"/>
        </w:rPr>
        <w:t>methods</w:t>
      </w:r>
      <w:r>
        <w:rPr>
          <w:rFonts w:ascii="Georgia" w:eastAsia="Georgia" w:hAnsi="Georgia" w:cs="Georgia"/>
          <w:spacing w:val="36"/>
          <w:sz w:val="19"/>
          <w:szCs w:val="19"/>
        </w:rPr>
        <w:t xml:space="preserve"> </w:t>
      </w:r>
      <w:r>
        <w:rPr>
          <w:rFonts w:ascii="Georgia" w:eastAsia="Georgia" w:hAnsi="Georgia" w:cs="Georgia"/>
          <w:sz w:val="19"/>
          <w:szCs w:val="19"/>
        </w:rPr>
        <w:t>development</w:t>
      </w:r>
      <w:r>
        <w:rPr>
          <w:rFonts w:ascii="Georgia" w:eastAsia="Georgia" w:hAnsi="Georgia" w:cs="Georgia"/>
          <w:spacing w:val="43"/>
          <w:sz w:val="19"/>
          <w:szCs w:val="19"/>
        </w:rPr>
        <w:t xml:space="preserve"> </w:t>
      </w:r>
      <w:r>
        <w:rPr>
          <w:rFonts w:ascii="Georgia" w:eastAsia="Georgia" w:hAnsi="Georgia" w:cs="Georgia"/>
          <w:sz w:val="19"/>
          <w:szCs w:val="19"/>
        </w:rPr>
        <w:t>for</w:t>
      </w:r>
      <w:r>
        <w:rPr>
          <w:rFonts w:ascii="Georgia" w:eastAsia="Georgia" w:hAnsi="Georgia" w:cs="Georgia"/>
          <w:spacing w:val="26"/>
          <w:sz w:val="19"/>
          <w:szCs w:val="19"/>
        </w:rPr>
        <w:t xml:space="preserve"> </w:t>
      </w:r>
      <w:r>
        <w:rPr>
          <w:rFonts w:ascii="Georgia" w:eastAsia="Georgia" w:hAnsi="Georgia" w:cs="Georgia"/>
          <w:sz w:val="19"/>
          <w:szCs w:val="19"/>
        </w:rPr>
        <w:t>quantitative</w:t>
      </w:r>
      <w:r>
        <w:rPr>
          <w:rFonts w:ascii="Georgia" w:eastAsia="Georgia" w:hAnsi="Georgia" w:cs="Georgia"/>
          <w:spacing w:val="41"/>
          <w:sz w:val="19"/>
          <w:szCs w:val="19"/>
        </w:rPr>
        <w:t xml:space="preserve"> </w:t>
      </w:r>
      <w:r>
        <w:rPr>
          <w:rFonts w:ascii="Georgia" w:eastAsia="Georgia" w:hAnsi="Georgia" w:cs="Georgia"/>
          <w:sz w:val="19"/>
          <w:szCs w:val="19"/>
        </w:rPr>
        <w:t>pulmonary</w:t>
      </w:r>
      <w:r>
        <w:rPr>
          <w:rFonts w:ascii="Georgia" w:eastAsia="Georgia" w:hAnsi="Georgia" w:cs="Georgia"/>
          <w:spacing w:val="39"/>
          <w:sz w:val="19"/>
          <w:szCs w:val="19"/>
        </w:rPr>
        <w:t xml:space="preserve"> </w:t>
      </w:r>
      <w:r>
        <w:rPr>
          <w:rFonts w:ascii="Georgia" w:eastAsia="Georgia" w:hAnsi="Georgia" w:cs="Georgia"/>
          <w:sz w:val="19"/>
          <w:szCs w:val="19"/>
        </w:rPr>
        <w:t>imaging</w:t>
      </w:r>
      <w:r>
        <w:rPr>
          <w:rFonts w:ascii="Georgia" w:eastAsia="Georgia" w:hAnsi="Georgia" w:cs="Georgia"/>
          <w:spacing w:val="35"/>
          <w:sz w:val="19"/>
          <w:szCs w:val="19"/>
        </w:rPr>
        <w:t xml:space="preserve"> </w:t>
      </w:r>
      <w:r>
        <w:rPr>
          <w:rFonts w:ascii="Georgia" w:eastAsia="Georgia" w:hAnsi="Georgia" w:cs="Georgia"/>
          <w:sz w:val="19"/>
          <w:szCs w:val="19"/>
        </w:rPr>
        <w:t>and</w:t>
      </w:r>
      <w:r>
        <w:rPr>
          <w:rFonts w:ascii="Georgia" w:eastAsia="Georgia" w:hAnsi="Georgia" w:cs="Georgia"/>
          <w:spacing w:val="27"/>
          <w:sz w:val="19"/>
          <w:szCs w:val="19"/>
        </w:rPr>
        <w:t xml:space="preserve"> </w:t>
      </w:r>
      <w:r>
        <w:rPr>
          <w:rFonts w:ascii="Georgia" w:eastAsia="Georgia" w:hAnsi="Georgia" w:cs="Georgia"/>
          <w:sz w:val="19"/>
          <w:szCs w:val="19"/>
        </w:rPr>
        <w:t>its</w:t>
      </w:r>
      <w:r>
        <w:rPr>
          <w:rFonts w:ascii="Georgia" w:eastAsia="Georgia" w:hAnsi="Georgia" w:cs="Georgia"/>
          <w:spacing w:val="25"/>
          <w:sz w:val="19"/>
          <w:szCs w:val="19"/>
        </w:rPr>
        <w:t xml:space="preserve"> </w:t>
      </w:r>
      <w:r>
        <w:rPr>
          <w:rFonts w:ascii="Georgia" w:eastAsia="Georgia" w:hAnsi="Georgia" w:cs="Georgia"/>
          <w:sz w:val="19"/>
          <w:szCs w:val="19"/>
        </w:rPr>
        <w:t>clinical</w:t>
      </w:r>
      <w:r>
        <w:rPr>
          <w:rFonts w:ascii="Georgia" w:eastAsia="Georgia" w:hAnsi="Georgia" w:cs="Georgia"/>
          <w:spacing w:val="33"/>
          <w:sz w:val="19"/>
          <w:szCs w:val="19"/>
        </w:rPr>
        <w:t xml:space="preserve"> </w:t>
      </w:r>
      <w:r>
        <w:rPr>
          <w:rFonts w:ascii="Georgia" w:eastAsia="Georgia" w:hAnsi="Georgia" w:cs="Georgia"/>
          <w:sz w:val="19"/>
          <w:szCs w:val="19"/>
        </w:rPr>
        <w:t>translation</w:t>
      </w:r>
      <w:r>
        <w:rPr>
          <w:rFonts w:ascii="Georgia" w:eastAsia="Georgia" w:hAnsi="Georgia" w:cs="Georgia"/>
          <w:spacing w:val="39"/>
          <w:sz w:val="19"/>
          <w:szCs w:val="19"/>
        </w:rPr>
        <w:t xml:space="preserve"> </w:t>
      </w:r>
      <w:r>
        <w:rPr>
          <w:rFonts w:ascii="Georgia" w:eastAsia="Georgia" w:hAnsi="Georgia" w:cs="Georgia"/>
          <w:sz w:val="19"/>
          <w:szCs w:val="19"/>
        </w:rPr>
        <w:t>for</w:t>
      </w:r>
      <w:r>
        <w:rPr>
          <w:rFonts w:ascii="Georgia" w:eastAsia="Georgia" w:hAnsi="Georgia" w:cs="Georgia"/>
          <w:spacing w:val="26"/>
          <w:sz w:val="19"/>
          <w:szCs w:val="19"/>
        </w:rPr>
        <w:t xml:space="preserve"> </w:t>
      </w:r>
      <w:r>
        <w:rPr>
          <w:rFonts w:ascii="Georgia" w:eastAsia="Georgia" w:hAnsi="Georgia" w:cs="Georgia"/>
          <w:sz w:val="19"/>
          <w:szCs w:val="19"/>
        </w:rPr>
        <w:t>more</w:t>
      </w:r>
      <w:r>
        <w:rPr>
          <w:rFonts w:ascii="Georgia" w:eastAsia="Georgia" w:hAnsi="Georgia" w:cs="Georgia"/>
          <w:spacing w:val="30"/>
          <w:sz w:val="19"/>
          <w:szCs w:val="19"/>
        </w:rPr>
        <w:t xml:space="preserve"> </w:t>
      </w:r>
      <w:r>
        <w:rPr>
          <w:rFonts w:ascii="Georgia" w:eastAsia="Georgia" w:hAnsi="Georgia" w:cs="Georgia"/>
          <w:sz w:val="19"/>
          <w:szCs w:val="19"/>
        </w:rPr>
        <w:t>than</w:t>
      </w:r>
      <w:r>
        <w:rPr>
          <w:rFonts w:ascii="Georgia" w:eastAsia="Georgia" w:hAnsi="Georgia" w:cs="Georgia"/>
          <w:spacing w:val="29"/>
          <w:sz w:val="19"/>
          <w:szCs w:val="19"/>
        </w:rPr>
        <w:t xml:space="preserve"> </w:t>
      </w:r>
      <w:r>
        <w:rPr>
          <w:rFonts w:ascii="Georgia" w:eastAsia="Georgia" w:hAnsi="Georgia" w:cs="Georgia"/>
          <w:w w:val="103"/>
          <w:sz w:val="19"/>
          <w:szCs w:val="19"/>
        </w:rPr>
        <w:t xml:space="preserve">a </w:t>
      </w:r>
      <w:r>
        <w:rPr>
          <w:rFonts w:ascii="Georgia" w:eastAsia="Georgia" w:hAnsi="Georgia" w:cs="Georgia"/>
          <w:sz w:val="19"/>
          <w:szCs w:val="19"/>
        </w:rPr>
        <w:t xml:space="preserve">decade. </w:t>
      </w:r>
      <w:r>
        <w:rPr>
          <w:rFonts w:ascii="Georgia" w:eastAsia="Georgia" w:hAnsi="Georgia" w:cs="Georgia"/>
          <w:spacing w:val="19"/>
          <w:sz w:val="19"/>
          <w:szCs w:val="19"/>
        </w:rPr>
        <w:t xml:space="preserve"> </w:t>
      </w:r>
      <w:r>
        <w:rPr>
          <w:rFonts w:ascii="Georgia" w:eastAsia="Georgia" w:hAnsi="Georgia" w:cs="Georgia"/>
          <w:sz w:val="19"/>
          <w:szCs w:val="19"/>
        </w:rPr>
        <w:t>Relevant</w:t>
      </w:r>
      <w:r>
        <w:rPr>
          <w:rFonts w:ascii="Georgia" w:eastAsia="Georgia" w:hAnsi="Georgia" w:cs="Georgia"/>
          <w:spacing w:val="12"/>
          <w:sz w:val="19"/>
          <w:szCs w:val="19"/>
        </w:rPr>
        <w:t xml:space="preserve"> </w:t>
      </w:r>
      <w:r>
        <w:rPr>
          <w:rFonts w:ascii="Georgia" w:eastAsia="Georgia" w:hAnsi="Georgia" w:cs="Georgia"/>
          <w:sz w:val="19"/>
          <w:szCs w:val="19"/>
        </w:rPr>
        <w:t>to this</w:t>
      </w:r>
      <w:r>
        <w:rPr>
          <w:rFonts w:ascii="Georgia" w:eastAsia="Georgia" w:hAnsi="Georgia" w:cs="Georgia"/>
          <w:spacing w:val="3"/>
          <w:sz w:val="19"/>
          <w:szCs w:val="19"/>
        </w:rPr>
        <w:t xml:space="preserve"> </w:t>
      </w:r>
      <w:r>
        <w:rPr>
          <w:rFonts w:ascii="Georgia" w:eastAsia="Georgia" w:hAnsi="Georgia" w:cs="Georgia"/>
          <w:sz w:val="19"/>
          <w:szCs w:val="19"/>
        </w:rPr>
        <w:t>project,</w:t>
      </w:r>
      <w:r>
        <w:rPr>
          <w:rFonts w:ascii="Georgia" w:eastAsia="Georgia" w:hAnsi="Georgia" w:cs="Georgia"/>
          <w:spacing w:val="15"/>
          <w:sz w:val="19"/>
          <w:szCs w:val="19"/>
        </w:rPr>
        <w:t xml:space="preserve"> </w:t>
      </w:r>
      <w:r>
        <w:rPr>
          <w:rFonts w:ascii="Georgia" w:eastAsia="Georgia" w:hAnsi="Georgia" w:cs="Georgia"/>
          <w:sz w:val="19"/>
          <w:szCs w:val="19"/>
        </w:rPr>
        <w:t>his</w:t>
      </w:r>
      <w:r>
        <w:rPr>
          <w:rFonts w:ascii="Georgia" w:eastAsia="Georgia" w:hAnsi="Georgia" w:cs="Georgia"/>
          <w:spacing w:val="2"/>
          <w:sz w:val="19"/>
          <w:szCs w:val="19"/>
        </w:rPr>
        <w:t xml:space="preserve"> </w:t>
      </w:r>
      <w:r>
        <w:rPr>
          <w:rFonts w:ascii="Georgia" w:eastAsia="Georgia" w:hAnsi="Georgia" w:cs="Georgia"/>
          <w:sz w:val="19"/>
          <w:szCs w:val="19"/>
        </w:rPr>
        <w:t>group</w:t>
      </w:r>
      <w:r>
        <w:rPr>
          <w:rFonts w:ascii="Georgia" w:eastAsia="Georgia" w:hAnsi="Georgia" w:cs="Georgia"/>
          <w:spacing w:val="7"/>
          <w:sz w:val="19"/>
          <w:szCs w:val="19"/>
        </w:rPr>
        <w:t xml:space="preserve"> </w:t>
      </w:r>
      <w:r>
        <w:rPr>
          <w:rFonts w:ascii="Georgia" w:eastAsia="Georgia" w:hAnsi="Georgia" w:cs="Georgia"/>
          <w:sz w:val="19"/>
          <w:szCs w:val="19"/>
        </w:rPr>
        <w:t>requires</w:t>
      </w:r>
      <w:r>
        <w:rPr>
          <w:rFonts w:ascii="Georgia" w:eastAsia="Georgia" w:hAnsi="Georgia" w:cs="Georgia"/>
          <w:spacing w:val="11"/>
          <w:sz w:val="19"/>
          <w:szCs w:val="19"/>
        </w:rPr>
        <w:t xml:space="preserve"> </w:t>
      </w:r>
      <w:r>
        <w:rPr>
          <w:rFonts w:ascii="Georgia" w:eastAsia="Georgia" w:hAnsi="Georgia" w:cs="Georgia"/>
          <w:sz w:val="19"/>
          <w:szCs w:val="19"/>
        </w:rPr>
        <w:t>advanced</w:t>
      </w:r>
      <w:r>
        <w:rPr>
          <w:rFonts w:ascii="Georgia" w:eastAsia="Georgia" w:hAnsi="Georgia" w:cs="Georgia"/>
          <w:spacing w:val="13"/>
          <w:sz w:val="19"/>
          <w:szCs w:val="19"/>
        </w:rPr>
        <w:t xml:space="preserve"> </w:t>
      </w:r>
      <w:r>
        <w:rPr>
          <w:rFonts w:ascii="Georgia" w:eastAsia="Georgia" w:hAnsi="Georgia" w:cs="Georgia"/>
          <w:sz w:val="19"/>
          <w:szCs w:val="19"/>
        </w:rPr>
        <w:t>registration</w:t>
      </w:r>
      <w:r>
        <w:rPr>
          <w:rFonts w:ascii="Georgia" w:eastAsia="Georgia" w:hAnsi="Georgia" w:cs="Georgia"/>
          <w:spacing w:val="17"/>
          <w:sz w:val="19"/>
          <w:szCs w:val="19"/>
        </w:rPr>
        <w:t xml:space="preserve"> </w:t>
      </w:r>
      <w:r>
        <w:rPr>
          <w:rFonts w:ascii="Georgia" w:eastAsia="Georgia" w:hAnsi="Georgia" w:cs="Georgia"/>
          <w:sz w:val="19"/>
          <w:szCs w:val="19"/>
        </w:rPr>
        <w:t>capabilities</w:t>
      </w:r>
      <w:r>
        <w:rPr>
          <w:rFonts w:ascii="Georgia" w:eastAsia="Georgia" w:hAnsi="Georgia" w:cs="Georgia"/>
          <w:spacing w:val="16"/>
          <w:sz w:val="19"/>
          <w:szCs w:val="19"/>
        </w:rPr>
        <w:t xml:space="preserve"> </w:t>
      </w:r>
      <w:r>
        <w:rPr>
          <w:rFonts w:ascii="Georgia" w:eastAsia="Georgia" w:hAnsi="Georgia" w:cs="Georgia"/>
          <w:sz w:val="19"/>
          <w:szCs w:val="19"/>
        </w:rPr>
        <w:t>to validate</w:t>
      </w:r>
      <w:r>
        <w:rPr>
          <w:rFonts w:ascii="Georgia" w:eastAsia="Georgia" w:hAnsi="Georgia" w:cs="Georgia"/>
          <w:spacing w:val="10"/>
          <w:sz w:val="19"/>
          <w:szCs w:val="19"/>
        </w:rPr>
        <w:t xml:space="preserve"> </w:t>
      </w:r>
      <w:r>
        <w:rPr>
          <w:rFonts w:ascii="Georgia" w:eastAsia="Georgia" w:hAnsi="Georgia" w:cs="Georgia"/>
          <w:sz w:val="19"/>
          <w:szCs w:val="19"/>
        </w:rPr>
        <w:t>a novel</w:t>
      </w:r>
      <w:r>
        <w:rPr>
          <w:rFonts w:ascii="Georgia" w:eastAsia="Georgia" w:hAnsi="Georgia" w:cs="Georgia"/>
          <w:spacing w:val="6"/>
          <w:sz w:val="19"/>
          <w:szCs w:val="19"/>
        </w:rPr>
        <w:t xml:space="preserve"> </w:t>
      </w:r>
      <w:r>
        <w:rPr>
          <w:rFonts w:ascii="Georgia" w:eastAsia="Georgia" w:hAnsi="Georgia" w:cs="Georgia"/>
          <w:sz w:val="19"/>
          <w:szCs w:val="19"/>
        </w:rPr>
        <w:t>CT</w:t>
      </w:r>
      <w:r>
        <w:rPr>
          <w:rFonts w:ascii="Georgia" w:eastAsia="Georgia" w:hAnsi="Georgia" w:cs="Georgia"/>
          <w:spacing w:val="2"/>
          <w:sz w:val="19"/>
          <w:szCs w:val="19"/>
        </w:rPr>
        <w:t xml:space="preserve"> </w:t>
      </w:r>
      <w:r>
        <w:rPr>
          <w:rFonts w:ascii="Georgia" w:eastAsia="Georgia" w:hAnsi="Georgia" w:cs="Georgia"/>
          <w:sz w:val="19"/>
          <w:szCs w:val="19"/>
        </w:rPr>
        <w:t>technique</w:t>
      </w:r>
      <w:r>
        <w:rPr>
          <w:rFonts w:ascii="Georgia" w:eastAsia="Georgia" w:hAnsi="Georgia" w:cs="Georgia"/>
          <w:spacing w:val="14"/>
          <w:sz w:val="19"/>
          <w:szCs w:val="19"/>
        </w:rPr>
        <w:t xml:space="preserve"> </w:t>
      </w:r>
      <w:r>
        <w:rPr>
          <w:rFonts w:ascii="Georgia" w:eastAsia="Georgia" w:hAnsi="Georgia" w:cs="Georgia"/>
          <w:w w:val="102"/>
          <w:sz w:val="19"/>
          <w:szCs w:val="19"/>
        </w:rPr>
        <w:t xml:space="preserve">for </w:t>
      </w:r>
      <w:r>
        <w:rPr>
          <w:rFonts w:ascii="Georgia" w:eastAsia="Georgia" w:hAnsi="Georgia" w:cs="Georgia"/>
          <w:sz w:val="19"/>
          <w:szCs w:val="19"/>
        </w:rPr>
        <w:t>obtaining</w:t>
      </w:r>
      <w:r>
        <w:rPr>
          <w:rFonts w:ascii="Georgia" w:eastAsia="Georgia" w:hAnsi="Georgia" w:cs="Georgia"/>
          <w:spacing w:val="25"/>
          <w:sz w:val="19"/>
          <w:szCs w:val="19"/>
        </w:rPr>
        <w:t xml:space="preserve"> </w:t>
      </w:r>
      <w:r>
        <w:rPr>
          <w:rFonts w:ascii="Georgia" w:eastAsia="Georgia" w:hAnsi="Georgia" w:cs="Georgia"/>
          <w:sz w:val="19"/>
          <w:szCs w:val="19"/>
        </w:rPr>
        <w:t>high-resolution</w:t>
      </w:r>
      <w:r>
        <w:rPr>
          <w:rFonts w:ascii="Georgia" w:eastAsia="Georgia" w:hAnsi="Georgia" w:cs="Georgia"/>
          <w:spacing w:val="36"/>
          <w:sz w:val="19"/>
          <w:szCs w:val="19"/>
        </w:rPr>
        <w:t xml:space="preserve"> </w:t>
      </w:r>
      <w:r>
        <w:rPr>
          <w:rFonts w:ascii="Georgia" w:eastAsia="Georgia" w:hAnsi="Georgia" w:cs="Georgia"/>
          <w:sz w:val="19"/>
          <w:szCs w:val="19"/>
        </w:rPr>
        <w:t>images</w:t>
      </w:r>
      <w:r>
        <w:rPr>
          <w:rFonts w:ascii="Georgia" w:eastAsia="Georgia" w:hAnsi="Georgia" w:cs="Georgia"/>
          <w:spacing w:val="22"/>
          <w:sz w:val="19"/>
          <w:szCs w:val="19"/>
        </w:rPr>
        <w:t xml:space="preserve"> </w:t>
      </w:r>
      <w:r>
        <w:rPr>
          <w:rFonts w:ascii="Georgia" w:eastAsia="Georgia" w:hAnsi="Georgia" w:cs="Georgia"/>
          <w:sz w:val="19"/>
          <w:szCs w:val="19"/>
        </w:rPr>
        <w:t>of</w:t>
      </w:r>
      <w:r>
        <w:rPr>
          <w:rFonts w:ascii="Georgia" w:eastAsia="Georgia" w:hAnsi="Georgia" w:cs="Georgia"/>
          <w:spacing w:val="13"/>
          <w:sz w:val="19"/>
          <w:szCs w:val="19"/>
        </w:rPr>
        <w:t xml:space="preserve"> </w:t>
      </w:r>
      <w:r>
        <w:rPr>
          <w:rFonts w:ascii="Georgia" w:eastAsia="Georgia" w:hAnsi="Georgia" w:cs="Georgia"/>
          <w:sz w:val="19"/>
          <w:szCs w:val="19"/>
        </w:rPr>
        <w:t>pulmonary</w:t>
      </w:r>
      <w:r>
        <w:rPr>
          <w:rFonts w:ascii="Georgia" w:eastAsia="Georgia" w:hAnsi="Georgia" w:cs="Georgia"/>
          <w:spacing w:val="28"/>
          <w:sz w:val="19"/>
          <w:szCs w:val="19"/>
        </w:rPr>
        <w:t xml:space="preserve"> </w:t>
      </w:r>
      <w:r>
        <w:rPr>
          <w:rFonts w:ascii="Georgia" w:eastAsia="Georgia" w:hAnsi="Georgia" w:cs="Georgia"/>
          <w:sz w:val="19"/>
          <w:szCs w:val="19"/>
        </w:rPr>
        <w:t xml:space="preserve">ventilation. </w:t>
      </w:r>
      <w:r>
        <w:rPr>
          <w:rFonts w:ascii="Georgia" w:eastAsia="Georgia" w:hAnsi="Georgia" w:cs="Georgia"/>
          <w:spacing w:val="15"/>
          <w:sz w:val="19"/>
          <w:szCs w:val="19"/>
        </w:rPr>
        <w:t xml:space="preserve"> </w:t>
      </w:r>
      <w:r>
        <w:rPr>
          <w:rFonts w:ascii="Georgia" w:eastAsia="Georgia" w:hAnsi="Georgia" w:cs="Georgia"/>
          <w:sz w:val="19"/>
          <w:szCs w:val="19"/>
        </w:rPr>
        <w:t>In</w:t>
      </w:r>
      <w:r>
        <w:rPr>
          <w:rFonts w:ascii="Georgia" w:eastAsia="Georgia" w:hAnsi="Georgia" w:cs="Georgia"/>
          <w:spacing w:val="16"/>
          <w:sz w:val="19"/>
          <w:szCs w:val="19"/>
        </w:rPr>
        <w:t xml:space="preserve"> </w:t>
      </w:r>
      <w:r>
        <w:rPr>
          <w:rFonts w:ascii="Georgia" w:eastAsia="Georgia" w:hAnsi="Georgia" w:cs="Georgia"/>
          <w:sz w:val="19"/>
          <w:szCs w:val="19"/>
        </w:rPr>
        <w:t>addition,</w:t>
      </w:r>
      <w:r>
        <w:rPr>
          <w:rFonts w:ascii="Georgia" w:eastAsia="Georgia" w:hAnsi="Georgia" w:cs="Georgia"/>
          <w:spacing w:val="27"/>
          <w:sz w:val="19"/>
          <w:szCs w:val="19"/>
        </w:rPr>
        <w:t xml:space="preserve"> </w:t>
      </w:r>
      <w:r>
        <w:rPr>
          <w:rFonts w:ascii="Georgia" w:eastAsia="Georgia" w:hAnsi="Georgia" w:cs="Georgia"/>
          <w:sz w:val="19"/>
          <w:szCs w:val="19"/>
        </w:rPr>
        <w:t>there</w:t>
      </w:r>
      <w:r>
        <w:rPr>
          <w:rFonts w:ascii="Georgia" w:eastAsia="Georgia" w:hAnsi="Georgia" w:cs="Georgia"/>
          <w:spacing w:val="19"/>
          <w:sz w:val="19"/>
          <w:szCs w:val="19"/>
        </w:rPr>
        <w:t xml:space="preserve"> </w:t>
      </w:r>
      <w:r>
        <w:rPr>
          <w:rFonts w:ascii="Georgia" w:eastAsia="Georgia" w:hAnsi="Georgia" w:cs="Georgia"/>
          <w:sz w:val="19"/>
          <w:szCs w:val="19"/>
        </w:rPr>
        <w:t>is</w:t>
      </w:r>
      <w:r>
        <w:rPr>
          <w:rFonts w:ascii="Georgia" w:eastAsia="Georgia" w:hAnsi="Georgia" w:cs="Georgia"/>
          <w:spacing w:val="13"/>
          <w:sz w:val="19"/>
          <w:szCs w:val="19"/>
        </w:rPr>
        <w:t xml:space="preserve"> </w:t>
      </w:r>
      <w:r>
        <w:rPr>
          <w:rFonts w:ascii="Georgia" w:eastAsia="Georgia" w:hAnsi="Georgia" w:cs="Georgia"/>
          <w:sz w:val="19"/>
          <w:szCs w:val="19"/>
        </w:rPr>
        <w:t>need</w:t>
      </w:r>
      <w:r>
        <w:rPr>
          <w:rFonts w:ascii="Georgia" w:eastAsia="Georgia" w:hAnsi="Georgia" w:cs="Georgia"/>
          <w:spacing w:val="18"/>
          <w:sz w:val="19"/>
          <w:szCs w:val="19"/>
        </w:rPr>
        <w:t xml:space="preserve"> </w:t>
      </w:r>
      <w:r>
        <w:rPr>
          <w:rFonts w:ascii="Georgia" w:eastAsia="Georgia" w:hAnsi="Georgia" w:cs="Georgia"/>
          <w:sz w:val="19"/>
          <w:szCs w:val="19"/>
        </w:rPr>
        <w:t>within</w:t>
      </w:r>
      <w:r>
        <w:rPr>
          <w:rFonts w:ascii="Georgia" w:eastAsia="Georgia" w:hAnsi="Georgia" w:cs="Georgia"/>
          <w:spacing w:val="21"/>
          <w:sz w:val="19"/>
          <w:szCs w:val="19"/>
        </w:rPr>
        <w:t xml:space="preserve"> </w:t>
      </w:r>
      <w:r>
        <w:rPr>
          <w:rFonts w:ascii="Georgia" w:eastAsia="Georgia" w:hAnsi="Georgia" w:cs="Georgia"/>
          <w:sz w:val="19"/>
          <w:szCs w:val="19"/>
        </w:rPr>
        <w:t>his</w:t>
      </w:r>
      <w:r>
        <w:rPr>
          <w:rFonts w:ascii="Georgia" w:eastAsia="Georgia" w:hAnsi="Georgia" w:cs="Georgia"/>
          <w:spacing w:val="15"/>
          <w:sz w:val="19"/>
          <w:szCs w:val="19"/>
        </w:rPr>
        <w:t xml:space="preserve"> </w:t>
      </w:r>
      <w:r>
        <w:rPr>
          <w:rFonts w:ascii="Georgia" w:eastAsia="Georgia" w:hAnsi="Georgia" w:cs="Georgia"/>
          <w:sz w:val="19"/>
          <w:szCs w:val="19"/>
        </w:rPr>
        <w:t>research</w:t>
      </w:r>
      <w:r>
        <w:rPr>
          <w:rFonts w:ascii="Georgia" w:eastAsia="Georgia" w:hAnsi="Georgia" w:cs="Georgia"/>
          <w:spacing w:val="23"/>
          <w:sz w:val="19"/>
          <w:szCs w:val="19"/>
        </w:rPr>
        <w:t xml:space="preserve"> </w:t>
      </w:r>
      <w:r>
        <w:rPr>
          <w:rFonts w:ascii="Georgia" w:eastAsia="Georgia" w:hAnsi="Georgia" w:cs="Georgia"/>
          <w:sz w:val="19"/>
          <w:szCs w:val="19"/>
        </w:rPr>
        <w:t>for</w:t>
      </w:r>
      <w:r>
        <w:rPr>
          <w:rFonts w:ascii="Georgia" w:eastAsia="Georgia" w:hAnsi="Georgia" w:cs="Georgia"/>
          <w:spacing w:val="15"/>
          <w:sz w:val="19"/>
          <w:szCs w:val="19"/>
        </w:rPr>
        <w:t xml:space="preserve"> </w:t>
      </w:r>
      <w:r>
        <w:rPr>
          <w:rFonts w:ascii="Georgia" w:eastAsia="Georgia" w:hAnsi="Georgia" w:cs="Georgia"/>
          <w:w w:val="102"/>
          <w:sz w:val="19"/>
          <w:szCs w:val="19"/>
        </w:rPr>
        <w:t xml:space="preserve">multi-modality </w:t>
      </w:r>
      <w:r>
        <w:rPr>
          <w:rFonts w:ascii="Georgia" w:eastAsia="Georgia" w:hAnsi="Georgia" w:cs="Georgia"/>
          <w:sz w:val="19"/>
          <w:szCs w:val="19"/>
        </w:rPr>
        <w:t>registration</w:t>
      </w:r>
      <w:r>
        <w:rPr>
          <w:rFonts w:ascii="Georgia" w:eastAsia="Georgia" w:hAnsi="Georgia" w:cs="Georgia"/>
          <w:spacing w:val="32"/>
          <w:sz w:val="19"/>
          <w:szCs w:val="19"/>
        </w:rPr>
        <w:t xml:space="preserve"> </w:t>
      </w:r>
      <w:r>
        <w:rPr>
          <w:rFonts w:ascii="Georgia" w:eastAsia="Georgia" w:hAnsi="Georgia" w:cs="Georgia"/>
          <w:sz w:val="19"/>
          <w:szCs w:val="19"/>
        </w:rPr>
        <w:t>of</w:t>
      </w:r>
      <w:r>
        <w:rPr>
          <w:rFonts w:ascii="Georgia" w:eastAsia="Georgia" w:hAnsi="Georgia" w:cs="Georgia"/>
          <w:spacing w:val="15"/>
          <w:sz w:val="19"/>
          <w:szCs w:val="19"/>
        </w:rPr>
        <w:t xml:space="preserve"> </w:t>
      </w:r>
      <w:r>
        <w:rPr>
          <w:rFonts w:ascii="Georgia" w:eastAsia="Georgia" w:hAnsi="Georgia" w:cs="Georgia"/>
          <w:sz w:val="19"/>
          <w:szCs w:val="19"/>
        </w:rPr>
        <w:t>pulmonary</w:t>
      </w:r>
      <w:r>
        <w:rPr>
          <w:rFonts w:ascii="Georgia" w:eastAsia="Georgia" w:hAnsi="Georgia" w:cs="Georgia"/>
          <w:spacing w:val="30"/>
          <w:sz w:val="19"/>
          <w:szCs w:val="19"/>
        </w:rPr>
        <w:t xml:space="preserve"> </w:t>
      </w:r>
      <w:r>
        <w:rPr>
          <w:rFonts w:ascii="Georgia" w:eastAsia="Georgia" w:hAnsi="Georgia" w:cs="Georgia"/>
          <w:sz w:val="19"/>
          <w:szCs w:val="19"/>
        </w:rPr>
        <w:t>CT</w:t>
      </w:r>
      <w:r>
        <w:rPr>
          <w:rFonts w:ascii="Georgia" w:eastAsia="Georgia" w:hAnsi="Georgia" w:cs="Georgia"/>
          <w:spacing w:val="17"/>
          <w:sz w:val="19"/>
          <w:szCs w:val="19"/>
        </w:rPr>
        <w:t xml:space="preserve"> </w:t>
      </w:r>
      <w:r>
        <w:rPr>
          <w:rFonts w:ascii="Georgia" w:eastAsia="Georgia" w:hAnsi="Georgia" w:cs="Georgia"/>
          <w:sz w:val="19"/>
          <w:szCs w:val="19"/>
        </w:rPr>
        <w:t>and</w:t>
      </w:r>
      <w:r>
        <w:rPr>
          <w:rFonts w:ascii="Georgia" w:eastAsia="Georgia" w:hAnsi="Georgia" w:cs="Georgia"/>
          <w:spacing w:val="18"/>
          <w:sz w:val="19"/>
          <w:szCs w:val="19"/>
        </w:rPr>
        <w:t xml:space="preserve"> </w:t>
      </w:r>
      <w:r>
        <w:rPr>
          <w:rFonts w:ascii="Georgia" w:eastAsia="Georgia" w:hAnsi="Georgia" w:cs="Georgia"/>
          <w:sz w:val="19"/>
          <w:szCs w:val="19"/>
        </w:rPr>
        <w:t>MRI</w:t>
      </w:r>
      <w:r>
        <w:rPr>
          <w:rFonts w:ascii="Georgia" w:eastAsia="Georgia" w:hAnsi="Georgia" w:cs="Georgia"/>
          <w:spacing w:val="20"/>
          <w:sz w:val="19"/>
          <w:szCs w:val="19"/>
        </w:rPr>
        <w:t xml:space="preserve"> </w:t>
      </w:r>
      <w:r>
        <w:rPr>
          <w:rFonts w:ascii="Georgia" w:eastAsia="Georgia" w:hAnsi="Georgia" w:cs="Georgia"/>
          <w:sz w:val="19"/>
          <w:szCs w:val="19"/>
        </w:rPr>
        <w:t>images</w:t>
      </w:r>
      <w:r>
        <w:rPr>
          <w:rFonts w:ascii="Georgia" w:eastAsia="Georgia" w:hAnsi="Georgia" w:cs="Georgia"/>
          <w:spacing w:val="24"/>
          <w:sz w:val="19"/>
          <w:szCs w:val="19"/>
        </w:rPr>
        <w:t xml:space="preserve"> </w:t>
      </w:r>
      <w:r>
        <w:rPr>
          <w:rFonts w:ascii="Georgia" w:eastAsia="Georgia" w:hAnsi="Georgia" w:cs="Georgia"/>
          <w:sz w:val="19"/>
          <w:szCs w:val="19"/>
        </w:rPr>
        <w:t>as</w:t>
      </w:r>
      <w:r>
        <w:rPr>
          <w:rFonts w:ascii="Georgia" w:eastAsia="Georgia" w:hAnsi="Georgia" w:cs="Georgia"/>
          <w:spacing w:val="16"/>
          <w:sz w:val="19"/>
          <w:szCs w:val="19"/>
        </w:rPr>
        <w:t xml:space="preserve"> </w:t>
      </w:r>
      <w:r>
        <w:rPr>
          <w:rFonts w:ascii="Georgia" w:eastAsia="Georgia" w:hAnsi="Georgia" w:cs="Georgia"/>
          <w:sz w:val="19"/>
          <w:szCs w:val="19"/>
        </w:rPr>
        <w:t>well</w:t>
      </w:r>
      <w:r>
        <w:rPr>
          <w:rFonts w:ascii="Georgia" w:eastAsia="Georgia" w:hAnsi="Georgia" w:cs="Georgia"/>
          <w:spacing w:val="19"/>
          <w:sz w:val="19"/>
          <w:szCs w:val="19"/>
        </w:rPr>
        <w:t xml:space="preserve"> </w:t>
      </w:r>
      <w:r>
        <w:rPr>
          <w:rFonts w:ascii="Georgia" w:eastAsia="Georgia" w:hAnsi="Georgia" w:cs="Georgia"/>
          <w:sz w:val="19"/>
          <w:szCs w:val="19"/>
        </w:rPr>
        <w:t>as</w:t>
      </w:r>
      <w:r>
        <w:rPr>
          <w:rFonts w:ascii="Georgia" w:eastAsia="Georgia" w:hAnsi="Georgia" w:cs="Georgia"/>
          <w:spacing w:val="16"/>
          <w:sz w:val="19"/>
          <w:szCs w:val="19"/>
        </w:rPr>
        <w:t xml:space="preserve"> </w:t>
      </w:r>
      <w:r>
        <w:rPr>
          <w:rFonts w:ascii="Georgia" w:eastAsia="Georgia" w:hAnsi="Georgia" w:cs="Georgia"/>
          <w:sz w:val="19"/>
          <w:szCs w:val="19"/>
        </w:rPr>
        <w:t>segmentation</w:t>
      </w:r>
      <w:r>
        <w:rPr>
          <w:rFonts w:ascii="Georgia" w:eastAsia="Georgia" w:hAnsi="Georgia" w:cs="Georgia"/>
          <w:spacing w:val="35"/>
          <w:sz w:val="19"/>
          <w:szCs w:val="19"/>
        </w:rPr>
        <w:t xml:space="preserve"> </w:t>
      </w:r>
      <w:r>
        <w:rPr>
          <w:rFonts w:ascii="Georgia" w:eastAsia="Georgia" w:hAnsi="Georgia" w:cs="Georgia"/>
          <w:sz w:val="19"/>
          <w:szCs w:val="19"/>
        </w:rPr>
        <w:t>of</w:t>
      </w:r>
      <w:r>
        <w:rPr>
          <w:rFonts w:ascii="Georgia" w:eastAsia="Georgia" w:hAnsi="Georgia" w:cs="Georgia"/>
          <w:spacing w:val="15"/>
          <w:sz w:val="19"/>
          <w:szCs w:val="19"/>
        </w:rPr>
        <w:t xml:space="preserve"> </w:t>
      </w:r>
      <w:r>
        <w:rPr>
          <w:rFonts w:ascii="Georgia" w:eastAsia="Georgia" w:hAnsi="Georgia" w:cs="Georgia"/>
          <w:sz w:val="19"/>
          <w:szCs w:val="19"/>
        </w:rPr>
        <w:t>key</w:t>
      </w:r>
      <w:r>
        <w:rPr>
          <w:rFonts w:ascii="Georgia" w:eastAsia="Georgia" w:hAnsi="Georgia" w:cs="Georgia"/>
          <w:spacing w:val="18"/>
          <w:sz w:val="19"/>
          <w:szCs w:val="19"/>
        </w:rPr>
        <w:t xml:space="preserve"> </w:t>
      </w:r>
      <w:r>
        <w:rPr>
          <w:rFonts w:ascii="Georgia" w:eastAsia="Georgia" w:hAnsi="Georgia" w:cs="Georgia"/>
          <w:sz w:val="19"/>
          <w:szCs w:val="19"/>
        </w:rPr>
        <w:t>lung</w:t>
      </w:r>
      <w:r>
        <w:rPr>
          <w:rFonts w:ascii="Georgia" w:eastAsia="Georgia" w:hAnsi="Georgia" w:cs="Georgia"/>
          <w:spacing w:val="19"/>
          <w:sz w:val="19"/>
          <w:szCs w:val="19"/>
        </w:rPr>
        <w:t xml:space="preserve"> </w:t>
      </w:r>
      <w:r>
        <w:rPr>
          <w:rFonts w:ascii="Georgia" w:eastAsia="Georgia" w:hAnsi="Georgia" w:cs="Georgia"/>
          <w:sz w:val="19"/>
          <w:szCs w:val="19"/>
        </w:rPr>
        <w:t>structures</w:t>
      </w:r>
      <w:r>
        <w:rPr>
          <w:rFonts w:ascii="Georgia" w:eastAsia="Georgia" w:hAnsi="Georgia" w:cs="Georgia"/>
          <w:spacing w:val="29"/>
          <w:sz w:val="19"/>
          <w:szCs w:val="19"/>
        </w:rPr>
        <w:t xml:space="preserve"> </w:t>
      </w:r>
      <w:r>
        <w:rPr>
          <w:rFonts w:ascii="Georgia" w:eastAsia="Georgia" w:hAnsi="Georgia" w:cs="Georgia"/>
          <w:sz w:val="19"/>
          <w:szCs w:val="19"/>
        </w:rPr>
        <w:t>as</w:t>
      </w:r>
      <w:r>
        <w:rPr>
          <w:rFonts w:ascii="Georgia" w:eastAsia="Georgia" w:hAnsi="Georgia" w:cs="Georgia"/>
          <w:spacing w:val="16"/>
          <w:sz w:val="19"/>
          <w:szCs w:val="19"/>
        </w:rPr>
        <w:t xml:space="preserve"> </w:t>
      </w:r>
      <w:r>
        <w:rPr>
          <w:rFonts w:ascii="Georgia" w:eastAsia="Georgia" w:hAnsi="Georgia" w:cs="Georgia"/>
          <w:sz w:val="19"/>
          <w:szCs w:val="19"/>
        </w:rPr>
        <w:t>part</w:t>
      </w:r>
      <w:r>
        <w:rPr>
          <w:rFonts w:ascii="Georgia" w:eastAsia="Georgia" w:hAnsi="Georgia" w:cs="Georgia"/>
          <w:spacing w:val="19"/>
          <w:sz w:val="19"/>
          <w:szCs w:val="19"/>
        </w:rPr>
        <w:t xml:space="preserve"> </w:t>
      </w:r>
      <w:r>
        <w:rPr>
          <w:rFonts w:ascii="Georgia" w:eastAsia="Georgia" w:hAnsi="Georgia" w:cs="Georgia"/>
          <w:sz w:val="19"/>
          <w:szCs w:val="19"/>
        </w:rPr>
        <w:t>of</w:t>
      </w:r>
      <w:r>
        <w:rPr>
          <w:rFonts w:ascii="Georgia" w:eastAsia="Georgia" w:hAnsi="Georgia" w:cs="Georgia"/>
          <w:spacing w:val="15"/>
          <w:sz w:val="19"/>
          <w:szCs w:val="19"/>
        </w:rPr>
        <w:t xml:space="preserve"> </w:t>
      </w:r>
      <w:r>
        <w:rPr>
          <w:rFonts w:ascii="Georgia" w:eastAsia="Georgia" w:hAnsi="Georgia" w:cs="Georgia"/>
          <w:sz w:val="19"/>
          <w:szCs w:val="19"/>
        </w:rPr>
        <w:t>standard</w:t>
      </w:r>
      <w:r>
        <w:rPr>
          <w:rFonts w:ascii="Georgia" w:eastAsia="Georgia" w:hAnsi="Georgia" w:cs="Georgia"/>
          <w:spacing w:val="27"/>
          <w:sz w:val="19"/>
          <w:szCs w:val="19"/>
        </w:rPr>
        <w:t xml:space="preserve"> </w:t>
      </w:r>
      <w:r>
        <w:rPr>
          <w:rFonts w:ascii="Georgia" w:eastAsia="Georgia" w:hAnsi="Georgia" w:cs="Georgia"/>
          <w:w w:val="102"/>
          <w:sz w:val="19"/>
          <w:szCs w:val="19"/>
        </w:rPr>
        <w:t>processing workflows.</w:t>
      </w:r>
    </w:p>
    <w:p w14:paraId="7CDFF58B" w14:textId="77777777" w:rsidR="00E61F9D" w:rsidRDefault="005C64D6">
      <w:pPr>
        <w:spacing w:before="60" w:after="0" w:line="277" w:lineRule="auto"/>
        <w:ind w:left="120" w:right="62"/>
        <w:jc w:val="both"/>
        <w:rPr>
          <w:rFonts w:ascii="Georgia" w:eastAsia="Georgia" w:hAnsi="Georgia" w:cs="Georgia"/>
          <w:sz w:val="19"/>
          <w:szCs w:val="19"/>
        </w:rPr>
      </w:pPr>
      <w:proofErr w:type="gramStart"/>
      <w:r>
        <w:rPr>
          <w:rFonts w:ascii="Georgia" w:eastAsia="Georgia" w:hAnsi="Georgia" w:cs="Georgia"/>
          <w:b/>
          <w:bCs/>
          <w:sz w:val="19"/>
          <w:szCs w:val="19"/>
        </w:rPr>
        <w:t>3(c.3.7)</w:t>
      </w:r>
      <w:r>
        <w:rPr>
          <w:rFonts w:ascii="Georgia" w:eastAsia="Georgia" w:hAnsi="Georgia" w:cs="Georgia"/>
          <w:b/>
          <w:bCs/>
          <w:spacing w:val="17"/>
          <w:sz w:val="19"/>
          <w:szCs w:val="19"/>
        </w:rPr>
        <w:t xml:space="preserve"> </w:t>
      </w:r>
      <w:r>
        <w:rPr>
          <w:rFonts w:ascii="Georgia" w:eastAsia="Georgia" w:hAnsi="Georgia" w:cs="Georgia"/>
          <w:b/>
          <w:bCs/>
          <w:sz w:val="19"/>
          <w:szCs w:val="19"/>
        </w:rPr>
        <w:t>Deep</w:t>
      </w:r>
      <w:r>
        <w:rPr>
          <w:rFonts w:ascii="Georgia" w:eastAsia="Georgia" w:hAnsi="Georgia" w:cs="Georgia"/>
          <w:b/>
          <w:bCs/>
          <w:spacing w:val="12"/>
          <w:sz w:val="19"/>
          <w:szCs w:val="19"/>
        </w:rPr>
        <w:t xml:space="preserve"> </w:t>
      </w:r>
      <w:r>
        <w:rPr>
          <w:rFonts w:ascii="Georgia" w:eastAsia="Georgia" w:hAnsi="Georgia" w:cs="Georgia"/>
          <w:b/>
          <w:bCs/>
          <w:sz w:val="19"/>
          <w:szCs w:val="19"/>
        </w:rPr>
        <w:t>functional</w:t>
      </w:r>
      <w:r>
        <w:rPr>
          <w:rFonts w:ascii="Georgia" w:eastAsia="Georgia" w:hAnsi="Georgia" w:cs="Georgia"/>
          <w:b/>
          <w:bCs/>
          <w:spacing w:val="22"/>
          <w:sz w:val="19"/>
          <w:szCs w:val="19"/>
        </w:rPr>
        <w:t xml:space="preserve"> </w:t>
      </w:r>
      <w:proofErr w:type="spellStart"/>
      <w:r>
        <w:rPr>
          <w:rFonts w:ascii="Georgia" w:eastAsia="Georgia" w:hAnsi="Georgia" w:cs="Georgia"/>
          <w:b/>
          <w:bCs/>
          <w:sz w:val="19"/>
          <w:szCs w:val="19"/>
        </w:rPr>
        <w:t>phenotyping</w:t>
      </w:r>
      <w:proofErr w:type="spellEnd"/>
      <w:r>
        <w:rPr>
          <w:rFonts w:ascii="Georgia" w:eastAsia="Georgia" w:hAnsi="Georgia" w:cs="Georgia"/>
          <w:b/>
          <w:bCs/>
          <w:spacing w:val="27"/>
          <w:sz w:val="19"/>
          <w:szCs w:val="19"/>
        </w:rPr>
        <w:t xml:space="preserve"> </w:t>
      </w:r>
      <w:r>
        <w:rPr>
          <w:rFonts w:ascii="Georgia" w:eastAsia="Georgia" w:hAnsi="Georgia" w:cs="Georgia"/>
          <w:b/>
          <w:bCs/>
          <w:sz w:val="19"/>
          <w:szCs w:val="19"/>
        </w:rPr>
        <w:t>of</w:t>
      </w:r>
      <w:r>
        <w:rPr>
          <w:rFonts w:ascii="Georgia" w:eastAsia="Georgia" w:hAnsi="Georgia" w:cs="Georgia"/>
          <w:b/>
          <w:bCs/>
          <w:spacing w:val="6"/>
          <w:sz w:val="19"/>
          <w:szCs w:val="19"/>
        </w:rPr>
        <w:t xml:space="preserve"> </w:t>
      </w:r>
      <w:r>
        <w:rPr>
          <w:rFonts w:ascii="Georgia" w:eastAsia="Georgia" w:hAnsi="Georgia" w:cs="Georgia"/>
          <w:b/>
          <w:bCs/>
          <w:sz w:val="19"/>
          <w:szCs w:val="19"/>
        </w:rPr>
        <w:t>COPD.</w:t>
      </w:r>
      <w:proofErr w:type="gramEnd"/>
      <w:r>
        <w:rPr>
          <w:rFonts w:ascii="Georgia" w:eastAsia="Georgia" w:hAnsi="Georgia" w:cs="Georgia"/>
          <w:b/>
          <w:bCs/>
          <w:spacing w:val="12"/>
          <w:sz w:val="19"/>
          <w:szCs w:val="19"/>
        </w:rPr>
        <w:t xml:space="preserve"> </w:t>
      </w:r>
      <w:r>
        <w:rPr>
          <w:rFonts w:ascii="Georgia" w:eastAsia="Georgia" w:hAnsi="Georgia" w:cs="Georgia"/>
          <w:sz w:val="19"/>
          <w:szCs w:val="19"/>
        </w:rPr>
        <w:t>Our</w:t>
      </w:r>
      <w:r>
        <w:rPr>
          <w:rFonts w:ascii="Georgia" w:eastAsia="Georgia" w:hAnsi="Georgia" w:cs="Georgia"/>
          <w:spacing w:val="9"/>
          <w:sz w:val="19"/>
          <w:szCs w:val="19"/>
        </w:rPr>
        <w:t xml:space="preserve"> </w:t>
      </w:r>
      <w:r>
        <w:rPr>
          <w:rFonts w:ascii="Georgia" w:eastAsia="Georgia" w:hAnsi="Georgia" w:cs="Georgia"/>
          <w:sz w:val="19"/>
          <w:szCs w:val="19"/>
        </w:rPr>
        <w:t>collaborator</w:t>
      </w:r>
      <w:r>
        <w:rPr>
          <w:rFonts w:ascii="Georgia" w:eastAsia="Georgia" w:hAnsi="Georgia" w:cs="Georgia"/>
          <w:spacing w:val="22"/>
          <w:sz w:val="19"/>
          <w:szCs w:val="19"/>
        </w:rPr>
        <w:t xml:space="preserve"> </w:t>
      </w:r>
      <w:r>
        <w:rPr>
          <w:rFonts w:ascii="Georgia" w:eastAsia="Georgia" w:hAnsi="Georgia" w:cs="Georgia"/>
          <w:b/>
          <w:bCs/>
          <w:sz w:val="19"/>
          <w:szCs w:val="19"/>
        </w:rPr>
        <w:t>Hans-Ulrich</w:t>
      </w:r>
      <w:r>
        <w:rPr>
          <w:rFonts w:ascii="Georgia" w:eastAsia="Georgia" w:hAnsi="Georgia" w:cs="Georgia"/>
          <w:b/>
          <w:bCs/>
          <w:spacing w:val="26"/>
          <w:sz w:val="19"/>
          <w:szCs w:val="19"/>
        </w:rPr>
        <w:t xml:space="preserve"> </w:t>
      </w:r>
      <w:proofErr w:type="spellStart"/>
      <w:r>
        <w:rPr>
          <w:rFonts w:ascii="Georgia" w:eastAsia="Georgia" w:hAnsi="Georgia" w:cs="Georgia"/>
          <w:b/>
          <w:bCs/>
          <w:sz w:val="19"/>
          <w:szCs w:val="19"/>
        </w:rPr>
        <w:t>Kauczor</w:t>
      </w:r>
      <w:proofErr w:type="spellEnd"/>
      <w:r>
        <w:rPr>
          <w:rFonts w:ascii="Georgia" w:eastAsia="Georgia" w:hAnsi="Georgia" w:cs="Georgia"/>
          <w:sz w:val="19"/>
          <w:szCs w:val="19"/>
        </w:rPr>
        <w:t>,</w:t>
      </w:r>
      <w:r>
        <w:rPr>
          <w:rFonts w:ascii="Georgia" w:eastAsia="Georgia" w:hAnsi="Georgia" w:cs="Georgia"/>
          <w:spacing w:val="20"/>
          <w:sz w:val="19"/>
          <w:szCs w:val="19"/>
        </w:rPr>
        <w:t xml:space="preserve"> </w:t>
      </w:r>
      <w:r>
        <w:rPr>
          <w:rFonts w:ascii="Georgia" w:eastAsia="Georgia" w:hAnsi="Georgia" w:cs="Georgia"/>
          <w:b/>
          <w:bCs/>
          <w:sz w:val="19"/>
          <w:szCs w:val="19"/>
        </w:rPr>
        <w:t>University</w:t>
      </w:r>
      <w:r>
        <w:rPr>
          <w:rFonts w:ascii="Georgia" w:eastAsia="Georgia" w:hAnsi="Georgia" w:cs="Georgia"/>
          <w:b/>
          <w:bCs/>
          <w:spacing w:val="22"/>
          <w:sz w:val="19"/>
          <w:szCs w:val="19"/>
        </w:rPr>
        <w:t xml:space="preserve"> </w:t>
      </w:r>
      <w:r>
        <w:rPr>
          <w:rFonts w:ascii="Georgia" w:eastAsia="Georgia" w:hAnsi="Georgia" w:cs="Georgia"/>
          <w:b/>
          <w:bCs/>
          <w:sz w:val="19"/>
          <w:szCs w:val="19"/>
        </w:rPr>
        <w:t>Medical</w:t>
      </w:r>
      <w:r>
        <w:rPr>
          <w:rFonts w:ascii="Georgia" w:eastAsia="Georgia" w:hAnsi="Georgia" w:cs="Georgia"/>
          <w:b/>
          <w:bCs/>
          <w:spacing w:val="17"/>
          <w:sz w:val="19"/>
          <w:szCs w:val="19"/>
        </w:rPr>
        <w:t xml:space="preserve"> </w:t>
      </w:r>
      <w:r>
        <w:rPr>
          <w:rFonts w:ascii="Georgia" w:eastAsia="Georgia" w:hAnsi="Georgia" w:cs="Georgia"/>
          <w:b/>
          <w:bCs/>
          <w:w w:val="102"/>
          <w:sz w:val="19"/>
          <w:szCs w:val="19"/>
        </w:rPr>
        <w:t xml:space="preserve">Cen- </w:t>
      </w:r>
      <w:proofErr w:type="spellStart"/>
      <w:r>
        <w:rPr>
          <w:rFonts w:ascii="Georgia" w:eastAsia="Georgia" w:hAnsi="Georgia" w:cs="Georgia"/>
          <w:b/>
          <w:bCs/>
          <w:sz w:val="19"/>
          <w:szCs w:val="19"/>
        </w:rPr>
        <w:t>ter</w:t>
      </w:r>
      <w:proofErr w:type="spellEnd"/>
      <w:r>
        <w:rPr>
          <w:rFonts w:ascii="Georgia" w:eastAsia="Georgia" w:hAnsi="Georgia" w:cs="Georgia"/>
          <w:b/>
          <w:bCs/>
          <w:spacing w:val="29"/>
          <w:sz w:val="19"/>
          <w:szCs w:val="19"/>
        </w:rPr>
        <w:t xml:space="preserve"> </w:t>
      </w:r>
      <w:r>
        <w:rPr>
          <w:rFonts w:ascii="Georgia" w:eastAsia="Georgia" w:hAnsi="Georgia" w:cs="Georgia"/>
          <w:b/>
          <w:bCs/>
          <w:sz w:val="19"/>
          <w:szCs w:val="19"/>
        </w:rPr>
        <w:t>Heidelberg</w:t>
      </w:r>
      <w:proofErr w:type="gramStart"/>
      <w:r>
        <w:rPr>
          <w:rFonts w:ascii="Georgia" w:eastAsia="Georgia" w:hAnsi="Georgia" w:cs="Georgia"/>
          <w:sz w:val="19"/>
          <w:szCs w:val="19"/>
        </w:rPr>
        <w:t xml:space="preserve">, </w:t>
      </w:r>
      <w:r>
        <w:rPr>
          <w:rFonts w:ascii="Georgia" w:eastAsia="Georgia" w:hAnsi="Georgia" w:cs="Georgia"/>
          <w:spacing w:val="4"/>
          <w:sz w:val="19"/>
          <w:szCs w:val="19"/>
        </w:rPr>
        <w:t xml:space="preserve"> </w:t>
      </w:r>
      <w:r>
        <w:rPr>
          <w:rFonts w:ascii="Georgia" w:eastAsia="Georgia" w:hAnsi="Georgia" w:cs="Georgia"/>
          <w:sz w:val="19"/>
          <w:szCs w:val="19"/>
        </w:rPr>
        <w:t>is</w:t>
      </w:r>
      <w:proofErr w:type="gramEnd"/>
      <w:r>
        <w:rPr>
          <w:rFonts w:ascii="Georgia" w:eastAsia="Georgia" w:hAnsi="Georgia" w:cs="Georgia"/>
          <w:spacing w:val="25"/>
          <w:sz w:val="19"/>
          <w:szCs w:val="19"/>
        </w:rPr>
        <w:t xml:space="preserve"> </w:t>
      </w:r>
      <w:r>
        <w:rPr>
          <w:rFonts w:ascii="Georgia" w:eastAsia="Georgia" w:hAnsi="Georgia" w:cs="Georgia"/>
          <w:sz w:val="19"/>
          <w:szCs w:val="19"/>
        </w:rPr>
        <w:t>leading</w:t>
      </w:r>
      <w:r>
        <w:rPr>
          <w:rFonts w:ascii="Georgia" w:eastAsia="Georgia" w:hAnsi="Georgia" w:cs="Georgia"/>
          <w:spacing w:val="34"/>
          <w:sz w:val="19"/>
          <w:szCs w:val="19"/>
        </w:rPr>
        <w:t xml:space="preserve"> </w:t>
      </w:r>
      <w:r>
        <w:rPr>
          <w:rFonts w:ascii="Georgia" w:eastAsia="Georgia" w:hAnsi="Georgia" w:cs="Georgia"/>
          <w:sz w:val="19"/>
          <w:szCs w:val="19"/>
        </w:rPr>
        <w:t>the</w:t>
      </w:r>
      <w:r>
        <w:rPr>
          <w:rFonts w:ascii="Georgia" w:eastAsia="Georgia" w:hAnsi="Georgia" w:cs="Georgia"/>
          <w:spacing w:val="27"/>
          <w:sz w:val="19"/>
          <w:szCs w:val="19"/>
        </w:rPr>
        <w:t xml:space="preserve"> </w:t>
      </w:r>
      <w:r>
        <w:rPr>
          <w:rFonts w:ascii="Georgia" w:eastAsia="Georgia" w:hAnsi="Georgia" w:cs="Georgia"/>
          <w:sz w:val="19"/>
          <w:szCs w:val="19"/>
        </w:rPr>
        <w:t>COSYCONET</w:t>
      </w:r>
      <w:r>
        <w:rPr>
          <w:rFonts w:ascii="Georgia" w:eastAsia="Georgia" w:hAnsi="Georgia" w:cs="Georgia"/>
          <w:spacing w:val="45"/>
          <w:sz w:val="19"/>
          <w:szCs w:val="19"/>
        </w:rPr>
        <w:t xml:space="preserve"> </w:t>
      </w:r>
      <w:r>
        <w:rPr>
          <w:rFonts w:ascii="Georgia" w:eastAsia="Georgia" w:hAnsi="Georgia" w:cs="Georgia"/>
          <w:sz w:val="19"/>
          <w:szCs w:val="19"/>
        </w:rPr>
        <w:t>(German</w:t>
      </w:r>
      <w:r>
        <w:rPr>
          <w:rFonts w:ascii="Georgia" w:eastAsia="Georgia" w:hAnsi="Georgia" w:cs="Georgia"/>
          <w:spacing w:val="37"/>
          <w:sz w:val="19"/>
          <w:szCs w:val="19"/>
        </w:rPr>
        <w:t xml:space="preserve"> </w:t>
      </w:r>
      <w:r>
        <w:rPr>
          <w:rFonts w:ascii="Georgia" w:eastAsia="Georgia" w:hAnsi="Georgia" w:cs="Georgia"/>
          <w:sz w:val="19"/>
          <w:szCs w:val="19"/>
        </w:rPr>
        <w:t>COPD</w:t>
      </w:r>
      <w:r>
        <w:rPr>
          <w:rFonts w:ascii="Georgia" w:eastAsia="Georgia" w:hAnsi="Georgia" w:cs="Georgia"/>
          <w:spacing w:val="32"/>
          <w:sz w:val="19"/>
          <w:szCs w:val="19"/>
        </w:rPr>
        <w:t xml:space="preserve"> </w:t>
      </w:r>
      <w:r>
        <w:rPr>
          <w:rFonts w:ascii="Georgia" w:eastAsia="Georgia" w:hAnsi="Georgia" w:cs="Georgia"/>
          <w:sz w:val="19"/>
          <w:szCs w:val="19"/>
        </w:rPr>
        <w:t>and</w:t>
      </w:r>
      <w:r>
        <w:rPr>
          <w:rFonts w:ascii="Georgia" w:eastAsia="Georgia" w:hAnsi="Georgia" w:cs="Georgia"/>
          <w:spacing w:val="28"/>
          <w:sz w:val="19"/>
          <w:szCs w:val="19"/>
        </w:rPr>
        <w:t xml:space="preserve"> </w:t>
      </w:r>
      <w:r>
        <w:rPr>
          <w:rFonts w:ascii="Georgia" w:eastAsia="Georgia" w:hAnsi="Georgia" w:cs="Georgia"/>
          <w:sz w:val="19"/>
          <w:szCs w:val="19"/>
        </w:rPr>
        <w:t>Systemic</w:t>
      </w:r>
      <w:r>
        <w:rPr>
          <w:rFonts w:ascii="Georgia" w:eastAsia="Georgia" w:hAnsi="Georgia" w:cs="Georgia"/>
          <w:spacing w:val="37"/>
          <w:sz w:val="19"/>
          <w:szCs w:val="19"/>
        </w:rPr>
        <w:t xml:space="preserve"> </w:t>
      </w:r>
      <w:r>
        <w:rPr>
          <w:rFonts w:ascii="Georgia" w:eastAsia="Georgia" w:hAnsi="Georgia" w:cs="Georgia"/>
          <w:sz w:val="19"/>
          <w:szCs w:val="19"/>
        </w:rPr>
        <w:t xml:space="preserve">Consequences–Comorbidities </w:t>
      </w:r>
      <w:r>
        <w:rPr>
          <w:rFonts w:ascii="Georgia" w:eastAsia="Georgia" w:hAnsi="Georgia" w:cs="Georgia"/>
          <w:spacing w:val="26"/>
          <w:sz w:val="19"/>
          <w:szCs w:val="19"/>
        </w:rPr>
        <w:t xml:space="preserve"> </w:t>
      </w:r>
      <w:r>
        <w:rPr>
          <w:rFonts w:ascii="Georgia" w:eastAsia="Georgia" w:hAnsi="Georgia" w:cs="Georgia"/>
          <w:sz w:val="19"/>
          <w:szCs w:val="19"/>
        </w:rPr>
        <w:t>Network)</w:t>
      </w:r>
      <w:r>
        <w:rPr>
          <w:rFonts w:ascii="Georgia" w:eastAsia="Georgia" w:hAnsi="Georgia" w:cs="Georgia"/>
          <w:spacing w:val="38"/>
          <w:sz w:val="19"/>
          <w:szCs w:val="19"/>
        </w:rPr>
        <w:t xml:space="preserve"> </w:t>
      </w:r>
      <w:r>
        <w:rPr>
          <w:rFonts w:ascii="Georgia" w:eastAsia="Georgia" w:hAnsi="Georgia" w:cs="Georgia"/>
          <w:w w:val="102"/>
          <w:sz w:val="19"/>
          <w:szCs w:val="19"/>
        </w:rPr>
        <w:t xml:space="preserve">study, </w:t>
      </w:r>
      <w:r>
        <w:rPr>
          <w:rFonts w:ascii="Georgia" w:eastAsia="Georgia" w:hAnsi="Georgia" w:cs="Georgia"/>
          <w:sz w:val="19"/>
          <w:szCs w:val="19"/>
        </w:rPr>
        <w:t>the</w:t>
      </w:r>
      <w:r>
        <w:rPr>
          <w:rFonts w:ascii="Georgia" w:eastAsia="Georgia" w:hAnsi="Georgia" w:cs="Georgia"/>
          <w:spacing w:val="8"/>
          <w:sz w:val="19"/>
          <w:szCs w:val="19"/>
        </w:rPr>
        <w:t xml:space="preserve"> </w:t>
      </w:r>
      <w:r>
        <w:rPr>
          <w:rFonts w:ascii="Georgia" w:eastAsia="Georgia" w:hAnsi="Georgia" w:cs="Georgia"/>
          <w:sz w:val="19"/>
          <w:szCs w:val="19"/>
        </w:rPr>
        <w:t>world’s</w:t>
      </w:r>
      <w:r>
        <w:rPr>
          <w:rFonts w:ascii="Georgia" w:eastAsia="Georgia" w:hAnsi="Georgia" w:cs="Georgia"/>
          <w:spacing w:val="15"/>
          <w:sz w:val="19"/>
          <w:szCs w:val="19"/>
        </w:rPr>
        <w:t xml:space="preserve"> </w:t>
      </w:r>
      <w:r>
        <w:rPr>
          <w:rFonts w:ascii="Georgia" w:eastAsia="Georgia" w:hAnsi="Georgia" w:cs="Georgia"/>
          <w:sz w:val="19"/>
          <w:szCs w:val="19"/>
        </w:rPr>
        <w:t>first</w:t>
      </w:r>
      <w:r>
        <w:rPr>
          <w:rFonts w:ascii="Georgia" w:eastAsia="Georgia" w:hAnsi="Georgia" w:cs="Georgia"/>
          <w:spacing w:val="10"/>
          <w:sz w:val="19"/>
          <w:szCs w:val="19"/>
        </w:rPr>
        <w:t xml:space="preserve"> </w:t>
      </w:r>
      <w:r>
        <w:rPr>
          <w:rFonts w:ascii="Georgia" w:eastAsia="Georgia" w:hAnsi="Georgia" w:cs="Georgia"/>
          <w:sz w:val="19"/>
          <w:szCs w:val="19"/>
        </w:rPr>
        <w:t>prospective</w:t>
      </w:r>
      <w:r>
        <w:rPr>
          <w:rFonts w:ascii="Georgia" w:eastAsia="Georgia" w:hAnsi="Georgia" w:cs="Georgia"/>
          <w:spacing w:val="22"/>
          <w:sz w:val="19"/>
          <w:szCs w:val="19"/>
        </w:rPr>
        <w:t xml:space="preserve"> </w:t>
      </w:r>
      <w:r>
        <w:rPr>
          <w:rFonts w:ascii="Georgia" w:eastAsia="Georgia" w:hAnsi="Georgia" w:cs="Georgia"/>
          <w:sz w:val="19"/>
          <w:szCs w:val="19"/>
        </w:rPr>
        <w:t>multicenter</w:t>
      </w:r>
      <w:r>
        <w:rPr>
          <w:rFonts w:ascii="Georgia" w:eastAsia="Georgia" w:hAnsi="Georgia" w:cs="Georgia"/>
          <w:spacing w:val="23"/>
          <w:sz w:val="19"/>
          <w:szCs w:val="19"/>
        </w:rPr>
        <w:t xml:space="preserve"> </w:t>
      </w:r>
      <w:r>
        <w:rPr>
          <w:rFonts w:ascii="Georgia" w:eastAsia="Georgia" w:hAnsi="Georgia" w:cs="Georgia"/>
          <w:sz w:val="19"/>
          <w:szCs w:val="19"/>
        </w:rPr>
        <w:t>trial</w:t>
      </w:r>
      <w:r>
        <w:rPr>
          <w:rFonts w:ascii="Georgia" w:eastAsia="Georgia" w:hAnsi="Georgia" w:cs="Georgia"/>
          <w:spacing w:val="10"/>
          <w:sz w:val="19"/>
          <w:szCs w:val="19"/>
        </w:rPr>
        <w:t xml:space="preserve"> </w:t>
      </w:r>
      <w:r>
        <w:rPr>
          <w:rFonts w:ascii="Georgia" w:eastAsia="Georgia" w:hAnsi="Georgia" w:cs="Georgia"/>
          <w:sz w:val="19"/>
          <w:szCs w:val="19"/>
        </w:rPr>
        <w:t>comparing</w:t>
      </w:r>
      <w:r>
        <w:rPr>
          <w:rFonts w:ascii="Georgia" w:eastAsia="Georgia" w:hAnsi="Georgia" w:cs="Georgia"/>
          <w:spacing w:val="21"/>
          <w:sz w:val="19"/>
          <w:szCs w:val="19"/>
        </w:rPr>
        <w:t xml:space="preserve"> </w:t>
      </w:r>
      <w:r>
        <w:rPr>
          <w:rFonts w:ascii="Georgia" w:eastAsia="Georgia" w:hAnsi="Georgia" w:cs="Georgia"/>
          <w:sz w:val="19"/>
          <w:szCs w:val="19"/>
        </w:rPr>
        <w:t>proton</w:t>
      </w:r>
      <w:r>
        <w:rPr>
          <w:rFonts w:ascii="Georgia" w:eastAsia="Georgia" w:hAnsi="Georgia" w:cs="Georgia"/>
          <w:spacing w:val="14"/>
          <w:sz w:val="19"/>
          <w:szCs w:val="19"/>
        </w:rPr>
        <w:t xml:space="preserve"> </w:t>
      </w:r>
      <w:r>
        <w:rPr>
          <w:rFonts w:ascii="Georgia" w:eastAsia="Georgia" w:hAnsi="Georgia" w:cs="Georgia"/>
          <w:sz w:val="19"/>
          <w:szCs w:val="19"/>
        </w:rPr>
        <w:t>MRI</w:t>
      </w:r>
      <w:r>
        <w:rPr>
          <w:rFonts w:ascii="Georgia" w:eastAsia="Georgia" w:hAnsi="Georgia" w:cs="Georgia"/>
          <w:spacing w:val="11"/>
          <w:sz w:val="19"/>
          <w:szCs w:val="19"/>
        </w:rPr>
        <w:t xml:space="preserve"> </w:t>
      </w:r>
      <w:r>
        <w:rPr>
          <w:rFonts w:ascii="Georgia" w:eastAsia="Georgia" w:hAnsi="Georgia" w:cs="Georgia"/>
          <w:sz w:val="19"/>
          <w:szCs w:val="19"/>
        </w:rPr>
        <w:t>and</w:t>
      </w:r>
      <w:r>
        <w:rPr>
          <w:rFonts w:ascii="Georgia" w:eastAsia="Georgia" w:hAnsi="Georgia" w:cs="Georgia"/>
          <w:spacing w:val="9"/>
          <w:sz w:val="19"/>
          <w:szCs w:val="19"/>
        </w:rPr>
        <w:t xml:space="preserve"> </w:t>
      </w:r>
      <w:r>
        <w:rPr>
          <w:rFonts w:ascii="Georgia" w:eastAsia="Georgia" w:hAnsi="Georgia" w:cs="Georgia"/>
          <w:sz w:val="19"/>
          <w:szCs w:val="19"/>
        </w:rPr>
        <w:t>CT</w:t>
      </w:r>
      <w:r>
        <w:rPr>
          <w:rFonts w:ascii="Georgia" w:eastAsia="Georgia" w:hAnsi="Georgia" w:cs="Georgia"/>
          <w:spacing w:val="8"/>
          <w:sz w:val="19"/>
          <w:szCs w:val="19"/>
        </w:rPr>
        <w:t xml:space="preserve"> </w:t>
      </w:r>
      <w:r>
        <w:rPr>
          <w:rFonts w:ascii="Georgia" w:eastAsia="Georgia" w:hAnsi="Georgia" w:cs="Georgia"/>
          <w:sz w:val="19"/>
          <w:szCs w:val="19"/>
        </w:rPr>
        <w:t>imaging</w:t>
      </w:r>
      <w:r>
        <w:rPr>
          <w:rFonts w:ascii="Georgia" w:eastAsia="Georgia" w:hAnsi="Georgia" w:cs="Georgia"/>
          <w:spacing w:val="17"/>
          <w:sz w:val="19"/>
          <w:szCs w:val="19"/>
        </w:rPr>
        <w:t xml:space="preserve"> </w:t>
      </w:r>
      <w:r>
        <w:rPr>
          <w:rFonts w:ascii="Georgia" w:eastAsia="Georgia" w:hAnsi="Georgia" w:cs="Georgia"/>
          <w:sz w:val="19"/>
          <w:szCs w:val="19"/>
        </w:rPr>
        <w:t>for</w:t>
      </w:r>
      <w:r>
        <w:rPr>
          <w:rFonts w:ascii="Georgia" w:eastAsia="Georgia" w:hAnsi="Georgia" w:cs="Georgia"/>
          <w:spacing w:val="8"/>
          <w:sz w:val="19"/>
          <w:szCs w:val="19"/>
        </w:rPr>
        <w:t xml:space="preserve"> </w:t>
      </w:r>
      <w:r>
        <w:rPr>
          <w:rFonts w:ascii="Georgia" w:eastAsia="Georgia" w:hAnsi="Georgia" w:cs="Georgia"/>
          <w:sz w:val="19"/>
          <w:szCs w:val="19"/>
        </w:rPr>
        <w:t>characterizing</w:t>
      </w:r>
      <w:r>
        <w:rPr>
          <w:rFonts w:ascii="Georgia" w:eastAsia="Georgia" w:hAnsi="Georgia" w:cs="Georgia"/>
          <w:spacing w:val="27"/>
          <w:sz w:val="19"/>
          <w:szCs w:val="19"/>
        </w:rPr>
        <w:t xml:space="preserve"> </w:t>
      </w:r>
      <w:r>
        <w:rPr>
          <w:rFonts w:ascii="Georgia" w:eastAsia="Georgia" w:hAnsi="Georgia" w:cs="Georgia"/>
          <w:sz w:val="19"/>
          <w:szCs w:val="19"/>
        </w:rPr>
        <w:t>COPD,</w:t>
      </w:r>
      <w:r>
        <w:rPr>
          <w:rFonts w:ascii="Georgia" w:eastAsia="Georgia" w:hAnsi="Georgia" w:cs="Georgia"/>
          <w:spacing w:val="14"/>
          <w:sz w:val="19"/>
          <w:szCs w:val="19"/>
        </w:rPr>
        <w:t xml:space="preserve"> </w:t>
      </w:r>
      <w:r>
        <w:rPr>
          <w:rFonts w:ascii="Georgia" w:eastAsia="Georgia" w:hAnsi="Georgia" w:cs="Georgia"/>
          <w:sz w:val="19"/>
          <w:szCs w:val="19"/>
        </w:rPr>
        <w:t>with</w:t>
      </w:r>
      <w:r>
        <w:rPr>
          <w:rFonts w:ascii="Georgia" w:eastAsia="Georgia" w:hAnsi="Georgia" w:cs="Georgia"/>
          <w:spacing w:val="10"/>
          <w:sz w:val="19"/>
          <w:szCs w:val="19"/>
        </w:rPr>
        <w:t xml:space="preserve"> </w:t>
      </w:r>
      <w:r>
        <w:rPr>
          <w:rFonts w:ascii="Georgia" w:eastAsia="Georgia" w:hAnsi="Georgia" w:cs="Georgia"/>
          <w:sz w:val="19"/>
          <w:szCs w:val="19"/>
        </w:rPr>
        <w:t>the</w:t>
      </w:r>
      <w:r>
        <w:rPr>
          <w:rFonts w:ascii="Georgia" w:eastAsia="Georgia" w:hAnsi="Georgia" w:cs="Georgia"/>
          <w:spacing w:val="8"/>
          <w:sz w:val="19"/>
          <w:szCs w:val="19"/>
        </w:rPr>
        <w:t xml:space="preserve"> </w:t>
      </w:r>
      <w:r>
        <w:rPr>
          <w:rFonts w:ascii="Georgia" w:eastAsia="Georgia" w:hAnsi="Georgia" w:cs="Georgia"/>
          <w:w w:val="102"/>
          <w:sz w:val="19"/>
          <w:szCs w:val="19"/>
        </w:rPr>
        <w:t xml:space="preserve">latter </w:t>
      </w:r>
      <w:r>
        <w:rPr>
          <w:rFonts w:ascii="Georgia" w:eastAsia="Georgia" w:hAnsi="Georgia" w:cs="Georgia"/>
          <w:sz w:val="19"/>
          <w:szCs w:val="19"/>
        </w:rPr>
        <w:t>modality</w:t>
      </w:r>
      <w:r>
        <w:rPr>
          <w:rFonts w:ascii="Georgia" w:eastAsia="Georgia" w:hAnsi="Georgia" w:cs="Georgia"/>
          <w:spacing w:val="24"/>
          <w:sz w:val="19"/>
          <w:szCs w:val="19"/>
        </w:rPr>
        <w:t xml:space="preserve"> </w:t>
      </w:r>
      <w:r>
        <w:rPr>
          <w:rFonts w:ascii="Georgia" w:eastAsia="Georgia" w:hAnsi="Georgia" w:cs="Georgia"/>
          <w:sz w:val="19"/>
          <w:szCs w:val="19"/>
        </w:rPr>
        <w:t>serving</w:t>
      </w:r>
      <w:r>
        <w:rPr>
          <w:rFonts w:ascii="Georgia" w:eastAsia="Georgia" w:hAnsi="Georgia" w:cs="Georgia"/>
          <w:spacing w:val="21"/>
          <w:sz w:val="19"/>
          <w:szCs w:val="19"/>
        </w:rPr>
        <w:t xml:space="preserve"> </w:t>
      </w:r>
      <w:r>
        <w:rPr>
          <w:rFonts w:ascii="Georgia" w:eastAsia="Georgia" w:hAnsi="Georgia" w:cs="Georgia"/>
          <w:sz w:val="19"/>
          <w:szCs w:val="19"/>
        </w:rPr>
        <w:t>as</w:t>
      </w:r>
      <w:r>
        <w:rPr>
          <w:rFonts w:ascii="Georgia" w:eastAsia="Georgia" w:hAnsi="Georgia" w:cs="Georgia"/>
          <w:spacing w:val="13"/>
          <w:sz w:val="19"/>
          <w:szCs w:val="19"/>
        </w:rPr>
        <w:t xml:space="preserve"> </w:t>
      </w:r>
      <w:r>
        <w:rPr>
          <w:rFonts w:ascii="Georgia" w:eastAsia="Georgia" w:hAnsi="Georgia" w:cs="Georgia"/>
          <w:sz w:val="19"/>
          <w:szCs w:val="19"/>
        </w:rPr>
        <w:t>the</w:t>
      </w:r>
      <w:r>
        <w:rPr>
          <w:rFonts w:ascii="Georgia" w:eastAsia="Georgia" w:hAnsi="Georgia" w:cs="Georgia"/>
          <w:spacing w:val="14"/>
          <w:sz w:val="19"/>
          <w:szCs w:val="19"/>
        </w:rPr>
        <w:t xml:space="preserve"> </w:t>
      </w:r>
      <w:r>
        <w:rPr>
          <w:rFonts w:ascii="Georgia" w:eastAsia="Georgia" w:hAnsi="Georgia" w:cs="Georgia"/>
          <w:sz w:val="19"/>
          <w:szCs w:val="19"/>
        </w:rPr>
        <w:t>reference</w:t>
      </w:r>
      <w:r>
        <w:rPr>
          <w:rFonts w:ascii="Georgia" w:eastAsia="Georgia" w:hAnsi="Georgia" w:cs="Georgia"/>
          <w:spacing w:val="25"/>
          <w:sz w:val="19"/>
          <w:szCs w:val="19"/>
        </w:rPr>
        <w:t xml:space="preserve"> </w:t>
      </w:r>
      <w:r>
        <w:rPr>
          <w:rFonts w:ascii="Georgia" w:eastAsia="Georgia" w:hAnsi="Georgia" w:cs="Georgia"/>
          <w:sz w:val="19"/>
          <w:szCs w:val="19"/>
        </w:rPr>
        <w:t xml:space="preserve">standard. </w:t>
      </w:r>
      <w:r>
        <w:rPr>
          <w:rFonts w:ascii="Georgia" w:eastAsia="Georgia" w:hAnsi="Georgia" w:cs="Georgia"/>
          <w:spacing w:val="11"/>
          <w:sz w:val="19"/>
          <w:szCs w:val="19"/>
        </w:rPr>
        <w:t xml:space="preserve"> </w:t>
      </w:r>
      <w:r>
        <w:rPr>
          <w:rFonts w:ascii="Georgia" w:eastAsia="Georgia" w:hAnsi="Georgia" w:cs="Georgia"/>
          <w:sz w:val="19"/>
          <w:szCs w:val="19"/>
        </w:rPr>
        <w:t>Automated</w:t>
      </w:r>
      <w:r>
        <w:rPr>
          <w:rFonts w:ascii="Georgia" w:eastAsia="Georgia" w:hAnsi="Georgia" w:cs="Georgia"/>
          <w:spacing w:val="28"/>
          <w:sz w:val="19"/>
          <w:szCs w:val="19"/>
        </w:rPr>
        <w:t xml:space="preserve"> </w:t>
      </w:r>
      <w:r>
        <w:rPr>
          <w:rFonts w:ascii="Georgia" w:eastAsia="Georgia" w:hAnsi="Georgia" w:cs="Georgia"/>
          <w:sz w:val="19"/>
          <w:szCs w:val="19"/>
        </w:rPr>
        <w:t>image</w:t>
      </w:r>
      <w:r>
        <w:rPr>
          <w:rFonts w:ascii="Georgia" w:eastAsia="Georgia" w:hAnsi="Georgia" w:cs="Georgia"/>
          <w:spacing w:val="19"/>
          <w:sz w:val="19"/>
          <w:szCs w:val="19"/>
        </w:rPr>
        <w:t xml:space="preserve"> </w:t>
      </w:r>
      <w:r>
        <w:rPr>
          <w:rFonts w:ascii="Georgia" w:eastAsia="Georgia" w:hAnsi="Georgia" w:cs="Georgia"/>
          <w:sz w:val="19"/>
          <w:szCs w:val="19"/>
        </w:rPr>
        <w:t>registration</w:t>
      </w:r>
      <w:r>
        <w:rPr>
          <w:rFonts w:ascii="Georgia" w:eastAsia="Georgia" w:hAnsi="Georgia" w:cs="Georgia"/>
          <w:spacing w:val="29"/>
          <w:sz w:val="19"/>
          <w:szCs w:val="19"/>
        </w:rPr>
        <w:t xml:space="preserve"> </w:t>
      </w:r>
      <w:r>
        <w:rPr>
          <w:rFonts w:ascii="Georgia" w:eastAsia="Georgia" w:hAnsi="Georgia" w:cs="Georgia"/>
          <w:sz w:val="19"/>
          <w:szCs w:val="19"/>
        </w:rPr>
        <w:t>and</w:t>
      </w:r>
      <w:r>
        <w:rPr>
          <w:rFonts w:ascii="Georgia" w:eastAsia="Georgia" w:hAnsi="Georgia" w:cs="Georgia"/>
          <w:spacing w:val="15"/>
          <w:sz w:val="19"/>
          <w:szCs w:val="19"/>
        </w:rPr>
        <w:t xml:space="preserve"> </w:t>
      </w:r>
      <w:r>
        <w:rPr>
          <w:rFonts w:ascii="Georgia" w:eastAsia="Georgia" w:hAnsi="Georgia" w:cs="Georgia"/>
          <w:sz w:val="19"/>
          <w:szCs w:val="19"/>
        </w:rPr>
        <w:t>segmentation</w:t>
      </w:r>
      <w:r>
        <w:rPr>
          <w:rFonts w:ascii="Georgia" w:eastAsia="Georgia" w:hAnsi="Georgia" w:cs="Georgia"/>
          <w:spacing w:val="32"/>
          <w:sz w:val="19"/>
          <w:szCs w:val="19"/>
        </w:rPr>
        <w:t xml:space="preserve"> </w:t>
      </w:r>
      <w:r>
        <w:rPr>
          <w:rFonts w:ascii="Georgia" w:eastAsia="Georgia" w:hAnsi="Georgia" w:cs="Georgia"/>
          <w:sz w:val="19"/>
          <w:szCs w:val="19"/>
        </w:rPr>
        <w:t>will</w:t>
      </w:r>
      <w:r>
        <w:rPr>
          <w:rFonts w:ascii="Georgia" w:eastAsia="Georgia" w:hAnsi="Georgia" w:cs="Georgia"/>
          <w:spacing w:val="15"/>
          <w:sz w:val="19"/>
          <w:szCs w:val="19"/>
        </w:rPr>
        <w:t xml:space="preserve"> </w:t>
      </w:r>
      <w:r>
        <w:rPr>
          <w:rFonts w:ascii="Georgia" w:eastAsia="Georgia" w:hAnsi="Georgia" w:cs="Georgia"/>
          <w:sz w:val="19"/>
          <w:szCs w:val="19"/>
        </w:rPr>
        <w:t>play</w:t>
      </w:r>
      <w:r>
        <w:rPr>
          <w:rFonts w:ascii="Georgia" w:eastAsia="Georgia" w:hAnsi="Georgia" w:cs="Georgia"/>
          <w:spacing w:val="16"/>
          <w:sz w:val="19"/>
          <w:szCs w:val="19"/>
        </w:rPr>
        <w:t xml:space="preserve"> </w:t>
      </w:r>
      <w:r>
        <w:rPr>
          <w:rFonts w:ascii="Georgia" w:eastAsia="Georgia" w:hAnsi="Georgia" w:cs="Georgia"/>
          <w:sz w:val="19"/>
          <w:szCs w:val="19"/>
        </w:rPr>
        <w:t>a</w:t>
      </w:r>
      <w:r>
        <w:rPr>
          <w:rFonts w:ascii="Georgia" w:eastAsia="Georgia" w:hAnsi="Georgia" w:cs="Georgia"/>
          <w:spacing w:val="12"/>
          <w:sz w:val="19"/>
          <w:szCs w:val="19"/>
        </w:rPr>
        <w:t xml:space="preserve"> </w:t>
      </w:r>
      <w:r>
        <w:rPr>
          <w:rFonts w:ascii="Georgia" w:eastAsia="Georgia" w:hAnsi="Georgia" w:cs="Georgia"/>
          <w:sz w:val="19"/>
          <w:szCs w:val="19"/>
        </w:rPr>
        <w:t>vital</w:t>
      </w:r>
      <w:r>
        <w:rPr>
          <w:rFonts w:ascii="Georgia" w:eastAsia="Georgia" w:hAnsi="Georgia" w:cs="Georgia"/>
          <w:spacing w:val="16"/>
          <w:sz w:val="19"/>
          <w:szCs w:val="19"/>
        </w:rPr>
        <w:t xml:space="preserve"> </w:t>
      </w:r>
      <w:r>
        <w:rPr>
          <w:rFonts w:ascii="Georgia" w:eastAsia="Georgia" w:hAnsi="Georgia" w:cs="Georgia"/>
          <w:sz w:val="19"/>
          <w:szCs w:val="19"/>
        </w:rPr>
        <w:t>role</w:t>
      </w:r>
      <w:r>
        <w:rPr>
          <w:rFonts w:ascii="Georgia" w:eastAsia="Georgia" w:hAnsi="Georgia" w:cs="Georgia"/>
          <w:spacing w:val="16"/>
          <w:sz w:val="19"/>
          <w:szCs w:val="19"/>
        </w:rPr>
        <w:t xml:space="preserve"> </w:t>
      </w:r>
      <w:r>
        <w:rPr>
          <w:rFonts w:ascii="Georgia" w:eastAsia="Georgia" w:hAnsi="Georgia" w:cs="Georgia"/>
          <w:sz w:val="19"/>
          <w:szCs w:val="19"/>
        </w:rPr>
        <w:t>in</w:t>
      </w:r>
      <w:r>
        <w:rPr>
          <w:rFonts w:ascii="Georgia" w:eastAsia="Georgia" w:hAnsi="Georgia" w:cs="Georgia"/>
          <w:spacing w:val="14"/>
          <w:sz w:val="19"/>
          <w:szCs w:val="19"/>
        </w:rPr>
        <w:t xml:space="preserve"> </w:t>
      </w:r>
      <w:r>
        <w:rPr>
          <w:rFonts w:ascii="Georgia" w:eastAsia="Georgia" w:hAnsi="Georgia" w:cs="Georgia"/>
          <w:w w:val="102"/>
          <w:sz w:val="19"/>
          <w:szCs w:val="19"/>
        </w:rPr>
        <w:t xml:space="preserve">defining </w:t>
      </w:r>
      <w:r>
        <w:rPr>
          <w:rFonts w:ascii="Georgia" w:eastAsia="Georgia" w:hAnsi="Georgia" w:cs="Georgia"/>
          <w:sz w:val="19"/>
          <w:szCs w:val="19"/>
        </w:rPr>
        <w:t>the</w:t>
      </w:r>
      <w:r>
        <w:rPr>
          <w:rFonts w:ascii="Georgia" w:eastAsia="Georgia" w:hAnsi="Georgia" w:cs="Georgia"/>
          <w:spacing w:val="19"/>
          <w:sz w:val="19"/>
          <w:szCs w:val="19"/>
        </w:rPr>
        <w:t xml:space="preserve"> </w:t>
      </w:r>
      <w:r>
        <w:rPr>
          <w:rFonts w:ascii="Georgia" w:eastAsia="Georgia" w:hAnsi="Georgia" w:cs="Georgia"/>
          <w:sz w:val="19"/>
          <w:szCs w:val="19"/>
        </w:rPr>
        <w:t>quantitative</w:t>
      </w:r>
      <w:r>
        <w:rPr>
          <w:rFonts w:ascii="Georgia" w:eastAsia="Georgia" w:hAnsi="Georgia" w:cs="Georgia"/>
          <w:spacing w:val="34"/>
          <w:sz w:val="19"/>
          <w:szCs w:val="19"/>
        </w:rPr>
        <w:t xml:space="preserve"> </w:t>
      </w:r>
      <w:r>
        <w:rPr>
          <w:rFonts w:ascii="Georgia" w:eastAsia="Georgia" w:hAnsi="Georgia" w:cs="Georgia"/>
          <w:sz w:val="19"/>
          <w:szCs w:val="19"/>
        </w:rPr>
        <w:t>CT</w:t>
      </w:r>
      <w:r>
        <w:rPr>
          <w:rFonts w:ascii="Georgia" w:eastAsia="Georgia" w:hAnsi="Georgia" w:cs="Georgia"/>
          <w:spacing w:val="19"/>
          <w:sz w:val="19"/>
          <w:szCs w:val="19"/>
        </w:rPr>
        <w:t xml:space="preserve"> </w:t>
      </w:r>
      <w:r>
        <w:rPr>
          <w:rFonts w:ascii="Georgia" w:eastAsia="Georgia" w:hAnsi="Georgia" w:cs="Georgia"/>
          <w:sz w:val="19"/>
          <w:szCs w:val="19"/>
        </w:rPr>
        <w:t>(air</w:t>
      </w:r>
      <w:r>
        <w:rPr>
          <w:rFonts w:ascii="Georgia" w:eastAsia="Georgia" w:hAnsi="Georgia" w:cs="Georgia"/>
          <w:spacing w:val="20"/>
          <w:sz w:val="19"/>
          <w:szCs w:val="19"/>
        </w:rPr>
        <w:t xml:space="preserve"> </w:t>
      </w:r>
      <w:r>
        <w:rPr>
          <w:rFonts w:ascii="Georgia" w:eastAsia="Georgia" w:hAnsi="Georgia" w:cs="Georgia"/>
          <w:sz w:val="19"/>
          <w:szCs w:val="19"/>
        </w:rPr>
        <w:t>trapping,</w:t>
      </w:r>
      <w:r>
        <w:rPr>
          <w:rFonts w:ascii="Georgia" w:eastAsia="Georgia" w:hAnsi="Georgia" w:cs="Georgia"/>
          <w:spacing w:val="32"/>
          <w:sz w:val="19"/>
          <w:szCs w:val="19"/>
        </w:rPr>
        <w:t xml:space="preserve"> </w:t>
      </w:r>
      <w:r>
        <w:rPr>
          <w:rFonts w:ascii="Georgia" w:eastAsia="Georgia" w:hAnsi="Georgia" w:cs="Georgia"/>
          <w:sz w:val="19"/>
          <w:szCs w:val="19"/>
        </w:rPr>
        <w:t>airway</w:t>
      </w:r>
      <w:r>
        <w:rPr>
          <w:rFonts w:ascii="Georgia" w:eastAsia="Georgia" w:hAnsi="Georgia" w:cs="Georgia"/>
          <w:spacing w:val="25"/>
          <w:sz w:val="19"/>
          <w:szCs w:val="19"/>
        </w:rPr>
        <w:t xml:space="preserve"> </w:t>
      </w:r>
      <w:r>
        <w:rPr>
          <w:rFonts w:ascii="Georgia" w:eastAsia="Georgia" w:hAnsi="Georgia" w:cs="Georgia"/>
          <w:sz w:val="19"/>
          <w:szCs w:val="19"/>
        </w:rPr>
        <w:t>collapsibility</w:t>
      </w:r>
      <w:r>
        <w:rPr>
          <w:rFonts w:ascii="Georgia" w:eastAsia="Georgia" w:hAnsi="Georgia" w:cs="Georgia"/>
          <w:spacing w:val="35"/>
          <w:sz w:val="19"/>
          <w:szCs w:val="19"/>
        </w:rPr>
        <w:t xml:space="preserve"> </w:t>
      </w:r>
      <w:r>
        <w:rPr>
          <w:rFonts w:ascii="Georgia" w:eastAsia="Georgia" w:hAnsi="Georgia" w:cs="Georgia"/>
          <w:sz w:val="19"/>
          <w:szCs w:val="19"/>
        </w:rPr>
        <w:t>and</w:t>
      </w:r>
      <w:r>
        <w:rPr>
          <w:rFonts w:ascii="Georgia" w:eastAsia="Georgia" w:hAnsi="Georgia" w:cs="Georgia"/>
          <w:spacing w:val="20"/>
          <w:sz w:val="19"/>
          <w:szCs w:val="19"/>
        </w:rPr>
        <w:t xml:space="preserve"> </w:t>
      </w:r>
      <w:r>
        <w:rPr>
          <w:rFonts w:ascii="Georgia" w:eastAsia="Georgia" w:hAnsi="Georgia" w:cs="Georgia"/>
          <w:sz w:val="19"/>
          <w:szCs w:val="19"/>
        </w:rPr>
        <w:t>remodeling,</w:t>
      </w:r>
      <w:r>
        <w:rPr>
          <w:rFonts w:ascii="Georgia" w:eastAsia="Georgia" w:hAnsi="Georgia" w:cs="Georgia"/>
          <w:spacing w:val="37"/>
          <w:sz w:val="19"/>
          <w:szCs w:val="19"/>
        </w:rPr>
        <w:t xml:space="preserve"> </w:t>
      </w:r>
      <w:r>
        <w:rPr>
          <w:rFonts w:ascii="Georgia" w:eastAsia="Georgia" w:hAnsi="Georgia" w:cs="Georgia"/>
          <w:sz w:val="19"/>
          <w:szCs w:val="19"/>
        </w:rPr>
        <w:t>and</w:t>
      </w:r>
      <w:r>
        <w:rPr>
          <w:rFonts w:ascii="Georgia" w:eastAsia="Georgia" w:hAnsi="Georgia" w:cs="Georgia"/>
          <w:spacing w:val="20"/>
          <w:sz w:val="19"/>
          <w:szCs w:val="19"/>
        </w:rPr>
        <w:t xml:space="preserve"> </w:t>
      </w:r>
      <w:r>
        <w:rPr>
          <w:rFonts w:ascii="Georgia" w:eastAsia="Georgia" w:hAnsi="Georgia" w:cs="Georgia"/>
          <w:sz w:val="19"/>
          <w:szCs w:val="19"/>
        </w:rPr>
        <w:t>pulmonary</w:t>
      </w:r>
      <w:r>
        <w:rPr>
          <w:rFonts w:ascii="Georgia" w:eastAsia="Georgia" w:hAnsi="Georgia" w:cs="Georgia"/>
          <w:spacing w:val="32"/>
          <w:sz w:val="19"/>
          <w:szCs w:val="19"/>
        </w:rPr>
        <w:t xml:space="preserve"> </w:t>
      </w:r>
      <w:r>
        <w:rPr>
          <w:rFonts w:ascii="Georgia" w:eastAsia="Georgia" w:hAnsi="Georgia" w:cs="Georgia"/>
          <w:sz w:val="19"/>
          <w:szCs w:val="19"/>
        </w:rPr>
        <w:t>blood</w:t>
      </w:r>
      <w:r>
        <w:rPr>
          <w:rFonts w:ascii="Georgia" w:eastAsia="Georgia" w:hAnsi="Georgia" w:cs="Georgia"/>
          <w:spacing w:val="23"/>
          <w:sz w:val="19"/>
          <w:szCs w:val="19"/>
        </w:rPr>
        <w:t xml:space="preserve"> </w:t>
      </w:r>
      <w:r>
        <w:rPr>
          <w:rFonts w:ascii="Georgia" w:eastAsia="Georgia" w:hAnsi="Georgia" w:cs="Georgia"/>
          <w:sz w:val="19"/>
          <w:szCs w:val="19"/>
        </w:rPr>
        <w:t>volume</w:t>
      </w:r>
      <w:r>
        <w:rPr>
          <w:rFonts w:ascii="Georgia" w:eastAsia="Georgia" w:hAnsi="Georgia" w:cs="Georgia"/>
          <w:spacing w:val="26"/>
          <w:sz w:val="19"/>
          <w:szCs w:val="19"/>
        </w:rPr>
        <w:t xml:space="preserve"> </w:t>
      </w:r>
      <w:r>
        <w:rPr>
          <w:rFonts w:ascii="Georgia" w:eastAsia="Georgia" w:hAnsi="Georgia" w:cs="Georgia"/>
          <w:sz w:val="19"/>
          <w:szCs w:val="19"/>
        </w:rPr>
        <w:t>and</w:t>
      </w:r>
      <w:r>
        <w:rPr>
          <w:rFonts w:ascii="Georgia" w:eastAsia="Georgia" w:hAnsi="Georgia" w:cs="Georgia"/>
          <w:spacing w:val="20"/>
          <w:sz w:val="19"/>
          <w:szCs w:val="19"/>
        </w:rPr>
        <w:t xml:space="preserve"> </w:t>
      </w:r>
      <w:r>
        <w:rPr>
          <w:rFonts w:ascii="Georgia" w:eastAsia="Georgia" w:hAnsi="Georgia" w:cs="Georgia"/>
          <w:sz w:val="19"/>
          <w:szCs w:val="19"/>
        </w:rPr>
        <w:t>vascular</w:t>
      </w:r>
      <w:r>
        <w:rPr>
          <w:rFonts w:ascii="Georgia" w:eastAsia="Georgia" w:hAnsi="Georgia" w:cs="Georgia"/>
          <w:spacing w:val="28"/>
          <w:sz w:val="19"/>
          <w:szCs w:val="19"/>
        </w:rPr>
        <w:t xml:space="preserve"> </w:t>
      </w:r>
      <w:r>
        <w:rPr>
          <w:rFonts w:ascii="Georgia" w:eastAsia="Georgia" w:hAnsi="Georgia" w:cs="Georgia"/>
          <w:w w:val="102"/>
          <w:sz w:val="19"/>
          <w:szCs w:val="19"/>
        </w:rPr>
        <w:t xml:space="preserve">pruning) </w:t>
      </w:r>
      <w:r>
        <w:rPr>
          <w:rFonts w:ascii="Georgia" w:eastAsia="Georgia" w:hAnsi="Georgia" w:cs="Georgia"/>
          <w:sz w:val="19"/>
          <w:szCs w:val="19"/>
        </w:rPr>
        <w:t>and</w:t>
      </w:r>
      <w:r>
        <w:rPr>
          <w:rFonts w:ascii="Georgia" w:eastAsia="Georgia" w:hAnsi="Georgia" w:cs="Georgia"/>
          <w:spacing w:val="5"/>
          <w:sz w:val="19"/>
          <w:szCs w:val="19"/>
        </w:rPr>
        <w:t xml:space="preserve"> </w:t>
      </w:r>
      <w:r>
        <w:rPr>
          <w:rFonts w:ascii="Georgia" w:eastAsia="Georgia" w:hAnsi="Georgia" w:cs="Georgia"/>
          <w:sz w:val="19"/>
          <w:szCs w:val="19"/>
        </w:rPr>
        <w:t>MR</w:t>
      </w:r>
      <w:r>
        <w:rPr>
          <w:rFonts w:ascii="Georgia" w:eastAsia="Georgia" w:hAnsi="Georgia" w:cs="Georgia"/>
          <w:spacing w:val="5"/>
          <w:sz w:val="19"/>
          <w:szCs w:val="19"/>
        </w:rPr>
        <w:t xml:space="preserve"> </w:t>
      </w:r>
      <w:r>
        <w:rPr>
          <w:rFonts w:ascii="Georgia" w:eastAsia="Georgia" w:hAnsi="Georgia" w:cs="Georgia"/>
          <w:sz w:val="19"/>
          <w:szCs w:val="19"/>
        </w:rPr>
        <w:t>(air</w:t>
      </w:r>
      <w:r>
        <w:rPr>
          <w:rFonts w:ascii="Georgia" w:eastAsia="Georgia" w:hAnsi="Georgia" w:cs="Georgia"/>
          <w:spacing w:val="5"/>
          <w:sz w:val="19"/>
          <w:szCs w:val="19"/>
        </w:rPr>
        <w:t xml:space="preserve"> </w:t>
      </w:r>
      <w:r>
        <w:rPr>
          <w:rFonts w:ascii="Georgia" w:eastAsia="Georgia" w:hAnsi="Georgia" w:cs="Georgia"/>
          <w:sz w:val="19"/>
          <w:szCs w:val="19"/>
        </w:rPr>
        <w:t>trapping,</w:t>
      </w:r>
      <w:r>
        <w:rPr>
          <w:rFonts w:ascii="Georgia" w:eastAsia="Georgia" w:hAnsi="Georgia" w:cs="Georgia"/>
          <w:spacing w:val="14"/>
          <w:sz w:val="19"/>
          <w:szCs w:val="19"/>
        </w:rPr>
        <w:t xml:space="preserve"> </w:t>
      </w:r>
      <w:r>
        <w:rPr>
          <w:rFonts w:ascii="Georgia" w:eastAsia="Georgia" w:hAnsi="Georgia" w:cs="Georgia"/>
          <w:sz w:val="19"/>
          <w:szCs w:val="19"/>
        </w:rPr>
        <w:t>perfusion</w:t>
      </w:r>
      <w:r>
        <w:rPr>
          <w:rFonts w:ascii="Georgia" w:eastAsia="Georgia" w:hAnsi="Georgia" w:cs="Georgia"/>
          <w:spacing w:val="15"/>
          <w:sz w:val="19"/>
          <w:szCs w:val="19"/>
        </w:rPr>
        <w:t xml:space="preserve"> </w:t>
      </w:r>
      <w:r>
        <w:rPr>
          <w:rFonts w:ascii="Georgia" w:eastAsia="Georgia" w:hAnsi="Georgia" w:cs="Georgia"/>
          <w:sz w:val="19"/>
          <w:szCs w:val="19"/>
        </w:rPr>
        <w:t>volume</w:t>
      </w:r>
      <w:r>
        <w:rPr>
          <w:rFonts w:ascii="Georgia" w:eastAsia="Georgia" w:hAnsi="Georgia" w:cs="Georgia"/>
          <w:spacing w:val="11"/>
          <w:sz w:val="19"/>
          <w:szCs w:val="19"/>
        </w:rPr>
        <w:t xml:space="preserve"> </w:t>
      </w:r>
      <w:r>
        <w:rPr>
          <w:rFonts w:ascii="Georgia" w:eastAsia="Georgia" w:hAnsi="Georgia" w:cs="Georgia"/>
          <w:sz w:val="19"/>
          <w:szCs w:val="19"/>
        </w:rPr>
        <w:t>defects,</w:t>
      </w:r>
      <w:r>
        <w:rPr>
          <w:rFonts w:ascii="Georgia" w:eastAsia="Georgia" w:hAnsi="Georgia" w:cs="Georgia"/>
          <w:spacing w:val="12"/>
          <w:sz w:val="19"/>
          <w:szCs w:val="19"/>
        </w:rPr>
        <w:t xml:space="preserve"> </w:t>
      </w:r>
      <w:r>
        <w:rPr>
          <w:rFonts w:ascii="Georgia" w:eastAsia="Georgia" w:hAnsi="Georgia" w:cs="Georgia"/>
          <w:sz w:val="19"/>
          <w:szCs w:val="19"/>
        </w:rPr>
        <w:t>and</w:t>
      </w:r>
      <w:r>
        <w:rPr>
          <w:rFonts w:ascii="Georgia" w:eastAsia="Georgia" w:hAnsi="Georgia" w:cs="Georgia"/>
          <w:spacing w:val="5"/>
          <w:sz w:val="19"/>
          <w:szCs w:val="19"/>
        </w:rPr>
        <w:t xml:space="preserve"> </w:t>
      </w:r>
      <w:r>
        <w:rPr>
          <w:rFonts w:ascii="Georgia" w:eastAsia="Georgia" w:hAnsi="Georgia" w:cs="Georgia"/>
          <w:sz w:val="19"/>
          <w:szCs w:val="19"/>
        </w:rPr>
        <w:t>hypoxic</w:t>
      </w:r>
      <w:r>
        <w:rPr>
          <w:rFonts w:ascii="Georgia" w:eastAsia="Georgia" w:hAnsi="Georgia" w:cs="Georgia"/>
          <w:spacing w:val="12"/>
          <w:sz w:val="19"/>
          <w:szCs w:val="19"/>
        </w:rPr>
        <w:t xml:space="preserve"> </w:t>
      </w:r>
      <w:r>
        <w:rPr>
          <w:rFonts w:ascii="Georgia" w:eastAsia="Georgia" w:hAnsi="Georgia" w:cs="Georgia"/>
          <w:sz w:val="19"/>
          <w:szCs w:val="19"/>
        </w:rPr>
        <w:t>vasoconstriction)</w:t>
      </w:r>
      <w:r>
        <w:rPr>
          <w:rFonts w:ascii="Georgia" w:eastAsia="Georgia" w:hAnsi="Georgia" w:cs="Georgia"/>
          <w:spacing w:val="28"/>
          <w:sz w:val="19"/>
          <w:szCs w:val="19"/>
        </w:rPr>
        <w:t xml:space="preserve"> </w:t>
      </w:r>
      <w:r>
        <w:rPr>
          <w:rFonts w:ascii="Georgia" w:eastAsia="Georgia" w:hAnsi="Georgia" w:cs="Georgia"/>
          <w:sz w:val="19"/>
          <w:szCs w:val="19"/>
        </w:rPr>
        <w:t>imaging</w:t>
      </w:r>
      <w:r>
        <w:rPr>
          <w:rFonts w:ascii="Georgia" w:eastAsia="Georgia" w:hAnsi="Georgia" w:cs="Georgia"/>
          <w:spacing w:val="13"/>
          <w:sz w:val="19"/>
          <w:szCs w:val="19"/>
        </w:rPr>
        <w:t xml:space="preserve"> </w:t>
      </w:r>
      <w:r>
        <w:rPr>
          <w:rFonts w:ascii="Georgia" w:eastAsia="Georgia" w:hAnsi="Georgia" w:cs="Georgia"/>
          <w:sz w:val="19"/>
          <w:szCs w:val="19"/>
        </w:rPr>
        <w:t>biomarkers</w:t>
      </w:r>
      <w:r>
        <w:rPr>
          <w:rFonts w:ascii="Georgia" w:eastAsia="Georgia" w:hAnsi="Georgia" w:cs="Georgia"/>
          <w:spacing w:val="18"/>
          <w:sz w:val="19"/>
          <w:szCs w:val="19"/>
        </w:rPr>
        <w:t xml:space="preserve"> </w:t>
      </w:r>
      <w:r>
        <w:rPr>
          <w:rFonts w:ascii="Georgia" w:eastAsia="Georgia" w:hAnsi="Georgia" w:cs="Georgia"/>
          <w:sz w:val="19"/>
          <w:szCs w:val="19"/>
        </w:rPr>
        <w:t>that</w:t>
      </w:r>
      <w:r>
        <w:rPr>
          <w:rFonts w:ascii="Georgia" w:eastAsia="Georgia" w:hAnsi="Georgia" w:cs="Georgia"/>
          <w:spacing w:val="6"/>
          <w:sz w:val="19"/>
          <w:szCs w:val="19"/>
        </w:rPr>
        <w:t xml:space="preserve"> </w:t>
      </w:r>
      <w:r>
        <w:rPr>
          <w:rFonts w:ascii="Georgia" w:eastAsia="Georgia" w:hAnsi="Georgia" w:cs="Georgia"/>
          <w:sz w:val="19"/>
          <w:szCs w:val="19"/>
        </w:rPr>
        <w:t>form</w:t>
      </w:r>
      <w:r>
        <w:rPr>
          <w:rFonts w:ascii="Georgia" w:eastAsia="Georgia" w:hAnsi="Georgia" w:cs="Georgia"/>
          <w:spacing w:val="7"/>
          <w:sz w:val="19"/>
          <w:szCs w:val="19"/>
        </w:rPr>
        <w:t xml:space="preserve"> </w:t>
      </w:r>
      <w:r>
        <w:rPr>
          <w:rFonts w:ascii="Georgia" w:eastAsia="Georgia" w:hAnsi="Georgia" w:cs="Georgia"/>
          <w:sz w:val="19"/>
          <w:szCs w:val="19"/>
        </w:rPr>
        <w:t>the</w:t>
      </w:r>
      <w:r>
        <w:rPr>
          <w:rFonts w:ascii="Georgia" w:eastAsia="Georgia" w:hAnsi="Georgia" w:cs="Georgia"/>
          <w:spacing w:val="4"/>
          <w:sz w:val="19"/>
          <w:szCs w:val="19"/>
        </w:rPr>
        <w:t xml:space="preserve"> </w:t>
      </w:r>
      <w:r>
        <w:rPr>
          <w:rFonts w:ascii="Georgia" w:eastAsia="Georgia" w:hAnsi="Georgia" w:cs="Georgia"/>
          <w:sz w:val="19"/>
          <w:szCs w:val="19"/>
        </w:rPr>
        <w:t>basis</w:t>
      </w:r>
      <w:r>
        <w:rPr>
          <w:rFonts w:ascii="Georgia" w:eastAsia="Georgia" w:hAnsi="Georgia" w:cs="Georgia"/>
          <w:spacing w:val="7"/>
          <w:sz w:val="19"/>
          <w:szCs w:val="19"/>
        </w:rPr>
        <w:t xml:space="preserve"> </w:t>
      </w:r>
      <w:r>
        <w:rPr>
          <w:rFonts w:ascii="Georgia" w:eastAsia="Georgia" w:hAnsi="Georgia" w:cs="Georgia"/>
          <w:sz w:val="19"/>
          <w:szCs w:val="19"/>
        </w:rPr>
        <w:t>for</w:t>
      </w:r>
      <w:r>
        <w:rPr>
          <w:rFonts w:ascii="Georgia" w:eastAsia="Georgia" w:hAnsi="Georgia" w:cs="Georgia"/>
          <w:spacing w:val="4"/>
          <w:sz w:val="19"/>
          <w:szCs w:val="19"/>
        </w:rPr>
        <w:t xml:space="preserve"> </w:t>
      </w:r>
      <w:r>
        <w:rPr>
          <w:rFonts w:ascii="Georgia" w:eastAsia="Georgia" w:hAnsi="Georgia" w:cs="Georgia"/>
          <w:w w:val="102"/>
          <w:sz w:val="19"/>
          <w:szCs w:val="19"/>
        </w:rPr>
        <w:t>the study.</w:t>
      </w:r>
    </w:p>
    <w:p w14:paraId="36DBC4FE" w14:textId="77777777" w:rsidR="00E61F9D" w:rsidRDefault="005C64D6">
      <w:pPr>
        <w:spacing w:before="59" w:after="0" w:line="277" w:lineRule="auto"/>
        <w:ind w:left="120" w:right="84"/>
        <w:jc w:val="both"/>
        <w:rPr>
          <w:rFonts w:ascii="Georgia" w:eastAsia="Georgia" w:hAnsi="Georgia" w:cs="Georgia"/>
          <w:sz w:val="19"/>
          <w:szCs w:val="19"/>
        </w:rPr>
      </w:pPr>
      <w:proofErr w:type="gramStart"/>
      <w:r>
        <w:rPr>
          <w:rFonts w:ascii="Georgia" w:eastAsia="Georgia" w:hAnsi="Georgia" w:cs="Georgia"/>
          <w:b/>
          <w:bCs/>
          <w:sz w:val="19"/>
          <w:szCs w:val="19"/>
        </w:rPr>
        <w:t>3(c.3.8)</w:t>
      </w:r>
      <w:r>
        <w:rPr>
          <w:rFonts w:ascii="Georgia" w:eastAsia="Georgia" w:hAnsi="Georgia" w:cs="Georgia"/>
          <w:b/>
          <w:bCs/>
          <w:spacing w:val="8"/>
          <w:sz w:val="19"/>
          <w:szCs w:val="19"/>
        </w:rPr>
        <w:t xml:space="preserve"> </w:t>
      </w:r>
      <w:r>
        <w:rPr>
          <w:rFonts w:ascii="Georgia" w:eastAsia="Georgia" w:hAnsi="Georgia" w:cs="Georgia"/>
          <w:b/>
          <w:bCs/>
          <w:sz w:val="19"/>
          <w:szCs w:val="19"/>
        </w:rPr>
        <w:t>Longitudinal</w:t>
      </w:r>
      <w:r>
        <w:rPr>
          <w:rFonts w:ascii="Georgia" w:eastAsia="Georgia" w:hAnsi="Georgia" w:cs="Georgia"/>
          <w:b/>
          <w:bCs/>
          <w:spacing w:val="18"/>
          <w:sz w:val="19"/>
          <w:szCs w:val="19"/>
        </w:rPr>
        <w:t xml:space="preserve"> </w:t>
      </w:r>
      <w:r>
        <w:rPr>
          <w:rFonts w:ascii="Georgia" w:eastAsia="Georgia" w:hAnsi="Georgia" w:cs="Georgia"/>
          <w:b/>
          <w:bCs/>
          <w:sz w:val="19"/>
          <w:szCs w:val="19"/>
        </w:rPr>
        <w:t>imaging</w:t>
      </w:r>
      <w:r>
        <w:rPr>
          <w:rFonts w:ascii="Georgia" w:eastAsia="Georgia" w:hAnsi="Georgia" w:cs="Georgia"/>
          <w:b/>
          <w:bCs/>
          <w:spacing w:val="9"/>
          <w:sz w:val="19"/>
          <w:szCs w:val="19"/>
        </w:rPr>
        <w:t xml:space="preserve"> </w:t>
      </w:r>
      <w:r>
        <w:rPr>
          <w:rFonts w:ascii="Georgia" w:eastAsia="Georgia" w:hAnsi="Georgia" w:cs="Georgia"/>
          <w:b/>
          <w:bCs/>
          <w:sz w:val="19"/>
          <w:szCs w:val="19"/>
        </w:rPr>
        <w:t>follow-up</w:t>
      </w:r>
      <w:proofErr w:type="gramEnd"/>
      <w:r>
        <w:rPr>
          <w:rFonts w:ascii="Georgia" w:eastAsia="Georgia" w:hAnsi="Georgia" w:cs="Georgia"/>
          <w:b/>
          <w:bCs/>
          <w:spacing w:val="12"/>
          <w:sz w:val="19"/>
          <w:szCs w:val="19"/>
        </w:rPr>
        <w:t xml:space="preserve"> </w:t>
      </w:r>
      <w:r>
        <w:rPr>
          <w:rFonts w:ascii="Georgia" w:eastAsia="Georgia" w:hAnsi="Georgia" w:cs="Georgia"/>
          <w:b/>
          <w:bCs/>
          <w:sz w:val="19"/>
          <w:szCs w:val="19"/>
        </w:rPr>
        <w:t>in</w:t>
      </w:r>
      <w:r>
        <w:rPr>
          <w:rFonts w:ascii="Georgia" w:eastAsia="Georgia" w:hAnsi="Georgia" w:cs="Georgia"/>
          <w:b/>
          <w:bCs/>
          <w:spacing w:val="-3"/>
          <w:sz w:val="19"/>
          <w:szCs w:val="19"/>
        </w:rPr>
        <w:t xml:space="preserve"> </w:t>
      </w:r>
      <w:r>
        <w:rPr>
          <w:rFonts w:ascii="Georgia" w:eastAsia="Georgia" w:hAnsi="Georgia" w:cs="Georgia"/>
          <w:b/>
          <w:bCs/>
          <w:sz w:val="19"/>
          <w:szCs w:val="19"/>
        </w:rPr>
        <w:t>COPD</w:t>
      </w:r>
      <w:r>
        <w:rPr>
          <w:rFonts w:ascii="Georgia" w:eastAsia="Georgia" w:hAnsi="Georgia" w:cs="Georgia"/>
          <w:b/>
          <w:bCs/>
          <w:spacing w:val="5"/>
          <w:sz w:val="19"/>
          <w:szCs w:val="19"/>
        </w:rPr>
        <w:t xml:space="preserve"> </w:t>
      </w:r>
      <w:r>
        <w:rPr>
          <w:rFonts w:ascii="Georgia" w:eastAsia="Georgia" w:hAnsi="Georgia" w:cs="Georgia"/>
          <w:b/>
          <w:bCs/>
          <w:sz w:val="19"/>
          <w:szCs w:val="19"/>
        </w:rPr>
        <w:t>and lung</w:t>
      </w:r>
      <w:r>
        <w:rPr>
          <w:rFonts w:ascii="Georgia" w:eastAsia="Georgia" w:hAnsi="Georgia" w:cs="Georgia"/>
          <w:b/>
          <w:bCs/>
          <w:spacing w:val="2"/>
          <w:sz w:val="19"/>
          <w:szCs w:val="19"/>
        </w:rPr>
        <w:t xml:space="preserve"> </w:t>
      </w:r>
      <w:r>
        <w:rPr>
          <w:rFonts w:ascii="Georgia" w:eastAsia="Georgia" w:hAnsi="Georgia" w:cs="Georgia"/>
          <w:b/>
          <w:bCs/>
          <w:sz w:val="19"/>
          <w:szCs w:val="19"/>
        </w:rPr>
        <w:t>cancer.</w:t>
      </w:r>
      <w:r>
        <w:rPr>
          <w:rFonts w:ascii="Georgia" w:eastAsia="Georgia" w:hAnsi="Georgia" w:cs="Georgia"/>
          <w:b/>
          <w:bCs/>
          <w:spacing w:val="25"/>
          <w:sz w:val="19"/>
          <w:szCs w:val="19"/>
        </w:rPr>
        <w:t xml:space="preserve"> </w:t>
      </w:r>
      <w:r>
        <w:rPr>
          <w:rFonts w:ascii="Georgia" w:eastAsia="Georgia" w:hAnsi="Georgia" w:cs="Georgia"/>
          <w:sz w:val="19"/>
          <w:szCs w:val="19"/>
        </w:rPr>
        <w:t>Our collaborator</w:t>
      </w:r>
      <w:r>
        <w:rPr>
          <w:rFonts w:ascii="Georgia" w:eastAsia="Georgia" w:hAnsi="Georgia" w:cs="Georgia"/>
          <w:spacing w:val="13"/>
          <w:sz w:val="19"/>
          <w:szCs w:val="19"/>
        </w:rPr>
        <w:t xml:space="preserve"> </w:t>
      </w:r>
      <w:proofErr w:type="spellStart"/>
      <w:r>
        <w:rPr>
          <w:rFonts w:ascii="Georgia" w:eastAsia="Georgia" w:hAnsi="Georgia" w:cs="Georgia"/>
          <w:b/>
          <w:bCs/>
          <w:sz w:val="19"/>
          <w:szCs w:val="19"/>
        </w:rPr>
        <w:t>Joon-Beom</w:t>
      </w:r>
      <w:proofErr w:type="spellEnd"/>
      <w:r>
        <w:rPr>
          <w:rFonts w:ascii="Georgia" w:eastAsia="Georgia" w:hAnsi="Georgia" w:cs="Georgia"/>
          <w:b/>
          <w:bCs/>
          <w:spacing w:val="15"/>
          <w:sz w:val="19"/>
          <w:szCs w:val="19"/>
        </w:rPr>
        <w:t xml:space="preserve"> </w:t>
      </w:r>
      <w:proofErr w:type="spellStart"/>
      <w:r>
        <w:rPr>
          <w:rFonts w:ascii="Georgia" w:eastAsia="Georgia" w:hAnsi="Georgia" w:cs="Georgia"/>
          <w:b/>
          <w:bCs/>
          <w:sz w:val="19"/>
          <w:szCs w:val="19"/>
        </w:rPr>
        <w:t>Seo</w:t>
      </w:r>
      <w:proofErr w:type="spellEnd"/>
      <w:r>
        <w:rPr>
          <w:rFonts w:ascii="Georgia" w:eastAsia="Georgia" w:hAnsi="Georgia" w:cs="Georgia"/>
          <w:sz w:val="19"/>
          <w:szCs w:val="19"/>
        </w:rPr>
        <w:t>,</w:t>
      </w:r>
      <w:r>
        <w:rPr>
          <w:rFonts w:ascii="Georgia" w:eastAsia="Georgia" w:hAnsi="Georgia" w:cs="Georgia"/>
          <w:spacing w:val="4"/>
          <w:sz w:val="19"/>
          <w:szCs w:val="19"/>
        </w:rPr>
        <w:t xml:space="preserve"> </w:t>
      </w:r>
      <w:proofErr w:type="spellStart"/>
      <w:r>
        <w:rPr>
          <w:rFonts w:ascii="Georgia" w:eastAsia="Georgia" w:hAnsi="Georgia" w:cs="Georgia"/>
          <w:b/>
          <w:bCs/>
          <w:sz w:val="19"/>
          <w:szCs w:val="19"/>
        </w:rPr>
        <w:t>Asan</w:t>
      </w:r>
      <w:proofErr w:type="spellEnd"/>
      <w:r>
        <w:rPr>
          <w:rFonts w:ascii="Georgia" w:eastAsia="Georgia" w:hAnsi="Georgia" w:cs="Georgia"/>
          <w:b/>
          <w:bCs/>
          <w:spacing w:val="3"/>
          <w:sz w:val="19"/>
          <w:szCs w:val="19"/>
        </w:rPr>
        <w:t xml:space="preserve"> </w:t>
      </w:r>
      <w:proofErr w:type="spellStart"/>
      <w:r>
        <w:rPr>
          <w:rFonts w:ascii="Georgia" w:eastAsia="Georgia" w:hAnsi="Georgia" w:cs="Georgia"/>
          <w:b/>
          <w:bCs/>
          <w:w w:val="102"/>
          <w:sz w:val="19"/>
          <w:szCs w:val="19"/>
        </w:rPr>
        <w:t>Medi</w:t>
      </w:r>
      <w:proofErr w:type="spellEnd"/>
      <w:r>
        <w:rPr>
          <w:rFonts w:ascii="Georgia" w:eastAsia="Georgia" w:hAnsi="Georgia" w:cs="Georgia"/>
          <w:b/>
          <w:bCs/>
          <w:w w:val="102"/>
          <w:sz w:val="19"/>
          <w:szCs w:val="19"/>
        </w:rPr>
        <w:t xml:space="preserve">- </w:t>
      </w:r>
      <w:proofErr w:type="spellStart"/>
      <w:r>
        <w:rPr>
          <w:rFonts w:ascii="Georgia" w:eastAsia="Georgia" w:hAnsi="Georgia" w:cs="Georgia"/>
          <w:b/>
          <w:bCs/>
          <w:sz w:val="19"/>
          <w:szCs w:val="19"/>
        </w:rPr>
        <w:t>cal</w:t>
      </w:r>
      <w:proofErr w:type="spellEnd"/>
      <w:r>
        <w:rPr>
          <w:rFonts w:ascii="Georgia" w:eastAsia="Georgia" w:hAnsi="Georgia" w:cs="Georgia"/>
          <w:b/>
          <w:bCs/>
          <w:spacing w:val="2"/>
          <w:sz w:val="19"/>
          <w:szCs w:val="19"/>
        </w:rPr>
        <w:t xml:space="preserve"> </w:t>
      </w:r>
      <w:r>
        <w:rPr>
          <w:rFonts w:ascii="Georgia" w:eastAsia="Georgia" w:hAnsi="Georgia" w:cs="Georgia"/>
          <w:b/>
          <w:bCs/>
          <w:sz w:val="19"/>
          <w:szCs w:val="19"/>
        </w:rPr>
        <w:t>Center</w:t>
      </w:r>
      <w:r>
        <w:rPr>
          <w:rFonts w:ascii="Georgia" w:eastAsia="Georgia" w:hAnsi="Georgia" w:cs="Georgia"/>
          <w:sz w:val="19"/>
          <w:szCs w:val="19"/>
        </w:rPr>
        <w:t>,</w:t>
      </w:r>
      <w:r>
        <w:rPr>
          <w:rFonts w:ascii="Georgia" w:eastAsia="Georgia" w:hAnsi="Georgia" w:cs="Georgia"/>
          <w:spacing w:val="12"/>
          <w:sz w:val="19"/>
          <w:szCs w:val="19"/>
        </w:rPr>
        <w:t xml:space="preserve"> </w:t>
      </w:r>
      <w:r>
        <w:rPr>
          <w:rFonts w:ascii="Georgia" w:eastAsia="Georgia" w:hAnsi="Georgia" w:cs="Georgia"/>
          <w:sz w:val="19"/>
          <w:szCs w:val="19"/>
        </w:rPr>
        <w:t>directs</w:t>
      </w:r>
      <w:r>
        <w:rPr>
          <w:rFonts w:ascii="Georgia" w:eastAsia="Georgia" w:hAnsi="Georgia" w:cs="Georgia"/>
          <w:spacing w:val="7"/>
          <w:sz w:val="19"/>
          <w:szCs w:val="19"/>
        </w:rPr>
        <w:t xml:space="preserve"> </w:t>
      </w:r>
      <w:r>
        <w:rPr>
          <w:rFonts w:ascii="Georgia" w:eastAsia="Georgia" w:hAnsi="Georgia" w:cs="Georgia"/>
          <w:sz w:val="19"/>
          <w:szCs w:val="19"/>
        </w:rPr>
        <w:t>the</w:t>
      </w:r>
      <w:r>
        <w:rPr>
          <w:rFonts w:ascii="Georgia" w:eastAsia="Georgia" w:hAnsi="Georgia" w:cs="Georgia"/>
          <w:spacing w:val="1"/>
          <w:sz w:val="19"/>
          <w:szCs w:val="19"/>
        </w:rPr>
        <w:t xml:space="preserve"> </w:t>
      </w:r>
      <w:r>
        <w:rPr>
          <w:rFonts w:ascii="Georgia" w:eastAsia="Georgia" w:hAnsi="Georgia" w:cs="Georgia"/>
          <w:sz w:val="19"/>
          <w:szCs w:val="19"/>
        </w:rPr>
        <w:t>imaging</w:t>
      </w:r>
      <w:r>
        <w:rPr>
          <w:rFonts w:ascii="Georgia" w:eastAsia="Georgia" w:hAnsi="Georgia" w:cs="Georgia"/>
          <w:spacing w:val="10"/>
          <w:sz w:val="19"/>
          <w:szCs w:val="19"/>
        </w:rPr>
        <w:t xml:space="preserve"> </w:t>
      </w:r>
      <w:r>
        <w:rPr>
          <w:rFonts w:ascii="Georgia" w:eastAsia="Georgia" w:hAnsi="Georgia" w:cs="Georgia"/>
          <w:sz w:val="19"/>
          <w:szCs w:val="19"/>
        </w:rPr>
        <w:t>component</w:t>
      </w:r>
      <w:r>
        <w:rPr>
          <w:rFonts w:ascii="Georgia" w:eastAsia="Georgia" w:hAnsi="Georgia" w:cs="Georgia"/>
          <w:spacing w:val="15"/>
          <w:sz w:val="19"/>
          <w:szCs w:val="19"/>
        </w:rPr>
        <w:t xml:space="preserve"> </w:t>
      </w:r>
      <w:r>
        <w:rPr>
          <w:rFonts w:ascii="Georgia" w:eastAsia="Georgia" w:hAnsi="Georgia" w:cs="Georgia"/>
          <w:sz w:val="19"/>
          <w:szCs w:val="19"/>
        </w:rPr>
        <w:t>of</w:t>
      </w:r>
      <w:r>
        <w:rPr>
          <w:rFonts w:ascii="Georgia" w:eastAsia="Georgia" w:hAnsi="Georgia" w:cs="Georgia"/>
          <w:spacing w:val="-1"/>
          <w:sz w:val="19"/>
          <w:szCs w:val="19"/>
        </w:rPr>
        <w:t xml:space="preserve"> </w:t>
      </w:r>
      <w:r>
        <w:rPr>
          <w:rFonts w:ascii="Georgia" w:eastAsia="Georgia" w:hAnsi="Georgia" w:cs="Georgia"/>
          <w:sz w:val="19"/>
          <w:szCs w:val="19"/>
        </w:rPr>
        <w:t>the</w:t>
      </w:r>
      <w:r>
        <w:rPr>
          <w:rFonts w:ascii="Georgia" w:eastAsia="Georgia" w:hAnsi="Georgia" w:cs="Georgia"/>
          <w:spacing w:val="1"/>
          <w:sz w:val="19"/>
          <w:szCs w:val="19"/>
        </w:rPr>
        <w:t xml:space="preserve"> </w:t>
      </w:r>
      <w:r>
        <w:rPr>
          <w:rFonts w:ascii="Georgia" w:eastAsia="Georgia" w:hAnsi="Georgia" w:cs="Georgia"/>
          <w:sz w:val="19"/>
          <w:szCs w:val="19"/>
        </w:rPr>
        <w:t>Korean</w:t>
      </w:r>
      <w:r>
        <w:rPr>
          <w:rFonts w:ascii="Georgia" w:eastAsia="Georgia" w:hAnsi="Georgia" w:cs="Georgia"/>
          <w:spacing w:val="8"/>
          <w:sz w:val="19"/>
          <w:szCs w:val="19"/>
        </w:rPr>
        <w:t xml:space="preserve"> </w:t>
      </w:r>
      <w:r>
        <w:rPr>
          <w:rFonts w:ascii="Georgia" w:eastAsia="Georgia" w:hAnsi="Georgia" w:cs="Georgia"/>
          <w:sz w:val="19"/>
          <w:szCs w:val="19"/>
        </w:rPr>
        <w:t>Obstructive</w:t>
      </w:r>
      <w:r>
        <w:rPr>
          <w:rFonts w:ascii="Georgia" w:eastAsia="Georgia" w:hAnsi="Georgia" w:cs="Georgia"/>
          <w:spacing w:val="16"/>
          <w:sz w:val="19"/>
          <w:szCs w:val="19"/>
        </w:rPr>
        <w:t xml:space="preserve"> </w:t>
      </w:r>
      <w:r>
        <w:rPr>
          <w:rFonts w:ascii="Georgia" w:eastAsia="Georgia" w:hAnsi="Georgia" w:cs="Georgia"/>
          <w:sz w:val="19"/>
          <w:szCs w:val="19"/>
        </w:rPr>
        <w:t>Lung</w:t>
      </w:r>
      <w:r>
        <w:rPr>
          <w:rFonts w:ascii="Georgia" w:eastAsia="Georgia" w:hAnsi="Georgia" w:cs="Georgia"/>
          <w:spacing w:val="5"/>
          <w:sz w:val="19"/>
          <w:szCs w:val="19"/>
        </w:rPr>
        <w:t xml:space="preserve"> </w:t>
      </w:r>
      <w:r>
        <w:rPr>
          <w:rFonts w:ascii="Georgia" w:eastAsia="Georgia" w:hAnsi="Georgia" w:cs="Georgia"/>
          <w:sz w:val="19"/>
          <w:szCs w:val="19"/>
        </w:rPr>
        <w:t>Disease</w:t>
      </w:r>
      <w:r>
        <w:rPr>
          <w:rFonts w:ascii="Georgia" w:eastAsia="Georgia" w:hAnsi="Georgia" w:cs="Georgia"/>
          <w:spacing w:val="9"/>
          <w:sz w:val="19"/>
          <w:szCs w:val="19"/>
        </w:rPr>
        <w:t xml:space="preserve"> </w:t>
      </w:r>
      <w:r>
        <w:rPr>
          <w:rFonts w:ascii="Georgia" w:eastAsia="Georgia" w:hAnsi="Georgia" w:cs="Georgia"/>
          <w:sz w:val="19"/>
          <w:szCs w:val="19"/>
        </w:rPr>
        <w:t>(KOLD)</w:t>
      </w:r>
      <w:r>
        <w:rPr>
          <w:rFonts w:ascii="Georgia" w:eastAsia="Georgia" w:hAnsi="Georgia" w:cs="Georgia"/>
          <w:spacing w:val="9"/>
          <w:sz w:val="19"/>
          <w:szCs w:val="19"/>
        </w:rPr>
        <w:t xml:space="preserve"> </w:t>
      </w:r>
      <w:r>
        <w:rPr>
          <w:rFonts w:ascii="Georgia" w:eastAsia="Georgia" w:hAnsi="Georgia" w:cs="Georgia"/>
          <w:sz w:val="19"/>
          <w:szCs w:val="19"/>
        </w:rPr>
        <w:t>cohort</w:t>
      </w:r>
      <w:r>
        <w:rPr>
          <w:rFonts w:ascii="Georgia" w:eastAsia="Georgia" w:hAnsi="Georgia" w:cs="Georgia"/>
          <w:spacing w:val="7"/>
          <w:sz w:val="19"/>
          <w:szCs w:val="19"/>
        </w:rPr>
        <w:t xml:space="preserve"> </w:t>
      </w:r>
      <w:r>
        <w:rPr>
          <w:rFonts w:ascii="Georgia" w:eastAsia="Georgia" w:hAnsi="Georgia" w:cs="Georgia"/>
          <w:sz w:val="19"/>
          <w:szCs w:val="19"/>
        </w:rPr>
        <w:t>study,</w:t>
      </w:r>
      <w:r>
        <w:rPr>
          <w:rFonts w:ascii="Georgia" w:eastAsia="Georgia" w:hAnsi="Georgia" w:cs="Georgia"/>
          <w:spacing w:val="7"/>
          <w:sz w:val="19"/>
          <w:szCs w:val="19"/>
        </w:rPr>
        <w:t xml:space="preserve"> </w:t>
      </w:r>
      <w:r>
        <w:rPr>
          <w:rFonts w:ascii="Georgia" w:eastAsia="Georgia" w:hAnsi="Georgia" w:cs="Georgia"/>
          <w:sz w:val="19"/>
          <w:szCs w:val="19"/>
        </w:rPr>
        <w:t>which</w:t>
      </w:r>
      <w:r>
        <w:rPr>
          <w:rFonts w:ascii="Georgia" w:eastAsia="Georgia" w:hAnsi="Georgia" w:cs="Georgia"/>
          <w:spacing w:val="6"/>
          <w:sz w:val="19"/>
          <w:szCs w:val="19"/>
        </w:rPr>
        <w:t xml:space="preserve"> </w:t>
      </w:r>
      <w:r>
        <w:rPr>
          <w:rFonts w:ascii="Georgia" w:eastAsia="Georgia" w:hAnsi="Georgia" w:cs="Georgia"/>
          <w:sz w:val="19"/>
          <w:szCs w:val="19"/>
        </w:rPr>
        <w:t>has</w:t>
      </w:r>
      <w:r>
        <w:rPr>
          <w:rFonts w:ascii="Georgia" w:eastAsia="Georgia" w:hAnsi="Georgia" w:cs="Georgia"/>
          <w:spacing w:val="2"/>
          <w:sz w:val="19"/>
          <w:szCs w:val="19"/>
        </w:rPr>
        <w:t xml:space="preserve"> </w:t>
      </w:r>
      <w:r>
        <w:rPr>
          <w:rFonts w:ascii="Georgia" w:eastAsia="Georgia" w:hAnsi="Georgia" w:cs="Georgia"/>
          <w:w w:val="102"/>
          <w:sz w:val="19"/>
          <w:szCs w:val="19"/>
        </w:rPr>
        <w:t xml:space="preserve">collected </w:t>
      </w:r>
      <w:r>
        <w:rPr>
          <w:rFonts w:ascii="Georgia" w:eastAsia="Georgia" w:hAnsi="Georgia" w:cs="Georgia"/>
          <w:sz w:val="19"/>
          <w:szCs w:val="19"/>
        </w:rPr>
        <w:t>over</w:t>
      </w:r>
      <w:r>
        <w:rPr>
          <w:rFonts w:ascii="Georgia" w:eastAsia="Georgia" w:hAnsi="Georgia" w:cs="Georgia"/>
          <w:spacing w:val="16"/>
          <w:sz w:val="19"/>
          <w:szCs w:val="19"/>
        </w:rPr>
        <w:t xml:space="preserve"> </w:t>
      </w:r>
      <w:r>
        <w:rPr>
          <w:rFonts w:ascii="Georgia" w:eastAsia="Georgia" w:hAnsi="Georgia" w:cs="Georgia"/>
          <w:sz w:val="19"/>
          <w:szCs w:val="19"/>
        </w:rPr>
        <w:t>1000</w:t>
      </w:r>
      <w:r>
        <w:rPr>
          <w:rFonts w:ascii="Georgia" w:eastAsia="Georgia" w:hAnsi="Georgia" w:cs="Georgia"/>
          <w:spacing w:val="18"/>
          <w:sz w:val="19"/>
          <w:szCs w:val="19"/>
        </w:rPr>
        <w:t xml:space="preserve"> </w:t>
      </w:r>
      <w:r>
        <w:rPr>
          <w:rFonts w:ascii="Georgia" w:eastAsia="Georgia" w:hAnsi="Georgia" w:cs="Georgia"/>
          <w:sz w:val="19"/>
          <w:szCs w:val="19"/>
        </w:rPr>
        <w:t>COPD</w:t>
      </w:r>
      <w:r>
        <w:rPr>
          <w:rFonts w:ascii="Georgia" w:eastAsia="Georgia" w:hAnsi="Georgia" w:cs="Georgia"/>
          <w:spacing w:val="19"/>
          <w:sz w:val="19"/>
          <w:szCs w:val="19"/>
        </w:rPr>
        <w:t xml:space="preserve"> </w:t>
      </w:r>
      <w:r>
        <w:rPr>
          <w:rFonts w:ascii="Georgia" w:eastAsia="Georgia" w:hAnsi="Georgia" w:cs="Georgia"/>
          <w:sz w:val="19"/>
          <w:szCs w:val="19"/>
        </w:rPr>
        <w:t>cases</w:t>
      </w:r>
      <w:r>
        <w:rPr>
          <w:rFonts w:ascii="Georgia" w:eastAsia="Georgia" w:hAnsi="Georgia" w:cs="Georgia"/>
          <w:spacing w:val="18"/>
          <w:sz w:val="19"/>
          <w:szCs w:val="19"/>
        </w:rPr>
        <w:t xml:space="preserve"> </w:t>
      </w:r>
      <w:r>
        <w:rPr>
          <w:rFonts w:ascii="Georgia" w:eastAsia="Georgia" w:hAnsi="Georgia" w:cs="Georgia"/>
          <w:sz w:val="19"/>
          <w:szCs w:val="19"/>
        </w:rPr>
        <w:t>from</w:t>
      </w:r>
      <w:r>
        <w:rPr>
          <w:rFonts w:ascii="Georgia" w:eastAsia="Georgia" w:hAnsi="Georgia" w:cs="Georgia"/>
          <w:spacing w:val="17"/>
          <w:sz w:val="19"/>
          <w:szCs w:val="19"/>
        </w:rPr>
        <w:t xml:space="preserve"> </w:t>
      </w:r>
      <w:r>
        <w:rPr>
          <w:rFonts w:ascii="Georgia" w:eastAsia="Georgia" w:hAnsi="Georgia" w:cs="Georgia"/>
          <w:sz w:val="19"/>
          <w:szCs w:val="19"/>
        </w:rPr>
        <w:t>17</w:t>
      </w:r>
      <w:r>
        <w:rPr>
          <w:rFonts w:ascii="Georgia" w:eastAsia="Georgia" w:hAnsi="Georgia" w:cs="Georgia"/>
          <w:spacing w:val="13"/>
          <w:sz w:val="19"/>
          <w:szCs w:val="19"/>
        </w:rPr>
        <w:t xml:space="preserve"> </w:t>
      </w:r>
      <w:r>
        <w:rPr>
          <w:rFonts w:ascii="Georgia" w:eastAsia="Georgia" w:hAnsi="Georgia" w:cs="Georgia"/>
          <w:sz w:val="19"/>
          <w:szCs w:val="19"/>
        </w:rPr>
        <w:t>participating</w:t>
      </w:r>
      <w:r>
        <w:rPr>
          <w:rFonts w:ascii="Georgia" w:eastAsia="Georgia" w:hAnsi="Georgia" w:cs="Georgia"/>
          <w:spacing w:val="31"/>
          <w:sz w:val="19"/>
          <w:szCs w:val="19"/>
        </w:rPr>
        <w:t xml:space="preserve"> </w:t>
      </w:r>
      <w:r>
        <w:rPr>
          <w:rFonts w:ascii="Georgia" w:eastAsia="Georgia" w:hAnsi="Georgia" w:cs="Georgia"/>
          <w:sz w:val="19"/>
          <w:szCs w:val="19"/>
        </w:rPr>
        <w:t>centers</w:t>
      </w:r>
      <w:r>
        <w:rPr>
          <w:rFonts w:ascii="Georgia" w:eastAsia="Georgia" w:hAnsi="Georgia" w:cs="Georgia"/>
          <w:spacing w:val="21"/>
          <w:sz w:val="19"/>
          <w:szCs w:val="19"/>
        </w:rPr>
        <w:t xml:space="preserve"> </w:t>
      </w:r>
      <w:r>
        <w:rPr>
          <w:rFonts w:ascii="Georgia" w:eastAsia="Georgia" w:hAnsi="Georgia" w:cs="Georgia"/>
          <w:sz w:val="19"/>
          <w:szCs w:val="19"/>
        </w:rPr>
        <w:t>with</w:t>
      </w:r>
      <w:r>
        <w:rPr>
          <w:rFonts w:ascii="Georgia" w:eastAsia="Georgia" w:hAnsi="Georgia" w:cs="Georgia"/>
          <w:spacing w:val="16"/>
          <w:sz w:val="19"/>
          <w:szCs w:val="19"/>
        </w:rPr>
        <w:t xml:space="preserve"> </w:t>
      </w:r>
      <w:r>
        <w:rPr>
          <w:rFonts w:ascii="Georgia" w:eastAsia="Georgia" w:hAnsi="Georgia" w:cs="Georgia"/>
          <w:sz w:val="19"/>
          <w:szCs w:val="19"/>
        </w:rPr>
        <w:t>repeated</w:t>
      </w:r>
      <w:r>
        <w:rPr>
          <w:rFonts w:ascii="Georgia" w:eastAsia="Georgia" w:hAnsi="Georgia" w:cs="Georgia"/>
          <w:spacing w:val="24"/>
          <w:sz w:val="19"/>
          <w:szCs w:val="19"/>
        </w:rPr>
        <w:t xml:space="preserve"> </w:t>
      </w:r>
      <w:r>
        <w:rPr>
          <w:rFonts w:ascii="Georgia" w:eastAsia="Georgia" w:hAnsi="Georgia" w:cs="Georgia"/>
          <w:sz w:val="19"/>
          <w:szCs w:val="19"/>
        </w:rPr>
        <w:t>imaging</w:t>
      </w:r>
      <w:r>
        <w:rPr>
          <w:rFonts w:ascii="Georgia" w:eastAsia="Georgia" w:hAnsi="Georgia" w:cs="Georgia"/>
          <w:spacing w:val="23"/>
          <w:sz w:val="19"/>
          <w:szCs w:val="19"/>
        </w:rPr>
        <w:t xml:space="preserve"> </w:t>
      </w:r>
      <w:r>
        <w:rPr>
          <w:rFonts w:ascii="Georgia" w:eastAsia="Georgia" w:hAnsi="Georgia" w:cs="Georgia"/>
          <w:sz w:val="19"/>
          <w:szCs w:val="19"/>
        </w:rPr>
        <w:t>since</w:t>
      </w:r>
      <w:r>
        <w:rPr>
          <w:rFonts w:ascii="Georgia" w:eastAsia="Georgia" w:hAnsi="Georgia" w:cs="Georgia"/>
          <w:spacing w:val="18"/>
          <w:sz w:val="19"/>
          <w:szCs w:val="19"/>
        </w:rPr>
        <w:t xml:space="preserve"> </w:t>
      </w:r>
      <w:r>
        <w:rPr>
          <w:rFonts w:ascii="Georgia" w:eastAsia="Georgia" w:hAnsi="Georgia" w:cs="Georgia"/>
          <w:sz w:val="19"/>
          <w:szCs w:val="19"/>
        </w:rPr>
        <w:t xml:space="preserve">2005. </w:t>
      </w:r>
      <w:r>
        <w:rPr>
          <w:rFonts w:ascii="Georgia" w:eastAsia="Georgia" w:hAnsi="Georgia" w:cs="Georgia"/>
          <w:spacing w:val="5"/>
          <w:sz w:val="19"/>
          <w:szCs w:val="19"/>
        </w:rPr>
        <w:t xml:space="preserve"> </w:t>
      </w:r>
      <w:r>
        <w:rPr>
          <w:rFonts w:ascii="Georgia" w:eastAsia="Georgia" w:hAnsi="Georgia" w:cs="Georgia"/>
          <w:sz w:val="19"/>
          <w:szCs w:val="19"/>
        </w:rPr>
        <w:t>He</w:t>
      </w:r>
      <w:r>
        <w:rPr>
          <w:rFonts w:ascii="Georgia" w:eastAsia="Georgia" w:hAnsi="Georgia" w:cs="Georgia"/>
          <w:spacing w:val="14"/>
          <w:sz w:val="19"/>
          <w:szCs w:val="19"/>
        </w:rPr>
        <w:t xml:space="preserve"> </w:t>
      </w:r>
      <w:r>
        <w:rPr>
          <w:rFonts w:ascii="Georgia" w:eastAsia="Georgia" w:hAnsi="Georgia" w:cs="Georgia"/>
          <w:sz w:val="19"/>
          <w:szCs w:val="19"/>
        </w:rPr>
        <w:t>also</w:t>
      </w:r>
      <w:r>
        <w:rPr>
          <w:rFonts w:ascii="Georgia" w:eastAsia="Georgia" w:hAnsi="Georgia" w:cs="Georgia"/>
          <w:spacing w:val="16"/>
          <w:sz w:val="19"/>
          <w:szCs w:val="19"/>
        </w:rPr>
        <w:t xml:space="preserve"> </w:t>
      </w:r>
      <w:r>
        <w:rPr>
          <w:rFonts w:ascii="Georgia" w:eastAsia="Georgia" w:hAnsi="Georgia" w:cs="Georgia"/>
          <w:sz w:val="19"/>
          <w:szCs w:val="19"/>
        </w:rPr>
        <w:t>leads</w:t>
      </w:r>
      <w:r>
        <w:rPr>
          <w:rFonts w:ascii="Georgia" w:eastAsia="Georgia" w:hAnsi="Georgia" w:cs="Georgia"/>
          <w:spacing w:val="18"/>
          <w:sz w:val="19"/>
          <w:szCs w:val="19"/>
        </w:rPr>
        <w:t xml:space="preserve"> </w:t>
      </w:r>
      <w:r>
        <w:rPr>
          <w:rFonts w:ascii="Georgia" w:eastAsia="Georgia" w:hAnsi="Georgia" w:cs="Georgia"/>
          <w:sz w:val="19"/>
          <w:szCs w:val="19"/>
        </w:rPr>
        <w:t>a</w:t>
      </w:r>
      <w:r>
        <w:rPr>
          <w:rFonts w:ascii="Georgia" w:eastAsia="Georgia" w:hAnsi="Georgia" w:cs="Georgia"/>
          <w:spacing w:val="12"/>
          <w:sz w:val="19"/>
          <w:szCs w:val="19"/>
        </w:rPr>
        <w:t xml:space="preserve"> </w:t>
      </w:r>
      <w:r>
        <w:rPr>
          <w:rFonts w:ascii="Georgia" w:eastAsia="Georgia" w:hAnsi="Georgia" w:cs="Georgia"/>
          <w:sz w:val="19"/>
          <w:szCs w:val="19"/>
        </w:rPr>
        <w:t>national</w:t>
      </w:r>
      <w:r>
        <w:rPr>
          <w:rFonts w:ascii="Georgia" w:eastAsia="Georgia" w:hAnsi="Georgia" w:cs="Georgia"/>
          <w:spacing w:val="23"/>
          <w:sz w:val="19"/>
          <w:szCs w:val="19"/>
        </w:rPr>
        <w:t xml:space="preserve"> </w:t>
      </w:r>
      <w:r>
        <w:rPr>
          <w:rFonts w:ascii="Georgia" w:eastAsia="Georgia" w:hAnsi="Georgia" w:cs="Georgia"/>
          <w:sz w:val="19"/>
          <w:szCs w:val="19"/>
        </w:rPr>
        <w:t>lung</w:t>
      </w:r>
      <w:r>
        <w:rPr>
          <w:rFonts w:ascii="Georgia" w:eastAsia="Georgia" w:hAnsi="Georgia" w:cs="Georgia"/>
          <w:spacing w:val="16"/>
          <w:sz w:val="19"/>
          <w:szCs w:val="19"/>
        </w:rPr>
        <w:t xml:space="preserve"> </w:t>
      </w:r>
      <w:r>
        <w:rPr>
          <w:rFonts w:ascii="Georgia" w:eastAsia="Georgia" w:hAnsi="Georgia" w:cs="Georgia"/>
          <w:w w:val="102"/>
          <w:sz w:val="19"/>
          <w:szCs w:val="19"/>
        </w:rPr>
        <w:t xml:space="preserve">cancer </w:t>
      </w:r>
      <w:proofErr w:type="spellStart"/>
      <w:r>
        <w:rPr>
          <w:rFonts w:ascii="Georgia" w:eastAsia="Georgia" w:hAnsi="Georgia" w:cs="Georgia"/>
          <w:sz w:val="19"/>
          <w:szCs w:val="19"/>
        </w:rPr>
        <w:t>radiomics</w:t>
      </w:r>
      <w:proofErr w:type="spellEnd"/>
      <w:r>
        <w:rPr>
          <w:rFonts w:ascii="Georgia" w:eastAsia="Georgia" w:hAnsi="Georgia" w:cs="Georgia"/>
          <w:spacing w:val="12"/>
          <w:sz w:val="19"/>
          <w:szCs w:val="19"/>
        </w:rPr>
        <w:t xml:space="preserve"> </w:t>
      </w:r>
      <w:r>
        <w:rPr>
          <w:rFonts w:ascii="Georgia" w:eastAsia="Georgia" w:hAnsi="Georgia" w:cs="Georgia"/>
          <w:sz w:val="19"/>
          <w:szCs w:val="19"/>
        </w:rPr>
        <w:t>project</w:t>
      </w:r>
      <w:r>
        <w:rPr>
          <w:rFonts w:ascii="Georgia" w:eastAsia="Georgia" w:hAnsi="Georgia" w:cs="Georgia"/>
          <w:spacing w:val="8"/>
          <w:sz w:val="19"/>
          <w:szCs w:val="19"/>
        </w:rPr>
        <w:t xml:space="preserve"> </w:t>
      </w:r>
      <w:r>
        <w:rPr>
          <w:rFonts w:ascii="Georgia" w:eastAsia="Georgia" w:hAnsi="Georgia" w:cs="Georgia"/>
          <w:sz w:val="19"/>
          <w:szCs w:val="19"/>
        </w:rPr>
        <w:t>that</w:t>
      </w:r>
      <w:r>
        <w:rPr>
          <w:rFonts w:ascii="Georgia" w:eastAsia="Georgia" w:hAnsi="Georgia" w:cs="Georgia"/>
          <w:spacing w:val="2"/>
          <w:sz w:val="19"/>
          <w:szCs w:val="19"/>
        </w:rPr>
        <w:t xml:space="preserve"> </w:t>
      </w:r>
      <w:r>
        <w:rPr>
          <w:rFonts w:ascii="Georgia" w:eastAsia="Georgia" w:hAnsi="Georgia" w:cs="Georgia"/>
          <w:sz w:val="19"/>
          <w:szCs w:val="19"/>
        </w:rPr>
        <w:t>has</w:t>
      </w:r>
      <w:r>
        <w:rPr>
          <w:rFonts w:ascii="Georgia" w:eastAsia="Georgia" w:hAnsi="Georgia" w:cs="Georgia"/>
          <w:spacing w:val="2"/>
          <w:sz w:val="19"/>
          <w:szCs w:val="19"/>
        </w:rPr>
        <w:t xml:space="preserve"> </w:t>
      </w:r>
      <w:r>
        <w:rPr>
          <w:rFonts w:ascii="Georgia" w:eastAsia="Georgia" w:hAnsi="Georgia" w:cs="Georgia"/>
          <w:sz w:val="19"/>
          <w:szCs w:val="19"/>
        </w:rPr>
        <w:t>accrued</w:t>
      </w:r>
      <w:r>
        <w:rPr>
          <w:rFonts w:ascii="Georgia" w:eastAsia="Georgia" w:hAnsi="Georgia" w:cs="Georgia"/>
          <w:spacing w:val="8"/>
          <w:sz w:val="19"/>
          <w:szCs w:val="19"/>
        </w:rPr>
        <w:t xml:space="preserve"> </w:t>
      </w:r>
      <w:r>
        <w:rPr>
          <w:rFonts w:ascii="Georgia" w:eastAsia="Georgia" w:hAnsi="Georgia" w:cs="Georgia"/>
          <w:sz w:val="19"/>
          <w:szCs w:val="19"/>
        </w:rPr>
        <w:t>800</w:t>
      </w:r>
      <w:r>
        <w:rPr>
          <w:rFonts w:ascii="Georgia" w:eastAsia="Georgia" w:hAnsi="Georgia" w:cs="Georgia"/>
          <w:spacing w:val="3"/>
          <w:sz w:val="19"/>
          <w:szCs w:val="19"/>
        </w:rPr>
        <w:t xml:space="preserve"> </w:t>
      </w:r>
      <w:r>
        <w:rPr>
          <w:rFonts w:ascii="Georgia" w:eastAsia="Georgia" w:hAnsi="Georgia" w:cs="Georgia"/>
          <w:sz w:val="19"/>
          <w:szCs w:val="19"/>
        </w:rPr>
        <w:t>cases</w:t>
      </w:r>
      <w:r>
        <w:rPr>
          <w:rFonts w:ascii="Georgia" w:eastAsia="Georgia" w:hAnsi="Georgia" w:cs="Georgia"/>
          <w:spacing w:val="5"/>
          <w:sz w:val="19"/>
          <w:szCs w:val="19"/>
        </w:rPr>
        <w:t xml:space="preserve"> </w:t>
      </w:r>
      <w:r>
        <w:rPr>
          <w:rFonts w:ascii="Georgia" w:eastAsia="Georgia" w:hAnsi="Georgia" w:cs="Georgia"/>
          <w:sz w:val="19"/>
          <w:szCs w:val="19"/>
        </w:rPr>
        <w:t>to</w:t>
      </w:r>
      <w:r>
        <w:rPr>
          <w:rFonts w:ascii="Georgia" w:eastAsia="Georgia" w:hAnsi="Georgia" w:cs="Georgia"/>
          <w:spacing w:val="-2"/>
          <w:sz w:val="19"/>
          <w:szCs w:val="19"/>
        </w:rPr>
        <w:t xml:space="preserve"> </w:t>
      </w:r>
      <w:r>
        <w:rPr>
          <w:rFonts w:ascii="Georgia" w:eastAsia="Georgia" w:hAnsi="Georgia" w:cs="Georgia"/>
          <w:sz w:val="19"/>
          <w:szCs w:val="19"/>
        </w:rPr>
        <w:t>date.</w:t>
      </w:r>
      <w:r>
        <w:rPr>
          <w:rFonts w:ascii="Georgia" w:eastAsia="Georgia" w:hAnsi="Georgia" w:cs="Georgia"/>
          <w:spacing w:val="23"/>
          <w:sz w:val="19"/>
          <w:szCs w:val="19"/>
        </w:rPr>
        <w:t xml:space="preserve"> </w:t>
      </w:r>
      <w:r>
        <w:rPr>
          <w:rFonts w:ascii="Georgia" w:eastAsia="Georgia" w:hAnsi="Georgia" w:cs="Georgia"/>
          <w:sz w:val="19"/>
          <w:szCs w:val="19"/>
        </w:rPr>
        <w:t>In</w:t>
      </w:r>
      <w:r>
        <w:rPr>
          <w:rFonts w:ascii="Georgia" w:eastAsia="Georgia" w:hAnsi="Georgia" w:cs="Georgia"/>
          <w:spacing w:val="1"/>
          <w:sz w:val="19"/>
          <w:szCs w:val="19"/>
        </w:rPr>
        <w:t xml:space="preserve"> </w:t>
      </w:r>
      <w:r>
        <w:rPr>
          <w:rFonts w:ascii="Georgia" w:eastAsia="Georgia" w:hAnsi="Georgia" w:cs="Georgia"/>
          <w:sz w:val="19"/>
          <w:szCs w:val="19"/>
        </w:rPr>
        <w:t>both</w:t>
      </w:r>
      <w:r>
        <w:rPr>
          <w:rFonts w:ascii="Georgia" w:eastAsia="Georgia" w:hAnsi="Georgia" w:cs="Georgia"/>
          <w:spacing w:val="4"/>
          <w:sz w:val="19"/>
          <w:szCs w:val="19"/>
        </w:rPr>
        <w:t xml:space="preserve"> </w:t>
      </w:r>
      <w:r>
        <w:rPr>
          <w:rFonts w:ascii="Georgia" w:eastAsia="Georgia" w:hAnsi="Georgia" w:cs="Georgia"/>
          <w:sz w:val="19"/>
          <w:szCs w:val="19"/>
        </w:rPr>
        <w:t>studies,</w:t>
      </w:r>
      <w:r>
        <w:rPr>
          <w:rFonts w:ascii="Georgia" w:eastAsia="Georgia" w:hAnsi="Georgia" w:cs="Georgia"/>
          <w:spacing w:val="10"/>
          <w:sz w:val="19"/>
          <w:szCs w:val="19"/>
        </w:rPr>
        <w:t xml:space="preserve"> </w:t>
      </w:r>
      <w:r>
        <w:rPr>
          <w:rFonts w:ascii="Georgia" w:eastAsia="Georgia" w:hAnsi="Georgia" w:cs="Georgia"/>
          <w:sz w:val="19"/>
          <w:szCs w:val="19"/>
        </w:rPr>
        <w:t>robust</w:t>
      </w:r>
      <w:r>
        <w:rPr>
          <w:rFonts w:ascii="Georgia" w:eastAsia="Georgia" w:hAnsi="Georgia" w:cs="Georgia"/>
          <w:spacing w:val="7"/>
          <w:sz w:val="19"/>
          <w:szCs w:val="19"/>
        </w:rPr>
        <w:t xml:space="preserve"> </w:t>
      </w:r>
      <w:r>
        <w:rPr>
          <w:rFonts w:ascii="Georgia" w:eastAsia="Georgia" w:hAnsi="Georgia" w:cs="Georgia"/>
          <w:sz w:val="19"/>
          <w:szCs w:val="19"/>
        </w:rPr>
        <w:t>image</w:t>
      </w:r>
      <w:r>
        <w:rPr>
          <w:rFonts w:ascii="Georgia" w:eastAsia="Georgia" w:hAnsi="Georgia" w:cs="Georgia"/>
          <w:spacing w:val="6"/>
          <w:sz w:val="19"/>
          <w:szCs w:val="19"/>
        </w:rPr>
        <w:t xml:space="preserve"> </w:t>
      </w:r>
      <w:r>
        <w:rPr>
          <w:rFonts w:ascii="Georgia" w:eastAsia="Georgia" w:hAnsi="Georgia" w:cs="Georgia"/>
          <w:sz w:val="19"/>
          <w:szCs w:val="19"/>
        </w:rPr>
        <w:t>registration</w:t>
      </w:r>
      <w:r>
        <w:rPr>
          <w:rFonts w:ascii="Georgia" w:eastAsia="Georgia" w:hAnsi="Georgia" w:cs="Georgia"/>
          <w:spacing w:val="15"/>
          <w:sz w:val="19"/>
          <w:szCs w:val="19"/>
        </w:rPr>
        <w:t xml:space="preserve"> </w:t>
      </w:r>
      <w:r>
        <w:rPr>
          <w:rFonts w:ascii="Georgia" w:eastAsia="Georgia" w:hAnsi="Georgia" w:cs="Georgia"/>
          <w:sz w:val="19"/>
          <w:szCs w:val="19"/>
        </w:rPr>
        <w:t>is</w:t>
      </w:r>
      <w:r>
        <w:rPr>
          <w:rFonts w:ascii="Georgia" w:eastAsia="Georgia" w:hAnsi="Georgia" w:cs="Georgia"/>
          <w:spacing w:val="-1"/>
          <w:sz w:val="19"/>
          <w:szCs w:val="19"/>
        </w:rPr>
        <w:t xml:space="preserve"> </w:t>
      </w:r>
      <w:r>
        <w:rPr>
          <w:rFonts w:ascii="Georgia" w:eastAsia="Georgia" w:hAnsi="Georgia" w:cs="Georgia"/>
          <w:sz w:val="19"/>
          <w:szCs w:val="19"/>
        </w:rPr>
        <w:t>essential</w:t>
      </w:r>
      <w:r>
        <w:rPr>
          <w:rFonts w:ascii="Georgia" w:eastAsia="Georgia" w:hAnsi="Georgia" w:cs="Georgia"/>
          <w:spacing w:val="10"/>
          <w:sz w:val="19"/>
          <w:szCs w:val="19"/>
        </w:rPr>
        <w:t xml:space="preserve"> </w:t>
      </w:r>
      <w:r>
        <w:rPr>
          <w:rFonts w:ascii="Georgia" w:eastAsia="Georgia" w:hAnsi="Georgia" w:cs="Georgia"/>
          <w:sz w:val="19"/>
          <w:szCs w:val="19"/>
        </w:rPr>
        <w:t>to</w:t>
      </w:r>
      <w:r>
        <w:rPr>
          <w:rFonts w:ascii="Georgia" w:eastAsia="Georgia" w:hAnsi="Georgia" w:cs="Georgia"/>
          <w:spacing w:val="-1"/>
          <w:sz w:val="19"/>
          <w:szCs w:val="19"/>
        </w:rPr>
        <w:t xml:space="preserve"> </w:t>
      </w:r>
      <w:r>
        <w:rPr>
          <w:rFonts w:ascii="Georgia" w:eastAsia="Georgia" w:hAnsi="Georgia" w:cs="Georgia"/>
          <w:sz w:val="19"/>
          <w:szCs w:val="19"/>
        </w:rPr>
        <w:t>tracking</w:t>
      </w:r>
      <w:r>
        <w:rPr>
          <w:rFonts w:ascii="Georgia" w:eastAsia="Georgia" w:hAnsi="Georgia" w:cs="Georgia"/>
          <w:spacing w:val="9"/>
          <w:sz w:val="19"/>
          <w:szCs w:val="19"/>
        </w:rPr>
        <w:t xml:space="preserve"> </w:t>
      </w:r>
      <w:r>
        <w:rPr>
          <w:rFonts w:ascii="Georgia" w:eastAsia="Georgia" w:hAnsi="Georgia" w:cs="Georgia"/>
          <w:w w:val="102"/>
          <w:sz w:val="19"/>
          <w:szCs w:val="19"/>
        </w:rPr>
        <w:t xml:space="preserve">changes </w:t>
      </w:r>
      <w:r>
        <w:rPr>
          <w:rFonts w:ascii="Georgia" w:eastAsia="Georgia" w:hAnsi="Georgia" w:cs="Georgia"/>
          <w:sz w:val="19"/>
          <w:szCs w:val="19"/>
        </w:rPr>
        <w:t>over</w:t>
      </w:r>
      <w:r>
        <w:rPr>
          <w:rFonts w:ascii="Georgia" w:eastAsia="Georgia" w:hAnsi="Georgia" w:cs="Georgia"/>
          <w:spacing w:val="8"/>
          <w:sz w:val="19"/>
          <w:szCs w:val="19"/>
        </w:rPr>
        <w:t xml:space="preserve"> </w:t>
      </w:r>
      <w:r>
        <w:rPr>
          <w:rFonts w:ascii="Georgia" w:eastAsia="Georgia" w:hAnsi="Georgia" w:cs="Georgia"/>
          <w:sz w:val="19"/>
          <w:szCs w:val="19"/>
        </w:rPr>
        <w:t>time,</w:t>
      </w:r>
      <w:r>
        <w:rPr>
          <w:rFonts w:ascii="Georgia" w:eastAsia="Georgia" w:hAnsi="Georgia" w:cs="Georgia"/>
          <w:spacing w:val="10"/>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sz w:val="19"/>
          <w:szCs w:val="19"/>
        </w:rPr>
        <w:t>segmentation</w:t>
      </w:r>
      <w:r>
        <w:rPr>
          <w:rFonts w:ascii="Georgia" w:eastAsia="Georgia" w:hAnsi="Georgia" w:cs="Georgia"/>
          <w:spacing w:val="24"/>
          <w:sz w:val="19"/>
          <w:szCs w:val="19"/>
        </w:rPr>
        <w:t xml:space="preserve"> </w:t>
      </w:r>
      <w:r>
        <w:rPr>
          <w:rFonts w:ascii="Georgia" w:eastAsia="Georgia" w:hAnsi="Georgia" w:cs="Georgia"/>
          <w:sz w:val="19"/>
          <w:szCs w:val="19"/>
        </w:rPr>
        <w:t>is</w:t>
      </w:r>
      <w:r>
        <w:rPr>
          <w:rFonts w:ascii="Georgia" w:eastAsia="Georgia" w:hAnsi="Georgia" w:cs="Georgia"/>
          <w:spacing w:val="4"/>
          <w:sz w:val="19"/>
          <w:szCs w:val="19"/>
        </w:rPr>
        <w:t xml:space="preserve"> </w:t>
      </w:r>
      <w:r>
        <w:rPr>
          <w:rFonts w:ascii="Georgia" w:eastAsia="Georgia" w:hAnsi="Georgia" w:cs="Georgia"/>
          <w:sz w:val="19"/>
          <w:szCs w:val="19"/>
        </w:rPr>
        <w:t>an</w:t>
      </w:r>
      <w:r>
        <w:rPr>
          <w:rFonts w:ascii="Georgia" w:eastAsia="Georgia" w:hAnsi="Georgia" w:cs="Georgia"/>
          <w:spacing w:val="5"/>
          <w:sz w:val="19"/>
          <w:szCs w:val="19"/>
        </w:rPr>
        <w:t xml:space="preserve"> </w:t>
      </w:r>
      <w:r>
        <w:rPr>
          <w:rFonts w:ascii="Georgia" w:eastAsia="Georgia" w:hAnsi="Georgia" w:cs="Georgia"/>
          <w:sz w:val="19"/>
          <w:szCs w:val="19"/>
        </w:rPr>
        <w:t>additional</w:t>
      </w:r>
      <w:r>
        <w:rPr>
          <w:rFonts w:ascii="Georgia" w:eastAsia="Georgia" w:hAnsi="Georgia" w:cs="Georgia"/>
          <w:spacing w:val="18"/>
          <w:sz w:val="19"/>
          <w:szCs w:val="19"/>
        </w:rPr>
        <w:t xml:space="preserve"> </w:t>
      </w:r>
      <w:r>
        <w:rPr>
          <w:rFonts w:ascii="Georgia" w:eastAsia="Georgia" w:hAnsi="Georgia" w:cs="Georgia"/>
          <w:sz w:val="19"/>
          <w:szCs w:val="19"/>
        </w:rPr>
        <w:t>requirement</w:t>
      </w:r>
      <w:r>
        <w:rPr>
          <w:rFonts w:ascii="Georgia" w:eastAsia="Georgia" w:hAnsi="Georgia" w:cs="Georgia"/>
          <w:spacing w:val="22"/>
          <w:sz w:val="19"/>
          <w:szCs w:val="19"/>
        </w:rPr>
        <w:t xml:space="preserve"> </w:t>
      </w:r>
      <w:r>
        <w:rPr>
          <w:rFonts w:ascii="Georgia" w:eastAsia="Georgia" w:hAnsi="Georgia" w:cs="Georgia"/>
          <w:sz w:val="19"/>
          <w:szCs w:val="19"/>
        </w:rPr>
        <w:t>to</w:t>
      </w:r>
      <w:r>
        <w:rPr>
          <w:rFonts w:ascii="Georgia" w:eastAsia="Georgia" w:hAnsi="Georgia" w:cs="Georgia"/>
          <w:spacing w:val="4"/>
          <w:sz w:val="19"/>
          <w:szCs w:val="19"/>
        </w:rPr>
        <w:t xml:space="preserve"> </w:t>
      </w:r>
      <w:r>
        <w:rPr>
          <w:rFonts w:ascii="Georgia" w:eastAsia="Georgia" w:hAnsi="Georgia" w:cs="Georgia"/>
          <w:sz w:val="19"/>
          <w:szCs w:val="19"/>
        </w:rPr>
        <w:t>support</w:t>
      </w:r>
      <w:r>
        <w:rPr>
          <w:rFonts w:ascii="Georgia" w:eastAsia="Georgia" w:hAnsi="Georgia" w:cs="Georgia"/>
          <w:spacing w:val="14"/>
          <w:sz w:val="19"/>
          <w:szCs w:val="19"/>
        </w:rPr>
        <w:t xml:space="preserve"> </w:t>
      </w:r>
      <w:r>
        <w:rPr>
          <w:rFonts w:ascii="Georgia" w:eastAsia="Georgia" w:hAnsi="Georgia" w:cs="Georgia"/>
          <w:sz w:val="19"/>
          <w:szCs w:val="19"/>
        </w:rPr>
        <w:t>automated</w:t>
      </w:r>
      <w:r>
        <w:rPr>
          <w:rFonts w:ascii="Georgia" w:eastAsia="Georgia" w:hAnsi="Georgia" w:cs="Georgia"/>
          <w:spacing w:val="19"/>
          <w:sz w:val="19"/>
          <w:szCs w:val="19"/>
        </w:rPr>
        <w:t xml:space="preserve"> </w:t>
      </w:r>
      <w:r>
        <w:rPr>
          <w:rFonts w:ascii="Georgia" w:eastAsia="Georgia" w:hAnsi="Georgia" w:cs="Georgia"/>
          <w:sz w:val="19"/>
          <w:szCs w:val="19"/>
        </w:rPr>
        <w:t>lesion</w:t>
      </w:r>
      <w:r>
        <w:rPr>
          <w:rFonts w:ascii="Georgia" w:eastAsia="Georgia" w:hAnsi="Georgia" w:cs="Georgia"/>
          <w:spacing w:val="11"/>
          <w:sz w:val="19"/>
          <w:szCs w:val="19"/>
        </w:rPr>
        <w:t xml:space="preserve"> </w:t>
      </w:r>
      <w:r>
        <w:rPr>
          <w:rFonts w:ascii="Georgia" w:eastAsia="Georgia" w:hAnsi="Georgia" w:cs="Georgia"/>
          <w:sz w:val="19"/>
          <w:szCs w:val="19"/>
        </w:rPr>
        <w:t>delineation</w:t>
      </w:r>
      <w:r>
        <w:rPr>
          <w:rFonts w:ascii="Georgia" w:eastAsia="Georgia" w:hAnsi="Georgia" w:cs="Georgia"/>
          <w:spacing w:val="20"/>
          <w:sz w:val="19"/>
          <w:szCs w:val="19"/>
        </w:rPr>
        <w:t xml:space="preserve"> </w:t>
      </w:r>
      <w:r>
        <w:rPr>
          <w:rFonts w:ascii="Georgia" w:eastAsia="Georgia" w:hAnsi="Georgia" w:cs="Georgia"/>
          <w:sz w:val="19"/>
          <w:szCs w:val="19"/>
        </w:rPr>
        <w:t>for</w:t>
      </w:r>
      <w:r>
        <w:rPr>
          <w:rFonts w:ascii="Georgia" w:eastAsia="Georgia" w:hAnsi="Georgia" w:cs="Georgia"/>
          <w:spacing w:val="6"/>
          <w:sz w:val="19"/>
          <w:szCs w:val="19"/>
        </w:rPr>
        <w:t xml:space="preserve"> </w:t>
      </w:r>
      <w:r>
        <w:rPr>
          <w:rFonts w:ascii="Georgia" w:eastAsia="Georgia" w:hAnsi="Georgia" w:cs="Georgia"/>
          <w:sz w:val="19"/>
          <w:szCs w:val="19"/>
        </w:rPr>
        <w:t>the</w:t>
      </w:r>
      <w:r>
        <w:rPr>
          <w:rFonts w:ascii="Georgia" w:eastAsia="Georgia" w:hAnsi="Georgia" w:cs="Georgia"/>
          <w:spacing w:val="6"/>
          <w:sz w:val="19"/>
          <w:szCs w:val="19"/>
        </w:rPr>
        <w:t xml:space="preserve"> </w:t>
      </w:r>
      <w:r>
        <w:rPr>
          <w:rFonts w:ascii="Georgia" w:eastAsia="Georgia" w:hAnsi="Georgia" w:cs="Georgia"/>
          <w:sz w:val="19"/>
          <w:szCs w:val="19"/>
        </w:rPr>
        <w:t>cancer</w:t>
      </w:r>
      <w:r>
        <w:rPr>
          <w:rFonts w:ascii="Georgia" w:eastAsia="Georgia" w:hAnsi="Georgia" w:cs="Georgia"/>
          <w:spacing w:val="12"/>
          <w:sz w:val="19"/>
          <w:szCs w:val="19"/>
        </w:rPr>
        <w:t xml:space="preserve"> </w:t>
      </w:r>
      <w:r>
        <w:rPr>
          <w:rFonts w:ascii="Georgia" w:eastAsia="Georgia" w:hAnsi="Georgia" w:cs="Georgia"/>
          <w:w w:val="102"/>
          <w:sz w:val="19"/>
          <w:szCs w:val="19"/>
        </w:rPr>
        <w:t>project.</w:t>
      </w:r>
    </w:p>
    <w:p w14:paraId="2821028A" w14:textId="77777777" w:rsidR="00E61F9D" w:rsidRDefault="005C64D6">
      <w:pPr>
        <w:spacing w:before="60" w:after="0" w:line="277" w:lineRule="auto"/>
        <w:ind w:left="115" w:right="52" w:firstLine="5"/>
        <w:jc w:val="both"/>
        <w:rPr>
          <w:rFonts w:ascii="Georgia" w:eastAsia="Georgia" w:hAnsi="Georgia" w:cs="Georgia"/>
          <w:sz w:val="19"/>
          <w:szCs w:val="19"/>
        </w:rPr>
      </w:pPr>
      <w:r>
        <w:rPr>
          <w:rFonts w:ascii="Georgia" w:eastAsia="Georgia" w:hAnsi="Georgia" w:cs="Georgia"/>
          <w:b/>
          <w:bCs/>
          <w:sz w:val="19"/>
          <w:szCs w:val="19"/>
        </w:rPr>
        <w:t>3(c.3.9)</w:t>
      </w:r>
      <w:r>
        <w:rPr>
          <w:rFonts w:ascii="Georgia" w:eastAsia="Georgia" w:hAnsi="Georgia" w:cs="Georgia"/>
          <w:b/>
          <w:bCs/>
          <w:spacing w:val="34"/>
          <w:sz w:val="19"/>
          <w:szCs w:val="19"/>
        </w:rPr>
        <w:t xml:space="preserve"> </w:t>
      </w:r>
      <w:r>
        <w:rPr>
          <w:rFonts w:ascii="Georgia" w:eastAsia="Georgia" w:hAnsi="Georgia" w:cs="Georgia"/>
          <w:b/>
          <w:bCs/>
          <w:sz w:val="19"/>
          <w:szCs w:val="19"/>
        </w:rPr>
        <w:t>Advanced</w:t>
      </w:r>
      <w:r>
        <w:rPr>
          <w:rFonts w:ascii="Georgia" w:eastAsia="Georgia" w:hAnsi="Georgia" w:cs="Georgia"/>
          <w:b/>
          <w:bCs/>
          <w:spacing w:val="38"/>
          <w:sz w:val="19"/>
          <w:szCs w:val="19"/>
        </w:rPr>
        <w:t xml:space="preserve"> </w:t>
      </w:r>
      <w:r>
        <w:rPr>
          <w:rFonts w:ascii="Georgia" w:eastAsia="Georgia" w:hAnsi="Georgia" w:cs="Georgia"/>
          <w:b/>
          <w:bCs/>
          <w:sz w:val="19"/>
          <w:szCs w:val="19"/>
        </w:rPr>
        <w:t>image</w:t>
      </w:r>
      <w:r>
        <w:rPr>
          <w:rFonts w:ascii="Georgia" w:eastAsia="Georgia" w:hAnsi="Georgia" w:cs="Georgia"/>
          <w:b/>
          <w:bCs/>
          <w:spacing w:val="31"/>
          <w:sz w:val="19"/>
          <w:szCs w:val="19"/>
        </w:rPr>
        <w:t xml:space="preserve"> </w:t>
      </w:r>
      <w:r>
        <w:rPr>
          <w:rFonts w:ascii="Georgia" w:eastAsia="Georgia" w:hAnsi="Georgia" w:cs="Georgia"/>
          <w:b/>
          <w:bCs/>
          <w:sz w:val="19"/>
          <w:szCs w:val="19"/>
        </w:rPr>
        <w:t>processing</w:t>
      </w:r>
      <w:r>
        <w:rPr>
          <w:rFonts w:ascii="Georgia" w:eastAsia="Georgia" w:hAnsi="Georgia" w:cs="Georgia"/>
          <w:b/>
          <w:bCs/>
          <w:spacing w:val="40"/>
          <w:sz w:val="19"/>
          <w:szCs w:val="19"/>
        </w:rPr>
        <w:t xml:space="preserve"> </w:t>
      </w:r>
      <w:r>
        <w:rPr>
          <w:rFonts w:ascii="Georgia" w:eastAsia="Georgia" w:hAnsi="Georgia" w:cs="Georgia"/>
          <w:b/>
          <w:bCs/>
          <w:sz w:val="19"/>
          <w:szCs w:val="19"/>
        </w:rPr>
        <w:t>pipelines</w:t>
      </w:r>
      <w:r>
        <w:rPr>
          <w:rFonts w:ascii="Georgia" w:eastAsia="Georgia" w:hAnsi="Georgia" w:cs="Georgia"/>
          <w:b/>
          <w:bCs/>
          <w:spacing w:val="37"/>
          <w:sz w:val="19"/>
          <w:szCs w:val="19"/>
        </w:rPr>
        <w:t xml:space="preserve"> </w:t>
      </w:r>
      <w:r>
        <w:rPr>
          <w:rFonts w:ascii="Georgia" w:eastAsia="Georgia" w:hAnsi="Georgia" w:cs="Georgia"/>
          <w:b/>
          <w:bCs/>
          <w:sz w:val="19"/>
          <w:szCs w:val="19"/>
        </w:rPr>
        <w:t>for</w:t>
      </w:r>
      <w:r>
        <w:rPr>
          <w:rFonts w:ascii="Georgia" w:eastAsia="Georgia" w:hAnsi="Georgia" w:cs="Georgia"/>
          <w:b/>
          <w:bCs/>
          <w:spacing w:val="25"/>
          <w:sz w:val="19"/>
          <w:szCs w:val="19"/>
        </w:rPr>
        <w:t xml:space="preserve"> </w:t>
      </w:r>
      <w:r>
        <w:rPr>
          <w:rFonts w:ascii="Georgia" w:eastAsia="Georgia" w:hAnsi="Georgia" w:cs="Georgia"/>
          <w:b/>
          <w:bCs/>
          <w:sz w:val="19"/>
          <w:szCs w:val="19"/>
        </w:rPr>
        <w:t>MR</w:t>
      </w:r>
      <w:r>
        <w:rPr>
          <w:rFonts w:ascii="Georgia" w:eastAsia="Georgia" w:hAnsi="Georgia" w:cs="Georgia"/>
          <w:b/>
          <w:bCs/>
          <w:spacing w:val="26"/>
          <w:sz w:val="19"/>
          <w:szCs w:val="19"/>
        </w:rPr>
        <w:t xml:space="preserve"> </w:t>
      </w:r>
      <w:r>
        <w:rPr>
          <w:rFonts w:ascii="Georgia" w:eastAsia="Georgia" w:hAnsi="Georgia" w:cs="Georgia"/>
          <w:b/>
          <w:bCs/>
          <w:sz w:val="19"/>
          <w:szCs w:val="19"/>
        </w:rPr>
        <w:t>image-guided</w:t>
      </w:r>
      <w:r>
        <w:rPr>
          <w:rFonts w:ascii="Georgia" w:eastAsia="Georgia" w:hAnsi="Georgia" w:cs="Georgia"/>
          <w:b/>
          <w:bCs/>
          <w:spacing w:val="46"/>
          <w:sz w:val="19"/>
          <w:szCs w:val="19"/>
        </w:rPr>
        <w:t xml:space="preserve"> </w:t>
      </w:r>
      <w:r>
        <w:rPr>
          <w:rFonts w:ascii="Georgia" w:eastAsia="Georgia" w:hAnsi="Georgia" w:cs="Georgia"/>
          <w:b/>
          <w:bCs/>
          <w:sz w:val="19"/>
          <w:szCs w:val="19"/>
        </w:rPr>
        <w:t>pulmonary</w:t>
      </w:r>
      <w:r>
        <w:rPr>
          <w:rFonts w:ascii="Georgia" w:eastAsia="Georgia" w:hAnsi="Georgia" w:cs="Georgia"/>
          <w:b/>
          <w:bCs/>
          <w:spacing w:val="41"/>
          <w:sz w:val="19"/>
          <w:szCs w:val="19"/>
        </w:rPr>
        <w:t xml:space="preserve"> </w:t>
      </w:r>
      <w:r>
        <w:rPr>
          <w:rFonts w:ascii="Georgia" w:eastAsia="Georgia" w:hAnsi="Georgia" w:cs="Georgia"/>
          <w:b/>
          <w:bCs/>
          <w:sz w:val="19"/>
          <w:szCs w:val="19"/>
        </w:rPr>
        <w:t>therapy</w:t>
      </w:r>
      <w:r>
        <w:rPr>
          <w:rFonts w:ascii="Georgia" w:eastAsia="Georgia" w:hAnsi="Georgia" w:cs="Georgia"/>
          <w:b/>
          <w:bCs/>
          <w:spacing w:val="34"/>
          <w:sz w:val="19"/>
          <w:szCs w:val="19"/>
        </w:rPr>
        <w:t xml:space="preserve"> </w:t>
      </w:r>
      <w:r>
        <w:rPr>
          <w:rFonts w:ascii="Georgia" w:eastAsia="Georgia" w:hAnsi="Georgia" w:cs="Georgia"/>
          <w:b/>
          <w:bCs/>
          <w:sz w:val="19"/>
          <w:szCs w:val="19"/>
        </w:rPr>
        <w:t>decisions</w:t>
      </w:r>
      <w:r>
        <w:rPr>
          <w:rFonts w:ascii="Georgia" w:eastAsia="Georgia" w:hAnsi="Georgia" w:cs="Georgia"/>
          <w:b/>
          <w:bCs/>
          <w:spacing w:val="37"/>
          <w:sz w:val="19"/>
          <w:szCs w:val="19"/>
        </w:rPr>
        <w:t xml:space="preserve"> </w:t>
      </w:r>
      <w:r>
        <w:rPr>
          <w:rFonts w:ascii="Georgia" w:eastAsia="Georgia" w:hAnsi="Georgia" w:cs="Georgia"/>
          <w:b/>
          <w:bCs/>
          <w:sz w:val="19"/>
          <w:szCs w:val="19"/>
        </w:rPr>
        <w:t>and</w:t>
      </w:r>
      <w:r>
        <w:rPr>
          <w:rFonts w:ascii="Georgia" w:eastAsia="Georgia" w:hAnsi="Georgia" w:cs="Georgia"/>
          <w:b/>
          <w:bCs/>
          <w:spacing w:val="26"/>
          <w:sz w:val="19"/>
          <w:szCs w:val="19"/>
        </w:rPr>
        <w:t xml:space="preserve"> </w:t>
      </w:r>
      <w:r>
        <w:rPr>
          <w:rFonts w:ascii="Georgia" w:eastAsia="Georgia" w:hAnsi="Georgia" w:cs="Georgia"/>
          <w:b/>
          <w:bCs/>
          <w:w w:val="102"/>
          <w:sz w:val="19"/>
          <w:szCs w:val="19"/>
        </w:rPr>
        <w:t xml:space="preserve">sup- </w:t>
      </w:r>
      <w:r>
        <w:rPr>
          <w:rFonts w:ascii="Georgia" w:eastAsia="Georgia" w:hAnsi="Georgia" w:cs="Georgia"/>
          <w:b/>
          <w:bCs/>
          <w:sz w:val="19"/>
          <w:szCs w:val="19"/>
        </w:rPr>
        <w:t>port.</w:t>
      </w:r>
      <w:r>
        <w:rPr>
          <w:rFonts w:ascii="Georgia" w:eastAsia="Georgia" w:hAnsi="Georgia" w:cs="Georgia"/>
          <w:b/>
          <w:bCs/>
          <w:spacing w:val="28"/>
          <w:sz w:val="19"/>
          <w:szCs w:val="19"/>
        </w:rPr>
        <w:t xml:space="preserve"> </w:t>
      </w:r>
      <w:r>
        <w:rPr>
          <w:rFonts w:ascii="Georgia" w:eastAsia="Georgia" w:hAnsi="Georgia" w:cs="Georgia"/>
          <w:sz w:val="19"/>
          <w:szCs w:val="19"/>
        </w:rPr>
        <w:t>Our</w:t>
      </w:r>
      <w:r>
        <w:rPr>
          <w:rFonts w:ascii="Georgia" w:eastAsia="Georgia" w:hAnsi="Georgia" w:cs="Georgia"/>
          <w:spacing w:val="9"/>
          <w:sz w:val="19"/>
          <w:szCs w:val="19"/>
        </w:rPr>
        <w:t xml:space="preserve"> </w:t>
      </w:r>
      <w:r>
        <w:rPr>
          <w:rFonts w:ascii="Georgia" w:eastAsia="Georgia" w:hAnsi="Georgia" w:cs="Georgia"/>
          <w:sz w:val="19"/>
          <w:szCs w:val="19"/>
        </w:rPr>
        <w:t>collaborator</w:t>
      </w:r>
      <w:r>
        <w:rPr>
          <w:rFonts w:ascii="Georgia" w:eastAsia="Georgia" w:hAnsi="Georgia" w:cs="Georgia"/>
          <w:spacing w:val="22"/>
          <w:sz w:val="19"/>
          <w:szCs w:val="19"/>
        </w:rPr>
        <w:t xml:space="preserve"> </w:t>
      </w:r>
      <w:r>
        <w:rPr>
          <w:rFonts w:ascii="Georgia" w:eastAsia="Georgia" w:hAnsi="Georgia" w:cs="Georgia"/>
          <w:b/>
          <w:bCs/>
          <w:sz w:val="19"/>
          <w:szCs w:val="19"/>
        </w:rPr>
        <w:t>Grace</w:t>
      </w:r>
      <w:r>
        <w:rPr>
          <w:rFonts w:ascii="Georgia" w:eastAsia="Georgia" w:hAnsi="Georgia" w:cs="Georgia"/>
          <w:b/>
          <w:bCs/>
          <w:spacing w:val="13"/>
          <w:sz w:val="19"/>
          <w:szCs w:val="19"/>
        </w:rPr>
        <w:t xml:space="preserve"> </w:t>
      </w:r>
      <w:proofErr w:type="spellStart"/>
      <w:r>
        <w:rPr>
          <w:rFonts w:ascii="Georgia" w:eastAsia="Georgia" w:hAnsi="Georgia" w:cs="Georgia"/>
          <w:b/>
          <w:bCs/>
          <w:sz w:val="19"/>
          <w:szCs w:val="19"/>
        </w:rPr>
        <w:t>Parraga</w:t>
      </w:r>
      <w:proofErr w:type="spellEnd"/>
      <w:r>
        <w:rPr>
          <w:rFonts w:ascii="Georgia" w:eastAsia="Georgia" w:hAnsi="Georgia" w:cs="Georgia"/>
          <w:sz w:val="19"/>
          <w:szCs w:val="19"/>
        </w:rPr>
        <w:t>,</w:t>
      </w:r>
      <w:r>
        <w:rPr>
          <w:rFonts w:ascii="Georgia" w:eastAsia="Georgia" w:hAnsi="Georgia" w:cs="Georgia"/>
          <w:spacing w:val="20"/>
          <w:sz w:val="19"/>
          <w:szCs w:val="19"/>
        </w:rPr>
        <w:t xml:space="preserve"> </w:t>
      </w:r>
      <w:r>
        <w:rPr>
          <w:rFonts w:ascii="Georgia" w:eastAsia="Georgia" w:hAnsi="Georgia" w:cs="Georgia"/>
          <w:b/>
          <w:bCs/>
          <w:sz w:val="19"/>
          <w:szCs w:val="19"/>
        </w:rPr>
        <w:t>University</w:t>
      </w:r>
      <w:r>
        <w:rPr>
          <w:rFonts w:ascii="Georgia" w:eastAsia="Georgia" w:hAnsi="Georgia" w:cs="Georgia"/>
          <w:b/>
          <w:bCs/>
          <w:spacing w:val="22"/>
          <w:sz w:val="19"/>
          <w:szCs w:val="19"/>
        </w:rPr>
        <w:t xml:space="preserve"> </w:t>
      </w:r>
      <w:r>
        <w:rPr>
          <w:rFonts w:ascii="Georgia" w:eastAsia="Georgia" w:hAnsi="Georgia" w:cs="Georgia"/>
          <w:b/>
          <w:bCs/>
          <w:sz w:val="19"/>
          <w:szCs w:val="19"/>
        </w:rPr>
        <w:t>of</w:t>
      </w:r>
      <w:r>
        <w:rPr>
          <w:rFonts w:ascii="Georgia" w:eastAsia="Georgia" w:hAnsi="Georgia" w:cs="Georgia"/>
          <w:b/>
          <w:bCs/>
          <w:spacing w:val="6"/>
          <w:sz w:val="19"/>
          <w:szCs w:val="19"/>
        </w:rPr>
        <w:t xml:space="preserve"> </w:t>
      </w:r>
      <w:r>
        <w:rPr>
          <w:rFonts w:ascii="Georgia" w:eastAsia="Georgia" w:hAnsi="Georgia" w:cs="Georgia"/>
          <w:b/>
          <w:bCs/>
          <w:sz w:val="19"/>
          <w:szCs w:val="19"/>
        </w:rPr>
        <w:t>Western</w:t>
      </w:r>
      <w:r>
        <w:rPr>
          <w:rFonts w:ascii="Georgia" w:eastAsia="Georgia" w:hAnsi="Georgia" w:cs="Georgia"/>
          <w:b/>
          <w:bCs/>
          <w:spacing w:val="19"/>
          <w:sz w:val="19"/>
          <w:szCs w:val="19"/>
        </w:rPr>
        <w:t xml:space="preserve"> </w:t>
      </w:r>
      <w:r>
        <w:rPr>
          <w:rFonts w:ascii="Georgia" w:eastAsia="Georgia" w:hAnsi="Georgia" w:cs="Georgia"/>
          <w:b/>
          <w:bCs/>
          <w:sz w:val="19"/>
          <w:szCs w:val="19"/>
        </w:rPr>
        <w:t>Ontario</w:t>
      </w:r>
      <w:r>
        <w:rPr>
          <w:rFonts w:ascii="Georgia" w:eastAsia="Georgia" w:hAnsi="Georgia" w:cs="Georgia"/>
          <w:sz w:val="19"/>
          <w:szCs w:val="19"/>
        </w:rPr>
        <w:t>,</w:t>
      </w:r>
      <w:r>
        <w:rPr>
          <w:rFonts w:ascii="Georgia" w:eastAsia="Georgia" w:hAnsi="Georgia" w:cs="Georgia"/>
          <w:spacing w:val="19"/>
          <w:sz w:val="19"/>
          <w:szCs w:val="19"/>
        </w:rPr>
        <w:t xml:space="preserve"> </w:t>
      </w:r>
      <w:r>
        <w:rPr>
          <w:rFonts w:ascii="Georgia" w:eastAsia="Georgia" w:hAnsi="Georgia" w:cs="Georgia"/>
          <w:sz w:val="19"/>
          <w:szCs w:val="19"/>
        </w:rPr>
        <w:t>has</w:t>
      </w:r>
      <w:r>
        <w:rPr>
          <w:rFonts w:ascii="Georgia" w:eastAsia="Georgia" w:hAnsi="Georgia" w:cs="Georgia"/>
          <w:spacing w:val="8"/>
          <w:sz w:val="19"/>
          <w:szCs w:val="19"/>
        </w:rPr>
        <w:t xml:space="preserve"> </w:t>
      </w:r>
      <w:r>
        <w:rPr>
          <w:rFonts w:ascii="Georgia" w:eastAsia="Georgia" w:hAnsi="Georgia" w:cs="Georgia"/>
          <w:sz w:val="19"/>
          <w:szCs w:val="19"/>
        </w:rPr>
        <w:t>been</w:t>
      </w:r>
      <w:r>
        <w:rPr>
          <w:rFonts w:ascii="Georgia" w:eastAsia="Georgia" w:hAnsi="Georgia" w:cs="Georgia"/>
          <w:spacing w:val="10"/>
          <w:sz w:val="19"/>
          <w:szCs w:val="19"/>
        </w:rPr>
        <w:t xml:space="preserve"> </w:t>
      </w:r>
      <w:r>
        <w:rPr>
          <w:rFonts w:ascii="Georgia" w:eastAsia="Georgia" w:hAnsi="Georgia" w:cs="Georgia"/>
          <w:sz w:val="19"/>
          <w:szCs w:val="19"/>
        </w:rPr>
        <w:t>at</w:t>
      </w:r>
      <w:r>
        <w:rPr>
          <w:rFonts w:ascii="Georgia" w:eastAsia="Georgia" w:hAnsi="Georgia" w:cs="Georgia"/>
          <w:spacing w:val="5"/>
          <w:sz w:val="19"/>
          <w:szCs w:val="19"/>
        </w:rPr>
        <w:t xml:space="preserve"> </w:t>
      </w:r>
      <w:r>
        <w:rPr>
          <w:rFonts w:ascii="Georgia" w:eastAsia="Georgia" w:hAnsi="Georgia" w:cs="Georgia"/>
          <w:sz w:val="19"/>
          <w:szCs w:val="19"/>
        </w:rPr>
        <w:t>the</w:t>
      </w:r>
      <w:r>
        <w:rPr>
          <w:rFonts w:ascii="Georgia" w:eastAsia="Georgia" w:hAnsi="Georgia" w:cs="Georgia"/>
          <w:spacing w:val="7"/>
          <w:sz w:val="19"/>
          <w:szCs w:val="19"/>
        </w:rPr>
        <w:t xml:space="preserve"> </w:t>
      </w:r>
      <w:r>
        <w:rPr>
          <w:rFonts w:ascii="Georgia" w:eastAsia="Georgia" w:hAnsi="Georgia" w:cs="Georgia"/>
          <w:sz w:val="19"/>
          <w:szCs w:val="19"/>
        </w:rPr>
        <w:t>forefront</w:t>
      </w:r>
      <w:r>
        <w:rPr>
          <w:rFonts w:ascii="Georgia" w:eastAsia="Georgia" w:hAnsi="Georgia" w:cs="Georgia"/>
          <w:spacing w:val="17"/>
          <w:sz w:val="19"/>
          <w:szCs w:val="19"/>
        </w:rPr>
        <w:t xml:space="preserve"> </w:t>
      </w:r>
      <w:r>
        <w:rPr>
          <w:rFonts w:ascii="Georgia" w:eastAsia="Georgia" w:hAnsi="Georgia" w:cs="Georgia"/>
          <w:sz w:val="19"/>
          <w:szCs w:val="19"/>
        </w:rPr>
        <w:t>of</w:t>
      </w:r>
      <w:r>
        <w:rPr>
          <w:rFonts w:ascii="Georgia" w:eastAsia="Georgia" w:hAnsi="Georgia" w:cs="Georgia"/>
          <w:spacing w:val="5"/>
          <w:sz w:val="19"/>
          <w:szCs w:val="19"/>
        </w:rPr>
        <w:t xml:space="preserve"> </w:t>
      </w:r>
      <w:r>
        <w:rPr>
          <w:rFonts w:ascii="Georgia" w:eastAsia="Georgia" w:hAnsi="Georgia" w:cs="Georgia"/>
          <w:sz w:val="19"/>
          <w:szCs w:val="19"/>
        </w:rPr>
        <w:t>MR</w:t>
      </w:r>
      <w:r>
        <w:rPr>
          <w:rFonts w:ascii="Georgia" w:eastAsia="Georgia" w:hAnsi="Georgia" w:cs="Georgia"/>
          <w:spacing w:val="8"/>
          <w:sz w:val="19"/>
          <w:szCs w:val="19"/>
        </w:rPr>
        <w:t xml:space="preserve"> </w:t>
      </w:r>
      <w:r>
        <w:rPr>
          <w:rFonts w:ascii="Georgia" w:eastAsia="Georgia" w:hAnsi="Georgia" w:cs="Georgia"/>
          <w:sz w:val="19"/>
          <w:szCs w:val="19"/>
        </w:rPr>
        <w:t>imaging</w:t>
      </w:r>
      <w:r>
        <w:rPr>
          <w:rFonts w:ascii="Georgia" w:eastAsia="Georgia" w:hAnsi="Georgia" w:cs="Georgia"/>
          <w:spacing w:val="16"/>
          <w:sz w:val="19"/>
          <w:szCs w:val="19"/>
        </w:rPr>
        <w:t xml:space="preserve"> </w:t>
      </w:r>
      <w:r>
        <w:rPr>
          <w:rFonts w:ascii="Georgia" w:eastAsia="Georgia" w:hAnsi="Georgia" w:cs="Georgia"/>
          <w:sz w:val="19"/>
          <w:szCs w:val="19"/>
        </w:rPr>
        <w:t>of</w:t>
      </w:r>
      <w:r>
        <w:rPr>
          <w:rFonts w:ascii="Georgia" w:eastAsia="Georgia" w:hAnsi="Georgia" w:cs="Georgia"/>
          <w:spacing w:val="5"/>
          <w:sz w:val="19"/>
          <w:szCs w:val="19"/>
        </w:rPr>
        <w:t xml:space="preserve"> </w:t>
      </w:r>
      <w:r>
        <w:rPr>
          <w:rFonts w:ascii="Georgia" w:eastAsia="Georgia" w:hAnsi="Georgia" w:cs="Georgia"/>
          <w:w w:val="102"/>
          <w:sz w:val="19"/>
          <w:szCs w:val="19"/>
        </w:rPr>
        <w:t xml:space="preserve">lung </w:t>
      </w:r>
      <w:r>
        <w:rPr>
          <w:rFonts w:ascii="Georgia" w:eastAsia="Georgia" w:hAnsi="Georgia" w:cs="Georgia"/>
          <w:sz w:val="19"/>
          <w:szCs w:val="19"/>
        </w:rPr>
        <w:t>structure</w:t>
      </w:r>
      <w:r>
        <w:rPr>
          <w:rFonts w:ascii="Georgia" w:eastAsia="Georgia" w:hAnsi="Georgia" w:cs="Georgia"/>
          <w:spacing w:val="31"/>
          <w:sz w:val="19"/>
          <w:szCs w:val="19"/>
        </w:rPr>
        <w:t xml:space="preserve"> </w:t>
      </w:r>
      <w:r>
        <w:rPr>
          <w:rFonts w:ascii="Georgia" w:eastAsia="Georgia" w:hAnsi="Georgia" w:cs="Georgia"/>
          <w:sz w:val="19"/>
          <w:szCs w:val="19"/>
        </w:rPr>
        <w:t>and</w:t>
      </w:r>
      <w:r>
        <w:rPr>
          <w:rFonts w:ascii="Georgia" w:eastAsia="Georgia" w:hAnsi="Georgia" w:cs="Georgia"/>
          <w:spacing w:val="23"/>
          <w:sz w:val="19"/>
          <w:szCs w:val="19"/>
        </w:rPr>
        <w:t xml:space="preserve"> </w:t>
      </w:r>
      <w:r>
        <w:rPr>
          <w:rFonts w:ascii="Georgia" w:eastAsia="Georgia" w:hAnsi="Georgia" w:cs="Georgia"/>
          <w:sz w:val="19"/>
          <w:szCs w:val="19"/>
        </w:rPr>
        <w:t>function</w:t>
      </w:r>
      <w:r>
        <w:rPr>
          <w:rFonts w:ascii="Georgia" w:eastAsia="Georgia" w:hAnsi="Georgia" w:cs="Georgia"/>
          <w:spacing w:val="31"/>
          <w:sz w:val="19"/>
          <w:szCs w:val="19"/>
        </w:rPr>
        <w:t xml:space="preserve"> </w:t>
      </w:r>
      <w:r>
        <w:rPr>
          <w:rFonts w:ascii="Georgia" w:eastAsia="Georgia" w:hAnsi="Georgia" w:cs="Georgia"/>
          <w:sz w:val="19"/>
          <w:szCs w:val="19"/>
        </w:rPr>
        <w:t>since</w:t>
      </w:r>
      <w:r>
        <w:rPr>
          <w:rFonts w:ascii="Georgia" w:eastAsia="Georgia" w:hAnsi="Georgia" w:cs="Georgia"/>
          <w:spacing w:val="25"/>
          <w:sz w:val="19"/>
          <w:szCs w:val="19"/>
        </w:rPr>
        <w:t xml:space="preserve"> </w:t>
      </w:r>
      <w:r>
        <w:rPr>
          <w:rFonts w:ascii="Georgia" w:eastAsia="Georgia" w:hAnsi="Georgia" w:cs="Georgia"/>
          <w:sz w:val="19"/>
          <w:szCs w:val="19"/>
        </w:rPr>
        <w:t xml:space="preserve">2005. </w:t>
      </w:r>
      <w:r>
        <w:rPr>
          <w:rFonts w:ascii="Georgia" w:eastAsia="Georgia" w:hAnsi="Georgia" w:cs="Georgia"/>
          <w:spacing w:val="27"/>
          <w:sz w:val="19"/>
          <w:szCs w:val="19"/>
        </w:rPr>
        <w:t xml:space="preserve"> </w:t>
      </w:r>
      <w:r>
        <w:rPr>
          <w:rFonts w:ascii="Georgia" w:eastAsia="Georgia" w:hAnsi="Georgia" w:cs="Georgia"/>
          <w:sz w:val="19"/>
          <w:szCs w:val="19"/>
        </w:rPr>
        <w:t>A</w:t>
      </w:r>
      <w:r>
        <w:rPr>
          <w:rFonts w:ascii="Georgia" w:eastAsia="Georgia" w:hAnsi="Georgia" w:cs="Georgia"/>
          <w:spacing w:val="20"/>
          <w:sz w:val="19"/>
          <w:szCs w:val="19"/>
        </w:rPr>
        <w:t xml:space="preserve"> </w:t>
      </w:r>
      <w:r>
        <w:rPr>
          <w:rFonts w:ascii="Georgia" w:eastAsia="Georgia" w:hAnsi="Georgia" w:cs="Georgia"/>
          <w:sz w:val="19"/>
          <w:szCs w:val="19"/>
        </w:rPr>
        <w:t>major</w:t>
      </w:r>
      <w:r>
        <w:rPr>
          <w:rFonts w:ascii="Georgia" w:eastAsia="Georgia" w:hAnsi="Georgia" w:cs="Georgia"/>
          <w:spacing w:val="27"/>
          <w:sz w:val="19"/>
          <w:szCs w:val="19"/>
        </w:rPr>
        <w:t xml:space="preserve"> </w:t>
      </w:r>
      <w:r>
        <w:rPr>
          <w:rFonts w:ascii="Georgia" w:eastAsia="Georgia" w:hAnsi="Georgia" w:cs="Georgia"/>
          <w:sz w:val="19"/>
          <w:szCs w:val="19"/>
        </w:rPr>
        <w:t>challenge</w:t>
      </w:r>
      <w:r>
        <w:rPr>
          <w:rFonts w:ascii="Georgia" w:eastAsia="Georgia" w:hAnsi="Georgia" w:cs="Georgia"/>
          <w:spacing w:val="32"/>
          <w:sz w:val="19"/>
          <w:szCs w:val="19"/>
        </w:rPr>
        <w:t xml:space="preserve"> </w:t>
      </w:r>
      <w:r>
        <w:rPr>
          <w:rFonts w:ascii="Georgia" w:eastAsia="Georgia" w:hAnsi="Georgia" w:cs="Georgia"/>
          <w:sz w:val="19"/>
          <w:szCs w:val="19"/>
        </w:rPr>
        <w:t>hampering</w:t>
      </w:r>
      <w:r>
        <w:rPr>
          <w:rFonts w:ascii="Georgia" w:eastAsia="Georgia" w:hAnsi="Georgia" w:cs="Georgia"/>
          <w:spacing w:val="35"/>
          <w:sz w:val="19"/>
          <w:szCs w:val="19"/>
        </w:rPr>
        <w:t xml:space="preserve"> </w:t>
      </w:r>
      <w:r>
        <w:rPr>
          <w:rFonts w:ascii="Georgia" w:eastAsia="Georgia" w:hAnsi="Georgia" w:cs="Georgia"/>
          <w:sz w:val="19"/>
          <w:szCs w:val="19"/>
        </w:rPr>
        <w:t>widespread</w:t>
      </w:r>
      <w:r>
        <w:rPr>
          <w:rFonts w:ascii="Georgia" w:eastAsia="Georgia" w:hAnsi="Georgia" w:cs="Georgia"/>
          <w:spacing w:val="36"/>
          <w:sz w:val="19"/>
          <w:szCs w:val="19"/>
        </w:rPr>
        <w:t xml:space="preserve"> </w:t>
      </w:r>
      <w:r>
        <w:rPr>
          <w:rFonts w:ascii="Georgia" w:eastAsia="Georgia" w:hAnsi="Georgia" w:cs="Georgia"/>
          <w:sz w:val="19"/>
          <w:szCs w:val="19"/>
        </w:rPr>
        <w:t>translation</w:t>
      </w:r>
      <w:r>
        <w:rPr>
          <w:rFonts w:ascii="Georgia" w:eastAsia="Georgia" w:hAnsi="Georgia" w:cs="Georgia"/>
          <w:spacing w:val="34"/>
          <w:sz w:val="19"/>
          <w:szCs w:val="19"/>
        </w:rPr>
        <w:t xml:space="preserve"> </w:t>
      </w:r>
      <w:r>
        <w:rPr>
          <w:rFonts w:ascii="Georgia" w:eastAsia="Georgia" w:hAnsi="Georgia" w:cs="Georgia"/>
          <w:sz w:val="19"/>
          <w:szCs w:val="19"/>
        </w:rPr>
        <w:t>of</w:t>
      </w:r>
      <w:r>
        <w:rPr>
          <w:rFonts w:ascii="Georgia" w:eastAsia="Georgia" w:hAnsi="Georgia" w:cs="Georgia"/>
          <w:spacing w:val="20"/>
          <w:sz w:val="19"/>
          <w:szCs w:val="19"/>
        </w:rPr>
        <w:t xml:space="preserve"> </w:t>
      </w:r>
      <w:r>
        <w:rPr>
          <w:rFonts w:ascii="Georgia" w:eastAsia="Georgia" w:hAnsi="Georgia" w:cs="Georgia"/>
          <w:sz w:val="19"/>
          <w:szCs w:val="19"/>
        </w:rPr>
        <w:t>current</w:t>
      </w:r>
      <w:r>
        <w:rPr>
          <w:rFonts w:ascii="Georgia" w:eastAsia="Georgia" w:hAnsi="Georgia" w:cs="Georgia"/>
          <w:spacing w:val="29"/>
          <w:sz w:val="19"/>
          <w:szCs w:val="19"/>
        </w:rPr>
        <w:t xml:space="preserve"> </w:t>
      </w:r>
      <w:r>
        <w:rPr>
          <w:rFonts w:ascii="Georgia" w:eastAsia="Georgia" w:hAnsi="Georgia" w:cs="Georgia"/>
          <w:sz w:val="19"/>
          <w:szCs w:val="19"/>
        </w:rPr>
        <w:t>pulmonary</w:t>
      </w:r>
      <w:r>
        <w:rPr>
          <w:rFonts w:ascii="Georgia" w:eastAsia="Georgia" w:hAnsi="Georgia" w:cs="Georgia"/>
          <w:spacing w:val="34"/>
          <w:sz w:val="19"/>
          <w:szCs w:val="19"/>
        </w:rPr>
        <w:t xml:space="preserve"> </w:t>
      </w:r>
      <w:r>
        <w:rPr>
          <w:rFonts w:ascii="Georgia" w:eastAsia="Georgia" w:hAnsi="Georgia" w:cs="Georgia"/>
          <w:sz w:val="19"/>
          <w:szCs w:val="19"/>
        </w:rPr>
        <w:t>imaging</w:t>
      </w:r>
      <w:r>
        <w:rPr>
          <w:rFonts w:ascii="Georgia" w:eastAsia="Georgia" w:hAnsi="Georgia" w:cs="Georgia"/>
          <w:spacing w:val="31"/>
          <w:sz w:val="19"/>
          <w:szCs w:val="19"/>
        </w:rPr>
        <w:t xml:space="preserve"> </w:t>
      </w:r>
      <w:r>
        <w:rPr>
          <w:rFonts w:ascii="Georgia" w:eastAsia="Georgia" w:hAnsi="Georgia" w:cs="Georgia"/>
          <w:w w:val="102"/>
          <w:sz w:val="19"/>
          <w:szCs w:val="19"/>
        </w:rPr>
        <w:t xml:space="preserve">ad- </w:t>
      </w:r>
      <w:proofErr w:type="spellStart"/>
      <w:proofErr w:type="gramStart"/>
      <w:r>
        <w:rPr>
          <w:rFonts w:ascii="Georgia" w:eastAsia="Georgia" w:hAnsi="Georgia" w:cs="Georgia"/>
          <w:sz w:val="19"/>
          <w:szCs w:val="19"/>
        </w:rPr>
        <w:t>vances</w:t>
      </w:r>
      <w:proofErr w:type="spellEnd"/>
      <w:proofErr w:type="gramEnd"/>
      <w:r>
        <w:rPr>
          <w:rFonts w:ascii="Georgia" w:eastAsia="Georgia" w:hAnsi="Georgia" w:cs="Georgia"/>
          <w:spacing w:val="8"/>
          <w:sz w:val="19"/>
          <w:szCs w:val="19"/>
        </w:rPr>
        <w:t xml:space="preserve"> </w:t>
      </w:r>
      <w:r>
        <w:rPr>
          <w:rFonts w:ascii="Georgia" w:eastAsia="Georgia" w:hAnsi="Georgia" w:cs="Georgia"/>
          <w:sz w:val="19"/>
          <w:szCs w:val="19"/>
        </w:rPr>
        <w:t>is the</w:t>
      </w:r>
      <w:r>
        <w:rPr>
          <w:rFonts w:ascii="Georgia" w:eastAsia="Georgia" w:hAnsi="Georgia" w:cs="Georgia"/>
          <w:spacing w:val="2"/>
          <w:sz w:val="19"/>
          <w:szCs w:val="19"/>
        </w:rPr>
        <w:t xml:space="preserve"> </w:t>
      </w:r>
      <w:r>
        <w:rPr>
          <w:rFonts w:ascii="Georgia" w:eastAsia="Georgia" w:hAnsi="Georgia" w:cs="Georgia"/>
          <w:sz w:val="19"/>
          <w:szCs w:val="19"/>
        </w:rPr>
        <w:t>lack</w:t>
      </w:r>
      <w:r>
        <w:rPr>
          <w:rFonts w:ascii="Georgia" w:eastAsia="Georgia" w:hAnsi="Georgia" w:cs="Georgia"/>
          <w:spacing w:val="4"/>
          <w:sz w:val="19"/>
          <w:szCs w:val="19"/>
        </w:rPr>
        <w:t xml:space="preserve"> </w:t>
      </w:r>
      <w:r>
        <w:rPr>
          <w:rFonts w:ascii="Georgia" w:eastAsia="Georgia" w:hAnsi="Georgia" w:cs="Georgia"/>
          <w:sz w:val="19"/>
          <w:szCs w:val="19"/>
        </w:rPr>
        <w:t>of precision</w:t>
      </w:r>
      <w:r>
        <w:rPr>
          <w:rFonts w:ascii="Georgia" w:eastAsia="Georgia" w:hAnsi="Georgia" w:cs="Georgia"/>
          <w:spacing w:val="12"/>
          <w:sz w:val="19"/>
          <w:szCs w:val="19"/>
        </w:rPr>
        <w:t xml:space="preserve"> </w:t>
      </w:r>
      <w:r>
        <w:rPr>
          <w:rFonts w:ascii="Georgia" w:eastAsia="Georgia" w:hAnsi="Georgia" w:cs="Georgia"/>
          <w:sz w:val="19"/>
          <w:szCs w:val="19"/>
        </w:rPr>
        <w:t>in</w:t>
      </w:r>
      <w:r>
        <w:rPr>
          <w:rFonts w:ascii="Georgia" w:eastAsia="Georgia" w:hAnsi="Georgia" w:cs="Georgia"/>
          <w:spacing w:val="2"/>
          <w:sz w:val="19"/>
          <w:szCs w:val="19"/>
        </w:rPr>
        <w:t xml:space="preserve"> </w:t>
      </w:r>
      <w:r>
        <w:rPr>
          <w:rFonts w:ascii="Georgia" w:eastAsia="Georgia" w:hAnsi="Georgia" w:cs="Georgia"/>
          <w:sz w:val="19"/>
          <w:szCs w:val="19"/>
        </w:rPr>
        <w:t>their</w:t>
      </w:r>
      <w:r>
        <w:rPr>
          <w:rFonts w:ascii="Georgia" w:eastAsia="Georgia" w:hAnsi="Georgia" w:cs="Georgia"/>
          <w:spacing w:val="5"/>
          <w:sz w:val="19"/>
          <w:szCs w:val="19"/>
        </w:rPr>
        <w:t xml:space="preserve"> </w:t>
      </w:r>
      <w:r>
        <w:rPr>
          <w:rFonts w:ascii="Georgia" w:eastAsia="Georgia" w:hAnsi="Georgia" w:cs="Georgia"/>
          <w:sz w:val="19"/>
          <w:szCs w:val="19"/>
        </w:rPr>
        <w:t>interpretation,</w:t>
      </w:r>
      <w:r>
        <w:rPr>
          <w:rFonts w:ascii="Georgia" w:eastAsia="Georgia" w:hAnsi="Georgia" w:cs="Georgia"/>
          <w:spacing w:val="23"/>
          <w:sz w:val="19"/>
          <w:szCs w:val="19"/>
        </w:rPr>
        <w:t xml:space="preserve"> </w:t>
      </w:r>
      <w:r>
        <w:rPr>
          <w:rFonts w:ascii="Georgia" w:eastAsia="Georgia" w:hAnsi="Georgia" w:cs="Georgia"/>
          <w:sz w:val="19"/>
          <w:szCs w:val="19"/>
        </w:rPr>
        <w:t>thereby</w:t>
      </w:r>
      <w:r>
        <w:rPr>
          <w:rFonts w:ascii="Georgia" w:eastAsia="Georgia" w:hAnsi="Georgia" w:cs="Georgia"/>
          <w:spacing w:val="10"/>
          <w:sz w:val="19"/>
          <w:szCs w:val="19"/>
        </w:rPr>
        <w:t xml:space="preserve"> </w:t>
      </w:r>
      <w:r>
        <w:rPr>
          <w:rFonts w:ascii="Georgia" w:eastAsia="Georgia" w:hAnsi="Georgia" w:cs="Georgia"/>
          <w:sz w:val="19"/>
          <w:szCs w:val="19"/>
        </w:rPr>
        <w:t>complicating</w:t>
      </w:r>
      <w:r>
        <w:rPr>
          <w:rFonts w:ascii="Georgia" w:eastAsia="Georgia" w:hAnsi="Georgia" w:cs="Georgia"/>
          <w:spacing w:val="19"/>
          <w:sz w:val="19"/>
          <w:szCs w:val="19"/>
        </w:rPr>
        <w:t xml:space="preserve"> </w:t>
      </w:r>
      <w:r>
        <w:rPr>
          <w:rFonts w:ascii="Georgia" w:eastAsia="Georgia" w:hAnsi="Georgia" w:cs="Georgia"/>
          <w:sz w:val="19"/>
          <w:szCs w:val="19"/>
        </w:rPr>
        <w:t>the</w:t>
      </w:r>
      <w:r>
        <w:rPr>
          <w:rFonts w:ascii="Georgia" w:eastAsia="Georgia" w:hAnsi="Georgia" w:cs="Georgia"/>
          <w:spacing w:val="2"/>
          <w:sz w:val="19"/>
          <w:szCs w:val="19"/>
        </w:rPr>
        <w:t xml:space="preserve"> </w:t>
      </w:r>
      <w:r>
        <w:rPr>
          <w:rFonts w:ascii="Georgia" w:eastAsia="Georgia" w:hAnsi="Georgia" w:cs="Georgia"/>
          <w:sz w:val="19"/>
          <w:szCs w:val="19"/>
        </w:rPr>
        <w:t>planning</w:t>
      </w:r>
      <w:r>
        <w:rPr>
          <w:rFonts w:ascii="Georgia" w:eastAsia="Georgia" w:hAnsi="Georgia" w:cs="Georgia"/>
          <w:spacing w:val="12"/>
          <w:sz w:val="19"/>
          <w:szCs w:val="19"/>
        </w:rPr>
        <w:t xml:space="preserve"> </w:t>
      </w:r>
      <w:r>
        <w:rPr>
          <w:rFonts w:ascii="Georgia" w:eastAsia="Georgia" w:hAnsi="Georgia" w:cs="Georgia"/>
          <w:sz w:val="19"/>
          <w:szCs w:val="19"/>
        </w:rPr>
        <w:t>and</w:t>
      </w:r>
      <w:r>
        <w:rPr>
          <w:rFonts w:ascii="Georgia" w:eastAsia="Georgia" w:hAnsi="Georgia" w:cs="Georgia"/>
          <w:spacing w:val="3"/>
          <w:sz w:val="19"/>
          <w:szCs w:val="19"/>
        </w:rPr>
        <w:t xml:space="preserve"> </w:t>
      </w:r>
      <w:r>
        <w:rPr>
          <w:rFonts w:ascii="Georgia" w:eastAsia="Georgia" w:hAnsi="Georgia" w:cs="Georgia"/>
          <w:sz w:val="19"/>
          <w:szCs w:val="19"/>
        </w:rPr>
        <w:t>guiding</w:t>
      </w:r>
      <w:r>
        <w:rPr>
          <w:rFonts w:ascii="Georgia" w:eastAsia="Georgia" w:hAnsi="Georgia" w:cs="Georgia"/>
          <w:spacing w:val="10"/>
          <w:sz w:val="19"/>
          <w:szCs w:val="19"/>
        </w:rPr>
        <w:t xml:space="preserve"> </w:t>
      </w:r>
      <w:r>
        <w:rPr>
          <w:rFonts w:ascii="Georgia" w:eastAsia="Georgia" w:hAnsi="Georgia" w:cs="Georgia"/>
          <w:sz w:val="19"/>
          <w:szCs w:val="19"/>
        </w:rPr>
        <w:t>of targeted</w:t>
      </w:r>
      <w:r>
        <w:rPr>
          <w:rFonts w:ascii="Georgia" w:eastAsia="Georgia" w:hAnsi="Georgia" w:cs="Georgia"/>
          <w:spacing w:val="11"/>
          <w:sz w:val="19"/>
          <w:szCs w:val="19"/>
        </w:rPr>
        <w:t xml:space="preserve"> </w:t>
      </w:r>
      <w:r>
        <w:rPr>
          <w:rFonts w:ascii="Georgia" w:eastAsia="Georgia" w:hAnsi="Georgia" w:cs="Georgia"/>
          <w:sz w:val="19"/>
          <w:szCs w:val="19"/>
        </w:rPr>
        <w:t>therapies.</w:t>
      </w:r>
      <w:r>
        <w:rPr>
          <w:rFonts w:ascii="Georgia" w:eastAsia="Georgia" w:hAnsi="Georgia" w:cs="Georgia"/>
          <w:spacing w:val="32"/>
          <w:sz w:val="19"/>
          <w:szCs w:val="19"/>
        </w:rPr>
        <w:t xml:space="preserve"> </w:t>
      </w:r>
      <w:r>
        <w:rPr>
          <w:rFonts w:ascii="Georgia" w:eastAsia="Georgia" w:hAnsi="Georgia" w:cs="Georgia"/>
          <w:w w:val="102"/>
          <w:sz w:val="19"/>
          <w:szCs w:val="19"/>
        </w:rPr>
        <w:t xml:space="preserve">The </w:t>
      </w:r>
      <w:r>
        <w:rPr>
          <w:rFonts w:ascii="Georgia" w:eastAsia="Georgia" w:hAnsi="Georgia" w:cs="Georgia"/>
          <w:sz w:val="19"/>
          <w:szCs w:val="19"/>
        </w:rPr>
        <w:t>project’s</w:t>
      </w:r>
      <w:r>
        <w:rPr>
          <w:rFonts w:ascii="Georgia" w:eastAsia="Georgia" w:hAnsi="Georgia" w:cs="Georgia"/>
          <w:spacing w:val="13"/>
          <w:sz w:val="19"/>
          <w:szCs w:val="19"/>
        </w:rPr>
        <w:t xml:space="preserve"> </w:t>
      </w:r>
      <w:r>
        <w:rPr>
          <w:rFonts w:ascii="Georgia" w:eastAsia="Georgia" w:hAnsi="Georgia" w:cs="Georgia"/>
          <w:sz w:val="19"/>
          <w:szCs w:val="19"/>
        </w:rPr>
        <w:t>software</w:t>
      </w:r>
      <w:r>
        <w:rPr>
          <w:rFonts w:ascii="Georgia" w:eastAsia="Georgia" w:hAnsi="Georgia" w:cs="Georgia"/>
          <w:spacing w:val="13"/>
          <w:sz w:val="19"/>
          <w:szCs w:val="19"/>
        </w:rPr>
        <w:t xml:space="preserve"> </w:t>
      </w:r>
      <w:r>
        <w:rPr>
          <w:rFonts w:ascii="Georgia" w:eastAsia="Georgia" w:hAnsi="Georgia" w:cs="Georgia"/>
          <w:sz w:val="19"/>
          <w:szCs w:val="19"/>
        </w:rPr>
        <w:t>tools</w:t>
      </w:r>
      <w:r>
        <w:rPr>
          <w:rFonts w:ascii="Georgia" w:eastAsia="Georgia" w:hAnsi="Georgia" w:cs="Georgia"/>
          <w:spacing w:val="7"/>
          <w:sz w:val="19"/>
          <w:szCs w:val="19"/>
        </w:rPr>
        <w:t xml:space="preserve"> </w:t>
      </w:r>
      <w:r>
        <w:rPr>
          <w:rFonts w:ascii="Georgia" w:eastAsia="Georgia" w:hAnsi="Georgia" w:cs="Georgia"/>
          <w:sz w:val="19"/>
          <w:szCs w:val="19"/>
        </w:rPr>
        <w:t>will</w:t>
      </w:r>
      <w:r>
        <w:rPr>
          <w:rFonts w:ascii="Georgia" w:eastAsia="Georgia" w:hAnsi="Georgia" w:cs="Georgia"/>
          <w:spacing w:val="5"/>
          <w:sz w:val="19"/>
          <w:szCs w:val="19"/>
        </w:rPr>
        <w:t xml:space="preserve"> </w:t>
      </w:r>
      <w:r>
        <w:rPr>
          <w:rFonts w:ascii="Georgia" w:eastAsia="Georgia" w:hAnsi="Georgia" w:cs="Georgia"/>
          <w:sz w:val="19"/>
          <w:szCs w:val="19"/>
        </w:rPr>
        <w:t>enable</w:t>
      </w:r>
      <w:r>
        <w:rPr>
          <w:rFonts w:ascii="Georgia" w:eastAsia="Georgia" w:hAnsi="Georgia" w:cs="Georgia"/>
          <w:spacing w:val="10"/>
          <w:sz w:val="19"/>
          <w:szCs w:val="19"/>
        </w:rPr>
        <w:t xml:space="preserve"> </w:t>
      </w:r>
      <w:r>
        <w:rPr>
          <w:rFonts w:ascii="Georgia" w:eastAsia="Georgia" w:hAnsi="Georgia" w:cs="Georgia"/>
          <w:sz w:val="19"/>
          <w:szCs w:val="19"/>
        </w:rPr>
        <w:t>the</w:t>
      </w:r>
      <w:r>
        <w:rPr>
          <w:rFonts w:ascii="Georgia" w:eastAsia="Georgia" w:hAnsi="Georgia" w:cs="Georgia"/>
          <w:spacing w:val="4"/>
          <w:sz w:val="19"/>
          <w:szCs w:val="19"/>
        </w:rPr>
        <w:t xml:space="preserve"> </w:t>
      </w:r>
      <w:r>
        <w:rPr>
          <w:rFonts w:ascii="Georgia" w:eastAsia="Georgia" w:hAnsi="Georgia" w:cs="Georgia"/>
          <w:sz w:val="19"/>
          <w:szCs w:val="19"/>
        </w:rPr>
        <w:t>development</w:t>
      </w:r>
      <w:r>
        <w:rPr>
          <w:rFonts w:ascii="Georgia" w:eastAsia="Georgia" w:hAnsi="Georgia" w:cs="Georgia"/>
          <w:spacing w:val="21"/>
          <w:sz w:val="19"/>
          <w:szCs w:val="19"/>
        </w:rPr>
        <w:t xml:space="preserve"> </w:t>
      </w:r>
      <w:r>
        <w:rPr>
          <w:rFonts w:ascii="Georgia" w:eastAsia="Georgia" w:hAnsi="Georgia" w:cs="Georgia"/>
          <w:sz w:val="19"/>
          <w:szCs w:val="19"/>
        </w:rPr>
        <w:t>of</w:t>
      </w:r>
      <w:r>
        <w:rPr>
          <w:rFonts w:ascii="Georgia" w:eastAsia="Georgia" w:hAnsi="Georgia" w:cs="Georgia"/>
          <w:spacing w:val="2"/>
          <w:sz w:val="19"/>
          <w:szCs w:val="19"/>
        </w:rPr>
        <w:t xml:space="preserve"> </w:t>
      </w:r>
      <w:r>
        <w:rPr>
          <w:rFonts w:ascii="Georgia" w:eastAsia="Georgia" w:hAnsi="Georgia" w:cs="Georgia"/>
          <w:sz w:val="19"/>
          <w:szCs w:val="19"/>
        </w:rPr>
        <w:t>robust</w:t>
      </w:r>
      <w:r>
        <w:rPr>
          <w:rFonts w:ascii="Georgia" w:eastAsia="Georgia" w:hAnsi="Georgia" w:cs="Georgia"/>
          <w:spacing w:val="10"/>
          <w:sz w:val="19"/>
          <w:szCs w:val="19"/>
        </w:rPr>
        <w:t xml:space="preserve"> </w:t>
      </w:r>
      <w:r>
        <w:rPr>
          <w:rFonts w:ascii="Georgia" w:eastAsia="Georgia" w:hAnsi="Georgia" w:cs="Georgia"/>
          <w:sz w:val="19"/>
          <w:szCs w:val="19"/>
        </w:rPr>
        <w:t>analysis</w:t>
      </w:r>
      <w:r>
        <w:rPr>
          <w:rFonts w:ascii="Georgia" w:eastAsia="Georgia" w:hAnsi="Georgia" w:cs="Georgia"/>
          <w:spacing w:val="12"/>
          <w:sz w:val="19"/>
          <w:szCs w:val="19"/>
        </w:rPr>
        <w:t xml:space="preserve"> </w:t>
      </w:r>
      <w:r>
        <w:rPr>
          <w:rFonts w:ascii="Georgia" w:eastAsia="Georgia" w:hAnsi="Georgia" w:cs="Georgia"/>
          <w:sz w:val="19"/>
          <w:szCs w:val="19"/>
        </w:rPr>
        <w:t>pipelines</w:t>
      </w:r>
      <w:r>
        <w:rPr>
          <w:rFonts w:ascii="Georgia" w:eastAsia="Georgia" w:hAnsi="Georgia" w:cs="Georgia"/>
          <w:spacing w:val="14"/>
          <w:sz w:val="19"/>
          <w:szCs w:val="19"/>
        </w:rPr>
        <w:t xml:space="preserve"> </w:t>
      </w:r>
      <w:r>
        <w:rPr>
          <w:rFonts w:ascii="Georgia" w:eastAsia="Georgia" w:hAnsi="Georgia" w:cs="Georgia"/>
          <w:sz w:val="19"/>
          <w:szCs w:val="19"/>
        </w:rPr>
        <w:t>for</w:t>
      </w:r>
      <w:r>
        <w:rPr>
          <w:rFonts w:ascii="Georgia" w:eastAsia="Georgia" w:hAnsi="Georgia" w:cs="Georgia"/>
          <w:spacing w:val="4"/>
          <w:sz w:val="19"/>
          <w:szCs w:val="19"/>
        </w:rPr>
        <w:t xml:space="preserve"> </w:t>
      </w:r>
      <w:r>
        <w:rPr>
          <w:rFonts w:ascii="Georgia" w:eastAsia="Georgia" w:hAnsi="Georgia" w:cs="Georgia"/>
          <w:sz w:val="19"/>
          <w:szCs w:val="19"/>
        </w:rPr>
        <w:t>the</w:t>
      </w:r>
      <w:r>
        <w:rPr>
          <w:rFonts w:ascii="Georgia" w:eastAsia="Georgia" w:hAnsi="Georgia" w:cs="Georgia"/>
          <w:spacing w:val="4"/>
          <w:sz w:val="19"/>
          <w:szCs w:val="19"/>
        </w:rPr>
        <w:t xml:space="preserve"> </w:t>
      </w:r>
      <w:r>
        <w:rPr>
          <w:rFonts w:ascii="Georgia" w:eastAsia="Georgia" w:hAnsi="Georgia" w:cs="Georgia"/>
          <w:sz w:val="19"/>
          <w:szCs w:val="19"/>
        </w:rPr>
        <w:t>translation</w:t>
      </w:r>
      <w:r>
        <w:rPr>
          <w:rFonts w:ascii="Georgia" w:eastAsia="Georgia" w:hAnsi="Georgia" w:cs="Georgia"/>
          <w:spacing w:val="17"/>
          <w:sz w:val="19"/>
          <w:szCs w:val="19"/>
        </w:rPr>
        <w:t xml:space="preserve"> </w:t>
      </w:r>
      <w:r>
        <w:rPr>
          <w:rFonts w:ascii="Georgia" w:eastAsia="Georgia" w:hAnsi="Georgia" w:cs="Georgia"/>
          <w:sz w:val="19"/>
          <w:szCs w:val="19"/>
        </w:rPr>
        <w:t>of</w:t>
      </w:r>
      <w:r>
        <w:rPr>
          <w:rFonts w:ascii="Georgia" w:eastAsia="Georgia" w:hAnsi="Georgia" w:cs="Georgia"/>
          <w:spacing w:val="2"/>
          <w:sz w:val="19"/>
          <w:szCs w:val="19"/>
        </w:rPr>
        <w:t xml:space="preserve"> </w:t>
      </w:r>
      <w:r>
        <w:rPr>
          <w:rFonts w:ascii="Georgia" w:eastAsia="Georgia" w:hAnsi="Georgia" w:cs="Georgia"/>
          <w:sz w:val="19"/>
          <w:szCs w:val="19"/>
        </w:rPr>
        <w:t>in</w:t>
      </w:r>
      <w:r>
        <w:rPr>
          <w:rFonts w:ascii="Georgia" w:eastAsia="Georgia" w:hAnsi="Georgia" w:cs="Georgia"/>
          <w:spacing w:val="4"/>
          <w:sz w:val="19"/>
          <w:szCs w:val="19"/>
        </w:rPr>
        <w:t xml:space="preserve"> </w:t>
      </w:r>
      <w:r>
        <w:rPr>
          <w:rFonts w:ascii="Georgia" w:eastAsia="Georgia" w:hAnsi="Georgia" w:cs="Georgia"/>
          <w:sz w:val="19"/>
          <w:szCs w:val="19"/>
        </w:rPr>
        <w:t>vivo</w:t>
      </w:r>
      <w:r>
        <w:rPr>
          <w:rFonts w:ascii="Georgia" w:eastAsia="Georgia" w:hAnsi="Georgia" w:cs="Georgia"/>
          <w:spacing w:val="6"/>
          <w:sz w:val="19"/>
          <w:szCs w:val="19"/>
        </w:rPr>
        <w:t xml:space="preserve"> </w:t>
      </w:r>
      <w:r>
        <w:rPr>
          <w:rFonts w:ascii="Georgia" w:eastAsia="Georgia" w:hAnsi="Georgia" w:cs="Georgia"/>
          <w:sz w:val="19"/>
          <w:szCs w:val="19"/>
        </w:rPr>
        <w:t>imaging</w:t>
      </w:r>
      <w:r>
        <w:rPr>
          <w:rFonts w:ascii="Georgia" w:eastAsia="Georgia" w:hAnsi="Georgia" w:cs="Georgia"/>
          <w:spacing w:val="13"/>
          <w:sz w:val="19"/>
          <w:szCs w:val="19"/>
        </w:rPr>
        <w:t xml:space="preserve"> </w:t>
      </w:r>
      <w:proofErr w:type="spellStart"/>
      <w:r>
        <w:rPr>
          <w:rFonts w:ascii="Georgia" w:eastAsia="Georgia" w:hAnsi="Georgia" w:cs="Georgia"/>
          <w:w w:val="102"/>
          <w:sz w:val="19"/>
          <w:szCs w:val="19"/>
        </w:rPr>
        <w:t>biomark</w:t>
      </w:r>
      <w:proofErr w:type="spellEnd"/>
      <w:r>
        <w:rPr>
          <w:rFonts w:ascii="Georgia" w:eastAsia="Georgia" w:hAnsi="Georgia" w:cs="Georgia"/>
          <w:w w:val="102"/>
          <w:sz w:val="19"/>
          <w:szCs w:val="19"/>
        </w:rPr>
        <w:t>-</w:t>
      </w:r>
    </w:p>
    <w:p w14:paraId="156B3FCD" w14:textId="77777777" w:rsidR="00E61F9D" w:rsidRDefault="00E61F9D">
      <w:pPr>
        <w:spacing w:after="0"/>
        <w:jc w:val="both"/>
        <w:sectPr w:rsidR="00E61F9D">
          <w:pgSz w:w="12240" w:h="15840"/>
          <w:pgMar w:top="680" w:right="580" w:bottom="280" w:left="600" w:header="720" w:footer="720" w:gutter="0"/>
          <w:cols w:space="720"/>
        </w:sectPr>
      </w:pPr>
    </w:p>
    <w:p w14:paraId="4E7B62E1" w14:textId="77777777" w:rsidR="00E61F9D" w:rsidRDefault="005C64D6">
      <w:pPr>
        <w:spacing w:before="85" w:after="0" w:line="277" w:lineRule="auto"/>
        <w:ind w:left="120" w:right="88"/>
        <w:jc w:val="both"/>
        <w:rPr>
          <w:rFonts w:ascii="Georgia" w:eastAsia="Georgia" w:hAnsi="Georgia" w:cs="Georgia"/>
          <w:sz w:val="19"/>
          <w:szCs w:val="19"/>
        </w:rPr>
      </w:pPr>
      <w:proofErr w:type="spellStart"/>
      <w:proofErr w:type="gramStart"/>
      <w:r>
        <w:rPr>
          <w:rFonts w:ascii="Georgia" w:eastAsia="Georgia" w:hAnsi="Georgia" w:cs="Georgia"/>
          <w:sz w:val="19"/>
          <w:szCs w:val="19"/>
        </w:rPr>
        <w:lastRenderedPageBreak/>
        <w:t>ers</w:t>
      </w:r>
      <w:proofErr w:type="spellEnd"/>
      <w:proofErr w:type="gramEnd"/>
      <w:r>
        <w:rPr>
          <w:rFonts w:ascii="Georgia" w:eastAsia="Georgia" w:hAnsi="Georgia" w:cs="Georgia"/>
          <w:spacing w:val="21"/>
          <w:sz w:val="19"/>
          <w:szCs w:val="19"/>
        </w:rPr>
        <w:t xml:space="preserve"> </w:t>
      </w:r>
      <w:r>
        <w:rPr>
          <w:rFonts w:ascii="Georgia" w:eastAsia="Georgia" w:hAnsi="Georgia" w:cs="Georgia"/>
          <w:sz w:val="19"/>
          <w:szCs w:val="19"/>
        </w:rPr>
        <w:t>in</w:t>
      </w:r>
      <w:r>
        <w:rPr>
          <w:rFonts w:ascii="Georgia" w:eastAsia="Georgia" w:hAnsi="Georgia" w:cs="Georgia"/>
          <w:spacing w:val="21"/>
          <w:sz w:val="19"/>
          <w:szCs w:val="19"/>
        </w:rPr>
        <w:t xml:space="preserve"> </w:t>
      </w:r>
      <w:r>
        <w:rPr>
          <w:rFonts w:ascii="Georgia" w:eastAsia="Georgia" w:hAnsi="Georgia" w:cs="Georgia"/>
          <w:sz w:val="19"/>
          <w:szCs w:val="19"/>
        </w:rPr>
        <w:t>an</w:t>
      </w:r>
      <w:r>
        <w:rPr>
          <w:rFonts w:ascii="Georgia" w:eastAsia="Georgia" w:hAnsi="Georgia" w:cs="Georgia"/>
          <w:spacing w:val="20"/>
          <w:sz w:val="19"/>
          <w:szCs w:val="19"/>
        </w:rPr>
        <w:t xml:space="preserve"> </w:t>
      </w:r>
      <w:r>
        <w:rPr>
          <w:rFonts w:ascii="Georgia" w:eastAsia="Georgia" w:hAnsi="Georgia" w:cs="Georgia"/>
          <w:sz w:val="19"/>
          <w:szCs w:val="19"/>
        </w:rPr>
        <w:t>open</w:t>
      </w:r>
      <w:r>
        <w:rPr>
          <w:rFonts w:ascii="Georgia" w:eastAsia="Georgia" w:hAnsi="Georgia" w:cs="Georgia"/>
          <w:spacing w:val="24"/>
          <w:sz w:val="19"/>
          <w:szCs w:val="19"/>
        </w:rPr>
        <w:t xml:space="preserve"> </w:t>
      </w:r>
      <w:r>
        <w:rPr>
          <w:rFonts w:ascii="Georgia" w:eastAsia="Georgia" w:hAnsi="Georgia" w:cs="Georgia"/>
          <w:sz w:val="19"/>
          <w:szCs w:val="19"/>
        </w:rPr>
        <w:t>and</w:t>
      </w:r>
      <w:r>
        <w:rPr>
          <w:rFonts w:ascii="Georgia" w:eastAsia="Georgia" w:hAnsi="Georgia" w:cs="Georgia"/>
          <w:spacing w:val="22"/>
          <w:sz w:val="19"/>
          <w:szCs w:val="19"/>
        </w:rPr>
        <w:t xml:space="preserve"> </w:t>
      </w:r>
      <w:r>
        <w:rPr>
          <w:rFonts w:ascii="Georgia" w:eastAsia="Georgia" w:hAnsi="Georgia" w:cs="Georgia"/>
          <w:sz w:val="19"/>
          <w:szCs w:val="19"/>
        </w:rPr>
        <w:t>consistent</w:t>
      </w:r>
      <w:r>
        <w:rPr>
          <w:rFonts w:ascii="Georgia" w:eastAsia="Georgia" w:hAnsi="Georgia" w:cs="Georgia"/>
          <w:spacing w:val="33"/>
          <w:sz w:val="19"/>
          <w:szCs w:val="19"/>
        </w:rPr>
        <w:t xml:space="preserve"> </w:t>
      </w:r>
      <w:r>
        <w:rPr>
          <w:rFonts w:ascii="Georgia" w:eastAsia="Georgia" w:hAnsi="Georgia" w:cs="Georgia"/>
          <w:sz w:val="19"/>
          <w:szCs w:val="19"/>
        </w:rPr>
        <w:t>manner</w:t>
      </w:r>
      <w:r>
        <w:rPr>
          <w:rFonts w:ascii="Georgia" w:eastAsia="Georgia" w:hAnsi="Georgia" w:cs="Georgia"/>
          <w:spacing w:val="29"/>
          <w:sz w:val="19"/>
          <w:szCs w:val="19"/>
        </w:rPr>
        <w:t xml:space="preserve"> </w:t>
      </w:r>
      <w:r>
        <w:rPr>
          <w:rFonts w:ascii="Georgia" w:eastAsia="Georgia" w:hAnsi="Georgia" w:cs="Georgia"/>
          <w:sz w:val="19"/>
          <w:szCs w:val="19"/>
        </w:rPr>
        <w:t>across</w:t>
      </w:r>
      <w:r>
        <w:rPr>
          <w:rFonts w:ascii="Georgia" w:eastAsia="Georgia" w:hAnsi="Georgia" w:cs="Georgia"/>
          <w:spacing w:val="27"/>
          <w:sz w:val="19"/>
          <w:szCs w:val="19"/>
        </w:rPr>
        <w:t xml:space="preserve"> </w:t>
      </w:r>
      <w:r>
        <w:rPr>
          <w:rFonts w:ascii="Georgia" w:eastAsia="Georgia" w:hAnsi="Georgia" w:cs="Georgia"/>
          <w:sz w:val="19"/>
          <w:szCs w:val="19"/>
        </w:rPr>
        <w:t>platforms</w:t>
      </w:r>
      <w:r>
        <w:rPr>
          <w:rFonts w:ascii="Georgia" w:eastAsia="Georgia" w:hAnsi="Georgia" w:cs="Georgia"/>
          <w:spacing w:val="32"/>
          <w:sz w:val="19"/>
          <w:szCs w:val="19"/>
        </w:rPr>
        <w:t xml:space="preserve"> </w:t>
      </w:r>
      <w:r>
        <w:rPr>
          <w:rFonts w:ascii="Georgia" w:eastAsia="Georgia" w:hAnsi="Georgia" w:cs="Georgia"/>
          <w:sz w:val="19"/>
          <w:szCs w:val="19"/>
        </w:rPr>
        <w:t>and</w:t>
      </w:r>
      <w:r>
        <w:rPr>
          <w:rFonts w:ascii="Georgia" w:eastAsia="Georgia" w:hAnsi="Georgia" w:cs="Georgia"/>
          <w:spacing w:val="22"/>
          <w:sz w:val="19"/>
          <w:szCs w:val="19"/>
        </w:rPr>
        <w:t xml:space="preserve"> </w:t>
      </w:r>
      <w:r>
        <w:rPr>
          <w:rFonts w:ascii="Georgia" w:eastAsia="Georgia" w:hAnsi="Georgia" w:cs="Georgia"/>
          <w:sz w:val="19"/>
          <w:szCs w:val="19"/>
        </w:rPr>
        <w:t xml:space="preserve">centers. </w:t>
      </w:r>
      <w:r>
        <w:rPr>
          <w:rFonts w:ascii="Georgia" w:eastAsia="Georgia" w:hAnsi="Georgia" w:cs="Georgia"/>
          <w:spacing w:val="29"/>
          <w:sz w:val="19"/>
          <w:szCs w:val="19"/>
        </w:rPr>
        <w:t xml:space="preserve"> </w:t>
      </w:r>
      <w:r>
        <w:rPr>
          <w:rFonts w:ascii="Georgia" w:eastAsia="Georgia" w:hAnsi="Georgia" w:cs="Georgia"/>
          <w:sz w:val="19"/>
          <w:szCs w:val="19"/>
        </w:rPr>
        <w:t>This</w:t>
      </w:r>
      <w:r>
        <w:rPr>
          <w:rFonts w:ascii="Georgia" w:eastAsia="Georgia" w:hAnsi="Georgia" w:cs="Georgia"/>
          <w:spacing w:val="23"/>
          <w:sz w:val="19"/>
          <w:szCs w:val="19"/>
        </w:rPr>
        <w:t xml:space="preserve"> </w:t>
      </w:r>
      <w:r>
        <w:rPr>
          <w:rFonts w:ascii="Georgia" w:eastAsia="Georgia" w:hAnsi="Georgia" w:cs="Georgia"/>
          <w:sz w:val="19"/>
          <w:szCs w:val="19"/>
        </w:rPr>
        <w:t>work,</w:t>
      </w:r>
      <w:r>
        <w:rPr>
          <w:rFonts w:ascii="Georgia" w:eastAsia="Georgia" w:hAnsi="Georgia" w:cs="Georgia"/>
          <w:spacing w:val="29"/>
          <w:sz w:val="19"/>
          <w:szCs w:val="19"/>
        </w:rPr>
        <w:t xml:space="preserve"> </w:t>
      </w:r>
      <w:r>
        <w:rPr>
          <w:rFonts w:ascii="Georgia" w:eastAsia="Georgia" w:hAnsi="Georgia" w:cs="Georgia"/>
          <w:sz w:val="19"/>
          <w:szCs w:val="19"/>
        </w:rPr>
        <w:t>carried</w:t>
      </w:r>
      <w:r>
        <w:rPr>
          <w:rFonts w:ascii="Georgia" w:eastAsia="Georgia" w:hAnsi="Georgia" w:cs="Georgia"/>
          <w:spacing w:val="28"/>
          <w:sz w:val="19"/>
          <w:szCs w:val="19"/>
        </w:rPr>
        <w:t xml:space="preserve"> </w:t>
      </w:r>
      <w:r>
        <w:rPr>
          <w:rFonts w:ascii="Georgia" w:eastAsia="Georgia" w:hAnsi="Georgia" w:cs="Georgia"/>
          <w:sz w:val="19"/>
          <w:szCs w:val="19"/>
        </w:rPr>
        <w:t>out</w:t>
      </w:r>
      <w:r>
        <w:rPr>
          <w:rFonts w:ascii="Georgia" w:eastAsia="Georgia" w:hAnsi="Georgia" w:cs="Georgia"/>
          <w:spacing w:val="22"/>
          <w:sz w:val="19"/>
          <w:szCs w:val="19"/>
        </w:rPr>
        <w:t xml:space="preserve"> </w:t>
      </w:r>
      <w:r>
        <w:rPr>
          <w:rFonts w:ascii="Georgia" w:eastAsia="Georgia" w:hAnsi="Georgia" w:cs="Georgia"/>
          <w:sz w:val="19"/>
          <w:szCs w:val="19"/>
        </w:rPr>
        <w:t>in</w:t>
      </w:r>
      <w:r>
        <w:rPr>
          <w:rFonts w:ascii="Georgia" w:eastAsia="Georgia" w:hAnsi="Georgia" w:cs="Georgia"/>
          <w:spacing w:val="21"/>
          <w:sz w:val="19"/>
          <w:szCs w:val="19"/>
        </w:rPr>
        <w:t xml:space="preserve"> </w:t>
      </w:r>
      <w:r>
        <w:rPr>
          <w:rFonts w:ascii="Georgia" w:eastAsia="Georgia" w:hAnsi="Georgia" w:cs="Georgia"/>
          <w:sz w:val="19"/>
          <w:szCs w:val="19"/>
        </w:rPr>
        <w:t>collaboration</w:t>
      </w:r>
      <w:r>
        <w:rPr>
          <w:rFonts w:ascii="Georgia" w:eastAsia="Georgia" w:hAnsi="Georgia" w:cs="Georgia"/>
          <w:spacing w:val="38"/>
          <w:sz w:val="19"/>
          <w:szCs w:val="19"/>
        </w:rPr>
        <w:t xml:space="preserve"> </w:t>
      </w:r>
      <w:r>
        <w:rPr>
          <w:rFonts w:ascii="Georgia" w:eastAsia="Georgia" w:hAnsi="Georgia" w:cs="Georgia"/>
          <w:sz w:val="19"/>
          <w:szCs w:val="19"/>
        </w:rPr>
        <w:t>with</w:t>
      </w:r>
      <w:r>
        <w:rPr>
          <w:rFonts w:ascii="Georgia" w:eastAsia="Georgia" w:hAnsi="Georgia" w:cs="Georgia"/>
          <w:spacing w:val="23"/>
          <w:sz w:val="19"/>
          <w:szCs w:val="19"/>
        </w:rPr>
        <w:t xml:space="preserve"> </w:t>
      </w:r>
      <w:r>
        <w:rPr>
          <w:rFonts w:ascii="Georgia" w:eastAsia="Georgia" w:hAnsi="Georgia" w:cs="Georgia"/>
          <w:w w:val="102"/>
          <w:sz w:val="19"/>
          <w:szCs w:val="19"/>
        </w:rPr>
        <w:t xml:space="preserve">industrial </w:t>
      </w:r>
      <w:r>
        <w:rPr>
          <w:rFonts w:ascii="Georgia" w:eastAsia="Georgia" w:hAnsi="Georgia" w:cs="Georgia"/>
          <w:sz w:val="19"/>
          <w:szCs w:val="19"/>
        </w:rPr>
        <w:t>partners,</w:t>
      </w:r>
      <w:r>
        <w:rPr>
          <w:rFonts w:ascii="Georgia" w:eastAsia="Georgia" w:hAnsi="Georgia" w:cs="Georgia"/>
          <w:spacing w:val="29"/>
          <w:sz w:val="19"/>
          <w:szCs w:val="19"/>
        </w:rPr>
        <w:t xml:space="preserve"> </w:t>
      </w:r>
      <w:r>
        <w:rPr>
          <w:rFonts w:ascii="Georgia" w:eastAsia="Georgia" w:hAnsi="Georgia" w:cs="Georgia"/>
          <w:sz w:val="19"/>
          <w:szCs w:val="19"/>
        </w:rPr>
        <w:t>will</w:t>
      </w:r>
      <w:r>
        <w:rPr>
          <w:rFonts w:ascii="Georgia" w:eastAsia="Georgia" w:hAnsi="Georgia" w:cs="Georgia"/>
          <w:spacing w:val="17"/>
          <w:sz w:val="19"/>
          <w:szCs w:val="19"/>
        </w:rPr>
        <w:t xml:space="preserve"> </w:t>
      </w:r>
      <w:r>
        <w:rPr>
          <w:rFonts w:ascii="Georgia" w:eastAsia="Georgia" w:hAnsi="Georgia" w:cs="Georgia"/>
          <w:sz w:val="19"/>
          <w:szCs w:val="19"/>
        </w:rPr>
        <w:t>support</w:t>
      </w:r>
      <w:r>
        <w:rPr>
          <w:rFonts w:ascii="Georgia" w:eastAsia="Georgia" w:hAnsi="Georgia" w:cs="Georgia"/>
          <w:spacing w:val="25"/>
          <w:sz w:val="19"/>
          <w:szCs w:val="19"/>
        </w:rPr>
        <w:t xml:space="preserve"> </w:t>
      </w:r>
      <w:r>
        <w:rPr>
          <w:rFonts w:ascii="Georgia" w:eastAsia="Georgia" w:hAnsi="Georgia" w:cs="Georgia"/>
          <w:sz w:val="19"/>
          <w:szCs w:val="19"/>
        </w:rPr>
        <w:t>patient</w:t>
      </w:r>
      <w:r>
        <w:rPr>
          <w:rFonts w:ascii="Georgia" w:eastAsia="Georgia" w:hAnsi="Georgia" w:cs="Georgia"/>
          <w:spacing w:val="23"/>
          <w:sz w:val="19"/>
          <w:szCs w:val="19"/>
        </w:rPr>
        <w:t xml:space="preserve"> </w:t>
      </w:r>
      <w:proofErr w:type="spellStart"/>
      <w:r>
        <w:rPr>
          <w:rFonts w:ascii="Georgia" w:eastAsia="Georgia" w:hAnsi="Georgia" w:cs="Georgia"/>
          <w:sz w:val="19"/>
          <w:szCs w:val="19"/>
        </w:rPr>
        <w:t>phenotyping</w:t>
      </w:r>
      <w:proofErr w:type="spellEnd"/>
      <w:r>
        <w:rPr>
          <w:rFonts w:ascii="Georgia" w:eastAsia="Georgia" w:hAnsi="Georgia" w:cs="Georgia"/>
          <w:spacing w:val="32"/>
          <w:sz w:val="19"/>
          <w:szCs w:val="19"/>
        </w:rPr>
        <w:t xml:space="preserve"> </w:t>
      </w:r>
      <w:r>
        <w:rPr>
          <w:rFonts w:ascii="Georgia" w:eastAsia="Georgia" w:hAnsi="Georgia" w:cs="Georgia"/>
          <w:sz w:val="19"/>
          <w:szCs w:val="19"/>
        </w:rPr>
        <w:t>and</w:t>
      </w:r>
      <w:r>
        <w:rPr>
          <w:rFonts w:ascii="Georgia" w:eastAsia="Georgia" w:hAnsi="Georgia" w:cs="Georgia"/>
          <w:spacing w:val="18"/>
          <w:sz w:val="19"/>
          <w:szCs w:val="19"/>
        </w:rPr>
        <w:t xml:space="preserve"> </w:t>
      </w:r>
      <w:r>
        <w:rPr>
          <w:rFonts w:ascii="Georgia" w:eastAsia="Georgia" w:hAnsi="Georgia" w:cs="Georgia"/>
          <w:sz w:val="19"/>
          <w:szCs w:val="19"/>
        </w:rPr>
        <w:t>stratification</w:t>
      </w:r>
      <w:r>
        <w:rPr>
          <w:rFonts w:ascii="Georgia" w:eastAsia="Georgia" w:hAnsi="Georgia" w:cs="Georgia"/>
          <w:spacing w:val="33"/>
          <w:sz w:val="19"/>
          <w:szCs w:val="19"/>
        </w:rPr>
        <w:t xml:space="preserve"> </w:t>
      </w:r>
      <w:r>
        <w:rPr>
          <w:rFonts w:ascii="Georgia" w:eastAsia="Georgia" w:hAnsi="Georgia" w:cs="Georgia"/>
          <w:sz w:val="19"/>
          <w:szCs w:val="19"/>
        </w:rPr>
        <w:t>to</w:t>
      </w:r>
      <w:r>
        <w:rPr>
          <w:rFonts w:ascii="Georgia" w:eastAsia="Georgia" w:hAnsi="Georgia" w:cs="Georgia"/>
          <w:spacing w:val="15"/>
          <w:sz w:val="19"/>
          <w:szCs w:val="19"/>
        </w:rPr>
        <w:t xml:space="preserve"> </w:t>
      </w:r>
      <w:r>
        <w:rPr>
          <w:rFonts w:ascii="Georgia" w:eastAsia="Georgia" w:hAnsi="Georgia" w:cs="Georgia"/>
          <w:sz w:val="19"/>
          <w:szCs w:val="19"/>
        </w:rPr>
        <w:t>therapy</w:t>
      </w:r>
      <w:r>
        <w:rPr>
          <w:rFonts w:ascii="Georgia" w:eastAsia="Georgia" w:hAnsi="Georgia" w:cs="Georgia"/>
          <w:spacing w:val="24"/>
          <w:sz w:val="19"/>
          <w:szCs w:val="19"/>
        </w:rPr>
        <w:t xml:space="preserve"> </w:t>
      </w:r>
      <w:r>
        <w:rPr>
          <w:rFonts w:ascii="Georgia" w:eastAsia="Georgia" w:hAnsi="Georgia" w:cs="Georgia"/>
          <w:sz w:val="19"/>
          <w:szCs w:val="19"/>
        </w:rPr>
        <w:t>as</w:t>
      </w:r>
      <w:r>
        <w:rPr>
          <w:rFonts w:ascii="Georgia" w:eastAsia="Georgia" w:hAnsi="Georgia" w:cs="Georgia"/>
          <w:spacing w:val="15"/>
          <w:sz w:val="19"/>
          <w:szCs w:val="19"/>
        </w:rPr>
        <w:t xml:space="preserve"> </w:t>
      </w:r>
      <w:r>
        <w:rPr>
          <w:rFonts w:ascii="Georgia" w:eastAsia="Georgia" w:hAnsi="Georgia" w:cs="Georgia"/>
          <w:sz w:val="19"/>
          <w:szCs w:val="19"/>
        </w:rPr>
        <w:t>well</w:t>
      </w:r>
      <w:r>
        <w:rPr>
          <w:rFonts w:ascii="Georgia" w:eastAsia="Georgia" w:hAnsi="Georgia" w:cs="Georgia"/>
          <w:spacing w:val="19"/>
          <w:sz w:val="19"/>
          <w:szCs w:val="19"/>
        </w:rPr>
        <w:t xml:space="preserve"> </w:t>
      </w:r>
      <w:r>
        <w:rPr>
          <w:rFonts w:ascii="Georgia" w:eastAsia="Georgia" w:hAnsi="Georgia" w:cs="Georgia"/>
          <w:sz w:val="19"/>
          <w:szCs w:val="19"/>
        </w:rPr>
        <w:t>as</w:t>
      </w:r>
      <w:r>
        <w:rPr>
          <w:rFonts w:ascii="Georgia" w:eastAsia="Georgia" w:hAnsi="Georgia" w:cs="Georgia"/>
          <w:spacing w:val="15"/>
          <w:sz w:val="19"/>
          <w:szCs w:val="19"/>
        </w:rPr>
        <w:t xml:space="preserve"> </w:t>
      </w:r>
      <w:r>
        <w:rPr>
          <w:rFonts w:ascii="Georgia" w:eastAsia="Georgia" w:hAnsi="Georgia" w:cs="Georgia"/>
          <w:sz w:val="19"/>
          <w:szCs w:val="19"/>
        </w:rPr>
        <w:t>measurement</w:t>
      </w:r>
      <w:r>
        <w:rPr>
          <w:rFonts w:ascii="Georgia" w:eastAsia="Georgia" w:hAnsi="Georgia" w:cs="Georgia"/>
          <w:spacing w:val="34"/>
          <w:sz w:val="19"/>
          <w:szCs w:val="19"/>
        </w:rPr>
        <w:t xml:space="preserve"> </w:t>
      </w:r>
      <w:r>
        <w:rPr>
          <w:rFonts w:ascii="Georgia" w:eastAsia="Georgia" w:hAnsi="Georgia" w:cs="Georgia"/>
          <w:sz w:val="19"/>
          <w:szCs w:val="19"/>
        </w:rPr>
        <w:t>of</w:t>
      </w:r>
      <w:r>
        <w:rPr>
          <w:rFonts w:ascii="Georgia" w:eastAsia="Georgia" w:hAnsi="Georgia" w:cs="Georgia"/>
          <w:spacing w:val="15"/>
          <w:sz w:val="19"/>
          <w:szCs w:val="19"/>
        </w:rPr>
        <w:t xml:space="preserve"> </w:t>
      </w:r>
      <w:r>
        <w:rPr>
          <w:rFonts w:ascii="Georgia" w:eastAsia="Georgia" w:hAnsi="Georgia" w:cs="Georgia"/>
          <w:sz w:val="19"/>
          <w:szCs w:val="19"/>
        </w:rPr>
        <w:t>longitudinal</w:t>
      </w:r>
      <w:r>
        <w:rPr>
          <w:rFonts w:ascii="Georgia" w:eastAsia="Georgia" w:hAnsi="Georgia" w:cs="Georgia"/>
          <w:spacing w:val="31"/>
          <w:sz w:val="19"/>
          <w:szCs w:val="19"/>
        </w:rPr>
        <w:t xml:space="preserve"> </w:t>
      </w:r>
      <w:r>
        <w:rPr>
          <w:rFonts w:ascii="Georgia" w:eastAsia="Georgia" w:hAnsi="Georgia" w:cs="Georgia"/>
          <w:sz w:val="19"/>
          <w:szCs w:val="19"/>
        </w:rPr>
        <w:t>changes</w:t>
      </w:r>
      <w:r>
        <w:rPr>
          <w:rFonts w:ascii="Georgia" w:eastAsia="Georgia" w:hAnsi="Georgia" w:cs="Georgia"/>
          <w:spacing w:val="25"/>
          <w:sz w:val="19"/>
          <w:szCs w:val="19"/>
        </w:rPr>
        <w:t xml:space="preserve"> </w:t>
      </w:r>
      <w:r>
        <w:rPr>
          <w:rFonts w:ascii="Georgia" w:eastAsia="Georgia" w:hAnsi="Georgia" w:cs="Georgia"/>
          <w:w w:val="102"/>
          <w:sz w:val="19"/>
          <w:szCs w:val="19"/>
        </w:rPr>
        <w:t xml:space="preserve">and </w:t>
      </w:r>
      <w:r>
        <w:rPr>
          <w:rFonts w:ascii="Georgia" w:eastAsia="Georgia" w:hAnsi="Georgia" w:cs="Georgia"/>
          <w:sz w:val="19"/>
          <w:szCs w:val="19"/>
        </w:rPr>
        <w:t>response</w:t>
      </w:r>
      <w:r>
        <w:rPr>
          <w:rFonts w:ascii="Georgia" w:eastAsia="Georgia" w:hAnsi="Georgia" w:cs="Georgia"/>
          <w:spacing w:val="16"/>
          <w:sz w:val="19"/>
          <w:szCs w:val="19"/>
        </w:rPr>
        <w:t xml:space="preserve"> </w:t>
      </w:r>
      <w:r>
        <w:rPr>
          <w:rFonts w:ascii="Georgia" w:eastAsia="Georgia" w:hAnsi="Georgia" w:cs="Georgia"/>
          <w:sz w:val="19"/>
          <w:szCs w:val="19"/>
        </w:rPr>
        <w:t>to</w:t>
      </w:r>
      <w:r>
        <w:rPr>
          <w:rFonts w:ascii="Georgia" w:eastAsia="Georgia" w:hAnsi="Georgia" w:cs="Georgia"/>
          <w:spacing w:val="4"/>
          <w:sz w:val="19"/>
          <w:szCs w:val="19"/>
        </w:rPr>
        <w:t xml:space="preserve"> </w:t>
      </w:r>
      <w:r>
        <w:rPr>
          <w:rFonts w:ascii="Georgia" w:eastAsia="Georgia" w:hAnsi="Georgia" w:cs="Georgia"/>
          <w:w w:val="102"/>
          <w:sz w:val="19"/>
          <w:szCs w:val="19"/>
        </w:rPr>
        <w:t>therapy.</w:t>
      </w:r>
    </w:p>
    <w:p w14:paraId="6E8D2F8C" w14:textId="77777777" w:rsidR="00E61F9D" w:rsidRDefault="005C64D6">
      <w:pPr>
        <w:spacing w:before="59" w:after="0" w:line="277" w:lineRule="auto"/>
        <w:ind w:left="114" w:right="52" w:firstLine="6"/>
        <w:jc w:val="both"/>
        <w:rPr>
          <w:rFonts w:ascii="Georgia" w:eastAsia="Georgia" w:hAnsi="Georgia" w:cs="Georgia"/>
          <w:sz w:val="19"/>
          <w:szCs w:val="19"/>
        </w:rPr>
      </w:pPr>
      <w:proofErr w:type="gramStart"/>
      <w:r>
        <w:rPr>
          <w:rFonts w:ascii="Georgia" w:eastAsia="Georgia" w:hAnsi="Georgia" w:cs="Georgia"/>
          <w:b/>
          <w:bCs/>
          <w:sz w:val="19"/>
          <w:szCs w:val="19"/>
        </w:rPr>
        <w:t>3(c.3.10)</w:t>
      </w:r>
      <w:r>
        <w:rPr>
          <w:rFonts w:ascii="Georgia" w:eastAsia="Georgia" w:hAnsi="Georgia" w:cs="Georgia"/>
          <w:b/>
          <w:bCs/>
          <w:spacing w:val="28"/>
          <w:sz w:val="19"/>
          <w:szCs w:val="19"/>
        </w:rPr>
        <w:t xml:space="preserve"> </w:t>
      </w:r>
      <w:r>
        <w:rPr>
          <w:rFonts w:ascii="Georgia" w:eastAsia="Georgia" w:hAnsi="Georgia" w:cs="Georgia"/>
          <w:b/>
          <w:bCs/>
          <w:sz w:val="19"/>
          <w:szCs w:val="19"/>
        </w:rPr>
        <w:t>Functional</w:t>
      </w:r>
      <w:r>
        <w:rPr>
          <w:rFonts w:ascii="Georgia" w:eastAsia="Georgia" w:hAnsi="Georgia" w:cs="Georgia"/>
          <w:b/>
          <w:bCs/>
          <w:spacing w:val="32"/>
          <w:sz w:val="19"/>
          <w:szCs w:val="19"/>
        </w:rPr>
        <w:t xml:space="preserve"> </w:t>
      </w:r>
      <w:r>
        <w:rPr>
          <w:rFonts w:ascii="Georgia" w:eastAsia="Georgia" w:hAnsi="Georgia" w:cs="Georgia"/>
          <w:b/>
          <w:bCs/>
          <w:sz w:val="19"/>
          <w:szCs w:val="19"/>
        </w:rPr>
        <w:t>MR</w:t>
      </w:r>
      <w:r>
        <w:rPr>
          <w:rFonts w:ascii="Georgia" w:eastAsia="Georgia" w:hAnsi="Georgia" w:cs="Georgia"/>
          <w:b/>
          <w:bCs/>
          <w:spacing w:val="18"/>
          <w:sz w:val="19"/>
          <w:szCs w:val="19"/>
        </w:rPr>
        <w:t xml:space="preserve"> </w:t>
      </w:r>
      <w:r>
        <w:rPr>
          <w:rFonts w:ascii="Georgia" w:eastAsia="Georgia" w:hAnsi="Georgia" w:cs="Georgia"/>
          <w:b/>
          <w:bCs/>
          <w:sz w:val="19"/>
          <w:szCs w:val="19"/>
        </w:rPr>
        <w:t>imaging</w:t>
      </w:r>
      <w:r>
        <w:rPr>
          <w:rFonts w:ascii="Georgia" w:eastAsia="Georgia" w:hAnsi="Georgia" w:cs="Georgia"/>
          <w:b/>
          <w:bCs/>
          <w:spacing w:val="27"/>
          <w:sz w:val="19"/>
          <w:szCs w:val="19"/>
        </w:rPr>
        <w:t xml:space="preserve"> </w:t>
      </w:r>
      <w:r>
        <w:rPr>
          <w:rFonts w:ascii="Georgia" w:eastAsia="Georgia" w:hAnsi="Georgia" w:cs="Georgia"/>
          <w:b/>
          <w:bCs/>
          <w:sz w:val="19"/>
          <w:szCs w:val="19"/>
        </w:rPr>
        <w:t>of</w:t>
      </w:r>
      <w:r>
        <w:rPr>
          <w:rFonts w:ascii="Georgia" w:eastAsia="Georgia" w:hAnsi="Georgia" w:cs="Georgia"/>
          <w:b/>
          <w:bCs/>
          <w:spacing w:val="15"/>
          <w:sz w:val="19"/>
          <w:szCs w:val="19"/>
        </w:rPr>
        <w:t xml:space="preserve"> </w:t>
      </w:r>
      <w:r>
        <w:rPr>
          <w:rFonts w:ascii="Georgia" w:eastAsia="Georgia" w:hAnsi="Georgia" w:cs="Georgia"/>
          <w:b/>
          <w:bCs/>
          <w:sz w:val="19"/>
          <w:szCs w:val="19"/>
        </w:rPr>
        <w:t>the</w:t>
      </w:r>
      <w:r>
        <w:rPr>
          <w:rFonts w:ascii="Georgia" w:eastAsia="Georgia" w:hAnsi="Georgia" w:cs="Georgia"/>
          <w:b/>
          <w:bCs/>
          <w:spacing w:val="17"/>
          <w:sz w:val="19"/>
          <w:szCs w:val="19"/>
        </w:rPr>
        <w:t xml:space="preserve"> </w:t>
      </w:r>
      <w:r>
        <w:rPr>
          <w:rFonts w:ascii="Georgia" w:eastAsia="Georgia" w:hAnsi="Georgia" w:cs="Georgia"/>
          <w:b/>
          <w:bCs/>
          <w:sz w:val="19"/>
          <w:szCs w:val="19"/>
        </w:rPr>
        <w:t>lungs</w:t>
      </w:r>
      <w:r>
        <w:rPr>
          <w:rFonts w:ascii="Georgia" w:eastAsia="Georgia" w:hAnsi="Georgia" w:cs="Georgia"/>
          <w:b/>
          <w:bCs/>
          <w:spacing w:val="22"/>
          <w:sz w:val="19"/>
          <w:szCs w:val="19"/>
        </w:rPr>
        <w:t xml:space="preserve"> </w:t>
      </w:r>
      <w:r>
        <w:rPr>
          <w:rFonts w:ascii="Georgia" w:eastAsia="Georgia" w:hAnsi="Georgia" w:cs="Georgia"/>
          <w:b/>
          <w:bCs/>
          <w:sz w:val="19"/>
          <w:szCs w:val="19"/>
        </w:rPr>
        <w:t>using</w:t>
      </w:r>
      <w:r>
        <w:rPr>
          <w:rFonts w:ascii="Georgia" w:eastAsia="Georgia" w:hAnsi="Georgia" w:cs="Georgia"/>
          <w:b/>
          <w:bCs/>
          <w:spacing w:val="22"/>
          <w:sz w:val="19"/>
          <w:szCs w:val="19"/>
        </w:rPr>
        <w:t xml:space="preserve"> </w:t>
      </w:r>
      <w:r>
        <w:rPr>
          <w:rFonts w:ascii="Georgia" w:eastAsia="Georgia" w:hAnsi="Georgia" w:cs="Georgia"/>
          <w:b/>
          <w:bCs/>
          <w:sz w:val="19"/>
          <w:szCs w:val="19"/>
        </w:rPr>
        <w:t>hyperpolarized</w:t>
      </w:r>
      <w:r>
        <w:rPr>
          <w:rFonts w:ascii="Georgia" w:eastAsia="Georgia" w:hAnsi="Georgia" w:cs="Georgia"/>
          <w:b/>
          <w:bCs/>
          <w:spacing w:val="41"/>
          <w:sz w:val="19"/>
          <w:szCs w:val="19"/>
        </w:rPr>
        <w:t xml:space="preserve"> </w:t>
      </w:r>
      <w:r>
        <w:rPr>
          <w:rFonts w:ascii="Georgia" w:eastAsia="Georgia" w:hAnsi="Georgia" w:cs="Georgia"/>
          <w:b/>
          <w:bCs/>
          <w:sz w:val="19"/>
          <w:szCs w:val="19"/>
        </w:rPr>
        <w:t>and</w:t>
      </w:r>
      <w:r>
        <w:rPr>
          <w:rFonts w:ascii="Georgia" w:eastAsia="Georgia" w:hAnsi="Georgia" w:cs="Georgia"/>
          <w:b/>
          <w:bCs/>
          <w:spacing w:val="18"/>
          <w:sz w:val="19"/>
          <w:szCs w:val="19"/>
        </w:rPr>
        <w:t xml:space="preserve"> </w:t>
      </w:r>
      <w:r>
        <w:rPr>
          <w:rFonts w:ascii="Georgia" w:eastAsia="Georgia" w:hAnsi="Georgia" w:cs="Georgia"/>
          <w:b/>
          <w:bCs/>
          <w:sz w:val="19"/>
          <w:szCs w:val="19"/>
        </w:rPr>
        <w:t>inert</w:t>
      </w:r>
      <w:r>
        <w:rPr>
          <w:rFonts w:ascii="Georgia" w:eastAsia="Georgia" w:hAnsi="Georgia" w:cs="Georgia"/>
          <w:b/>
          <w:bCs/>
          <w:spacing w:val="21"/>
          <w:sz w:val="19"/>
          <w:szCs w:val="19"/>
        </w:rPr>
        <w:t xml:space="preserve"> </w:t>
      </w:r>
      <w:r>
        <w:rPr>
          <w:rFonts w:ascii="Georgia" w:eastAsia="Georgia" w:hAnsi="Georgia" w:cs="Georgia"/>
          <w:b/>
          <w:bCs/>
          <w:sz w:val="19"/>
          <w:szCs w:val="19"/>
        </w:rPr>
        <w:t>gases.</w:t>
      </w:r>
      <w:proofErr w:type="gramEnd"/>
      <w:r>
        <w:rPr>
          <w:rFonts w:ascii="Georgia" w:eastAsia="Georgia" w:hAnsi="Georgia" w:cs="Georgia"/>
          <w:b/>
          <w:bCs/>
          <w:sz w:val="19"/>
          <w:szCs w:val="19"/>
        </w:rPr>
        <w:t xml:space="preserve"> </w:t>
      </w:r>
      <w:r>
        <w:rPr>
          <w:rFonts w:ascii="Georgia" w:eastAsia="Georgia" w:hAnsi="Georgia" w:cs="Georgia"/>
          <w:b/>
          <w:bCs/>
          <w:spacing w:val="6"/>
          <w:sz w:val="19"/>
          <w:szCs w:val="19"/>
        </w:rPr>
        <w:t xml:space="preserve"> </w:t>
      </w:r>
      <w:r>
        <w:rPr>
          <w:rFonts w:ascii="Georgia" w:eastAsia="Georgia" w:hAnsi="Georgia" w:cs="Georgia"/>
          <w:sz w:val="19"/>
          <w:szCs w:val="19"/>
        </w:rPr>
        <w:t>Our</w:t>
      </w:r>
      <w:r>
        <w:rPr>
          <w:rFonts w:ascii="Georgia" w:eastAsia="Georgia" w:hAnsi="Georgia" w:cs="Georgia"/>
          <w:spacing w:val="18"/>
          <w:sz w:val="19"/>
          <w:szCs w:val="19"/>
        </w:rPr>
        <w:t xml:space="preserve"> </w:t>
      </w:r>
      <w:r>
        <w:rPr>
          <w:rFonts w:ascii="Georgia" w:eastAsia="Georgia" w:hAnsi="Georgia" w:cs="Georgia"/>
          <w:sz w:val="19"/>
          <w:szCs w:val="19"/>
        </w:rPr>
        <w:t>collaborator</w:t>
      </w:r>
      <w:r>
        <w:rPr>
          <w:rFonts w:ascii="Georgia" w:eastAsia="Georgia" w:hAnsi="Georgia" w:cs="Georgia"/>
          <w:spacing w:val="31"/>
          <w:sz w:val="19"/>
          <w:szCs w:val="19"/>
        </w:rPr>
        <w:t xml:space="preserve"> </w:t>
      </w:r>
      <w:r>
        <w:rPr>
          <w:rFonts w:ascii="Georgia" w:eastAsia="Georgia" w:hAnsi="Georgia" w:cs="Georgia"/>
          <w:b/>
          <w:bCs/>
          <w:w w:val="102"/>
          <w:sz w:val="19"/>
          <w:szCs w:val="19"/>
        </w:rPr>
        <w:t xml:space="preserve">Mitchell </w:t>
      </w:r>
      <w:r>
        <w:rPr>
          <w:rFonts w:ascii="Georgia" w:eastAsia="Georgia" w:hAnsi="Georgia" w:cs="Georgia"/>
          <w:b/>
          <w:bCs/>
          <w:sz w:val="19"/>
          <w:szCs w:val="19"/>
        </w:rPr>
        <w:t>Albert</w:t>
      </w:r>
      <w:r>
        <w:rPr>
          <w:rFonts w:ascii="Georgia" w:eastAsia="Georgia" w:hAnsi="Georgia" w:cs="Georgia"/>
          <w:sz w:val="19"/>
          <w:szCs w:val="19"/>
        </w:rPr>
        <w:t>,</w:t>
      </w:r>
      <w:r>
        <w:rPr>
          <w:rFonts w:ascii="Georgia" w:eastAsia="Georgia" w:hAnsi="Georgia" w:cs="Georgia"/>
          <w:spacing w:val="38"/>
          <w:sz w:val="19"/>
          <w:szCs w:val="19"/>
        </w:rPr>
        <w:t xml:space="preserve"> </w:t>
      </w:r>
      <w:r>
        <w:rPr>
          <w:rFonts w:ascii="Georgia" w:eastAsia="Georgia" w:hAnsi="Georgia" w:cs="Georgia"/>
          <w:b/>
          <w:bCs/>
          <w:sz w:val="19"/>
          <w:szCs w:val="19"/>
        </w:rPr>
        <w:t>Thunder</w:t>
      </w:r>
      <w:r>
        <w:rPr>
          <w:rFonts w:ascii="Georgia" w:eastAsia="Georgia" w:hAnsi="Georgia" w:cs="Georgia"/>
          <w:b/>
          <w:bCs/>
          <w:spacing w:val="37"/>
          <w:sz w:val="19"/>
          <w:szCs w:val="19"/>
        </w:rPr>
        <w:t xml:space="preserve"> </w:t>
      </w:r>
      <w:r>
        <w:rPr>
          <w:rFonts w:ascii="Georgia" w:eastAsia="Georgia" w:hAnsi="Georgia" w:cs="Georgia"/>
          <w:b/>
          <w:bCs/>
          <w:sz w:val="19"/>
          <w:szCs w:val="19"/>
        </w:rPr>
        <w:t>Bay</w:t>
      </w:r>
      <w:r>
        <w:rPr>
          <w:rFonts w:ascii="Georgia" w:eastAsia="Georgia" w:hAnsi="Georgia" w:cs="Georgia"/>
          <w:b/>
          <w:bCs/>
          <w:spacing w:val="27"/>
          <w:sz w:val="19"/>
          <w:szCs w:val="19"/>
        </w:rPr>
        <w:t xml:space="preserve"> </w:t>
      </w:r>
      <w:r>
        <w:rPr>
          <w:rFonts w:ascii="Georgia" w:eastAsia="Georgia" w:hAnsi="Georgia" w:cs="Georgia"/>
          <w:b/>
          <w:bCs/>
          <w:sz w:val="19"/>
          <w:szCs w:val="19"/>
        </w:rPr>
        <w:t>Regional</w:t>
      </w:r>
      <w:r>
        <w:rPr>
          <w:rFonts w:ascii="Georgia" w:eastAsia="Georgia" w:hAnsi="Georgia" w:cs="Georgia"/>
          <w:b/>
          <w:bCs/>
          <w:spacing w:val="37"/>
          <w:sz w:val="19"/>
          <w:szCs w:val="19"/>
        </w:rPr>
        <w:t xml:space="preserve"> </w:t>
      </w:r>
      <w:r>
        <w:rPr>
          <w:rFonts w:ascii="Georgia" w:eastAsia="Georgia" w:hAnsi="Georgia" w:cs="Georgia"/>
          <w:b/>
          <w:bCs/>
          <w:sz w:val="19"/>
          <w:szCs w:val="19"/>
        </w:rPr>
        <w:t>Research</w:t>
      </w:r>
      <w:r>
        <w:rPr>
          <w:rFonts w:ascii="Georgia" w:eastAsia="Georgia" w:hAnsi="Georgia" w:cs="Georgia"/>
          <w:b/>
          <w:bCs/>
          <w:spacing w:val="38"/>
          <w:sz w:val="19"/>
          <w:szCs w:val="19"/>
        </w:rPr>
        <w:t xml:space="preserve"> </w:t>
      </w:r>
      <w:r>
        <w:rPr>
          <w:rFonts w:ascii="Georgia" w:eastAsia="Georgia" w:hAnsi="Georgia" w:cs="Georgia"/>
          <w:b/>
          <w:bCs/>
          <w:sz w:val="19"/>
          <w:szCs w:val="19"/>
        </w:rPr>
        <w:t>Institute</w:t>
      </w:r>
      <w:r>
        <w:rPr>
          <w:rFonts w:ascii="Georgia" w:eastAsia="Georgia" w:hAnsi="Georgia" w:cs="Georgia"/>
          <w:sz w:val="19"/>
          <w:szCs w:val="19"/>
        </w:rPr>
        <w:t>,</w:t>
      </w:r>
      <w:r>
        <w:rPr>
          <w:rFonts w:ascii="Georgia" w:eastAsia="Georgia" w:hAnsi="Georgia" w:cs="Georgia"/>
          <w:spacing w:val="42"/>
          <w:sz w:val="19"/>
          <w:szCs w:val="19"/>
        </w:rPr>
        <w:t xml:space="preserve"> </w:t>
      </w:r>
      <w:r>
        <w:rPr>
          <w:rFonts w:ascii="Georgia" w:eastAsia="Georgia" w:hAnsi="Georgia" w:cs="Georgia"/>
          <w:sz w:val="19"/>
          <w:szCs w:val="19"/>
        </w:rPr>
        <w:t>has</w:t>
      </w:r>
      <w:r>
        <w:rPr>
          <w:rFonts w:ascii="Georgia" w:eastAsia="Georgia" w:hAnsi="Georgia" w:cs="Georgia"/>
          <w:spacing w:val="25"/>
          <w:sz w:val="19"/>
          <w:szCs w:val="19"/>
        </w:rPr>
        <w:t xml:space="preserve"> </w:t>
      </w:r>
      <w:r>
        <w:rPr>
          <w:rFonts w:ascii="Georgia" w:eastAsia="Georgia" w:hAnsi="Georgia" w:cs="Georgia"/>
          <w:sz w:val="19"/>
          <w:szCs w:val="19"/>
        </w:rPr>
        <w:t>been</w:t>
      </w:r>
      <w:r>
        <w:rPr>
          <w:rFonts w:ascii="Georgia" w:eastAsia="Georgia" w:hAnsi="Georgia" w:cs="Georgia"/>
          <w:spacing w:val="27"/>
          <w:sz w:val="19"/>
          <w:szCs w:val="19"/>
        </w:rPr>
        <w:t xml:space="preserve"> </w:t>
      </w:r>
      <w:r>
        <w:rPr>
          <w:rFonts w:ascii="Georgia" w:eastAsia="Georgia" w:hAnsi="Georgia" w:cs="Georgia"/>
          <w:sz w:val="19"/>
          <w:szCs w:val="19"/>
        </w:rPr>
        <w:t>advancing</w:t>
      </w:r>
      <w:r>
        <w:rPr>
          <w:rFonts w:ascii="Georgia" w:eastAsia="Georgia" w:hAnsi="Georgia" w:cs="Georgia"/>
          <w:spacing w:val="36"/>
          <w:sz w:val="19"/>
          <w:szCs w:val="19"/>
        </w:rPr>
        <w:t xml:space="preserve"> </w:t>
      </w:r>
      <w:r>
        <w:rPr>
          <w:rFonts w:ascii="Georgia" w:eastAsia="Georgia" w:hAnsi="Georgia" w:cs="Georgia"/>
          <w:sz w:val="19"/>
          <w:szCs w:val="19"/>
        </w:rPr>
        <w:t>the</w:t>
      </w:r>
      <w:r>
        <w:rPr>
          <w:rFonts w:ascii="Georgia" w:eastAsia="Georgia" w:hAnsi="Georgia" w:cs="Georgia"/>
          <w:spacing w:val="24"/>
          <w:sz w:val="19"/>
          <w:szCs w:val="19"/>
        </w:rPr>
        <w:t xml:space="preserve"> </w:t>
      </w:r>
      <w:r>
        <w:rPr>
          <w:rFonts w:ascii="Georgia" w:eastAsia="Georgia" w:hAnsi="Georgia" w:cs="Georgia"/>
          <w:sz w:val="19"/>
          <w:szCs w:val="19"/>
        </w:rPr>
        <w:t>use</w:t>
      </w:r>
      <w:r>
        <w:rPr>
          <w:rFonts w:ascii="Georgia" w:eastAsia="Georgia" w:hAnsi="Georgia" w:cs="Georgia"/>
          <w:spacing w:val="25"/>
          <w:sz w:val="19"/>
          <w:szCs w:val="19"/>
        </w:rPr>
        <w:t xml:space="preserve"> </w:t>
      </w:r>
      <w:r>
        <w:rPr>
          <w:rFonts w:ascii="Georgia" w:eastAsia="Georgia" w:hAnsi="Georgia" w:cs="Georgia"/>
          <w:sz w:val="19"/>
          <w:szCs w:val="19"/>
        </w:rPr>
        <w:t>of</w:t>
      </w:r>
      <w:r>
        <w:rPr>
          <w:rFonts w:ascii="Georgia" w:eastAsia="Georgia" w:hAnsi="Georgia" w:cs="Georgia"/>
          <w:spacing w:val="22"/>
          <w:sz w:val="19"/>
          <w:szCs w:val="19"/>
        </w:rPr>
        <w:t xml:space="preserve"> </w:t>
      </w:r>
      <w:r>
        <w:rPr>
          <w:rFonts w:ascii="Georgia" w:eastAsia="Georgia" w:hAnsi="Georgia" w:cs="Georgia"/>
          <w:sz w:val="19"/>
          <w:szCs w:val="19"/>
        </w:rPr>
        <w:t>inert</w:t>
      </w:r>
      <w:r>
        <w:rPr>
          <w:rFonts w:ascii="Georgia" w:eastAsia="Georgia" w:hAnsi="Georgia" w:cs="Georgia"/>
          <w:spacing w:val="27"/>
          <w:sz w:val="19"/>
          <w:szCs w:val="19"/>
        </w:rPr>
        <w:t xml:space="preserve"> </w:t>
      </w:r>
      <w:r>
        <w:rPr>
          <w:rFonts w:ascii="Georgia" w:eastAsia="Georgia" w:hAnsi="Georgia" w:cs="Georgia"/>
          <w:sz w:val="19"/>
          <w:szCs w:val="19"/>
        </w:rPr>
        <w:t>fluorinated</w:t>
      </w:r>
      <w:r>
        <w:rPr>
          <w:rFonts w:ascii="Georgia" w:eastAsia="Georgia" w:hAnsi="Georgia" w:cs="Georgia"/>
          <w:spacing w:val="38"/>
          <w:sz w:val="19"/>
          <w:szCs w:val="19"/>
        </w:rPr>
        <w:t xml:space="preserve"> </w:t>
      </w:r>
      <w:r>
        <w:rPr>
          <w:rFonts w:ascii="Georgia" w:eastAsia="Georgia" w:hAnsi="Georgia" w:cs="Georgia"/>
          <w:sz w:val="19"/>
          <w:szCs w:val="19"/>
        </w:rPr>
        <w:t>gases</w:t>
      </w:r>
      <w:r>
        <w:rPr>
          <w:rFonts w:ascii="Georgia" w:eastAsia="Georgia" w:hAnsi="Georgia" w:cs="Georgia"/>
          <w:spacing w:val="28"/>
          <w:sz w:val="19"/>
          <w:szCs w:val="19"/>
        </w:rPr>
        <w:t xml:space="preserve"> </w:t>
      </w:r>
      <w:r>
        <w:rPr>
          <w:rFonts w:ascii="Georgia" w:eastAsia="Georgia" w:hAnsi="Georgia" w:cs="Georgia"/>
          <w:sz w:val="19"/>
          <w:szCs w:val="19"/>
        </w:rPr>
        <w:t>that</w:t>
      </w:r>
      <w:r>
        <w:rPr>
          <w:rFonts w:ascii="Georgia" w:eastAsia="Georgia" w:hAnsi="Georgia" w:cs="Georgia"/>
          <w:spacing w:val="26"/>
          <w:sz w:val="19"/>
          <w:szCs w:val="19"/>
        </w:rPr>
        <w:t xml:space="preserve"> </w:t>
      </w:r>
      <w:r>
        <w:rPr>
          <w:rFonts w:ascii="Georgia" w:eastAsia="Georgia" w:hAnsi="Georgia" w:cs="Georgia"/>
          <w:sz w:val="19"/>
          <w:szCs w:val="19"/>
        </w:rPr>
        <w:t>can</w:t>
      </w:r>
      <w:r>
        <w:rPr>
          <w:rFonts w:ascii="Georgia" w:eastAsia="Georgia" w:hAnsi="Georgia" w:cs="Georgia"/>
          <w:spacing w:val="25"/>
          <w:sz w:val="19"/>
          <w:szCs w:val="19"/>
        </w:rPr>
        <w:t xml:space="preserve"> </w:t>
      </w:r>
      <w:r>
        <w:rPr>
          <w:rFonts w:ascii="Georgia" w:eastAsia="Georgia" w:hAnsi="Georgia" w:cs="Georgia"/>
          <w:w w:val="102"/>
          <w:sz w:val="19"/>
          <w:szCs w:val="19"/>
        </w:rPr>
        <w:t xml:space="preserve">be </w:t>
      </w:r>
      <w:r>
        <w:rPr>
          <w:rFonts w:ascii="Georgia" w:eastAsia="Georgia" w:hAnsi="Georgia" w:cs="Georgia"/>
          <w:sz w:val="19"/>
          <w:szCs w:val="19"/>
        </w:rPr>
        <w:t>breathed</w:t>
      </w:r>
      <w:r>
        <w:rPr>
          <w:rFonts w:ascii="Georgia" w:eastAsia="Georgia" w:hAnsi="Georgia" w:cs="Georgia"/>
          <w:spacing w:val="22"/>
          <w:sz w:val="19"/>
          <w:szCs w:val="19"/>
        </w:rPr>
        <w:t xml:space="preserve"> </w:t>
      </w:r>
      <w:r>
        <w:rPr>
          <w:rFonts w:ascii="Georgia" w:eastAsia="Georgia" w:hAnsi="Georgia" w:cs="Georgia"/>
          <w:sz w:val="19"/>
          <w:szCs w:val="19"/>
        </w:rPr>
        <w:t>continuously</w:t>
      </w:r>
      <w:r>
        <w:rPr>
          <w:rFonts w:ascii="Georgia" w:eastAsia="Georgia" w:hAnsi="Georgia" w:cs="Georgia"/>
          <w:spacing w:val="29"/>
          <w:sz w:val="19"/>
          <w:szCs w:val="19"/>
        </w:rPr>
        <w:t xml:space="preserve"> </w:t>
      </w:r>
      <w:r>
        <w:rPr>
          <w:rFonts w:ascii="Georgia" w:eastAsia="Georgia" w:hAnsi="Georgia" w:cs="Georgia"/>
          <w:sz w:val="19"/>
          <w:szCs w:val="19"/>
        </w:rPr>
        <w:t>in</w:t>
      </w:r>
      <w:r>
        <w:rPr>
          <w:rFonts w:ascii="Georgia" w:eastAsia="Georgia" w:hAnsi="Georgia" w:cs="Georgia"/>
          <w:spacing w:val="12"/>
          <w:sz w:val="19"/>
          <w:szCs w:val="19"/>
        </w:rPr>
        <w:t xml:space="preserve"> </w:t>
      </w:r>
      <w:r>
        <w:rPr>
          <w:rFonts w:ascii="Georgia" w:eastAsia="Georgia" w:hAnsi="Georgia" w:cs="Georgia"/>
          <w:sz w:val="19"/>
          <w:szCs w:val="19"/>
        </w:rPr>
        <w:t>order</w:t>
      </w:r>
      <w:r>
        <w:rPr>
          <w:rFonts w:ascii="Georgia" w:eastAsia="Georgia" w:hAnsi="Georgia" w:cs="Georgia"/>
          <w:spacing w:val="16"/>
          <w:sz w:val="19"/>
          <w:szCs w:val="19"/>
        </w:rPr>
        <w:t xml:space="preserve"> </w:t>
      </w:r>
      <w:r>
        <w:rPr>
          <w:rFonts w:ascii="Georgia" w:eastAsia="Georgia" w:hAnsi="Georgia" w:cs="Georgia"/>
          <w:sz w:val="19"/>
          <w:szCs w:val="19"/>
        </w:rPr>
        <w:t>to</w:t>
      </w:r>
      <w:r>
        <w:rPr>
          <w:rFonts w:ascii="Georgia" w:eastAsia="Georgia" w:hAnsi="Georgia" w:cs="Georgia"/>
          <w:spacing w:val="10"/>
          <w:sz w:val="19"/>
          <w:szCs w:val="19"/>
        </w:rPr>
        <w:t xml:space="preserve"> </w:t>
      </w:r>
      <w:r>
        <w:rPr>
          <w:rFonts w:ascii="Georgia" w:eastAsia="Georgia" w:hAnsi="Georgia" w:cs="Georgia"/>
          <w:sz w:val="19"/>
          <w:szCs w:val="19"/>
        </w:rPr>
        <w:t>measure</w:t>
      </w:r>
      <w:r>
        <w:rPr>
          <w:rFonts w:ascii="Georgia" w:eastAsia="Georgia" w:hAnsi="Georgia" w:cs="Georgia"/>
          <w:spacing w:val="21"/>
          <w:sz w:val="19"/>
          <w:szCs w:val="19"/>
        </w:rPr>
        <w:t xml:space="preserve"> </w:t>
      </w:r>
      <w:r>
        <w:rPr>
          <w:rFonts w:ascii="Georgia" w:eastAsia="Georgia" w:hAnsi="Georgia" w:cs="Georgia"/>
          <w:sz w:val="19"/>
          <w:szCs w:val="19"/>
        </w:rPr>
        <w:t>indicators</w:t>
      </w:r>
      <w:r>
        <w:rPr>
          <w:rFonts w:ascii="Georgia" w:eastAsia="Georgia" w:hAnsi="Georgia" w:cs="Georgia"/>
          <w:spacing w:val="24"/>
          <w:sz w:val="19"/>
          <w:szCs w:val="19"/>
        </w:rPr>
        <w:t xml:space="preserve"> </w:t>
      </w:r>
      <w:r>
        <w:rPr>
          <w:rFonts w:ascii="Georgia" w:eastAsia="Georgia" w:hAnsi="Georgia" w:cs="Georgia"/>
          <w:sz w:val="19"/>
          <w:szCs w:val="19"/>
        </w:rPr>
        <w:t>of</w:t>
      </w:r>
      <w:r>
        <w:rPr>
          <w:rFonts w:ascii="Georgia" w:eastAsia="Georgia" w:hAnsi="Georgia" w:cs="Georgia"/>
          <w:spacing w:val="10"/>
          <w:sz w:val="19"/>
          <w:szCs w:val="19"/>
        </w:rPr>
        <w:t xml:space="preserve"> </w:t>
      </w:r>
      <w:r>
        <w:rPr>
          <w:rFonts w:ascii="Georgia" w:eastAsia="Georgia" w:hAnsi="Georgia" w:cs="Georgia"/>
          <w:sz w:val="19"/>
          <w:szCs w:val="19"/>
        </w:rPr>
        <w:t>wash-in,</w:t>
      </w:r>
      <w:r>
        <w:rPr>
          <w:rFonts w:ascii="Georgia" w:eastAsia="Georgia" w:hAnsi="Georgia" w:cs="Georgia"/>
          <w:spacing w:val="22"/>
          <w:sz w:val="19"/>
          <w:szCs w:val="19"/>
        </w:rPr>
        <w:t xml:space="preserve"> </w:t>
      </w:r>
      <w:proofErr w:type="gramStart"/>
      <w:r>
        <w:rPr>
          <w:rFonts w:ascii="Georgia" w:eastAsia="Georgia" w:hAnsi="Georgia" w:cs="Georgia"/>
          <w:sz w:val="19"/>
          <w:szCs w:val="19"/>
        </w:rPr>
        <w:t>wash-out</w:t>
      </w:r>
      <w:proofErr w:type="gramEnd"/>
      <w:r>
        <w:rPr>
          <w:rFonts w:ascii="Georgia" w:eastAsia="Georgia" w:hAnsi="Georgia" w:cs="Georgia"/>
          <w:spacing w:val="23"/>
          <w:sz w:val="19"/>
          <w:szCs w:val="19"/>
        </w:rPr>
        <w:t xml:space="preserve"> </w:t>
      </w:r>
      <w:r>
        <w:rPr>
          <w:rFonts w:ascii="Georgia" w:eastAsia="Georgia" w:hAnsi="Georgia" w:cs="Georgia"/>
          <w:sz w:val="19"/>
          <w:szCs w:val="19"/>
        </w:rPr>
        <w:t>and</w:t>
      </w:r>
      <w:r>
        <w:rPr>
          <w:rFonts w:ascii="Georgia" w:eastAsia="Georgia" w:hAnsi="Georgia" w:cs="Georgia"/>
          <w:spacing w:val="13"/>
          <w:sz w:val="19"/>
          <w:szCs w:val="19"/>
        </w:rPr>
        <w:t xml:space="preserve"> </w:t>
      </w:r>
      <w:r>
        <w:rPr>
          <w:rFonts w:ascii="Georgia" w:eastAsia="Georgia" w:hAnsi="Georgia" w:cs="Georgia"/>
          <w:sz w:val="19"/>
          <w:szCs w:val="19"/>
        </w:rPr>
        <w:t>air</w:t>
      </w:r>
      <w:r>
        <w:rPr>
          <w:rFonts w:ascii="Georgia" w:eastAsia="Georgia" w:hAnsi="Georgia" w:cs="Georgia"/>
          <w:spacing w:val="14"/>
          <w:sz w:val="19"/>
          <w:szCs w:val="19"/>
        </w:rPr>
        <w:t xml:space="preserve"> </w:t>
      </w:r>
      <w:r>
        <w:rPr>
          <w:rFonts w:ascii="Georgia" w:eastAsia="Georgia" w:hAnsi="Georgia" w:cs="Georgia"/>
          <w:sz w:val="19"/>
          <w:szCs w:val="19"/>
        </w:rPr>
        <w:t>trapping</w:t>
      </w:r>
      <w:r>
        <w:rPr>
          <w:rFonts w:ascii="Georgia" w:eastAsia="Georgia" w:hAnsi="Georgia" w:cs="Georgia"/>
          <w:spacing w:val="21"/>
          <w:sz w:val="19"/>
          <w:szCs w:val="19"/>
        </w:rPr>
        <w:t xml:space="preserve"> </w:t>
      </w:r>
      <w:r>
        <w:rPr>
          <w:rFonts w:ascii="Georgia" w:eastAsia="Georgia" w:hAnsi="Georgia" w:cs="Georgia"/>
          <w:sz w:val="19"/>
          <w:szCs w:val="19"/>
        </w:rPr>
        <w:t>with</w:t>
      </w:r>
      <w:r>
        <w:rPr>
          <w:rFonts w:ascii="Georgia" w:eastAsia="Georgia" w:hAnsi="Georgia" w:cs="Georgia"/>
          <w:spacing w:val="14"/>
          <w:sz w:val="19"/>
          <w:szCs w:val="19"/>
        </w:rPr>
        <w:t xml:space="preserve"> </w:t>
      </w:r>
      <w:r>
        <w:rPr>
          <w:rFonts w:ascii="Georgia" w:eastAsia="Georgia" w:hAnsi="Georgia" w:cs="Georgia"/>
          <w:sz w:val="19"/>
          <w:szCs w:val="19"/>
        </w:rPr>
        <w:t>dynamic</w:t>
      </w:r>
      <w:r>
        <w:rPr>
          <w:rFonts w:ascii="Georgia" w:eastAsia="Georgia" w:hAnsi="Georgia" w:cs="Georgia"/>
          <w:spacing w:val="21"/>
          <w:sz w:val="19"/>
          <w:szCs w:val="19"/>
        </w:rPr>
        <w:t xml:space="preserve"> </w:t>
      </w:r>
      <w:r>
        <w:rPr>
          <w:rFonts w:ascii="Georgia" w:eastAsia="Georgia" w:hAnsi="Georgia" w:cs="Georgia"/>
          <w:sz w:val="19"/>
          <w:szCs w:val="19"/>
        </w:rPr>
        <w:t>imaging</w:t>
      </w:r>
      <w:r>
        <w:rPr>
          <w:rFonts w:ascii="Georgia" w:eastAsia="Georgia" w:hAnsi="Georgia" w:cs="Georgia"/>
          <w:spacing w:val="21"/>
          <w:sz w:val="19"/>
          <w:szCs w:val="19"/>
        </w:rPr>
        <w:t xml:space="preserve"> </w:t>
      </w:r>
      <w:r>
        <w:rPr>
          <w:rFonts w:ascii="Georgia" w:eastAsia="Georgia" w:hAnsi="Georgia" w:cs="Georgia"/>
          <w:w w:val="102"/>
          <w:sz w:val="19"/>
          <w:szCs w:val="19"/>
        </w:rPr>
        <w:t xml:space="preserve">protocols. </w:t>
      </w:r>
      <w:r>
        <w:rPr>
          <w:rFonts w:ascii="Georgia" w:eastAsia="Georgia" w:hAnsi="Georgia" w:cs="Georgia"/>
          <w:sz w:val="19"/>
          <w:szCs w:val="19"/>
        </w:rPr>
        <w:t>To</w:t>
      </w:r>
      <w:r>
        <w:rPr>
          <w:rFonts w:ascii="Georgia" w:eastAsia="Georgia" w:hAnsi="Georgia" w:cs="Georgia"/>
          <w:spacing w:val="13"/>
          <w:sz w:val="19"/>
          <w:szCs w:val="19"/>
        </w:rPr>
        <w:t xml:space="preserve"> </w:t>
      </w:r>
      <w:r>
        <w:rPr>
          <w:rFonts w:ascii="Georgia" w:eastAsia="Georgia" w:hAnsi="Georgia" w:cs="Georgia"/>
          <w:sz w:val="19"/>
          <w:szCs w:val="19"/>
        </w:rPr>
        <w:t>compute</w:t>
      </w:r>
      <w:r>
        <w:rPr>
          <w:rFonts w:ascii="Georgia" w:eastAsia="Georgia" w:hAnsi="Georgia" w:cs="Georgia"/>
          <w:spacing w:val="24"/>
          <w:sz w:val="19"/>
          <w:szCs w:val="19"/>
        </w:rPr>
        <w:t xml:space="preserve"> </w:t>
      </w:r>
      <w:r>
        <w:rPr>
          <w:rFonts w:ascii="Georgia" w:eastAsia="Georgia" w:hAnsi="Georgia" w:cs="Georgia"/>
          <w:sz w:val="19"/>
          <w:szCs w:val="19"/>
        </w:rPr>
        <w:t>the</w:t>
      </w:r>
      <w:r>
        <w:rPr>
          <w:rFonts w:ascii="Georgia" w:eastAsia="Georgia" w:hAnsi="Georgia" w:cs="Georgia"/>
          <w:spacing w:val="14"/>
          <w:sz w:val="19"/>
          <w:szCs w:val="19"/>
        </w:rPr>
        <w:t xml:space="preserve"> </w:t>
      </w:r>
      <w:r>
        <w:rPr>
          <w:rFonts w:ascii="Georgia" w:eastAsia="Georgia" w:hAnsi="Georgia" w:cs="Georgia"/>
          <w:sz w:val="19"/>
          <w:szCs w:val="19"/>
        </w:rPr>
        <w:t>wash-in</w:t>
      </w:r>
      <w:r>
        <w:rPr>
          <w:rFonts w:ascii="Georgia" w:eastAsia="Georgia" w:hAnsi="Georgia" w:cs="Georgia"/>
          <w:spacing w:val="22"/>
          <w:sz w:val="19"/>
          <w:szCs w:val="19"/>
        </w:rPr>
        <w:t xml:space="preserve"> </w:t>
      </w:r>
      <w:r>
        <w:rPr>
          <w:rFonts w:ascii="Georgia" w:eastAsia="Georgia" w:hAnsi="Georgia" w:cs="Georgia"/>
          <w:sz w:val="19"/>
          <w:szCs w:val="19"/>
        </w:rPr>
        <w:t>and</w:t>
      </w:r>
      <w:r>
        <w:rPr>
          <w:rFonts w:ascii="Georgia" w:eastAsia="Georgia" w:hAnsi="Georgia" w:cs="Georgia"/>
          <w:spacing w:val="15"/>
          <w:sz w:val="19"/>
          <w:szCs w:val="19"/>
        </w:rPr>
        <w:t xml:space="preserve"> </w:t>
      </w:r>
      <w:proofErr w:type="gramStart"/>
      <w:r>
        <w:rPr>
          <w:rFonts w:ascii="Georgia" w:eastAsia="Georgia" w:hAnsi="Georgia" w:cs="Georgia"/>
          <w:sz w:val="19"/>
          <w:szCs w:val="19"/>
        </w:rPr>
        <w:t>wash-out</w:t>
      </w:r>
      <w:proofErr w:type="gramEnd"/>
      <w:r>
        <w:rPr>
          <w:rFonts w:ascii="Georgia" w:eastAsia="Georgia" w:hAnsi="Georgia" w:cs="Georgia"/>
          <w:spacing w:val="25"/>
          <w:sz w:val="19"/>
          <w:szCs w:val="19"/>
        </w:rPr>
        <w:t xml:space="preserve"> </w:t>
      </w:r>
      <w:r>
        <w:rPr>
          <w:rFonts w:ascii="Georgia" w:eastAsia="Georgia" w:hAnsi="Georgia" w:cs="Georgia"/>
          <w:sz w:val="19"/>
          <w:szCs w:val="19"/>
        </w:rPr>
        <w:t>time</w:t>
      </w:r>
      <w:r>
        <w:rPr>
          <w:rFonts w:ascii="Georgia" w:eastAsia="Georgia" w:hAnsi="Georgia" w:cs="Georgia"/>
          <w:spacing w:val="17"/>
          <w:sz w:val="19"/>
          <w:szCs w:val="19"/>
        </w:rPr>
        <w:t xml:space="preserve"> </w:t>
      </w:r>
      <w:r>
        <w:rPr>
          <w:rFonts w:ascii="Georgia" w:eastAsia="Georgia" w:hAnsi="Georgia" w:cs="Georgia"/>
          <w:sz w:val="19"/>
          <w:szCs w:val="19"/>
        </w:rPr>
        <w:t>constants</w:t>
      </w:r>
      <w:r>
        <w:rPr>
          <w:rFonts w:ascii="Georgia" w:eastAsia="Georgia" w:hAnsi="Georgia" w:cs="Georgia"/>
          <w:spacing w:val="25"/>
          <w:sz w:val="19"/>
          <w:szCs w:val="19"/>
        </w:rPr>
        <w:t xml:space="preserve"> </w:t>
      </w:r>
      <w:r>
        <w:rPr>
          <w:rFonts w:ascii="Georgia" w:eastAsia="Georgia" w:hAnsi="Georgia" w:cs="Georgia"/>
          <w:sz w:val="19"/>
          <w:szCs w:val="19"/>
        </w:rPr>
        <w:t>on</w:t>
      </w:r>
      <w:r>
        <w:rPr>
          <w:rFonts w:ascii="Georgia" w:eastAsia="Georgia" w:hAnsi="Georgia" w:cs="Georgia"/>
          <w:spacing w:val="13"/>
          <w:sz w:val="19"/>
          <w:szCs w:val="19"/>
        </w:rPr>
        <w:t xml:space="preserve"> </w:t>
      </w:r>
      <w:r>
        <w:rPr>
          <w:rFonts w:ascii="Georgia" w:eastAsia="Georgia" w:hAnsi="Georgia" w:cs="Georgia"/>
          <w:sz w:val="19"/>
          <w:szCs w:val="19"/>
        </w:rPr>
        <w:t>a</w:t>
      </w:r>
      <w:r>
        <w:rPr>
          <w:rFonts w:ascii="Georgia" w:eastAsia="Georgia" w:hAnsi="Georgia" w:cs="Georgia"/>
          <w:spacing w:val="12"/>
          <w:sz w:val="19"/>
          <w:szCs w:val="19"/>
        </w:rPr>
        <w:t xml:space="preserve"> </w:t>
      </w:r>
      <w:proofErr w:type="spellStart"/>
      <w:r>
        <w:rPr>
          <w:rFonts w:ascii="Georgia" w:eastAsia="Georgia" w:hAnsi="Georgia" w:cs="Georgia"/>
          <w:sz w:val="19"/>
          <w:szCs w:val="19"/>
        </w:rPr>
        <w:t>pixelwise</w:t>
      </w:r>
      <w:proofErr w:type="spellEnd"/>
      <w:r>
        <w:rPr>
          <w:rFonts w:ascii="Georgia" w:eastAsia="Georgia" w:hAnsi="Georgia" w:cs="Georgia"/>
          <w:spacing w:val="24"/>
          <w:sz w:val="19"/>
          <w:szCs w:val="19"/>
        </w:rPr>
        <w:t xml:space="preserve"> </w:t>
      </w:r>
      <w:r>
        <w:rPr>
          <w:rFonts w:ascii="Georgia" w:eastAsia="Georgia" w:hAnsi="Georgia" w:cs="Georgia"/>
          <w:sz w:val="19"/>
          <w:szCs w:val="19"/>
        </w:rPr>
        <w:t>basis,</w:t>
      </w:r>
      <w:r>
        <w:rPr>
          <w:rFonts w:ascii="Georgia" w:eastAsia="Georgia" w:hAnsi="Georgia" w:cs="Georgia"/>
          <w:spacing w:val="19"/>
          <w:sz w:val="19"/>
          <w:szCs w:val="19"/>
        </w:rPr>
        <w:t xml:space="preserve"> </w:t>
      </w:r>
      <w:r>
        <w:rPr>
          <w:rFonts w:ascii="Georgia" w:eastAsia="Georgia" w:hAnsi="Georgia" w:cs="Georgia"/>
          <w:sz w:val="19"/>
          <w:szCs w:val="19"/>
        </w:rPr>
        <w:t>access</w:t>
      </w:r>
      <w:r>
        <w:rPr>
          <w:rFonts w:ascii="Georgia" w:eastAsia="Georgia" w:hAnsi="Georgia" w:cs="Georgia"/>
          <w:spacing w:val="19"/>
          <w:sz w:val="19"/>
          <w:szCs w:val="19"/>
        </w:rPr>
        <w:t xml:space="preserve"> </w:t>
      </w:r>
      <w:r>
        <w:rPr>
          <w:rFonts w:ascii="Georgia" w:eastAsia="Georgia" w:hAnsi="Georgia" w:cs="Georgia"/>
          <w:sz w:val="19"/>
          <w:szCs w:val="19"/>
        </w:rPr>
        <w:t>to</w:t>
      </w:r>
      <w:r>
        <w:rPr>
          <w:rFonts w:ascii="Georgia" w:eastAsia="Georgia" w:hAnsi="Georgia" w:cs="Georgia"/>
          <w:spacing w:val="12"/>
          <w:sz w:val="19"/>
          <w:szCs w:val="19"/>
        </w:rPr>
        <w:t xml:space="preserve"> </w:t>
      </w:r>
      <w:r>
        <w:rPr>
          <w:rFonts w:ascii="Georgia" w:eastAsia="Georgia" w:hAnsi="Georgia" w:cs="Georgia"/>
          <w:sz w:val="19"/>
          <w:szCs w:val="19"/>
        </w:rPr>
        <w:t>accurate</w:t>
      </w:r>
      <w:r>
        <w:rPr>
          <w:rFonts w:ascii="Georgia" w:eastAsia="Georgia" w:hAnsi="Georgia" w:cs="Georgia"/>
          <w:spacing w:val="23"/>
          <w:sz w:val="19"/>
          <w:szCs w:val="19"/>
        </w:rPr>
        <w:t xml:space="preserve"> </w:t>
      </w:r>
      <w:r>
        <w:rPr>
          <w:rFonts w:ascii="Georgia" w:eastAsia="Georgia" w:hAnsi="Georgia" w:cs="Georgia"/>
          <w:sz w:val="19"/>
          <w:szCs w:val="19"/>
        </w:rPr>
        <w:t>and</w:t>
      </w:r>
      <w:r>
        <w:rPr>
          <w:rFonts w:ascii="Georgia" w:eastAsia="Georgia" w:hAnsi="Georgia" w:cs="Georgia"/>
          <w:spacing w:val="15"/>
          <w:sz w:val="19"/>
          <w:szCs w:val="19"/>
        </w:rPr>
        <w:t xml:space="preserve"> </w:t>
      </w:r>
      <w:r>
        <w:rPr>
          <w:rFonts w:ascii="Georgia" w:eastAsia="Georgia" w:hAnsi="Georgia" w:cs="Georgia"/>
          <w:sz w:val="19"/>
          <w:szCs w:val="19"/>
        </w:rPr>
        <w:t>reliable</w:t>
      </w:r>
      <w:r>
        <w:rPr>
          <w:rFonts w:ascii="Georgia" w:eastAsia="Georgia" w:hAnsi="Georgia" w:cs="Georgia"/>
          <w:spacing w:val="22"/>
          <w:sz w:val="19"/>
          <w:szCs w:val="19"/>
        </w:rPr>
        <w:t xml:space="preserve"> </w:t>
      </w:r>
      <w:r>
        <w:rPr>
          <w:rFonts w:ascii="Georgia" w:eastAsia="Georgia" w:hAnsi="Georgia" w:cs="Georgia"/>
          <w:sz w:val="19"/>
          <w:szCs w:val="19"/>
        </w:rPr>
        <w:t>image</w:t>
      </w:r>
      <w:r>
        <w:rPr>
          <w:rFonts w:ascii="Georgia" w:eastAsia="Georgia" w:hAnsi="Georgia" w:cs="Georgia"/>
          <w:spacing w:val="19"/>
          <w:sz w:val="19"/>
          <w:szCs w:val="19"/>
        </w:rPr>
        <w:t xml:space="preserve"> </w:t>
      </w:r>
      <w:r>
        <w:rPr>
          <w:rFonts w:ascii="Georgia" w:eastAsia="Georgia" w:hAnsi="Georgia" w:cs="Georgia"/>
          <w:w w:val="102"/>
          <w:sz w:val="19"/>
          <w:szCs w:val="19"/>
        </w:rPr>
        <w:t xml:space="preserve">registration </w:t>
      </w:r>
      <w:r>
        <w:rPr>
          <w:rFonts w:ascii="Georgia" w:eastAsia="Georgia" w:hAnsi="Georgia" w:cs="Georgia"/>
          <w:sz w:val="19"/>
          <w:szCs w:val="19"/>
        </w:rPr>
        <w:t>tools</w:t>
      </w:r>
      <w:r>
        <w:rPr>
          <w:rFonts w:ascii="Georgia" w:eastAsia="Georgia" w:hAnsi="Georgia" w:cs="Georgia"/>
          <w:spacing w:val="9"/>
          <w:sz w:val="19"/>
          <w:szCs w:val="19"/>
        </w:rPr>
        <w:t xml:space="preserve"> </w:t>
      </w:r>
      <w:r>
        <w:rPr>
          <w:rFonts w:ascii="Georgia" w:eastAsia="Georgia" w:hAnsi="Georgia" w:cs="Georgia"/>
          <w:sz w:val="19"/>
          <w:szCs w:val="19"/>
        </w:rPr>
        <w:t>will</w:t>
      </w:r>
      <w:r>
        <w:rPr>
          <w:rFonts w:ascii="Georgia" w:eastAsia="Georgia" w:hAnsi="Georgia" w:cs="Georgia"/>
          <w:spacing w:val="7"/>
          <w:sz w:val="19"/>
          <w:szCs w:val="19"/>
        </w:rPr>
        <w:t xml:space="preserve"> </w:t>
      </w:r>
      <w:r>
        <w:rPr>
          <w:rFonts w:ascii="Georgia" w:eastAsia="Georgia" w:hAnsi="Georgia" w:cs="Georgia"/>
          <w:sz w:val="19"/>
          <w:szCs w:val="19"/>
        </w:rPr>
        <w:t>be</w:t>
      </w:r>
      <w:r>
        <w:rPr>
          <w:rFonts w:ascii="Georgia" w:eastAsia="Georgia" w:hAnsi="Georgia" w:cs="Georgia"/>
          <w:spacing w:val="5"/>
          <w:sz w:val="19"/>
          <w:szCs w:val="19"/>
        </w:rPr>
        <w:t xml:space="preserve"> </w:t>
      </w:r>
      <w:r>
        <w:rPr>
          <w:rFonts w:ascii="Georgia" w:eastAsia="Georgia" w:hAnsi="Georgia" w:cs="Georgia"/>
          <w:w w:val="102"/>
          <w:sz w:val="19"/>
          <w:szCs w:val="19"/>
        </w:rPr>
        <w:t>essential.</w:t>
      </w:r>
    </w:p>
    <w:p w14:paraId="3965F795" w14:textId="7C09300D" w:rsidR="00E61F9D" w:rsidRDefault="005C64D6">
      <w:pPr>
        <w:spacing w:before="60" w:after="0" w:line="277" w:lineRule="auto"/>
        <w:ind w:left="120" w:right="62"/>
        <w:jc w:val="both"/>
        <w:rPr>
          <w:rFonts w:ascii="Georgia" w:eastAsia="Georgia" w:hAnsi="Georgia" w:cs="Georgia"/>
          <w:sz w:val="19"/>
          <w:szCs w:val="19"/>
        </w:rPr>
      </w:pPr>
      <w:proofErr w:type="gramStart"/>
      <w:r>
        <w:rPr>
          <w:rFonts w:ascii="Georgia" w:eastAsia="Georgia" w:hAnsi="Georgia" w:cs="Georgia"/>
          <w:b/>
          <w:bCs/>
          <w:sz w:val="19"/>
          <w:szCs w:val="19"/>
        </w:rPr>
        <w:t>3(c.3.11)</w:t>
      </w:r>
      <w:r>
        <w:rPr>
          <w:rFonts w:ascii="Georgia" w:eastAsia="Georgia" w:hAnsi="Georgia" w:cs="Georgia"/>
          <w:b/>
          <w:bCs/>
          <w:spacing w:val="16"/>
          <w:sz w:val="19"/>
          <w:szCs w:val="19"/>
        </w:rPr>
        <w:t xml:space="preserve"> </w:t>
      </w:r>
      <w:r>
        <w:rPr>
          <w:rFonts w:ascii="Georgia" w:eastAsia="Georgia" w:hAnsi="Georgia" w:cs="Georgia"/>
          <w:b/>
          <w:bCs/>
          <w:sz w:val="19"/>
          <w:szCs w:val="19"/>
        </w:rPr>
        <w:t>Multi</w:t>
      </w:r>
      <w:ins w:id="453" w:author="James Gee" w:date="2016-07-18T16:06:00Z">
        <w:r w:rsidR="00785F79">
          <w:rPr>
            <w:rFonts w:ascii="Georgia" w:eastAsia="Georgia" w:hAnsi="Georgia" w:cs="Georgia"/>
            <w:b/>
            <w:bCs/>
            <w:sz w:val="19"/>
            <w:szCs w:val="19"/>
          </w:rPr>
          <w:t>-</w:t>
        </w:r>
      </w:ins>
      <w:r>
        <w:rPr>
          <w:rFonts w:ascii="Georgia" w:eastAsia="Georgia" w:hAnsi="Georgia" w:cs="Georgia"/>
          <w:b/>
          <w:bCs/>
          <w:sz w:val="19"/>
          <w:szCs w:val="19"/>
        </w:rPr>
        <w:t>modality</w:t>
      </w:r>
      <w:r>
        <w:rPr>
          <w:rFonts w:ascii="Georgia" w:eastAsia="Georgia" w:hAnsi="Georgia" w:cs="Georgia"/>
          <w:b/>
          <w:bCs/>
          <w:spacing w:val="28"/>
          <w:sz w:val="19"/>
          <w:szCs w:val="19"/>
        </w:rPr>
        <w:t xml:space="preserve"> </w:t>
      </w:r>
      <w:r>
        <w:rPr>
          <w:rFonts w:ascii="Georgia" w:eastAsia="Georgia" w:hAnsi="Georgia" w:cs="Georgia"/>
          <w:b/>
          <w:bCs/>
          <w:sz w:val="19"/>
          <w:szCs w:val="19"/>
        </w:rPr>
        <w:t>imaging</w:t>
      </w:r>
      <w:r>
        <w:rPr>
          <w:rFonts w:ascii="Georgia" w:eastAsia="Georgia" w:hAnsi="Georgia" w:cs="Georgia"/>
          <w:b/>
          <w:bCs/>
          <w:spacing w:val="16"/>
          <w:sz w:val="19"/>
          <w:szCs w:val="19"/>
        </w:rPr>
        <w:t xml:space="preserve"> </w:t>
      </w:r>
      <w:r>
        <w:rPr>
          <w:rFonts w:ascii="Georgia" w:eastAsia="Georgia" w:hAnsi="Georgia" w:cs="Georgia"/>
          <w:b/>
          <w:bCs/>
          <w:sz w:val="19"/>
          <w:szCs w:val="19"/>
        </w:rPr>
        <w:t>studies</w:t>
      </w:r>
      <w:r>
        <w:rPr>
          <w:rFonts w:ascii="Georgia" w:eastAsia="Georgia" w:hAnsi="Georgia" w:cs="Georgia"/>
          <w:b/>
          <w:bCs/>
          <w:spacing w:val="14"/>
          <w:sz w:val="19"/>
          <w:szCs w:val="19"/>
        </w:rPr>
        <w:t xml:space="preserve"> </w:t>
      </w:r>
      <w:r>
        <w:rPr>
          <w:rFonts w:ascii="Georgia" w:eastAsia="Georgia" w:hAnsi="Georgia" w:cs="Georgia"/>
          <w:b/>
          <w:bCs/>
          <w:sz w:val="19"/>
          <w:szCs w:val="19"/>
        </w:rPr>
        <w:t>of</w:t>
      </w:r>
      <w:r>
        <w:rPr>
          <w:rFonts w:ascii="Georgia" w:eastAsia="Georgia" w:hAnsi="Georgia" w:cs="Georgia"/>
          <w:b/>
          <w:bCs/>
          <w:spacing w:val="4"/>
          <w:sz w:val="19"/>
          <w:szCs w:val="19"/>
        </w:rPr>
        <w:t xml:space="preserve"> </w:t>
      </w:r>
      <w:r>
        <w:rPr>
          <w:rFonts w:ascii="Georgia" w:eastAsia="Georgia" w:hAnsi="Georgia" w:cs="Georgia"/>
          <w:b/>
          <w:bCs/>
          <w:sz w:val="19"/>
          <w:szCs w:val="19"/>
        </w:rPr>
        <w:t>pulmonary</w:t>
      </w:r>
      <w:r>
        <w:rPr>
          <w:rFonts w:ascii="Georgia" w:eastAsia="Georgia" w:hAnsi="Georgia" w:cs="Georgia"/>
          <w:b/>
          <w:bCs/>
          <w:spacing w:val="22"/>
          <w:sz w:val="19"/>
          <w:szCs w:val="19"/>
        </w:rPr>
        <w:t xml:space="preserve"> </w:t>
      </w:r>
      <w:r>
        <w:rPr>
          <w:rFonts w:ascii="Georgia" w:eastAsia="Georgia" w:hAnsi="Georgia" w:cs="Georgia"/>
          <w:b/>
          <w:bCs/>
          <w:sz w:val="19"/>
          <w:szCs w:val="19"/>
        </w:rPr>
        <w:t>diseases.</w:t>
      </w:r>
      <w:proofErr w:type="gramEnd"/>
      <w:r>
        <w:rPr>
          <w:rFonts w:ascii="Georgia" w:eastAsia="Georgia" w:hAnsi="Georgia" w:cs="Georgia"/>
          <w:b/>
          <w:bCs/>
          <w:spacing w:val="31"/>
          <w:sz w:val="19"/>
          <w:szCs w:val="19"/>
        </w:rPr>
        <w:t xml:space="preserve"> </w:t>
      </w:r>
      <w:r>
        <w:rPr>
          <w:rFonts w:ascii="Georgia" w:eastAsia="Georgia" w:hAnsi="Georgia" w:cs="Georgia"/>
          <w:sz w:val="19"/>
          <w:szCs w:val="19"/>
        </w:rPr>
        <w:t>Our</w:t>
      </w:r>
      <w:r>
        <w:rPr>
          <w:rFonts w:ascii="Georgia" w:eastAsia="Georgia" w:hAnsi="Georgia" w:cs="Georgia"/>
          <w:spacing w:val="7"/>
          <w:sz w:val="19"/>
          <w:szCs w:val="19"/>
        </w:rPr>
        <w:t xml:space="preserve"> </w:t>
      </w:r>
      <w:r>
        <w:rPr>
          <w:rFonts w:ascii="Georgia" w:eastAsia="Georgia" w:hAnsi="Georgia" w:cs="Georgia"/>
          <w:sz w:val="19"/>
          <w:szCs w:val="19"/>
        </w:rPr>
        <w:t>collaborator</w:t>
      </w:r>
      <w:r>
        <w:rPr>
          <w:rFonts w:ascii="Georgia" w:eastAsia="Georgia" w:hAnsi="Georgia" w:cs="Georgia"/>
          <w:spacing w:val="21"/>
          <w:sz w:val="19"/>
          <w:szCs w:val="19"/>
        </w:rPr>
        <w:t xml:space="preserve"> </w:t>
      </w:r>
      <w:r>
        <w:rPr>
          <w:rFonts w:ascii="Georgia" w:eastAsia="Georgia" w:hAnsi="Georgia" w:cs="Georgia"/>
          <w:b/>
          <w:bCs/>
          <w:sz w:val="19"/>
          <w:szCs w:val="19"/>
        </w:rPr>
        <w:t>Edwin</w:t>
      </w:r>
      <w:r>
        <w:rPr>
          <w:rFonts w:ascii="Georgia" w:eastAsia="Georgia" w:hAnsi="Georgia" w:cs="Georgia"/>
          <w:b/>
          <w:bCs/>
          <w:spacing w:val="12"/>
          <w:sz w:val="19"/>
          <w:szCs w:val="19"/>
        </w:rPr>
        <w:t xml:space="preserve"> </w:t>
      </w:r>
      <w:r>
        <w:rPr>
          <w:rFonts w:ascii="Georgia" w:eastAsia="Georgia" w:hAnsi="Georgia" w:cs="Georgia"/>
          <w:b/>
          <w:bCs/>
          <w:sz w:val="19"/>
          <w:szCs w:val="19"/>
        </w:rPr>
        <w:t>van</w:t>
      </w:r>
      <w:r>
        <w:rPr>
          <w:rFonts w:ascii="Georgia" w:eastAsia="Georgia" w:hAnsi="Georgia" w:cs="Georgia"/>
          <w:b/>
          <w:bCs/>
          <w:spacing w:val="7"/>
          <w:sz w:val="19"/>
          <w:szCs w:val="19"/>
        </w:rPr>
        <w:t xml:space="preserve"> </w:t>
      </w:r>
      <w:proofErr w:type="spellStart"/>
      <w:r>
        <w:rPr>
          <w:rFonts w:ascii="Georgia" w:eastAsia="Georgia" w:hAnsi="Georgia" w:cs="Georgia"/>
          <w:b/>
          <w:bCs/>
          <w:sz w:val="19"/>
          <w:szCs w:val="19"/>
        </w:rPr>
        <w:t>Beek</w:t>
      </w:r>
      <w:proofErr w:type="spellEnd"/>
      <w:r>
        <w:rPr>
          <w:rFonts w:ascii="Georgia" w:eastAsia="Georgia" w:hAnsi="Georgia" w:cs="Georgia"/>
          <w:sz w:val="19"/>
          <w:szCs w:val="19"/>
        </w:rPr>
        <w:t>,</w:t>
      </w:r>
      <w:r>
        <w:rPr>
          <w:rFonts w:ascii="Georgia" w:eastAsia="Georgia" w:hAnsi="Georgia" w:cs="Georgia"/>
          <w:spacing w:val="11"/>
          <w:sz w:val="19"/>
          <w:szCs w:val="19"/>
        </w:rPr>
        <w:t xml:space="preserve"> </w:t>
      </w:r>
      <w:r>
        <w:rPr>
          <w:rFonts w:ascii="Georgia" w:eastAsia="Georgia" w:hAnsi="Georgia" w:cs="Georgia"/>
          <w:b/>
          <w:bCs/>
          <w:sz w:val="19"/>
          <w:szCs w:val="19"/>
        </w:rPr>
        <w:t>University</w:t>
      </w:r>
      <w:r>
        <w:rPr>
          <w:rFonts w:ascii="Georgia" w:eastAsia="Georgia" w:hAnsi="Georgia" w:cs="Georgia"/>
          <w:b/>
          <w:bCs/>
          <w:spacing w:val="20"/>
          <w:sz w:val="19"/>
          <w:szCs w:val="19"/>
        </w:rPr>
        <w:t xml:space="preserve"> </w:t>
      </w:r>
      <w:r>
        <w:rPr>
          <w:rFonts w:ascii="Georgia" w:eastAsia="Georgia" w:hAnsi="Georgia" w:cs="Georgia"/>
          <w:b/>
          <w:bCs/>
          <w:w w:val="102"/>
          <w:sz w:val="19"/>
          <w:szCs w:val="19"/>
        </w:rPr>
        <w:t xml:space="preserve">of </w:t>
      </w:r>
      <w:r>
        <w:rPr>
          <w:rFonts w:ascii="Georgia" w:eastAsia="Georgia" w:hAnsi="Georgia" w:cs="Georgia"/>
          <w:b/>
          <w:bCs/>
          <w:sz w:val="19"/>
          <w:szCs w:val="19"/>
        </w:rPr>
        <w:t>Edinburgh</w:t>
      </w:r>
      <w:r>
        <w:rPr>
          <w:rFonts w:ascii="Georgia" w:eastAsia="Georgia" w:hAnsi="Georgia" w:cs="Georgia"/>
          <w:sz w:val="19"/>
          <w:szCs w:val="19"/>
        </w:rPr>
        <w:t>,</w:t>
      </w:r>
      <w:r>
        <w:rPr>
          <w:rFonts w:ascii="Georgia" w:eastAsia="Georgia" w:hAnsi="Georgia" w:cs="Georgia"/>
          <w:spacing w:val="40"/>
          <w:sz w:val="19"/>
          <w:szCs w:val="19"/>
        </w:rPr>
        <w:t xml:space="preserve"> </w:t>
      </w:r>
      <w:r>
        <w:rPr>
          <w:rFonts w:ascii="Georgia" w:eastAsia="Georgia" w:hAnsi="Georgia" w:cs="Georgia"/>
          <w:sz w:val="19"/>
          <w:szCs w:val="19"/>
        </w:rPr>
        <w:t>has</w:t>
      </w:r>
      <w:r>
        <w:rPr>
          <w:rFonts w:ascii="Georgia" w:eastAsia="Georgia" w:hAnsi="Georgia" w:cs="Georgia"/>
          <w:spacing w:val="21"/>
          <w:sz w:val="19"/>
          <w:szCs w:val="19"/>
        </w:rPr>
        <w:t xml:space="preserve"> </w:t>
      </w:r>
      <w:r>
        <w:rPr>
          <w:rFonts w:ascii="Georgia" w:eastAsia="Georgia" w:hAnsi="Georgia" w:cs="Georgia"/>
          <w:sz w:val="19"/>
          <w:szCs w:val="19"/>
        </w:rPr>
        <w:t>been</w:t>
      </w:r>
      <w:r>
        <w:rPr>
          <w:rFonts w:ascii="Georgia" w:eastAsia="Georgia" w:hAnsi="Georgia" w:cs="Georgia"/>
          <w:spacing w:val="23"/>
          <w:sz w:val="19"/>
          <w:szCs w:val="19"/>
        </w:rPr>
        <w:t xml:space="preserve"> </w:t>
      </w:r>
      <w:r>
        <w:rPr>
          <w:rFonts w:ascii="Georgia" w:eastAsia="Georgia" w:hAnsi="Georgia" w:cs="Georgia"/>
          <w:sz w:val="19"/>
          <w:szCs w:val="19"/>
        </w:rPr>
        <w:t>conducting</w:t>
      </w:r>
      <w:r>
        <w:rPr>
          <w:rFonts w:ascii="Georgia" w:eastAsia="Georgia" w:hAnsi="Georgia" w:cs="Georgia"/>
          <w:spacing w:val="34"/>
          <w:sz w:val="19"/>
          <w:szCs w:val="19"/>
        </w:rPr>
        <w:t xml:space="preserve"> </w:t>
      </w:r>
      <w:r>
        <w:rPr>
          <w:rFonts w:ascii="Georgia" w:eastAsia="Georgia" w:hAnsi="Georgia" w:cs="Georgia"/>
          <w:sz w:val="19"/>
          <w:szCs w:val="19"/>
        </w:rPr>
        <w:t>various</w:t>
      </w:r>
      <w:r>
        <w:rPr>
          <w:rFonts w:ascii="Georgia" w:eastAsia="Georgia" w:hAnsi="Georgia" w:cs="Georgia"/>
          <w:spacing w:val="27"/>
          <w:sz w:val="19"/>
          <w:szCs w:val="19"/>
        </w:rPr>
        <w:t xml:space="preserve"> </w:t>
      </w:r>
      <w:r>
        <w:rPr>
          <w:rFonts w:ascii="Georgia" w:eastAsia="Georgia" w:hAnsi="Georgia" w:cs="Georgia"/>
          <w:sz w:val="19"/>
          <w:szCs w:val="19"/>
        </w:rPr>
        <w:t>multimodality</w:t>
      </w:r>
      <w:r>
        <w:rPr>
          <w:rFonts w:ascii="Georgia" w:eastAsia="Georgia" w:hAnsi="Georgia" w:cs="Georgia"/>
          <w:spacing w:val="39"/>
          <w:sz w:val="19"/>
          <w:szCs w:val="19"/>
        </w:rPr>
        <w:t xml:space="preserve"> </w:t>
      </w:r>
      <w:r>
        <w:rPr>
          <w:rFonts w:ascii="Georgia" w:eastAsia="Georgia" w:hAnsi="Georgia" w:cs="Georgia"/>
          <w:sz w:val="19"/>
          <w:szCs w:val="19"/>
        </w:rPr>
        <w:t>studies,</w:t>
      </w:r>
      <w:r>
        <w:rPr>
          <w:rFonts w:ascii="Georgia" w:eastAsia="Georgia" w:hAnsi="Georgia" w:cs="Georgia"/>
          <w:spacing w:val="32"/>
          <w:sz w:val="19"/>
          <w:szCs w:val="19"/>
        </w:rPr>
        <w:t xml:space="preserve"> </w:t>
      </w:r>
      <w:r>
        <w:rPr>
          <w:rFonts w:ascii="Georgia" w:eastAsia="Georgia" w:hAnsi="Georgia" w:cs="Georgia"/>
          <w:sz w:val="19"/>
          <w:szCs w:val="19"/>
        </w:rPr>
        <w:t>including</w:t>
      </w:r>
      <w:r>
        <w:rPr>
          <w:rFonts w:ascii="Georgia" w:eastAsia="Georgia" w:hAnsi="Georgia" w:cs="Georgia"/>
          <w:spacing w:val="31"/>
          <w:sz w:val="19"/>
          <w:szCs w:val="19"/>
        </w:rPr>
        <w:t xml:space="preserve"> </w:t>
      </w:r>
      <w:r>
        <w:rPr>
          <w:rFonts w:ascii="Georgia" w:eastAsia="Georgia" w:hAnsi="Georgia" w:cs="Georgia"/>
          <w:sz w:val="19"/>
          <w:szCs w:val="19"/>
        </w:rPr>
        <w:t>the</w:t>
      </w:r>
      <w:r>
        <w:rPr>
          <w:rFonts w:ascii="Georgia" w:eastAsia="Georgia" w:hAnsi="Georgia" w:cs="Georgia"/>
          <w:spacing w:val="20"/>
          <w:sz w:val="19"/>
          <w:szCs w:val="19"/>
        </w:rPr>
        <w:t xml:space="preserve"> </w:t>
      </w:r>
      <w:r>
        <w:rPr>
          <w:rFonts w:ascii="Georgia" w:eastAsia="Georgia" w:hAnsi="Georgia" w:cs="Georgia"/>
          <w:sz w:val="19"/>
          <w:szCs w:val="19"/>
        </w:rPr>
        <w:t>evaluation</w:t>
      </w:r>
      <w:r>
        <w:rPr>
          <w:rFonts w:ascii="Georgia" w:eastAsia="Georgia" w:hAnsi="Georgia" w:cs="Georgia"/>
          <w:spacing w:val="33"/>
          <w:sz w:val="19"/>
          <w:szCs w:val="19"/>
        </w:rPr>
        <w:t xml:space="preserve"> </w:t>
      </w:r>
      <w:r>
        <w:rPr>
          <w:rFonts w:ascii="Georgia" w:eastAsia="Georgia" w:hAnsi="Georgia" w:cs="Georgia"/>
          <w:sz w:val="19"/>
          <w:szCs w:val="19"/>
        </w:rPr>
        <w:t>of</w:t>
      </w:r>
      <w:r>
        <w:rPr>
          <w:rFonts w:ascii="Georgia" w:eastAsia="Georgia" w:hAnsi="Georgia" w:cs="Georgia"/>
          <w:spacing w:val="18"/>
          <w:sz w:val="19"/>
          <w:szCs w:val="19"/>
        </w:rPr>
        <w:t xml:space="preserve"> </w:t>
      </w:r>
      <w:r>
        <w:rPr>
          <w:rFonts w:ascii="Georgia" w:eastAsia="Georgia" w:hAnsi="Georgia" w:cs="Georgia"/>
          <w:sz w:val="19"/>
          <w:szCs w:val="19"/>
        </w:rPr>
        <w:t>pulmonary</w:t>
      </w:r>
      <w:r>
        <w:rPr>
          <w:rFonts w:ascii="Georgia" w:eastAsia="Georgia" w:hAnsi="Georgia" w:cs="Georgia"/>
          <w:spacing w:val="33"/>
          <w:sz w:val="19"/>
          <w:szCs w:val="19"/>
        </w:rPr>
        <w:t xml:space="preserve"> </w:t>
      </w:r>
      <w:r>
        <w:rPr>
          <w:rFonts w:ascii="Georgia" w:eastAsia="Georgia" w:hAnsi="Georgia" w:cs="Georgia"/>
          <w:sz w:val="19"/>
          <w:szCs w:val="19"/>
        </w:rPr>
        <w:t>fibrosis</w:t>
      </w:r>
      <w:r>
        <w:rPr>
          <w:rFonts w:ascii="Georgia" w:eastAsia="Georgia" w:hAnsi="Georgia" w:cs="Georgia"/>
          <w:spacing w:val="27"/>
          <w:sz w:val="19"/>
          <w:szCs w:val="19"/>
        </w:rPr>
        <w:t xml:space="preserve"> </w:t>
      </w:r>
      <w:r>
        <w:rPr>
          <w:rFonts w:ascii="Georgia" w:eastAsia="Georgia" w:hAnsi="Georgia" w:cs="Georgia"/>
          <w:sz w:val="19"/>
          <w:szCs w:val="19"/>
        </w:rPr>
        <w:t>using</w:t>
      </w:r>
      <w:r>
        <w:rPr>
          <w:rFonts w:ascii="Georgia" w:eastAsia="Georgia" w:hAnsi="Georgia" w:cs="Georgia"/>
          <w:spacing w:val="24"/>
          <w:sz w:val="19"/>
          <w:szCs w:val="19"/>
        </w:rPr>
        <w:t xml:space="preserve"> </w:t>
      </w:r>
      <w:r>
        <w:rPr>
          <w:rFonts w:ascii="Georgia" w:eastAsia="Georgia" w:hAnsi="Georgia" w:cs="Georgia"/>
          <w:w w:val="102"/>
          <w:sz w:val="19"/>
          <w:szCs w:val="19"/>
        </w:rPr>
        <w:t xml:space="preserve">both </w:t>
      </w:r>
      <w:r>
        <w:rPr>
          <w:rFonts w:ascii="Georgia" w:eastAsia="Georgia" w:hAnsi="Georgia" w:cs="Georgia"/>
          <w:sz w:val="19"/>
          <w:szCs w:val="19"/>
        </w:rPr>
        <w:t>gadolinium-</w:t>
      </w:r>
      <w:proofErr w:type="gramStart"/>
      <w:r>
        <w:rPr>
          <w:rFonts w:ascii="Georgia" w:eastAsia="Georgia" w:hAnsi="Georgia" w:cs="Georgia"/>
          <w:sz w:val="19"/>
          <w:szCs w:val="19"/>
        </w:rPr>
        <w:t xml:space="preserve">enhanced </w:t>
      </w:r>
      <w:r>
        <w:rPr>
          <w:rFonts w:ascii="Georgia" w:eastAsia="Georgia" w:hAnsi="Georgia" w:cs="Georgia"/>
          <w:spacing w:val="1"/>
          <w:sz w:val="19"/>
          <w:szCs w:val="19"/>
        </w:rPr>
        <w:t xml:space="preserve"> </w:t>
      </w:r>
      <w:r>
        <w:rPr>
          <w:rFonts w:ascii="Georgia" w:eastAsia="Georgia" w:hAnsi="Georgia" w:cs="Georgia"/>
          <w:sz w:val="19"/>
          <w:szCs w:val="19"/>
        </w:rPr>
        <w:t>MRI</w:t>
      </w:r>
      <w:proofErr w:type="gramEnd"/>
      <w:r>
        <w:rPr>
          <w:rFonts w:ascii="Georgia" w:eastAsia="Georgia" w:hAnsi="Georgia" w:cs="Georgia"/>
          <w:spacing w:val="18"/>
          <w:sz w:val="19"/>
          <w:szCs w:val="19"/>
        </w:rPr>
        <w:t xml:space="preserve"> </w:t>
      </w:r>
      <w:r>
        <w:rPr>
          <w:rFonts w:ascii="Georgia" w:eastAsia="Georgia" w:hAnsi="Georgia" w:cs="Georgia"/>
          <w:sz w:val="19"/>
          <w:szCs w:val="19"/>
        </w:rPr>
        <w:t>and</w:t>
      </w:r>
      <w:r>
        <w:rPr>
          <w:rFonts w:ascii="Georgia" w:eastAsia="Georgia" w:hAnsi="Georgia" w:cs="Georgia"/>
          <w:spacing w:val="17"/>
          <w:sz w:val="19"/>
          <w:szCs w:val="19"/>
        </w:rPr>
        <w:t xml:space="preserve"> </w:t>
      </w:r>
      <w:r>
        <w:rPr>
          <w:rFonts w:ascii="Georgia" w:eastAsia="Georgia" w:hAnsi="Georgia" w:cs="Georgia"/>
          <w:sz w:val="19"/>
          <w:szCs w:val="19"/>
        </w:rPr>
        <w:t>contrast-enhanced</w:t>
      </w:r>
      <w:r>
        <w:rPr>
          <w:rFonts w:ascii="Georgia" w:eastAsia="Georgia" w:hAnsi="Georgia" w:cs="Georgia"/>
          <w:spacing w:val="41"/>
          <w:sz w:val="19"/>
          <w:szCs w:val="19"/>
        </w:rPr>
        <w:t xml:space="preserve"> </w:t>
      </w:r>
      <w:r>
        <w:rPr>
          <w:rFonts w:ascii="Georgia" w:eastAsia="Georgia" w:hAnsi="Georgia" w:cs="Georgia"/>
          <w:sz w:val="19"/>
          <w:szCs w:val="19"/>
        </w:rPr>
        <w:t>CT</w:t>
      </w:r>
      <w:r>
        <w:rPr>
          <w:rFonts w:ascii="Georgia" w:eastAsia="Georgia" w:hAnsi="Georgia" w:cs="Georgia"/>
          <w:spacing w:val="15"/>
          <w:sz w:val="19"/>
          <w:szCs w:val="19"/>
        </w:rPr>
        <w:t xml:space="preserve"> </w:t>
      </w:r>
      <w:r>
        <w:rPr>
          <w:rFonts w:ascii="Georgia" w:eastAsia="Georgia" w:hAnsi="Georgia" w:cs="Georgia"/>
          <w:sz w:val="19"/>
          <w:szCs w:val="19"/>
        </w:rPr>
        <w:t>perfusion</w:t>
      </w:r>
      <w:r>
        <w:rPr>
          <w:rFonts w:ascii="Georgia" w:eastAsia="Georgia" w:hAnsi="Georgia" w:cs="Georgia"/>
          <w:spacing w:val="27"/>
          <w:sz w:val="19"/>
          <w:szCs w:val="19"/>
        </w:rPr>
        <w:t xml:space="preserve"> </w:t>
      </w:r>
      <w:r>
        <w:rPr>
          <w:rFonts w:ascii="Georgia" w:eastAsia="Georgia" w:hAnsi="Georgia" w:cs="Georgia"/>
          <w:sz w:val="19"/>
          <w:szCs w:val="19"/>
        </w:rPr>
        <w:t>imaging,</w:t>
      </w:r>
      <w:r>
        <w:rPr>
          <w:rFonts w:ascii="Georgia" w:eastAsia="Georgia" w:hAnsi="Georgia" w:cs="Georgia"/>
          <w:spacing w:val="28"/>
          <w:sz w:val="19"/>
          <w:szCs w:val="19"/>
        </w:rPr>
        <w:t xml:space="preserve"> </w:t>
      </w:r>
      <w:r>
        <w:rPr>
          <w:rFonts w:ascii="Georgia" w:eastAsia="Georgia" w:hAnsi="Georgia" w:cs="Georgia"/>
          <w:sz w:val="19"/>
          <w:szCs w:val="19"/>
        </w:rPr>
        <w:t>and</w:t>
      </w:r>
      <w:r>
        <w:rPr>
          <w:rFonts w:ascii="Georgia" w:eastAsia="Georgia" w:hAnsi="Georgia" w:cs="Georgia"/>
          <w:spacing w:val="16"/>
          <w:sz w:val="19"/>
          <w:szCs w:val="19"/>
        </w:rPr>
        <w:t xml:space="preserve"> </w:t>
      </w:r>
      <w:r>
        <w:rPr>
          <w:rFonts w:ascii="Georgia" w:eastAsia="Georgia" w:hAnsi="Georgia" w:cs="Georgia"/>
          <w:sz w:val="19"/>
          <w:szCs w:val="19"/>
        </w:rPr>
        <w:t>the</w:t>
      </w:r>
      <w:r>
        <w:rPr>
          <w:rFonts w:ascii="Georgia" w:eastAsia="Georgia" w:hAnsi="Georgia" w:cs="Georgia"/>
          <w:spacing w:val="16"/>
          <w:sz w:val="19"/>
          <w:szCs w:val="19"/>
        </w:rPr>
        <w:t xml:space="preserve"> </w:t>
      </w:r>
      <w:r>
        <w:rPr>
          <w:rFonts w:ascii="Georgia" w:eastAsia="Georgia" w:hAnsi="Georgia" w:cs="Georgia"/>
          <w:sz w:val="19"/>
          <w:szCs w:val="19"/>
        </w:rPr>
        <w:t>assessment</w:t>
      </w:r>
      <w:r>
        <w:rPr>
          <w:rFonts w:ascii="Georgia" w:eastAsia="Georgia" w:hAnsi="Georgia" w:cs="Georgia"/>
          <w:spacing w:val="29"/>
          <w:sz w:val="19"/>
          <w:szCs w:val="19"/>
        </w:rPr>
        <w:t xml:space="preserve"> </w:t>
      </w:r>
      <w:r>
        <w:rPr>
          <w:rFonts w:ascii="Georgia" w:eastAsia="Georgia" w:hAnsi="Georgia" w:cs="Georgia"/>
          <w:sz w:val="19"/>
          <w:szCs w:val="19"/>
        </w:rPr>
        <w:t>of</w:t>
      </w:r>
      <w:r>
        <w:rPr>
          <w:rFonts w:ascii="Georgia" w:eastAsia="Georgia" w:hAnsi="Georgia" w:cs="Georgia"/>
          <w:spacing w:val="13"/>
          <w:sz w:val="19"/>
          <w:szCs w:val="19"/>
        </w:rPr>
        <w:t xml:space="preserve"> </w:t>
      </w:r>
      <w:r>
        <w:rPr>
          <w:rFonts w:ascii="Georgia" w:eastAsia="Georgia" w:hAnsi="Georgia" w:cs="Georgia"/>
          <w:sz w:val="19"/>
          <w:szCs w:val="19"/>
        </w:rPr>
        <w:t>lung</w:t>
      </w:r>
      <w:r>
        <w:rPr>
          <w:rFonts w:ascii="Georgia" w:eastAsia="Georgia" w:hAnsi="Georgia" w:cs="Georgia"/>
          <w:spacing w:val="18"/>
          <w:sz w:val="19"/>
          <w:szCs w:val="19"/>
        </w:rPr>
        <w:t xml:space="preserve"> </w:t>
      </w:r>
      <w:r>
        <w:rPr>
          <w:rFonts w:ascii="Georgia" w:eastAsia="Georgia" w:hAnsi="Georgia" w:cs="Georgia"/>
          <w:sz w:val="19"/>
          <w:szCs w:val="19"/>
        </w:rPr>
        <w:t>nodules</w:t>
      </w:r>
      <w:r>
        <w:rPr>
          <w:rFonts w:ascii="Georgia" w:eastAsia="Georgia" w:hAnsi="Georgia" w:cs="Georgia"/>
          <w:spacing w:val="23"/>
          <w:sz w:val="19"/>
          <w:szCs w:val="19"/>
        </w:rPr>
        <w:t xml:space="preserve"> </w:t>
      </w:r>
      <w:r>
        <w:rPr>
          <w:rFonts w:ascii="Georgia" w:eastAsia="Georgia" w:hAnsi="Georgia" w:cs="Georgia"/>
          <w:sz w:val="19"/>
          <w:szCs w:val="19"/>
        </w:rPr>
        <w:t>using</w:t>
      </w:r>
      <w:r>
        <w:rPr>
          <w:rFonts w:ascii="Georgia" w:eastAsia="Georgia" w:hAnsi="Georgia" w:cs="Georgia"/>
          <w:spacing w:val="20"/>
          <w:sz w:val="19"/>
          <w:szCs w:val="19"/>
        </w:rPr>
        <w:t xml:space="preserve"> </w:t>
      </w:r>
      <w:r>
        <w:rPr>
          <w:rFonts w:ascii="Georgia" w:eastAsia="Georgia" w:hAnsi="Georgia" w:cs="Georgia"/>
          <w:w w:val="102"/>
          <w:sz w:val="19"/>
          <w:szCs w:val="19"/>
        </w:rPr>
        <w:t xml:space="preserve">PET-CT </w:t>
      </w:r>
      <w:r>
        <w:rPr>
          <w:rFonts w:ascii="Georgia" w:eastAsia="Georgia" w:hAnsi="Georgia" w:cs="Georgia"/>
          <w:sz w:val="19"/>
          <w:szCs w:val="19"/>
        </w:rPr>
        <w:t>and</w:t>
      </w:r>
      <w:r>
        <w:rPr>
          <w:rFonts w:ascii="Georgia" w:eastAsia="Georgia" w:hAnsi="Georgia" w:cs="Georgia"/>
          <w:spacing w:val="6"/>
          <w:sz w:val="19"/>
          <w:szCs w:val="19"/>
        </w:rPr>
        <w:t xml:space="preserve"> </w:t>
      </w:r>
      <w:r>
        <w:rPr>
          <w:rFonts w:ascii="Georgia" w:eastAsia="Georgia" w:hAnsi="Georgia" w:cs="Georgia"/>
          <w:sz w:val="19"/>
          <w:szCs w:val="19"/>
        </w:rPr>
        <w:t>CT</w:t>
      </w:r>
      <w:r>
        <w:rPr>
          <w:rFonts w:ascii="Georgia" w:eastAsia="Georgia" w:hAnsi="Georgia" w:cs="Georgia"/>
          <w:spacing w:val="5"/>
          <w:sz w:val="19"/>
          <w:szCs w:val="19"/>
        </w:rPr>
        <w:t xml:space="preserve"> </w:t>
      </w:r>
      <w:r>
        <w:rPr>
          <w:rFonts w:ascii="Georgia" w:eastAsia="Georgia" w:hAnsi="Georgia" w:cs="Georgia"/>
          <w:sz w:val="19"/>
          <w:szCs w:val="19"/>
        </w:rPr>
        <w:t>perfusion</w:t>
      </w:r>
      <w:r>
        <w:rPr>
          <w:rFonts w:ascii="Georgia" w:eastAsia="Georgia" w:hAnsi="Georgia" w:cs="Georgia"/>
          <w:spacing w:val="16"/>
          <w:sz w:val="19"/>
          <w:szCs w:val="19"/>
        </w:rPr>
        <w:t xml:space="preserve"> </w:t>
      </w:r>
      <w:r>
        <w:rPr>
          <w:rFonts w:ascii="Georgia" w:eastAsia="Georgia" w:hAnsi="Georgia" w:cs="Georgia"/>
          <w:sz w:val="19"/>
          <w:szCs w:val="19"/>
        </w:rPr>
        <w:t>imaging.</w:t>
      </w:r>
      <w:r>
        <w:rPr>
          <w:rFonts w:ascii="Georgia" w:eastAsia="Georgia" w:hAnsi="Georgia" w:cs="Georgia"/>
          <w:spacing w:val="32"/>
          <w:sz w:val="19"/>
          <w:szCs w:val="19"/>
        </w:rPr>
        <w:t xml:space="preserve"> </w:t>
      </w:r>
      <w:r>
        <w:rPr>
          <w:rFonts w:ascii="Georgia" w:eastAsia="Georgia" w:hAnsi="Georgia" w:cs="Georgia"/>
          <w:sz w:val="19"/>
          <w:szCs w:val="19"/>
        </w:rPr>
        <w:t>These</w:t>
      </w:r>
      <w:r>
        <w:rPr>
          <w:rFonts w:ascii="Georgia" w:eastAsia="Georgia" w:hAnsi="Georgia" w:cs="Georgia"/>
          <w:spacing w:val="10"/>
          <w:sz w:val="19"/>
          <w:szCs w:val="19"/>
        </w:rPr>
        <w:t xml:space="preserve"> </w:t>
      </w:r>
      <w:r>
        <w:rPr>
          <w:rFonts w:ascii="Georgia" w:eastAsia="Georgia" w:hAnsi="Georgia" w:cs="Georgia"/>
          <w:sz w:val="19"/>
          <w:szCs w:val="19"/>
        </w:rPr>
        <w:t>relatively</w:t>
      </w:r>
      <w:r>
        <w:rPr>
          <w:rFonts w:ascii="Georgia" w:eastAsia="Georgia" w:hAnsi="Georgia" w:cs="Georgia"/>
          <w:spacing w:val="15"/>
          <w:sz w:val="19"/>
          <w:szCs w:val="19"/>
        </w:rPr>
        <w:t xml:space="preserve"> </w:t>
      </w:r>
      <w:r>
        <w:rPr>
          <w:rFonts w:ascii="Georgia" w:eastAsia="Georgia" w:hAnsi="Georgia" w:cs="Georgia"/>
          <w:sz w:val="19"/>
          <w:szCs w:val="19"/>
        </w:rPr>
        <w:t>new</w:t>
      </w:r>
      <w:r>
        <w:rPr>
          <w:rFonts w:ascii="Georgia" w:eastAsia="Georgia" w:hAnsi="Georgia" w:cs="Georgia"/>
          <w:spacing w:val="7"/>
          <w:sz w:val="19"/>
          <w:szCs w:val="19"/>
        </w:rPr>
        <w:t xml:space="preserve"> </w:t>
      </w:r>
      <w:r>
        <w:rPr>
          <w:rFonts w:ascii="Georgia" w:eastAsia="Georgia" w:hAnsi="Georgia" w:cs="Georgia"/>
          <w:sz w:val="19"/>
          <w:szCs w:val="19"/>
        </w:rPr>
        <w:t>techniques</w:t>
      </w:r>
      <w:r>
        <w:rPr>
          <w:rFonts w:ascii="Georgia" w:eastAsia="Georgia" w:hAnsi="Georgia" w:cs="Georgia"/>
          <w:spacing w:val="18"/>
          <w:sz w:val="19"/>
          <w:szCs w:val="19"/>
        </w:rPr>
        <w:t xml:space="preserve"> </w:t>
      </w:r>
      <w:r>
        <w:rPr>
          <w:rFonts w:ascii="Georgia" w:eastAsia="Georgia" w:hAnsi="Georgia" w:cs="Georgia"/>
          <w:sz w:val="19"/>
          <w:szCs w:val="19"/>
        </w:rPr>
        <w:t>would</w:t>
      </w:r>
      <w:r>
        <w:rPr>
          <w:rFonts w:ascii="Georgia" w:eastAsia="Georgia" w:hAnsi="Georgia" w:cs="Georgia"/>
          <w:spacing w:val="10"/>
          <w:sz w:val="19"/>
          <w:szCs w:val="19"/>
        </w:rPr>
        <w:t xml:space="preserve"> </w:t>
      </w:r>
      <w:r>
        <w:rPr>
          <w:rFonts w:ascii="Georgia" w:eastAsia="Georgia" w:hAnsi="Georgia" w:cs="Georgia"/>
          <w:sz w:val="19"/>
          <w:szCs w:val="19"/>
        </w:rPr>
        <w:t>benefit</w:t>
      </w:r>
      <w:r>
        <w:rPr>
          <w:rFonts w:ascii="Georgia" w:eastAsia="Georgia" w:hAnsi="Georgia" w:cs="Georgia"/>
          <w:spacing w:val="12"/>
          <w:sz w:val="19"/>
          <w:szCs w:val="19"/>
        </w:rPr>
        <w:t xml:space="preserve"> </w:t>
      </w:r>
      <w:r>
        <w:rPr>
          <w:rFonts w:ascii="Georgia" w:eastAsia="Georgia" w:hAnsi="Georgia" w:cs="Georgia"/>
          <w:sz w:val="19"/>
          <w:szCs w:val="19"/>
        </w:rPr>
        <w:t>from</w:t>
      </w:r>
      <w:r>
        <w:rPr>
          <w:rFonts w:ascii="Georgia" w:eastAsia="Georgia" w:hAnsi="Georgia" w:cs="Georgia"/>
          <w:spacing w:val="8"/>
          <w:sz w:val="19"/>
          <w:szCs w:val="19"/>
        </w:rPr>
        <w:t xml:space="preserve"> </w:t>
      </w:r>
      <w:r>
        <w:rPr>
          <w:rFonts w:ascii="Georgia" w:eastAsia="Georgia" w:hAnsi="Georgia" w:cs="Georgia"/>
          <w:sz w:val="19"/>
          <w:szCs w:val="19"/>
        </w:rPr>
        <w:t>quantitative</w:t>
      </w:r>
      <w:r>
        <w:rPr>
          <w:rFonts w:ascii="Georgia" w:eastAsia="Georgia" w:hAnsi="Georgia" w:cs="Georgia"/>
          <w:spacing w:val="20"/>
          <w:sz w:val="19"/>
          <w:szCs w:val="19"/>
        </w:rPr>
        <w:t xml:space="preserve"> </w:t>
      </w:r>
      <w:r>
        <w:rPr>
          <w:rFonts w:ascii="Georgia" w:eastAsia="Georgia" w:hAnsi="Georgia" w:cs="Georgia"/>
          <w:sz w:val="19"/>
          <w:szCs w:val="19"/>
        </w:rPr>
        <w:t>analysis</w:t>
      </w:r>
      <w:r>
        <w:rPr>
          <w:rFonts w:ascii="Georgia" w:eastAsia="Georgia" w:hAnsi="Georgia" w:cs="Georgia"/>
          <w:spacing w:val="13"/>
          <w:sz w:val="19"/>
          <w:szCs w:val="19"/>
        </w:rPr>
        <w:t xml:space="preserve"> </w:t>
      </w:r>
      <w:r>
        <w:rPr>
          <w:rFonts w:ascii="Georgia" w:eastAsia="Georgia" w:hAnsi="Georgia" w:cs="Georgia"/>
          <w:sz w:val="19"/>
          <w:szCs w:val="19"/>
        </w:rPr>
        <w:t>of</w:t>
      </w:r>
      <w:r>
        <w:rPr>
          <w:rFonts w:ascii="Georgia" w:eastAsia="Georgia" w:hAnsi="Georgia" w:cs="Georgia"/>
          <w:spacing w:val="3"/>
          <w:sz w:val="19"/>
          <w:szCs w:val="19"/>
        </w:rPr>
        <w:t xml:space="preserve"> </w:t>
      </w:r>
      <w:r>
        <w:rPr>
          <w:rFonts w:ascii="Georgia" w:eastAsia="Georgia" w:hAnsi="Georgia" w:cs="Georgia"/>
          <w:sz w:val="19"/>
          <w:szCs w:val="19"/>
        </w:rPr>
        <w:t>contrast</w:t>
      </w:r>
      <w:r>
        <w:rPr>
          <w:rFonts w:ascii="Georgia" w:eastAsia="Georgia" w:hAnsi="Georgia" w:cs="Georgia"/>
          <w:spacing w:val="14"/>
          <w:sz w:val="19"/>
          <w:szCs w:val="19"/>
        </w:rPr>
        <w:t xml:space="preserve"> </w:t>
      </w:r>
      <w:r>
        <w:rPr>
          <w:rFonts w:ascii="Georgia" w:eastAsia="Georgia" w:hAnsi="Georgia" w:cs="Georgia"/>
          <w:w w:val="102"/>
          <w:sz w:val="19"/>
          <w:szCs w:val="19"/>
        </w:rPr>
        <w:t xml:space="preserve">enhancement,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sz w:val="19"/>
          <w:szCs w:val="19"/>
        </w:rPr>
        <w:t>advanced</w:t>
      </w:r>
      <w:r>
        <w:rPr>
          <w:rFonts w:ascii="Georgia" w:eastAsia="Georgia" w:hAnsi="Georgia" w:cs="Georgia"/>
          <w:spacing w:val="17"/>
          <w:sz w:val="19"/>
          <w:szCs w:val="19"/>
        </w:rPr>
        <w:t xml:space="preserve"> </w:t>
      </w:r>
      <w:r>
        <w:rPr>
          <w:rFonts w:ascii="Georgia" w:eastAsia="Georgia" w:hAnsi="Georgia" w:cs="Georgia"/>
          <w:sz w:val="19"/>
          <w:szCs w:val="19"/>
        </w:rPr>
        <w:t>image</w:t>
      </w:r>
      <w:r>
        <w:rPr>
          <w:rFonts w:ascii="Georgia" w:eastAsia="Georgia" w:hAnsi="Georgia" w:cs="Georgia"/>
          <w:spacing w:val="11"/>
          <w:sz w:val="19"/>
          <w:szCs w:val="19"/>
        </w:rPr>
        <w:t xml:space="preserve"> </w:t>
      </w:r>
      <w:r>
        <w:rPr>
          <w:rFonts w:ascii="Georgia" w:eastAsia="Georgia" w:hAnsi="Georgia" w:cs="Georgia"/>
          <w:sz w:val="19"/>
          <w:szCs w:val="19"/>
        </w:rPr>
        <w:t>registration</w:t>
      </w:r>
      <w:r>
        <w:rPr>
          <w:rFonts w:ascii="Georgia" w:eastAsia="Georgia" w:hAnsi="Georgia" w:cs="Georgia"/>
          <w:spacing w:val="21"/>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sz w:val="19"/>
          <w:szCs w:val="19"/>
        </w:rPr>
        <w:t>segmentation</w:t>
      </w:r>
      <w:r>
        <w:rPr>
          <w:rFonts w:ascii="Georgia" w:eastAsia="Georgia" w:hAnsi="Georgia" w:cs="Georgia"/>
          <w:spacing w:val="24"/>
          <w:sz w:val="19"/>
          <w:szCs w:val="19"/>
        </w:rPr>
        <w:t xml:space="preserve"> </w:t>
      </w:r>
      <w:r>
        <w:rPr>
          <w:rFonts w:ascii="Georgia" w:eastAsia="Georgia" w:hAnsi="Georgia" w:cs="Georgia"/>
          <w:sz w:val="19"/>
          <w:szCs w:val="19"/>
        </w:rPr>
        <w:t>capabilities</w:t>
      </w:r>
      <w:r>
        <w:rPr>
          <w:rFonts w:ascii="Georgia" w:eastAsia="Georgia" w:hAnsi="Georgia" w:cs="Georgia"/>
          <w:spacing w:val="20"/>
          <w:sz w:val="19"/>
          <w:szCs w:val="19"/>
        </w:rPr>
        <w:t xml:space="preserve"> </w:t>
      </w:r>
      <w:r>
        <w:rPr>
          <w:rFonts w:ascii="Georgia" w:eastAsia="Georgia" w:hAnsi="Georgia" w:cs="Georgia"/>
          <w:sz w:val="19"/>
          <w:szCs w:val="19"/>
        </w:rPr>
        <w:t>will</w:t>
      </w:r>
      <w:r>
        <w:rPr>
          <w:rFonts w:ascii="Georgia" w:eastAsia="Georgia" w:hAnsi="Georgia" w:cs="Georgia"/>
          <w:spacing w:val="7"/>
          <w:sz w:val="19"/>
          <w:szCs w:val="19"/>
        </w:rPr>
        <w:t xml:space="preserve"> </w:t>
      </w:r>
      <w:r>
        <w:rPr>
          <w:rFonts w:ascii="Georgia" w:eastAsia="Georgia" w:hAnsi="Georgia" w:cs="Georgia"/>
          <w:sz w:val="19"/>
          <w:szCs w:val="19"/>
        </w:rPr>
        <w:t>both</w:t>
      </w:r>
      <w:r>
        <w:rPr>
          <w:rFonts w:ascii="Georgia" w:eastAsia="Georgia" w:hAnsi="Georgia" w:cs="Georgia"/>
          <w:spacing w:val="9"/>
          <w:sz w:val="19"/>
          <w:szCs w:val="19"/>
        </w:rPr>
        <w:t xml:space="preserve"> </w:t>
      </w:r>
      <w:r>
        <w:rPr>
          <w:rFonts w:ascii="Georgia" w:eastAsia="Georgia" w:hAnsi="Georgia" w:cs="Georgia"/>
          <w:sz w:val="19"/>
          <w:szCs w:val="19"/>
        </w:rPr>
        <w:t>be</w:t>
      </w:r>
      <w:r>
        <w:rPr>
          <w:rFonts w:ascii="Georgia" w:eastAsia="Georgia" w:hAnsi="Georgia" w:cs="Georgia"/>
          <w:spacing w:val="5"/>
          <w:sz w:val="19"/>
          <w:szCs w:val="19"/>
        </w:rPr>
        <w:t xml:space="preserve"> </w:t>
      </w:r>
      <w:r>
        <w:rPr>
          <w:rFonts w:ascii="Georgia" w:eastAsia="Georgia" w:hAnsi="Georgia" w:cs="Georgia"/>
          <w:sz w:val="19"/>
          <w:szCs w:val="19"/>
        </w:rPr>
        <w:t>necessary</w:t>
      </w:r>
      <w:r>
        <w:rPr>
          <w:rFonts w:ascii="Georgia" w:eastAsia="Georgia" w:hAnsi="Georgia" w:cs="Georgia"/>
          <w:spacing w:val="17"/>
          <w:sz w:val="19"/>
          <w:szCs w:val="19"/>
        </w:rPr>
        <w:t xml:space="preserve"> </w:t>
      </w:r>
      <w:r>
        <w:rPr>
          <w:rFonts w:ascii="Georgia" w:eastAsia="Georgia" w:hAnsi="Georgia" w:cs="Georgia"/>
          <w:sz w:val="19"/>
          <w:szCs w:val="19"/>
        </w:rPr>
        <w:t>toward</w:t>
      </w:r>
      <w:r>
        <w:rPr>
          <w:rFonts w:ascii="Georgia" w:eastAsia="Georgia" w:hAnsi="Georgia" w:cs="Georgia"/>
          <w:spacing w:val="13"/>
          <w:sz w:val="19"/>
          <w:szCs w:val="19"/>
        </w:rPr>
        <w:t xml:space="preserve"> </w:t>
      </w:r>
      <w:r>
        <w:rPr>
          <w:rFonts w:ascii="Georgia" w:eastAsia="Georgia" w:hAnsi="Georgia" w:cs="Georgia"/>
          <w:sz w:val="19"/>
          <w:szCs w:val="19"/>
        </w:rPr>
        <w:t>this</w:t>
      </w:r>
      <w:r>
        <w:rPr>
          <w:rFonts w:ascii="Georgia" w:eastAsia="Georgia" w:hAnsi="Georgia" w:cs="Georgia"/>
          <w:spacing w:val="7"/>
          <w:sz w:val="19"/>
          <w:szCs w:val="19"/>
        </w:rPr>
        <w:t xml:space="preserve"> </w:t>
      </w:r>
      <w:r>
        <w:rPr>
          <w:rFonts w:ascii="Georgia" w:eastAsia="Georgia" w:hAnsi="Georgia" w:cs="Georgia"/>
          <w:w w:val="102"/>
          <w:sz w:val="19"/>
          <w:szCs w:val="19"/>
        </w:rPr>
        <w:t>end.</w:t>
      </w:r>
    </w:p>
    <w:p w14:paraId="17D7F45C" w14:textId="77777777" w:rsidR="00E61F9D" w:rsidRDefault="005C64D6">
      <w:pPr>
        <w:spacing w:before="59" w:after="0" w:line="277" w:lineRule="auto"/>
        <w:ind w:left="120" w:right="73"/>
        <w:jc w:val="both"/>
        <w:rPr>
          <w:rFonts w:ascii="Georgia" w:eastAsia="Georgia" w:hAnsi="Georgia" w:cs="Georgia"/>
          <w:sz w:val="19"/>
          <w:szCs w:val="19"/>
        </w:rPr>
      </w:pPr>
      <w:proofErr w:type="gramStart"/>
      <w:r>
        <w:rPr>
          <w:rFonts w:ascii="Georgia" w:eastAsia="Georgia" w:hAnsi="Georgia" w:cs="Georgia"/>
          <w:b/>
          <w:bCs/>
          <w:sz w:val="19"/>
          <w:szCs w:val="19"/>
        </w:rPr>
        <w:t>3(c.3.12)</w:t>
      </w:r>
      <w:r>
        <w:rPr>
          <w:rFonts w:ascii="Georgia" w:eastAsia="Georgia" w:hAnsi="Georgia" w:cs="Georgia"/>
          <w:b/>
          <w:bCs/>
          <w:spacing w:val="11"/>
          <w:sz w:val="19"/>
          <w:szCs w:val="19"/>
        </w:rPr>
        <w:t xml:space="preserve"> </w:t>
      </w:r>
      <w:r>
        <w:rPr>
          <w:rFonts w:ascii="Georgia" w:eastAsia="Georgia" w:hAnsi="Georgia" w:cs="Georgia"/>
          <w:b/>
          <w:bCs/>
          <w:sz w:val="19"/>
          <w:szCs w:val="19"/>
        </w:rPr>
        <w:t>Computational</w:t>
      </w:r>
      <w:r>
        <w:rPr>
          <w:rFonts w:ascii="Georgia" w:eastAsia="Georgia" w:hAnsi="Georgia" w:cs="Georgia"/>
          <w:b/>
          <w:bCs/>
          <w:spacing w:val="23"/>
          <w:sz w:val="19"/>
          <w:szCs w:val="19"/>
        </w:rPr>
        <w:t xml:space="preserve"> </w:t>
      </w:r>
      <w:r>
        <w:rPr>
          <w:rFonts w:ascii="Georgia" w:eastAsia="Georgia" w:hAnsi="Georgia" w:cs="Georgia"/>
          <w:b/>
          <w:bCs/>
          <w:sz w:val="19"/>
          <w:szCs w:val="19"/>
        </w:rPr>
        <w:t>imaging</w:t>
      </w:r>
      <w:r>
        <w:rPr>
          <w:rFonts w:ascii="Georgia" w:eastAsia="Georgia" w:hAnsi="Georgia" w:cs="Georgia"/>
          <w:b/>
          <w:bCs/>
          <w:spacing w:val="10"/>
          <w:sz w:val="19"/>
          <w:szCs w:val="19"/>
        </w:rPr>
        <w:t xml:space="preserve"> </w:t>
      </w:r>
      <w:r>
        <w:rPr>
          <w:rFonts w:ascii="Georgia" w:eastAsia="Georgia" w:hAnsi="Georgia" w:cs="Georgia"/>
          <w:b/>
          <w:bCs/>
          <w:sz w:val="19"/>
          <w:szCs w:val="19"/>
        </w:rPr>
        <w:t>biomarkers</w:t>
      </w:r>
      <w:r>
        <w:rPr>
          <w:rFonts w:ascii="Georgia" w:eastAsia="Georgia" w:hAnsi="Georgia" w:cs="Georgia"/>
          <w:b/>
          <w:bCs/>
          <w:spacing w:val="18"/>
          <w:sz w:val="19"/>
          <w:szCs w:val="19"/>
        </w:rPr>
        <w:t xml:space="preserve"> </w:t>
      </w:r>
      <w:r>
        <w:rPr>
          <w:rFonts w:ascii="Georgia" w:eastAsia="Georgia" w:hAnsi="Georgia" w:cs="Georgia"/>
          <w:b/>
          <w:bCs/>
          <w:sz w:val="19"/>
          <w:szCs w:val="19"/>
        </w:rPr>
        <w:t>for diverse</w:t>
      </w:r>
      <w:r>
        <w:rPr>
          <w:rFonts w:ascii="Georgia" w:eastAsia="Georgia" w:hAnsi="Georgia" w:cs="Georgia"/>
          <w:b/>
          <w:bCs/>
          <w:spacing w:val="8"/>
          <w:sz w:val="19"/>
          <w:szCs w:val="19"/>
        </w:rPr>
        <w:t xml:space="preserve"> </w:t>
      </w:r>
      <w:r>
        <w:rPr>
          <w:rFonts w:ascii="Georgia" w:eastAsia="Georgia" w:hAnsi="Georgia" w:cs="Georgia"/>
          <w:b/>
          <w:bCs/>
          <w:sz w:val="19"/>
          <w:szCs w:val="19"/>
        </w:rPr>
        <w:t>thoracic</w:t>
      </w:r>
      <w:r>
        <w:rPr>
          <w:rFonts w:ascii="Georgia" w:eastAsia="Georgia" w:hAnsi="Georgia" w:cs="Georgia"/>
          <w:b/>
          <w:bCs/>
          <w:spacing w:val="11"/>
          <w:sz w:val="19"/>
          <w:szCs w:val="19"/>
        </w:rPr>
        <w:t xml:space="preserve"> </w:t>
      </w:r>
      <w:r>
        <w:rPr>
          <w:rFonts w:ascii="Georgia" w:eastAsia="Georgia" w:hAnsi="Georgia" w:cs="Georgia"/>
          <w:b/>
          <w:bCs/>
          <w:sz w:val="19"/>
          <w:szCs w:val="19"/>
        </w:rPr>
        <w:t>malignancies.</w:t>
      </w:r>
      <w:proofErr w:type="gramEnd"/>
      <w:r>
        <w:rPr>
          <w:rFonts w:ascii="Georgia" w:eastAsia="Georgia" w:hAnsi="Georgia" w:cs="Georgia"/>
          <w:b/>
          <w:bCs/>
          <w:sz w:val="19"/>
          <w:szCs w:val="19"/>
        </w:rPr>
        <w:t xml:space="preserve"> </w:t>
      </w:r>
      <w:r>
        <w:rPr>
          <w:rFonts w:ascii="Georgia" w:eastAsia="Georgia" w:hAnsi="Georgia" w:cs="Georgia"/>
          <w:b/>
          <w:bCs/>
          <w:spacing w:val="30"/>
          <w:sz w:val="19"/>
          <w:szCs w:val="19"/>
        </w:rPr>
        <w:t xml:space="preserve"> </w:t>
      </w:r>
      <w:r>
        <w:rPr>
          <w:rFonts w:ascii="Georgia" w:eastAsia="Georgia" w:hAnsi="Georgia" w:cs="Georgia"/>
          <w:sz w:val="19"/>
          <w:szCs w:val="19"/>
        </w:rPr>
        <w:t>Our collaborator</w:t>
      </w:r>
      <w:r>
        <w:rPr>
          <w:rFonts w:ascii="Georgia" w:eastAsia="Georgia" w:hAnsi="Georgia" w:cs="Georgia"/>
          <w:spacing w:val="14"/>
          <w:sz w:val="19"/>
          <w:szCs w:val="19"/>
        </w:rPr>
        <w:t xml:space="preserve"> </w:t>
      </w:r>
      <w:r>
        <w:rPr>
          <w:rFonts w:ascii="Georgia" w:eastAsia="Georgia" w:hAnsi="Georgia" w:cs="Georgia"/>
          <w:b/>
          <w:bCs/>
          <w:w w:val="102"/>
          <w:sz w:val="19"/>
          <w:szCs w:val="19"/>
        </w:rPr>
        <w:t xml:space="preserve">Yoshiharu </w:t>
      </w:r>
      <w:proofErr w:type="spellStart"/>
      <w:r>
        <w:rPr>
          <w:rFonts w:ascii="Georgia" w:eastAsia="Georgia" w:hAnsi="Georgia" w:cs="Georgia"/>
          <w:b/>
          <w:bCs/>
          <w:sz w:val="19"/>
          <w:szCs w:val="19"/>
        </w:rPr>
        <w:t>Ohno</w:t>
      </w:r>
      <w:proofErr w:type="spellEnd"/>
      <w:r>
        <w:rPr>
          <w:rFonts w:ascii="Georgia" w:eastAsia="Georgia" w:hAnsi="Georgia" w:cs="Georgia"/>
          <w:sz w:val="19"/>
          <w:szCs w:val="19"/>
        </w:rPr>
        <w:t>,</w:t>
      </w:r>
      <w:r>
        <w:rPr>
          <w:rFonts w:ascii="Georgia" w:eastAsia="Georgia" w:hAnsi="Georgia" w:cs="Georgia"/>
          <w:spacing w:val="14"/>
          <w:sz w:val="19"/>
          <w:szCs w:val="19"/>
        </w:rPr>
        <w:t xml:space="preserve"> </w:t>
      </w:r>
      <w:r>
        <w:rPr>
          <w:rFonts w:ascii="Georgia" w:eastAsia="Georgia" w:hAnsi="Georgia" w:cs="Georgia"/>
          <w:b/>
          <w:bCs/>
          <w:sz w:val="19"/>
          <w:szCs w:val="19"/>
        </w:rPr>
        <w:t>Kobe</w:t>
      </w:r>
      <w:r>
        <w:rPr>
          <w:rFonts w:ascii="Georgia" w:eastAsia="Georgia" w:hAnsi="Georgia" w:cs="Georgia"/>
          <w:b/>
          <w:bCs/>
          <w:spacing w:val="7"/>
          <w:sz w:val="19"/>
          <w:szCs w:val="19"/>
        </w:rPr>
        <w:t xml:space="preserve"> </w:t>
      </w:r>
      <w:r>
        <w:rPr>
          <w:rFonts w:ascii="Georgia" w:eastAsia="Georgia" w:hAnsi="Georgia" w:cs="Georgia"/>
          <w:b/>
          <w:bCs/>
          <w:sz w:val="19"/>
          <w:szCs w:val="19"/>
        </w:rPr>
        <w:t>University</w:t>
      </w:r>
      <w:r>
        <w:rPr>
          <w:rFonts w:ascii="Georgia" w:eastAsia="Georgia" w:hAnsi="Georgia" w:cs="Georgia"/>
          <w:sz w:val="19"/>
          <w:szCs w:val="19"/>
        </w:rPr>
        <w:t>,</w:t>
      </w:r>
      <w:r>
        <w:rPr>
          <w:rFonts w:ascii="Georgia" w:eastAsia="Georgia" w:hAnsi="Georgia" w:cs="Georgia"/>
          <w:spacing w:val="24"/>
          <w:sz w:val="19"/>
          <w:szCs w:val="19"/>
        </w:rPr>
        <w:t xml:space="preserve"> </w:t>
      </w:r>
      <w:r>
        <w:rPr>
          <w:rFonts w:ascii="Georgia" w:eastAsia="Georgia" w:hAnsi="Georgia" w:cs="Georgia"/>
          <w:sz w:val="19"/>
          <w:szCs w:val="19"/>
        </w:rPr>
        <w:t>leads</w:t>
      </w:r>
      <w:r>
        <w:rPr>
          <w:rFonts w:ascii="Georgia" w:eastAsia="Georgia" w:hAnsi="Georgia" w:cs="Georgia"/>
          <w:spacing w:val="6"/>
          <w:sz w:val="19"/>
          <w:szCs w:val="19"/>
        </w:rPr>
        <w:t xml:space="preserve"> </w:t>
      </w:r>
      <w:r>
        <w:rPr>
          <w:rFonts w:ascii="Georgia" w:eastAsia="Georgia" w:hAnsi="Georgia" w:cs="Georgia"/>
          <w:sz w:val="19"/>
          <w:szCs w:val="19"/>
        </w:rPr>
        <w:t>a comprehensive</w:t>
      </w:r>
      <w:r>
        <w:rPr>
          <w:rFonts w:ascii="Georgia" w:eastAsia="Georgia" w:hAnsi="Georgia" w:cs="Georgia"/>
          <w:spacing w:val="23"/>
          <w:sz w:val="19"/>
          <w:szCs w:val="19"/>
        </w:rPr>
        <w:t xml:space="preserve"> </w:t>
      </w:r>
      <w:r>
        <w:rPr>
          <w:rFonts w:ascii="Georgia" w:eastAsia="Georgia" w:hAnsi="Georgia" w:cs="Georgia"/>
          <w:sz w:val="19"/>
          <w:szCs w:val="19"/>
        </w:rPr>
        <w:t>program</w:t>
      </w:r>
      <w:r>
        <w:rPr>
          <w:rFonts w:ascii="Georgia" w:eastAsia="Georgia" w:hAnsi="Georgia" w:cs="Georgia"/>
          <w:spacing w:val="12"/>
          <w:sz w:val="19"/>
          <w:szCs w:val="19"/>
        </w:rPr>
        <w:t xml:space="preserve"> </w:t>
      </w:r>
      <w:r>
        <w:rPr>
          <w:rFonts w:ascii="Georgia" w:eastAsia="Georgia" w:hAnsi="Georgia" w:cs="Georgia"/>
          <w:sz w:val="19"/>
          <w:szCs w:val="19"/>
        </w:rPr>
        <w:t>of multi-modality</w:t>
      </w:r>
      <w:r>
        <w:rPr>
          <w:rFonts w:ascii="Georgia" w:eastAsia="Georgia" w:hAnsi="Georgia" w:cs="Georgia"/>
          <w:spacing w:val="22"/>
          <w:sz w:val="19"/>
          <w:szCs w:val="19"/>
        </w:rPr>
        <w:t xml:space="preserve"> </w:t>
      </w:r>
      <w:r>
        <w:rPr>
          <w:rFonts w:ascii="Georgia" w:eastAsia="Georgia" w:hAnsi="Georgia" w:cs="Georgia"/>
          <w:sz w:val="19"/>
          <w:szCs w:val="19"/>
        </w:rPr>
        <w:t>imaging</w:t>
      </w:r>
      <w:r>
        <w:rPr>
          <w:rFonts w:ascii="Georgia" w:eastAsia="Georgia" w:hAnsi="Georgia" w:cs="Georgia"/>
          <w:spacing w:val="11"/>
          <w:sz w:val="19"/>
          <w:szCs w:val="19"/>
        </w:rPr>
        <w:t xml:space="preserve"> </w:t>
      </w:r>
      <w:r>
        <w:rPr>
          <w:rFonts w:ascii="Georgia" w:eastAsia="Georgia" w:hAnsi="Georgia" w:cs="Georgia"/>
          <w:sz w:val="19"/>
          <w:szCs w:val="19"/>
        </w:rPr>
        <w:t>(CT,</w:t>
      </w:r>
      <w:r>
        <w:rPr>
          <w:rFonts w:ascii="Georgia" w:eastAsia="Georgia" w:hAnsi="Georgia" w:cs="Georgia"/>
          <w:spacing w:val="4"/>
          <w:sz w:val="19"/>
          <w:szCs w:val="19"/>
        </w:rPr>
        <w:t xml:space="preserve"> </w:t>
      </w:r>
      <w:r>
        <w:rPr>
          <w:rFonts w:ascii="Georgia" w:eastAsia="Georgia" w:hAnsi="Georgia" w:cs="Georgia"/>
          <w:sz w:val="19"/>
          <w:szCs w:val="19"/>
        </w:rPr>
        <w:t>MRI,</w:t>
      </w:r>
      <w:r>
        <w:rPr>
          <w:rFonts w:ascii="Georgia" w:eastAsia="Georgia" w:hAnsi="Georgia" w:cs="Georgia"/>
          <w:spacing w:val="6"/>
          <w:sz w:val="19"/>
          <w:szCs w:val="19"/>
        </w:rPr>
        <w:t xml:space="preserve"> </w:t>
      </w:r>
      <w:r>
        <w:rPr>
          <w:rFonts w:ascii="Georgia" w:eastAsia="Georgia" w:hAnsi="Georgia" w:cs="Georgia"/>
          <w:sz w:val="19"/>
          <w:szCs w:val="19"/>
        </w:rPr>
        <w:t>PET,</w:t>
      </w:r>
      <w:r>
        <w:rPr>
          <w:rFonts w:ascii="Georgia" w:eastAsia="Georgia" w:hAnsi="Georgia" w:cs="Georgia"/>
          <w:spacing w:val="5"/>
          <w:sz w:val="19"/>
          <w:szCs w:val="19"/>
        </w:rPr>
        <w:t xml:space="preserve"> </w:t>
      </w:r>
      <w:r>
        <w:rPr>
          <w:rFonts w:ascii="Georgia" w:eastAsia="Georgia" w:hAnsi="Georgia" w:cs="Georgia"/>
          <w:sz w:val="19"/>
          <w:szCs w:val="19"/>
        </w:rPr>
        <w:t>molecular</w:t>
      </w:r>
      <w:r>
        <w:rPr>
          <w:rFonts w:ascii="Georgia" w:eastAsia="Georgia" w:hAnsi="Georgia" w:cs="Georgia"/>
          <w:spacing w:val="14"/>
          <w:sz w:val="19"/>
          <w:szCs w:val="19"/>
        </w:rPr>
        <w:t xml:space="preserve"> </w:t>
      </w:r>
      <w:r>
        <w:rPr>
          <w:rFonts w:ascii="Georgia" w:eastAsia="Georgia" w:hAnsi="Georgia" w:cs="Georgia"/>
          <w:w w:val="102"/>
          <w:sz w:val="19"/>
          <w:szCs w:val="19"/>
        </w:rPr>
        <w:t xml:space="preserve">imaging) </w:t>
      </w:r>
      <w:r>
        <w:rPr>
          <w:rFonts w:ascii="Georgia" w:eastAsia="Georgia" w:hAnsi="Georgia" w:cs="Georgia"/>
          <w:sz w:val="19"/>
          <w:szCs w:val="19"/>
        </w:rPr>
        <w:t>research</w:t>
      </w:r>
      <w:r>
        <w:rPr>
          <w:rFonts w:ascii="Georgia" w:eastAsia="Georgia" w:hAnsi="Georgia" w:cs="Georgia"/>
          <w:spacing w:val="9"/>
          <w:sz w:val="19"/>
          <w:szCs w:val="19"/>
        </w:rPr>
        <w:t xml:space="preserve"> </w:t>
      </w:r>
      <w:r>
        <w:rPr>
          <w:rFonts w:ascii="Georgia" w:eastAsia="Georgia" w:hAnsi="Georgia" w:cs="Georgia"/>
          <w:sz w:val="19"/>
          <w:szCs w:val="19"/>
        </w:rPr>
        <w:t>on</w:t>
      </w:r>
      <w:r>
        <w:rPr>
          <w:rFonts w:ascii="Georgia" w:eastAsia="Georgia" w:hAnsi="Georgia" w:cs="Georgia"/>
          <w:spacing w:val="-1"/>
          <w:sz w:val="19"/>
          <w:szCs w:val="19"/>
        </w:rPr>
        <w:t xml:space="preserve"> </w:t>
      </w:r>
      <w:r>
        <w:rPr>
          <w:rFonts w:ascii="Georgia" w:eastAsia="Georgia" w:hAnsi="Georgia" w:cs="Georgia"/>
          <w:sz w:val="19"/>
          <w:szCs w:val="19"/>
        </w:rPr>
        <w:t>lung</w:t>
      </w:r>
      <w:r>
        <w:rPr>
          <w:rFonts w:ascii="Georgia" w:eastAsia="Georgia" w:hAnsi="Georgia" w:cs="Georgia"/>
          <w:spacing w:val="2"/>
          <w:sz w:val="19"/>
          <w:szCs w:val="19"/>
        </w:rPr>
        <w:t xml:space="preserve"> </w:t>
      </w:r>
      <w:r>
        <w:rPr>
          <w:rFonts w:ascii="Georgia" w:eastAsia="Georgia" w:hAnsi="Georgia" w:cs="Georgia"/>
          <w:sz w:val="19"/>
          <w:szCs w:val="19"/>
        </w:rPr>
        <w:t>cancer,</w:t>
      </w:r>
      <w:r>
        <w:rPr>
          <w:rFonts w:ascii="Georgia" w:eastAsia="Georgia" w:hAnsi="Georgia" w:cs="Georgia"/>
          <w:spacing w:val="8"/>
          <w:sz w:val="19"/>
          <w:szCs w:val="19"/>
        </w:rPr>
        <w:t xml:space="preserve"> </w:t>
      </w:r>
      <w:r>
        <w:rPr>
          <w:rFonts w:ascii="Georgia" w:eastAsia="Georgia" w:hAnsi="Georgia" w:cs="Georgia"/>
          <w:sz w:val="19"/>
          <w:szCs w:val="19"/>
        </w:rPr>
        <w:t>COPD,</w:t>
      </w:r>
      <w:r>
        <w:rPr>
          <w:rFonts w:ascii="Georgia" w:eastAsia="Georgia" w:hAnsi="Georgia" w:cs="Georgia"/>
          <w:spacing w:val="6"/>
          <w:sz w:val="19"/>
          <w:szCs w:val="19"/>
        </w:rPr>
        <w:t xml:space="preserve"> </w:t>
      </w:r>
      <w:r>
        <w:rPr>
          <w:rFonts w:ascii="Georgia" w:eastAsia="Georgia" w:hAnsi="Georgia" w:cs="Georgia"/>
          <w:sz w:val="19"/>
          <w:szCs w:val="19"/>
        </w:rPr>
        <w:t>ILD,</w:t>
      </w:r>
      <w:r>
        <w:rPr>
          <w:rFonts w:ascii="Georgia" w:eastAsia="Georgia" w:hAnsi="Georgia" w:cs="Georgia"/>
          <w:spacing w:val="3"/>
          <w:sz w:val="19"/>
          <w:szCs w:val="19"/>
        </w:rPr>
        <w:t xml:space="preserve"> </w:t>
      </w:r>
      <w:r>
        <w:rPr>
          <w:rFonts w:ascii="Georgia" w:eastAsia="Georgia" w:hAnsi="Georgia" w:cs="Georgia"/>
          <w:sz w:val="19"/>
          <w:szCs w:val="19"/>
        </w:rPr>
        <w:t>and</w:t>
      </w:r>
      <w:r>
        <w:rPr>
          <w:rFonts w:ascii="Georgia" w:eastAsia="Georgia" w:hAnsi="Georgia" w:cs="Georgia"/>
          <w:spacing w:val="1"/>
          <w:sz w:val="19"/>
          <w:szCs w:val="19"/>
        </w:rPr>
        <w:t xml:space="preserve"> </w:t>
      </w:r>
      <w:r>
        <w:rPr>
          <w:rFonts w:ascii="Georgia" w:eastAsia="Georgia" w:hAnsi="Georgia" w:cs="Georgia"/>
          <w:sz w:val="19"/>
          <w:szCs w:val="19"/>
        </w:rPr>
        <w:t>pulmonary</w:t>
      </w:r>
      <w:r>
        <w:rPr>
          <w:rFonts w:ascii="Georgia" w:eastAsia="Georgia" w:hAnsi="Georgia" w:cs="Georgia"/>
          <w:spacing w:val="13"/>
          <w:sz w:val="19"/>
          <w:szCs w:val="19"/>
        </w:rPr>
        <w:t xml:space="preserve"> </w:t>
      </w:r>
      <w:r>
        <w:rPr>
          <w:rFonts w:ascii="Georgia" w:eastAsia="Georgia" w:hAnsi="Georgia" w:cs="Georgia"/>
          <w:sz w:val="19"/>
          <w:szCs w:val="19"/>
        </w:rPr>
        <w:t>infectious</w:t>
      </w:r>
      <w:r>
        <w:rPr>
          <w:rFonts w:ascii="Georgia" w:eastAsia="Georgia" w:hAnsi="Georgia" w:cs="Georgia"/>
          <w:spacing w:val="11"/>
          <w:sz w:val="19"/>
          <w:szCs w:val="19"/>
        </w:rPr>
        <w:t xml:space="preserve"> </w:t>
      </w:r>
      <w:r>
        <w:rPr>
          <w:rFonts w:ascii="Georgia" w:eastAsia="Georgia" w:hAnsi="Georgia" w:cs="Georgia"/>
          <w:sz w:val="19"/>
          <w:szCs w:val="19"/>
        </w:rPr>
        <w:t>diseases.</w:t>
      </w:r>
      <w:r>
        <w:rPr>
          <w:rFonts w:ascii="Georgia" w:eastAsia="Georgia" w:hAnsi="Georgia" w:cs="Georgia"/>
          <w:spacing w:val="30"/>
          <w:sz w:val="19"/>
          <w:szCs w:val="19"/>
        </w:rPr>
        <w:t xml:space="preserve"> </w:t>
      </w:r>
      <w:r>
        <w:rPr>
          <w:rFonts w:ascii="Georgia" w:eastAsia="Georgia" w:hAnsi="Georgia" w:cs="Georgia"/>
          <w:sz w:val="19"/>
          <w:szCs w:val="19"/>
        </w:rPr>
        <w:t>His</w:t>
      </w:r>
      <w:r>
        <w:rPr>
          <w:rFonts w:ascii="Georgia" w:eastAsia="Georgia" w:hAnsi="Georgia" w:cs="Georgia"/>
          <w:spacing w:val="1"/>
          <w:sz w:val="19"/>
          <w:szCs w:val="19"/>
        </w:rPr>
        <w:t xml:space="preserve"> </w:t>
      </w:r>
      <w:r>
        <w:rPr>
          <w:rFonts w:ascii="Georgia" w:eastAsia="Georgia" w:hAnsi="Georgia" w:cs="Georgia"/>
          <w:sz w:val="19"/>
          <w:szCs w:val="19"/>
        </w:rPr>
        <w:t>myriad</w:t>
      </w:r>
      <w:r>
        <w:rPr>
          <w:rFonts w:ascii="Georgia" w:eastAsia="Georgia" w:hAnsi="Georgia" w:cs="Georgia"/>
          <w:spacing w:val="7"/>
          <w:sz w:val="19"/>
          <w:szCs w:val="19"/>
        </w:rPr>
        <w:t xml:space="preserve"> </w:t>
      </w:r>
      <w:r>
        <w:rPr>
          <w:rFonts w:ascii="Georgia" w:eastAsia="Georgia" w:hAnsi="Georgia" w:cs="Georgia"/>
          <w:sz w:val="19"/>
          <w:szCs w:val="19"/>
        </w:rPr>
        <w:t>image</w:t>
      </w:r>
      <w:r>
        <w:rPr>
          <w:rFonts w:ascii="Georgia" w:eastAsia="Georgia" w:hAnsi="Georgia" w:cs="Georgia"/>
          <w:spacing w:val="5"/>
          <w:sz w:val="19"/>
          <w:szCs w:val="19"/>
        </w:rPr>
        <w:t xml:space="preserve"> </w:t>
      </w:r>
      <w:r>
        <w:rPr>
          <w:rFonts w:ascii="Georgia" w:eastAsia="Georgia" w:hAnsi="Georgia" w:cs="Georgia"/>
          <w:sz w:val="19"/>
          <w:szCs w:val="19"/>
        </w:rPr>
        <w:t>analysis</w:t>
      </w:r>
      <w:r>
        <w:rPr>
          <w:rFonts w:ascii="Georgia" w:eastAsia="Georgia" w:hAnsi="Georgia" w:cs="Georgia"/>
          <w:spacing w:val="8"/>
          <w:sz w:val="19"/>
          <w:szCs w:val="19"/>
        </w:rPr>
        <w:t xml:space="preserve"> </w:t>
      </w:r>
      <w:r>
        <w:rPr>
          <w:rFonts w:ascii="Georgia" w:eastAsia="Georgia" w:hAnsi="Georgia" w:cs="Georgia"/>
          <w:sz w:val="19"/>
          <w:szCs w:val="19"/>
        </w:rPr>
        <w:t>needs</w:t>
      </w:r>
      <w:r>
        <w:rPr>
          <w:rFonts w:ascii="Georgia" w:eastAsia="Georgia" w:hAnsi="Georgia" w:cs="Georgia"/>
          <w:spacing w:val="5"/>
          <w:sz w:val="19"/>
          <w:szCs w:val="19"/>
        </w:rPr>
        <w:t xml:space="preserve"> </w:t>
      </w:r>
      <w:r>
        <w:rPr>
          <w:rFonts w:ascii="Georgia" w:eastAsia="Georgia" w:hAnsi="Georgia" w:cs="Georgia"/>
          <w:sz w:val="19"/>
          <w:szCs w:val="19"/>
        </w:rPr>
        <w:t>include</w:t>
      </w:r>
      <w:r>
        <w:rPr>
          <w:rFonts w:ascii="Georgia" w:eastAsia="Georgia" w:hAnsi="Georgia" w:cs="Georgia"/>
          <w:spacing w:val="7"/>
          <w:sz w:val="19"/>
          <w:szCs w:val="19"/>
        </w:rPr>
        <w:t xml:space="preserve"> </w:t>
      </w:r>
      <w:r>
        <w:rPr>
          <w:rFonts w:ascii="Georgia" w:eastAsia="Georgia" w:hAnsi="Georgia" w:cs="Georgia"/>
          <w:w w:val="102"/>
          <w:sz w:val="19"/>
          <w:szCs w:val="19"/>
        </w:rPr>
        <w:t xml:space="preserve">quantitative </w:t>
      </w:r>
      <w:r>
        <w:rPr>
          <w:rFonts w:ascii="Georgia" w:eastAsia="Georgia" w:hAnsi="Georgia" w:cs="Georgia"/>
          <w:sz w:val="19"/>
          <w:szCs w:val="19"/>
        </w:rPr>
        <w:t>characterization</w:t>
      </w:r>
      <w:r>
        <w:rPr>
          <w:rFonts w:ascii="Georgia" w:eastAsia="Georgia" w:hAnsi="Georgia" w:cs="Georgia"/>
          <w:spacing w:val="37"/>
          <w:sz w:val="19"/>
          <w:szCs w:val="19"/>
        </w:rPr>
        <w:t xml:space="preserve"> </w:t>
      </w:r>
      <w:r>
        <w:rPr>
          <w:rFonts w:ascii="Georgia" w:eastAsia="Georgia" w:hAnsi="Georgia" w:cs="Georgia"/>
          <w:sz w:val="19"/>
          <w:szCs w:val="19"/>
        </w:rPr>
        <w:t>of:</w:t>
      </w:r>
      <w:r>
        <w:rPr>
          <w:rFonts w:ascii="Georgia" w:eastAsia="Georgia" w:hAnsi="Georgia" w:cs="Georgia"/>
          <w:spacing w:val="39"/>
          <w:sz w:val="19"/>
          <w:szCs w:val="19"/>
        </w:rPr>
        <w:t xml:space="preserve"> </w:t>
      </w:r>
      <w:r>
        <w:rPr>
          <w:rFonts w:ascii="Georgia" w:eastAsia="Georgia" w:hAnsi="Georgia" w:cs="Georgia"/>
          <w:sz w:val="19"/>
          <w:szCs w:val="19"/>
        </w:rPr>
        <w:t>lung</w:t>
      </w:r>
      <w:r>
        <w:rPr>
          <w:rFonts w:ascii="Georgia" w:eastAsia="Georgia" w:hAnsi="Georgia" w:cs="Georgia"/>
          <w:spacing w:val="17"/>
          <w:sz w:val="19"/>
          <w:szCs w:val="19"/>
        </w:rPr>
        <w:t xml:space="preserve"> </w:t>
      </w:r>
      <w:r>
        <w:rPr>
          <w:rFonts w:ascii="Georgia" w:eastAsia="Georgia" w:hAnsi="Georgia" w:cs="Georgia"/>
          <w:sz w:val="19"/>
          <w:szCs w:val="19"/>
        </w:rPr>
        <w:t>parenchyma</w:t>
      </w:r>
      <w:r>
        <w:rPr>
          <w:rFonts w:ascii="Georgia" w:eastAsia="Georgia" w:hAnsi="Georgia" w:cs="Georgia"/>
          <w:spacing w:val="31"/>
          <w:sz w:val="19"/>
          <w:szCs w:val="19"/>
        </w:rPr>
        <w:t xml:space="preserve"> </w:t>
      </w:r>
      <w:r>
        <w:rPr>
          <w:rFonts w:ascii="Georgia" w:eastAsia="Georgia" w:hAnsi="Georgia" w:cs="Georgia"/>
          <w:sz w:val="19"/>
          <w:szCs w:val="19"/>
        </w:rPr>
        <w:t>and</w:t>
      </w:r>
      <w:r>
        <w:rPr>
          <w:rFonts w:ascii="Georgia" w:eastAsia="Georgia" w:hAnsi="Georgia" w:cs="Georgia"/>
          <w:spacing w:val="16"/>
          <w:sz w:val="19"/>
          <w:szCs w:val="19"/>
        </w:rPr>
        <w:t xml:space="preserve"> </w:t>
      </w:r>
      <w:r>
        <w:rPr>
          <w:rFonts w:ascii="Georgia" w:eastAsia="Georgia" w:hAnsi="Georgia" w:cs="Georgia"/>
          <w:sz w:val="19"/>
          <w:szCs w:val="19"/>
        </w:rPr>
        <w:t>airway</w:t>
      </w:r>
      <w:r>
        <w:rPr>
          <w:rFonts w:ascii="Georgia" w:eastAsia="Georgia" w:hAnsi="Georgia" w:cs="Georgia"/>
          <w:spacing w:val="21"/>
          <w:sz w:val="19"/>
          <w:szCs w:val="19"/>
        </w:rPr>
        <w:t xml:space="preserve"> </w:t>
      </w:r>
      <w:r>
        <w:rPr>
          <w:rFonts w:ascii="Georgia" w:eastAsia="Georgia" w:hAnsi="Georgia" w:cs="Georgia"/>
          <w:sz w:val="19"/>
          <w:szCs w:val="19"/>
        </w:rPr>
        <w:t>changes;</w:t>
      </w:r>
      <w:r>
        <w:rPr>
          <w:rFonts w:ascii="Georgia" w:eastAsia="Georgia" w:hAnsi="Georgia" w:cs="Georgia"/>
          <w:spacing w:val="30"/>
          <w:sz w:val="19"/>
          <w:szCs w:val="19"/>
        </w:rPr>
        <w:t xml:space="preserve"> </w:t>
      </w:r>
      <w:r>
        <w:rPr>
          <w:rFonts w:ascii="Georgia" w:eastAsia="Georgia" w:hAnsi="Georgia" w:cs="Georgia"/>
          <w:sz w:val="19"/>
          <w:szCs w:val="19"/>
        </w:rPr>
        <w:t>regional</w:t>
      </w:r>
      <w:r>
        <w:rPr>
          <w:rFonts w:ascii="Georgia" w:eastAsia="Georgia" w:hAnsi="Georgia" w:cs="Georgia"/>
          <w:spacing w:val="24"/>
          <w:sz w:val="19"/>
          <w:szCs w:val="19"/>
        </w:rPr>
        <w:t xml:space="preserve"> </w:t>
      </w:r>
      <w:r>
        <w:rPr>
          <w:rFonts w:ascii="Georgia" w:eastAsia="Georgia" w:hAnsi="Georgia" w:cs="Georgia"/>
          <w:sz w:val="19"/>
          <w:szCs w:val="19"/>
        </w:rPr>
        <w:t>perfusion,</w:t>
      </w:r>
      <w:r>
        <w:rPr>
          <w:rFonts w:ascii="Georgia" w:eastAsia="Georgia" w:hAnsi="Georgia" w:cs="Georgia"/>
          <w:spacing w:val="30"/>
          <w:sz w:val="19"/>
          <w:szCs w:val="19"/>
        </w:rPr>
        <w:t xml:space="preserve"> </w:t>
      </w:r>
      <w:r>
        <w:rPr>
          <w:rFonts w:ascii="Georgia" w:eastAsia="Georgia" w:hAnsi="Georgia" w:cs="Georgia"/>
          <w:sz w:val="19"/>
          <w:szCs w:val="19"/>
        </w:rPr>
        <w:t>ventilation,</w:t>
      </w:r>
      <w:r>
        <w:rPr>
          <w:rFonts w:ascii="Georgia" w:eastAsia="Georgia" w:hAnsi="Georgia" w:cs="Georgia"/>
          <w:spacing w:val="32"/>
          <w:sz w:val="19"/>
          <w:szCs w:val="19"/>
        </w:rPr>
        <w:t xml:space="preserve"> </w:t>
      </w:r>
      <w:r>
        <w:rPr>
          <w:rFonts w:ascii="Georgia" w:eastAsia="Georgia" w:hAnsi="Georgia" w:cs="Georgia"/>
          <w:sz w:val="19"/>
          <w:szCs w:val="19"/>
        </w:rPr>
        <w:t>and</w:t>
      </w:r>
      <w:r>
        <w:rPr>
          <w:rFonts w:ascii="Georgia" w:eastAsia="Georgia" w:hAnsi="Georgia" w:cs="Georgia"/>
          <w:spacing w:val="16"/>
          <w:sz w:val="19"/>
          <w:szCs w:val="19"/>
        </w:rPr>
        <w:t xml:space="preserve"> </w:t>
      </w:r>
      <w:r>
        <w:rPr>
          <w:rFonts w:ascii="Georgia" w:eastAsia="Georgia" w:hAnsi="Georgia" w:cs="Georgia"/>
          <w:sz w:val="19"/>
          <w:szCs w:val="19"/>
        </w:rPr>
        <w:t>metabolism</w:t>
      </w:r>
      <w:r>
        <w:rPr>
          <w:rFonts w:ascii="Georgia" w:eastAsia="Georgia" w:hAnsi="Georgia" w:cs="Georgia"/>
          <w:spacing w:val="30"/>
          <w:sz w:val="19"/>
          <w:szCs w:val="19"/>
        </w:rPr>
        <w:t xml:space="preserve"> </w:t>
      </w:r>
      <w:r>
        <w:rPr>
          <w:rFonts w:ascii="Georgia" w:eastAsia="Georgia" w:hAnsi="Georgia" w:cs="Georgia"/>
          <w:sz w:val="19"/>
          <w:szCs w:val="19"/>
        </w:rPr>
        <w:t>from</w:t>
      </w:r>
      <w:r>
        <w:rPr>
          <w:rFonts w:ascii="Georgia" w:eastAsia="Georgia" w:hAnsi="Georgia" w:cs="Georgia"/>
          <w:spacing w:val="18"/>
          <w:sz w:val="19"/>
          <w:szCs w:val="19"/>
        </w:rPr>
        <w:t xml:space="preserve"> </w:t>
      </w:r>
      <w:r>
        <w:rPr>
          <w:rFonts w:ascii="Georgia" w:eastAsia="Georgia" w:hAnsi="Georgia" w:cs="Georgia"/>
          <w:w w:val="102"/>
          <w:sz w:val="19"/>
          <w:szCs w:val="19"/>
        </w:rPr>
        <w:t xml:space="preserve">whole-lung </w:t>
      </w:r>
      <w:r>
        <w:rPr>
          <w:rFonts w:ascii="Georgia" w:eastAsia="Georgia" w:hAnsi="Georgia" w:cs="Georgia"/>
          <w:sz w:val="19"/>
          <w:szCs w:val="19"/>
        </w:rPr>
        <w:t>perfusion</w:t>
      </w:r>
      <w:r>
        <w:rPr>
          <w:rFonts w:ascii="Georgia" w:eastAsia="Georgia" w:hAnsi="Georgia" w:cs="Georgia"/>
          <w:spacing w:val="17"/>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sz w:val="19"/>
          <w:szCs w:val="19"/>
        </w:rPr>
        <w:t>multi-modality</w:t>
      </w:r>
      <w:r>
        <w:rPr>
          <w:rFonts w:ascii="Georgia" w:eastAsia="Georgia" w:hAnsi="Georgia" w:cs="Georgia"/>
          <w:spacing w:val="26"/>
          <w:sz w:val="19"/>
          <w:szCs w:val="19"/>
        </w:rPr>
        <w:t xml:space="preserve"> </w:t>
      </w:r>
      <w:r>
        <w:rPr>
          <w:rFonts w:ascii="Georgia" w:eastAsia="Georgia" w:hAnsi="Georgia" w:cs="Georgia"/>
          <w:sz w:val="19"/>
          <w:szCs w:val="19"/>
        </w:rPr>
        <w:t>metabolic</w:t>
      </w:r>
      <w:r>
        <w:rPr>
          <w:rFonts w:ascii="Georgia" w:eastAsia="Georgia" w:hAnsi="Georgia" w:cs="Georgia"/>
          <w:spacing w:val="17"/>
          <w:sz w:val="19"/>
          <w:szCs w:val="19"/>
        </w:rPr>
        <w:t xml:space="preserve"> </w:t>
      </w:r>
      <w:r>
        <w:rPr>
          <w:rFonts w:ascii="Georgia" w:eastAsia="Georgia" w:hAnsi="Georgia" w:cs="Georgia"/>
          <w:sz w:val="19"/>
          <w:szCs w:val="19"/>
        </w:rPr>
        <w:t>imaging</w:t>
      </w:r>
      <w:r>
        <w:rPr>
          <w:rFonts w:ascii="Georgia" w:eastAsia="Georgia" w:hAnsi="Georgia" w:cs="Georgia"/>
          <w:spacing w:val="15"/>
          <w:sz w:val="19"/>
          <w:szCs w:val="19"/>
        </w:rPr>
        <w:t xml:space="preserve"> </w:t>
      </w:r>
      <w:r>
        <w:rPr>
          <w:rFonts w:ascii="Georgia" w:eastAsia="Georgia" w:hAnsi="Georgia" w:cs="Georgia"/>
          <w:sz w:val="19"/>
          <w:szCs w:val="19"/>
        </w:rPr>
        <w:t>studies;</w:t>
      </w:r>
      <w:r>
        <w:rPr>
          <w:rFonts w:ascii="Georgia" w:eastAsia="Georgia" w:hAnsi="Georgia" w:cs="Georgia"/>
          <w:spacing w:val="14"/>
          <w:sz w:val="19"/>
          <w:szCs w:val="19"/>
        </w:rPr>
        <w:t xml:space="preserve"> </w:t>
      </w:r>
      <w:r>
        <w:rPr>
          <w:rFonts w:ascii="Georgia" w:eastAsia="Georgia" w:hAnsi="Georgia" w:cs="Georgia"/>
          <w:sz w:val="19"/>
          <w:szCs w:val="19"/>
        </w:rPr>
        <w:t>ultra-short</w:t>
      </w:r>
      <w:r>
        <w:rPr>
          <w:rFonts w:ascii="Georgia" w:eastAsia="Georgia" w:hAnsi="Georgia" w:cs="Georgia"/>
          <w:spacing w:val="19"/>
          <w:sz w:val="19"/>
          <w:szCs w:val="19"/>
        </w:rPr>
        <w:t xml:space="preserve"> </w:t>
      </w:r>
      <w:r>
        <w:rPr>
          <w:rFonts w:ascii="Georgia" w:eastAsia="Georgia" w:hAnsi="Georgia" w:cs="Georgia"/>
          <w:sz w:val="19"/>
          <w:szCs w:val="19"/>
        </w:rPr>
        <w:t>TE</w:t>
      </w:r>
      <w:r>
        <w:rPr>
          <w:rFonts w:ascii="Georgia" w:eastAsia="Georgia" w:hAnsi="Georgia" w:cs="Georgia"/>
          <w:spacing w:val="6"/>
          <w:sz w:val="19"/>
          <w:szCs w:val="19"/>
        </w:rPr>
        <w:t xml:space="preserve"> </w:t>
      </w:r>
      <w:r>
        <w:rPr>
          <w:rFonts w:ascii="Georgia" w:eastAsia="Georgia" w:hAnsi="Georgia" w:cs="Georgia"/>
          <w:sz w:val="19"/>
          <w:szCs w:val="19"/>
        </w:rPr>
        <w:t>MRI</w:t>
      </w:r>
      <w:r>
        <w:rPr>
          <w:rFonts w:ascii="Georgia" w:eastAsia="Georgia" w:hAnsi="Georgia" w:cs="Georgia"/>
          <w:spacing w:val="9"/>
          <w:sz w:val="19"/>
          <w:szCs w:val="19"/>
        </w:rPr>
        <w:t xml:space="preserve"> </w:t>
      </w:r>
      <w:r>
        <w:rPr>
          <w:rFonts w:ascii="Georgia" w:eastAsia="Georgia" w:hAnsi="Georgia" w:cs="Georgia"/>
          <w:sz w:val="19"/>
          <w:szCs w:val="19"/>
        </w:rPr>
        <w:t>data;</w:t>
      </w:r>
      <w:r>
        <w:rPr>
          <w:rFonts w:ascii="Georgia" w:eastAsia="Georgia" w:hAnsi="Georgia" w:cs="Georgia"/>
          <w:spacing w:val="9"/>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sz w:val="19"/>
          <w:szCs w:val="19"/>
        </w:rPr>
        <w:t>regional</w:t>
      </w:r>
      <w:r>
        <w:rPr>
          <w:rFonts w:ascii="Georgia" w:eastAsia="Georgia" w:hAnsi="Georgia" w:cs="Georgia"/>
          <w:spacing w:val="15"/>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sz w:val="19"/>
          <w:szCs w:val="19"/>
        </w:rPr>
        <w:t>global</w:t>
      </w:r>
      <w:r>
        <w:rPr>
          <w:rFonts w:ascii="Georgia" w:eastAsia="Georgia" w:hAnsi="Georgia" w:cs="Georgia"/>
          <w:spacing w:val="11"/>
          <w:sz w:val="19"/>
          <w:szCs w:val="19"/>
        </w:rPr>
        <w:t xml:space="preserve"> </w:t>
      </w:r>
      <w:r>
        <w:rPr>
          <w:rFonts w:ascii="Georgia" w:eastAsia="Georgia" w:hAnsi="Georgia" w:cs="Georgia"/>
          <w:w w:val="102"/>
          <w:sz w:val="19"/>
          <w:szCs w:val="19"/>
        </w:rPr>
        <w:t>kinematics.</w:t>
      </w:r>
    </w:p>
    <w:p w14:paraId="52C6301B" w14:textId="77777777" w:rsidR="00E61F9D" w:rsidRDefault="005C64D6">
      <w:pPr>
        <w:spacing w:before="60" w:after="0" w:line="277" w:lineRule="auto"/>
        <w:ind w:left="120" w:right="83"/>
        <w:jc w:val="both"/>
        <w:rPr>
          <w:rFonts w:ascii="Georgia" w:eastAsia="Georgia" w:hAnsi="Georgia" w:cs="Georgia"/>
          <w:sz w:val="19"/>
          <w:szCs w:val="19"/>
        </w:rPr>
      </w:pPr>
      <w:r>
        <w:rPr>
          <w:rFonts w:ascii="Georgia" w:eastAsia="Georgia" w:hAnsi="Georgia" w:cs="Georgia"/>
          <w:sz w:val="19"/>
          <w:szCs w:val="19"/>
        </w:rPr>
        <w:t>More</w:t>
      </w:r>
      <w:r>
        <w:rPr>
          <w:rFonts w:ascii="Georgia" w:eastAsia="Georgia" w:hAnsi="Georgia" w:cs="Georgia"/>
          <w:spacing w:val="6"/>
          <w:sz w:val="19"/>
          <w:szCs w:val="19"/>
        </w:rPr>
        <w:t xml:space="preserve"> </w:t>
      </w:r>
      <w:r>
        <w:rPr>
          <w:rFonts w:ascii="Georgia" w:eastAsia="Georgia" w:hAnsi="Georgia" w:cs="Georgia"/>
          <w:sz w:val="19"/>
          <w:szCs w:val="19"/>
        </w:rPr>
        <w:t>details</w:t>
      </w:r>
      <w:r>
        <w:rPr>
          <w:rFonts w:ascii="Georgia" w:eastAsia="Georgia" w:hAnsi="Georgia" w:cs="Georgia"/>
          <w:spacing w:val="8"/>
          <w:sz w:val="19"/>
          <w:szCs w:val="19"/>
        </w:rPr>
        <w:t xml:space="preserve"> </w:t>
      </w:r>
      <w:r>
        <w:rPr>
          <w:rFonts w:ascii="Georgia" w:eastAsia="Georgia" w:hAnsi="Georgia" w:cs="Georgia"/>
          <w:sz w:val="19"/>
          <w:szCs w:val="19"/>
        </w:rPr>
        <w:t>about</w:t>
      </w:r>
      <w:r>
        <w:rPr>
          <w:rFonts w:ascii="Georgia" w:eastAsia="Georgia" w:hAnsi="Georgia" w:cs="Georgia"/>
          <w:spacing w:val="6"/>
          <w:sz w:val="19"/>
          <w:szCs w:val="19"/>
        </w:rPr>
        <w:t xml:space="preserve"> </w:t>
      </w:r>
      <w:r>
        <w:rPr>
          <w:rFonts w:ascii="Georgia" w:eastAsia="Georgia" w:hAnsi="Georgia" w:cs="Georgia"/>
          <w:sz w:val="19"/>
          <w:szCs w:val="19"/>
        </w:rPr>
        <w:t>the</w:t>
      </w:r>
      <w:r>
        <w:rPr>
          <w:rFonts w:ascii="Georgia" w:eastAsia="Georgia" w:hAnsi="Georgia" w:cs="Georgia"/>
          <w:spacing w:val="3"/>
          <w:sz w:val="19"/>
          <w:szCs w:val="19"/>
        </w:rPr>
        <w:t xml:space="preserve"> </w:t>
      </w:r>
      <w:r>
        <w:rPr>
          <w:rFonts w:ascii="Georgia" w:eastAsia="Georgia" w:hAnsi="Georgia" w:cs="Georgia"/>
          <w:sz w:val="19"/>
          <w:szCs w:val="19"/>
        </w:rPr>
        <w:t>research,</w:t>
      </w:r>
      <w:r>
        <w:rPr>
          <w:rFonts w:ascii="Georgia" w:eastAsia="Georgia" w:hAnsi="Georgia" w:cs="Georgia"/>
          <w:spacing w:val="13"/>
          <w:sz w:val="19"/>
          <w:szCs w:val="19"/>
        </w:rPr>
        <w:t xml:space="preserve"> </w:t>
      </w:r>
      <w:r>
        <w:rPr>
          <w:rFonts w:ascii="Georgia" w:eastAsia="Georgia" w:hAnsi="Georgia" w:cs="Georgia"/>
          <w:sz w:val="19"/>
          <w:szCs w:val="19"/>
        </w:rPr>
        <w:t>data,</w:t>
      </w:r>
      <w:r>
        <w:rPr>
          <w:rFonts w:ascii="Georgia" w:eastAsia="Georgia" w:hAnsi="Georgia" w:cs="Georgia"/>
          <w:spacing w:val="6"/>
          <w:sz w:val="19"/>
          <w:szCs w:val="19"/>
        </w:rPr>
        <w:t xml:space="preserve"> </w:t>
      </w:r>
      <w:r>
        <w:rPr>
          <w:rFonts w:ascii="Georgia" w:eastAsia="Georgia" w:hAnsi="Georgia" w:cs="Georgia"/>
          <w:sz w:val="19"/>
          <w:szCs w:val="19"/>
        </w:rPr>
        <w:t>and</w:t>
      </w:r>
      <w:r>
        <w:rPr>
          <w:rFonts w:ascii="Georgia" w:eastAsia="Georgia" w:hAnsi="Georgia" w:cs="Georgia"/>
          <w:spacing w:val="3"/>
          <w:sz w:val="19"/>
          <w:szCs w:val="19"/>
        </w:rPr>
        <w:t xml:space="preserve"> </w:t>
      </w:r>
      <w:r>
        <w:rPr>
          <w:rFonts w:ascii="Georgia" w:eastAsia="Georgia" w:hAnsi="Georgia" w:cs="Georgia"/>
          <w:sz w:val="19"/>
          <w:szCs w:val="19"/>
        </w:rPr>
        <w:t>advances</w:t>
      </w:r>
      <w:r>
        <w:rPr>
          <w:rFonts w:ascii="Georgia" w:eastAsia="Georgia" w:hAnsi="Georgia" w:cs="Georgia"/>
          <w:spacing w:val="13"/>
          <w:sz w:val="19"/>
          <w:szCs w:val="19"/>
        </w:rPr>
        <w:t xml:space="preserve"> </w:t>
      </w:r>
      <w:r>
        <w:rPr>
          <w:rFonts w:ascii="Georgia" w:eastAsia="Georgia" w:hAnsi="Georgia" w:cs="Georgia"/>
          <w:sz w:val="19"/>
          <w:szCs w:val="19"/>
        </w:rPr>
        <w:t>enabled</w:t>
      </w:r>
      <w:r>
        <w:rPr>
          <w:rFonts w:ascii="Georgia" w:eastAsia="Georgia" w:hAnsi="Georgia" w:cs="Georgia"/>
          <w:spacing w:val="10"/>
          <w:sz w:val="19"/>
          <w:szCs w:val="19"/>
        </w:rPr>
        <w:t xml:space="preserve"> </w:t>
      </w:r>
      <w:r>
        <w:rPr>
          <w:rFonts w:ascii="Georgia" w:eastAsia="Georgia" w:hAnsi="Georgia" w:cs="Georgia"/>
          <w:sz w:val="19"/>
          <w:szCs w:val="19"/>
        </w:rPr>
        <w:t>by</w:t>
      </w:r>
      <w:r>
        <w:rPr>
          <w:rFonts w:ascii="Georgia" w:eastAsia="Georgia" w:hAnsi="Georgia" w:cs="Georgia"/>
          <w:spacing w:val="1"/>
          <w:sz w:val="19"/>
          <w:szCs w:val="19"/>
        </w:rPr>
        <w:t xml:space="preserve"> </w:t>
      </w:r>
      <w:r>
        <w:rPr>
          <w:rFonts w:ascii="Georgia" w:eastAsia="Georgia" w:hAnsi="Georgia" w:cs="Georgia"/>
          <w:sz w:val="19"/>
          <w:szCs w:val="19"/>
        </w:rPr>
        <w:t>the</w:t>
      </w:r>
      <w:r>
        <w:rPr>
          <w:rFonts w:ascii="Georgia" w:eastAsia="Georgia" w:hAnsi="Georgia" w:cs="Georgia"/>
          <w:spacing w:val="3"/>
          <w:sz w:val="19"/>
          <w:szCs w:val="19"/>
        </w:rPr>
        <w:t xml:space="preserve"> </w:t>
      </w:r>
      <w:r>
        <w:rPr>
          <w:rFonts w:ascii="Georgia" w:eastAsia="Georgia" w:hAnsi="Georgia" w:cs="Georgia"/>
          <w:sz w:val="19"/>
          <w:szCs w:val="19"/>
        </w:rPr>
        <w:t>proposed</w:t>
      </w:r>
      <w:r>
        <w:rPr>
          <w:rFonts w:ascii="Georgia" w:eastAsia="Georgia" w:hAnsi="Georgia" w:cs="Georgia"/>
          <w:spacing w:val="12"/>
          <w:sz w:val="19"/>
          <w:szCs w:val="19"/>
        </w:rPr>
        <w:t xml:space="preserve"> </w:t>
      </w:r>
      <w:r>
        <w:rPr>
          <w:rFonts w:ascii="Georgia" w:eastAsia="Georgia" w:hAnsi="Georgia" w:cs="Georgia"/>
          <w:sz w:val="19"/>
          <w:szCs w:val="19"/>
        </w:rPr>
        <w:t>software</w:t>
      </w:r>
      <w:r>
        <w:rPr>
          <w:rFonts w:ascii="Georgia" w:eastAsia="Georgia" w:hAnsi="Georgia" w:cs="Georgia"/>
          <w:spacing w:val="11"/>
          <w:sz w:val="19"/>
          <w:szCs w:val="19"/>
        </w:rPr>
        <w:t xml:space="preserve"> </w:t>
      </w:r>
      <w:r>
        <w:rPr>
          <w:rFonts w:ascii="Georgia" w:eastAsia="Georgia" w:hAnsi="Georgia" w:cs="Georgia"/>
          <w:sz w:val="19"/>
          <w:szCs w:val="19"/>
        </w:rPr>
        <w:t>tools</w:t>
      </w:r>
      <w:r>
        <w:rPr>
          <w:rFonts w:ascii="Georgia" w:eastAsia="Georgia" w:hAnsi="Georgia" w:cs="Georgia"/>
          <w:spacing w:val="5"/>
          <w:sz w:val="19"/>
          <w:szCs w:val="19"/>
        </w:rPr>
        <w:t xml:space="preserve"> </w:t>
      </w:r>
      <w:r>
        <w:rPr>
          <w:rFonts w:ascii="Georgia" w:eastAsia="Georgia" w:hAnsi="Georgia" w:cs="Georgia"/>
          <w:sz w:val="19"/>
          <w:szCs w:val="19"/>
        </w:rPr>
        <w:t>for</w:t>
      </w:r>
      <w:r>
        <w:rPr>
          <w:rFonts w:ascii="Georgia" w:eastAsia="Georgia" w:hAnsi="Georgia" w:cs="Georgia"/>
          <w:spacing w:val="3"/>
          <w:sz w:val="19"/>
          <w:szCs w:val="19"/>
        </w:rPr>
        <w:t xml:space="preserve"> </w:t>
      </w:r>
      <w:r>
        <w:rPr>
          <w:rFonts w:ascii="Georgia" w:eastAsia="Georgia" w:hAnsi="Georgia" w:cs="Georgia"/>
          <w:sz w:val="19"/>
          <w:szCs w:val="19"/>
        </w:rPr>
        <w:t>each</w:t>
      </w:r>
      <w:r>
        <w:rPr>
          <w:rFonts w:ascii="Georgia" w:eastAsia="Georgia" w:hAnsi="Georgia" w:cs="Georgia"/>
          <w:spacing w:val="4"/>
          <w:sz w:val="19"/>
          <w:szCs w:val="19"/>
        </w:rPr>
        <w:t xml:space="preserve"> </w:t>
      </w:r>
      <w:r>
        <w:rPr>
          <w:rFonts w:ascii="Georgia" w:eastAsia="Georgia" w:hAnsi="Georgia" w:cs="Georgia"/>
          <w:sz w:val="19"/>
          <w:szCs w:val="19"/>
        </w:rPr>
        <w:t>of the</w:t>
      </w:r>
      <w:r>
        <w:rPr>
          <w:rFonts w:ascii="Georgia" w:eastAsia="Georgia" w:hAnsi="Georgia" w:cs="Georgia"/>
          <w:spacing w:val="3"/>
          <w:sz w:val="19"/>
          <w:szCs w:val="19"/>
        </w:rPr>
        <w:t xml:space="preserve"> </w:t>
      </w:r>
      <w:r>
        <w:rPr>
          <w:rFonts w:ascii="Georgia" w:eastAsia="Georgia" w:hAnsi="Georgia" w:cs="Georgia"/>
          <w:sz w:val="19"/>
          <w:szCs w:val="19"/>
        </w:rPr>
        <w:t>extramural</w:t>
      </w:r>
      <w:r>
        <w:rPr>
          <w:rFonts w:ascii="Georgia" w:eastAsia="Georgia" w:hAnsi="Georgia" w:cs="Georgia"/>
          <w:spacing w:val="15"/>
          <w:sz w:val="19"/>
          <w:szCs w:val="19"/>
        </w:rPr>
        <w:t xml:space="preserve"> </w:t>
      </w:r>
      <w:r>
        <w:rPr>
          <w:rFonts w:ascii="Georgia" w:eastAsia="Georgia" w:hAnsi="Georgia" w:cs="Georgia"/>
          <w:w w:val="102"/>
          <w:sz w:val="19"/>
          <w:szCs w:val="19"/>
        </w:rPr>
        <w:t xml:space="preserve">partner </w:t>
      </w:r>
      <w:r>
        <w:rPr>
          <w:rFonts w:ascii="Georgia" w:eastAsia="Georgia" w:hAnsi="Georgia" w:cs="Georgia"/>
          <w:sz w:val="19"/>
          <w:szCs w:val="19"/>
        </w:rPr>
        <w:t>studies</w:t>
      </w:r>
      <w:r>
        <w:rPr>
          <w:rFonts w:ascii="Georgia" w:eastAsia="Georgia" w:hAnsi="Georgia" w:cs="Georgia"/>
          <w:spacing w:val="20"/>
          <w:sz w:val="19"/>
          <w:szCs w:val="19"/>
        </w:rPr>
        <w:t xml:space="preserve"> </w:t>
      </w:r>
      <w:r>
        <w:rPr>
          <w:rFonts w:ascii="Georgia" w:eastAsia="Georgia" w:hAnsi="Georgia" w:cs="Georgia"/>
          <w:sz w:val="19"/>
          <w:szCs w:val="19"/>
        </w:rPr>
        <w:t>above</w:t>
      </w:r>
      <w:r>
        <w:rPr>
          <w:rFonts w:ascii="Georgia" w:eastAsia="Georgia" w:hAnsi="Georgia" w:cs="Georgia"/>
          <w:spacing w:val="18"/>
          <w:sz w:val="19"/>
          <w:szCs w:val="19"/>
        </w:rPr>
        <w:t xml:space="preserve"> </w:t>
      </w:r>
      <w:r>
        <w:rPr>
          <w:rFonts w:ascii="Georgia" w:eastAsia="Georgia" w:hAnsi="Georgia" w:cs="Georgia"/>
          <w:sz w:val="19"/>
          <w:szCs w:val="19"/>
        </w:rPr>
        <w:t>can</w:t>
      </w:r>
      <w:r>
        <w:rPr>
          <w:rFonts w:ascii="Georgia" w:eastAsia="Georgia" w:hAnsi="Georgia" w:cs="Georgia"/>
          <w:spacing w:val="14"/>
          <w:sz w:val="19"/>
          <w:szCs w:val="19"/>
        </w:rPr>
        <w:t xml:space="preserve"> </w:t>
      </w:r>
      <w:r>
        <w:rPr>
          <w:rFonts w:ascii="Georgia" w:eastAsia="Georgia" w:hAnsi="Georgia" w:cs="Georgia"/>
          <w:sz w:val="19"/>
          <w:szCs w:val="19"/>
        </w:rPr>
        <w:t>be</w:t>
      </w:r>
      <w:r>
        <w:rPr>
          <w:rFonts w:ascii="Georgia" w:eastAsia="Georgia" w:hAnsi="Georgia" w:cs="Georgia"/>
          <w:spacing w:val="12"/>
          <w:sz w:val="19"/>
          <w:szCs w:val="19"/>
        </w:rPr>
        <w:t xml:space="preserve"> </w:t>
      </w:r>
      <w:r>
        <w:rPr>
          <w:rFonts w:ascii="Georgia" w:eastAsia="Georgia" w:hAnsi="Georgia" w:cs="Georgia"/>
          <w:sz w:val="19"/>
          <w:szCs w:val="19"/>
        </w:rPr>
        <w:t>found</w:t>
      </w:r>
      <w:r>
        <w:rPr>
          <w:rFonts w:ascii="Georgia" w:eastAsia="Georgia" w:hAnsi="Georgia" w:cs="Georgia"/>
          <w:spacing w:val="18"/>
          <w:sz w:val="19"/>
          <w:szCs w:val="19"/>
        </w:rPr>
        <w:t xml:space="preserve"> </w:t>
      </w:r>
      <w:r>
        <w:rPr>
          <w:rFonts w:ascii="Georgia" w:eastAsia="Georgia" w:hAnsi="Georgia" w:cs="Georgia"/>
          <w:sz w:val="19"/>
          <w:szCs w:val="19"/>
        </w:rPr>
        <w:t>in</w:t>
      </w:r>
      <w:r>
        <w:rPr>
          <w:rFonts w:ascii="Georgia" w:eastAsia="Georgia" w:hAnsi="Georgia" w:cs="Georgia"/>
          <w:spacing w:val="13"/>
          <w:sz w:val="19"/>
          <w:szCs w:val="19"/>
        </w:rPr>
        <w:t xml:space="preserve"> </w:t>
      </w:r>
      <w:r>
        <w:rPr>
          <w:rFonts w:ascii="Georgia" w:eastAsia="Georgia" w:hAnsi="Georgia" w:cs="Georgia"/>
          <w:sz w:val="19"/>
          <w:szCs w:val="19"/>
        </w:rPr>
        <w:t>the</w:t>
      </w:r>
      <w:r>
        <w:rPr>
          <w:rFonts w:ascii="Georgia" w:eastAsia="Georgia" w:hAnsi="Georgia" w:cs="Georgia"/>
          <w:spacing w:val="13"/>
          <w:sz w:val="19"/>
          <w:szCs w:val="19"/>
        </w:rPr>
        <w:t xml:space="preserve"> </w:t>
      </w:r>
      <w:r>
        <w:rPr>
          <w:rFonts w:ascii="Georgia" w:eastAsia="Georgia" w:hAnsi="Georgia" w:cs="Georgia"/>
          <w:sz w:val="19"/>
          <w:szCs w:val="19"/>
        </w:rPr>
        <w:t>corresponding</w:t>
      </w:r>
      <w:r>
        <w:rPr>
          <w:rFonts w:ascii="Georgia" w:eastAsia="Georgia" w:hAnsi="Georgia" w:cs="Georgia"/>
          <w:spacing w:val="32"/>
          <w:sz w:val="19"/>
          <w:szCs w:val="19"/>
        </w:rPr>
        <w:t xml:space="preserve"> </w:t>
      </w:r>
      <w:r>
        <w:rPr>
          <w:rFonts w:ascii="Georgia" w:eastAsia="Georgia" w:hAnsi="Georgia" w:cs="Georgia"/>
          <w:sz w:val="19"/>
          <w:szCs w:val="19"/>
        </w:rPr>
        <w:t>letter</w:t>
      </w:r>
      <w:r>
        <w:rPr>
          <w:rFonts w:ascii="Georgia" w:eastAsia="Georgia" w:hAnsi="Georgia" w:cs="Georgia"/>
          <w:spacing w:val="17"/>
          <w:sz w:val="19"/>
          <w:szCs w:val="19"/>
        </w:rPr>
        <w:t xml:space="preserve"> </w:t>
      </w:r>
      <w:r>
        <w:rPr>
          <w:rFonts w:ascii="Georgia" w:eastAsia="Georgia" w:hAnsi="Georgia" w:cs="Georgia"/>
          <w:sz w:val="19"/>
          <w:szCs w:val="19"/>
        </w:rPr>
        <w:t>of</w:t>
      </w:r>
      <w:r>
        <w:rPr>
          <w:rFonts w:ascii="Georgia" w:eastAsia="Georgia" w:hAnsi="Georgia" w:cs="Georgia"/>
          <w:spacing w:val="11"/>
          <w:sz w:val="19"/>
          <w:szCs w:val="19"/>
        </w:rPr>
        <w:t xml:space="preserve"> </w:t>
      </w:r>
      <w:r>
        <w:rPr>
          <w:rFonts w:ascii="Georgia" w:eastAsia="Georgia" w:hAnsi="Georgia" w:cs="Georgia"/>
          <w:sz w:val="19"/>
          <w:szCs w:val="19"/>
        </w:rPr>
        <w:t xml:space="preserve">support. </w:t>
      </w:r>
      <w:r>
        <w:rPr>
          <w:rFonts w:ascii="Georgia" w:eastAsia="Georgia" w:hAnsi="Georgia" w:cs="Georgia"/>
          <w:spacing w:val="7"/>
          <w:sz w:val="19"/>
          <w:szCs w:val="19"/>
        </w:rPr>
        <w:t xml:space="preserve"> </w:t>
      </w:r>
      <w:r>
        <w:rPr>
          <w:rFonts w:ascii="Georgia" w:eastAsia="Georgia" w:hAnsi="Georgia" w:cs="Georgia"/>
          <w:i/>
          <w:sz w:val="19"/>
          <w:szCs w:val="19"/>
        </w:rPr>
        <w:t>The</w:t>
      </w:r>
      <w:r>
        <w:rPr>
          <w:rFonts w:ascii="Georgia" w:eastAsia="Georgia" w:hAnsi="Georgia" w:cs="Georgia"/>
          <w:i/>
          <w:spacing w:val="7"/>
          <w:sz w:val="19"/>
          <w:szCs w:val="19"/>
        </w:rPr>
        <w:t xml:space="preserve"> </w:t>
      </w:r>
      <w:r>
        <w:rPr>
          <w:rFonts w:ascii="Georgia" w:eastAsia="Georgia" w:hAnsi="Georgia" w:cs="Georgia"/>
          <w:i/>
          <w:sz w:val="19"/>
          <w:szCs w:val="19"/>
        </w:rPr>
        <w:t>nature</w:t>
      </w:r>
      <w:r>
        <w:rPr>
          <w:rFonts w:ascii="Georgia" w:eastAsia="Georgia" w:hAnsi="Georgia" w:cs="Georgia"/>
          <w:i/>
          <w:spacing w:val="7"/>
          <w:sz w:val="19"/>
          <w:szCs w:val="19"/>
        </w:rPr>
        <w:t xml:space="preserve"> </w:t>
      </w:r>
      <w:r>
        <w:rPr>
          <w:rFonts w:ascii="Georgia" w:eastAsia="Georgia" w:hAnsi="Georgia" w:cs="Georgia"/>
          <w:i/>
          <w:sz w:val="19"/>
          <w:szCs w:val="19"/>
        </w:rPr>
        <w:t>and</w:t>
      </w:r>
      <w:r>
        <w:rPr>
          <w:rFonts w:ascii="Georgia" w:eastAsia="Georgia" w:hAnsi="Georgia" w:cs="Georgia"/>
          <w:i/>
          <w:spacing w:val="7"/>
          <w:sz w:val="19"/>
          <w:szCs w:val="19"/>
        </w:rPr>
        <w:t xml:space="preserve"> </w:t>
      </w:r>
      <w:r>
        <w:rPr>
          <w:rFonts w:ascii="Georgia" w:eastAsia="Georgia" w:hAnsi="Georgia" w:cs="Georgia"/>
          <w:i/>
          <w:sz w:val="19"/>
          <w:szCs w:val="19"/>
        </w:rPr>
        <w:t>diversity</w:t>
      </w:r>
      <w:r>
        <w:rPr>
          <w:rFonts w:ascii="Georgia" w:eastAsia="Georgia" w:hAnsi="Georgia" w:cs="Georgia"/>
          <w:i/>
          <w:spacing w:val="7"/>
          <w:sz w:val="19"/>
          <w:szCs w:val="19"/>
        </w:rPr>
        <w:t xml:space="preserve"> </w:t>
      </w:r>
      <w:r>
        <w:rPr>
          <w:rFonts w:ascii="Georgia" w:eastAsia="Georgia" w:hAnsi="Georgia" w:cs="Georgia"/>
          <w:i/>
          <w:sz w:val="19"/>
          <w:szCs w:val="19"/>
        </w:rPr>
        <w:t>of</w:t>
      </w:r>
      <w:r>
        <w:rPr>
          <w:rFonts w:ascii="Georgia" w:eastAsia="Georgia" w:hAnsi="Georgia" w:cs="Georgia"/>
          <w:i/>
          <w:spacing w:val="7"/>
          <w:sz w:val="19"/>
          <w:szCs w:val="19"/>
        </w:rPr>
        <w:t xml:space="preserve"> </w:t>
      </w:r>
      <w:r>
        <w:rPr>
          <w:rFonts w:ascii="Georgia" w:eastAsia="Georgia" w:hAnsi="Georgia" w:cs="Georgia"/>
          <w:i/>
          <w:sz w:val="19"/>
          <w:szCs w:val="19"/>
        </w:rPr>
        <w:t>the</w:t>
      </w:r>
      <w:r>
        <w:rPr>
          <w:rFonts w:ascii="Georgia" w:eastAsia="Georgia" w:hAnsi="Georgia" w:cs="Georgia"/>
          <w:i/>
          <w:spacing w:val="7"/>
          <w:sz w:val="19"/>
          <w:szCs w:val="19"/>
        </w:rPr>
        <w:t xml:space="preserve"> </w:t>
      </w:r>
      <w:r>
        <w:rPr>
          <w:rFonts w:ascii="Georgia" w:eastAsia="Georgia" w:hAnsi="Georgia" w:cs="Georgia"/>
          <w:i/>
          <w:sz w:val="19"/>
          <w:szCs w:val="19"/>
        </w:rPr>
        <w:t>imaging</w:t>
      </w:r>
      <w:r>
        <w:rPr>
          <w:rFonts w:ascii="Georgia" w:eastAsia="Georgia" w:hAnsi="Georgia" w:cs="Georgia"/>
          <w:i/>
          <w:spacing w:val="7"/>
          <w:sz w:val="19"/>
          <w:szCs w:val="19"/>
        </w:rPr>
        <w:t xml:space="preserve"> </w:t>
      </w:r>
      <w:r>
        <w:rPr>
          <w:rFonts w:ascii="Georgia" w:eastAsia="Georgia" w:hAnsi="Georgia" w:cs="Georgia"/>
          <w:i/>
          <w:sz w:val="19"/>
          <w:szCs w:val="19"/>
        </w:rPr>
        <w:t>data</w:t>
      </w:r>
      <w:r>
        <w:rPr>
          <w:rFonts w:ascii="Georgia" w:eastAsia="Georgia" w:hAnsi="Georgia" w:cs="Georgia"/>
          <w:i/>
          <w:spacing w:val="7"/>
          <w:sz w:val="19"/>
          <w:szCs w:val="19"/>
        </w:rPr>
        <w:t xml:space="preserve"> </w:t>
      </w:r>
      <w:r>
        <w:rPr>
          <w:rFonts w:ascii="Georgia" w:eastAsia="Georgia" w:hAnsi="Georgia" w:cs="Georgia"/>
          <w:i/>
          <w:sz w:val="19"/>
          <w:szCs w:val="19"/>
        </w:rPr>
        <w:t>collected</w:t>
      </w:r>
      <w:r>
        <w:rPr>
          <w:rFonts w:ascii="Georgia" w:eastAsia="Georgia" w:hAnsi="Georgia" w:cs="Georgia"/>
          <w:i/>
          <w:spacing w:val="7"/>
          <w:sz w:val="19"/>
          <w:szCs w:val="19"/>
        </w:rPr>
        <w:t xml:space="preserve"> </w:t>
      </w:r>
      <w:r>
        <w:rPr>
          <w:rFonts w:ascii="Georgia" w:eastAsia="Georgia" w:hAnsi="Georgia" w:cs="Georgia"/>
          <w:i/>
          <w:sz w:val="19"/>
          <w:szCs w:val="19"/>
        </w:rPr>
        <w:t>for these studies will be a stringent test of the ease of use,</w:t>
      </w:r>
      <w:r>
        <w:rPr>
          <w:rFonts w:ascii="Georgia" w:eastAsia="Georgia" w:hAnsi="Georgia" w:cs="Georgia"/>
          <w:i/>
          <w:spacing w:val="4"/>
          <w:sz w:val="19"/>
          <w:szCs w:val="19"/>
        </w:rPr>
        <w:t xml:space="preserve"> </w:t>
      </w:r>
      <w:r>
        <w:rPr>
          <w:rFonts w:ascii="Georgia" w:eastAsia="Georgia" w:hAnsi="Georgia" w:cs="Georgia"/>
          <w:i/>
          <w:sz w:val="19"/>
          <w:szCs w:val="19"/>
        </w:rPr>
        <w:t>interactivity,</w:t>
      </w:r>
      <w:r>
        <w:rPr>
          <w:rFonts w:ascii="Georgia" w:eastAsia="Georgia" w:hAnsi="Georgia" w:cs="Georgia"/>
          <w:i/>
          <w:spacing w:val="4"/>
          <w:sz w:val="19"/>
          <w:szCs w:val="19"/>
        </w:rPr>
        <w:t xml:space="preserve"> </w:t>
      </w:r>
      <w:r>
        <w:rPr>
          <w:rFonts w:ascii="Georgia" w:eastAsia="Georgia" w:hAnsi="Georgia" w:cs="Georgia"/>
          <w:i/>
          <w:sz w:val="19"/>
          <w:szCs w:val="19"/>
        </w:rPr>
        <w:t>and flexibility of the developed processing and analysis software resources in this project.</w:t>
      </w:r>
      <w:r>
        <w:rPr>
          <w:rFonts w:ascii="Georgia" w:eastAsia="Georgia" w:hAnsi="Georgia" w:cs="Georgia"/>
          <w:i/>
          <w:spacing w:val="20"/>
          <w:sz w:val="19"/>
          <w:szCs w:val="19"/>
        </w:rPr>
        <w:t xml:space="preserve"> </w:t>
      </w:r>
      <w:r>
        <w:rPr>
          <w:rFonts w:ascii="Georgia" w:eastAsia="Georgia" w:hAnsi="Georgia" w:cs="Georgia"/>
          <w:i/>
          <w:sz w:val="19"/>
          <w:szCs w:val="19"/>
        </w:rPr>
        <w:t>Moreover,</w:t>
      </w:r>
      <w:r>
        <w:rPr>
          <w:rFonts w:ascii="Georgia" w:eastAsia="Georgia" w:hAnsi="Georgia" w:cs="Georgia"/>
          <w:i/>
          <w:spacing w:val="1"/>
          <w:sz w:val="19"/>
          <w:szCs w:val="19"/>
        </w:rPr>
        <w:t xml:space="preserve"> </w:t>
      </w:r>
      <w:r>
        <w:rPr>
          <w:rFonts w:ascii="Georgia" w:eastAsia="Georgia" w:hAnsi="Georgia" w:cs="Georgia"/>
          <w:i/>
          <w:sz w:val="19"/>
          <w:szCs w:val="19"/>
        </w:rPr>
        <w:t>the studies will yield valuable additions to the portfolio of use cases that serve as primary reference and instructional material for the software.</w:t>
      </w:r>
    </w:p>
    <w:p w14:paraId="18306EFA" w14:textId="77777777" w:rsidR="00E61F9D" w:rsidRDefault="005C64D6">
      <w:pPr>
        <w:spacing w:before="59" w:after="0" w:line="277" w:lineRule="auto"/>
        <w:ind w:left="120" w:right="52"/>
        <w:jc w:val="both"/>
        <w:rPr>
          <w:rFonts w:ascii="Georgia" w:eastAsia="Georgia" w:hAnsi="Georgia" w:cs="Georgia"/>
          <w:sz w:val="19"/>
          <w:szCs w:val="19"/>
        </w:rPr>
      </w:pPr>
      <w:r>
        <w:rPr>
          <w:rFonts w:ascii="Georgia" w:eastAsia="Georgia" w:hAnsi="Georgia" w:cs="Georgia"/>
          <w:b/>
          <w:bCs/>
          <w:sz w:val="19"/>
          <w:szCs w:val="19"/>
        </w:rPr>
        <w:t>3(c.3.13)</w:t>
      </w:r>
      <w:r>
        <w:rPr>
          <w:rFonts w:ascii="Georgia" w:eastAsia="Georgia" w:hAnsi="Georgia" w:cs="Georgia"/>
          <w:b/>
          <w:bCs/>
          <w:spacing w:val="20"/>
          <w:sz w:val="19"/>
          <w:szCs w:val="19"/>
        </w:rPr>
        <w:t xml:space="preserve"> </w:t>
      </w:r>
      <w:r>
        <w:rPr>
          <w:rFonts w:ascii="Georgia" w:eastAsia="Georgia" w:hAnsi="Georgia" w:cs="Georgia"/>
          <w:b/>
          <w:bCs/>
          <w:sz w:val="19"/>
          <w:szCs w:val="19"/>
        </w:rPr>
        <w:t>Sub-Aim</w:t>
      </w:r>
      <w:r>
        <w:rPr>
          <w:rFonts w:ascii="Georgia" w:eastAsia="Georgia" w:hAnsi="Georgia" w:cs="Georgia"/>
          <w:b/>
          <w:bCs/>
          <w:spacing w:val="21"/>
          <w:sz w:val="19"/>
          <w:szCs w:val="19"/>
        </w:rPr>
        <w:t xml:space="preserve"> </w:t>
      </w:r>
      <w:r>
        <w:rPr>
          <w:rFonts w:ascii="Georgia" w:eastAsia="Georgia" w:hAnsi="Georgia" w:cs="Georgia"/>
          <w:b/>
          <w:bCs/>
          <w:sz w:val="19"/>
          <w:szCs w:val="19"/>
        </w:rPr>
        <w:t>2a</w:t>
      </w:r>
      <w:r>
        <w:rPr>
          <w:rFonts w:ascii="Georgia" w:eastAsia="Georgia" w:hAnsi="Georgia" w:cs="Georgia"/>
          <w:b/>
          <w:bCs/>
          <w:spacing w:val="8"/>
          <w:sz w:val="19"/>
          <w:szCs w:val="19"/>
        </w:rPr>
        <w:t xml:space="preserve"> </w:t>
      </w:r>
      <w:r>
        <w:rPr>
          <w:rFonts w:ascii="Georgia" w:eastAsia="Georgia" w:hAnsi="Georgia" w:cs="Georgia"/>
          <w:b/>
          <w:bCs/>
          <w:sz w:val="19"/>
          <w:szCs w:val="19"/>
        </w:rPr>
        <w:t>will</w:t>
      </w:r>
      <w:r>
        <w:rPr>
          <w:rFonts w:ascii="Georgia" w:eastAsia="Georgia" w:hAnsi="Georgia" w:cs="Georgia"/>
          <w:b/>
          <w:bCs/>
          <w:spacing w:val="11"/>
          <w:sz w:val="19"/>
          <w:szCs w:val="19"/>
        </w:rPr>
        <w:t xml:space="preserve"> </w:t>
      </w:r>
      <w:r>
        <w:rPr>
          <w:rFonts w:ascii="Georgia" w:eastAsia="Georgia" w:hAnsi="Georgia" w:cs="Georgia"/>
          <w:b/>
          <w:bCs/>
          <w:sz w:val="19"/>
          <w:szCs w:val="19"/>
        </w:rPr>
        <w:t>disseminate</w:t>
      </w:r>
      <w:r>
        <w:rPr>
          <w:rFonts w:ascii="Georgia" w:eastAsia="Georgia" w:hAnsi="Georgia" w:cs="Georgia"/>
          <w:b/>
          <w:bCs/>
          <w:spacing w:val="27"/>
          <w:sz w:val="19"/>
          <w:szCs w:val="19"/>
        </w:rPr>
        <w:t xml:space="preserve"> </w:t>
      </w:r>
      <w:r>
        <w:rPr>
          <w:rFonts w:ascii="Georgia" w:eastAsia="Georgia" w:hAnsi="Georgia" w:cs="Georgia"/>
          <w:b/>
          <w:bCs/>
          <w:sz w:val="19"/>
          <w:szCs w:val="19"/>
        </w:rPr>
        <w:t>the</w:t>
      </w:r>
      <w:r>
        <w:rPr>
          <w:rFonts w:ascii="Georgia" w:eastAsia="Georgia" w:hAnsi="Georgia" w:cs="Georgia"/>
          <w:b/>
          <w:bCs/>
          <w:spacing w:val="10"/>
          <w:sz w:val="19"/>
          <w:szCs w:val="19"/>
        </w:rPr>
        <w:t xml:space="preserve"> </w:t>
      </w:r>
      <w:r>
        <w:rPr>
          <w:rFonts w:ascii="Georgia" w:eastAsia="Georgia" w:hAnsi="Georgia" w:cs="Georgia"/>
          <w:b/>
          <w:bCs/>
          <w:sz w:val="19"/>
          <w:szCs w:val="19"/>
        </w:rPr>
        <w:t>results</w:t>
      </w:r>
      <w:r>
        <w:rPr>
          <w:rFonts w:ascii="Georgia" w:eastAsia="Georgia" w:hAnsi="Georgia" w:cs="Georgia"/>
          <w:b/>
          <w:bCs/>
          <w:spacing w:val="16"/>
          <w:sz w:val="19"/>
          <w:szCs w:val="19"/>
        </w:rPr>
        <w:t xml:space="preserve"> </w:t>
      </w:r>
      <w:r>
        <w:rPr>
          <w:rFonts w:ascii="Georgia" w:eastAsia="Georgia" w:hAnsi="Georgia" w:cs="Georgia"/>
          <w:b/>
          <w:bCs/>
          <w:sz w:val="19"/>
          <w:szCs w:val="19"/>
        </w:rPr>
        <w:t>of</w:t>
      </w:r>
      <w:r>
        <w:rPr>
          <w:rFonts w:ascii="Georgia" w:eastAsia="Georgia" w:hAnsi="Georgia" w:cs="Georgia"/>
          <w:b/>
          <w:bCs/>
          <w:spacing w:val="8"/>
          <w:sz w:val="19"/>
          <w:szCs w:val="19"/>
        </w:rPr>
        <w:t xml:space="preserve"> </w:t>
      </w:r>
      <w:r>
        <w:rPr>
          <w:rFonts w:ascii="Georgia" w:eastAsia="Georgia" w:hAnsi="Georgia" w:cs="Georgia"/>
          <w:b/>
          <w:bCs/>
          <w:sz w:val="19"/>
          <w:szCs w:val="19"/>
        </w:rPr>
        <w:t>the</w:t>
      </w:r>
      <w:r>
        <w:rPr>
          <w:rFonts w:ascii="Georgia" w:eastAsia="Georgia" w:hAnsi="Georgia" w:cs="Georgia"/>
          <w:b/>
          <w:bCs/>
          <w:spacing w:val="10"/>
          <w:sz w:val="19"/>
          <w:szCs w:val="19"/>
        </w:rPr>
        <w:t xml:space="preserve"> </w:t>
      </w:r>
      <w:r>
        <w:rPr>
          <w:rFonts w:ascii="Georgia" w:eastAsia="Georgia" w:hAnsi="Georgia" w:cs="Georgia"/>
          <w:b/>
          <w:bCs/>
          <w:sz w:val="19"/>
          <w:szCs w:val="19"/>
        </w:rPr>
        <w:t>project</w:t>
      </w:r>
      <w:r>
        <w:rPr>
          <w:rFonts w:ascii="Georgia" w:eastAsia="Georgia" w:hAnsi="Georgia" w:cs="Georgia"/>
          <w:b/>
          <w:bCs/>
          <w:spacing w:val="17"/>
          <w:sz w:val="19"/>
          <w:szCs w:val="19"/>
        </w:rPr>
        <w:t xml:space="preserve"> </w:t>
      </w:r>
      <w:r>
        <w:rPr>
          <w:rFonts w:ascii="Georgia" w:eastAsia="Georgia" w:hAnsi="Georgia" w:cs="Georgia"/>
          <w:b/>
          <w:bCs/>
          <w:sz w:val="19"/>
          <w:szCs w:val="19"/>
        </w:rPr>
        <w:t>through</w:t>
      </w:r>
      <w:r>
        <w:rPr>
          <w:rFonts w:ascii="Georgia" w:eastAsia="Georgia" w:hAnsi="Georgia" w:cs="Georgia"/>
          <w:b/>
          <w:bCs/>
          <w:spacing w:val="20"/>
          <w:sz w:val="19"/>
          <w:szCs w:val="19"/>
        </w:rPr>
        <w:t xml:space="preserve"> </w:t>
      </w:r>
      <w:r>
        <w:rPr>
          <w:rFonts w:ascii="Georgia" w:eastAsia="Georgia" w:hAnsi="Georgia" w:cs="Georgia"/>
          <w:b/>
          <w:bCs/>
          <w:sz w:val="19"/>
          <w:szCs w:val="19"/>
        </w:rPr>
        <w:t>open-source</w:t>
      </w:r>
      <w:r>
        <w:rPr>
          <w:rFonts w:ascii="Georgia" w:eastAsia="Georgia" w:hAnsi="Georgia" w:cs="Georgia"/>
          <w:b/>
          <w:bCs/>
          <w:spacing w:val="27"/>
          <w:sz w:val="19"/>
          <w:szCs w:val="19"/>
        </w:rPr>
        <w:t xml:space="preserve"> </w:t>
      </w:r>
      <w:r>
        <w:rPr>
          <w:rFonts w:ascii="Georgia" w:eastAsia="Georgia" w:hAnsi="Georgia" w:cs="Georgia"/>
          <w:b/>
          <w:bCs/>
          <w:sz w:val="19"/>
          <w:szCs w:val="19"/>
        </w:rPr>
        <w:t>publication</w:t>
      </w:r>
      <w:r>
        <w:rPr>
          <w:rFonts w:ascii="Georgia" w:eastAsia="Georgia" w:hAnsi="Georgia" w:cs="Georgia"/>
          <w:b/>
          <w:bCs/>
          <w:spacing w:val="26"/>
          <w:sz w:val="19"/>
          <w:szCs w:val="19"/>
        </w:rPr>
        <w:t xml:space="preserve"> </w:t>
      </w:r>
      <w:r>
        <w:rPr>
          <w:rFonts w:ascii="Georgia" w:eastAsia="Georgia" w:hAnsi="Georgia" w:cs="Georgia"/>
          <w:b/>
          <w:bCs/>
          <w:sz w:val="19"/>
          <w:szCs w:val="19"/>
        </w:rPr>
        <w:t>of</w:t>
      </w:r>
      <w:r>
        <w:rPr>
          <w:rFonts w:ascii="Georgia" w:eastAsia="Georgia" w:hAnsi="Georgia" w:cs="Georgia"/>
          <w:b/>
          <w:bCs/>
          <w:spacing w:val="7"/>
          <w:sz w:val="19"/>
          <w:szCs w:val="19"/>
        </w:rPr>
        <w:t xml:space="preserve"> </w:t>
      </w:r>
      <w:r>
        <w:rPr>
          <w:rFonts w:ascii="Georgia" w:eastAsia="Georgia" w:hAnsi="Georgia" w:cs="Georgia"/>
          <w:b/>
          <w:bCs/>
          <w:sz w:val="19"/>
          <w:szCs w:val="19"/>
        </w:rPr>
        <w:t>the</w:t>
      </w:r>
      <w:r>
        <w:rPr>
          <w:rFonts w:ascii="Georgia" w:eastAsia="Georgia" w:hAnsi="Georgia" w:cs="Georgia"/>
          <w:b/>
          <w:bCs/>
          <w:spacing w:val="10"/>
          <w:sz w:val="19"/>
          <w:szCs w:val="19"/>
        </w:rPr>
        <w:t xml:space="preserve"> </w:t>
      </w:r>
      <w:r>
        <w:rPr>
          <w:rFonts w:ascii="Georgia" w:eastAsia="Georgia" w:hAnsi="Georgia" w:cs="Georgia"/>
          <w:b/>
          <w:bCs/>
          <w:w w:val="102"/>
          <w:sz w:val="19"/>
          <w:szCs w:val="19"/>
        </w:rPr>
        <w:t xml:space="preserve">code, </w:t>
      </w:r>
      <w:r>
        <w:rPr>
          <w:rFonts w:ascii="Georgia" w:eastAsia="Georgia" w:hAnsi="Georgia" w:cs="Georgia"/>
          <w:b/>
          <w:bCs/>
          <w:sz w:val="19"/>
          <w:szCs w:val="19"/>
        </w:rPr>
        <w:t>annotated</w:t>
      </w:r>
      <w:r>
        <w:rPr>
          <w:rFonts w:ascii="Georgia" w:eastAsia="Georgia" w:hAnsi="Georgia" w:cs="Georgia"/>
          <w:b/>
          <w:bCs/>
          <w:spacing w:val="16"/>
          <w:sz w:val="19"/>
          <w:szCs w:val="19"/>
        </w:rPr>
        <w:t xml:space="preserve"> </w:t>
      </w:r>
      <w:r>
        <w:rPr>
          <w:rFonts w:ascii="Georgia" w:eastAsia="Georgia" w:hAnsi="Georgia" w:cs="Georgia"/>
          <w:b/>
          <w:bCs/>
          <w:sz w:val="19"/>
          <w:szCs w:val="19"/>
        </w:rPr>
        <w:t>processed</w:t>
      </w:r>
      <w:r>
        <w:rPr>
          <w:rFonts w:ascii="Georgia" w:eastAsia="Georgia" w:hAnsi="Georgia" w:cs="Georgia"/>
          <w:b/>
          <w:bCs/>
          <w:spacing w:val="16"/>
          <w:sz w:val="19"/>
          <w:szCs w:val="19"/>
        </w:rPr>
        <w:t xml:space="preserve"> </w:t>
      </w:r>
      <w:r>
        <w:rPr>
          <w:rFonts w:ascii="Georgia" w:eastAsia="Georgia" w:hAnsi="Georgia" w:cs="Georgia"/>
          <w:b/>
          <w:bCs/>
          <w:sz w:val="19"/>
          <w:szCs w:val="19"/>
        </w:rPr>
        <w:t>data,</w:t>
      </w:r>
      <w:r>
        <w:rPr>
          <w:rFonts w:ascii="Georgia" w:eastAsia="Georgia" w:hAnsi="Georgia" w:cs="Georgia"/>
          <w:b/>
          <w:bCs/>
          <w:spacing w:val="7"/>
          <w:sz w:val="19"/>
          <w:szCs w:val="19"/>
        </w:rPr>
        <w:t xml:space="preserve"> </w:t>
      </w:r>
      <w:r>
        <w:rPr>
          <w:rFonts w:ascii="Georgia" w:eastAsia="Georgia" w:hAnsi="Georgia" w:cs="Georgia"/>
          <w:b/>
          <w:bCs/>
          <w:sz w:val="19"/>
          <w:szCs w:val="19"/>
        </w:rPr>
        <w:t>online</w:t>
      </w:r>
      <w:r>
        <w:rPr>
          <w:rFonts w:ascii="Georgia" w:eastAsia="Georgia" w:hAnsi="Georgia" w:cs="Georgia"/>
          <w:b/>
          <w:bCs/>
          <w:spacing w:val="8"/>
          <w:sz w:val="19"/>
          <w:szCs w:val="19"/>
        </w:rPr>
        <w:t xml:space="preserve"> </w:t>
      </w:r>
      <w:r>
        <w:rPr>
          <w:rFonts w:ascii="Georgia" w:eastAsia="Georgia" w:hAnsi="Georgia" w:cs="Georgia"/>
          <w:b/>
          <w:bCs/>
          <w:sz w:val="19"/>
          <w:szCs w:val="19"/>
        </w:rPr>
        <w:t>user</w:t>
      </w:r>
      <w:r>
        <w:rPr>
          <w:rFonts w:ascii="Georgia" w:eastAsia="Georgia" w:hAnsi="Georgia" w:cs="Georgia"/>
          <w:b/>
          <w:bCs/>
          <w:spacing w:val="5"/>
          <w:sz w:val="19"/>
          <w:szCs w:val="19"/>
        </w:rPr>
        <w:t xml:space="preserve"> </w:t>
      </w:r>
      <w:r>
        <w:rPr>
          <w:rFonts w:ascii="Georgia" w:eastAsia="Georgia" w:hAnsi="Georgia" w:cs="Georgia"/>
          <w:b/>
          <w:bCs/>
          <w:sz w:val="19"/>
          <w:szCs w:val="19"/>
        </w:rPr>
        <w:t>support,</w:t>
      </w:r>
      <w:r>
        <w:rPr>
          <w:rFonts w:ascii="Georgia" w:eastAsia="Georgia" w:hAnsi="Georgia" w:cs="Georgia"/>
          <w:b/>
          <w:bCs/>
          <w:spacing w:val="14"/>
          <w:sz w:val="19"/>
          <w:szCs w:val="19"/>
        </w:rPr>
        <w:t xml:space="preserve"> </w:t>
      </w:r>
      <w:r>
        <w:rPr>
          <w:rFonts w:ascii="Georgia" w:eastAsia="Georgia" w:hAnsi="Georgia" w:cs="Georgia"/>
          <w:b/>
          <w:bCs/>
          <w:sz w:val="19"/>
          <w:szCs w:val="19"/>
        </w:rPr>
        <w:t>and</w:t>
      </w:r>
      <w:r>
        <w:rPr>
          <w:rFonts w:ascii="Georgia" w:eastAsia="Georgia" w:hAnsi="Georgia" w:cs="Georgia"/>
          <w:b/>
          <w:bCs/>
          <w:spacing w:val="3"/>
          <w:sz w:val="19"/>
          <w:szCs w:val="19"/>
        </w:rPr>
        <w:t xml:space="preserve"> </w:t>
      </w:r>
      <w:r>
        <w:rPr>
          <w:rFonts w:ascii="Georgia" w:eastAsia="Georgia" w:hAnsi="Georgia" w:cs="Georgia"/>
          <w:b/>
          <w:bCs/>
          <w:sz w:val="19"/>
          <w:szCs w:val="19"/>
        </w:rPr>
        <w:t>conduct</w:t>
      </w:r>
      <w:r>
        <w:rPr>
          <w:rFonts w:ascii="Georgia" w:eastAsia="Georgia" w:hAnsi="Georgia" w:cs="Georgia"/>
          <w:b/>
          <w:bCs/>
          <w:spacing w:val="12"/>
          <w:sz w:val="19"/>
          <w:szCs w:val="19"/>
        </w:rPr>
        <w:t xml:space="preserve"> </w:t>
      </w:r>
      <w:r>
        <w:rPr>
          <w:rFonts w:ascii="Georgia" w:eastAsia="Georgia" w:hAnsi="Georgia" w:cs="Georgia"/>
          <w:b/>
          <w:bCs/>
          <w:sz w:val="19"/>
          <w:szCs w:val="19"/>
        </w:rPr>
        <w:t>of hands-on</w:t>
      </w:r>
      <w:r>
        <w:rPr>
          <w:rFonts w:ascii="Georgia" w:eastAsia="Georgia" w:hAnsi="Georgia" w:cs="Georgia"/>
          <w:b/>
          <w:bCs/>
          <w:spacing w:val="14"/>
          <w:sz w:val="19"/>
          <w:szCs w:val="19"/>
        </w:rPr>
        <w:t xml:space="preserve"> </w:t>
      </w:r>
      <w:r>
        <w:rPr>
          <w:rFonts w:ascii="Georgia" w:eastAsia="Georgia" w:hAnsi="Georgia" w:cs="Georgia"/>
          <w:b/>
          <w:bCs/>
          <w:sz w:val="19"/>
          <w:szCs w:val="19"/>
        </w:rPr>
        <w:t>training</w:t>
      </w:r>
      <w:r>
        <w:rPr>
          <w:rFonts w:ascii="Georgia" w:eastAsia="Georgia" w:hAnsi="Georgia" w:cs="Georgia"/>
          <w:b/>
          <w:bCs/>
          <w:spacing w:val="12"/>
          <w:sz w:val="19"/>
          <w:szCs w:val="19"/>
        </w:rPr>
        <w:t xml:space="preserve"> </w:t>
      </w:r>
      <w:r>
        <w:rPr>
          <w:rFonts w:ascii="Georgia" w:eastAsia="Georgia" w:hAnsi="Georgia" w:cs="Georgia"/>
          <w:b/>
          <w:bCs/>
          <w:sz w:val="19"/>
          <w:szCs w:val="19"/>
        </w:rPr>
        <w:t>workshops.</w:t>
      </w:r>
      <w:r>
        <w:rPr>
          <w:rFonts w:ascii="Georgia" w:eastAsia="Georgia" w:hAnsi="Georgia" w:cs="Georgia"/>
          <w:b/>
          <w:bCs/>
          <w:spacing w:val="35"/>
          <w:sz w:val="19"/>
          <w:szCs w:val="19"/>
        </w:rPr>
        <w:t xml:space="preserve"> </w:t>
      </w:r>
      <w:r>
        <w:rPr>
          <w:rFonts w:ascii="Georgia" w:eastAsia="Georgia" w:hAnsi="Georgia" w:cs="Georgia"/>
          <w:sz w:val="19"/>
          <w:szCs w:val="19"/>
        </w:rPr>
        <w:t>ITK</w:t>
      </w:r>
      <w:r>
        <w:rPr>
          <w:rFonts w:ascii="Georgia" w:eastAsia="Georgia" w:hAnsi="Georgia" w:cs="Georgia"/>
          <w:spacing w:val="2"/>
          <w:sz w:val="19"/>
          <w:szCs w:val="19"/>
        </w:rPr>
        <w:t xml:space="preserve"> </w:t>
      </w:r>
      <w:r>
        <w:rPr>
          <w:rFonts w:ascii="Georgia" w:eastAsia="Georgia" w:hAnsi="Georgia" w:cs="Georgia"/>
          <w:sz w:val="19"/>
          <w:szCs w:val="19"/>
        </w:rPr>
        <w:t>is</w:t>
      </w:r>
      <w:r>
        <w:rPr>
          <w:rFonts w:ascii="Georgia" w:eastAsia="Georgia" w:hAnsi="Georgia" w:cs="Georgia"/>
          <w:spacing w:val="-1"/>
          <w:sz w:val="19"/>
          <w:szCs w:val="19"/>
        </w:rPr>
        <w:t xml:space="preserve"> </w:t>
      </w:r>
      <w:r>
        <w:rPr>
          <w:rFonts w:ascii="Georgia" w:eastAsia="Georgia" w:hAnsi="Georgia" w:cs="Georgia"/>
          <w:sz w:val="19"/>
          <w:szCs w:val="19"/>
        </w:rPr>
        <w:t>the</w:t>
      </w:r>
      <w:r>
        <w:rPr>
          <w:rFonts w:ascii="Georgia" w:eastAsia="Georgia" w:hAnsi="Georgia" w:cs="Georgia"/>
          <w:spacing w:val="1"/>
          <w:sz w:val="19"/>
          <w:szCs w:val="19"/>
        </w:rPr>
        <w:t xml:space="preserve"> </w:t>
      </w:r>
      <w:r>
        <w:rPr>
          <w:rFonts w:ascii="Georgia" w:eastAsia="Georgia" w:hAnsi="Georgia" w:cs="Georgia"/>
          <w:w w:val="102"/>
          <w:sz w:val="19"/>
          <w:szCs w:val="19"/>
        </w:rPr>
        <w:t xml:space="preserve">leading </w:t>
      </w:r>
      <w:r>
        <w:rPr>
          <w:rFonts w:ascii="Georgia" w:eastAsia="Georgia" w:hAnsi="Georgia" w:cs="Georgia"/>
          <w:sz w:val="19"/>
          <w:szCs w:val="19"/>
        </w:rPr>
        <w:t>open-source</w:t>
      </w:r>
      <w:r>
        <w:rPr>
          <w:rFonts w:ascii="Georgia" w:eastAsia="Georgia" w:hAnsi="Georgia" w:cs="Georgia"/>
          <w:spacing w:val="14"/>
          <w:sz w:val="19"/>
          <w:szCs w:val="19"/>
        </w:rPr>
        <w:t xml:space="preserve"> </w:t>
      </w:r>
      <w:r>
        <w:rPr>
          <w:rFonts w:ascii="Georgia" w:eastAsia="Georgia" w:hAnsi="Georgia" w:cs="Georgia"/>
          <w:sz w:val="19"/>
          <w:szCs w:val="19"/>
        </w:rPr>
        <w:t>development</w:t>
      </w:r>
      <w:r>
        <w:rPr>
          <w:rFonts w:ascii="Georgia" w:eastAsia="Georgia" w:hAnsi="Georgia" w:cs="Georgia"/>
          <w:spacing w:val="15"/>
          <w:sz w:val="19"/>
          <w:szCs w:val="19"/>
        </w:rPr>
        <w:t xml:space="preserve"> </w:t>
      </w:r>
      <w:r>
        <w:rPr>
          <w:rFonts w:ascii="Georgia" w:eastAsia="Georgia" w:hAnsi="Georgia" w:cs="Georgia"/>
          <w:sz w:val="19"/>
          <w:szCs w:val="19"/>
        </w:rPr>
        <w:t>system</w:t>
      </w:r>
      <w:r>
        <w:rPr>
          <w:rFonts w:ascii="Georgia" w:eastAsia="Georgia" w:hAnsi="Georgia" w:cs="Georgia"/>
          <w:spacing w:val="5"/>
          <w:sz w:val="19"/>
          <w:szCs w:val="19"/>
        </w:rPr>
        <w:t xml:space="preserve"> </w:t>
      </w:r>
      <w:r>
        <w:rPr>
          <w:rFonts w:ascii="Georgia" w:eastAsia="Georgia" w:hAnsi="Georgia" w:cs="Georgia"/>
          <w:sz w:val="19"/>
          <w:szCs w:val="19"/>
        </w:rPr>
        <w:t>for</w:t>
      </w:r>
      <w:r>
        <w:rPr>
          <w:rFonts w:ascii="Georgia" w:eastAsia="Georgia" w:hAnsi="Georgia" w:cs="Georgia"/>
          <w:spacing w:val="-2"/>
          <w:sz w:val="19"/>
          <w:szCs w:val="19"/>
        </w:rPr>
        <w:t xml:space="preserve"> </w:t>
      </w:r>
      <w:r>
        <w:rPr>
          <w:rFonts w:ascii="Georgia" w:eastAsia="Georgia" w:hAnsi="Georgia" w:cs="Georgia"/>
          <w:sz w:val="19"/>
          <w:szCs w:val="19"/>
        </w:rPr>
        <w:t>medical</w:t>
      </w:r>
      <w:r>
        <w:rPr>
          <w:rFonts w:ascii="Georgia" w:eastAsia="Georgia" w:hAnsi="Georgia" w:cs="Georgia"/>
          <w:spacing w:val="6"/>
          <w:sz w:val="19"/>
          <w:szCs w:val="19"/>
        </w:rPr>
        <w:t xml:space="preserve"> </w:t>
      </w:r>
      <w:r>
        <w:rPr>
          <w:rFonts w:ascii="Georgia" w:eastAsia="Georgia" w:hAnsi="Georgia" w:cs="Georgia"/>
          <w:sz w:val="19"/>
          <w:szCs w:val="19"/>
        </w:rPr>
        <w:t>image</w:t>
      </w:r>
      <w:r>
        <w:rPr>
          <w:rFonts w:ascii="Georgia" w:eastAsia="Georgia" w:hAnsi="Georgia" w:cs="Georgia"/>
          <w:spacing w:val="3"/>
          <w:sz w:val="19"/>
          <w:szCs w:val="19"/>
        </w:rPr>
        <w:t xml:space="preserve"> </w:t>
      </w:r>
      <w:r>
        <w:rPr>
          <w:rFonts w:ascii="Georgia" w:eastAsia="Georgia" w:hAnsi="Georgia" w:cs="Georgia"/>
          <w:sz w:val="19"/>
          <w:szCs w:val="19"/>
        </w:rPr>
        <w:t>analysis,</w:t>
      </w:r>
      <w:r>
        <w:rPr>
          <w:rFonts w:ascii="Georgia" w:eastAsia="Georgia" w:hAnsi="Georgia" w:cs="Georgia"/>
          <w:spacing w:val="9"/>
          <w:sz w:val="19"/>
          <w:szCs w:val="19"/>
        </w:rPr>
        <w:t xml:space="preserve"> </w:t>
      </w:r>
      <w:r>
        <w:rPr>
          <w:rFonts w:ascii="Georgia" w:eastAsia="Georgia" w:hAnsi="Georgia" w:cs="Georgia"/>
          <w:sz w:val="19"/>
          <w:szCs w:val="19"/>
        </w:rPr>
        <w:t>and</w:t>
      </w:r>
      <w:r>
        <w:rPr>
          <w:rFonts w:ascii="Georgia" w:eastAsia="Georgia" w:hAnsi="Georgia" w:cs="Georgia"/>
          <w:spacing w:val="-1"/>
          <w:sz w:val="19"/>
          <w:szCs w:val="19"/>
        </w:rPr>
        <w:t xml:space="preserve"> </w:t>
      </w:r>
      <w:r>
        <w:rPr>
          <w:rFonts w:ascii="Georgia" w:eastAsia="Georgia" w:hAnsi="Georgia" w:cs="Georgia"/>
          <w:sz w:val="19"/>
          <w:szCs w:val="19"/>
        </w:rPr>
        <w:t>in</w:t>
      </w:r>
      <w:r>
        <w:rPr>
          <w:rFonts w:ascii="Georgia" w:eastAsia="Georgia" w:hAnsi="Georgia" w:cs="Georgia"/>
          <w:spacing w:val="-2"/>
          <w:sz w:val="19"/>
          <w:szCs w:val="19"/>
        </w:rPr>
        <w:t xml:space="preserve"> </w:t>
      </w:r>
      <w:r>
        <w:rPr>
          <w:rFonts w:ascii="Georgia" w:eastAsia="Georgia" w:hAnsi="Georgia" w:cs="Georgia"/>
          <w:sz w:val="19"/>
          <w:szCs w:val="19"/>
        </w:rPr>
        <w:t>recognition</w:t>
      </w:r>
      <w:r>
        <w:rPr>
          <w:rFonts w:ascii="Georgia" w:eastAsia="Georgia" w:hAnsi="Georgia" w:cs="Georgia"/>
          <w:spacing w:val="12"/>
          <w:sz w:val="19"/>
          <w:szCs w:val="19"/>
        </w:rPr>
        <w:t xml:space="preserve"> </w:t>
      </w:r>
      <w:r>
        <w:rPr>
          <w:rFonts w:ascii="Georgia" w:eastAsia="Georgia" w:hAnsi="Georgia" w:cs="Georgia"/>
          <w:sz w:val="19"/>
          <w:szCs w:val="19"/>
        </w:rPr>
        <w:t>of</w:t>
      </w:r>
      <w:r>
        <w:rPr>
          <w:rFonts w:ascii="Georgia" w:eastAsia="Georgia" w:hAnsi="Georgia" w:cs="Georgia"/>
          <w:spacing w:val="-4"/>
          <w:sz w:val="19"/>
          <w:szCs w:val="19"/>
        </w:rPr>
        <w:t xml:space="preserve"> </w:t>
      </w:r>
      <w:r>
        <w:rPr>
          <w:rFonts w:ascii="Georgia" w:eastAsia="Georgia" w:hAnsi="Georgia" w:cs="Georgia"/>
          <w:sz w:val="19"/>
          <w:szCs w:val="19"/>
        </w:rPr>
        <w:t>this</w:t>
      </w:r>
      <w:r>
        <w:rPr>
          <w:rFonts w:ascii="Georgia" w:eastAsia="Georgia" w:hAnsi="Georgia" w:cs="Georgia"/>
          <w:spacing w:val="-1"/>
          <w:sz w:val="19"/>
          <w:szCs w:val="19"/>
        </w:rPr>
        <w:t xml:space="preserve"> </w:t>
      </w:r>
      <w:r>
        <w:rPr>
          <w:rFonts w:ascii="Georgia" w:eastAsia="Georgia" w:hAnsi="Georgia" w:cs="Georgia"/>
          <w:sz w:val="19"/>
          <w:szCs w:val="19"/>
        </w:rPr>
        <w:t>project’s</w:t>
      </w:r>
      <w:r>
        <w:rPr>
          <w:rFonts w:ascii="Georgia" w:eastAsia="Georgia" w:hAnsi="Georgia" w:cs="Georgia"/>
          <w:spacing w:val="7"/>
          <w:sz w:val="19"/>
          <w:szCs w:val="19"/>
        </w:rPr>
        <w:t xml:space="preserve"> </w:t>
      </w:r>
      <w:r>
        <w:rPr>
          <w:rFonts w:ascii="Georgia" w:eastAsia="Georgia" w:hAnsi="Georgia" w:cs="Georgia"/>
          <w:sz w:val="19"/>
          <w:szCs w:val="19"/>
        </w:rPr>
        <w:t>value</w:t>
      </w:r>
      <w:r>
        <w:rPr>
          <w:rFonts w:ascii="Georgia" w:eastAsia="Georgia" w:hAnsi="Georgia" w:cs="Georgia"/>
          <w:spacing w:val="4"/>
          <w:sz w:val="19"/>
          <w:szCs w:val="19"/>
        </w:rPr>
        <w:t xml:space="preserve"> </w:t>
      </w:r>
      <w:r>
        <w:rPr>
          <w:rFonts w:ascii="Georgia" w:eastAsia="Georgia" w:hAnsi="Georgia" w:cs="Georgia"/>
          <w:sz w:val="19"/>
          <w:szCs w:val="19"/>
        </w:rPr>
        <w:t>to</w:t>
      </w:r>
      <w:r>
        <w:rPr>
          <w:rFonts w:ascii="Georgia" w:eastAsia="Georgia" w:hAnsi="Georgia" w:cs="Georgia"/>
          <w:spacing w:val="-4"/>
          <w:sz w:val="19"/>
          <w:szCs w:val="19"/>
        </w:rPr>
        <w:t xml:space="preserve"> </w:t>
      </w:r>
      <w:r>
        <w:rPr>
          <w:rFonts w:ascii="Georgia" w:eastAsia="Georgia" w:hAnsi="Georgia" w:cs="Georgia"/>
          <w:sz w:val="19"/>
          <w:szCs w:val="19"/>
        </w:rPr>
        <w:t>the</w:t>
      </w:r>
      <w:r>
        <w:rPr>
          <w:rFonts w:ascii="Georgia" w:eastAsia="Georgia" w:hAnsi="Georgia" w:cs="Georgia"/>
          <w:spacing w:val="-2"/>
          <w:sz w:val="19"/>
          <w:szCs w:val="19"/>
        </w:rPr>
        <w:t xml:space="preserve"> </w:t>
      </w:r>
      <w:r>
        <w:rPr>
          <w:rFonts w:ascii="Georgia" w:eastAsia="Georgia" w:hAnsi="Georgia" w:cs="Georgia"/>
          <w:sz w:val="19"/>
          <w:szCs w:val="19"/>
        </w:rPr>
        <w:t>field,</w:t>
      </w:r>
      <w:r>
        <w:rPr>
          <w:rFonts w:ascii="Georgia" w:eastAsia="Georgia" w:hAnsi="Georgia" w:cs="Georgia"/>
          <w:spacing w:val="3"/>
          <w:sz w:val="19"/>
          <w:szCs w:val="19"/>
        </w:rPr>
        <w:t xml:space="preserve"> </w:t>
      </w:r>
      <w:r>
        <w:rPr>
          <w:rFonts w:ascii="Georgia" w:eastAsia="Georgia" w:hAnsi="Georgia" w:cs="Georgia"/>
          <w:sz w:val="19"/>
          <w:szCs w:val="19"/>
        </w:rPr>
        <w:t>ITK</w:t>
      </w:r>
      <w:r>
        <w:rPr>
          <w:rFonts w:ascii="Georgia" w:eastAsia="Georgia" w:hAnsi="Georgia" w:cs="Georgia"/>
          <w:spacing w:val="-1"/>
          <w:sz w:val="19"/>
          <w:szCs w:val="19"/>
        </w:rPr>
        <w:t xml:space="preserve"> </w:t>
      </w:r>
      <w:r>
        <w:rPr>
          <w:rFonts w:ascii="Georgia" w:eastAsia="Georgia" w:hAnsi="Georgia" w:cs="Georgia"/>
          <w:sz w:val="19"/>
          <w:szCs w:val="19"/>
        </w:rPr>
        <w:t>will</w:t>
      </w:r>
      <w:r>
        <w:rPr>
          <w:rFonts w:ascii="Georgia" w:eastAsia="Georgia" w:hAnsi="Georgia" w:cs="Georgia"/>
          <w:spacing w:val="-1"/>
          <w:sz w:val="19"/>
          <w:szCs w:val="19"/>
        </w:rPr>
        <w:t xml:space="preserve"> </w:t>
      </w:r>
      <w:r>
        <w:rPr>
          <w:rFonts w:ascii="Georgia" w:eastAsia="Georgia" w:hAnsi="Georgia" w:cs="Georgia"/>
          <w:w w:val="102"/>
          <w:sz w:val="19"/>
          <w:szCs w:val="19"/>
        </w:rPr>
        <w:t xml:space="preserve">lend </w:t>
      </w:r>
      <w:r>
        <w:rPr>
          <w:rFonts w:ascii="Georgia" w:eastAsia="Georgia" w:hAnsi="Georgia" w:cs="Georgia"/>
          <w:sz w:val="19"/>
          <w:szCs w:val="19"/>
        </w:rPr>
        <w:t>its</w:t>
      </w:r>
      <w:r>
        <w:rPr>
          <w:rFonts w:ascii="Georgia" w:eastAsia="Georgia" w:hAnsi="Georgia" w:cs="Georgia"/>
          <w:spacing w:val="13"/>
          <w:sz w:val="19"/>
          <w:szCs w:val="19"/>
        </w:rPr>
        <w:t xml:space="preserve"> </w:t>
      </w:r>
      <w:r>
        <w:rPr>
          <w:rFonts w:ascii="Georgia" w:eastAsia="Georgia" w:hAnsi="Georgia" w:cs="Georgia"/>
          <w:sz w:val="19"/>
          <w:szCs w:val="19"/>
        </w:rPr>
        <w:t>infrastructure</w:t>
      </w:r>
      <w:r>
        <w:rPr>
          <w:rFonts w:ascii="Georgia" w:eastAsia="Georgia" w:hAnsi="Georgia" w:cs="Georgia"/>
          <w:spacing w:val="32"/>
          <w:sz w:val="19"/>
          <w:szCs w:val="19"/>
        </w:rPr>
        <w:t xml:space="preserve"> </w:t>
      </w:r>
      <w:r>
        <w:rPr>
          <w:rFonts w:ascii="Georgia" w:eastAsia="Georgia" w:hAnsi="Georgia" w:cs="Georgia"/>
          <w:sz w:val="19"/>
          <w:szCs w:val="19"/>
        </w:rPr>
        <w:t>to</w:t>
      </w:r>
      <w:r>
        <w:rPr>
          <w:rFonts w:ascii="Georgia" w:eastAsia="Georgia" w:hAnsi="Georgia" w:cs="Georgia"/>
          <w:spacing w:val="13"/>
          <w:sz w:val="19"/>
          <w:szCs w:val="19"/>
        </w:rPr>
        <w:t xml:space="preserve"> </w:t>
      </w:r>
      <w:r>
        <w:rPr>
          <w:rFonts w:ascii="Georgia" w:eastAsia="Georgia" w:hAnsi="Georgia" w:cs="Georgia"/>
          <w:sz w:val="19"/>
          <w:szCs w:val="19"/>
        </w:rPr>
        <w:t>provide</w:t>
      </w:r>
      <w:r>
        <w:rPr>
          <w:rFonts w:ascii="Georgia" w:eastAsia="Georgia" w:hAnsi="Georgia" w:cs="Georgia"/>
          <w:spacing w:val="22"/>
          <w:sz w:val="19"/>
          <w:szCs w:val="19"/>
        </w:rPr>
        <w:t xml:space="preserve"> </w:t>
      </w:r>
      <w:r>
        <w:rPr>
          <w:rFonts w:ascii="Georgia" w:eastAsia="Georgia" w:hAnsi="Georgia" w:cs="Georgia"/>
          <w:sz w:val="19"/>
          <w:szCs w:val="19"/>
        </w:rPr>
        <w:t>long-term</w:t>
      </w:r>
      <w:r>
        <w:rPr>
          <w:rFonts w:ascii="Georgia" w:eastAsia="Georgia" w:hAnsi="Georgia" w:cs="Georgia"/>
          <w:spacing w:val="27"/>
          <w:sz w:val="19"/>
          <w:szCs w:val="19"/>
        </w:rPr>
        <w:t xml:space="preserve"> </w:t>
      </w:r>
      <w:r>
        <w:rPr>
          <w:rFonts w:ascii="Georgia" w:eastAsia="Georgia" w:hAnsi="Georgia" w:cs="Georgia"/>
          <w:sz w:val="19"/>
          <w:szCs w:val="19"/>
        </w:rPr>
        <w:t>hosting</w:t>
      </w:r>
      <w:r>
        <w:rPr>
          <w:rFonts w:ascii="Georgia" w:eastAsia="Georgia" w:hAnsi="Georgia" w:cs="Georgia"/>
          <w:spacing w:val="21"/>
          <w:sz w:val="19"/>
          <w:szCs w:val="19"/>
        </w:rPr>
        <w:t xml:space="preserve"> </w:t>
      </w:r>
      <w:r>
        <w:rPr>
          <w:rFonts w:ascii="Georgia" w:eastAsia="Georgia" w:hAnsi="Georgia" w:cs="Georgia"/>
          <w:sz w:val="19"/>
          <w:szCs w:val="19"/>
        </w:rPr>
        <w:t>services</w:t>
      </w:r>
      <w:r>
        <w:rPr>
          <w:rFonts w:ascii="Georgia" w:eastAsia="Georgia" w:hAnsi="Georgia" w:cs="Georgia"/>
          <w:spacing w:val="23"/>
          <w:sz w:val="19"/>
          <w:szCs w:val="19"/>
        </w:rPr>
        <w:t xml:space="preserve"> </w:t>
      </w:r>
      <w:r>
        <w:rPr>
          <w:rFonts w:ascii="Georgia" w:eastAsia="Georgia" w:hAnsi="Georgia" w:cs="Georgia"/>
          <w:sz w:val="19"/>
          <w:szCs w:val="19"/>
        </w:rPr>
        <w:t>for</w:t>
      </w:r>
      <w:r>
        <w:rPr>
          <w:rFonts w:ascii="Georgia" w:eastAsia="Georgia" w:hAnsi="Georgia" w:cs="Georgia"/>
          <w:spacing w:val="14"/>
          <w:sz w:val="19"/>
          <w:szCs w:val="19"/>
        </w:rPr>
        <w:t xml:space="preserve"> </w:t>
      </w:r>
      <w:r>
        <w:rPr>
          <w:rFonts w:ascii="Georgia" w:eastAsia="Georgia" w:hAnsi="Georgia" w:cs="Georgia"/>
          <w:sz w:val="19"/>
          <w:szCs w:val="19"/>
        </w:rPr>
        <w:t>the</w:t>
      </w:r>
      <w:r>
        <w:rPr>
          <w:rFonts w:ascii="Georgia" w:eastAsia="Georgia" w:hAnsi="Georgia" w:cs="Georgia"/>
          <w:spacing w:val="15"/>
          <w:sz w:val="19"/>
          <w:szCs w:val="19"/>
        </w:rPr>
        <w:t xml:space="preserve"> </w:t>
      </w:r>
      <w:r>
        <w:rPr>
          <w:rFonts w:ascii="Georgia" w:eastAsia="Georgia" w:hAnsi="Georgia" w:cs="Georgia"/>
          <w:sz w:val="19"/>
          <w:szCs w:val="19"/>
        </w:rPr>
        <w:t>developed</w:t>
      </w:r>
      <w:r>
        <w:rPr>
          <w:rFonts w:ascii="Georgia" w:eastAsia="Georgia" w:hAnsi="Georgia" w:cs="Georgia"/>
          <w:spacing w:val="26"/>
          <w:sz w:val="19"/>
          <w:szCs w:val="19"/>
        </w:rPr>
        <w:t xml:space="preserve"> </w:t>
      </w:r>
      <w:r>
        <w:rPr>
          <w:rFonts w:ascii="Georgia" w:eastAsia="Georgia" w:hAnsi="Georgia" w:cs="Georgia"/>
          <w:sz w:val="19"/>
          <w:szCs w:val="19"/>
        </w:rPr>
        <w:t>resources</w:t>
      </w:r>
      <w:r>
        <w:rPr>
          <w:rFonts w:ascii="Georgia" w:eastAsia="Georgia" w:hAnsi="Georgia" w:cs="Georgia"/>
          <w:spacing w:val="25"/>
          <w:sz w:val="19"/>
          <w:szCs w:val="19"/>
        </w:rPr>
        <w:t xml:space="preserve"> </w:t>
      </w:r>
      <w:r>
        <w:rPr>
          <w:rFonts w:ascii="Georgia" w:eastAsia="Georgia" w:hAnsi="Georgia" w:cs="Georgia"/>
          <w:sz w:val="19"/>
          <w:szCs w:val="19"/>
        </w:rPr>
        <w:t>as</w:t>
      </w:r>
      <w:r>
        <w:rPr>
          <w:rFonts w:ascii="Georgia" w:eastAsia="Georgia" w:hAnsi="Georgia" w:cs="Georgia"/>
          <w:spacing w:val="14"/>
          <w:sz w:val="19"/>
          <w:szCs w:val="19"/>
        </w:rPr>
        <w:t xml:space="preserve"> </w:t>
      </w:r>
      <w:r>
        <w:rPr>
          <w:rFonts w:ascii="Georgia" w:eastAsia="Georgia" w:hAnsi="Georgia" w:cs="Georgia"/>
          <w:sz w:val="19"/>
          <w:szCs w:val="19"/>
        </w:rPr>
        <w:t>well</w:t>
      </w:r>
      <w:r>
        <w:rPr>
          <w:rFonts w:ascii="Georgia" w:eastAsia="Georgia" w:hAnsi="Georgia" w:cs="Georgia"/>
          <w:spacing w:val="16"/>
          <w:sz w:val="19"/>
          <w:szCs w:val="19"/>
        </w:rPr>
        <w:t xml:space="preserve"> </w:t>
      </w:r>
      <w:r>
        <w:rPr>
          <w:rFonts w:ascii="Georgia" w:eastAsia="Georgia" w:hAnsi="Georgia" w:cs="Georgia"/>
          <w:sz w:val="19"/>
          <w:szCs w:val="19"/>
        </w:rPr>
        <w:t>as</w:t>
      </w:r>
      <w:r>
        <w:rPr>
          <w:rFonts w:ascii="Georgia" w:eastAsia="Georgia" w:hAnsi="Georgia" w:cs="Georgia"/>
          <w:spacing w:val="14"/>
          <w:sz w:val="19"/>
          <w:szCs w:val="19"/>
        </w:rPr>
        <w:t xml:space="preserve"> </w:t>
      </w:r>
      <w:r>
        <w:rPr>
          <w:rFonts w:ascii="Georgia" w:eastAsia="Georgia" w:hAnsi="Georgia" w:cs="Georgia"/>
          <w:sz w:val="19"/>
          <w:szCs w:val="19"/>
        </w:rPr>
        <w:t>incorporate</w:t>
      </w:r>
      <w:r>
        <w:rPr>
          <w:rFonts w:ascii="Georgia" w:eastAsia="Georgia" w:hAnsi="Georgia" w:cs="Georgia"/>
          <w:spacing w:val="28"/>
          <w:sz w:val="19"/>
          <w:szCs w:val="19"/>
        </w:rPr>
        <w:t xml:space="preserve"> </w:t>
      </w:r>
      <w:r>
        <w:rPr>
          <w:rFonts w:ascii="Georgia" w:eastAsia="Georgia" w:hAnsi="Georgia" w:cs="Georgia"/>
          <w:sz w:val="19"/>
          <w:szCs w:val="19"/>
        </w:rPr>
        <w:t>ITK-Lung</w:t>
      </w:r>
      <w:r>
        <w:rPr>
          <w:rFonts w:ascii="Georgia" w:eastAsia="Georgia" w:hAnsi="Georgia" w:cs="Georgia"/>
          <w:spacing w:val="27"/>
          <w:sz w:val="19"/>
          <w:szCs w:val="19"/>
        </w:rPr>
        <w:t xml:space="preserve"> </w:t>
      </w:r>
      <w:r>
        <w:rPr>
          <w:rFonts w:ascii="Georgia" w:eastAsia="Georgia" w:hAnsi="Georgia" w:cs="Georgia"/>
          <w:w w:val="102"/>
          <w:sz w:val="19"/>
          <w:szCs w:val="19"/>
        </w:rPr>
        <w:t xml:space="preserve">training </w:t>
      </w:r>
      <w:r>
        <w:rPr>
          <w:rFonts w:ascii="Georgia" w:eastAsia="Georgia" w:hAnsi="Georgia" w:cs="Georgia"/>
          <w:sz w:val="19"/>
          <w:szCs w:val="19"/>
        </w:rPr>
        <w:t>into</w:t>
      </w:r>
      <w:r>
        <w:rPr>
          <w:rFonts w:ascii="Georgia" w:eastAsia="Georgia" w:hAnsi="Georgia" w:cs="Georgia"/>
          <w:spacing w:val="20"/>
          <w:sz w:val="19"/>
          <w:szCs w:val="19"/>
        </w:rPr>
        <w:t xml:space="preserve"> </w:t>
      </w:r>
      <w:r>
        <w:rPr>
          <w:rFonts w:ascii="Georgia" w:eastAsia="Georgia" w:hAnsi="Georgia" w:cs="Georgia"/>
          <w:sz w:val="19"/>
          <w:szCs w:val="19"/>
        </w:rPr>
        <w:t>its</w:t>
      </w:r>
      <w:r>
        <w:rPr>
          <w:rFonts w:ascii="Georgia" w:eastAsia="Georgia" w:hAnsi="Georgia" w:cs="Georgia"/>
          <w:spacing w:val="17"/>
          <w:sz w:val="19"/>
          <w:szCs w:val="19"/>
        </w:rPr>
        <w:t xml:space="preserve"> </w:t>
      </w:r>
      <w:r>
        <w:rPr>
          <w:rFonts w:ascii="Georgia" w:eastAsia="Georgia" w:hAnsi="Georgia" w:cs="Georgia"/>
          <w:sz w:val="19"/>
          <w:szCs w:val="19"/>
        </w:rPr>
        <w:t>educational</w:t>
      </w:r>
      <w:r>
        <w:rPr>
          <w:rFonts w:ascii="Georgia" w:eastAsia="Georgia" w:hAnsi="Georgia" w:cs="Georgia"/>
          <w:spacing w:val="33"/>
          <w:sz w:val="19"/>
          <w:szCs w:val="19"/>
        </w:rPr>
        <w:t xml:space="preserve"> </w:t>
      </w:r>
      <w:r>
        <w:rPr>
          <w:rFonts w:ascii="Georgia" w:eastAsia="Georgia" w:hAnsi="Georgia" w:cs="Georgia"/>
          <w:sz w:val="19"/>
          <w:szCs w:val="19"/>
        </w:rPr>
        <w:t>programs</w:t>
      </w:r>
      <w:r>
        <w:rPr>
          <w:rFonts w:ascii="Georgia" w:eastAsia="Georgia" w:hAnsi="Georgia" w:cs="Georgia"/>
          <w:spacing w:val="29"/>
          <w:sz w:val="19"/>
          <w:szCs w:val="19"/>
        </w:rPr>
        <w:t xml:space="preserve"> </w:t>
      </w:r>
      <w:r>
        <w:rPr>
          <w:rFonts w:ascii="Georgia" w:eastAsia="Georgia" w:hAnsi="Georgia" w:cs="Georgia"/>
          <w:sz w:val="19"/>
          <w:szCs w:val="19"/>
        </w:rPr>
        <w:t>that</w:t>
      </w:r>
      <w:r>
        <w:rPr>
          <w:rFonts w:ascii="Georgia" w:eastAsia="Georgia" w:hAnsi="Georgia" w:cs="Georgia"/>
          <w:spacing w:val="20"/>
          <w:sz w:val="19"/>
          <w:szCs w:val="19"/>
        </w:rPr>
        <w:t xml:space="preserve"> </w:t>
      </w:r>
      <w:r>
        <w:rPr>
          <w:rFonts w:ascii="Georgia" w:eastAsia="Georgia" w:hAnsi="Georgia" w:cs="Georgia"/>
          <w:sz w:val="19"/>
          <w:szCs w:val="19"/>
        </w:rPr>
        <w:t>are</w:t>
      </w:r>
      <w:r>
        <w:rPr>
          <w:rFonts w:ascii="Georgia" w:eastAsia="Georgia" w:hAnsi="Georgia" w:cs="Georgia"/>
          <w:spacing w:val="18"/>
          <w:sz w:val="19"/>
          <w:szCs w:val="19"/>
        </w:rPr>
        <w:t xml:space="preserve"> </w:t>
      </w:r>
      <w:r>
        <w:rPr>
          <w:rFonts w:ascii="Georgia" w:eastAsia="Georgia" w:hAnsi="Georgia" w:cs="Georgia"/>
          <w:sz w:val="19"/>
          <w:szCs w:val="19"/>
        </w:rPr>
        <w:t>offered</w:t>
      </w:r>
      <w:r>
        <w:rPr>
          <w:rFonts w:ascii="Georgia" w:eastAsia="Georgia" w:hAnsi="Georgia" w:cs="Georgia"/>
          <w:spacing w:val="25"/>
          <w:sz w:val="19"/>
          <w:szCs w:val="19"/>
        </w:rPr>
        <w:t xml:space="preserve"> </w:t>
      </w:r>
      <w:r>
        <w:rPr>
          <w:rFonts w:ascii="Georgia" w:eastAsia="Georgia" w:hAnsi="Georgia" w:cs="Georgia"/>
          <w:sz w:val="19"/>
          <w:szCs w:val="19"/>
        </w:rPr>
        <w:t>in</w:t>
      </w:r>
      <w:r>
        <w:rPr>
          <w:rFonts w:ascii="Georgia" w:eastAsia="Georgia" w:hAnsi="Georgia" w:cs="Georgia"/>
          <w:spacing w:val="18"/>
          <w:sz w:val="19"/>
          <w:szCs w:val="19"/>
        </w:rPr>
        <w:t xml:space="preserve"> </w:t>
      </w:r>
      <w:r>
        <w:rPr>
          <w:rFonts w:ascii="Georgia" w:eastAsia="Georgia" w:hAnsi="Georgia" w:cs="Georgia"/>
          <w:sz w:val="19"/>
          <w:szCs w:val="19"/>
        </w:rPr>
        <w:t>conjunction</w:t>
      </w:r>
      <w:r>
        <w:rPr>
          <w:rFonts w:ascii="Georgia" w:eastAsia="Georgia" w:hAnsi="Georgia" w:cs="Georgia"/>
          <w:spacing w:val="33"/>
          <w:sz w:val="19"/>
          <w:szCs w:val="19"/>
        </w:rPr>
        <w:t xml:space="preserve"> </w:t>
      </w:r>
      <w:r>
        <w:rPr>
          <w:rFonts w:ascii="Georgia" w:eastAsia="Georgia" w:hAnsi="Georgia" w:cs="Georgia"/>
          <w:sz w:val="19"/>
          <w:szCs w:val="19"/>
        </w:rPr>
        <w:t>with</w:t>
      </w:r>
      <w:r>
        <w:rPr>
          <w:rFonts w:ascii="Georgia" w:eastAsia="Georgia" w:hAnsi="Georgia" w:cs="Georgia"/>
          <w:spacing w:val="20"/>
          <w:sz w:val="19"/>
          <w:szCs w:val="19"/>
        </w:rPr>
        <w:t xml:space="preserve"> </w:t>
      </w:r>
      <w:r>
        <w:rPr>
          <w:rFonts w:ascii="Georgia" w:eastAsia="Georgia" w:hAnsi="Georgia" w:cs="Georgia"/>
          <w:sz w:val="19"/>
          <w:szCs w:val="19"/>
        </w:rPr>
        <w:t>major</w:t>
      </w:r>
      <w:r>
        <w:rPr>
          <w:rFonts w:ascii="Georgia" w:eastAsia="Georgia" w:hAnsi="Georgia" w:cs="Georgia"/>
          <w:spacing w:val="23"/>
          <w:sz w:val="19"/>
          <w:szCs w:val="19"/>
        </w:rPr>
        <w:t xml:space="preserve"> </w:t>
      </w:r>
      <w:r>
        <w:rPr>
          <w:rFonts w:ascii="Georgia" w:eastAsia="Georgia" w:hAnsi="Georgia" w:cs="Georgia"/>
          <w:sz w:val="19"/>
          <w:szCs w:val="19"/>
        </w:rPr>
        <w:t>scientific</w:t>
      </w:r>
      <w:r>
        <w:rPr>
          <w:rFonts w:ascii="Georgia" w:eastAsia="Georgia" w:hAnsi="Georgia" w:cs="Georgia"/>
          <w:spacing w:val="28"/>
          <w:sz w:val="19"/>
          <w:szCs w:val="19"/>
        </w:rPr>
        <w:t xml:space="preserve"> </w:t>
      </w:r>
      <w:r>
        <w:rPr>
          <w:rFonts w:ascii="Georgia" w:eastAsia="Georgia" w:hAnsi="Georgia" w:cs="Georgia"/>
          <w:sz w:val="19"/>
          <w:szCs w:val="19"/>
        </w:rPr>
        <w:t>(e.g.,</w:t>
      </w:r>
      <w:r>
        <w:rPr>
          <w:rFonts w:ascii="Georgia" w:eastAsia="Georgia" w:hAnsi="Georgia" w:cs="Georgia"/>
          <w:spacing w:val="24"/>
          <w:sz w:val="19"/>
          <w:szCs w:val="19"/>
        </w:rPr>
        <w:t xml:space="preserve"> </w:t>
      </w:r>
      <w:r>
        <w:rPr>
          <w:rFonts w:ascii="Georgia" w:eastAsia="Georgia" w:hAnsi="Georgia" w:cs="Georgia"/>
          <w:sz w:val="19"/>
          <w:szCs w:val="19"/>
        </w:rPr>
        <w:t>annual</w:t>
      </w:r>
      <w:r>
        <w:rPr>
          <w:rFonts w:ascii="Georgia" w:eastAsia="Georgia" w:hAnsi="Georgia" w:cs="Georgia"/>
          <w:spacing w:val="25"/>
          <w:sz w:val="19"/>
          <w:szCs w:val="19"/>
        </w:rPr>
        <w:t xml:space="preserve"> </w:t>
      </w:r>
      <w:r>
        <w:rPr>
          <w:rFonts w:ascii="Georgia" w:eastAsia="Georgia" w:hAnsi="Georgia" w:cs="Georgia"/>
          <w:sz w:val="19"/>
          <w:szCs w:val="19"/>
        </w:rPr>
        <w:t>International</w:t>
      </w:r>
      <w:r>
        <w:rPr>
          <w:rFonts w:ascii="Georgia" w:eastAsia="Georgia" w:hAnsi="Georgia" w:cs="Georgia"/>
          <w:spacing w:val="35"/>
          <w:sz w:val="19"/>
          <w:szCs w:val="19"/>
        </w:rPr>
        <w:t xml:space="preserve"> </w:t>
      </w:r>
      <w:r>
        <w:rPr>
          <w:rFonts w:ascii="Georgia" w:eastAsia="Georgia" w:hAnsi="Georgia" w:cs="Georgia"/>
          <w:sz w:val="19"/>
          <w:szCs w:val="19"/>
        </w:rPr>
        <w:t>Conference</w:t>
      </w:r>
      <w:r>
        <w:rPr>
          <w:rFonts w:ascii="Georgia" w:eastAsia="Georgia" w:hAnsi="Georgia" w:cs="Georgia"/>
          <w:spacing w:val="32"/>
          <w:sz w:val="19"/>
          <w:szCs w:val="19"/>
        </w:rPr>
        <w:t xml:space="preserve"> </w:t>
      </w:r>
      <w:r>
        <w:rPr>
          <w:rFonts w:ascii="Georgia" w:eastAsia="Georgia" w:hAnsi="Georgia" w:cs="Georgia"/>
          <w:w w:val="102"/>
          <w:sz w:val="19"/>
          <w:szCs w:val="19"/>
        </w:rPr>
        <w:t xml:space="preserve">on </w:t>
      </w:r>
      <w:r>
        <w:rPr>
          <w:rFonts w:ascii="Georgia" w:eastAsia="Georgia" w:hAnsi="Georgia" w:cs="Georgia"/>
          <w:sz w:val="19"/>
          <w:szCs w:val="19"/>
        </w:rPr>
        <w:t>Medical</w:t>
      </w:r>
      <w:r>
        <w:rPr>
          <w:rFonts w:ascii="Georgia" w:eastAsia="Georgia" w:hAnsi="Georgia" w:cs="Georgia"/>
          <w:spacing w:val="14"/>
          <w:sz w:val="19"/>
          <w:szCs w:val="19"/>
        </w:rPr>
        <w:t xml:space="preserve"> </w:t>
      </w:r>
      <w:r>
        <w:rPr>
          <w:rFonts w:ascii="Georgia" w:eastAsia="Georgia" w:hAnsi="Georgia" w:cs="Georgia"/>
          <w:sz w:val="19"/>
          <w:szCs w:val="19"/>
        </w:rPr>
        <w:t>Image</w:t>
      </w:r>
      <w:r>
        <w:rPr>
          <w:rFonts w:ascii="Georgia" w:eastAsia="Georgia" w:hAnsi="Georgia" w:cs="Georgia"/>
          <w:spacing w:val="11"/>
          <w:sz w:val="19"/>
          <w:szCs w:val="19"/>
        </w:rPr>
        <w:t xml:space="preserve"> </w:t>
      </w:r>
      <w:r>
        <w:rPr>
          <w:rFonts w:ascii="Georgia" w:eastAsia="Georgia" w:hAnsi="Georgia" w:cs="Georgia"/>
          <w:sz w:val="19"/>
          <w:szCs w:val="19"/>
        </w:rPr>
        <w:t>Computing</w:t>
      </w:r>
      <w:r>
        <w:rPr>
          <w:rFonts w:ascii="Georgia" w:eastAsia="Georgia" w:hAnsi="Georgia" w:cs="Georgia"/>
          <w:spacing w:val="20"/>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sz w:val="19"/>
          <w:szCs w:val="19"/>
        </w:rPr>
        <w:t>Computer</w:t>
      </w:r>
      <w:r>
        <w:rPr>
          <w:rFonts w:ascii="Georgia" w:eastAsia="Georgia" w:hAnsi="Georgia" w:cs="Georgia"/>
          <w:spacing w:val="18"/>
          <w:sz w:val="19"/>
          <w:szCs w:val="19"/>
        </w:rPr>
        <w:t xml:space="preserve"> </w:t>
      </w:r>
      <w:r>
        <w:rPr>
          <w:rFonts w:ascii="Georgia" w:eastAsia="Georgia" w:hAnsi="Georgia" w:cs="Georgia"/>
          <w:sz w:val="19"/>
          <w:szCs w:val="19"/>
        </w:rPr>
        <w:t>Assisted</w:t>
      </w:r>
      <w:r>
        <w:rPr>
          <w:rFonts w:ascii="Georgia" w:eastAsia="Georgia" w:hAnsi="Georgia" w:cs="Georgia"/>
          <w:spacing w:val="15"/>
          <w:sz w:val="19"/>
          <w:szCs w:val="19"/>
        </w:rPr>
        <w:t xml:space="preserve"> </w:t>
      </w:r>
      <w:r>
        <w:rPr>
          <w:rFonts w:ascii="Georgia" w:eastAsia="Georgia" w:hAnsi="Georgia" w:cs="Georgia"/>
          <w:sz w:val="19"/>
          <w:szCs w:val="19"/>
        </w:rPr>
        <w:t>Intervention)</w:t>
      </w:r>
      <w:r>
        <w:rPr>
          <w:rFonts w:ascii="Georgia" w:eastAsia="Georgia" w:hAnsi="Georgia" w:cs="Georgia"/>
          <w:spacing w:val="23"/>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sz w:val="19"/>
          <w:szCs w:val="19"/>
        </w:rPr>
        <w:t>user</w:t>
      </w:r>
      <w:r>
        <w:rPr>
          <w:rFonts w:ascii="Georgia" w:eastAsia="Georgia" w:hAnsi="Georgia" w:cs="Georgia"/>
          <w:spacing w:val="8"/>
          <w:sz w:val="19"/>
          <w:szCs w:val="19"/>
        </w:rPr>
        <w:t xml:space="preserve"> </w:t>
      </w:r>
      <w:r>
        <w:rPr>
          <w:rFonts w:ascii="Georgia" w:eastAsia="Georgia" w:hAnsi="Georgia" w:cs="Georgia"/>
          <w:sz w:val="19"/>
          <w:szCs w:val="19"/>
        </w:rPr>
        <w:t>forums</w:t>
      </w:r>
      <w:r>
        <w:rPr>
          <w:rFonts w:ascii="Georgia" w:eastAsia="Georgia" w:hAnsi="Georgia" w:cs="Georgia"/>
          <w:spacing w:val="13"/>
          <w:sz w:val="19"/>
          <w:szCs w:val="19"/>
        </w:rPr>
        <w:t xml:space="preserve"> </w:t>
      </w:r>
      <w:r>
        <w:rPr>
          <w:rFonts w:ascii="Georgia" w:eastAsia="Georgia" w:hAnsi="Georgia" w:cs="Georgia"/>
          <w:sz w:val="19"/>
          <w:szCs w:val="19"/>
        </w:rPr>
        <w:t>(e.g.,</w:t>
      </w:r>
      <w:r>
        <w:rPr>
          <w:rFonts w:ascii="Georgia" w:eastAsia="Georgia" w:hAnsi="Georgia" w:cs="Georgia"/>
          <w:spacing w:val="9"/>
          <w:sz w:val="19"/>
          <w:szCs w:val="19"/>
        </w:rPr>
        <w:t xml:space="preserve"> </w:t>
      </w:r>
      <w:proofErr w:type="spellStart"/>
      <w:r>
        <w:rPr>
          <w:rFonts w:ascii="Georgia" w:eastAsia="Georgia" w:hAnsi="Georgia" w:cs="Georgia"/>
          <w:sz w:val="19"/>
          <w:szCs w:val="19"/>
        </w:rPr>
        <w:t>hackathons</w:t>
      </w:r>
      <w:proofErr w:type="spellEnd"/>
      <w:r>
        <w:rPr>
          <w:rFonts w:ascii="Georgia" w:eastAsia="Georgia" w:hAnsi="Georgia" w:cs="Georgia"/>
          <w:sz w:val="19"/>
          <w:szCs w:val="19"/>
        </w:rPr>
        <w:t>);</w:t>
      </w:r>
      <w:r>
        <w:rPr>
          <w:rFonts w:ascii="Georgia" w:eastAsia="Georgia" w:hAnsi="Georgia" w:cs="Georgia"/>
          <w:spacing w:val="23"/>
          <w:sz w:val="19"/>
          <w:szCs w:val="19"/>
        </w:rPr>
        <w:t xml:space="preserve"> </w:t>
      </w:r>
      <w:r>
        <w:rPr>
          <w:rFonts w:ascii="Georgia" w:eastAsia="Georgia" w:hAnsi="Georgia" w:cs="Georgia"/>
          <w:sz w:val="19"/>
          <w:szCs w:val="19"/>
        </w:rPr>
        <w:t>see</w:t>
      </w:r>
      <w:r>
        <w:rPr>
          <w:rFonts w:ascii="Georgia" w:eastAsia="Georgia" w:hAnsi="Georgia" w:cs="Georgia"/>
          <w:spacing w:val="6"/>
          <w:sz w:val="19"/>
          <w:szCs w:val="19"/>
        </w:rPr>
        <w:t xml:space="preserve"> </w:t>
      </w:r>
      <w:proofErr w:type="spellStart"/>
      <w:r>
        <w:rPr>
          <w:rFonts w:ascii="Georgia" w:eastAsia="Georgia" w:hAnsi="Georgia" w:cs="Georgia"/>
          <w:sz w:val="19"/>
          <w:szCs w:val="19"/>
        </w:rPr>
        <w:t>Yoo</w:t>
      </w:r>
      <w:proofErr w:type="spellEnd"/>
      <w:r>
        <w:rPr>
          <w:rFonts w:ascii="Georgia" w:eastAsia="Georgia" w:hAnsi="Georgia" w:cs="Georgia"/>
          <w:spacing w:val="7"/>
          <w:sz w:val="19"/>
          <w:szCs w:val="19"/>
        </w:rPr>
        <w:t xml:space="preserve"> </w:t>
      </w:r>
      <w:r>
        <w:rPr>
          <w:rFonts w:ascii="Georgia" w:eastAsia="Georgia" w:hAnsi="Georgia" w:cs="Georgia"/>
          <w:sz w:val="19"/>
          <w:szCs w:val="19"/>
        </w:rPr>
        <w:t>letter</w:t>
      </w:r>
      <w:r>
        <w:rPr>
          <w:rFonts w:ascii="Georgia" w:eastAsia="Georgia" w:hAnsi="Georgia" w:cs="Georgia"/>
          <w:spacing w:val="10"/>
          <w:sz w:val="19"/>
          <w:szCs w:val="19"/>
        </w:rPr>
        <w:t xml:space="preserve"> </w:t>
      </w:r>
      <w:r>
        <w:rPr>
          <w:rFonts w:ascii="Georgia" w:eastAsia="Georgia" w:hAnsi="Georgia" w:cs="Georgia"/>
          <w:sz w:val="19"/>
          <w:szCs w:val="19"/>
        </w:rPr>
        <w:t>of</w:t>
      </w:r>
      <w:r>
        <w:rPr>
          <w:rFonts w:ascii="Georgia" w:eastAsia="Georgia" w:hAnsi="Georgia" w:cs="Georgia"/>
          <w:spacing w:val="4"/>
          <w:sz w:val="19"/>
          <w:szCs w:val="19"/>
        </w:rPr>
        <w:t xml:space="preserve"> </w:t>
      </w:r>
      <w:r>
        <w:rPr>
          <w:rFonts w:ascii="Georgia" w:eastAsia="Georgia" w:hAnsi="Georgia" w:cs="Georgia"/>
          <w:w w:val="102"/>
          <w:sz w:val="19"/>
          <w:szCs w:val="19"/>
        </w:rPr>
        <w:t xml:space="preserve">support. </w:t>
      </w:r>
      <w:r>
        <w:rPr>
          <w:rFonts w:ascii="Georgia" w:eastAsia="Georgia" w:hAnsi="Georgia" w:cs="Georgia"/>
          <w:sz w:val="19"/>
          <w:szCs w:val="19"/>
        </w:rPr>
        <w:t>Further</w:t>
      </w:r>
      <w:r>
        <w:rPr>
          <w:rFonts w:ascii="Georgia" w:eastAsia="Georgia" w:hAnsi="Georgia" w:cs="Georgia"/>
          <w:spacing w:val="10"/>
          <w:sz w:val="19"/>
          <w:szCs w:val="19"/>
        </w:rPr>
        <w:t xml:space="preserve"> </w:t>
      </w:r>
      <w:r>
        <w:rPr>
          <w:rFonts w:ascii="Georgia" w:eastAsia="Georgia" w:hAnsi="Georgia" w:cs="Georgia"/>
          <w:sz w:val="19"/>
          <w:szCs w:val="19"/>
        </w:rPr>
        <w:t>leveraging</w:t>
      </w:r>
      <w:r>
        <w:rPr>
          <w:rFonts w:ascii="Georgia" w:eastAsia="Georgia" w:hAnsi="Georgia" w:cs="Georgia"/>
          <w:spacing w:val="14"/>
          <w:sz w:val="19"/>
          <w:szCs w:val="19"/>
        </w:rPr>
        <w:t xml:space="preserve"> </w:t>
      </w:r>
      <w:r>
        <w:rPr>
          <w:rFonts w:ascii="Georgia" w:eastAsia="Georgia" w:hAnsi="Georgia" w:cs="Georgia"/>
          <w:sz w:val="19"/>
          <w:szCs w:val="19"/>
        </w:rPr>
        <w:t>of ITK</w:t>
      </w:r>
      <w:r>
        <w:rPr>
          <w:rFonts w:ascii="Georgia" w:eastAsia="Georgia" w:hAnsi="Georgia" w:cs="Georgia"/>
          <w:spacing w:val="3"/>
          <w:sz w:val="19"/>
          <w:szCs w:val="19"/>
        </w:rPr>
        <w:t xml:space="preserve"> </w:t>
      </w:r>
      <w:r>
        <w:rPr>
          <w:rFonts w:ascii="Georgia" w:eastAsia="Georgia" w:hAnsi="Georgia" w:cs="Georgia"/>
          <w:sz w:val="19"/>
          <w:szCs w:val="19"/>
        </w:rPr>
        <w:t>support</w:t>
      </w:r>
      <w:r>
        <w:rPr>
          <w:rFonts w:ascii="Georgia" w:eastAsia="Georgia" w:hAnsi="Georgia" w:cs="Georgia"/>
          <w:spacing w:val="10"/>
          <w:sz w:val="19"/>
          <w:szCs w:val="19"/>
        </w:rPr>
        <w:t xml:space="preserve"> </w:t>
      </w:r>
      <w:r>
        <w:rPr>
          <w:rFonts w:ascii="Georgia" w:eastAsia="Georgia" w:hAnsi="Georgia" w:cs="Georgia"/>
          <w:sz w:val="19"/>
          <w:szCs w:val="19"/>
        </w:rPr>
        <w:t>will</w:t>
      </w:r>
      <w:r>
        <w:rPr>
          <w:rFonts w:ascii="Georgia" w:eastAsia="Georgia" w:hAnsi="Georgia" w:cs="Georgia"/>
          <w:spacing w:val="3"/>
          <w:sz w:val="19"/>
          <w:szCs w:val="19"/>
        </w:rPr>
        <w:t xml:space="preserve"> </w:t>
      </w:r>
      <w:r>
        <w:rPr>
          <w:rFonts w:ascii="Georgia" w:eastAsia="Georgia" w:hAnsi="Georgia" w:cs="Georgia"/>
          <w:sz w:val="19"/>
          <w:szCs w:val="19"/>
        </w:rPr>
        <w:t>include</w:t>
      </w:r>
      <w:r>
        <w:rPr>
          <w:rFonts w:ascii="Georgia" w:eastAsia="Georgia" w:hAnsi="Georgia" w:cs="Georgia"/>
          <w:spacing w:val="9"/>
          <w:sz w:val="19"/>
          <w:szCs w:val="19"/>
        </w:rPr>
        <w:t xml:space="preserve"> </w:t>
      </w:r>
      <w:r>
        <w:rPr>
          <w:rFonts w:ascii="Georgia" w:eastAsia="Georgia" w:hAnsi="Georgia" w:cs="Georgia"/>
          <w:sz w:val="19"/>
          <w:szCs w:val="19"/>
        </w:rPr>
        <w:t>formalized</w:t>
      </w:r>
      <w:r>
        <w:rPr>
          <w:rFonts w:ascii="Georgia" w:eastAsia="Georgia" w:hAnsi="Georgia" w:cs="Georgia"/>
          <w:spacing w:val="15"/>
          <w:sz w:val="19"/>
          <w:szCs w:val="19"/>
        </w:rPr>
        <w:t xml:space="preserve"> </w:t>
      </w:r>
      <w:r>
        <w:rPr>
          <w:rFonts w:ascii="Georgia" w:eastAsia="Georgia" w:hAnsi="Georgia" w:cs="Georgia"/>
          <w:sz w:val="19"/>
          <w:szCs w:val="19"/>
        </w:rPr>
        <w:t>advisory</w:t>
      </w:r>
      <w:r>
        <w:rPr>
          <w:rFonts w:ascii="Georgia" w:eastAsia="Georgia" w:hAnsi="Georgia" w:cs="Georgia"/>
          <w:spacing w:val="11"/>
          <w:sz w:val="19"/>
          <w:szCs w:val="19"/>
        </w:rPr>
        <w:t xml:space="preserve"> </w:t>
      </w:r>
      <w:r>
        <w:rPr>
          <w:rFonts w:ascii="Georgia" w:eastAsia="Georgia" w:hAnsi="Georgia" w:cs="Georgia"/>
          <w:sz w:val="19"/>
          <w:szCs w:val="19"/>
        </w:rPr>
        <w:t>input</w:t>
      </w:r>
      <w:r>
        <w:rPr>
          <w:rFonts w:ascii="Georgia" w:eastAsia="Georgia" w:hAnsi="Georgia" w:cs="Georgia"/>
          <w:spacing w:val="6"/>
          <w:sz w:val="19"/>
          <w:szCs w:val="19"/>
        </w:rPr>
        <w:t xml:space="preserve"> </w:t>
      </w:r>
      <w:r>
        <w:rPr>
          <w:rFonts w:ascii="Georgia" w:eastAsia="Georgia" w:hAnsi="Georgia" w:cs="Georgia"/>
          <w:sz w:val="19"/>
          <w:szCs w:val="19"/>
        </w:rPr>
        <w:t>from</w:t>
      </w:r>
      <w:r>
        <w:rPr>
          <w:rFonts w:ascii="Georgia" w:eastAsia="Georgia" w:hAnsi="Georgia" w:cs="Georgia"/>
          <w:spacing w:val="5"/>
          <w:sz w:val="19"/>
          <w:szCs w:val="19"/>
        </w:rPr>
        <w:t xml:space="preserve"> </w:t>
      </w:r>
      <w:r>
        <w:rPr>
          <w:rFonts w:ascii="Georgia" w:eastAsia="Georgia" w:hAnsi="Georgia" w:cs="Georgia"/>
          <w:sz w:val="19"/>
          <w:szCs w:val="19"/>
        </w:rPr>
        <w:t>its</w:t>
      </w:r>
      <w:r>
        <w:rPr>
          <w:rFonts w:ascii="Georgia" w:eastAsia="Georgia" w:hAnsi="Georgia" w:cs="Georgia"/>
          <w:spacing w:val="1"/>
          <w:sz w:val="19"/>
          <w:szCs w:val="19"/>
        </w:rPr>
        <w:t xml:space="preserve"> </w:t>
      </w:r>
      <w:r>
        <w:rPr>
          <w:rFonts w:ascii="Georgia" w:eastAsia="Georgia" w:hAnsi="Georgia" w:cs="Georgia"/>
          <w:sz w:val="19"/>
          <w:szCs w:val="19"/>
        </w:rPr>
        <w:t>core</w:t>
      </w:r>
      <w:r>
        <w:rPr>
          <w:rFonts w:ascii="Georgia" w:eastAsia="Georgia" w:hAnsi="Georgia" w:cs="Georgia"/>
          <w:spacing w:val="4"/>
          <w:sz w:val="19"/>
          <w:szCs w:val="19"/>
        </w:rPr>
        <w:t xml:space="preserve"> </w:t>
      </w:r>
      <w:r>
        <w:rPr>
          <w:rFonts w:ascii="Georgia" w:eastAsia="Georgia" w:hAnsi="Georgia" w:cs="Georgia"/>
          <w:sz w:val="19"/>
          <w:szCs w:val="19"/>
        </w:rPr>
        <w:t>development</w:t>
      </w:r>
      <w:r>
        <w:rPr>
          <w:rFonts w:ascii="Georgia" w:eastAsia="Georgia" w:hAnsi="Georgia" w:cs="Georgia"/>
          <w:spacing w:val="18"/>
          <w:sz w:val="19"/>
          <w:szCs w:val="19"/>
        </w:rPr>
        <w:t xml:space="preserve"> </w:t>
      </w:r>
      <w:r>
        <w:rPr>
          <w:rFonts w:ascii="Georgia" w:eastAsia="Georgia" w:hAnsi="Georgia" w:cs="Georgia"/>
          <w:sz w:val="19"/>
          <w:szCs w:val="19"/>
        </w:rPr>
        <w:t>team</w:t>
      </w:r>
      <w:r>
        <w:rPr>
          <w:rFonts w:ascii="Georgia" w:eastAsia="Georgia" w:hAnsi="Georgia" w:cs="Georgia"/>
          <w:spacing w:val="5"/>
          <w:sz w:val="19"/>
          <w:szCs w:val="19"/>
        </w:rPr>
        <w:t xml:space="preserve"> </w:t>
      </w:r>
      <w:r>
        <w:rPr>
          <w:rFonts w:ascii="Georgia" w:eastAsia="Georgia" w:hAnsi="Georgia" w:cs="Georgia"/>
          <w:sz w:val="19"/>
          <w:szCs w:val="19"/>
        </w:rPr>
        <w:t>(of</w:t>
      </w:r>
      <w:r>
        <w:rPr>
          <w:rFonts w:ascii="Georgia" w:eastAsia="Georgia" w:hAnsi="Georgia" w:cs="Georgia"/>
          <w:spacing w:val="1"/>
          <w:sz w:val="19"/>
          <w:szCs w:val="19"/>
        </w:rPr>
        <w:t xml:space="preserve"> </w:t>
      </w:r>
      <w:r>
        <w:rPr>
          <w:rFonts w:ascii="Georgia" w:eastAsia="Georgia" w:hAnsi="Georgia" w:cs="Georgia"/>
          <w:sz w:val="19"/>
          <w:szCs w:val="19"/>
        </w:rPr>
        <w:t>which</w:t>
      </w:r>
      <w:r>
        <w:rPr>
          <w:rFonts w:ascii="Georgia" w:eastAsia="Georgia" w:hAnsi="Georgia" w:cs="Georgia"/>
          <w:spacing w:val="7"/>
          <w:sz w:val="19"/>
          <w:szCs w:val="19"/>
        </w:rPr>
        <w:t xml:space="preserve"> </w:t>
      </w:r>
      <w:r>
        <w:rPr>
          <w:rFonts w:ascii="Georgia" w:eastAsia="Georgia" w:hAnsi="Georgia" w:cs="Georgia"/>
          <w:sz w:val="19"/>
          <w:szCs w:val="19"/>
        </w:rPr>
        <w:t>the</w:t>
      </w:r>
      <w:r>
        <w:rPr>
          <w:rFonts w:ascii="Georgia" w:eastAsia="Georgia" w:hAnsi="Georgia" w:cs="Georgia"/>
          <w:spacing w:val="2"/>
          <w:sz w:val="19"/>
          <w:szCs w:val="19"/>
        </w:rPr>
        <w:t xml:space="preserve"> </w:t>
      </w:r>
      <w:r>
        <w:rPr>
          <w:rFonts w:ascii="Georgia" w:eastAsia="Georgia" w:hAnsi="Georgia" w:cs="Georgia"/>
          <w:w w:val="102"/>
          <w:sz w:val="19"/>
          <w:szCs w:val="19"/>
        </w:rPr>
        <w:t xml:space="preserve">project </w:t>
      </w:r>
      <w:r>
        <w:rPr>
          <w:rFonts w:ascii="Georgia" w:eastAsia="Georgia" w:hAnsi="Georgia" w:cs="Georgia"/>
          <w:sz w:val="19"/>
          <w:szCs w:val="19"/>
        </w:rPr>
        <w:t>team</w:t>
      </w:r>
      <w:r>
        <w:rPr>
          <w:rFonts w:ascii="Georgia" w:eastAsia="Georgia" w:hAnsi="Georgia" w:cs="Georgia"/>
          <w:spacing w:val="16"/>
          <w:sz w:val="19"/>
          <w:szCs w:val="19"/>
        </w:rPr>
        <w:t xml:space="preserve"> </w:t>
      </w:r>
      <w:r>
        <w:rPr>
          <w:rFonts w:ascii="Georgia" w:eastAsia="Georgia" w:hAnsi="Georgia" w:cs="Georgia"/>
          <w:sz w:val="19"/>
          <w:szCs w:val="19"/>
        </w:rPr>
        <w:t>is</w:t>
      </w:r>
      <w:r>
        <w:rPr>
          <w:rFonts w:ascii="Georgia" w:eastAsia="Georgia" w:hAnsi="Georgia" w:cs="Georgia"/>
          <w:spacing w:val="11"/>
          <w:sz w:val="19"/>
          <w:szCs w:val="19"/>
        </w:rPr>
        <w:t xml:space="preserve"> </w:t>
      </w:r>
      <w:r>
        <w:rPr>
          <w:rFonts w:ascii="Georgia" w:eastAsia="Georgia" w:hAnsi="Georgia" w:cs="Georgia"/>
          <w:sz w:val="19"/>
          <w:szCs w:val="19"/>
        </w:rPr>
        <w:t>a</w:t>
      </w:r>
      <w:r>
        <w:rPr>
          <w:rFonts w:ascii="Georgia" w:eastAsia="Georgia" w:hAnsi="Georgia" w:cs="Georgia"/>
          <w:spacing w:val="11"/>
          <w:sz w:val="19"/>
          <w:szCs w:val="19"/>
        </w:rPr>
        <w:t xml:space="preserve"> </w:t>
      </w:r>
      <w:r>
        <w:rPr>
          <w:rFonts w:ascii="Georgia" w:eastAsia="Georgia" w:hAnsi="Georgia" w:cs="Georgia"/>
          <w:sz w:val="19"/>
          <w:szCs w:val="19"/>
        </w:rPr>
        <w:t>member),</w:t>
      </w:r>
      <w:r>
        <w:rPr>
          <w:rFonts w:ascii="Georgia" w:eastAsia="Georgia" w:hAnsi="Georgia" w:cs="Georgia"/>
          <w:spacing w:val="26"/>
          <w:sz w:val="19"/>
          <w:szCs w:val="19"/>
        </w:rPr>
        <w:t xml:space="preserve"> </w:t>
      </w:r>
      <w:r>
        <w:rPr>
          <w:rFonts w:ascii="Georgia" w:eastAsia="Georgia" w:hAnsi="Georgia" w:cs="Georgia"/>
          <w:sz w:val="19"/>
          <w:szCs w:val="19"/>
        </w:rPr>
        <w:t>and</w:t>
      </w:r>
      <w:r>
        <w:rPr>
          <w:rFonts w:ascii="Georgia" w:eastAsia="Georgia" w:hAnsi="Georgia" w:cs="Georgia"/>
          <w:spacing w:val="14"/>
          <w:sz w:val="19"/>
          <w:szCs w:val="19"/>
        </w:rPr>
        <w:t xml:space="preserve"> </w:t>
      </w:r>
      <w:r>
        <w:rPr>
          <w:rFonts w:ascii="Georgia" w:eastAsia="Georgia" w:hAnsi="Georgia" w:cs="Georgia"/>
          <w:sz w:val="19"/>
          <w:szCs w:val="19"/>
        </w:rPr>
        <w:t>access</w:t>
      </w:r>
      <w:r>
        <w:rPr>
          <w:rFonts w:ascii="Georgia" w:eastAsia="Georgia" w:hAnsi="Georgia" w:cs="Georgia"/>
          <w:spacing w:val="18"/>
          <w:sz w:val="19"/>
          <w:szCs w:val="19"/>
        </w:rPr>
        <w:t xml:space="preserve"> </w:t>
      </w:r>
      <w:r>
        <w:rPr>
          <w:rFonts w:ascii="Georgia" w:eastAsia="Georgia" w:hAnsi="Georgia" w:cs="Georgia"/>
          <w:sz w:val="19"/>
          <w:szCs w:val="19"/>
        </w:rPr>
        <w:t>to</w:t>
      </w:r>
      <w:r>
        <w:rPr>
          <w:rFonts w:ascii="Georgia" w:eastAsia="Georgia" w:hAnsi="Georgia" w:cs="Georgia"/>
          <w:spacing w:val="11"/>
          <w:sz w:val="19"/>
          <w:szCs w:val="19"/>
        </w:rPr>
        <w:t xml:space="preserve"> </w:t>
      </w:r>
      <w:r>
        <w:rPr>
          <w:rFonts w:ascii="Georgia" w:eastAsia="Georgia" w:hAnsi="Georgia" w:cs="Georgia"/>
          <w:sz w:val="19"/>
          <w:szCs w:val="19"/>
        </w:rPr>
        <w:t>and</w:t>
      </w:r>
      <w:r>
        <w:rPr>
          <w:rFonts w:ascii="Georgia" w:eastAsia="Georgia" w:hAnsi="Georgia" w:cs="Georgia"/>
          <w:spacing w:val="14"/>
          <w:sz w:val="19"/>
          <w:szCs w:val="19"/>
        </w:rPr>
        <w:t xml:space="preserve"> </w:t>
      </w:r>
      <w:r>
        <w:rPr>
          <w:rFonts w:ascii="Georgia" w:eastAsia="Georgia" w:hAnsi="Georgia" w:cs="Georgia"/>
          <w:sz w:val="19"/>
          <w:szCs w:val="19"/>
        </w:rPr>
        <w:t>promotion</w:t>
      </w:r>
      <w:r>
        <w:rPr>
          <w:rFonts w:ascii="Georgia" w:eastAsia="Georgia" w:hAnsi="Georgia" w:cs="Georgia"/>
          <w:spacing w:val="26"/>
          <w:sz w:val="19"/>
          <w:szCs w:val="19"/>
        </w:rPr>
        <w:t xml:space="preserve"> </w:t>
      </w:r>
      <w:r>
        <w:rPr>
          <w:rFonts w:ascii="Georgia" w:eastAsia="Georgia" w:hAnsi="Georgia" w:cs="Georgia"/>
          <w:sz w:val="19"/>
          <w:szCs w:val="19"/>
        </w:rPr>
        <w:t>within</w:t>
      </w:r>
      <w:r>
        <w:rPr>
          <w:rFonts w:ascii="Georgia" w:eastAsia="Georgia" w:hAnsi="Georgia" w:cs="Georgia"/>
          <w:spacing w:val="19"/>
          <w:sz w:val="19"/>
          <w:szCs w:val="19"/>
        </w:rPr>
        <w:t xml:space="preserve"> </w:t>
      </w:r>
      <w:r>
        <w:rPr>
          <w:rFonts w:ascii="Georgia" w:eastAsia="Georgia" w:hAnsi="Georgia" w:cs="Georgia"/>
          <w:sz w:val="19"/>
          <w:szCs w:val="19"/>
        </w:rPr>
        <w:t>its</w:t>
      </w:r>
      <w:r>
        <w:rPr>
          <w:rFonts w:ascii="Georgia" w:eastAsia="Georgia" w:hAnsi="Georgia" w:cs="Georgia"/>
          <w:spacing w:val="12"/>
          <w:sz w:val="19"/>
          <w:szCs w:val="19"/>
        </w:rPr>
        <w:t xml:space="preserve"> </w:t>
      </w:r>
      <w:r>
        <w:rPr>
          <w:rFonts w:ascii="Georgia" w:eastAsia="Georgia" w:hAnsi="Georgia" w:cs="Georgia"/>
          <w:sz w:val="19"/>
          <w:szCs w:val="19"/>
        </w:rPr>
        <w:t>extensive</w:t>
      </w:r>
      <w:r>
        <w:rPr>
          <w:rFonts w:ascii="Georgia" w:eastAsia="Georgia" w:hAnsi="Georgia" w:cs="Georgia"/>
          <w:spacing w:val="24"/>
          <w:sz w:val="19"/>
          <w:szCs w:val="19"/>
        </w:rPr>
        <w:t xml:space="preserve"> </w:t>
      </w:r>
      <w:r>
        <w:rPr>
          <w:rFonts w:ascii="Georgia" w:eastAsia="Georgia" w:hAnsi="Georgia" w:cs="Georgia"/>
          <w:sz w:val="19"/>
          <w:szCs w:val="19"/>
        </w:rPr>
        <w:t>outreach</w:t>
      </w:r>
      <w:r>
        <w:rPr>
          <w:rFonts w:ascii="Georgia" w:eastAsia="Georgia" w:hAnsi="Georgia" w:cs="Georgia"/>
          <w:spacing w:val="23"/>
          <w:sz w:val="19"/>
          <w:szCs w:val="19"/>
        </w:rPr>
        <w:t xml:space="preserve"> </w:t>
      </w:r>
      <w:r>
        <w:rPr>
          <w:rFonts w:ascii="Georgia" w:eastAsia="Georgia" w:hAnsi="Georgia" w:cs="Georgia"/>
          <w:sz w:val="19"/>
          <w:szCs w:val="19"/>
        </w:rPr>
        <w:t xml:space="preserve">program. </w:t>
      </w:r>
      <w:r>
        <w:rPr>
          <w:rFonts w:ascii="Georgia" w:eastAsia="Georgia" w:hAnsi="Georgia" w:cs="Georgia"/>
          <w:spacing w:val="8"/>
          <w:sz w:val="19"/>
          <w:szCs w:val="19"/>
        </w:rPr>
        <w:t xml:space="preserve"> </w:t>
      </w:r>
      <w:r>
        <w:rPr>
          <w:rFonts w:ascii="Georgia" w:eastAsia="Georgia" w:hAnsi="Georgia" w:cs="Georgia"/>
          <w:sz w:val="19"/>
          <w:szCs w:val="19"/>
        </w:rPr>
        <w:t>Complete</w:t>
      </w:r>
      <w:r>
        <w:rPr>
          <w:rFonts w:ascii="Georgia" w:eastAsia="Georgia" w:hAnsi="Georgia" w:cs="Georgia"/>
          <w:spacing w:val="24"/>
          <w:sz w:val="19"/>
          <w:szCs w:val="19"/>
        </w:rPr>
        <w:t xml:space="preserve"> </w:t>
      </w:r>
      <w:r>
        <w:rPr>
          <w:rFonts w:ascii="Georgia" w:eastAsia="Georgia" w:hAnsi="Georgia" w:cs="Georgia"/>
          <w:sz w:val="19"/>
          <w:szCs w:val="19"/>
        </w:rPr>
        <w:t>dissemination</w:t>
      </w:r>
      <w:r>
        <w:rPr>
          <w:rFonts w:ascii="Georgia" w:eastAsia="Georgia" w:hAnsi="Georgia" w:cs="Georgia"/>
          <w:spacing w:val="32"/>
          <w:sz w:val="19"/>
          <w:szCs w:val="19"/>
        </w:rPr>
        <w:t xml:space="preserve"> </w:t>
      </w:r>
      <w:r>
        <w:rPr>
          <w:rFonts w:ascii="Georgia" w:eastAsia="Georgia" w:hAnsi="Georgia" w:cs="Georgia"/>
          <w:sz w:val="19"/>
          <w:szCs w:val="19"/>
        </w:rPr>
        <w:t>details</w:t>
      </w:r>
      <w:r>
        <w:rPr>
          <w:rFonts w:ascii="Georgia" w:eastAsia="Georgia" w:hAnsi="Georgia" w:cs="Georgia"/>
          <w:spacing w:val="19"/>
          <w:sz w:val="19"/>
          <w:szCs w:val="19"/>
        </w:rPr>
        <w:t xml:space="preserve"> </w:t>
      </w:r>
      <w:r>
        <w:rPr>
          <w:rFonts w:ascii="Georgia" w:eastAsia="Georgia" w:hAnsi="Georgia" w:cs="Georgia"/>
          <w:w w:val="102"/>
          <w:sz w:val="19"/>
          <w:szCs w:val="19"/>
        </w:rPr>
        <w:t xml:space="preserve">can </w:t>
      </w:r>
      <w:r>
        <w:rPr>
          <w:rFonts w:ascii="Georgia" w:eastAsia="Georgia" w:hAnsi="Georgia" w:cs="Georgia"/>
          <w:sz w:val="19"/>
          <w:szCs w:val="19"/>
        </w:rPr>
        <w:t>be</w:t>
      </w:r>
      <w:r>
        <w:rPr>
          <w:rFonts w:ascii="Georgia" w:eastAsia="Georgia" w:hAnsi="Georgia" w:cs="Georgia"/>
          <w:spacing w:val="5"/>
          <w:sz w:val="19"/>
          <w:szCs w:val="19"/>
        </w:rPr>
        <w:t xml:space="preserve"> </w:t>
      </w:r>
      <w:r>
        <w:rPr>
          <w:rFonts w:ascii="Georgia" w:eastAsia="Georgia" w:hAnsi="Georgia" w:cs="Georgia"/>
          <w:sz w:val="19"/>
          <w:szCs w:val="19"/>
        </w:rPr>
        <w:t>found</w:t>
      </w:r>
      <w:r>
        <w:rPr>
          <w:rFonts w:ascii="Georgia" w:eastAsia="Georgia" w:hAnsi="Georgia" w:cs="Georgia"/>
          <w:spacing w:val="11"/>
          <w:sz w:val="19"/>
          <w:szCs w:val="19"/>
        </w:rPr>
        <w:t xml:space="preserve"> </w:t>
      </w:r>
      <w:r>
        <w:rPr>
          <w:rFonts w:ascii="Georgia" w:eastAsia="Georgia" w:hAnsi="Georgia" w:cs="Georgia"/>
          <w:sz w:val="19"/>
          <w:szCs w:val="19"/>
        </w:rPr>
        <w:t>in</w:t>
      </w:r>
      <w:r>
        <w:rPr>
          <w:rFonts w:ascii="Georgia" w:eastAsia="Georgia" w:hAnsi="Georgia" w:cs="Georgia"/>
          <w:spacing w:val="6"/>
          <w:sz w:val="19"/>
          <w:szCs w:val="19"/>
        </w:rPr>
        <w:t xml:space="preserve"> </w:t>
      </w:r>
      <w:r>
        <w:rPr>
          <w:rFonts w:ascii="Georgia" w:eastAsia="Georgia" w:hAnsi="Georgia" w:cs="Georgia"/>
          <w:sz w:val="19"/>
          <w:szCs w:val="19"/>
        </w:rPr>
        <w:t>the</w:t>
      </w:r>
      <w:r>
        <w:rPr>
          <w:rFonts w:ascii="Georgia" w:eastAsia="Georgia" w:hAnsi="Georgia" w:cs="Georgia"/>
          <w:spacing w:val="6"/>
          <w:sz w:val="19"/>
          <w:szCs w:val="19"/>
        </w:rPr>
        <w:t xml:space="preserve"> </w:t>
      </w:r>
      <w:r>
        <w:rPr>
          <w:rFonts w:ascii="Georgia" w:eastAsia="Georgia" w:hAnsi="Georgia" w:cs="Georgia"/>
          <w:sz w:val="19"/>
          <w:szCs w:val="19"/>
        </w:rPr>
        <w:t>Resource</w:t>
      </w:r>
      <w:r>
        <w:rPr>
          <w:rFonts w:ascii="Georgia" w:eastAsia="Georgia" w:hAnsi="Georgia" w:cs="Georgia"/>
          <w:spacing w:val="16"/>
          <w:sz w:val="19"/>
          <w:szCs w:val="19"/>
        </w:rPr>
        <w:t xml:space="preserve"> </w:t>
      </w:r>
      <w:r>
        <w:rPr>
          <w:rFonts w:ascii="Georgia" w:eastAsia="Georgia" w:hAnsi="Georgia" w:cs="Georgia"/>
          <w:sz w:val="19"/>
          <w:szCs w:val="19"/>
        </w:rPr>
        <w:t>Sharing</w:t>
      </w:r>
      <w:r>
        <w:rPr>
          <w:rFonts w:ascii="Georgia" w:eastAsia="Georgia" w:hAnsi="Georgia" w:cs="Georgia"/>
          <w:spacing w:val="14"/>
          <w:sz w:val="19"/>
          <w:szCs w:val="19"/>
        </w:rPr>
        <w:t xml:space="preserve"> </w:t>
      </w:r>
      <w:r>
        <w:rPr>
          <w:rFonts w:ascii="Georgia" w:eastAsia="Georgia" w:hAnsi="Georgia" w:cs="Georgia"/>
          <w:w w:val="102"/>
          <w:sz w:val="19"/>
          <w:szCs w:val="19"/>
        </w:rPr>
        <w:t>Plan.</w:t>
      </w:r>
    </w:p>
    <w:p w14:paraId="151E2744" w14:textId="77777777" w:rsidR="00E61F9D" w:rsidRDefault="005C64D6">
      <w:pPr>
        <w:spacing w:before="60" w:after="0" w:line="240" w:lineRule="auto"/>
        <w:ind w:left="120" w:right="8044"/>
        <w:jc w:val="both"/>
        <w:rPr>
          <w:rFonts w:ascii="Georgia" w:eastAsia="Georgia" w:hAnsi="Georgia" w:cs="Georgia"/>
          <w:sz w:val="19"/>
          <w:szCs w:val="19"/>
        </w:rPr>
      </w:pPr>
      <w:r>
        <w:rPr>
          <w:rFonts w:ascii="Georgia" w:eastAsia="Georgia" w:hAnsi="Georgia" w:cs="Georgia"/>
          <w:b/>
          <w:bCs/>
          <w:sz w:val="19"/>
          <w:szCs w:val="19"/>
        </w:rPr>
        <w:t>3(c.4)</w:t>
      </w:r>
      <w:r>
        <w:rPr>
          <w:rFonts w:ascii="Georgia" w:eastAsia="Georgia" w:hAnsi="Georgia" w:cs="Georgia"/>
          <w:b/>
          <w:bCs/>
          <w:spacing w:val="12"/>
          <w:sz w:val="19"/>
          <w:szCs w:val="19"/>
        </w:rPr>
        <w:t xml:space="preserve"> </w:t>
      </w:r>
      <w:r>
        <w:rPr>
          <w:rFonts w:ascii="Georgia" w:eastAsia="Georgia" w:hAnsi="Georgia" w:cs="Georgia"/>
          <w:b/>
          <w:bCs/>
          <w:sz w:val="19"/>
          <w:szCs w:val="19"/>
        </w:rPr>
        <w:t>Risks</w:t>
      </w:r>
      <w:r>
        <w:rPr>
          <w:rFonts w:ascii="Georgia" w:eastAsia="Georgia" w:hAnsi="Georgia" w:cs="Georgia"/>
          <w:b/>
          <w:bCs/>
          <w:spacing w:val="12"/>
          <w:sz w:val="19"/>
          <w:szCs w:val="19"/>
        </w:rPr>
        <w:t xml:space="preserve"> </w:t>
      </w:r>
      <w:r>
        <w:rPr>
          <w:rFonts w:ascii="Georgia" w:eastAsia="Georgia" w:hAnsi="Georgia" w:cs="Georgia"/>
          <w:b/>
          <w:bCs/>
          <w:sz w:val="19"/>
          <w:szCs w:val="19"/>
        </w:rPr>
        <w:t>and</w:t>
      </w:r>
      <w:r>
        <w:rPr>
          <w:rFonts w:ascii="Georgia" w:eastAsia="Georgia" w:hAnsi="Georgia" w:cs="Georgia"/>
          <w:b/>
          <w:bCs/>
          <w:spacing w:val="8"/>
          <w:sz w:val="19"/>
          <w:szCs w:val="19"/>
        </w:rPr>
        <w:t xml:space="preserve"> </w:t>
      </w:r>
      <w:r>
        <w:rPr>
          <w:rFonts w:ascii="Georgia" w:eastAsia="Georgia" w:hAnsi="Georgia" w:cs="Georgia"/>
          <w:b/>
          <w:bCs/>
          <w:w w:val="102"/>
          <w:sz w:val="19"/>
          <w:szCs w:val="19"/>
        </w:rPr>
        <w:t>alternatives</w:t>
      </w:r>
    </w:p>
    <w:p w14:paraId="40D52941" w14:textId="54587BB3" w:rsidR="00E61F9D" w:rsidRDefault="003D78DF">
      <w:pPr>
        <w:spacing w:before="93" w:after="0" w:line="277" w:lineRule="auto"/>
        <w:ind w:left="120" w:right="84" w:hanging="10"/>
        <w:jc w:val="both"/>
        <w:rPr>
          <w:rFonts w:ascii="Georgia" w:eastAsia="Georgia" w:hAnsi="Georgia" w:cs="Georgia"/>
          <w:sz w:val="19"/>
          <w:szCs w:val="19"/>
        </w:rPr>
      </w:pPr>
      <w:ins w:id="454" w:author="James Gee" w:date="2016-07-20T10:32:00Z">
        <w:r w:rsidRPr="003D78DF">
          <w:rPr>
            <w:rFonts w:ascii="Georgia" w:eastAsia="Georgia" w:hAnsi="Georgia" w:cs="Georgia"/>
            <w:sz w:val="19"/>
            <w:szCs w:val="19"/>
          </w:rPr>
          <w:t>Lung imaging analysis is made more difficult by the inherent challenges posed by the dynamic nature of the lung environment in acquiring high quality images.  This is compounded by the wider range of imaging signal characteristics in the chest due to the appearance of air, fat, soft tissue and bone, together with their interfaces, in the images.  The complexity of lung images and diversity of protocols and equipment/modalities used for their acquisition, therefore, demand flexible and tunable (i.e., open and programmable) tools, with manifold capabilities carefully curated to cover essential analysis and processing tasks, all of which ideally integrated within a single coherent toolbox – this is precisely the overall goal and deliverable of the proposed project.</w:t>
        </w:r>
        <w:r>
          <w:rPr>
            <w:rFonts w:ascii="Georgia" w:eastAsia="Georgia" w:hAnsi="Georgia" w:cs="Georgia"/>
            <w:sz w:val="19"/>
            <w:szCs w:val="19"/>
          </w:rPr>
          <w:t xml:space="preserve"> </w:t>
        </w:r>
      </w:ins>
      <w:r w:rsidR="005C64D6">
        <w:rPr>
          <w:rFonts w:ascii="Georgia" w:eastAsia="Georgia" w:hAnsi="Georgia" w:cs="Georgia"/>
          <w:sz w:val="19"/>
          <w:szCs w:val="19"/>
        </w:rPr>
        <w:t>While</w:t>
      </w:r>
      <w:r w:rsidR="005C64D6">
        <w:rPr>
          <w:rFonts w:ascii="Georgia" w:eastAsia="Georgia" w:hAnsi="Georgia" w:cs="Georgia"/>
          <w:spacing w:val="-2"/>
          <w:sz w:val="19"/>
          <w:szCs w:val="19"/>
        </w:rPr>
        <w:t xml:space="preserve"> </w:t>
      </w:r>
      <w:r w:rsidR="005C64D6">
        <w:rPr>
          <w:rFonts w:ascii="Georgia" w:eastAsia="Georgia" w:hAnsi="Georgia" w:cs="Georgia"/>
          <w:sz w:val="19"/>
          <w:szCs w:val="19"/>
        </w:rPr>
        <w:t>the</w:t>
      </w:r>
      <w:r w:rsidR="005C64D6">
        <w:rPr>
          <w:rFonts w:ascii="Georgia" w:eastAsia="Georgia" w:hAnsi="Georgia" w:cs="Georgia"/>
          <w:spacing w:val="-7"/>
          <w:sz w:val="19"/>
          <w:szCs w:val="19"/>
        </w:rPr>
        <w:t xml:space="preserve"> </w:t>
      </w:r>
      <w:r w:rsidR="005C64D6">
        <w:rPr>
          <w:rFonts w:ascii="Georgia" w:eastAsia="Georgia" w:hAnsi="Georgia" w:cs="Georgia"/>
          <w:sz w:val="19"/>
          <w:szCs w:val="19"/>
        </w:rPr>
        <w:t>proposed</w:t>
      </w:r>
      <w:r w:rsidR="005C64D6">
        <w:rPr>
          <w:rFonts w:ascii="Georgia" w:eastAsia="Georgia" w:hAnsi="Georgia" w:cs="Georgia"/>
          <w:spacing w:val="4"/>
          <w:sz w:val="19"/>
          <w:szCs w:val="19"/>
        </w:rPr>
        <w:t xml:space="preserve"> </w:t>
      </w:r>
      <w:r w:rsidR="005C64D6">
        <w:rPr>
          <w:rFonts w:ascii="Georgia" w:eastAsia="Georgia" w:hAnsi="Georgia" w:cs="Georgia"/>
          <w:sz w:val="19"/>
          <w:szCs w:val="19"/>
        </w:rPr>
        <w:t>infrastructure</w:t>
      </w:r>
      <w:r w:rsidR="005C64D6">
        <w:rPr>
          <w:rFonts w:ascii="Georgia" w:eastAsia="Georgia" w:hAnsi="Georgia" w:cs="Georgia"/>
          <w:spacing w:val="11"/>
          <w:sz w:val="19"/>
          <w:szCs w:val="19"/>
        </w:rPr>
        <w:t xml:space="preserve"> </w:t>
      </w:r>
      <w:r w:rsidR="005C64D6">
        <w:rPr>
          <w:rFonts w:ascii="Georgia" w:eastAsia="Georgia" w:hAnsi="Georgia" w:cs="Georgia"/>
          <w:sz w:val="19"/>
          <w:szCs w:val="19"/>
        </w:rPr>
        <w:t>is</w:t>
      </w:r>
      <w:r w:rsidR="005C64D6">
        <w:rPr>
          <w:rFonts w:ascii="Georgia" w:eastAsia="Georgia" w:hAnsi="Georgia" w:cs="Georgia"/>
          <w:spacing w:val="-8"/>
          <w:sz w:val="19"/>
          <w:szCs w:val="19"/>
        </w:rPr>
        <w:t xml:space="preserve"> </w:t>
      </w:r>
      <w:r w:rsidR="005C64D6">
        <w:rPr>
          <w:rFonts w:ascii="Georgia" w:eastAsia="Georgia" w:hAnsi="Georgia" w:cs="Georgia"/>
          <w:sz w:val="19"/>
          <w:szCs w:val="19"/>
        </w:rPr>
        <w:t>complex</w:t>
      </w:r>
      <w:r w:rsidR="005C64D6">
        <w:rPr>
          <w:rFonts w:ascii="Georgia" w:eastAsia="Georgia" w:hAnsi="Georgia" w:cs="Georgia"/>
          <w:spacing w:val="2"/>
          <w:sz w:val="19"/>
          <w:szCs w:val="19"/>
        </w:rPr>
        <w:t xml:space="preserve"> </w:t>
      </w:r>
      <w:r w:rsidR="005C64D6">
        <w:rPr>
          <w:rFonts w:ascii="Georgia" w:eastAsia="Georgia" w:hAnsi="Georgia" w:cs="Georgia"/>
          <w:sz w:val="19"/>
          <w:szCs w:val="19"/>
        </w:rPr>
        <w:t>and</w:t>
      </w:r>
      <w:r w:rsidR="005C64D6">
        <w:rPr>
          <w:rFonts w:ascii="Georgia" w:eastAsia="Georgia" w:hAnsi="Georgia" w:cs="Georgia"/>
          <w:spacing w:val="-6"/>
          <w:sz w:val="19"/>
          <w:szCs w:val="19"/>
        </w:rPr>
        <w:t xml:space="preserve"> </w:t>
      </w:r>
      <w:r w:rsidR="005C64D6">
        <w:rPr>
          <w:rFonts w:ascii="Georgia" w:eastAsia="Georgia" w:hAnsi="Georgia" w:cs="Georgia"/>
          <w:sz w:val="19"/>
          <w:szCs w:val="19"/>
        </w:rPr>
        <w:t>integrates</w:t>
      </w:r>
      <w:r w:rsidR="005C64D6">
        <w:rPr>
          <w:rFonts w:ascii="Georgia" w:eastAsia="Georgia" w:hAnsi="Georgia" w:cs="Georgia"/>
          <w:spacing w:val="5"/>
          <w:sz w:val="19"/>
          <w:szCs w:val="19"/>
        </w:rPr>
        <w:t xml:space="preserve"> </w:t>
      </w:r>
      <w:r w:rsidR="005C64D6">
        <w:rPr>
          <w:rFonts w:ascii="Georgia" w:eastAsia="Georgia" w:hAnsi="Georgia" w:cs="Georgia"/>
          <w:sz w:val="19"/>
          <w:szCs w:val="19"/>
        </w:rPr>
        <w:t>multiple</w:t>
      </w:r>
      <w:r w:rsidR="005C64D6">
        <w:rPr>
          <w:rFonts w:ascii="Georgia" w:eastAsia="Georgia" w:hAnsi="Georgia" w:cs="Georgia"/>
          <w:spacing w:val="2"/>
          <w:sz w:val="19"/>
          <w:szCs w:val="19"/>
        </w:rPr>
        <w:t xml:space="preserve"> </w:t>
      </w:r>
      <w:r w:rsidR="005C64D6">
        <w:rPr>
          <w:rFonts w:ascii="Georgia" w:eastAsia="Georgia" w:hAnsi="Georgia" w:cs="Georgia"/>
          <w:sz w:val="19"/>
          <w:szCs w:val="19"/>
        </w:rPr>
        <w:t>cutting-edge</w:t>
      </w:r>
      <w:r w:rsidR="005C64D6">
        <w:rPr>
          <w:rFonts w:ascii="Georgia" w:eastAsia="Georgia" w:hAnsi="Georgia" w:cs="Georgia"/>
          <w:spacing w:val="9"/>
          <w:sz w:val="19"/>
          <w:szCs w:val="19"/>
        </w:rPr>
        <w:t xml:space="preserve"> </w:t>
      </w:r>
      <w:r w:rsidR="005C64D6">
        <w:rPr>
          <w:rFonts w:ascii="Georgia" w:eastAsia="Georgia" w:hAnsi="Georgia" w:cs="Georgia"/>
          <w:sz w:val="19"/>
          <w:szCs w:val="19"/>
        </w:rPr>
        <w:t>technologies,</w:t>
      </w:r>
      <w:r w:rsidR="005C64D6">
        <w:rPr>
          <w:rFonts w:ascii="Georgia" w:eastAsia="Georgia" w:hAnsi="Georgia" w:cs="Georgia"/>
          <w:spacing w:val="13"/>
          <w:sz w:val="19"/>
          <w:szCs w:val="19"/>
        </w:rPr>
        <w:t xml:space="preserve"> </w:t>
      </w:r>
      <w:r w:rsidR="005C64D6">
        <w:rPr>
          <w:rFonts w:ascii="Georgia" w:eastAsia="Georgia" w:hAnsi="Georgia" w:cs="Georgia"/>
          <w:sz w:val="19"/>
          <w:szCs w:val="19"/>
        </w:rPr>
        <w:t>we</w:t>
      </w:r>
      <w:r w:rsidR="005C64D6">
        <w:rPr>
          <w:rFonts w:ascii="Georgia" w:eastAsia="Georgia" w:hAnsi="Georgia" w:cs="Georgia"/>
          <w:spacing w:val="-7"/>
          <w:sz w:val="19"/>
          <w:szCs w:val="19"/>
        </w:rPr>
        <w:t xml:space="preserve"> </w:t>
      </w:r>
      <w:r w:rsidR="005C64D6">
        <w:rPr>
          <w:rFonts w:ascii="Georgia" w:eastAsia="Georgia" w:hAnsi="Georgia" w:cs="Georgia"/>
          <w:sz w:val="19"/>
          <w:szCs w:val="19"/>
        </w:rPr>
        <w:t>do</w:t>
      </w:r>
      <w:r w:rsidR="005C64D6">
        <w:rPr>
          <w:rFonts w:ascii="Georgia" w:eastAsia="Georgia" w:hAnsi="Georgia" w:cs="Georgia"/>
          <w:spacing w:val="-7"/>
          <w:sz w:val="19"/>
          <w:szCs w:val="19"/>
        </w:rPr>
        <w:t xml:space="preserve"> </w:t>
      </w:r>
      <w:r w:rsidR="005C64D6">
        <w:rPr>
          <w:rFonts w:ascii="Georgia" w:eastAsia="Georgia" w:hAnsi="Georgia" w:cs="Georgia"/>
          <w:sz w:val="19"/>
          <w:szCs w:val="19"/>
        </w:rPr>
        <w:t>not</w:t>
      </w:r>
      <w:r w:rsidR="005C64D6">
        <w:rPr>
          <w:rFonts w:ascii="Georgia" w:eastAsia="Georgia" w:hAnsi="Georgia" w:cs="Georgia"/>
          <w:spacing w:val="-6"/>
          <w:sz w:val="19"/>
          <w:szCs w:val="19"/>
        </w:rPr>
        <w:t xml:space="preserve"> </w:t>
      </w:r>
      <w:r w:rsidR="005C64D6">
        <w:rPr>
          <w:rFonts w:ascii="Georgia" w:eastAsia="Georgia" w:hAnsi="Georgia" w:cs="Georgia"/>
          <w:sz w:val="19"/>
          <w:szCs w:val="19"/>
        </w:rPr>
        <w:t>anticipate</w:t>
      </w:r>
      <w:r w:rsidR="005C64D6">
        <w:rPr>
          <w:rFonts w:ascii="Georgia" w:eastAsia="Georgia" w:hAnsi="Georgia" w:cs="Georgia"/>
          <w:spacing w:val="5"/>
          <w:sz w:val="19"/>
          <w:szCs w:val="19"/>
        </w:rPr>
        <w:t xml:space="preserve"> </w:t>
      </w:r>
      <w:r w:rsidR="005C64D6">
        <w:rPr>
          <w:rFonts w:ascii="Georgia" w:eastAsia="Georgia" w:hAnsi="Georgia" w:cs="Georgia"/>
          <w:w w:val="102"/>
          <w:sz w:val="19"/>
          <w:szCs w:val="19"/>
        </w:rPr>
        <w:t xml:space="preserve">significant </w:t>
      </w:r>
      <w:r w:rsidR="005C64D6">
        <w:rPr>
          <w:rFonts w:ascii="Georgia" w:eastAsia="Georgia" w:hAnsi="Georgia" w:cs="Georgia"/>
          <w:sz w:val="19"/>
          <w:szCs w:val="19"/>
        </w:rPr>
        <w:t>problems</w:t>
      </w:r>
      <w:r w:rsidR="005C64D6">
        <w:rPr>
          <w:rFonts w:ascii="Georgia" w:eastAsia="Georgia" w:hAnsi="Georgia" w:cs="Georgia"/>
          <w:spacing w:val="5"/>
          <w:sz w:val="19"/>
          <w:szCs w:val="19"/>
        </w:rPr>
        <w:t xml:space="preserve"> </w:t>
      </w:r>
      <w:r w:rsidR="005C64D6">
        <w:rPr>
          <w:rFonts w:ascii="Georgia" w:eastAsia="Georgia" w:hAnsi="Georgia" w:cs="Georgia"/>
          <w:sz w:val="19"/>
          <w:szCs w:val="19"/>
        </w:rPr>
        <w:t>in</w:t>
      </w:r>
      <w:r w:rsidR="005C64D6">
        <w:rPr>
          <w:rFonts w:ascii="Georgia" w:eastAsia="Georgia" w:hAnsi="Georgia" w:cs="Georgia"/>
          <w:spacing w:val="-6"/>
          <w:sz w:val="19"/>
          <w:szCs w:val="19"/>
        </w:rPr>
        <w:t xml:space="preserve"> </w:t>
      </w:r>
      <w:r w:rsidR="005C64D6">
        <w:rPr>
          <w:rFonts w:ascii="Georgia" w:eastAsia="Georgia" w:hAnsi="Georgia" w:cs="Georgia"/>
          <w:sz w:val="19"/>
          <w:szCs w:val="19"/>
        </w:rPr>
        <w:t>its</w:t>
      </w:r>
      <w:r w:rsidR="005C64D6">
        <w:rPr>
          <w:rFonts w:ascii="Georgia" w:eastAsia="Georgia" w:hAnsi="Georgia" w:cs="Georgia"/>
          <w:spacing w:val="-7"/>
          <w:sz w:val="19"/>
          <w:szCs w:val="19"/>
        </w:rPr>
        <w:t xml:space="preserve"> </w:t>
      </w:r>
      <w:r w:rsidR="005C64D6">
        <w:rPr>
          <w:rFonts w:ascii="Georgia" w:eastAsia="Georgia" w:hAnsi="Georgia" w:cs="Georgia"/>
          <w:sz w:val="19"/>
          <w:szCs w:val="19"/>
        </w:rPr>
        <w:t>development</w:t>
      </w:r>
      <w:r w:rsidR="005C64D6">
        <w:rPr>
          <w:rFonts w:ascii="Georgia" w:eastAsia="Georgia" w:hAnsi="Georgia" w:cs="Georgia"/>
          <w:spacing w:val="12"/>
          <w:sz w:val="19"/>
          <w:szCs w:val="19"/>
        </w:rPr>
        <w:t xml:space="preserve"> </w:t>
      </w:r>
      <w:r w:rsidR="005C64D6">
        <w:rPr>
          <w:rFonts w:ascii="Georgia" w:eastAsia="Georgia" w:hAnsi="Georgia" w:cs="Georgia"/>
          <w:sz w:val="19"/>
          <w:szCs w:val="19"/>
        </w:rPr>
        <w:t>and</w:t>
      </w:r>
      <w:r w:rsidR="005C64D6">
        <w:rPr>
          <w:rFonts w:ascii="Georgia" w:eastAsia="Georgia" w:hAnsi="Georgia" w:cs="Georgia"/>
          <w:spacing w:val="-5"/>
          <w:sz w:val="19"/>
          <w:szCs w:val="19"/>
        </w:rPr>
        <w:t xml:space="preserve"> </w:t>
      </w:r>
      <w:r w:rsidR="005C64D6">
        <w:rPr>
          <w:rFonts w:ascii="Georgia" w:eastAsia="Georgia" w:hAnsi="Georgia" w:cs="Georgia"/>
          <w:sz w:val="19"/>
          <w:szCs w:val="19"/>
        </w:rPr>
        <w:t>consider</w:t>
      </w:r>
      <w:r w:rsidR="005C64D6">
        <w:rPr>
          <w:rFonts w:ascii="Georgia" w:eastAsia="Georgia" w:hAnsi="Georgia" w:cs="Georgia"/>
          <w:spacing w:val="3"/>
          <w:sz w:val="19"/>
          <w:szCs w:val="19"/>
        </w:rPr>
        <w:t xml:space="preserve"> </w:t>
      </w:r>
      <w:r w:rsidR="005C64D6">
        <w:rPr>
          <w:rFonts w:ascii="Georgia" w:eastAsia="Georgia" w:hAnsi="Georgia" w:cs="Georgia"/>
          <w:sz w:val="19"/>
          <w:szCs w:val="19"/>
        </w:rPr>
        <w:t>the</w:t>
      </w:r>
      <w:r w:rsidR="005C64D6">
        <w:rPr>
          <w:rFonts w:ascii="Georgia" w:eastAsia="Georgia" w:hAnsi="Georgia" w:cs="Georgia"/>
          <w:spacing w:val="-5"/>
          <w:sz w:val="19"/>
          <w:szCs w:val="19"/>
        </w:rPr>
        <w:t xml:space="preserve"> </w:t>
      </w:r>
      <w:r w:rsidR="005C64D6">
        <w:rPr>
          <w:rFonts w:ascii="Georgia" w:eastAsia="Georgia" w:hAnsi="Georgia" w:cs="Georgia"/>
          <w:sz w:val="19"/>
          <w:szCs w:val="19"/>
        </w:rPr>
        <w:t>risk</w:t>
      </w:r>
      <w:r w:rsidR="005C64D6">
        <w:rPr>
          <w:rFonts w:ascii="Georgia" w:eastAsia="Georgia" w:hAnsi="Georgia" w:cs="Georgia"/>
          <w:spacing w:val="-5"/>
          <w:sz w:val="19"/>
          <w:szCs w:val="19"/>
        </w:rPr>
        <w:t xml:space="preserve"> </w:t>
      </w:r>
      <w:r w:rsidR="005C64D6">
        <w:rPr>
          <w:rFonts w:ascii="Georgia" w:eastAsia="Georgia" w:hAnsi="Georgia" w:cs="Georgia"/>
          <w:sz w:val="19"/>
          <w:szCs w:val="19"/>
        </w:rPr>
        <w:t>of</w:t>
      </w:r>
      <w:r w:rsidR="005C64D6">
        <w:rPr>
          <w:rFonts w:ascii="Georgia" w:eastAsia="Georgia" w:hAnsi="Georgia" w:cs="Georgia"/>
          <w:spacing w:val="-8"/>
          <w:sz w:val="19"/>
          <w:szCs w:val="19"/>
        </w:rPr>
        <w:t xml:space="preserve"> </w:t>
      </w:r>
      <w:r w:rsidR="005C64D6">
        <w:rPr>
          <w:rFonts w:ascii="Georgia" w:eastAsia="Georgia" w:hAnsi="Georgia" w:cs="Georgia"/>
          <w:sz w:val="19"/>
          <w:szCs w:val="19"/>
        </w:rPr>
        <w:t>failure</w:t>
      </w:r>
      <w:r w:rsidR="005C64D6">
        <w:rPr>
          <w:rFonts w:ascii="Georgia" w:eastAsia="Georgia" w:hAnsi="Georgia" w:cs="Georgia"/>
          <w:spacing w:val="1"/>
          <w:sz w:val="19"/>
          <w:szCs w:val="19"/>
        </w:rPr>
        <w:t xml:space="preserve"> </w:t>
      </w:r>
      <w:r w:rsidR="005C64D6">
        <w:rPr>
          <w:rFonts w:ascii="Georgia" w:eastAsia="Georgia" w:hAnsi="Georgia" w:cs="Georgia"/>
          <w:sz w:val="19"/>
          <w:szCs w:val="19"/>
        </w:rPr>
        <w:t>of</w:t>
      </w:r>
      <w:r w:rsidR="005C64D6">
        <w:rPr>
          <w:rFonts w:ascii="Georgia" w:eastAsia="Georgia" w:hAnsi="Georgia" w:cs="Georgia"/>
          <w:spacing w:val="-8"/>
          <w:sz w:val="19"/>
          <w:szCs w:val="19"/>
        </w:rPr>
        <w:t xml:space="preserve"> </w:t>
      </w:r>
      <w:r w:rsidR="005C64D6">
        <w:rPr>
          <w:rFonts w:ascii="Georgia" w:eastAsia="Georgia" w:hAnsi="Georgia" w:cs="Georgia"/>
          <w:sz w:val="19"/>
          <w:szCs w:val="19"/>
        </w:rPr>
        <w:t>the</w:t>
      </w:r>
      <w:r w:rsidR="005C64D6">
        <w:rPr>
          <w:rFonts w:ascii="Georgia" w:eastAsia="Georgia" w:hAnsi="Georgia" w:cs="Georgia"/>
          <w:spacing w:val="-6"/>
          <w:sz w:val="19"/>
          <w:szCs w:val="19"/>
        </w:rPr>
        <w:t xml:space="preserve"> </w:t>
      </w:r>
      <w:r w:rsidR="005C64D6">
        <w:rPr>
          <w:rFonts w:ascii="Georgia" w:eastAsia="Georgia" w:hAnsi="Georgia" w:cs="Georgia"/>
          <w:sz w:val="19"/>
          <w:szCs w:val="19"/>
        </w:rPr>
        <w:t>project</w:t>
      </w:r>
      <w:r w:rsidR="005C64D6">
        <w:rPr>
          <w:rFonts w:ascii="Georgia" w:eastAsia="Georgia" w:hAnsi="Georgia" w:cs="Georgia"/>
          <w:spacing w:val="1"/>
          <w:sz w:val="19"/>
          <w:szCs w:val="19"/>
        </w:rPr>
        <w:t xml:space="preserve"> </w:t>
      </w:r>
      <w:r w:rsidR="005C64D6">
        <w:rPr>
          <w:rFonts w:ascii="Georgia" w:eastAsia="Georgia" w:hAnsi="Georgia" w:cs="Georgia"/>
          <w:sz w:val="19"/>
          <w:szCs w:val="19"/>
        </w:rPr>
        <w:t>to</w:t>
      </w:r>
      <w:r w:rsidR="005C64D6">
        <w:rPr>
          <w:rFonts w:ascii="Georgia" w:eastAsia="Georgia" w:hAnsi="Georgia" w:cs="Georgia"/>
          <w:spacing w:val="-7"/>
          <w:sz w:val="19"/>
          <w:szCs w:val="19"/>
        </w:rPr>
        <w:t xml:space="preserve"> </w:t>
      </w:r>
      <w:r w:rsidR="005C64D6">
        <w:rPr>
          <w:rFonts w:ascii="Georgia" w:eastAsia="Georgia" w:hAnsi="Georgia" w:cs="Georgia"/>
          <w:sz w:val="19"/>
          <w:szCs w:val="19"/>
        </w:rPr>
        <w:t>be</w:t>
      </w:r>
      <w:r w:rsidR="005C64D6">
        <w:rPr>
          <w:rFonts w:ascii="Georgia" w:eastAsia="Georgia" w:hAnsi="Georgia" w:cs="Georgia"/>
          <w:spacing w:val="-7"/>
          <w:sz w:val="19"/>
          <w:szCs w:val="19"/>
        </w:rPr>
        <w:t xml:space="preserve"> </w:t>
      </w:r>
      <w:r w:rsidR="005C64D6">
        <w:rPr>
          <w:rFonts w:ascii="Georgia" w:eastAsia="Georgia" w:hAnsi="Georgia" w:cs="Georgia"/>
          <w:sz w:val="19"/>
          <w:szCs w:val="19"/>
        </w:rPr>
        <w:t>very</w:t>
      </w:r>
      <w:r w:rsidR="005C64D6">
        <w:rPr>
          <w:rFonts w:ascii="Georgia" w:eastAsia="Georgia" w:hAnsi="Georgia" w:cs="Georgia"/>
          <w:spacing w:val="-4"/>
          <w:sz w:val="19"/>
          <w:szCs w:val="19"/>
        </w:rPr>
        <w:t xml:space="preserve"> </w:t>
      </w:r>
      <w:r w:rsidR="005C64D6">
        <w:rPr>
          <w:rFonts w:ascii="Georgia" w:eastAsia="Georgia" w:hAnsi="Georgia" w:cs="Georgia"/>
          <w:sz w:val="19"/>
          <w:szCs w:val="19"/>
        </w:rPr>
        <w:t>low.</w:t>
      </w:r>
      <w:r w:rsidR="005C64D6">
        <w:rPr>
          <w:rFonts w:ascii="Georgia" w:eastAsia="Georgia" w:hAnsi="Georgia" w:cs="Georgia"/>
          <w:spacing w:val="20"/>
          <w:sz w:val="19"/>
          <w:szCs w:val="19"/>
        </w:rPr>
        <w:t xml:space="preserve"> </w:t>
      </w:r>
      <w:r w:rsidR="005C64D6">
        <w:rPr>
          <w:rFonts w:ascii="Georgia" w:eastAsia="Georgia" w:hAnsi="Georgia" w:cs="Georgia"/>
          <w:sz w:val="19"/>
          <w:szCs w:val="19"/>
        </w:rPr>
        <w:t>Our</w:t>
      </w:r>
      <w:r w:rsidR="005C64D6">
        <w:rPr>
          <w:rFonts w:ascii="Georgia" w:eastAsia="Georgia" w:hAnsi="Georgia" w:cs="Georgia"/>
          <w:spacing w:val="-4"/>
          <w:sz w:val="19"/>
          <w:szCs w:val="19"/>
        </w:rPr>
        <w:t xml:space="preserve"> </w:t>
      </w:r>
      <w:r w:rsidR="005C64D6">
        <w:rPr>
          <w:rFonts w:ascii="Georgia" w:eastAsia="Georgia" w:hAnsi="Georgia" w:cs="Georgia"/>
          <w:sz w:val="19"/>
          <w:szCs w:val="19"/>
        </w:rPr>
        <w:t>optimism</w:t>
      </w:r>
      <w:r w:rsidR="005C64D6">
        <w:rPr>
          <w:rFonts w:ascii="Georgia" w:eastAsia="Georgia" w:hAnsi="Georgia" w:cs="Georgia"/>
          <w:spacing w:val="5"/>
          <w:sz w:val="19"/>
          <w:szCs w:val="19"/>
        </w:rPr>
        <w:t xml:space="preserve"> </w:t>
      </w:r>
      <w:r w:rsidR="005C64D6">
        <w:rPr>
          <w:rFonts w:ascii="Georgia" w:eastAsia="Georgia" w:hAnsi="Georgia" w:cs="Georgia"/>
          <w:sz w:val="19"/>
          <w:szCs w:val="19"/>
        </w:rPr>
        <w:t>is</w:t>
      </w:r>
      <w:r w:rsidR="005C64D6">
        <w:rPr>
          <w:rFonts w:ascii="Georgia" w:eastAsia="Georgia" w:hAnsi="Georgia" w:cs="Georgia"/>
          <w:spacing w:val="-7"/>
          <w:sz w:val="19"/>
          <w:szCs w:val="19"/>
        </w:rPr>
        <w:t xml:space="preserve"> </w:t>
      </w:r>
      <w:r w:rsidR="005C64D6">
        <w:rPr>
          <w:rFonts w:ascii="Georgia" w:eastAsia="Georgia" w:hAnsi="Georgia" w:cs="Georgia"/>
          <w:sz w:val="19"/>
          <w:szCs w:val="19"/>
        </w:rPr>
        <w:t>based</w:t>
      </w:r>
      <w:r w:rsidR="005C64D6">
        <w:rPr>
          <w:rFonts w:ascii="Georgia" w:eastAsia="Georgia" w:hAnsi="Georgia" w:cs="Georgia"/>
          <w:spacing w:val="-1"/>
          <w:sz w:val="19"/>
          <w:szCs w:val="19"/>
        </w:rPr>
        <w:t xml:space="preserve"> </w:t>
      </w:r>
      <w:r w:rsidR="005C64D6">
        <w:rPr>
          <w:rFonts w:ascii="Georgia" w:eastAsia="Georgia" w:hAnsi="Georgia" w:cs="Georgia"/>
          <w:sz w:val="19"/>
          <w:szCs w:val="19"/>
        </w:rPr>
        <w:t>on</w:t>
      </w:r>
      <w:r w:rsidR="005C64D6">
        <w:rPr>
          <w:rFonts w:ascii="Georgia" w:eastAsia="Georgia" w:hAnsi="Georgia" w:cs="Georgia"/>
          <w:spacing w:val="-7"/>
          <w:sz w:val="19"/>
          <w:szCs w:val="19"/>
        </w:rPr>
        <w:t xml:space="preserve"> </w:t>
      </w:r>
      <w:r w:rsidR="005C64D6">
        <w:rPr>
          <w:rFonts w:ascii="Georgia" w:eastAsia="Georgia" w:hAnsi="Georgia" w:cs="Georgia"/>
          <w:sz w:val="19"/>
          <w:szCs w:val="19"/>
        </w:rPr>
        <w:t>the</w:t>
      </w:r>
      <w:r w:rsidR="005C64D6">
        <w:rPr>
          <w:rFonts w:ascii="Georgia" w:eastAsia="Georgia" w:hAnsi="Georgia" w:cs="Georgia"/>
          <w:spacing w:val="-5"/>
          <w:sz w:val="19"/>
          <w:szCs w:val="19"/>
        </w:rPr>
        <w:t xml:space="preserve"> </w:t>
      </w:r>
      <w:r w:rsidR="005C64D6">
        <w:rPr>
          <w:rFonts w:ascii="Georgia" w:eastAsia="Georgia" w:hAnsi="Georgia" w:cs="Georgia"/>
          <w:w w:val="102"/>
          <w:sz w:val="19"/>
          <w:szCs w:val="19"/>
        </w:rPr>
        <w:t xml:space="preserve">extensive </w:t>
      </w:r>
      <w:r w:rsidR="005C64D6">
        <w:rPr>
          <w:rFonts w:ascii="Georgia" w:eastAsia="Georgia" w:hAnsi="Georgia" w:cs="Georgia"/>
          <w:sz w:val="19"/>
          <w:szCs w:val="19"/>
        </w:rPr>
        <w:t>preliminary</w:t>
      </w:r>
      <w:r w:rsidR="005C64D6">
        <w:rPr>
          <w:rFonts w:ascii="Georgia" w:eastAsia="Georgia" w:hAnsi="Georgia" w:cs="Georgia"/>
          <w:spacing w:val="40"/>
          <w:sz w:val="19"/>
          <w:szCs w:val="19"/>
        </w:rPr>
        <w:t xml:space="preserve"> </w:t>
      </w:r>
      <w:r w:rsidR="005C64D6">
        <w:rPr>
          <w:rFonts w:ascii="Georgia" w:eastAsia="Georgia" w:hAnsi="Georgia" w:cs="Georgia"/>
          <w:sz w:val="19"/>
          <w:szCs w:val="19"/>
        </w:rPr>
        <w:t>work</w:t>
      </w:r>
      <w:r w:rsidR="005C64D6">
        <w:rPr>
          <w:rFonts w:ascii="Georgia" w:eastAsia="Georgia" w:hAnsi="Georgia" w:cs="Georgia"/>
          <w:spacing w:val="28"/>
          <w:sz w:val="19"/>
          <w:szCs w:val="19"/>
        </w:rPr>
        <w:t xml:space="preserve"> </w:t>
      </w:r>
      <w:r w:rsidR="005C64D6">
        <w:rPr>
          <w:rFonts w:ascii="Georgia" w:eastAsia="Georgia" w:hAnsi="Georgia" w:cs="Georgia"/>
          <w:sz w:val="19"/>
          <w:szCs w:val="19"/>
        </w:rPr>
        <w:t>that</w:t>
      </w:r>
      <w:r w:rsidR="005C64D6">
        <w:rPr>
          <w:rFonts w:ascii="Georgia" w:eastAsia="Georgia" w:hAnsi="Georgia" w:cs="Georgia"/>
          <w:spacing w:val="27"/>
          <w:sz w:val="19"/>
          <w:szCs w:val="19"/>
        </w:rPr>
        <w:t xml:space="preserve"> </w:t>
      </w:r>
      <w:r w:rsidR="005C64D6">
        <w:rPr>
          <w:rFonts w:ascii="Georgia" w:eastAsia="Georgia" w:hAnsi="Georgia" w:cs="Georgia"/>
          <w:sz w:val="19"/>
          <w:szCs w:val="19"/>
        </w:rPr>
        <w:t>has</w:t>
      </w:r>
      <w:r w:rsidR="005C64D6">
        <w:rPr>
          <w:rFonts w:ascii="Georgia" w:eastAsia="Georgia" w:hAnsi="Georgia" w:cs="Georgia"/>
          <w:spacing w:val="26"/>
          <w:sz w:val="19"/>
          <w:szCs w:val="19"/>
        </w:rPr>
        <w:t xml:space="preserve"> </w:t>
      </w:r>
      <w:r w:rsidR="005C64D6">
        <w:rPr>
          <w:rFonts w:ascii="Georgia" w:eastAsia="Georgia" w:hAnsi="Georgia" w:cs="Georgia"/>
          <w:sz w:val="19"/>
          <w:szCs w:val="19"/>
        </w:rPr>
        <w:t>been</w:t>
      </w:r>
      <w:r w:rsidR="005C64D6">
        <w:rPr>
          <w:rFonts w:ascii="Georgia" w:eastAsia="Georgia" w:hAnsi="Georgia" w:cs="Georgia"/>
          <w:spacing w:val="28"/>
          <w:sz w:val="19"/>
          <w:szCs w:val="19"/>
        </w:rPr>
        <w:t xml:space="preserve"> </w:t>
      </w:r>
      <w:r w:rsidR="005C64D6">
        <w:rPr>
          <w:rFonts w:ascii="Georgia" w:eastAsia="Georgia" w:hAnsi="Georgia" w:cs="Georgia"/>
          <w:sz w:val="19"/>
          <w:szCs w:val="19"/>
        </w:rPr>
        <w:t>performed</w:t>
      </w:r>
      <w:r w:rsidR="005C64D6">
        <w:rPr>
          <w:rFonts w:ascii="Georgia" w:eastAsia="Georgia" w:hAnsi="Georgia" w:cs="Georgia"/>
          <w:spacing w:val="38"/>
          <w:sz w:val="19"/>
          <w:szCs w:val="19"/>
        </w:rPr>
        <w:t xml:space="preserve"> </w:t>
      </w:r>
      <w:r w:rsidR="005C64D6">
        <w:rPr>
          <w:rFonts w:ascii="Georgia" w:eastAsia="Georgia" w:hAnsi="Georgia" w:cs="Georgia"/>
          <w:sz w:val="19"/>
          <w:szCs w:val="19"/>
        </w:rPr>
        <w:t>over</w:t>
      </w:r>
      <w:r w:rsidR="005C64D6">
        <w:rPr>
          <w:rFonts w:ascii="Georgia" w:eastAsia="Georgia" w:hAnsi="Georgia" w:cs="Georgia"/>
          <w:spacing w:val="27"/>
          <w:sz w:val="19"/>
          <w:szCs w:val="19"/>
        </w:rPr>
        <w:t xml:space="preserve"> </w:t>
      </w:r>
      <w:r w:rsidR="005C64D6">
        <w:rPr>
          <w:rFonts w:ascii="Georgia" w:eastAsia="Georgia" w:hAnsi="Georgia" w:cs="Georgia"/>
          <w:sz w:val="19"/>
          <w:szCs w:val="19"/>
        </w:rPr>
        <w:t>a</w:t>
      </w:r>
      <w:r w:rsidR="005C64D6">
        <w:rPr>
          <w:rFonts w:ascii="Georgia" w:eastAsia="Georgia" w:hAnsi="Georgia" w:cs="Georgia"/>
          <w:spacing w:val="23"/>
          <w:sz w:val="19"/>
          <w:szCs w:val="19"/>
        </w:rPr>
        <w:t xml:space="preserve"> </w:t>
      </w:r>
      <w:r w:rsidR="005C64D6">
        <w:rPr>
          <w:rFonts w:ascii="Georgia" w:eastAsia="Georgia" w:hAnsi="Georgia" w:cs="Georgia"/>
          <w:sz w:val="19"/>
          <w:szCs w:val="19"/>
        </w:rPr>
        <w:t>significant</w:t>
      </w:r>
      <w:r w:rsidR="005C64D6">
        <w:rPr>
          <w:rFonts w:ascii="Georgia" w:eastAsia="Georgia" w:hAnsi="Georgia" w:cs="Georgia"/>
          <w:spacing w:val="38"/>
          <w:sz w:val="19"/>
          <w:szCs w:val="19"/>
        </w:rPr>
        <w:t xml:space="preserve"> </w:t>
      </w:r>
      <w:r w:rsidR="005C64D6">
        <w:rPr>
          <w:rFonts w:ascii="Georgia" w:eastAsia="Georgia" w:hAnsi="Georgia" w:cs="Georgia"/>
          <w:sz w:val="19"/>
          <w:szCs w:val="19"/>
        </w:rPr>
        <w:t>period</w:t>
      </w:r>
      <w:r w:rsidR="005C64D6">
        <w:rPr>
          <w:rFonts w:ascii="Georgia" w:eastAsia="Georgia" w:hAnsi="Georgia" w:cs="Georgia"/>
          <w:spacing w:val="31"/>
          <w:sz w:val="19"/>
          <w:szCs w:val="19"/>
        </w:rPr>
        <w:t xml:space="preserve"> </w:t>
      </w:r>
      <w:r w:rsidR="005C64D6">
        <w:rPr>
          <w:rFonts w:ascii="Georgia" w:eastAsia="Georgia" w:hAnsi="Georgia" w:cs="Georgia"/>
          <w:sz w:val="19"/>
          <w:szCs w:val="19"/>
        </w:rPr>
        <w:t>of</w:t>
      </w:r>
      <w:r w:rsidR="005C64D6">
        <w:rPr>
          <w:rFonts w:ascii="Georgia" w:eastAsia="Georgia" w:hAnsi="Georgia" w:cs="Georgia"/>
          <w:spacing w:val="23"/>
          <w:sz w:val="19"/>
          <w:szCs w:val="19"/>
        </w:rPr>
        <w:t xml:space="preserve"> </w:t>
      </w:r>
      <w:r w:rsidR="005C64D6">
        <w:rPr>
          <w:rFonts w:ascii="Georgia" w:eastAsia="Georgia" w:hAnsi="Georgia" w:cs="Georgia"/>
          <w:sz w:val="19"/>
          <w:szCs w:val="19"/>
        </w:rPr>
        <w:t>time</w:t>
      </w:r>
      <w:r w:rsidR="005C64D6">
        <w:rPr>
          <w:rFonts w:ascii="Georgia" w:eastAsia="Georgia" w:hAnsi="Georgia" w:cs="Georgia"/>
          <w:spacing w:val="28"/>
          <w:sz w:val="19"/>
          <w:szCs w:val="19"/>
        </w:rPr>
        <w:t xml:space="preserve"> </w:t>
      </w:r>
      <w:r w:rsidR="005C64D6">
        <w:rPr>
          <w:rFonts w:ascii="Georgia" w:eastAsia="Georgia" w:hAnsi="Georgia" w:cs="Georgia"/>
          <w:sz w:val="19"/>
          <w:szCs w:val="19"/>
        </w:rPr>
        <w:t>to</w:t>
      </w:r>
      <w:r w:rsidR="005C64D6">
        <w:rPr>
          <w:rFonts w:ascii="Georgia" w:eastAsia="Georgia" w:hAnsi="Georgia" w:cs="Georgia"/>
          <w:spacing w:val="23"/>
          <w:sz w:val="19"/>
          <w:szCs w:val="19"/>
        </w:rPr>
        <w:t xml:space="preserve"> </w:t>
      </w:r>
      <w:r w:rsidR="005C64D6">
        <w:rPr>
          <w:rFonts w:ascii="Georgia" w:eastAsia="Georgia" w:hAnsi="Georgia" w:cs="Georgia"/>
          <w:sz w:val="19"/>
          <w:szCs w:val="19"/>
        </w:rPr>
        <w:t>successfully</w:t>
      </w:r>
      <w:r w:rsidR="005C64D6">
        <w:rPr>
          <w:rFonts w:ascii="Georgia" w:eastAsia="Georgia" w:hAnsi="Georgia" w:cs="Georgia"/>
          <w:spacing w:val="40"/>
          <w:sz w:val="19"/>
          <w:szCs w:val="19"/>
        </w:rPr>
        <w:t xml:space="preserve"> </w:t>
      </w:r>
      <w:r w:rsidR="005C64D6">
        <w:rPr>
          <w:rFonts w:ascii="Georgia" w:eastAsia="Georgia" w:hAnsi="Georgia" w:cs="Georgia"/>
          <w:sz w:val="19"/>
          <w:szCs w:val="19"/>
        </w:rPr>
        <w:t>demonstrate</w:t>
      </w:r>
      <w:r w:rsidR="005C64D6">
        <w:rPr>
          <w:rFonts w:ascii="Georgia" w:eastAsia="Georgia" w:hAnsi="Georgia" w:cs="Georgia"/>
          <w:spacing w:val="41"/>
          <w:sz w:val="19"/>
          <w:szCs w:val="19"/>
        </w:rPr>
        <w:t xml:space="preserve"> </w:t>
      </w:r>
      <w:r w:rsidR="005C64D6">
        <w:rPr>
          <w:rFonts w:ascii="Georgia" w:eastAsia="Georgia" w:hAnsi="Georgia" w:cs="Georgia"/>
          <w:sz w:val="19"/>
          <w:szCs w:val="19"/>
        </w:rPr>
        <w:t>feasibility</w:t>
      </w:r>
      <w:r w:rsidR="005C64D6">
        <w:rPr>
          <w:rFonts w:ascii="Georgia" w:eastAsia="Georgia" w:hAnsi="Georgia" w:cs="Georgia"/>
          <w:spacing w:val="36"/>
          <w:sz w:val="19"/>
          <w:szCs w:val="19"/>
        </w:rPr>
        <w:t xml:space="preserve"> </w:t>
      </w:r>
      <w:r w:rsidR="005C64D6">
        <w:rPr>
          <w:rFonts w:ascii="Georgia" w:eastAsia="Georgia" w:hAnsi="Georgia" w:cs="Georgia"/>
          <w:sz w:val="19"/>
          <w:szCs w:val="19"/>
        </w:rPr>
        <w:t>of</w:t>
      </w:r>
      <w:r w:rsidR="005C64D6">
        <w:rPr>
          <w:rFonts w:ascii="Georgia" w:eastAsia="Georgia" w:hAnsi="Georgia" w:cs="Georgia"/>
          <w:spacing w:val="23"/>
          <w:sz w:val="19"/>
          <w:szCs w:val="19"/>
        </w:rPr>
        <w:t xml:space="preserve"> </w:t>
      </w:r>
      <w:r w:rsidR="005C64D6">
        <w:rPr>
          <w:rFonts w:ascii="Georgia" w:eastAsia="Georgia" w:hAnsi="Georgia" w:cs="Georgia"/>
          <w:w w:val="102"/>
          <w:sz w:val="19"/>
          <w:szCs w:val="19"/>
        </w:rPr>
        <w:t xml:space="preserve">every </w:t>
      </w:r>
      <w:r w:rsidR="005C64D6">
        <w:rPr>
          <w:rFonts w:ascii="Georgia" w:eastAsia="Georgia" w:hAnsi="Georgia" w:cs="Georgia"/>
          <w:sz w:val="19"/>
          <w:szCs w:val="19"/>
        </w:rPr>
        <w:t>aspect</w:t>
      </w:r>
      <w:r w:rsidR="005C64D6">
        <w:rPr>
          <w:rFonts w:ascii="Georgia" w:eastAsia="Georgia" w:hAnsi="Georgia" w:cs="Georgia"/>
          <w:spacing w:val="6"/>
          <w:sz w:val="19"/>
          <w:szCs w:val="19"/>
        </w:rPr>
        <w:t xml:space="preserve"> </w:t>
      </w:r>
      <w:r w:rsidR="005C64D6">
        <w:rPr>
          <w:rFonts w:ascii="Georgia" w:eastAsia="Georgia" w:hAnsi="Georgia" w:cs="Georgia"/>
          <w:sz w:val="19"/>
          <w:szCs w:val="19"/>
        </w:rPr>
        <w:t>of</w:t>
      </w:r>
      <w:r w:rsidR="005C64D6">
        <w:rPr>
          <w:rFonts w:ascii="Georgia" w:eastAsia="Georgia" w:hAnsi="Georgia" w:cs="Georgia"/>
          <w:spacing w:val="-2"/>
          <w:sz w:val="19"/>
          <w:szCs w:val="19"/>
        </w:rPr>
        <w:t xml:space="preserve"> </w:t>
      </w:r>
      <w:r w:rsidR="005C64D6">
        <w:rPr>
          <w:rFonts w:ascii="Georgia" w:eastAsia="Georgia" w:hAnsi="Georgia" w:cs="Georgia"/>
          <w:sz w:val="19"/>
          <w:szCs w:val="19"/>
        </w:rPr>
        <w:t>the project.</w:t>
      </w:r>
      <w:r w:rsidR="005C64D6">
        <w:rPr>
          <w:rFonts w:ascii="Georgia" w:eastAsia="Georgia" w:hAnsi="Georgia" w:cs="Georgia"/>
          <w:spacing w:val="28"/>
          <w:sz w:val="19"/>
          <w:szCs w:val="19"/>
        </w:rPr>
        <w:t xml:space="preserve"> </w:t>
      </w:r>
      <w:r w:rsidR="005C64D6">
        <w:rPr>
          <w:rFonts w:ascii="Georgia" w:eastAsia="Georgia" w:hAnsi="Georgia" w:cs="Georgia"/>
          <w:sz w:val="19"/>
          <w:szCs w:val="19"/>
        </w:rPr>
        <w:t>Given</w:t>
      </w:r>
      <w:r w:rsidR="005C64D6">
        <w:rPr>
          <w:rFonts w:ascii="Georgia" w:eastAsia="Georgia" w:hAnsi="Georgia" w:cs="Georgia"/>
          <w:spacing w:val="5"/>
          <w:sz w:val="19"/>
          <w:szCs w:val="19"/>
        </w:rPr>
        <w:t xml:space="preserve"> </w:t>
      </w:r>
      <w:r w:rsidR="005C64D6">
        <w:rPr>
          <w:rFonts w:ascii="Georgia" w:eastAsia="Georgia" w:hAnsi="Georgia" w:cs="Georgia"/>
          <w:sz w:val="19"/>
          <w:szCs w:val="19"/>
        </w:rPr>
        <w:t>the level</w:t>
      </w:r>
      <w:r w:rsidR="005C64D6">
        <w:rPr>
          <w:rFonts w:ascii="Georgia" w:eastAsia="Georgia" w:hAnsi="Georgia" w:cs="Georgia"/>
          <w:spacing w:val="3"/>
          <w:sz w:val="19"/>
          <w:szCs w:val="19"/>
        </w:rPr>
        <w:t xml:space="preserve"> </w:t>
      </w:r>
      <w:r w:rsidR="005C64D6">
        <w:rPr>
          <w:rFonts w:ascii="Georgia" w:eastAsia="Georgia" w:hAnsi="Georgia" w:cs="Georgia"/>
          <w:sz w:val="19"/>
          <w:szCs w:val="19"/>
        </w:rPr>
        <w:t>of</w:t>
      </w:r>
      <w:r w:rsidR="005C64D6">
        <w:rPr>
          <w:rFonts w:ascii="Georgia" w:eastAsia="Georgia" w:hAnsi="Georgia" w:cs="Georgia"/>
          <w:spacing w:val="-2"/>
          <w:sz w:val="19"/>
          <w:szCs w:val="19"/>
        </w:rPr>
        <w:t xml:space="preserve"> </w:t>
      </w:r>
      <w:r w:rsidR="005C64D6">
        <w:rPr>
          <w:rFonts w:ascii="Georgia" w:eastAsia="Georgia" w:hAnsi="Georgia" w:cs="Georgia"/>
          <w:sz w:val="19"/>
          <w:szCs w:val="19"/>
        </w:rPr>
        <w:t>expertise</w:t>
      </w:r>
      <w:r w:rsidR="005C64D6">
        <w:rPr>
          <w:rFonts w:ascii="Georgia" w:eastAsia="Georgia" w:hAnsi="Georgia" w:cs="Georgia"/>
          <w:spacing w:val="10"/>
          <w:sz w:val="19"/>
          <w:szCs w:val="19"/>
        </w:rPr>
        <w:t xml:space="preserve"> </w:t>
      </w:r>
      <w:r w:rsidR="005C64D6">
        <w:rPr>
          <w:rFonts w:ascii="Georgia" w:eastAsia="Georgia" w:hAnsi="Georgia" w:cs="Georgia"/>
          <w:sz w:val="19"/>
          <w:szCs w:val="19"/>
        </w:rPr>
        <w:t>and</w:t>
      </w:r>
      <w:r w:rsidR="005C64D6">
        <w:rPr>
          <w:rFonts w:ascii="Georgia" w:eastAsia="Georgia" w:hAnsi="Georgia" w:cs="Georgia"/>
          <w:spacing w:val="1"/>
          <w:sz w:val="19"/>
          <w:szCs w:val="19"/>
        </w:rPr>
        <w:t xml:space="preserve"> </w:t>
      </w:r>
      <w:r w:rsidR="005C64D6">
        <w:rPr>
          <w:rFonts w:ascii="Georgia" w:eastAsia="Georgia" w:hAnsi="Georgia" w:cs="Georgia"/>
          <w:sz w:val="19"/>
          <w:szCs w:val="19"/>
        </w:rPr>
        <w:t>experience</w:t>
      </w:r>
      <w:r w:rsidR="005C64D6">
        <w:rPr>
          <w:rFonts w:ascii="Georgia" w:eastAsia="Georgia" w:hAnsi="Georgia" w:cs="Georgia"/>
          <w:spacing w:val="13"/>
          <w:sz w:val="19"/>
          <w:szCs w:val="19"/>
        </w:rPr>
        <w:t xml:space="preserve"> </w:t>
      </w:r>
      <w:r w:rsidR="005C64D6">
        <w:rPr>
          <w:rFonts w:ascii="Georgia" w:eastAsia="Georgia" w:hAnsi="Georgia" w:cs="Georgia"/>
          <w:sz w:val="19"/>
          <w:szCs w:val="19"/>
        </w:rPr>
        <w:t>of</w:t>
      </w:r>
      <w:r w:rsidR="005C64D6">
        <w:rPr>
          <w:rFonts w:ascii="Georgia" w:eastAsia="Georgia" w:hAnsi="Georgia" w:cs="Georgia"/>
          <w:spacing w:val="-2"/>
          <w:sz w:val="19"/>
          <w:szCs w:val="19"/>
        </w:rPr>
        <w:t xml:space="preserve"> </w:t>
      </w:r>
      <w:r w:rsidR="005C64D6">
        <w:rPr>
          <w:rFonts w:ascii="Georgia" w:eastAsia="Georgia" w:hAnsi="Georgia" w:cs="Georgia"/>
          <w:sz w:val="19"/>
          <w:szCs w:val="19"/>
        </w:rPr>
        <w:t>our</w:t>
      </w:r>
      <w:r w:rsidR="005C64D6">
        <w:rPr>
          <w:rFonts w:ascii="Georgia" w:eastAsia="Georgia" w:hAnsi="Georgia" w:cs="Georgia"/>
          <w:spacing w:val="1"/>
          <w:sz w:val="19"/>
          <w:szCs w:val="19"/>
        </w:rPr>
        <w:t xml:space="preserve"> </w:t>
      </w:r>
      <w:r w:rsidR="005C64D6">
        <w:rPr>
          <w:rFonts w:ascii="Georgia" w:eastAsia="Georgia" w:hAnsi="Georgia" w:cs="Georgia"/>
          <w:sz w:val="19"/>
          <w:szCs w:val="19"/>
        </w:rPr>
        <w:t>interdisciplinary</w:t>
      </w:r>
      <w:r w:rsidR="005C64D6">
        <w:rPr>
          <w:rFonts w:ascii="Georgia" w:eastAsia="Georgia" w:hAnsi="Georgia" w:cs="Georgia"/>
          <w:spacing w:val="23"/>
          <w:sz w:val="19"/>
          <w:szCs w:val="19"/>
        </w:rPr>
        <w:t xml:space="preserve"> </w:t>
      </w:r>
      <w:r w:rsidR="005C64D6">
        <w:rPr>
          <w:rFonts w:ascii="Georgia" w:eastAsia="Georgia" w:hAnsi="Georgia" w:cs="Georgia"/>
          <w:sz w:val="19"/>
          <w:szCs w:val="19"/>
        </w:rPr>
        <w:t>team</w:t>
      </w:r>
      <w:r w:rsidR="005C64D6">
        <w:rPr>
          <w:rFonts w:ascii="Georgia" w:eastAsia="Georgia" w:hAnsi="Georgia" w:cs="Georgia"/>
          <w:spacing w:val="3"/>
          <w:sz w:val="19"/>
          <w:szCs w:val="19"/>
        </w:rPr>
        <w:t xml:space="preserve"> </w:t>
      </w:r>
      <w:r w:rsidR="005C64D6">
        <w:rPr>
          <w:rFonts w:ascii="Georgia" w:eastAsia="Georgia" w:hAnsi="Georgia" w:cs="Georgia"/>
          <w:sz w:val="19"/>
          <w:szCs w:val="19"/>
        </w:rPr>
        <w:t>and</w:t>
      </w:r>
      <w:r w:rsidR="005C64D6">
        <w:rPr>
          <w:rFonts w:ascii="Georgia" w:eastAsia="Georgia" w:hAnsi="Georgia" w:cs="Georgia"/>
          <w:spacing w:val="1"/>
          <w:sz w:val="19"/>
          <w:szCs w:val="19"/>
        </w:rPr>
        <w:t xml:space="preserve"> </w:t>
      </w:r>
      <w:r w:rsidR="005C64D6">
        <w:rPr>
          <w:rFonts w:ascii="Georgia" w:eastAsia="Georgia" w:hAnsi="Georgia" w:cs="Georgia"/>
          <w:sz w:val="19"/>
          <w:szCs w:val="19"/>
        </w:rPr>
        <w:t>the well-defined</w:t>
      </w:r>
      <w:r w:rsidR="005C64D6">
        <w:rPr>
          <w:rFonts w:ascii="Georgia" w:eastAsia="Georgia" w:hAnsi="Georgia" w:cs="Georgia"/>
          <w:spacing w:val="16"/>
          <w:sz w:val="19"/>
          <w:szCs w:val="19"/>
        </w:rPr>
        <w:t xml:space="preserve"> </w:t>
      </w:r>
      <w:r w:rsidR="005C64D6">
        <w:rPr>
          <w:rFonts w:ascii="Georgia" w:eastAsia="Georgia" w:hAnsi="Georgia" w:cs="Georgia"/>
          <w:sz w:val="19"/>
          <w:szCs w:val="19"/>
        </w:rPr>
        <w:t>scope</w:t>
      </w:r>
      <w:r w:rsidR="005C64D6">
        <w:rPr>
          <w:rFonts w:ascii="Georgia" w:eastAsia="Georgia" w:hAnsi="Georgia" w:cs="Georgia"/>
          <w:spacing w:val="4"/>
          <w:sz w:val="19"/>
          <w:szCs w:val="19"/>
        </w:rPr>
        <w:t xml:space="preserve"> </w:t>
      </w:r>
      <w:r w:rsidR="005C64D6">
        <w:rPr>
          <w:rFonts w:ascii="Georgia" w:eastAsia="Georgia" w:hAnsi="Georgia" w:cs="Georgia"/>
          <w:sz w:val="19"/>
          <w:szCs w:val="19"/>
        </w:rPr>
        <w:t>of</w:t>
      </w:r>
      <w:r w:rsidR="005C64D6">
        <w:rPr>
          <w:rFonts w:ascii="Georgia" w:eastAsia="Georgia" w:hAnsi="Georgia" w:cs="Georgia"/>
          <w:spacing w:val="-2"/>
          <w:sz w:val="19"/>
          <w:szCs w:val="19"/>
        </w:rPr>
        <w:t xml:space="preserve"> </w:t>
      </w:r>
      <w:r w:rsidR="005C64D6">
        <w:rPr>
          <w:rFonts w:ascii="Georgia" w:eastAsia="Georgia" w:hAnsi="Georgia" w:cs="Georgia"/>
          <w:w w:val="102"/>
          <w:sz w:val="19"/>
          <w:szCs w:val="19"/>
        </w:rPr>
        <w:t xml:space="preserve">the </w:t>
      </w:r>
      <w:r w:rsidR="005C64D6">
        <w:rPr>
          <w:rFonts w:ascii="Georgia" w:eastAsia="Georgia" w:hAnsi="Georgia" w:cs="Georgia"/>
          <w:sz w:val="19"/>
          <w:szCs w:val="19"/>
        </w:rPr>
        <w:t>software</w:t>
      </w:r>
      <w:r w:rsidR="005C64D6">
        <w:rPr>
          <w:rFonts w:ascii="Georgia" w:eastAsia="Georgia" w:hAnsi="Georgia" w:cs="Georgia"/>
          <w:spacing w:val="15"/>
          <w:sz w:val="19"/>
          <w:szCs w:val="19"/>
        </w:rPr>
        <w:t xml:space="preserve"> </w:t>
      </w:r>
      <w:r w:rsidR="005C64D6">
        <w:rPr>
          <w:rFonts w:ascii="Georgia" w:eastAsia="Georgia" w:hAnsi="Georgia" w:cs="Georgia"/>
          <w:sz w:val="19"/>
          <w:szCs w:val="19"/>
        </w:rPr>
        <w:t>development</w:t>
      </w:r>
      <w:r w:rsidR="005C64D6">
        <w:rPr>
          <w:rFonts w:ascii="Georgia" w:eastAsia="Georgia" w:hAnsi="Georgia" w:cs="Georgia"/>
          <w:spacing w:val="23"/>
          <w:sz w:val="19"/>
          <w:szCs w:val="19"/>
        </w:rPr>
        <w:t xml:space="preserve"> </w:t>
      </w:r>
      <w:r w:rsidR="005C64D6">
        <w:rPr>
          <w:rFonts w:ascii="Georgia" w:eastAsia="Georgia" w:hAnsi="Georgia" w:cs="Georgia"/>
          <w:sz w:val="19"/>
          <w:szCs w:val="19"/>
        </w:rPr>
        <w:t>and</w:t>
      </w:r>
      <w:r w:rsidR="005C64D6">
        <w:rPr>
          <w:rFonts w:ascii="Georgia" w:eastAsia="Georgia" w:hAnsi="Georgia" w:cs="Georgia"/>
          <w:spacing w:val="7"/>
          <w:sz w:val="19"/>
          <w:szCs w:val="19"/>
        </w:rPr>
        <w:t xml:space="preserve"> </w:t>
      </w:r>
      <w:r w:rsidR="005C64D6">
        <w:rPr>
          <w:rFonts w:ascii="Georgia" w:eastAsia="Georgia" w:hAnsi="Georgia" w:cs="Georgia"/>
          <w:sz w:val="19"/>
          <w:szCs w:val="19"/>
        </w:rPr>
        <w:t>engineering</w:t>
      </w:r>
      <w:r w:rsidR="005C64D6">
        <w:rPr>
          <w:rFonts w:ascii="Georgia" w:eastAsia="Georgia" w:hAnsi="Georgia" w:cs="Georgia"/>
          <w:spacing w:val="21"/>
          <w:sz w:val="19"/>
          <w:szCs w:val="19"/>
        </w:rPr>
        <w:t xml:space="preserve"> </w:t>
      </w:r>
      <w:r w:rsidR="005C64D6">
        <w:rPr>
          <w:rFonts w:ascii="Georgia" w:eastAsia="Georgia" w:hAnsi="Georgia" w:cs="Georgia"/>
          <w:sz w:val="19"/>
          <w:szCs w:val="19"/>
        </w:rPr>
        <w:t>problems,</w:t>
      </w:r>
      <w:r w:rsidR="005C64D6">
        <w:rPr>
          <w:rFonts w:ascii="Georgia" w:eastAsia="Georgia" w:hAnsi="Georgia" w:cs="Georgia"/>
          <w:spacing w:val="18"/>
          <w:sz w:val="19"/>
          <w:szCs w:val="19"/>
        </w:rPr>
        <w:t xml:space="preserve"> </w:t>
      </w:r>
      <w:r w:rsidR="005C64D6">
        <w:rPr>
          <w:rFonts w:ascii="Georgia" w:eastAsia="Georgia" w:hAnsi="Georgia" w:cs="Georgia"/>
          <w:sz w:val="19"/>
          <w:szCs w:val="19"/>
        </w:rPr>
        <w:t>we</w:t>
      </w:r>
      <w:r w:rsidR="005C64D6">
        <w:rPr>
          <w:rFonts w:ascii="Georgia" w:eastAsia="Georgia" w:hAnsi="Georgia" w:cs="Georgia"/>
          <w:spacing w:val="6"/>
          <w:sz w:val="19"/>
          <w:szCs w:val="19"/>
        </w:rPr>
        <w:t xml:space="preserve"> </w:t>
      </w:r>
      <w:r w:rsidR="005C64D6">
        <w:rPr>
          <w:rFonts w:ascii="Georgia" w:eastAsia="Georgia" w:hAnsi="Georgia" w:cs="Georgia"/>
          <w:sz w:val="19"/>
          <w:szCs w:val="19"/>
        </w:rPr>
        <w:t>are</w:t>
      </w:r>
      <w:r w:rsidR="005C64D6">
        <w:rPr>
          <w:rFonts w:ascii="Georgia" w:eastAsia="Georgia" w:hAnsi="Georgia" w:cs="Georgia"/>
          <w:spacing w:val="6"/>
          <w:sz w:val="19"/>
          <w:szCs w:val="19"/>
        </w:rPr>
        <w:t xml:space="preserve"> </w:t>
      </w:r>
      <w:r w:rsidR="005C64D6">
        <w:rPr>
          <w:rFonts w:ascii="Georgia" w:eastAsia="Georgia" w:hAnsi="Georgia" w:cs="Georgia"/>
          <w:sz w:val="19"/>
          <w:szCs w:val="19"/>
        </w:rPr>
        <w:t>highly</w:t>
      </w:r>
      <w:r w:rsidR="005C64D6">
        <w:rPr>
          <w:rFonts w:ascii="Georgia" w:eastAsia="Georgia" w:hAnsi="Georgia" w:cs="Georgia"/>
          <w:spacing w:val="11"/>
          <w:sz w:val="19"/>
          <w:szCs w:val="19"/>
        </w:rPr>
        <w:t xml:space="preserve"> </w:t>
      </w:r>
      <w:r w:rsidR="005C64D6">
        <w:rPr>
          <w:rFonts w:ascii="Georgia" w:eastAsia="Georgia" w:hAnsi="Georgia" w:cs="Georgia"/>
          <w:sz w:val="19"/>
          <w:szCs w:val="19"/>
        </w:rPr>
        <w:t>confident</w:t>
      </w:r>
      <w:r w:rsidR="005C64D6">
        <w:rPr>
          <w:rFonts w:ascii="Georgia" w:eastAsia="Georgia" w:hAnsi="Georgia" w:cs="Georgia"/>
          <w:spacing w:val="17"/>
          <w:sz w:val="19"/>
          <w:szCs w:val="19"/>
        </w:rPr>
        <w:t xml:space="preserve"> </w:t>
      </w:r>
      <w:r w:rsidR="005C64D6">
        <w:rPr>
          <w:rFonts w:ascii="Georgia" w:eastAsia="Georgia" w:hAnsi="Georgia" w:cs="Georgia"/>
          <w:sz w:val="19"/>
          <w:szCs w:val="19"/>
        </w:rPr>
        <w:t>in</w:t>
      </w:r>
      <w:r w:rsidR="005C64D6">
        <w:rPr>
          <w:rFonts w:ascii="Georgia" w:eastAsia="Georgia" w:hAnsi="Georgia" w:cs="Georgia"/>
          <w:spacing w:val="6"/>
          <w:sz w:val="19"/>
          <w:szCs w:val="19"/>
        </w:rPr>
        <w:t xml:space="preserve"> </w:t>
      </w:r>
      <w:r w:rsidR="005C64D6">
        <w:rPr>
          <w:rFonts w:ascii="Georgia" w:eastAsia="Georgia" w:hAnsi="Georgia" w:cs="Georgia"/>
          <w:sz w:val="19"/>
          <w:szCs w:val="19"/>
        </w:rPr>
        <w:t>a</w:t>
      </w:r>
      <w:r w:rsidR="005C64D6">
        <w:rPr>
          <w:rFonts w:ascii="Georgia" w:eastAsia="Georgia" w:hAnsi="Georgia" w:cs="Georgia"/>
          <w:spacing w:val="4"/>
          <w:sz w:val="19"/>
          <w:szCs w:val="19"/>
        </w:rPr>
        <w:t xml:space="preserve"> </w:t>
      </w:r>
      <w:r w:rsidR="005C64D6">
        <w:rPr>
          <w:rFonts w:ascii="Georgia" w:eastAsia="Georgia" w:hAnsi="Georgia" w:cs="Georgia"/>
          <w:sz w:val="19"/>
          <w:szCs w:val="19"/>
        </w:rPr>
        <w:t>successful</w:t>
      </w:r>
      <w:r w:rsidR="005C64D6">
        <w:rPr>
          <w:rFonts w:ascii="Georgia" w:eastAsia="Georgia" w:hAnsi="Georgia" w:cs="Georgia"/>
          <w:spacing w:val="18"/>
          <w:sz w:val="19"/>
          <w:szCs w:val="19"/>
        </w:rPr>
        <w:t xml:space="preserve"> </w:t>
      </w:r>
      <w:r w:rsidR="005C64D6">
        <w:rPr>
          <w:rFonts w:ascii="Georgia" w:eastAsia="Georgia" w:hAnsi="Georgia" w:cs="Georgia"/>
          <w:w w:val="102"/>
          <w:sz w:val="19"/>
          <w:szCs w:val="19"/>
        </w:rPr>
        <w:t>outcome.</w:t>
      </w:r>
    </w:p>
    <w:p w14:paraId="4C9C7C60" w14:textId="77777777" w:rsidR="00E61F9D" w:rsidRDefault="005C64D6">
      <w:pPr>
        <w:spacing w:before="60" w:after="0" w:line="240" w:lineRule="auto"/>
        <w:ind w:left="120" w:right="9373"/>
        <w:jc w:val="both"/>
        <w:rPr>
          <w:rFonts w:ascii="Georgia" w:eastAsia="Georgia" w:hAnsi="Georgia" w:cs="Georgia"/>
          <w:sz w:val="19"/>
          <w:szCs w:val="19"/>
        </w:rPr>
      </w:pPr>
      <w:r>
        <w:rPr>
          <w:rFonts w:ascii="Georgia" w:eastAsia="Georgia" w:hAnsi="Georgia" w:cs="Georgia"/>
          <w:b/>
          <w:bCs/>
          <w:sz w:val="19"/>
          <w:szCs w:val="19"/>
        </w:rPr>
        <w:t>3(c.5)</w:t>
      </w:r>
      <w:r>
        <w:rPr>
          <w:rFonts w:ascii="Georgia" w:eastAsia="Georgia" w:hAnsi="Georgia" w:cs="Georgia"/>
          <w:b/>
          <w:bCs/>
          <w:spacing w:val="12"/>
          <w:sz w:val="19"/>
          <w:szCs w:val="19"/>
        </w:rPr>
        <w:t xml:space="preserve"> </w:t>
      </w:r>
      <w:r>
        <w:rPr>
          <w:rFonts w:ascii="Georgia" w:eastAsia="Georgia" w:hAnsi="Georgia" w:cs="Georgia"/>
          <w:b/>
          <w:bCs/>
          <w:w w:val="102"/>
          <w:sz w:val="19"/>
          <w:szCs w:val="19"/>
        </w:rPr>
        <w:t>Timeline</w:t>
      </w:r>
    </w:p>
    <w:p w14:paraId="2A5C5FF2" w14:textId="23D7A858" w:rsidR="00E61F9D" w:rsidRDefault="005C64D6">
      <w:pPr>
        <w:spacing w:before="93" w:after="0" w:line="277" w:lineRule="auto"/>
        <w:ind w:left="113" w:right="70" w:firstLine="7"/>
        <w:jc w:val="both"/>
        <w:rPr>
          <w:rFonts w:ascii="Georgia" w:eastAsia="Georgia" w:hAnsi="Georgia" w:cs="Georgia"/>
          <w:sz w:val="19"/>
          <w:szCs w:val="19"/>
        </w:rPr>
      </w:pPr>
      <w:r>
        <w:rPr>
          <w:rFonts w:ascii="Georgia" w:eastAsia="Georgia" w:hAnsi="Georgia" w:cs="Georgia"/>
          <w:b/>
          <w:bCs/>
          <w:sz w:val="19"/>
          <w:szCs w:val="19"/>
        </w:rPr>
        <w:t>Aim</w:t>
      </w:r>
      <w:r>
        <w:rPr>
          <w:rFonts w:ascii="Georgia" w:eastAsia="Georgia" w:hAnsi="Georgia" w:cs="Georgia"/>
          <w:b/>
          <w:bCs/>
          <w:spacing w:val="27"/>
          <w:sz w:val="19"/>
          <w:szCs w:val="19"/>
        </w:rPr>
        <w:t xml:space="preserve"> </w:t>
      </w:r>
      <w:r>
        <w:rPr>
          <w:rFonts w:ascii="Georgia" w:eastAsia="Georgia" w:hAnsi="Georgia" w:cs="Georgia"/>
          <w:b/>
          <w:bCs/>
          <w:sz w:val="19"/>
          <w:szCs w:val="19"/>
        </w:rPr>
        <w:t xml:space="preserve">1: </w:t>
      </w:r>
      <w:r>
        <w:rPr>
          <w:rFonts w:ascii="Georgia" w:eastAsia="Georgia" w:hAnsi="Georgia" w:cs="Georgia"/>
          <w:b/>
          <w:bCs/>
          <w:spacing w:val="4"/>
          <w:sz w:val="19"/>
          <w:szCs w:val="19"/>
        </w:rPr>
        <w:t xml:space="preserve"> </w:t>
      </w:r>
      <w:r>
        <w:rPr>
          <w:rFonts w:ascii="Georgia" w:eastAsia="Georgia" w:hAnsi="Georgia" w:cs="Georgia"/>
          <w:sz w:val="19"/>
          <w:szCs w:val="19"/>
        </w:rPr>
        <w:t>Software</w:t>
      </w:r>
      <w:r>
        <w:rPr>
          <w:rFonts w:ascii="Georgia" w:eastAsia="Georgia" w:hAnsi="Georgia" w:cs="Georgia"/>
          <w:spacing w:val="33"/>
          <w:sz w:val="19"/>
          <w:szCs w:val="19"/>
        </w:rPr>
        <w:t xml:space="preserve"> </w:t>
      </w:r>
      <w:r>
        <w:rPr>
          <w:rFonts w:ascii="Georgia" w:eastAsia="Georgia" w:hAnsi="Georgia" w:cs="Georgia"/>
          <w:sz w:val="19"/>
          <w:szCs w:val="19"/>
        </w:rPr>
        <w:t>development</w:t>
      </w:r>
      <w:r>
        <w:rPr>
          <w:rFonts w:ascii="Georgia" w:eastAsia="Georgia" w:hAnsi="Georgia" w:cs="Georgia"/>
          <w:spacing w:val="40"/>
          <w:sz w:val="19"/>
          <w:szCs w:val="19"/>
        </w:rPr>
        <w:t xml:space="preserve"> </w:t>
      </w:r>
      <w:r>
        <w:rPr>
          <w:rFonts w:ascii="Georgia" w:eastAsia="Georgia" w:hAnsi="Georgia" w:cs="Georgia"/>
          <w:sz w:val="19"/>
          <w:szCs w:val="19"/>
        </w:rPr>
        <w:t>will</w:t>
      </w:r>
      <w:r>
        <w:rPr>
          <w:rFonts w:ascii="Georgia" w:eastAsia="Georgia" w:hAnsi="Georgia" w:cs="Georgia"/>
          <w:spacing w:val="24"/>
          <w:sz w:val="19"/>
          <w:szCs w:val="19"/>
        </w:rPr>
        <w:t xml:space="preserve"> </w:t>
      </w:r>
      <w:r>
        <w:rPr>
          <w:rFonts w:ascii="Georgia" w:eastAsia="Georgia" w:hAnsi="Georgia" w:cs="Georgia"/>
          <w:sz w:val="19"/>
          <w:szCs w:val="19"/>
        </w:rPr>
        <w:t>take</w:t>
      </w:r>
      <w:r>
        <w:rPr>
          <w:rFonts w:ascii="Georgia" w:eastAsia="Georgia" w:hAnsi="Georgia" w:cs="Georgia"/>
          <w:spacing w:val="25"/>
          <w:sz w:val="19"/>
          <w:szCs w:val="19"/>
        </w:rPr>
        <w:t xml:space="preserve"> </w:t>
      </w:r>
      <w:r>
        <w:rPr>
          <w:rFonts w:ascii="Georgia" w:eastAsia="Georgia" w:hAnsi="Georgia" w:cs="Georgia"/>
          <w:sz w:val="19"/>
          <w:szCs w:val="19"/>
        </w:rPr>
        <w:t>place</w:t>
      </w:r>
      <w:r>
        <w:rPr>
          <w:rFonts w:ascii="Georgia" w:eastAsia="Georgia" w:hAnsi="Georgia" w:cs="Georgia"/>
          <w:spacing w:val="27"/>
          <w:sz w:val="19"/>
          <w:szCs w:val="19"/>
        </w:rPr>
        <w:t xml:space="preserve"> </w:t>
      </w:r>
      <w:r>
        <w:rPr>
          <w:rFonts w:ascii="Georgia" w:eastAsia="Georgia" w:hAnsi="Georgia" w:cs="Georgia"/>
          <w:sz w:val="19"/>
          <w:szCs w:val="19"/>
        </w:rPr>
        <w:t>in</w:t>
      </w:r>
      <w:r>
        <w:rPr>
          <w:rFonts w:ascii="Georgia" w:eastAsia="Georgia" w:hAnsi="Georgia" w:cs="Georgia"/>
          <w:spacing w:val="23"/>
          <w:sz w:val="19"/>
          <w:szCs w:val="19"/>
        </w:rPr>
        <w:t xml:space="preserve"> </w:t>
      </w:r>
      <w:r>
        <w:rPr>
          <w:rFonts w:ascii="Georgia" w:eastAsia="Georgia" w:hAnsi="Georgia" w:cs="Georgia"/>
          <w:sz w:val="19"/>
          <w:szCs w:val="19"/>
        </w:rPr>
        <w:t>Years</w:t>
      </w:r>
      <w:r>
        <w:rPr>
          <w:rFonts w:ascii="Georgia" w:eastAsia="Georgia" w:hAnsi="Georgia" w:cs="Georgia"/>
          <w:spacing w:val="27"/>
          <w:sz w:val="19"/>
          <w:szCs w:val="19"/>
        </w:rPr>
        <w:t xml:space="preserve"> </w:t>
      </w:r>
      <w:r>
        <w:rPr>
          <w:rFonts w:ascii="Georgia" w:eastAsia="Georgia" w:hAnsi="Georgia" w:cs="Georgia"/>
          <w:sz w:val="19"/>
          <w:szCs w:val="19"/>
        </w:rPr>
        <w:t>1-5,</w:t>
      </w:r>
      <w:r>
        <w:rPr>
          <w:rFonts w:ascii="Georgia" w:eastAsia="Georgia" w:hAnsi="Georgia" w:cs="Georgia"/>
          <w:spacing w:val="29"/>
          <w:sz w:val="19"/>
          <w:szCs w:val="19"/>
        </w:rPr>
        <w:t xml:space="preserve"> </w:t>
      </w:r>
      <w:r>
        <w:rPr>
          <w:rFonts w:ascii="Georgia" w:eastAsia="Georgia" w:hAnsi="Georgia" w:cs="Georgia"/>
          <w:sz w:val="19"/>
          <w:szCs w:val="19"/>
        </w:rPr>
        <w:t>with</w:t>
      </w:r>
      <w:r>
        <w:rPr>
          <w:rFonts w:ascii="Georgia" w:eastAsia="Georgia" w:hAnsi="Georgia" w:cs="Georgia"/>
          <w:spacing w:val="25"/>
          <w:sz w:val="19"/>
          <w:szCs w:val="19"/>
        </w:rPr>
        <w:t xml:space="preserve"> </w:t>
      </w:r>
      <w:r>
        <w:rPr>
          <w:rFonts w:ascii="Georgia" w:eastAsia="Georgia" w:hAnsi="Georgia" w:cs="Georgia"/>
          <w:sz w:val="19"/>
          <w:szCs w:val="19"/>
        </w:rPr>
        <w:t>Year</w:t>
      </w:r>
      <w:r>
        <w:rPr>
          <w:rFonts w:ascii="Georgia" w:eastAsia="Georgia" w:hAnsi="Georgia" w:cs="Georgia"/>
          <w:spacing w:val="26"/>
          <w:sz w:val="19"/>
          <w:szCs w:val="19"/>
        </w:rPr>
        <w:t xml:space="preserve"> </w:t>
      </w:r>
      <w:r>
        <w:rPr>
          <w:rFonts w:ascii="Georgia" w:eastAsia="Georgia" w:hAnsi="Georgia" w:cs="Georgia"/>
          <w:sz w:val="19"/>
          <w:szCs w:val="19"/>
        </w:rPr>
        <w:t>1</w:t>
      </w:r>
      <w:r>
        <w:rPr>
          <w:rFonts w:ascii="Georgia" w:eastAsia="Georgia" w:hAnsi="Georgia" w:cs="Georgia"/>
          <w:spacing w:val="20"/>
          <w:sz w:val="19"/>
          <w:szCs w:val="19"/>
        </w:rPr>
        <w:t xml:space="preserve"> </w:t>
      </w:r>
      <w:r>
        <w:rPr>
          <w:rFonts w:ascii="Georgia" w:eastAsia="Georgia" w:hAnsi="Georgia" w:cs="Georgia"/>
          <w:sz w:val="19"/>
          <w:szCs w:val="19"/>
        </w:rPr>
        <w:t>focused</w:t>
      </w:r>
      <w:r>
        <w:rPr>
          <w:rFonts w:ascii="Georgia" w:eastAsia="Georgia" w:hAnsi="Georgia" w:cs="Georgia"/>
          <w:spacing w:val="31"/>
          <w:sz w:val="19"/>
          <w:szCs w:val="19"/>
        </w:rPr>
        <w:t xml:space="preserve"> </w:t>
      </w:r>
      <w:r>
        <w:rPr>
          <w:rFonts w:ascii="Georgia" w:eastAsia="Georgia" w:hAnsi="Georgia" w:cs="Georgia"/>
          <w:sz w:val="19"/>
          <w:szCs w:val="19"/>
        </w:rPr>
        <w:t>on</w:t>
      </w:r>
      <w:r>
        <w:rPr>
          <w:rFonts w:ascii="Georgia" w:eastAsia="Georgia" w:hAnsi="Georgia" w:cs="Georgia"/>
          <w:spacing w:val="22"/>
          <w:sz w:val="19"/>
          <w:szCs w:val="19"/>
        </w:rPr>
        <w:t xml:space="preserve"> </w:t>
      </w:r>
      <w:r>
        <w:rPr>
          <w:rFonts w:ascii="Georgia" w:eastAsia="Georgia" w:hAnsi="Georgia" w:cs="Georgia"/>
          <w:sz w:val="19"/>
          <w:szCs w:val="19"/>
        </w:rPr>
        <w:t>refactoring</w:t>
      </w:r>
      <w:r>
        <w:rPr>
          <w:rFonts w:ascii="Georgia" w:eastAsia="Georgia" w:hAnsi="Georgia" w:cs="Georgia"/>
          <w:spacing w:val="36"/>
          <w:sz w:val="19"/>
          <w:szCs w:val="19"/>
        </w:rPr>
        <w:t xml:space="preserve"> </w:t>
      </w:r>
      <w:r>
        <w:rPr>
          <w:rFonts w:ascii="Georgia" w:eastAsia="Georgia" w:hAnsi="Georgia" w:cs="Georgia"/>
          <w:sz w:val="19"/>
          <w:szCs w:val="19"/>
        </w:rPr>
        <w:t>of</w:t>
      </w:r>
      <w:r>
        <w:rPr>
          <w:rFonts w:ascii="Georgia" w:eastAsia="Georgia" w:hAnsi="Georgia" w:cs="Georgia"/>
          <w:spacing w:val="21"/>
          <w:sz w:val="19"/>
          <w:szCs w:val="19"/>
        </w:rPr>
        <w:t xml:space="preserve"> </w:t>
      </w:r>
      <w:r>
        <w:rPr>
          <w:rFonts w:ascii="Georgia" w:eastAsia="Georgia" w:hAnsi="Georgia" w:cs="Georgia"/>
          <w:sz w:val="19"/>
          <w:szCs w:val="19"/>
        </w:rPr>
        <w:t>existing</w:t>
      </w:r>
      <w:r>
        <w:rPr>
          <w:rFonts w:ascii="Georgia" w:eastAsia="Georgia" w:hAnsi="Georgia" w:cs="Georgia"/>
          <w:spacing w:val="31"/>
          <w:sz w:val="19"/>
          <w:szCs w:val="19"/>
        </w:rPr>
        <w:t xml:space="preserve"> </w:t>
      </w:r>
      <w:r>
        <w:rPr>
          <w:rFonts w:ascii="Georgia" w:eastAsia="Georgia" w:hAnsi="Georgia" w:cs="Georgia"/>
          <w:sz w:val="19"/>
          <w:szCs w:val="19"/>
        </w:rPr>
        <w:t>ANTs-based</w:t>
      </w:r>
      <w:r>
        <w:rPr>
          <w:rFonts w:ascii="Georgia" w:eastAsia="Georgia" w:hAnsi="Georgia" w:cs="Georgia"/>
          <w:spacing w:val="39"/>
          <w:sz w:val="19"/>
          <w:szCs w:val="19"/>
        </w:rPr>
        <w:t xml:space="preserve"> </w:t>
      </w:r>
      <w:r>
        <w:rPr>
          <w:rFonts w:ascii="Georgia" w:eastAsia="Georgia" w:hAnsi="Georgia" w:cs="Georgia"/>
          <w:w w:val="102"/>
          <w:sz w:val="19"/>
          <w:szCs w:val="19"/>
        </w:rPr>
        <w:t xml:space="preserve">code </w:t>
      </w:r>
      <w:r>
        <w:rPr>
          <w:rFonts w:ascii="Georgia" w:eastAsia="Georgia" w:hAnsi="Georgia" w:cs="Georgia"/>
          <w:sz w:val="19"/>
          <w:szCs w:val="19"/>
        </w:rPr>
        <w:t>and</w:t>
      </w:r>
      <w:r>
        <w:rPr>
          <w:rFonts w:ascii="Georgia" w:eastAsia="Georgia" w:hAnsi="Georgia" w:cs="Georgia"/>
          <w:spacing w:val="26"/>
          <w:sz w:val="19"/>
          <w:szCs w:val="19"/>
        </w:rPr>
        <w:t xml:space="preserve"> </w:t>
      </w:r>
      <w:r>
        <w:rPr>
          <w:rFonts w:ascii="Georgia" w:eastAsia="Georgia" w:hAnsi="Georgia" w:cs="Georgia"/>
          <w:sz w:val="19"/>
          <w:szCs w:val="19"/>
        </w:rPr>
        <w:t>integration</w:t>
      </w:r>
      <w:r>
        <w:rPr>
          <w:rFonts w:ascii="Georgia" w:eastAsia="Georgia" w:hAnsi="Georgia" w:cs="Georgia"/>
          <w:spacing w:val="39"/>
          <w:sz w:val="19"/>
          <w:szCs w:val="19"/>
        </w:rPr>
        <w:t xml:space="preserve"> </w:t>
      </w:r>
      <w:r>
        <w:rPr>
          <w:rFonts w:ascii="Georgia" w:eastAsia="Georgia" w:hAnsi="Georgia" w:cs="Georgia"/>
          <w:sz w:val="19"/>
          <w:szCs w:val="19"/>
        </w:rPr>
        <w:t>with</w:t>
      </w:r>
      <w:r>
        <w:rPr>
          <w:rFonts w:ascii="Georgia" w:eastAsia="Georgia" w:hAnsi="Georgia" w:cs="Georgia"/>
          <w:spacing w:val="27"/>
          <w:sz w:val="19"/>
          <w:szCs w:val="19"/>
        </w:rPr>
        <w:t xml:space="preserve"> </w:t>
      </w:r>
      <w:r>
        <w:rPr>
          <w:rFonts w:ascii="Georgia" w:eastAsia="Georgia" w:hAnsi="Georgia" w:cs="Georgia"/>
          <w:sz w:val="19"/>
          <w:szCs w:val="19"/>
        </w:rPr>
        <w:t>ITK;</w:t>
      </w:r>
      <w:r>
        <w:rPr>
          <w:rFonts w:ascii="Georgia" w:eastAsia="Georgia" w:hAnsi="Georgia" w:cs="Georgia"/>
          <w:spacing w:val="28"/>
          <w:sz w:val="19"/>
          <w:szCs w:val="19"/>
        </w:rPr>
        <w:t xml:space="preserve"> </w:t>
      </w:r>
      <w:r>
        <w:rPr>
          <w:rFonts w:ascii="Georgia" w:eastAsia="Georgia" w:hAnsi="Georgia" w:cs="Georgia"/>
          <w:sz w:val="19"/>
          <w:szCs w:val="19"/>
        </w:rPr>
        <w:t>Year</w:t>
      </w:r>
      <w:r>
        <w:rPr>
          <w:rFonts w:ascii="Georgia" w:eastAsia="Georgia" w:hAnsi="Georgia" w:cs="Georgia"/>
          <w:spacing w:val="28"/>
          <w:sz w:val="19"/>
          <w:szCs w:val="19"/>
        </w:rPr>
        <w:t xml:space="preserve"> </w:t>
      </w:r>
      <w:r>
        <w:rPr>
          <w:rFonts w:ascii="Georgia" w:eastAsia="Georgia" w:hAnsi="Georgia" w:cs="Georgia"/>
          <w:sz w:val="19"/>
          <w:szCs w:val="19"/>
        </w:rPr>
        <w:t>2</w:t>
      </w:r>
      <w:r>
        <w:rPr>
          <w:rFonts w:ascii="Georgia" w:eastAsia="Georgia" w:hAnsi="Georgia" w:cs="Georgia"/>
          <w:spacing w:val="22"/>
          <w:sz w:val="19"/>
          <w:szCs w:val="19"/>
        </w:rPr>
        <w:t xml:space="preserve"> </w:t>
      </w:r>
      <w:r>
        <w:rPr>
          <w:rFonts w:ascii="Georgia" w:eastAsia="Georgia" w:hAnsi="Georgia" w:cs="Georgia"/>
          <w:sz w:val="19"/>
          <w:szCs w:val="19"/>
        </w:rPr>
        <w:t>focused</w:t>
      </w:r>
      <w:r>
        <w:rPr>
          <w:rFonts w:ascii="Georgia" w:eastAsia="Georgia" w:hAnsi="Georgia" w:cs="Georgia"/>
          <w:spacing w:val="33"/>
          <w:sz w:val="19"/>
          <w:szCs w:val="19"/>
        </w:rPr>
        <w:t xml:space="preserve"> </w:t>
      </w:r>
      <w:r>
        <w:rPr>
          <w:rFonts w:ascii="Georgia" w:eastAsia="Georgia" w:hAnsi="Georgia" w:cs="Georgia"/>
          <w:sz w:val="19"/>
          <w:szCs w:val="19"/>
        </w:rPr>
        <w:t>on</w:t>
      </w:r>
      <w:r>
        <w:rPr>
          <w:rFonts w:ascii="Georgia" w:eastAsia="Georgia" w:hAnsi="Georgia" w:cs="Georgia"/>
          <w:spacing w:val="24"/>
          <w:sz w:val="19"/>
          <w:szCs w:val="19"/>
        </w:rPr>
        <w:t xml:space="preserve"> </w:t>
      </w:r>
      <w:r>
        <w:rPr>
          <w:rFonts w:ascii="Georgia" w:eastAsia="Georgia" w:hAnsi="Georgia" w:cs="Georgia"/>
          <w:sz w:val="19"/>
          <w:szCs w:val="19"/>
        </w:rPr>
        <w:t>incorporation</w:t>
      </w:r>
      <w:r>
        <w:rPr>
          <w:rFonts w:ascii="Georgia" w:eastAsia="Georgia" w:hAnsi="Georgia" w:cs="Georgia"/>
          <w:spacing w:val="43"/>
          <w:sz w:val="19"/>
          <w:szCs w:val="19"/>
        </w:rPr>
        <w:t xml:space="preserve"> </w:t>
      </w:r>
      <w:r>
        <w:rPr>
          <w:rFonts w:ascii="Georgia" w:eastAsia="Georgia" w:hAnsi="Georgia" w:cs="Georgia"/>
          <w:sz w:val="19"/>
          <w:szCs w:val="19"/>
        </w:rPr>
        <w:t>of</w:t>
      </w:r>
      <w:r>
        <w:rPr>
          <w:rFonts w:ascii="Georgia" w:eastAsia="Georgia" w:hAnsi="Georgia" w:cs="Georgia"/>
          <w:spacing w:val="23"/>
          <w:sz w:val="19"/>
          <w:szCs w:val="19"/>
        </w:rPr>
        <w:t xml:space="preserve"> </w:t>
      </w:r>
      <w:r>
        <w:rPr>
          <w:rFonts w:ascii="Georgia" w:eastAsia="Georgia" w:hAnsi="Georgia" w:cs="Georgia"/>
          <w:sz w:val="19"/>
          <w:szCs w:val="19"/>
        </w:rPr>
        <w:t>new</w:t>
      </w:r>
      <w:r>
        <w:rPr>
          <w:rFonts w:ascii="Georgia" w:eastAsia="Georgia" w:hAnsi="Georgia" w:cs="Georgia"/>
          <w:spacing w:val="27"/>
          <w:sz w:val="19"/>
          <w:szCs w:val="19"/>
        </w:rPr>
        <w:t xml:space="preserve"> </w:t>
      </w:r>
      <w:r>
        <w:rPr>
          <w:rFonts w:ascii="Georgia" w:eastAsia="Georgia" w:hAnsi="Georgia" w:cs="Georgia"/>
          <w:sz w:val="19"/>
          <w:szCs w:val="19"/>
        </w:rPr>
        <w:t>methods</w:t>
      </w:r>
      <w:r>
        <w:rPr>
          <w:rFonts w:ascii="Georgia" w:eastAsia="Georgia" w:hAnsi="Georgia" w:cs="Georgia"/>
          <w:spacing w:val="35"/>
          <w:sz w:val="19"/>
          <w:szCs w:val="19"/>
        </w:rPr>
        <w:t xml:space="preserve"> </w:t>
      </w:r>
      <w:r>
        <w:rPr>
          <w:rFonts w:ascii="Georgia" w:eastAsia="Georgia" w:hAnsi="Georgia" w:cs="Georgia"/>
          <w:sz w:val="19"/>
          <w:szCs w:val="19"/>
        </w:rPr>
        <w:t>to</w:t>
      </w:r>
      <w:r>
        <w:rPr>
          <w:rFonts w:ascii="Georgia" w:eastAsia="Georgia" w:hAnsi="Georgia" w:cs="Georgia"/>
          <w:spacing w:val="23"/>
          <w:sz w:val="19"/>
          <w:szCs w:val="19"/>
        </w:rPr>
        <w:t xml:space="preserve"> </w:t>
      </w:r>
      <w:r>
        <w:rPr>
          <w:rFonts w:ascii="Georgia" w:eastAsia="Georgia" w:hAnsi="Georgia" w:cs="Georgia"/>
          <w:sz w:val="19"/>
          <w:szCs w:val="19"/>
        </w:rPr>
        <w:t>support</w:t>
      </w:r>
      <w:r>
        <w:rPr>
          <w:rFonts w:ascii="Georgia" w:eastAsia="Georgia" w:hAnsi="Georgia" w:cs="Georgia"/>
          <w:spacing w:val="33"/>
          <w:sz w:val="19"/>
          <w:szCs w:val="19"/>
        </w:rPr>
        <w:t xml:space="preserve"> </w:t>
      </w:r>
      <w:r>
        <w:rPr>
          <w:rFonts w:ascii="Georgia" w:eastAsia="Georgia" w:hAnsi="Georgia" w:cs="Georgia"/>
          <w:sz w:val="19"/>
          <w:szCs w:val="19"/>
        </w:rPr>
        <w:t>expanded</w:t>
      </w:r>
      <w:r>
        <w:rPr>
          <w:rFonts w:ascii="Georgia" w:eastAsia="Georgia" w:hAnsi="Georgia" w:cs="Georgia"/>
          <w:spacing w:val="36"/>
          <w:sz w:val="19"/>
          <w:szCs w:val="19"/>
        </w:rPr>
        <w:t xml:space="preserve"> </w:t>
      </w:r>
      <w:r>
        <w:rPr>
          <w:rFonts w:ascii="Georgia" w:eastAsia="Georgia" w:hAnsi="Georgia" w:cs="Georgia"/>
          <w:sz w:val="19"/>
          <w:szCs w:val="19"/>
        </w:rPr>
        <w:t>functionality</w:t>
      </w:r>
      <w:r>
        <w:rPr>
          <w:rFonts w:ascii="Georgia" w:eastAsia="Georgia" w:hAnsi="Georgia" w:cs="Georgia"/>
          <w:spacing w:val="41"/>
          <w:sz w:val="19"/>
          <w:szCs w:val="19"/>
        </w:rPr>
        <w:t xml:space="preserve"> </w:t>
      </w:r>
      <w:r>
        <w:rPr>
          <w:rFonts w:ascii="Georgia" w:eastAsia="Georgia" w:hAnsi="Georgia" w:cs="Georgia"/>
          <w:sz w:val="19"/>
          <w:szCs w:val="19"/>
        </w:rPr>
        <w:t>beyond</w:t>
      </w:r>
      <w:r>
        <w:rPr>
          <w:rFonts w:ascii="Georgia" w:eastAsia="Georgia" w:hAnsi="Georgia" w:cs="Georgia"/>
          <w:spacing w:val="32"/>
          <w:sz w:val="19"/>
          <w:szCs w:val="19"/>
        </w:rPr>
        <w:t xml:space="preserve"> </w:t>
      </w:r>
      <w:r>
        <w:rPr>
          <w:rFonts w:ascii="Georgia" w:eastAsia="Georgia" w:hAnsi="Georgia" w:cs="Georgia"/>
          <w:w w:val="102"/>
          <w:sz w:val="19"/>
          <w:szCs w:val="19"/>
        </w:rPr>
        <w:t xml:space="preserve">core </w:t>
      </w:r>
      <w:r>
        <w:rPr>
          <w:rFonts w:ascii="Georgia" w:eastAsia="Georgia" w:hAnsi="Georgia" w:cs="Georgia"/>
          <w:sz w:val="19"/>
          <w:szCs w:val="19"/>
        </w:rPr>
        <w:t>algorithms;</w:t>
      </w:r>
      <w:r>
        <w:rPr>
          <w:rFonts w:ascii="Georgia" w:eastAsia="Georgia" w:hAnsi="Georgia" w:cs="Georgia"/>
          <w:spacing w:val="38"/>
          <w:sz w:val="19"/>
          <w:szCs w:val="19"/>
        </w:rPr>
        <w:t xml:space="preserve"> </w:t>
      </w:r>
      <w:r>
        <w:rPr>
          <w:rFonts w:ascii="Georgia" w:eastAsia="Georgia" w:hAnsi="Georgia" w:cs="Georgia"/>
          <w:sz w:val="19"/>
          <w:szCs w:val="19"/>
        </w:rPr>
        <w:t>Year</w:t>
      </w:r>
      <w:r>
        <w:rPr>
          <w:rFonts w:ascii="Georgia" w:eastAsia="Georgia" w:hAnsi="Georgia" w:cs="Georgia"/>
          <w:spacing w:val="21"/>
          <w:sz w:val="19"/>
          <w:szCs w:val="19"/>
        </w:rPr>
        <w:t xml:space="preserve"> </w:t>
      </w:r>
      <w:r>
        <w:rPr>
          <w:rFonts w:ascii="Georgia" w:eastAsia="Georgia" w:hAnsi="Georgia" w:cs="Georgia"/>
          <w:sz w:val="19"/>
          <w:szCs w:val="19"/>
        </w:rPr>
        <w:t>3</w:t>
      </w:r>
      <w:r>
        <w:rPr>
          <w:rFonts w:ascii="Georgia" w:eastAsia="Georgia" w:hAnsi="Georgia" w:cs="Georgia"/>
          <w:spacing w:val="15"/>
          <w:sz w:val="19"/>
          <w:szCs w:val="19"/>
        </w:rPr>
        <w:t xml:space="preserve"> </w:t>
      </w:r>
      <w:r>
        <w:rPr>
          <w:rFonts w:ascii="Georgia" w:eastAsia="Georgia" w:hAnsi="Georgia" w:cs="Georgia"/>
          <w:sz w:val="19"/>
          <w:szCs w:val="19"/>
        </w:rPr>
        <w:t>focused</w:t>
      </w:r>
      <w:r>
        <w:rPr>
          <w:rFonts w:ascii="Georgia" w:eastAsia="Georgia" w:hAnsi="Georgia" w:cs="Georgia"/>
          <w:spacing w:val="26"/>
          <w:sz w:val="19"/>
          <w:szCs w:val="19"/>
        </w:rPr>
        <w:t xml:space="preserve"> </w:t>
      </w:r>
      <w:r>
        <w:rPr>
          <w:rFonts w:ascii="Georgia" w:eastAsia="Georgia" w:hAnsi="Georgia" w:cs="Georgia"/>
          <w:sz w:val="19"/>
          <w:szCs w:val="19"/>
        </w:rPr>
        <w:t>on</w:t>
      </w:r>
      <w:r>
        <w:rPr>
          <w:rFonts w:ascii="Georgia" w:eastAsia="Georgia" w:hAnsi="Georgia" w:cs="Georgia"/>
          <w:spacing w:val="17"/>
          <w:sz w:val="19"/>
          <w:szCs w:val="19"/>
        </w:rPr>
        <w:t xml:space="preserve"> </w:t>
      </w:r>
      <w:r>
        <w:rPr>
          <w:rFonts w:ascii="Georgia" w:eastAsia="Georgia" w:hAnsi="Georgia" w:cs="Georgia"/>
          <w:sz w:val="19"/>
          <w:szCs w:val="19"/>
        </w:rPr>
        <w:t>ITK-SNAP-based</w:t>
      </w:r>
      <w:r>
        <w:rPr>
          <w:rFonts w:ascii="Georgia" w:eastAsia="Georgia" w:hAnsi="Georgia" w:cs="Georgia"/>
          <w:spacing w:val="42"/>
          <w:sz w:val="19"/>
          <w:szCs w:val="19"/>
        </w:rPr>
        <w:t xml:space="preserve"> </w:t>
      </w:r>
      <w:r>
        <w:rPr>
          <w:rFonts w:ascii="Georgia" w:eastAsia="Georgia" w:hAnsi="Georgia" w:cs="Georgia"/>
          <w:sz w:val="19"/>
          <w:szCs w:val="19"/>
        </w:rPr>
        <w:t>GUI</w:t>
      </w:r>
      <w:r>
        <w:rPr>
          <w:rFonts w:ascii="Georgia" w:eastAsia="Georgia" w:hAnsi="Georgia" w:cs="Georgia"/>
          <w:spacing w:val="20"/>
          <w:sz w:val="19"/>
          <w:szCs w:val="19"/>
        </w:rPr>
        <w:t xml:space="preserve"> </w:t>
      </w:r>
      <w:r>
        <w:rPr>
          <w:rFonts w:ascii="Georgia" w:eastAsia="Georgia" w:hAnsi="Georgia" w:cs="Georgia"/>
          <w:sz w:val="19"/>
          <w:szCs w:val="19"/>
        </w:rPr>
        <w:t>implementation</w:t>
      </w:r>
      <w:proofErr w:type="gramStart"/>
      <w:r>
        <w:rPr>
          <w:rFonts w:ascii="Georgia" w:eastAsia="Georgia" w:hAnsi="Georgia" w:cs="Georgia"/>
          <w:sz w:val="19"/>
          <w:szCs w:val="19"/>
        </w:rPr>
        <w:t xml:space="preserve">; </w:t>
      </w:r>
      <w:r>
        <w:rPr>
          <w:rFonts w:ascii="Georgia" w:eastAsia="Georgia" w:hAnsi="Georgia" w:cs="Georgia"/>
          <w:spacing w:val="1"/>
          <w:sz w:val="19"/>
          <w:szCs w:val="19"/>
        </w:rPr>
        <w:t xml:space="preserve"> </w:t>
      </w:r>
      <w:r>
        <w:rPr>
          <w:rFonts w:ascii="Georgia" w:eastAsia="Georgia" w:hAnsi="Georgia" w:cs="Georgia"/>
          <w:sz w:val="19"/>
          <w:szCs w:val="19"/>
        </w:rPr>
        <w:t>Year</w:t>
      </w:r>
      <w:proofErr w:type="gramEnd"/>
      <w:r>
        <w:rPr>
          <w:rFonts w:ascii="Georgia" w:eastAsia="Georgia" w:hAnsi="Georgia" w:cs="Georgia"/>
          <w:spacing w:val="21"/>
          <w:sz w:val="19"/>
          <w:szCs w:val="19"/>
        </w:rPr>
        <w:t xml:space="preserve"> </w:t>
      </w:r>
      <w:r>
        <w:rPr>
          <w:rFonts w:ascii="Georgia" w:eastAsia="Georgia" w:hAnsi="Georgia" w:cs="Georgia"/>
          <w:sz w:val="19"/>
          <w:szCs w:val="19"/>
        </w:rPr>
        <w:t>4</w:t>
      </w:r>
      <w:r>
        <w:rPr>
          <w:rFonts w:ascii="Georgia" w:eastAsia="Georgia" w:hAnsi="Georgia" w:cs="Georgia"/>
          <w:spacing w:val="15"/>
          <w:sz w:val="19"/>
          <w:szCs w:val="19"/>
        </w:rPr>
        <w:t xml:space="preserve"> </w:t>
      </w:r>
      <w:r>
        <w:rPr>
          <w:rFonts w:ascii="Georgia" w:eastAsia="Georgia" w:hAnsi="Georgia" w:cs="Georgia"/>
          <w:sz w:val="19"/>
          <w:szCs w:val="19"/>
        </w:rPr>
        <w:t>focused</w:t>
      </w:r>
      <w:r>
        <w:rPr>
          <w:rFonts w:ascii="Georgia" w:eastAsia="Georgia" w:hAnsi="Georgia" w:cs="Georgia"/>
          <w:spacing w:val="26"/>
          <w:sz w:val="19"/>
          <w:szCs w:val="19"/>
        </w:rPr>
        <w:t xml:space="preserve"> </w:t>
      </w:r>
      <w:r>
        <w:rPr>
          <w:rFonts w:ascii="Georgia" w:eastAsia="Georgia" w:hAnsi="Georgia" w:cs="Georgia"/>
          <w:sz w:val="19"/>
          <w:szCs w:val="19"/>
        </w:rPr>
        <w:t>on</w:t>
      </w:r>
      <w:r>
        <w:rPr>
          <w:rFonts w:ascii="Georgia" w:eastAsia="Georgia" w:hAnsi="Georgia" w:cs="Georgia"/>
          <w:spacing w:val="17"/>
          <w:sz w:val="19"/>
          <w:szCs w:val="19"/>
        </w:rPr>
        <w:t xml:space="preserve"> </w:t>
      </w:r>
      <w:r>
        <w:rPr>
          <w:rFonts w:ascii="Georgia" w:eastAsia="Georgia" w:hAnsi="Georgia" w:cs="Georgia"/>
          <w:sz w:val="19"/>
          <w:szCs w:val="19"/>
        </w:rPr>
        <w:t>releasing</w:t>
      </w:r>
      <w:r>
        <w:rPr>
          <w:rFonts w:ascii="Georgia" w:eastAsia="Georgia" w:hAnsi="Georgia" w:cs="Georgia"/>
          <w:spacing w:val="28"/>
          <w:sz w:val="19"/>
          <w:szCs w:val="19"/>
        </w:rPr>
        <w:t xml:space="preserve"> </w:t>
      </w:r>
      <w:r>
        <w:rPr>
          <w:rFonts w:ascii="Georgia" w:eastAsia="Georgia" w:hAnsi="Georgia" w:cs="Georgia"/>
          <w:sz w:val="19"/>
          <w:szCs w:val="19"/>
        </w:rPr>
        <w:t>a</w:t>
      </w:r>
      <w:r>
        <w:rPr>
          <w:rFonts w:ascii="Georgia" w:eastAsia="Georgia" w:hAnsi="Georgia" w:cs="Georgia"/>
          <w:spacing w:val="16"/>
          <w:sz w:val="19"/>
          <w:szCs w:val="19"/>
        </w:rPr>
        <w:t xml:space="preserve"> </w:t>
      </w:r>
      <w:r>
        <w:rPr>
          <w:rFonts w:ascii="Georgia" w:eastAsia="Georgia" w:hAnsi="Georgia" w:cs="Georgia"/>
          <w:sz w:val="19"/>
          <w:szCs w:val="19"/>
        </w:rPr>
        <w:t>fully</w:t>
      </w:r>
      <w:r>
        <w:rPr>
          <w:rFonts w:ascii="Georgia" w:eastAsia="Georgia" w:hAnsi="Georgia" w:cs="Georgia"/>
          <w:spacing w:val="20"/>
          <w:sz w:val="19"/>
          <w:szCs w:val="19"/>
        </w:rPr>
        <w:t xml:space="preserve"> </w:t>
      </w:r>
      <w:r>
        <w:rPr>
          <w:rFonts w:ascii="Georgia" w:eastAsia="Georgia" w:hAnsi="Georgia" w:cs="Georgia"/>
          <w:sz w:val="19"/>
          <w:szCs w:val="19"/>
        </w:rPr>
        <w:t>functional</w:t>
      </w:r>
      <w:r>
        <w:rPr>
          <w:rFonts w:ascii="Georgia" w:eastAsia="Georgia" w:hAnsi="Georgia" w:cs="Georgia"/>
          <w:spacing w:val="30"/>
          <w:sz w:val="19"/>
          <w:szCs w:val="19"/>
        </w:rPr>
        <w:t xml:space="preserve"> </w:t>
      </w:r>
      <w:r>
        <w:rPr>
          <w:rFonts w:ascii="Georgia" w:eastAsia="Georgia" w:hAnsi="Georgia" w:cs="Georgia"/>
          <w:w w:val="102"/>
          <w:sz w:val="19"/>
          <w:szCs w:val="19"/>
        </w:rPr>
        <w:t xml:space="preserve">system; </w:t>
      </w:r>
      <w:r>
        <w:rPr>
          <w:rFonts w:ascii="Georgia" w:eastAsia="Georgia" w:hAnsi="Georgia" w:cs="Georgia"/>
          <w:sz w:val="19"/>
          <w:szCs w:val="19"/>
        </w:rPr>
        <w:t>and</w:t>
      </w:r>
      <w:r>
        <w:rPr>
          <w:rFonts w:ascii="Georgia" w:eastAsia="Georgia" w:hAnsi="Georgia" w:cs="Georgia"/>
          <w:spacing w:val="6"/>
          <w:sz w:val="19"/>
          <w:szCs w:val="19"/>
        </w:rPr>
        <w:t xml:space="preserve"> </w:t>
      </w:r>
      <w:r>
        <w:rPr>
          <w:rFonts w:ascii="Georgia" w:eastAsia="Georgia" w:hAnsi="Georgia" w:cs="Georgia"/>
          <w:sz w:val="19"/>
          <w:szCs w:val="19"/>
        </w:rPr>
        <w:t>Year</w:t>
      </w:r>
      <w:r>
        <w:rPr>
          <w:rFonts w:ascii="Georgia" w:eastAsia="Georgia" w:hAnsi="Georgia" w:cs="Georgia"/>
          <w:spacing w:val="8"/>
          <w:sz w:val="19"/>
          <w:szCs w:val="19"/>
        </w:rPr>
        <w:t xml:space="preserve"> </w:t>
      </w:r>
      <w:r>
        <w:rPr>
          <w:rFonts w:ascii="Georgia" w:eastAsia="Georgia" w:hAnsi="Georgia" w:cs="Georgia"/>
          <w:sz w:val="19"/>
          <w:szCs w:val="19"/>
        </w:rPr>
        <w:t>5</w:t>
      </w:r>
      <w:r>
        <w:rPr>
          <w:rFonts w:ascii="Georgia" w:eastAsia="Georgia" w:hAnsi="Georgia" w:cs="Georgia"/>
          <w:spacing w:val="2"/>
          <w:sz w:val="19"/>
          <w:szCs w:val="19"/>
        </w:rPr>
        <w:t xml:space="preserve"> </w:t>
      </w:r>
      <w:r>
        <w:rPr>
          <w:rFonts w:ascii="Georgia" w:eastAsia="Georgia" w:hAnsi="Georgia" w:cs="Georgia"/>
          <w:sz w:val="19"/>
          <w:szCs w:val="19"/>
        </w:rPr>
        <w:t>focused</w:t>
      </w:r>
      <w:r>
        <w:rPr>
          <w:rFonts w:ascii="Georgia" w:eastAsia="Georgia" w:hAnsi="Georgia" w:cs="Georgia"/>
          <w:spacing w:val="13"/>
          <w:sz w:val="19"/>
          <w:szCs w:val="19"/>
        </w:rPr>
        <w:t xml:space="preserve"> </w:t>
      </w:r>
      <w:r>
        <w:rPr>
          <w:rFonts w:ascii="Georgia" w:eastAsia="Georgia" w:hAnsi="Georgia" w:cs="Georgia"/>
          <w:sz w:val="19"/>
          <w:szCs w:val="19"/>
        </w:rPr>
        <w:t>on</w:t>
      </w:r>
      <w:r>
        <w:rPr>
          <w:rFonts w:ascii="Georgia" w:eastAsia="Georgia" w:hAnsi="Georgia" w:cs="Georgia"/>
          <w:spacing w:val="4"/>
          <w:sz w:val="19"/>
          <w:szCs w:val="19"/>
        </w:rPr>
        <w:t xml:space="preserve"> </w:t>
      </w:r>
      <w:r>
        <w:rPr>
          <w:rFonts w:ascii="Georgia" w:eastAsia="Georgia" w:hAnsi="Georgia" w:cs="Georgia"/>
          <w:sz w:val="19"/>
          <w:szCs w:val="19"/>
        </w:rPr>
        <w:t>incremental</w:t>
      </w:r>
      <w:r>
        <w:rPr>
          <w:rFonts w:ascii="Georgia" w:eastAsia="Georgia" w:hAnsi="Georgia" w:cs="Georgia"/>
          <w:spacing w:val="20"/>
          <w:sz w:val="19"/>
          <w:szCs w:val="19"/>
        </w:rPr>
        <w:t xml:space="preserve"> </w:t>
      </w:r>
      <w:r>
        <w:rPr>
          <w:rFonts w:ascii="Georgia" w:eastAsia="Georgia" w:hAnsi="Georgia" w:cs="Georgia"/>
          <w:sz w:val="19"/>
          <w:szCs w:val="19"/>
        </w:rPr>
        <w:t>improvements</w:t>
      </w:r>
      <w:r>
        <w:rPr>
          <w:rFonts w:ascii="Georgia" w:eastAsia="Georgia" w:hAnsi="Georgia" w:cs="Georgia"/>
          <w:spacing w:val="24"/>
          <w:sz w:val="19"/>
          <w:szCs w:val="19"/>
        </w:rPr>
        <w:t xml:space="preserve"> </w:t>
      </w:r>
      <w:r>
        <w:rPr>
          <w:rFonts w:ascii="Georgia" w:eastAsia="Georgia" w:hAnsi="Georgia" w:cs="Georgia"/>
          <w:sz w:val="19"/>
          <w:szCs w:val="19"/>
        </w:rPr>
        <w:t>based</w:t>
      </w:r>
      <w:r>
        <w:rPr>
          <w:rFonts w:ascii="Georgia" w:eastAsia="Georgia" w:hAnsi="Georgia" w:cs="Georgia"/>
          <w:spacing w:val="10"/>
          <w:sz w:val="19"/>
          <w:szCs w:val="19"/>
        </w:rPr>
        <w:t xml:space="preserve"> </w:t>
      </w:r>
      <w:r>
        <w:rPr>
          <w:rFonts w:ascii="Georgia" w:eastAsia="Georgia" w:hAnsi="Georgia" w:cs="Georgia"/>
          <w:sz w:val="19"/>
          <w:szCs w:val="19"/>
        </w:rPr>
        <w:t>on</w:t>
      </w:r>
      <w:r>
        <w:rPr>
          <w:rFonts w:ascii="Georgia" w:eastAsia="Georgia" w:hAnsi="Georgia" w:cs="Georgia"/>
          <w:spacing w:val="4"/>
          <w:sz w:val="19"/>
          <w:szCs w:val="19"/>
        </w:rPr>
        <w:t xml:space="preserve"> </w:t>
      </w:r>
      <w:r>
        <w:rPr>
          <w:rFonts w:ascii="Georgia" w:eastAsia="Georgia" w:hAnsi="Georgia" w:cs="Georgia"/>
          <w:sz w:val="19"/>
          <w:szCs w:val="19"/>
        </w:rPr>
        <w:t>Aim</w:t>
      </w:r>
      <w:r>
        <w:rPr>
          <w:rFonts w:ascii="Georgia" w:eastAsia="Georgia" w:hAnsi="Georgia" w:cs="Georgia"/>
          <w:spacing w:val="7"/>
          <w:sz w:val="19"/>
          <w:szCs w:val="19"/>
        </w:rPr>
        <w:t xml:space="preserve"> </w:t>
      </w:r>
      <w:r>
        <w:rPr>
          <w:rFonts w:ascii="Georgia" w:eastAsia="Georgia" w:hAnsi="Georgia" w:cs="Georgia"/>
          <w:sz w:val="19"/>
          <w:szCs w:val="19"/>
        </w:rPr>
        <w:t>2</w:t>
      </w:r>
      <w:r>
        <w:rPr>
          <w:rFonts w:ascii="Georgia" w:eastAsia="Georgia" w:hAnsi="Georgia" w:cs="Georgia"/>
          <w:spacing w:val="2"/>
          <w:sz w:val="19"/>
          <w:szCs w:val="19"/>
        </w:rPr>
        <w:t xml:space="preserve"> </w:t>
      </w:r>
      <w:r>
        <w:rPr>
          <w:rFonts w:ascii="Georgia" w:eastAsia="Georgia" w:hAnsi="Georgia" w:cs="Georgia"/>
          <w:sz w:val="19"/>
          <w:szCs w:val="19"/>
        </w:rPr>
        <w:t>studies.</w:t>
      </w:r>
      <w:r>
        <w:rPr>
          <w:rFonts w:ascii="Georgia" w:eastAsia="Georgia" w:hAnsi="Georgia" w:cs="Georgia"/>
          <w:spacing w:val="30"/>
          <w:sz w:val="19"/>
          <w:szCs w:val="19"/>
        </w:rPr>
        <w:t xml:space="preserve"> </w:t>
      </w:r>
      <w:r>
        <w:rPr>
          <w:rFonts w:ascii="Georgia" w:eastAsia="Georgia" w:hAnsi="Georgia" w:cs="Georgia"/>
          <w:sz w:val="19"/>
          <w:szCs w:val="19"/>
        </w:rPr>
        <w:t>Data</w:t>
      </w:r>
      <w:r>
        <w:rPr>
          <w:rFonts w:ascii="Georgia" w:eastAsia="Georgia" w:hAnsi="Georgia" w:cs="Georgia"/>
          <w:spacing w:val="8"/>
          <w:sz w:val="19"/>
          <w:szCs w:val="19"/>
        </w:rPr>
        <w:t xml:space="preserve"> </w:t>
      </w:r>
      <w:r>
        <w:rPr>
          <w:rFonts w:ascii="Georgia" w:eastAsia="Georgia" w:hAnsi="Georgia" w:cs="Georgia"/>
          <w:sz w:val="19"/>
          <w:szCs w:val="19"/>
        </w:rPr>
        <w:t>collection</w:t>
      </w:r>
      <w:r>
        <w:rPr>
          <w:rFonts w:ascii="Georgia" w:eastAsia="Georgia" w:hAnsi="Georgia" w:cs="Georgia"/>
          <w:spacing w:val="16"/>
          <w:sz w:val="19"/>
          <w:szCs w:val="19"/>
        </w:rPr>
        <w:t xml:space="preserve"> </w:t>
      </w:r>
      <w:r>
        <w:rPr>
          <w:rFonts w:ascii="Georgia" w:eastAsia="Georgia" w:hAnsi="Georgia" w:cs="Georgia"/>
          <w:sz w:val="19"/>
          <w:szCs w:val="19"/>
        </w:rPr>
        <w:t>and</w:t>
      </w:r>
      <w:r>
        <w:rPr>
          <w:rFonts w:ascii="Georgia" w:eastAsia="Georgia" w:hAnsi="Georgia" w:cs="Georgia"/>
          <w:spacing w:val="6"/>
          <w:sz w:val="19"/>
          <w:szCs w:val="19"/>
        </w:rPr>
        <w:t xml:space="preserve"> </w:t>
      </w:r>
      <w:r>
        <w:rPr>
          <w:rFonts w:ascii="Georgia" w:eastAsia="Georgia" w:hAnsi="Georgia" w:cs="Georgia"/>
          <w:sz w:val="19"/>
          <w:szCs w:val="19"/>
        </w:rPr>
        <w:t>annotation</w:t>
      </w:r>
      <w:r>
        <w:rPr>
          <w:rFonts w:ascii="Georgia" w:eastAsia="Georgia" w:hAnsi="Georgia" w:cs="Georgia"/>
          <w:spacing w:val="18"/>
          <w:sz w:val="19"/>
          <w:szCs w:val="19"/>
        </w:rPr>
        <w:t xml:space="preserve"> </w:t>
      </w:r>
      <w:r>
        <w:rPr>
          <w:rFonts w:ascii="Georgia" w:eastAsia="Georgia" w:hAnsi="Georgia" w:cs="Georgia"/>
          <w:sz w:val="19"/>
          <w:szCs w:val="19"/>
        </w:rPr>
        <w:t>(lung</w:t>
      </w:r>
      <w:r>
        <w:rPr>
          <w:rFonts w:ascii="Georgia" w:eastAsia="Georgia" w:hAnsi="Georgia" w:cs="Georgia"/>
          <w:spacing w:val="9"/>
          <w:sz w:val="19"/>
          <w:szCs w:val="19"/>
        </w:rPr>
        <w:t xml:space="preserve"> </w:t>
      </w:r>
      <w:r>
        <w:rPr>
          <w:rFonts w:ascii="Georgia" w:eastAsia="Georgia" w:hAnsi="Georgia" w:cs="Georgia"/>
          <w:sz w:val="19"/>
          <w:szCs w:val="19"/>
        </w:rPr>
        <w:t>and</w:t>
      </w:r>
      <w:r>
        <w:rPr>
          <w:rFonts w:ascii="Georgia" w:eastAsia="Georgia" w:hAnsi="Georgia" w:cs="Georgia"/>
          <w:spacing w:val="6"/>
          <w:sz w:val="19"/>
          <w:szCs w:val="19"/>
        </w:rPr>
        <w:t xml:space="preserve"> </w:t>
      </w:r>
      <w:r>
        <w:rPr>
          <w:rFonts w:ascii="Georgia" w:eastAsia="Georgia" w:hAnsi="Georgia" w:cs="Georgia"/>
          <w:sz w:val="19"/>
          <w:szCs w:val="19"/>
        </w:rPr>
        <w:t>lobes)</w:t>
      </w:r>
      <w:r>
        <w:rPr>
          <w:rFonts w:ascii="Georgia" w:eastAsia="Georgia" w:hAnsi="Georgia" w:cs="Georgia"/>
          <w:spacing w:val="10"/>
          <w:sz w:val="19"/>
          <w:szCs w:val="19"/>
        </w:rPr>
        <w:t xml:space="preserve"> </w:t>
      </w:r>
      <w:r>
        <w:rPr>
          <w:rFonts w:ascii="Georgia" w:eastAsia="Georgia" w:hAnsi="Georgia" w:cs="Georgia"/>
          <w:w w:val="102"/>
          <w:sz w:val="19"/>
          <w:szCs w:val="19"/>
        </w:rPr>
        <w:t xml:space="preserve">for </w:t>
      </w:r>
      <w:r>
        <w:rPr>
          <w:rFonts w:ascii="Georgia" w:eastAsia="Georgia" w:hAnsi="Georgia" w:cs="Georgia"/>
          <w:sz w:val="19"/>
          <w:szCs w:val="19"/>
        </w:rPr>
        <w:t>the</w:t>
      </w:r>
      <w:r>
        <w:rPr>
          <w:rFonts w:ascii="Georgia" w:eastAsia="Georgia" w:hAnsi="Georgia" w:cs="Georgia"/>
          <w:spacing w:val="7"/>
          <w:sz w:val="19"/>
          <w:szCs w:val="19"/>
        </w:rPr>
        <w:t xml:space="preserve"> </w:t>
      </w:r>
      <w:r>
        <w:rPr>
          <w:rFonts w:ascii="Georgia" w:eastAsia="Georgia" w:hAnsi="Georgia" w:cs="Georgia"/>
          <w:sz w:val="19"/>
          <w:szCs w:val="19"/>
        </w:rPr>
        <w:t>multi-atlas</w:t>
      </w:r>
      <w:r>
        <w:rPr>
          <w:rFonts w:ascii="Georgia" w:eastAsia="Georgia" w:hAnsi="Georgia" w:cs="Georgia"/>
          <w:spacing w:val="20"/>
          <w:sz w:val="19"/>
          <w:szCs w:val="19"/>
        </w:rPr>
        <w:t xml:space="preserve"> </w:t>
      </w:r>
      <w:r>
        <w:rPr>
          <w:rFonts w:ascii="Georgia" w:eastAsia="Georgia" w:hAnsi="Georgia" w:cs="Georgia"/>
          <w:sz w:val="19"/>
          <w:szCs w:val="19"/>
        </w:rPr>
        <w:t>libraries</w:t>
      </w:r>
      <w:r>
        <w:rPr>
          <w:rFonts w:ascii="Georgia" w:eastAsia="Georgia" w:hAnsi="Georgia" w:cs="Georgia"/>
          <w:spacing w:val="16"/>
          <w:sz w:val="19"/>
          <w:szCs w:val="19"/>
        </w:rPr>
        <w:t xml:space="preserve"> </w:t>
      </w:r>
      <w:r>
        <w:rPr>
          <w:rFonts w:ascii="Georgia" w:eastAsia="Georgia" w:hAnsi="Georgia" w:cs="Georgia"/>
          <w:sz w:val="19"/>
          <w:szCs w:val="19"/>
        </w:rPr>
        <w:t>will</w:t>
      </w:r>
      <w:r>
        <w:rPr>
          <w:rFonts w:ascii="Georgia" w:eastAsia="Georgia" w:hAnsi="Georgia" w:cs="Georgia"/>
          <w:spacing w:val="8"/>
          <w:sz w:val="19"/>
          <w:szCs w:val="19"/>
        </w:rPr>
        <w:t xml:space="preserve"> </w:t>
      </w:r>
      <w:r>
        <w:rPr>
          <w:rFonts w:ascii="Georgia" w:eastAsia="Georgia" w:hAnsi="Georgia" w:cs="Georgia"/>
          <w:sz w:val="19"/>
          <w:szCs w:val="19"/>
        </w:rPr>
        <w:t>take</w:t>
      </w:r>
      <w:r>
        <w:rPr>
          <w:rFonts w:ascii="Georgia" w:eastAsia="Georgia" w:hAnsi="Georgia" w:cs="Georgia"/>
          <w:spacing w:val="9"/>
          <w:sz w:val="19"/>
          <w:szCs w:val="19"/>
        </w:rPr>
        <w:t xml:space="preserve"> </w:t>
      </w:r>
      <w:r>
        <w:rPr>
          <w:rFonts w:ascii="Georgia" w:eastAsia="Georgia" w:hAnsi="Georgia" w:cs="Georgia"/>
          <w:sz w:val="19"/>
          <w:szCs w:val="19"/>
        </w:rPr>
        <w:t>place</w:t>
      </w:r>
      <w:r>
        <w:rPr>
          <w:rFonts w:ascii="Georgia" w:eastAsia="Georgia" w:hAnsi="Georgia" w:cs="Georgia"/>
          <w:spacing w:val="11"/>
          <w:sz w:val="19"/>
          <w:szCs w:val="19"/>
        </w:rPr>
        <w:t xml:space="preserve"> </w:t>
      </w:r>
      <w:r>
        <w:rPr>
          <w:rFonts w:ascii="Georgia" w:eastAsia="Georgia" w:hAnsi="Georgia" w:cs="Georgia"/>
          <w:sz w:val="19"/>
          <w:szCs w:val="19"/>
        </w:rPr>
        <w:t>in</w:t>
      </w:r>
      <w:r>
        <w:rPr>
          <w:rFonts w:ascii="Georgia" w:eastAsia="Georgia" w:hAnsi="Georgia" w:cs="Georgia"/>
          <w:spacing w:val="7"/>
          <w:sz w:val="19"/>
          <w:szCs w:val="19"/>
        </w:rPr>
        <w:t xml:space="preserve"> </w:t>
      </w:r>
      <w:r>
        <w:rPr>
          <w:rFonts w:ascii="Georgia" w:eastAsia="Georgia" w:hAnsi="Georgia" w:cs="Georgia"/>
          <w:sz w:val="19"/>
          <w:szCs w:val="19"/>
        </w:rPr>
        <w:t>Years</w:t>
      </w:r>
      <w:r>
        <w:rPr>
          <w:rFonts w:ascii="Georgia" w:eastAsia="Georgia" w:hAnsi="Georgia" w:cs="Georgia"/>
          <w:spacing w:val="11"/>
          <w:sz w:val="19"/>
          <w:szCs w:val="19"/>
        </w:rPr>
        <w:t xml:space="preserve"> </w:t>
      </w:r>
      <w:r>
        <w:rPr>
          <w:rFonts w:ascii="Georgia" w:eastAsia="Georgia" w:hAnsi="Georgia" w:cs="Georgia"/>
          <w:sz w:val="19"/>
          <w:szCs w:val="19"/>
        </w:rPr>
        <w:t>1-2,</w:t>
      </w:r>
      <w:r>
        <w:rPr>
          <w:rFonts w:ascii="Georgia" w:eastAsia="Georgia" w:hAnsi="Georgia" w:cs="Georgia"/>
          <w:spacing w:val="8"/>
          <w:sz w:val="19"/>
          <w:szCs w:val="19"/>
        </w:rPr>
        <w:t xml:space="preserve"> </w:t>
      </w:r>
      <w:r>
        <w:rPr>
          <w:rFonts w:ascii="Georgia" w:eastAsia="Georgia" w:hAnsi="Georgia" w:cs="Georgia"/>
          <w:sz w:val="19"/>
          <w:szCs w:val="19"/>
        </w:rPr>
        <w:t>followed</w:t>
      </w:r>
      <w:r>
        <w:rPr>
          <w:rFonts w:ascii="Georgia" w:eastAsia="Georgia" w:hAnsi="Georgia" w:cs="Georgia"/>
          <w:spacing w:val="16"/>
          <w:sz w:val="19"/>
          <w:szCs w:val="19"/>
        </w:rPr>
        <w:t xml:space="preserve"> </w:t>
      </w:r>
      <w:r>
        <w:rPr>
          <w:rFonts w:ascii="Georgia" w:eastAsia="Georgia" w:hAnsi="Georgia" w:cs="Georgia"/>
          <w:sz w:val="19"/>
          <w:szCs w:val="19"/>
        </w:rPr>
        <w:t>by</w:t>
      </w:r>
      <w:r>
        <w:rPr>
          <w:rFonts w:ascii="Georgia" w:eastAsia="Georgia" w:hAnsi="Georgia" w:cs="Georgia"/>
          <w:spacing w:val="6"/>
          <w:sz w:val="19"/>
          <w:szCs w:val="19"/>
        </w:rPr>
        <w:t xml:space="preserve"> </w:t>
      </w:r>
      <w:r>
        <w:rPr>
          <w:rFonts w:ascii="Georgia" w:eastAsia="Georgia" w:hAnsi="Georgia" w:cs="Georgia"/>
          <w:sz w:val="19"/>
          <w:szCs w:val="19"/>
        </w:rPr>
        <w:t>segmentations</w:t>
      </w:r>
      <w:r>
        <w:rPr>
          <w:rFonts w:ascii="Georgia" w:eastAsia="Georgia" w:hAnsi="Georgia" w:cs="Georgia"/>
          <w:spacing w:val="26"/>
          <w:sz w:val="19"/>
          <w:szCs w:val="19"/>
        </w:rPr>
        <w:t xml:space="preserve"> </w:t>
      </w:r>
      <w:r>
        <w:rPr>
          <w:rFonts w:ascii="Georgia" w:eastAsia="Georgia" w:hAnsi="Georgia" w:cs="Georgia"/>
          <w:sz w:val="19"/>
          <w:szCs w:val="19"/>
        </w:rPr>
        <w:t>(vessels</w:t>
      </w:r>
      <w:r>
        <w:rPr>
          <w:rFonts w:ascii="Georgia" w:eastAsia="Georgia" w:hAnsi="Georgia" w:cs="Georgia"/>
          <w:spacing w:val="15"/>
          <w:sz w:val="19"/>
          <w:szCs w:val="19"/>
        </w:rPr>
        <w:t xml:space="preserve"> </w:t>
      </w:r>
      <w:r>
        <w:rPr>
          <w:rFonts w:ascii="Georgia" w:eastAsia="Georgia" w:hAnsi="Georgia" w:cs="Georgia"/>
          <w:sz w:val="19"/>
          <w:szCs w:val="19"/>
        </w:rPr>
        <w:t>and</w:t>
      </w:r>
      <w:r>
        <w:rPr>
          <w:rFonts w:ascii="Georgia" w:eastAsia="Georgia" w:hAnsi="Georgia" w:cs="Georgia"/>
          <w:spacing w:val="8"/>
          <w:sz w:val="19"/>
          <w:szCs w:val="19"/>
        </w:rPr>
        <w:t xml:space="preserve"> </w:t>
      </w:r>
      <w:r>
        <w:rPr>
          <w:rFonts w:ascii="Georgia" w:eastAsia="Georgia" w:hAnsi="Georgia" w:cs="Georgia"/>
          <w:sz w:val="19"/>
          <w:szCs w:val="19"/>
        </w:rPr>
        <w:t>airways)</w:t>
      </w:r>
      <w:r>
        <w:rPr>
          <w:rFonts w:ascii="Georgia" w:eastAsia="Georgia" w:hAnsi="Georgia" w:cs="Georgia"/>
          <w:spacing w:val="16"/>
          <w:sz w:val="19"/>
          <w:szCs w:val="19"/>
        </w:rPr>
        <w:t xml:space="preserve"> </w:t>
      </w:r>
      <w:r>
        <w:rPr>
          <w:rFonts w:ascii="Georgia" w:eastAsia="Georgia" w:hAnsi="Georgia" w:cs="Georgia"/>
          <w:sz w:val="19"/>
          <w:szCs w:val="19"/>
        </w:rPr>
        <w:t>and</w:t>
      </w:r>
      <w:r>
        <w:rPr>
          <w:rFonts w:ascii="Georgia" w:eastAsia="Georgia" w:hAnsi="Georgia" w:cs="Georgia"/>
          <w:spacing w:val="8"/>
          <w:sz w:val="19"/>
          <w:szCs w:val="19"/>
        </w:rPr>
        <w:t xml:space="preserve"> </w:t>
      </w:r>
      <w:r>
        <w:rPr>
          <w:rFonts w:ascii="Georgia" w:eastAsia="Georgia" w:hAnsi="Georgia" w:cs="Georgia"/>
          <w:sz w:val="19"/>
          <w:szCs w:val="19"/>
        </w:rPr>
        <w:t>template</w:t>
      </w:r>
      <w:r>
        <w:rPr>
          <w:rFonts w:ascii="Georgia" w:eastAsia="Georgia" w:hAnsi="Georgia" w:cs="Georgia"/>
          <w:spacing w:val="17"/>
          <w:sz w:val="19"/>
          <w:szCs w:val="19"/>
        </w:rPr>
        <w:t xml:space="preserve"> </w:t>
      </w:r>
      <w:r>
        <w:rPr>
          <w:rFonts w:ascii="Georgia" w:eastAsia="Georgia" w:hAnsi="Georgia" w:cs="Georgia"/>
          <w:sz w:val="19"/>
          <w:szCs w:val="19"/>
        </w:rPr>
        <w:t>building</w:t>
      </w:r>
      <w:r>
        <w:rPr>
          <w:rFonts w:ascii="Georgia" w:eastAsia="Georgia" w:hAnsi="Georgia" w:cs="Georgia"/>
          <w:spacing w:val="16"/>
          <w:sz w:val="19"/>
          <w:szCs w:val="19"/>
        </w:rPr>
        <w:t xml:space="preserve"> </w:t>
      </w:r>
      <w:r>
        <w:rPr>
          <w:rFonts w:ascii="Georgia" w:eastAsia="Georgia" w:hAnsi="Georgia" w:cs="Georgia"/>
          <w:w w:val="103"/>
          <w:sz w:val="19"/>
          <w:szCs w:val="19"/>
        </w:rPr>
        <w:t xml:space="preserve">in </w:t>
      </w:r>
      <w:r>
        <w:rPr>
          <w:rFonts w:ascii="Georgia" w:eastAsia="Georgia" w:hAnsi="Georgia" w:cs="Georgia"/>
          <w:sz w:val="19"/>
          <w:szCs w:val="19"/>
        </w:rPr>
        <w:t>Year</w:t>
      </w:r>
      <w:r>
        <w:rPr>
          <w:rFonts w:ascii="Georgia" w:eastAsia="Georgia" w:hAnsi="Georgia" w:cs="Georgia"/>
          <w:spacing w:val="8"/>
          <w:sz w:val="19"/>
          <w:szCs w:val="19"/>
        </w:rPr>
        <w:t xml:space="preserve"> </w:t>
      </w:r>
      <w:r>
        <w:rPr>
          <w:rFonts w:ascii="Georgia" w:eastAsia="Georgia" w:hAnsi="Georgia" w:cs="Georgia"/>
          <w:sz w:val="19"/>
          <w:szCs w:val="19"/>
        </w:rPr>
        <w:t>3.</w:t>
      </w:r>
      <w:r>
        <w:rPr>
          <w:rFonts w:ascii="Georgia" w:eastAsia="Georgia" w:hAnsi="Georgia" w:cs="Georgia"/>
          <w:spacing w:val="22"/>
          <w:sz w:val="19"/>
          <w:szCs w:val="19"/>
        </w:rPr>
        <w:t xml:space="preserve"> </w:t>
      </w:r>
      <w:r>
        <w:rPr>
          <w:rFonts w:ascii="Georgia" w:eastAsia="Georgia" w:hAnsi="Georgia" w:cs="Georgia"/>
          <w:b/>
          <w:bCs/>
          <w:sz w:val="19"/>
          <w:szCs w:val="19"/>
        </w:rPr>
        <w:t>Aim</w:t>
      </w:r>
      <w:r>
        <w:rPr>
          <w:rFonts w:ascii="Georgia" w:eastAsia="Georgia" w:hAnsi="Georgia" w:cs="Georgia"/>
          <w:b/>
          <w:bCs/>
          <w:spacing w:val="8"/>
          <w:sz w:val="19"/>
          <w:szCs w:val="19"/>
        </w:rPr>
        <w:t xml:space="preserve"> </w:t>
      </w:r>
      <w:r>
        <w:rPr>
          <w:rFonts w:ascii="Georgia" w:eastAsia="Georgia" w:hAnsi="Georgia" w:cs="Georgia"/>
          <w:b/>
          <w:bCs/>
          <w:sz w:val="19"/>
          <w:szCs w:val="19"/>
        </w:rPr>
        <w:t>2:</w:t>
      </w:r>
      <w:r>
        <w:rPr>
          <w:rFonts w:ascii="Georgia" w:eastAsia="Georgia" w:hAnsi="Georgia" w:cs="Georgia"/>
          <w:b/>
          <w:bCs/>
          <w:spacing w:val="18"/>
          <w:sz w:val="19"/>
          <w:szCs w:val="19"/>
        </w:rPr>
        <w:t xml:space="preserve"> </w:t>
      </w:r>
      <w:r>
        <w:rPr>
          <w:rFonts w:ascii="Georgia" w:eastAsia="Georgia" w:hAnsi="Georgia" w:cs="Georgia"/>
          <w:sz w:val="19"/>
          <w:szCs w:val="19"/>
        </w:rPr>
        <w:t>A</w:t>
      </w:r>
      <w:r>
        <w:rPr>
          <w:rFonts w:ascii="Georgia" w:eastAsia="Georgia" w:hAnsi="Georgia" w:cs="Georgia"/>
          <w:spacing w:val="3"/>
          <w:sz w:val="19"/>
          <w:szCs w:val="19"/>
        </w:rPr>
        <w:t xml:space="preserve"> </w:t>
      </w:r>
      <w:r>
        <w:rPr>
          <w:rFonts w:ascii="Georgia" w:eastAsia="Georgia" w:hAnsi="Georgia" w:cs="Georgia"/>
          <w:sz w:val="19"/>
          <w:szCs w:val="19"/>
        </w:rPr>
        <w:t>preliminary</w:t>
      </w:r>
      <w:r>
        <w:rPr>
          <w:rFonts w:ascii="Georgia" w:eastAsia="Georgia" w:hAnsi="Georgia" w:cs="Georgia"/>
          <w:spacing w:val="20"/>
          <w:sz w:val="19"/>
          <w:szCs w:val="19"/>
        </w:rPr>
        <w:t xml:space="preserve"> </w:t>
      </w:r>
      <w:r>
        <w:rPr>
          <w:rFonts w:ascii="Georgia" w:eastAsia="Georgia" w:hAnsi="Georgia" w:cs="Georgia"/>
          <w:sz w:val="19"/>
          <w:szCs w:val="19"/>
        </w:rPr>
        <w:t>version</w:t>
      </w:r>
      <w:r>
        <w:rPr>
          <w:rFonts w:ascii="Georgia" w:eastAsia="Georgia" w:hAnsi="Georgia" w:cs="Georgia"/>
          <w:spacing w:val="12"/>
          <w:sz w:val="19"/>
          <w:szCs w:val="19"/>
        </w:rPr>
        <w:t xml:space="preserve"> </w:t>
      </w:r>
      <w:r>
        <w:rPr>
          <w:rFonts w:ascii="Georgia" w:eastAsia="Georgia" w:hAnsi="Georgia" w:cs="Georgia"/>
          <w:sz w:val="19"/>
          <w:szCs w:val="19"/>
        </w:rPr>
        <w:t>of</w:t>
      </w:r>
      <w:r>
        <w:rPr>
          <w:rFonts w:ascii="Georgia" w:eastAsia="Georgia" w:hAnsi="Georgia" w:cs="Georgia"/>
          <w:spacing w:val="3"/>
          <w:sz w:val="19"/>
          <w:szCs w:val="19"/>
        </w:rPr>
        <w:t xml:space="preserve"> </w:t>
      </w:r>
      <w:r>
        <w:rPr>
          <w:rFonts w:ascii="Georgia" w:eastAsia="Georgia" w:hAnsi="Georgia" w:cs="Georgia"/>
          <w:sz w:val="19"/>
          <w:szCs w:val="19"/>
        </w:rPr>
        <w:t>the</w:t>
      </w:r>
      <w:r>
        <w:rPr>
          <w:rFonts w:ascii="Georgia" w:eastAsia="Georgia" w:hAnsi="Georgia" w:cs="Georgia"/>
          <w:spacing w:val="5"/>
          <w:sz w:val="19"/>
          <w:szCs w:val="19"/>
        </w:rPr>
        <w:t xml:space="preserve"> </w:t>
      </w:r>
      <w:r>
        <w:rPr>
          <w:rFonts w:ascii="Georgia" w:eastAsia="Georgia" w:hAnsi="Georgia" w:cs="Georgia"/>
          <w:sz w:val="19"/>
          <w:szCs w:val="19"/>
        </w:rPr>
        <w:t>software</w:t>
      </w:r>
      <w:r>
        <w:rPr>
          <w:rFonts w:ascii="Georgia" w:eastAsia="Georgia" w:hAnsi="Georgia" w:cs="Georgia"/>
          <w:spacing w:val="14"/>
          <w:sz w:val="19"/>
          <w:szCs w:val="19"/>
        </w:rPr>
        <w:t xml:space="preserve"> </w:t>
      </w:r>
      <w:r>
        <w:rPr>
          <w:rFonts w:ascii="Georgia" w:eastAsia="Georgia" w:hAnsi="Georgia" w:cs="Georgia"/>
          <w:sz w:val="19"/>
          <w:szCs w:val="19"/>
        </w:rPr>
        <w:t>will</w:t>
      </w:r>
      <w:r>
        <w:rPr>
          <w:rFonts w:ascii="Georgia" w:eastAsia="Georgia" w:hAnsi="Georgia" w:cs="Georgia"/>
          <w:spacing w:val="6"/>
          <w:sz w:val="19"/>
          <w:szCs w:val="19"/>
        </w:rPr>
        <w:t xml:space="preserve"> </w:t>
      </w:r>
      <w:r>
        <w:rPr>
          <w:rFonts w:ascii="Georgia" w:eastAsia="Georgia" w:hAnsi="Georgia" w:cs="Georgia"/>
          <w:sz w:val="19"/>
          <w:szCs w:val="19"/>
        </w:rPr>
        <w:t>be</w:t>
      </w:r>
      <w:r>
        <w:rPr>
          <w:rFonts w:ascii="Georgia" w:eastAsia="Georgia" w:hAnsi="Georgia" w:cs="Georgia"/>
          <w:spacing w:val="4"/>
          <w:sz w:val="19"/>
          <w:szCs w:val="19"/>
        </w:rPr>
        <w:t xml:space="preserve"> </w:t>
      </w:r>
      <w:r>
        <w:rPr>
          <w:rFonts w:ascii="Georgia" w:eastAsia="Georgia" w:hAnsi="Georgia" w:cs="Georgia"/>
          <w:sz w:val="19"/>
          <w:szCs w:val="19"/>
        </w:rPr>
        <w:t>deployed</w:t>
      </w:r>
      <w:r>
        <w:rPr>
          <w:rFonts w:ascii="Georgia" w:eastAsia="Georgia" w:hAnsi="Georgia" w:cs="Georgia"/>
          <w:spacing w:val="15"/>
          <w:sz w:val="19"/>
          <w:szCs w:val="19"/>
        </w:rPr>
        <w:t xml:space="preserve"> </w:t>
      </w:r>
      <w:r>
        <w:rPr>
          <w:rFonts w:ascii="Georgia" w:eastAsia="Georgia" w:hAnsi="Georgia" w:cs="Georgia"/>
          <w:sz w:val="19"/>
          <w:szCs w:val="19"/>
        </w:rPr>
        <w:t>at</w:t>
      </w:r>
      <w:r>
        <w:rPr>
          <w:rFonts w:ascii="Georgia" w:eastAsia="Georgia" w:hAnsi="Georgia" w:cs="Georgia"/>
          <w:spacing w:val="3"/>
          <w:sz w:val="19"/>
          <w:szCs w:val="19"/>
        </w:rPr>
        <w:t xml:space="preserve"> </w:t>
      </w:r>
      <w:r>
        <w:rPr>
          <w:rFonts w:ascii="Georgia" w:eastAsia="Georgia" w:hAnsi="Georgia" w:cs="Georgia"/>
          <w:sz w:val="19"/>
          <w:szCs w:val="19"/>
        </w:rPr>
        <w:t>evaluation</w:t>
      </w:r>
      <w:r>
        <w:rPr>
          <w:rFonts w:ascii="Georgia" w:eastAsia="Georgia" w:hAnsi="Georgia" w:cs="Georgia"/>
          <w:spacing w:val="18"/>
          <w:sz w:val="19"/>
          <w:szCs w:val="19"/>
        </w:rPr>
        <w:t xml:space="preserve"> </w:t>
      </w:r>
      <w:r>
        <w:rPr>
          <w:rFonts w:ascii="Georgia" w:eastAsia="Georgia" w:hAnsi="Georgia" w:cs="Georgia"/>
          <w:sz w:val="19"/>
          <w:szCs w:val="19"/>
        </w:rPr>
        <w:t>sites</w:t>
      </w:r>
      <w:r>
        <w:rPr>
          <w:rFonts w:ascii="Georgia" w:eastAsia="Georgia" w:hAnsi="Georgia" w:cs="Georgia"/>
          <w:spacing w:val="8"/>
          <w:sz w:val="19"/>
          <w:szCs w:val="19"/>
        </w:rPr>
        <w:t xml:space="preserve"> </w:t>
      </w:r>
      <w:r>
        <w:rPr>
          <w:rFonts w:ascii="Georgia" w:eastAsia="Georgia" w:hAnsi="Georgia" w:cs="Georgia"/>
          <w:sz w:val="19"/>
          <w:szCs w:val="19"/>
        </w:rPr>
        <w:t>toward</w:t>
      </w:r>
      <w:r>
        <w:rPr>
          <w:rFonts w:ascii="Georgia" w:eastAsia="Georgia" w:hAnsi="Georgia" w:cs="Georgia"/>
          <w:spacing w:val="12"/>
          <w:sz w:val="19"/>
          <w:szCs w:val="19"/>
        </w:rPr>
        <w:t xml:space="preserve"> </w:t>
      </w:r>
      <w:r>
        <w:rPr>
          <w:rFonts w:ascii="Georgia" w:eastAsia="Georgia" w:hAnsi="Georgia" w:cs="Georgia"/>
          <w:sz w:val="19"/>
          <w:szCs w:val="19"/>
        </w:rPr>
        <w:t>the</w:t>
      </w:r>
      <w:r>
        <w:rPr>
          <w:rFonts w:ascii="Georgia" w:eastAsia="Georgia" w:hAnsi="Georgia" w:cs="Georgia"/>
          <w:spacing w:val="5"/>
          <w:sz w:val="19"/>
          <w:szCs w:val="19"/>
        </w:rPr>
        <w:t xml:space="preserve"> </w:t>
      </w:r>
      <w:r>
        <w:rPr>
          <w:rFonts w:ascii="Georgia" w:eastAsia="Georgia" w:hAnsi="Georgia" w:cs="Georgia"/>
          <w:sz w:val="19"/>
          <w:szCs w:val="19"/>
        </w:rPr>
        <w:t>end</w:t>
      </w:r>
      <w:r>
        <w:rPr>
          <w:rFonts w:ascii="Georgia" w:eastAsia="Georgia" w:hAnsi="Georgia" w:cs="Georgia"/>
          <w:spacing w:val="6"/>
          <w:sz w:val="19"/>
          <w:szCs w:val="19"/>
        </w:rPr>
        <w:t xml:space="preserve"> </w:t>
      </w:r>
      <w:r>
        <w:rPr>
          <w:rFonts w:ascii="Georgia" w:eastAsia="Georgia" w:hAnsi="Georgia" w:cs="Georgia"/>
          <w:sz w:val="19"/>
          <w:szCs w:val="19"/>
        </w:rPr>
        <w:t>of</w:t>
      </w:r>
      <w:r>
        <w:rPr>
          <w:rFonts w:ascii="Georgia" w:eastAsia="Georgia" w:hAnsi="Georgia" w:cs="Georgia"/>
          <w:spacing w:val="3"/>
          <w:sz w:val="19"/>
          <w:szCs w:val="19"/>
        </w:rPr>
        <w:t xml:space="preserve"> </w:t>
      </w:r>
      <w:r>
        <w:rPr>
          <w:rFonts w:ascii="Georgia" w:eastAsia="Georgia" w:hAnsi="Georgia" w:cs="Georgia"/>
          <w:sz w:val="19"/>
          <w:szCs w:val="19"/>
        </w:rPr>
        <w:t>Year</w:t>
      </w:r>
      <w:r>
        <w:rPr>
          <w:rFonts w:ascii="Georgia" w:eastAsia="Georgia" w:hAnsi="Georgia" w:cs="Georgia"/>
          <w:spacing w:val="8"/>
          <w:sz w:val="19"/>
          <w:szCs w:val="19"/>
        </w:rPr>
        <w:t xml:space="preserve"> </w:t>
      </w:r>
      <w:r>
        <w:rPr>
          <w:rFonts w:ascii="Georgia" w:eastAsia="Georgia" w:hAnsi="Georgia" w:cs="Georgia"/>
          <w:sz w:val="19"/>
          <w:szCs w:val="19"/>
        </w:rPr>
        <w:t>2</w:t>
      </w:r>
      <w:ins w:id="455" w:author="James Gee" w:date="2016-07-18T16:06:00Z">
        <w:r w:rsidR="00785F79">
          <w:rPr>
            <w:rFonts w:ascii="Georgia" w:eastAsia="Georgia" w:hAnsi="Georgia" w:cs="Georgia"/>
            <w:sz w:val="19"/>
            <w:szCs w:val="19"/>
          </w:rPr>
          <w:t xml:space="preserve"> (with quarterly software updates thereafter)</w:t>
        </w:r>
      </w:ins>
      <w:r>
        <w:rPr>
          <w:rFonts w:ascii="Georgia" w:eastAsia="Georgia" w:hAnsi="Georgia" w:cs="Georgia"/>
          <w:sz w:val="19"/>
          <w:szCs w:val="19"/>
        </w:rPr>
        <w:t>,</w:t>
      </w:r>
      <w:r>
        <w:rPr>
          <w:rFonts w:ascii="Georgia" w:eastAsia="Georgia" w:hAnsi="Georgia" w:cs="Georgia"/>
          <w:spacing w:val="5"/>
          <w:sz w:val="19"/>
          <w:szCs w:val="19"/>
        </w:rPr>
        <w:t xml:space="preserve"> </w:t>
      </w:r>
      <w:r>
        <w:rPr>
          <w:rFonts w:ascii="Georgia" w:eastAsia="Georgia" w:hAnsi="Georgia" w:cs="Georgia"/>
          <w:sz w:val="19"/>
          <w:szCs w:val="19"/>
        </w:rPr>
        <w:t>and</w:t>
      </w:r>
      <w:r>
        <w:rPr>
          <w:rFonts w:ascii="Georgia" w:eastAsia="Georgia" w:hAnsi="Georgia" w:cs="Georgia"/>
          <w:spacing w:val="6"/>
          <w:sz w:val="19"/>
          <w:szCs w:val="19"/>
        </w:rPr>
        <w:t xml:space="preserve"> </w:t>
      </w:r>
      <w:r>
        <w:rPr>
          <w:rFonts w:ascii="Georgia" w:eastAsia="Georgia" w:hAnsi="Georgia" w:cs="Georgia"/>
          <w:w w:val="102"/>
          <w:sz w:val="19"/>
          <w:szCs w:val="19"/>
        </w:rPr>
        <w:t xml:space="preserve">testing </w:t>
      </w:r>
      <w:r>
        <w:rPr>
          <w:rFonts w:ascii="Georgia" w:eastAsia="Georgia" w:hAnsi="Georgia" w:cs="Georgia"/>
          <w:sz w:val="19"/>
          <w:szCs w:val="19"/>
        </w:rPr>
        <w:t>will</w:t>
      </w:r>
      <w:r>
        <w:rPr>
          <w:rFonts w:ascii="Georgia" w:eastAsia="Georgia" w:hAnsi="Georgia" w:cs="Georgia"/>
          <w:spacing w:val="7"/>
          <w:sz w:val="19"/>
          <w:szCs w:val="19"/>
        </w:rPr>
        <w:t xml:space="preserve"> </w:t>
      </w:r>
      <w:r>
        <w:rPr>
          <w:rFonts w:ascii="Georgia" w:eastAsia="Georgia" w:hAnsi="Georgia" w:cs="Georgia"/>
          <w:sz w:val="19"/>
          <w:szCs w:val="19"/>
        </w:rPr>
        <w:t>run</w:t>
      </w:r>
      <w:r>
        <w:rPr>
          <w:rFonts w:ascii="Georgia" w:eastAsia="Georgia" w:hAnsi="Georgia" w:cs="Georgia"/>
          <w:spacing w:val="7"/>
          <w:sz w:val="19"/>
          <w:szCs w:val="19"/>
        </w:rPr>
        <w:t xml:space="preserve"> </w:t>
      </w:r>
      <w:r>
        <w:rPr>
          <w:rFonts w:ascii="Georgia" w:eastAsia="Georgia" w:hAnsi="Georgia" w:cs="Georgia"/>
          <w:sz w:val="19"/>
          <w:szCs w:val="19"/>
        </w:rPr>
        <w:t>through</w:t>
      </w:r>
      <w:r>
        <w:rPr>
          <w:rFonts w:ascii="Georgia" w:eastAsia="Georgia" w:hAnsi="Georgia" w:cs="Georgia"/>
          <w:spacing w:val="14"/>
          <w:sz w:val="19"/>
          <w:szCs w:val="19"/>
        </w:rPr>
        <w:t xml:space="preserve"> </w:t>
      </w:r>
      <w:r>
        <w:rPr>
          <w:rFonts w:ascii="Georgia" w:eastAsia="Georgia" w:hAnsi="Georgia" w:cs="Georgia"/>
          <w:sz w:val="19"/>
          <w:szCs w:val="19"/>
        </w:rPr>
        <w:t>Year</w:t>
      </w:r>
      <w:r>
        <w:rPr>
          <w:rFonts w:ascii="Georgia" w:eastAsia="Georgia" w:hAnsi="Georgia" w:cs="Georgia"/>
          <w:spacing w:val="9"/>
          <w:sz w:val="19"/>
          <w:szCs w:val="19"/>
        </w:rPr>
        <w:t xml:space="preserve"> </w:t>
      </w:r>
      <w:r>
        <w:rPr>
          <w:rFonts w:ascii="Georgia" w:eastAsia="Georgia" w:hAnsi="Georgia" w:cs="Georgia"/>
          <w:sz w:val="19"/>
          <w:szCs w:val="19"/>
        </w:rPr>
        <w:t>4.</w:t>
      </w:r>
      <w:r>
        <w:rPr>
          <w:rFonts w:ascii="Georgia" w:eastAsia="Georgia" w:hAnsi="Georgia" w:cs="Georgia"/>
          <w:spacing w:val="22"/>
          <w:sz w:val="19"/>
          <w:szCs w:val="19"/>
        </w:rPr>
        <w:t xml:space="preserve"> </w:t>
      </w:r>
      <w:r>
        <w:rPr>
          <w:rFonts w:ascii="Georgia" w:eastAsia="Georgia" w:hAnsi="Georgia" w:cs="Georgia"/>
          <w:sz w:val="19"/>
          <w:szCs w:val="19"/>
        </w:rPr>
        <w:t>Documentation</w:t>
      </w:r>
      <w:r>
        <w:rPr>
          <w:rFonts w:ascii="Georgia" w:eastAsia="Georgia" w:hAnsi="Georgia" w:cs="Georgia"/>
          <w:spacing w:val="27"/>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sz w:val="19"/>
          <w:szCs w:val="19"/>
        </w:rPr>
        <w:t>dissemination</w:t>
      </w:r>
      <w:r>
        <w:rPr>
          <w:rFonts w:ascii="Georgia" w:eastAsia="Georgia" w:hAnsi="Georgia" w:cs="Georgia"/>
          <w:spacing w:val="25"/>
          <w:sz w:val="19"/>
          <w:szCs w:val="19"/>
        </w:rPr>
        <w:t xml:space="preserve"> </w:t>
      </w:r>
      <w:r>
        <w:rPr>
          <w:rFonts w:ascii="Georgia" w:eastAsia="Georgia" w:hAnsi="Georgia" w:cs="Georgia"/>
          <w:sz w:val="19"/>
          <w:szCs w:val="19"/>
        </w:rPr>
        <w:t>efforts</w:t>
      </w:r>
      <w:r>
        <w:rPr>
          <w:rFonts w:ascii="Georgia" w:eastAsia="Georgia" w:hAnsi="Georgia" w:cs="Georgia"/>
          <w:spacing w:val="12"/>
          <w:sz w:val="19"/>
          <w:szCs w:val="19"/>
        </w:rPr>
        <w:t xml:space="preserve"> </w:t>
      </w:r>
      <w:r>
        <w:rPr>
          <w:rFonts w:ascii="Georgia" w:eastAsia="Georgia" w:hAnsi="Georgia" w:cs="Georgia"/>
          <w:sz w:val="19"/>
          <w:szCs w:val="19"/>
        </w:rPr>
        <w:t>will</w:t>
      </w:r>
      <w:r>
        <w:rPr>
          <w:rFonts w:ascii="Georgia" w:eastAsia="Georgia" w:hAnsi="Georgia" w:cs="Georgia"/>
          <w:spacing w:val="7"/>
          <w:sz w:val="19"/>
          <w:szCs w:val="19"/>
        </w:rPr>
        <w:t xml:space="preserve"> </w:t>
      </w:r>
      <w:r>
        <w:rPr>
          <w:rFonts w:ascii="Georgia" w:eastAsia="Georgia" w:hAnsi="Georgia" w:cs="Georgia"/>
          <w:sz w:val="19"/>
          <w:szCs w:val="19"/>
        </w:rPr>
        <w:t>take</w:t>
      </w:r>
      <w:r>
        <w:rPr>
          <w:rFonts w:ascii="Georgia" w:eastAsia="Georgia" w:hAnsi="Georgia" w:cs="Georgia"/>
          <w:spacing w:val="8"/>
          <w:sz w:val="19"/>
          <w:szCs w:val="19"/>
        </w:rPr>
        <w:t xml:space="preserve"> </w:t>
      </w:r>
      <w:r>
        <w:rPr>
          <w:rFonts w:ascii="Georgia" w:eastAsia="Georgia" w:hAnsi="Georgia" w:cs="Georgia"/>
          <w:sz w:val="19"/>
          <w:szCs w:val="19"/>
        </w:rPr>
        <w:t>place</w:t>
      </w:r>
      <w:r>
        <w:rPr>
          <w:rFonts w:ascii="Georgia" w:eastAsia="Georgia" w:hAnsi="Georgia" w:cs="Georgia"/>
          <w:spacing w:val="10"/>
          <w:sz w:val="19"/>
          <w:szCs w:val="19"/>
        </w:rPr>
        <w:t xml:space="preserve"> </w:t>
      </w:r>
      <w:r>
        <w:rPr>
          <w:rFonts w:ascii="Georgia" w:eastAsia="Georgia" w:hAnsi="Georgia" w:cs="Georgia"/>
          <w:sz w:val="19"/>
          <w:szCs w:val="19"/>
        </w:rPr>
        <w:t>throughout</w:t>
      </w:r>
      <w:r>
        <w:rPr>
          <w:rFonts w:ascii="Georgia" w:eastAsia="Georgia" w:hAnsi="Georgia" w:cs="Georgia"/>
          <w:spacing w:val="20"/>
          <w:sz w:val="19"/>
          <w:szCs w:val="19"/>
        </w:rPr>
        <w:t xml:space="preserve"> </w:t>
      </w:r>
      <w:r>
        <w:rPr>
          <w:rFonts w:ascii="Georgia" w:eastAsia="Georgia" w:hAnsi="Georgia" w:cs="Georgia"/>
          <w:sz w:val="19"/>
          <w:szCs w:val="19"/>
        </w:rPr>
        <w:t>the</w:t>
      </w:r>
      <w:r>
        <w:rPr>
          <w:rFonts w:ascii="Georgia" w:eastAsia="Georgia" w:hAnsi="Georgia" w:cs="Georgia"/>
          <w:spacing w:val="6"/>
          <w:sz w:val="19"/>
          <w:szCs w:val="19"/>
        </w:rPr>
        <w:t xml:space="preserve"> </w:t>
      </w:r>
      <w:r>
        <w:rPr>
          <w:rFonts w:ascii="Georgia" w:eastAsia="Georgia" w:hAnsi="Georgia" w:cs="Georgia"/>
          <w:sz w:val="19"/>
          <w:szCs w:val="19"/>
        </w:rPr>
        <w:t>course</w:t>
      </w:r>
      <w:r>
        <w:rPr>
          <w:rFonts w:ascii="Georgia" w:eastAsia="Georgia" w:hAnsi="Georgia" w:cs="Georgia"/>
          <w:spacing w:val="12"/>
          <w:sz w:val="19"/>
          <w:szCs w:val="19"/>
        </w:rPr>
        <w:t xml:space="preserve"> </w:t>
      </w:r>
      <w:r>
        <w:rPr>
          <w:rFonts w:ascii="Georgia" w:eastAsia="Georgia" w:hAnsi="Georgia" w:cs="Georgia"/>
          <w:sz w:val="19"/>
          <w:szCs w:val="19"/>
        </w:rPr>
        <w:t>of</w:t>
      </w:r>
      <w:r>
        <w:rPr>
          <w:rFonts w:ascii="Georgia" w:eastAsia="Georgia" w:hAnsi="Georgia" w:cs="Georgia"/>
          <w:spacing w:val="4"/>
          <w:sz w:val="19"/>
          <w:szCs w:val="19"/>
        </w:rPr>
        <w:t xml:space="preserve"> </w:t>
      </w:r>
      <w:r>
        <w:rPr>
          <w:rFonts w:ascii="Georgia" w:eastAsia="Georgia" w:hAnsi="Georgia" w:cs="Georgia"/>
          <w:sz w:val="19"/>
          <w:szCs w:val="19"/>
        </w:rPr>
        <w:t>the</w:t>
      </w:r>
      <w:r>
        <w:rPr>
          <w:rFonts w:ascii="Georgia" w:eastAsia="Georgia" w:hAnsi="Georgia" w:cs="Georgia"/>
          <w:spacing w:val="6"/>
          <w:sz w:val="19"/>
          <w:szCs w:val="19"/>
        </w:rPr>
        <w:t xml:space="preserve"> </w:t>
      </w:r>
      <w:r>
        <w:rPr>
          <w:rFonts w:ascii="Georgia" w:eastAsia="Georgia" w:hAnsi="Georgia" w:cs="Georgia"/>
          <w:w w:val="102"/>
          <w:sz w:val="19"/>
          <w:szCs w:val="19"/>
        </w:rPr>
        <w:t>project.</w:t>
      </w:r>
    </w:p>
    <w:p w14:paraId="34D97E10" w14:textId="77777777" w:rsidR="00E61F9D" w:rsidRDefault="00E61F9D">
      <w:pPr>
        <w:spacing w:after="0"/>
        <w:jc w:val="both"/>
        <w:sectPr w:rsidR="00E61F9D">
          <w:pgSz w:w="12240" w:h="15840"/>
          <w:pgMar w:top="680" w:right="580" w:bottom="280" w:left="600" w:header="720" w:footer="720" w:gutter="0"/>
          <w:cols w:space="720"/>
        </w:sectPr>
      </w:pPr>
    </w:p>
    <w:p w14:paraId="16C5F9AA" w14:textId="77777777" w:rsidR="00E61F9D" w:rsidRDefault="005C64D6">
      <w:pPr>
        <w:spacing w:before="81" w:after="0" w:line="240" w:lineRule="auto"/>
        <w:ind w:left="180" w:right="9959"/>
        <w:jc w:val="both"/>
        <w:rPr>
          <w:rFonts w:ascii="Georgia" w:eastAsia="Georgia" w:hAnsi="Georgia" w:cs="Georgia"/>
          <w:sz w:val="25"/>
          <w:szCs w:val="25"/>
        </w:rPr>
      </w:pPr>
      <w:r>
        <w:rPr>
          <w:rFonts w:ascii="Georgia" w:eastAsia="Georgia" w:hAnsi="Georgia" w:cs="Georgia"/>
          <w:b/>
          <w:bCs/>
          <w:w w:val="102"/>
          <w:sz w:val="25"/>
          <w:szCs w:val="25"/>
        </w:rPr>
        <w:lastRenderedPageBreak/>
        <w:t>References</w:t>
      </w:r>
    </w:p>
    <w:p w14:paraId="4407BE08" w14:textId="77777777" w:rsidR="00E61F9D" w:rsidRDefault="005C64D6">
      <w:pPr>
        <w:spacing w:before="80" w:after="0" w:line="240" w:lineRule="auto"/>
        <w:ind w:left="136" w:right="640"/>
        <w:jc w:val="both"/>
        <w:rPr>
          <w:rFonts w:ascii="Georgia" w:eastAsia="Georgia" w:hAnsi="Georgia" w:cs="Georgia"/>
          <w:sz w:val="19"/>
          <w:szCs w:val="19"/>
        </w:rPr>
      </w:pPr>
      <w:r>
        <w:rPr>
          <w:rFonts w:ascii="Georgia" w:eastAsia="Georgia" w:hAnsi="Georgia" w:cs="Georgia"/>
          <w:sz w:val="19"/>
          <w:szCs w:val="19"/>
        </w:rPr>
        <w:t xml:space="preserve">1. </w:t>
      </w:r>
      <w:r>
        <w:rPr>
          <w:rFonts w:ascii="Georgia" w:eastAsia="Georgia" w:hAnsi="Georgia" w:cs="Georgia"/>
          <w:spacing w:val="38"/>
          <w:sz w:val="19"/>
          <w:szCs w:val="19"/>
        </w:rPr>
        <w:t xml:space="preserve"> </w:t>
      </w:r>
      <w:r>
        <w:rPr>
          <w:rFonts w:ascii="Georgia" w:eastAsia="Georgia" w:hAnsi="Georgia" w:cs="Georgia"/>
          <w:sz w:val="19"/>
          <w:szCs w:val="19"/>
        </w:rPr>
        <w:t>Wang,</w:t>
      </w:r>
      <w:r>
        <w:rPr>
          <w:rFonts w:ascii="Georgia" w:eastAsia="Georgia" w:hAnsi="Georgia" w:cs="Georgia"/>
          <w:spacing w:val="38"/>
          <w:sz w:val="19"/>
          <w:szCs w:val="19"/>
        </w:rPr>
        <w:t xml:space="preserve"> </w:t>
      </w:r>
      <w:r>
        <w:rPr>
          <w:rFonts w:ascii="Georgia" w:eastAsia="Georgia" w:hAnsi="Georgia" w:cs="Georgia"/>
          <w:sz w:val="19"/>
          <w:szCs w:val="19"/>
        </w:rPr>
        <w:t>Y</w:t>
      </w:r>
      <w:proofErr w:type="gramStart"/>
      <w:r>
        <w:rPr>
          <w:rFonts w:ascii="Georgia" w:eastAsia="Georgia" w:hAnsi="Georgia" w:cs="Georgia"/>
          <w:sz w:val="19"/>
          <w:szCs w:val="19"/>
        </w:rPr>
        <w:t>.-</w:t>
      </w:r>
      <w:proofErr w:type="gramEnd"/>
      <w:r>
        <w:rPr>
          <w:rFonts w:ascii="Georgia" w:eastAsia="Georgia" w:hAnsi="Georgia" w:cs="Georgia"/>
          <w:sz w:val="19"/>
          <w:szCs w:val="19"/>
        </w:rPr>
        <w:t>X.</w:t>
      </w:r>
      <w:r>
        <w:rPr>
          <w:rFonts w:ascii="Georgia" w:eastAsia="Georgia" w:hAnsi="Georgia" w:cs="Georgia"/>
          <w:spacing w:val="30"/>
          <w:sz w:val="19"/>
          <w:szCs w:val="19"/>
        </w:rPr>
        <w:t xml:space="preserve"> </w:t>
      </w:r>
      <w:r>
        <w:rPr>
          <w:rFonts w:ascii="Georgia" w:eastAsia="Georgia" w:hAnsi="Georgia" w:cs="Georgia"/>
          <w:sz w:val="19"/>
          <w:szCs w:val="19"/>
        </w:rPr>
        <w:t>and</w:t>
      </w:r>
      <w:r>
        <w:rPr>
          <w:rFonts w:ascii="Georgia" w:eastAsia="Georgia" w:hAnsi="Georgia" w:cs="Georgia"/>
          <w:spacing w:val="28"/>
          <w:sz w:val="19"/>
          <w:szCs w:val="19"/>
        </w:rPr>
        <w:t xml:space="preserve"> </w:t>
      </w:r>
      <w:r>
        <w:rPr>
          <w:rFonts w:ascii="Georgia" w:eastAsia="Georgia" w:hAnsi="Georgia" w:cs="Georgia"/>
          <w:sz w:val="19"/>
          <w:szCs w:val="19"/>
        </w:rPr>
        <w:t>Deng,</w:t>
      </w:r>
      <w:r>
        <w:rPr>
          <w:rFonts w:ascii="Georgia" w:eastAsia="Georgia" w:hAnsi="Georgia" w:cs="Georgia"/>
          <w:spacing w:val="37"/>
          <w:sz w:val="19"/>
          <w:szCs w:val="19"/>
        </w:rPr>
        <w:t xml:space="preserve"> </w:t>
      </w:r>
      <w:r>
        <w:rPr>
          <w:rFonts w:ascii="Georgia" w:eastAsia="Georgia" w:hAnsi="Georgia" w:cs="Georgia"/>
          <w:sz w:val="19"/>
          <w:szCs w:val="19"/>
        </w:rPr>
        <w:t>M.</w:t>
      </w:r>
      <w:r>
        <w:rPr>
          <w:rFonts w:ascii="Georgia" w:eastAsia="Georgia" w:hAnsi="Georgia" w:cs="Georgia"/>
          <w:spacing w:val="27"/>
          <w:sz w:val="19"/>
          <w:szCs w:val="19"/>
        </w:rPr>
        <w:t xml:space="preserve"> </w:t>
      </w:r>
      <w:r>
        <w:rPr>
          <w:rFonts w:ascii="Georgia" w:eastAsia="Georgia" w:hAnsi="Georgia" w:cs="Georgia"/>
          <w:sz w:val="19"/>
          <w:szCs w:val="19"/>
        </w:rPr>
        <w:t>“</w:t>
      </w:r>
      <w:r>
        <w:rPr>
          <w:rFonts w:ascii="Georgia" w:eastAsia="Georgia" w:hAnsi="Georgia" w:cs="Georgia"/>
          <w:b/>
          <w:bCs/>
          <w:sz w:val="19"/>
          <w:szCs w:val="19"/>
        </w:rPr>
        <w:t>Medical</w:t>
      </w:r>
      <w:r>
        <w:rPr>
          <w:rFonts w:ascii="Georgia" w:eastAsia="Georgia" w:hAnsi="Georgia" w:cs="Georgia"/>
          <w:b/>
          <w:bCs/>
          <w:spacing w:val="40"/>
          <w:sz w:val="19"/>
          <w:szCs w:val="19"/>
        </w:rPr>
        <w:t xml:space="preserve"> </w:t>
      </w:r>
      <w:r>
        <w:rPr>
          <w:rFonts w:ascii="Georgia" w:eastAsia="Georgia" w:hAnsi="Georgia" w:cs="Georgia"/>
          <w:b/>
          <w:bCs/>
          <w:sz w:val="19"/>
          <w:szCs w:val="19"/>
        </w:rPr>
        <w:t>Imaging</w:t>
      </w:r>
      <w:r>
        <w:rPr>
          <w:rFonts w:ascii="Georgia" w:eastAsia="Georgia" w:hAnsi="Georgia" w:cs="Georgia"/>
          <w:b/>
          <w:bCs/>
          <w:spacing w:val="39"/>
          <w:sz w:val="19"/>
          <w:szCs w:val="19"/>
        </w:rPr>
        <w:t xml:space="preserve"> </w:t>
      </w:r>
      <w:r>
        <w:rPr>
          <w:rFonts w:ascii="Georgia" w:eastAsia="Georgia" w:hAnsi="Georgia" w:cs="Georgia"/>
          <w:b/>
          <w:bCs/>
          <w:sz w:val="19"/>
          <w:szCs w:val="19"/>
        </w:rPr>
        <w:t>in</w:t>
      </w:r>
      <w:r>
        <w:rPr>
          <w:rFonts w:ascii="Georgia" w:eastAsia="Georgia" w:hAnsi="Georgia" w:cs="Georgia"/>
          <w:b/>
          <w:bCs/>
          <w:spacing w:val="27"/>
          <w:sz w:val="19"/>
          <w:szCs w:val="19"/>
        </w:rPr>
        <w:t xml:space="preserve"> </w:t>
      </w:r>
      <w:r>
        <w:rPr>
          <w:rFonts w:ascii="Georgia" w:eastAsia="Georgia" w:hAnsi="Georgia" w:cs="Georgia"/>
          <w:b/>
          <w:bCs/>
          <w:sz w:val="19"/>
          <w:szCs w:val="19"/>
        </w:rPr>
        <w:t>New</w:t>
      </w:r>
      <w:r>
        <w:rPr>
          <w:rFonts w:ascii="Georgia" w:eastAsia="Georgia" w:hAnsi="Georgia" w:cs="Georgia"/>
          <w:b/>
          <w:bCs/>
          <w:spacing w:val="32"/>
          <w:sz w:val="19"/>
          <w:szCs w:val="19"/>
        </w:rPr>
        <w:t xml:space="preserve"> </w:t>
      </w:r>
      <w:r>
        <w:rPr>
          <w:rFonts w:ascii="Georgia" w:eastAsia="Georgia" w:hAnsi="Georgia" w:cs="Georgia"/>
          <w:b/>
          <w:bCs/>
          <w:sz w:val="19"/>
          <w:szCs w:val="19"/>
        </w:rPr>
        <w:t>Drug</w:t>
      </w:r>
      <w:r>
        <w:rPr>
          <w:rFonts w:ascii="Georgia" w:eastAsia="Georgia" w:hAnsi="Georgia" w:cs="Georgia"/>
          <w:b/>
          <w:bCs/>
          <w:spacing w:val="33"/>
          <w:sz w:val="19"/>
          <w:szCs w:val="19"/>
        </w:rPr>
        <w:t xml:space="preserve"> </w:t>
      </w:r>
      <w:r>
        <w:rPr>
          <w:rFonts w:ascii="Georgia" w:eastAsia="Georgia" w:hAnsi="Georgia" w:cs="Georgia"/>
          <w:b/>
          <w:bCs/>
          <w:sz w:val="19"/>
          <w:szCs w:val="19"/>
        </w:rPr>
        <w:t>Clinical</w:t>
      </w:r>
      <w:r>
        <w:rPr>
          <w:rFonts w:ascii="Georgia" w:eastAsia="Georgia" w:hAnsi="Georgia" w:cs="Georgia"/>
          <w:b/>
          <w:bCs/>
          <w:spacing w:val="38"/>
          <w:sz w:val="19"/>
          <w:szCs w:val="19"/>
        </w:rPr>
        <w:t xml:space="preserve"> </w:t>
      </w:r>
      <w:r>
        <w:rPr>
          <w:rFonts w:ascii="Georgia" w:eastAsia="Georgia" w:hAnsi="Georgia" w:cs="Georgia"/>
          <w:b/>
          <w:bCs/>
          <w:sz w:val="19"/>
          <w:szCs w:val="19"/>
        </w:rPr>
        <w:t>Developmen</w:t>
      </w:r>
      <w:r>
        <w:rPr>
          <w:rFonts w:ascii="Georgia" w:eastAsia="Georgia" w:hAnsi="Georgia" w:cs="Georgia"/>
          <w:b/>
          <w:bCs/>
          <w:spacing w:val="-1"/>
          <w:sz w:val="19"/>
          <w:szCs w:val="19"/>
        </w:rPr>
        <w:t>t</w:t>
      </w:r>
      <w:r>
        <w:rPr>
          <w:rFonts w:ascii="Georgia" w:eastAsia="Georgia" w:hAnsi="Georgia" w:cs="Georgia"/>
          <w:sz w:val="19"/>
          <w:szCs w:val="19"/>
        </w:rPr>
        <w:t xml:space="preserve">” </w:t>
      </w:r>
      <w:r>
        <w:rPr>
          <w:rFonts w:ascii="Georgia" w:eastAsia="Georgia" w:hAnsi="Georgia" w:cs="Georgia"/>
          <w:spacing w:val="4"/>
          <w:sz w:val="19"/>
          <w:szCs w:val="19"/>
        </w:rPr>
        <w:t xml:space="preserve"> </w:t>
      </w:r>
      <w:r>
        <w:rPr>
          <w:rFonts w:ascii="Georgia" w:eastAsia="Georgia" w:hAnsi="Georgia" w:cs="Georgia"/>
          <w:i/>
          <w:sz w:val="19"/>
          <w:szCs w:val="19"/>
        </w:rPr>
        <w:t>J</w:t>
      </w:r>
      <w:r>
        <w:rPr>
          <w:rFonts w:ascii="Georgia" w:eastAsia="Georgia" w:hAnsi="Georgia" w:cs="Georgia"/>
          <w:i/>
          <w:spacing w:val="20"/>
          <w:sz w:val="19"/>
          <w:szCs w:val="19"/>
        </w:rPr>
        <w:t xml:space="preserve"> </w:t>
      </w:r>
      <w:proofErr w:type="spellStart"/>
      <w:r>
        <w:rPr>
          <w:rFonts w:ascii="Georgia" w:eastAsia="Georgia" w:hAnsi="Georgia" w:cs="Georgia"/>
          <w:i/>
          <w:sz w:val="19"/>
          <w:szCs w:val="19"/>
        </w:rPr>
        <w:t>Thorac</w:t>
      </w:r>
      <w:proofErr w:type="spellEnd"/>
      <w:r>
        <w:rPr>
          <w:rFonts w:ascii="Georgia" w:eastAsia="Georgia" w:hAnsi="Georgia" w:cs="Georgia"/>
          <w:i/>
          <w:spacing w:val="20"/>
          <w:sz w:val="19"/>
          <w:szCs w:val="19"/>
        </w:rPr>
        <w:t xml:space="preserve"> </w:t>
      </w:r>
      <w:r>
        <w:rPr>
          <w:rFonts w:ascii="Georgia" w:eastAsia="Georgia" w:hAnsi="Georgia" w:cs="Georgia"/>
          <w:i/>
          <w:sz w:val="19"/>
          <w:szCs w:val="19"/>
        </w:rPr>
        <w:t>Dis</w:t>
      </w:r>
      <w:r>
        <w:rPr>
          <w:rFonts w:ascii="Georgia" w:eastAsia="Georgia" w:hAnsi="Georgia" w:cs="Georgia"/>
          <w:i/>
          <w:spacing w:val="22"/>
          <w:sz w:val="19"/>
          <w:szCs w:val="19"/>
        </w:rPr>
        <w:t xml:space="preserve"> </w:t>
      </w:r>
      <w:r>
        <w:rPr>
          <w:rFonts w:ascii="Georgia" w:eastAsia="Georgia" w:hAnsi="Georgia" w:cs="Georgia"/>
          <w:sz w:val="19"/>
          <w:szCs w:val="19"/>
        </w:rPr>
        <w:t>2,</w:t>
      </w:r>
      <w:r>
        <w:rPr>
          <w:rFonts w:ascii="Georgia" w:eastAsia="Georgia" w:hAnsi="Georgia" w:cs="Georgia"/>
          <w:spacing w:val="32"/>
          <w:sz w:val="19"/>
          <w:szCs w:val="19"/>
        </w:rPr>
        <w:t xml:space="preserve"> </w:t>
      </w:r>
      <w:r>
        <w:rPr>
          <w:rFonts w:ascii="Georgia" w:eastAsia="Georgia" w:hAnsi="Georgia" w:cs="Georgia"/>
          <w:sz w:val="19"/>
          <w:szCs w:val="19"/>
        </w:rPr>
        <w:t xml:space="preserve">no. </w:t>
      </w:r>
      <w:r>
        <w:rPr>
          <w:rFonts w:ascii="Georgia" w:eastAsia="Georgia" w:hAnsi="Georgia" w:cs="Georgia"/>
          <w:spacing w:val="39"/>
          <w:sz w:val="19"/>
          <w:szCs w:val="19"/>
        </w:rPr>
        <w:t xml:space="preserve"> </w:t>
      </w:r>
      <w:r>
        <w:rPr>
          <w:rFonts w:ascii="Georgia" w:eastAsia="Georgia" w:hAnsi="Georgia" w:cs="Georgia"/>
          <w:sz w:val="19"/>
          <w:szCs w:val="19"/>
        </w:rPr>
        <w:t>4</w:t>
      </w:r>
      <w:r>
        <w:rPr>
          <w:rFonts w:ascii="Georgia" w:eastAsia="Georgia" w:hAnsi="Georgia" w:cs="Georgia"/>
          <w:spacing w:val="24"/>
          <w:sz w:val="19"/>
          <w:szCs w:val="19"/>
        </w:rPr>
        <w:t xml:space="preserve"> </w:t>
      </w:r>
      <w:r>
        <w:rPr>
          <w:rFonts w:ascii="Georgia" w:eastAsia="Georgia" w:hAnsi="Georgia" w:cs="Georgia"/>
          <w:w w:val="102"/>
          <w:sz w:val="19"/>
          <w:szCs w:val="19"/>
        </w:rPr>
        <w:t>(2010):</w:t>
      </w:r>
    </w:p>
    <w:p w14:paraId="7812197C" w14:textId="77777777" w:rsidR="00E61F9D" w:rsidRDefault="005C64D6">
      <w:pPr>
        <w:spacing w:before="33" w:after="0" w:line="240" w:lineRule="auto"/>
        <w:ind w:left="140" w:right="7189"/>
        <w:jc w:val="both"/>
        <w:rPr>
          <w:rFonts w:ascii="Georgia" w:eastAsia="Georgia" w:hAnsi="Georgia" w:cs="Georgia"/>
          <w:sz w:val="19"/>
          <w:szCs w:val="19"/>
        </w:rPr>
      </w:pPr>
      <w:r>
        <w:rPr>
          <w:rFonts w:ascii="Georgia" w:eastAsia="Georgia" w:hAnsi="Georgia" w:cs="Georgia"/>
          <w:sz w:val="19"/>
          <w:szCs w:val="19"/>
        </w:rPr>
        <w:t>245–52.</w:t>
      </w:r>
      <w:r>
        <w:rPr>
          <w:rFonts w:ascii="Georgia" w:eastAsia="Georgia" w:hAnsi="Georgia" w:cs="Georgia"/>
          <w:spacing w:val="31"/>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14">
        <w:r>
          <w:rPr>
            <w:rFonts w:ascii="Georgia" w:eastAsia="Georgia" w:hAnsi="Georgia" w:cs="Georgia"/>
            <w:color w:val="0000FF"/>
            <w:w w:val="102"/>
            <w:sz w:val="19"/>
            <w:szCs w:val="19"/>
          </w:rPr>
          <w:t>10.3978/j.issn.2072-1439.2010.11.10</w:t>
        </w:r>
      </w:hyperlink>
    </w:p>
    <w:p w14:paraId="6968AF6B" w14:textId="77777777" w:rsidR="00E61F9D" w:rsidRDefault="005C64D6">
      <w:pPr>
        <w:spacing w:before="93" w:after="0" w:line="277" w:lineRule="auto"/>
        <w:ind w:left="140" w:right="630"/>
        <w:jc w:val="both"/>
        <w:rPr>
          <w:rFonts w:ascii="Georgia" w:eastAsia="Georgia" w:hAnsi="Georgia" w:cs="Georgia"/>
          <w:sz w:val="19"/>
          <w:szCs w:val="19"/>
        </w:rPr>
      </w:pPr>
      <w:r>
        <w:rPr>
          <w:rFonts w:ascii="Georgia" w:eastAsia="Georgia" w:hAnsi="Georgia" w:cs="Georgia"/>
          <w:sz w:val="19"/>
          <w:szCs w:val="19"/>
        </w:rPr>
        <w:t>2.</w:t>
      </w:r>
      <w:r>
        <w:rPr>
          <w:rFonts w:ascii="Georgia" w:eastAsia="Georgia" w:hAnsi="Georgia" w:cs="Georgia"/>
          <w:spacing w:val="17"/>
          <w:sz w:val="19"/>
          <w:szCs w:val="19"/>
        </w:rPr>
        <w:t xml:space="preserve"> </w:t>
      </w:r>
      <w:r>
        <w:rPr>
          <w:rFonts w:ascii="Georgia" w:eastAsia="Georgia" w:hAnsi="Georgia" w:cs="Georgia"/>
          <w:sz w:val="19"/>
          <w:szCs w:val="19"/>
        </w:rPr>
        <w:t>Zhao,</w:t>
      </w:r>
      <w:r>
        <w:rPr>
          <w:rFonts w:ascii="Georgia" w:eastAsia="Georgia" w:hAnsi="Georgia" w:cs="Georgia"/>
          <w:spacing w:val="-2"/>
          <w:sz w:val="19"/>
          <w:szCs w:val="19"/>
        </w:rPr>
        <w:t xml:space="preserve"> </w:t>
      </w:r>
      <w:r>
        <w:rPr>
          <w:rFonts w:ascii="Georgia" w:eastAsia="Georgia" w:hAnsi="Georgia" w:cs="Georgia"/>
          <w:sz w:val="19"/>
          <w:szCs w:val="19"/>
        </w:rPr>
        <w:t>B.,</w:t>
      </w:r>
      <w:r>
        <w:rPr>
          <w:rFonts w:ascii="Georgia" w:eastAsia="Georgia" w:hAnsi="Georgia" w:cs="Georgia"/>
          <w:spacing w:val="-4"/>
          <w:sz w:val="19"/>
          <w:szCs w:val="19"/>
        </w:rPr>
        <w:t xml:space="preserve"> </w:t>
      </w:r>
      <w:r>
        <w:rPr>
          <w:rFonts w:ascii="Georgia" w:eastAsia="Georgia" w:hAnsi="Georgia" w:cs="Georgia"/>
          <w:sz w:val="19"/>
          <w:szCs w:val="19"/>
        </w:rPr>
        <w:t>Tan, Y.,</w:t>
      </w:r>
      <w:r>
        <w:rPr>
          <w:rFonts w:ascii="Georgia" w:eastAsia="Georgia" w:hAnsi="Georgia" w:cs="Georgia"/>
          <w:spacing w:val="-7"/>
          <w:sz w:val="19"/>
          <w:szCs w:val="19"/>
        </w:rPr>
        <w:t xml:space="preserve"> </w:t>
      </w:r>
      <w:r>
        <w:rPr>
          <w:rFonts w:ascii="Georgia" w:eastAsia="Georgia" w:hAnsi="Georgia" w:cs="Georgia"/>
          <w:sz w:val="19"/>
          <w:szCs w:val="19"/>
        </w:rPr>
        <w:t>Bell,</w:t>
      </w:r>
      <w:r>
        <w:rPr>
          <w:rFonts w:ascii="Georgia" w:eastAsia="Georgia" w:hAnsi="Georgia" w:cs="Georgia"/>
          <w:spacing w:val="-2"/>
          <w:sz w:val="19"/>
          <w:szCs w:val="19"/>
        </w:rPr>
        <w:t xml:space="preserve"> </w:t>
      </w:r>
      <w:r>
        <w:rPr>
          <w:rFonts w:ascii="Georgia" w:eastAsia="Georgia" w:hAnsi="Georgia" w:cs="Georgia"/>
          <w:sz w:val="19"/>
          <w:szCs w:val="19"/>
        </w:rPr>
        <w:t>D.</w:t>
      </w:r>
      <w:r>
        <w:rPr>
          <w:rFonts w:ascii="Georgia" w:eastAsia="Georgia" w:hAnsi="Georgia" w:cs="Georgia"/>
          <w:spacing w:val="-10"/>
          <w:sz w:val="19"/>
          <w:szCs w:val="19"/>
        </w:rPr>
        <w:t xml:space="preserve"> </w:t>
      </w:r>
      <w:r>
        <w:rPr>
          <w:rFonts w:ascii="Georgia" w:eastAsia="Georgia" w:hAnsi="Georgia" w:cs="Georgia"/>
          <w:sz w:val="19"/>
          <w:szCs w:val="19"/>
        </w:rPr>
        <w:t>J.,</w:t>
      </w:r>
      <w:r>
        <w:rPr>
          <w:rFonts w:ascii="Georgia" w:eastAsia="Georgia" w:hAnsi="Georgia" w:cs="Georgia"/>
          <w:spacing w:val="-5"/>
          <w:sz w:val="19"/>
          <w:szCs w:val="19"/>
        </w:rPr>
        <w:t xml:space="preserve"> </w:t>
      </w:r>
      <w:r>
        <w:rPr>
          <w:rFonts w:ascii="Georgia" w:eastAsia="Georgia" w:hAnsi="Georgia" w:cs="Georgia"/>
          <w:sz w:val="19"/>
          <w:szCs w:val="19"/>
        </w:rPr>
        <w:t>Marley,</w:t>
      </w:r>
      <w:r>
        <w:rPr>
          <w:rFonts w:ascii="Georgia" w:eastAsia="Georgia" w:hAnsi="Georgia" w:cs="Georgia"/>
          <w:spacing w:val="2"/>
          <w:sz w:val="19"/>
          <w:szCs w:val="19"/>
        </w:rPr>
        <w:t xml:space="preserve"> </w:t>
      </w:r>
      <w:r>
        <w:rPr>
          <w:rFonts w:ascii="Georgia" w:eastAsia="Georgia" w:hAnsi="Georgia" w:cs="Georgia"/>
          <w:sz w:val="19"/>
          <w:szCs w:val="19"/>
        </w:rPr>
        <w:t>S.</w:t>
      </w:r>
      <w:r>
        <w:rPr>
          <w:rFonts w:ascii="Georgia" w:eastAsia="Georgia" w:hAnsi="Georgia" w:cs="Georgia"/>
          <w:spacing w:val="-11"/>
          <w:sz w:val="19"/>
          <w:szCs w:val="19"/>
        </w:rPr>
        <w:t xml:space="preserve"> </w:t>
      </w:r>
      <w:r>
        <w:rPr>
          <w:rFonts w:ascii="Georgia" w:eastAsia="Georgia" w:hAnsi="Georgia" w:cs="Georgia"/>
          <w:sz w:val="19"/>
          <w:szCs w:val="19"/>
        </w:rPr>
        <w:t>E.,</w:t>
      </w:r>
      <w:r>
        <w:rPr>
          <w:rFonts w:ascii="Georgia" w:eastAsia="Georgia" w:hAnsi="Georgia" w:cs="Georgia"/>
          <w:spacing w:val="-6"/>
          <w:sz w:val="19"/>
          <w:szCs w:val="19"/>
        </w:rPr>
        <w:t xml:space="preserve"> </w:t>
      </w:r>
      <w:proofErr w:type="spellStart"/>
      <w:r>
        <w:rPr>
          <w:rFonts w:ascii="Georgia" w:eastAsia="Georgia" w:hAnsi="Georgia" w:cs="Georgia"/>
          <w:sz w:val="19"/>
          <w:szCs w:val="19"/>
        </w:rPr>
        <w:t>Guo</w:t>
      </w:r>
      <w:proofErr w:type="spellEnd"/>
      <w:r>
        <w:rPr>
          <w:rFonts w:ascii="Georgia" w:eastAsia="Georgia" w:hAnsi="Georgia" w:cs="Georgia"/>
          <w:sz w:val="19"/>
          <w:szCs w:val="19"/>
        </w:rPr>
        <w:t>,</w:t>
      </w:r>
      <w:r>
        <w:rPr>
          <w:rFonts w:ascii="Georgia" w:eastAsia="Georgia" w:hAnsi="Georgia" w:cs="Georgia"/>
          <w:spacing w:val="-3"/>
          <w:sz w:val="19"/>
          <w:szCs w:val="19"/>
        </w:rPr>
        <w:t xml:space="preserve"> </w:t>
      </w:r>
      <w:r>
        <w:rPr>
          <w:rFonts w:ascii="Georgia" w:eastAsia="Georgia" w:hAnsi="Georgia" w:cs="Georgia"/>
          <w:sz w:val="19"/>
          <w:szCs w:val="19"/>
        </w:rPr>
        <w:t>P.,</w:t>
      </w:r>
      <w:r>
        <w:rPr>
          <w:rFonts w:ascii="Georgia" w:eastAsia="Georgia" w:hAnsi="Georgia" w:cs="Georgia"/>
          <w:spacing w:val="-4"/>
          <w:sz w:val="19"/>
          <w:szCs w:val="19"/>
        </w:rPr>
        <w:t xml:space="preserve"> </w:t>
      </w:r>
      <w:r>
        <w:rPr>
          <w:rFonts w:ascii="Georgia" w:eastAsia="Georgia" w:hAnsi="Georgia" w:cs="Georgia"/>
          <w:sz w:val="19"/>
          <w:szCs w:val="19"/>
        </w:rPr>
        <w:t>Mann,</w:t>
      </w:r>
      <w:r>
        <w:rPr>
          <w:rFonts w:ascii="Georgia" w:eastAsia="Georgia" w:hAnsi="Georgia" w:cs="Georgia"/>
          <w:spacing w:val="1"/>
          <w:sz w:val="19"/>
          <w:szCs w:val="19"/>
        </w:rPr>
        <w:t xml:space="preserve"> </w:t>
      </w:r>
      <w:r>
        <w:rPr>
          <w:rFonts w:ascii="Georgia" w:eastAsia="Georgia" w:hAnsi="Georgia" w:cs="Georgia"/>
          <w:sz w:val="19"/>
          <w:szCs w:val="19"/>
        </w:rPr>
        <w:t>H.,</w:t>
      </w:r>
      <w:r>
        <w:rPr>
          <w:rFonts w:ascii="Georgia" w:eastAsia="Georgia" w:hAnsi="Georgia" w:cs="Georgia"/>
          <w:spacing w:val="-3"/>
          <w:sz w:val="19"/>
          <w:szCs w:val="19"/>
        </w:rPr>
        <w:t xml:space="preserve"> </w:t>
      </w:r>
      <w:r>
        <w:rPr>
          <w:rFonts w:ascii="Georgia" w:eastAsia="Georgia" w:hAnsi="Georgia" w:cs="Georgia"/>
          <w:sz w:val="19"/>
          <w:szCs w:val="19"/>
        </w:rPr>
        <w:t>Scott,</w:t>
      </w:r>
      <w:r>
        <w:rPr>
          <w:rFonts w:ascii="Georgia" w:eastAsia="Georgia" w:hAnsi="Georgia" w:cs="Georgia"/>
          <w:spacing w:val="-1"/>
          <w:sz w:val="19"/>
          <w:szCs w:val="19"/>
        </w:rPr>
        <w:t xml:space="preserve"> </w:t>
      </w:r>
      <w:r>
        <w:rPr>
          <w:rFonts w:ascii="Georgia" w:eastAsia="Georgia" w:hAnsi="Georgia" w:cs="Georgia"/>
          <w:sz w:val="19"/>
          <w:szCs w:val="19"/>
        </w:rPr>
        <w:t>M.</w:t>
      </w:r>
      <w:r>
        <w:rPr>
          <w:rFonts w:ascii="Georgia" w:eastAsia="Georgia" w:hAnsi="Georgia" w:cs="Georgia"/>
          <w:spacing w:val="-9"/>
          <w:sz w:val="19"/>
          <w:szCs w:val="19"/>
        </w:rPr>
        <w:t xml:space="preserve"> </w:t>
      </w:r>
      <w:r>
        <w:rPr>
          <w:rFonts w:ascii="Georgia" w:eastAsia="Georgia" w:hAnsi="Georgia" w:cs="Georgia"/>
          <w:sz w:val="19"/>
          <w:szCs w:val="19"/>
        </w:rPr>
        <w:t>L.</w:t>
      </w:r>
      <w:r>
        <w:rPr>
          <w:rFonts w:ascii="Georgia" w:eastAsia="Georgia" w:hAnsi="Georgia" w:cs="Georgia"/>
          <w:spacing w:val="-9"/>
          <w:sz w:val="19"/>
          <w:szCs w:val="19"/>
        </w:rPr>
        <w:t xml:space="preserve"> </w:t>
      </w:r>
      <w:r>
        <w:rPr>
          <w:rFonts w:ascii="Georgia" w:eastAsia="Georgia" w:hAnsi="Georgia" w:cs="Georgia"/>
          <w:sz w:val="19"/>
          <w:szCs w:val="19"/>
        </w:rPr>
        <w:t>J.,</w:t>
      </w:r>
      <w:r>
        <w:rPr>
          <w:rFonts w:ascii="Georgia" w:eastAsia="Georgia" w:hAnsi="Georgia" w:cs="Georgia"/>
          <w:spacing w:val="-5"/>
          <w:sz w:val="19"/>
          <w:szCs w:val="19"/>
        </w:rPr>
        <w:t xml:space="preserve"> </w:t>
      </w:r>
      <w:r>
        <w:rPr>
          <w:rFonts w:ascii="Georgia" w:eastAsia="Georgia" w:hAnsi="Georgia" w:cs="Georgia"/>
          <w:sz w:val="19"/>
          <w:szCs w:val="19"/>
        </w:rPr>
        <w:t>Schwartz,</w:t>
      </w:r>
      <w:r>
        <w:rPr>
          <w:rFonts w:ascii="Georgia" w:eastAsia="Georgia" w:hAnsi="Georgia" w:cs="Georgia"/>
          <w:spacing w:val="5"/>
          <w:sz w:val="19"/>
          <w:szCs w:val="19"/>
        </w:rPr>
        <w:t xml:space="preserve"> </w:t>
      </w:r>
      <w:r>
        <w:rPr>
          <w:rFonts w:ascii="Georgia" w:eastAsia="Georgia" w:hAnsi="Georgia" w:cs="Georgia"/>
          <w:sz w:val="19"/>
          <w:szCs w:val="19"/>
        </w:rPr>
        <w:t>L.</w:t>
      </w:r>
      <w:r>
        <w:rPr>
          <w:rFonts w:ascii="Georgia" w:eastAsia="Georgia" w:hAnsi="Georgia" w:cs="Georgia"/>
          <w:spacing w:val="-9"/>
          <w:sz w:val="19"/>
          <w:szCs w:val="19"/>
        </w:rPr>
        <w:t xml:space="preserve"> </w:t>
      </w:r>
      <w:r>
        <w:rPr>
          <w:rFonts w:ascii="Georgia" w:eastAsia="Georgia" w:hAnsi="Georgia" w:cs="Georgia"/>
          <w:sz w:val="19"/>
          <w:szCs w:val="19"/>
        </w:rPr>
        <w:t>H.,</w:t>
      </w:r>
      <w:r>
        <w:rPr>
          <w:rFonts w:ascii="Georgia" w:eastAsia="Georgia" w:hAnsi="Georgia" w:cs="Georgia"/>
          <w:spacing w:val="-3"/>
          <w:sz w:val="19"/>
          <w:szCs w:val="19"/>
        </w:rPr>
        <w:t xml:space="preserve"> </w:t>
      </w:r>
      <w:r>
        <w:rPr>
          <w:rFonts w:ascii="Georgia" w:eastAsia="Georgia" w:hAnsi="Georgia" w:cs="Georgia"/>
          <w:sz w:val="19"/>
          <w:szCs w:val="19"/>
        </w:rPr>
        <w:t>and</w:t>
      </w:r>
      <w:r>
        <w:rPr>
          <w:rFonts w:ascii="Georgia" w:eastAsia="Georgia" w:hAnsi="Georgia" w:cs="Georgia"/>
          <w:spacing w:val="-8"/>
          <w:sz w:val="19"/>
          <w:szCs w:val="19"/>
        </w:rPr>
        <w:t xml:space="preserve"> </w:t>
      </w:r>
      <w:proofErr w:type="spellStart"/>
      <w:r>
        <w:rPr>
          <w:rFonts w:ascii="Georgia" w:eastAsia="Georgia" w:hAnsi="Georgia" w:cs="Georgia"/>
          <w:sz w:val="19"/>
          <w:szCs w:val="19"/>
        </w:rPr>
        <w:t>Ghiorghiu</w:t>
      </w:r>
      <w:proofErr w:type="spellEnd"/>
      <w:r>
        <w:rPr>
          <w:rFonts w:ascii="Georgia" w:eastAsia="Georgia" w:hAnsi="Georgia" w:cs="Georgia"/>
          <w:sz w:val="19"/>
          <w:szCs w:val="19"/>
        </w:rPr>
        <w:t>,</w:t>
      </w:r>
      <w:r>
        <w:rPr>
          <w:rFonts w:ascii="Georgia" w:eastAsia="Georgia" w:hAnsi="Georgia" w:cs="Georgia"/>
          <w:spacing w:val="7"/>
          <w:sz w:val="19"/>
          <w:szCs w:val="19"/>
        </w:rPr>
        <w:t xml:space="preserve"> </w:t>
      </w:r>
      <w:r>
        <w:rPr>
          <w:rFonts w:ascii="Georgia" w:eastAsia="Georgia" w:hAnsi="Georgia" w:cs="Georgia"/>
          <w:sz w:val="19"/>
          <w:szCs w:val="19"/>
        </w:rPr>
        <w:t>D.</w:t>
      </w:r>
      <w:r>
        <w:rPr>
          <w:rFonts w:ascii="Georgia" w:eastAsia="Georgia" w:hAnsi="Georgia" w:cs="Georgia"/>
          <w:spacing w:val="-10"/>
          <w:sz w:val="19"/>
          <w:szCs w:val="19"/>
        </w:rPr>
        <w:t xml:space="preserve"> </w:t>
      </w:r>
      <w:r>
        <w:rPr>
          <w:rFonts w:ascii="Georgia" w:eastAsia="Georgia" w:hAnsi="Georgia" w:cs="Georgia"/>
          <w:sz w:val="19"/>
          <w:szCs w:val="19"/>
        </w:rPr>
        <w:t>C.</w:t>
      </w:r>
      <w:r>
        <w:rPr>
          <w:rFonts w:ascii="Georgia" w:eastAsia="Georgia" w:hAnsi="Georgia" w:cs="Georgia"/>
          <w:spacing w:val="-11"/>
          <w:sz w:val="19"/>
          <w:szCs w:val="19"/>
        </w:rPr>
        <w:t xml:space="preserve"> </w:t>
      </w:r>
      <w:r>
        <w:rPr>
          <w:rFonts w:ascii="Georgia" w:eastAsia="Georgia" w:hAnsi="Georgia" w:cs="Georgia"/>
          <w:spacing w:val="-3"/>
          <w:w w:val="102"/>
          <w:sz w:val="19"/>
          <w:szCs w:val="19"/>
        </w:rPr>
        <w:t>“</w:t>
      </w:r>
      <w:r>
        <w:rPr>
          <w:rFonts w:ascii="Georgia" w:eastAsia="Georgia" w:hAnsi="Georgia" w:cs="Georgia"/>
          <w:b/>
          <w:bCs/>
          <w:w w:val="102"/>
          <w:sz w:val="19"/>
          <w:szCs w:val="19"/>
        </w:rPr>
        <w:t xml:space="preserve">Exploring </w:t>
      </w:r>
      <w:r>
        <w:rPr>
          <w:rFonts w:ascii="Georgia" w:eastAsia="Georgia" w:hAnsi="Georgia" w:cs="Georgia"/>
          <w:b/>
          <w:bCs/>
          <w:sz w:val="19"/>
          <w:szCs w:val="19"/>
        </w:rPr>
        <w:t>Intra-</w:t>
      </w:r>
      <w:r>
        <w:rPr>
          <w:rFonts w:ascii="Georgia" w:eastAsia="Georgia" w:hAnsi="Georgia" w:cs="Georgia"/>
          <w:b/>
          <w:bCs/>
          <w:spacing w:val="27"/>
          <w:sz w:val="19"/>
          <w:szCs w:val="19"/>
        </w:rPr>
        <w:t xml:space="preserve"> </w:t>
      </w:r>
      <w:r>
        <w:rPr>
          <w:rFonts w:ascii="Georgia" w:eastAsia="Georgia" w:hAnsi="Georgia" w:cs="Georgia"/>
          <w:b/>
          <w:bCs/>
          <w:sz w:val="19"/>
          <w:szCs w:val="19"/>
        </w:rPr>
        <w:t>and</w:t>
      </w:r>
      <w:r>
        <w:rPr>
          <w:rFonts w:ascii="Georgia" w:eastAsia="Georgia" w:hAnsi="Georgia" w:cs="Georgia"/>
          <w:b/>
          <w:bCs/>
          <w:spacing w:val="23"/>
          <w:sz w:val="19"/>
          <w:szCs w:val="19"/>
        </w:rPr>
        <w:t xml:space="preserve"> </w:t>
      </w:r>
      <w:r>
        <w:rPr>
          <w:rFonts w:ascii="Georgia" w:eastAsia="Georgia" w:hAnsi="Georgia" w:cs="Georgia"/>
          <w:b/>
          <w:bCs/>
          <w:sz w:val="19"/>
          <w:szCs w:val="19"/>
        </w:rPr>
        <w:t>Inter-Reader</w:t>
      </w:r>
      <w:r>
        <w:rPr>
          <w:rFonts w:ascii="Georgia" w:eastAsia="Georgia" w:hAnsi="Georgia" w:cs="Georgia"/>
          <w:b/>
          <w:bCs/>
          <w:spacing w:val="42"/>
          <w:sz w:val="19"/>
          <w:szCs w:val="19"/>
        </w:rPr>
        <w:t xml:space="preserve"> </w:t>
      </w:r>
      <w:r>
        <w:rPr>
          <w:rFonts w:ascii="Georgia" w:eastAsia="Georgia" w:hAnsi="Georgia" w:cs="Georgia"/>
          <w:b/>
          <w:bCs/>
          <w:sz w:val="19"/>
          <w:szCs w:val="19"/>
        </w:rPr>
        <w:t>Variability</w:t>
      </w:r>
      <w:r>
        <w:rPr>
          <w:rFonts w:ascii="Georgia" w:eastAsia="Georgia" w:hAnsi="Georgia" w:cs="Georgia"/>
          <w:b/>
          <w:bCs/>
          <w:spacing w:val="38"/>
          <w:sz w:val="19"/>
          <w:szCs w:val="19"/>
        </w:rPr>
        <w:t xml:space="preserve"> </w:t>
      </w:r>
      <w:r>
        <w:rPr>
          <w:rFonts w:ascii="Georgia" w:eastAsia="Georgia" w:hAnsi="Georgia" w:cs="Georgia"/>
          <w:b/>
          <w:bCs/>
          <w:sz w:val="19"/>
          <w:szCs w:val="19"/>
        </w:rPr>
        <w:t>in</w:t>
      </w:r>
      <w:r>
        <w:rPr>
          <w:rFonts w:ascii="Georgia" w:eastAsia="Georgia" w:hAnsi="Georgia" w:cs="Georgia"/>
          <w:b/>
          <w:bCs/>
          <w:spacing w:val="20"/>
          <w:sz w:val="19"/>
          <w:szCs w:val="19"/>
        </w:rPr>
        <w:t xml:space="preserve"> </w:t>
      </w:r>
      <w:proofErr w:type="spellStart"/>
      <w:r>
        <w:rPr>
          <w:rFonts w:ascii="Georgia" w:eastAsia="Georgia" w:hAnsi="Georgia" w:cs="Georgia"/>
          <w:b/>
          <w:bCs/>
          <w:sz w:val="19"/>
          <w:szCs w:val="19"/>
        </w:rPr>
        <w:t>Uni</w:t>
      </w:r>
      <w:proofErr w:type="spellEnd"/>
      <w:r>
        <w:rPr>
          <w:rFonts w:ascii="Georgia" w:eastAsia="Georgia" w:hAnsi="Georgia" w:cs="Georgia"/>
          <w:b/>
          <w:bCs/>
          <w:sz w:val="19"/>
          <w:szCs w:val="19"/>
        </w:rPr>
        <w:t>-Dimensional</w:t>
      </w:r>
      <w:proofErr w:type="gramStart"/>
      <w:r>
        <w:rPr>
          <w:rFonts w:ascii="Georgia" w:eastAsia="Georgia" w:hAnsi="Georgia" w:cs="Georgia"/>
          <w:b/>
          <w:bCs/>
          <w:sz w:val="19"/>
          <w:szCs w:val="19"/>
        </w:rPr>
        <w:t xml:space="preserve">, </w:t>
      </w:r>
      <w:r>
        <w:rPr>
          <w:rFonts w:ascii="Georgia" w:eastAsia="Georgia" w:hAnsi="Georgia" w:cs="Georgia"/>
          <w:b/>
          <w:bCs/>
          <w:spacing w:val="7"/>
          <w:sz w:val="19"/>
          <w:szCs w:val="19"/>
        </w:rPr>
        <w:t xml:space="preserve"> </w:t>
      </w:r>
      <w:r>
        <w:rPr>
          <w:rFonts w:ascii="Georgia" w:eastAsia="Georgia" w:hAnsi="Georgia" w:cs="Georgia"/>
          <w:b/>
          <w:bCs/>
          <w:sz w:val="19"/>
          <w:szCs w:val="19"/>
        </w:rPr>
        <w:t>Bi</w:t>
      </w:r>
      <w:proofErr w:type="gramEnd"/>
      <w:r>
        <w:rPr>
          <w:rFonts w:ascii="Georgia" w:eastAsia="Georgia" w:hAnsi="Georgia" w:cs="Georgia"/>
          <w:b/>
          <w:bCs/>
          <w:sz w:val="19"/>
          <w:szCs w:val="19"/>
        </w:rPr>
        <w:t xml:space="preserve">-Dimensional, </w:t>
      </w:r>
      <w:r>
        <w:rPr>
          <w:rFonts w:ascii="Georgia" w:eastAsia="Georgia" w:hAnsi="Georgia" w:cs="Georgia"/>
          <w:b/>
          <w:bCs/>
          <w:spacing w:val="4"/>
          <w:sz w:val="19"/>
          <w:szCs w:val="19"/>
        </w:rPr>
        <w:t xml:space="preserve"> </w:t>
      </w:r>
      <w:r>
        <w:rPr>
          <w:rFonts w:ascii="Georgia" w:eastAsia="Georgia" w:hAnsi="Georgia" w:cs="Georgia"/>
          <w:b/>
          <w:bCs/>
          <w:sz w:val="19"/>
          <w:szCs w:val="19"/>
        </w:rPr>
        <w:t>and</w:t>
      </w:r>
      <w:r>
        <w:rPr>
          <w:rFonts w:ascii="Georgia" w:eastAsia="Georgia" w:hAnsi="Georgia" w:cs="Georgia"/>
          <w:b/>
          <w:bCs/>
          <w:spacing w:val="23"/>
          <w:sz w:val="19"/>
          <w:szCs w:val="19"/>
        </w:rPr>
        <w:t xml:space="preserve"> </w:t>
      </w:r>
      <w:r>
        <w:rPr>
          <w:rFonts w:ascii="Georgia" w:eastAsia="Georgia" w:hAnsi="Georgia" w:cs="Georgia"/>
          <w:b/>
          <w:bCs/>
          <w:sz w:val="19"/>
          <w:szCs w:val="19"/>
        </w:rPr>
        <w:t>Volumetric</w:t>
      </w:r>
      <w:r>
        <w:rPr>
          <w:rFonts w:ascii="Georgia" w:eastAsia="Georgia" w:hAnsi="Georgia" w:cs="Georgia"/>
          <w:b/>
          <w:bCs/>
          <w:spacing w:val="39"/>
          <w:sz w:val="19"/>
          <w:szCs w:val="19"/>
        </w:rPr>
        <w:t xml:space="preserve"> </w:t>
      </w:r>
      <w:r>
        <w:rPr>
          <w:rFonts w:ascii="Georgia" w:eastAsia="Georgia" w:hAnsi="Georgia" w:cs="Georgia"/>
          <w:b/>
          <w:bCs/>
          <w:sz w:val="19"/>
          <w:szCs w:val="19"/>
        </w:rPr>
        <w:t>Measurements</w:t>
      </w:r>
      <w:r>
        <w:rPr>
          <w:rFonts w:ascii="Georgia" w:eastAsia="Georgia" w:hAnsi="Georgia" w:cs="Georgia"/>
          <w:b/>
          <w:bCs/>
          <w:spacing w:val="45"/>
          <w:sz w:val="19"/>
          <w:szCs w:val="19"/>
        </w:rPr>
        <w:t xml:space="preserve"> </w:t>
      </w:r>
      <w:r>
        <w:rPr>
          <w:rFonts w:ascii="Georgia" w:eastAsia="Georgia" w:hAnsi="Georgia" w:cs="Georgia"/>
          <w:b/>
          <w:bCs/>
          <w:w w:val="102"/>
          <w:sz w:val="19"/>
          <w:szCs w:val="19"/>
        </w:rPr>
        <w:t xml:space="preserve">of </w:t>
      </w:r>
      <w:r>
        <w:rPr>
          <w:rFonts w:ascii="Georgia" w:eastAsia="Georgia" w:hAnsi="Georgia" w:cs="Georgia"/>
          <w:b/>
          <w:bCs/>
          <w:sz w:val="19"/>
          <w:szCs w:val="19"/>
        </w:rPr>
        <w:t>Solid</w:t>
      </w:r>
      <w:r>
        <w:rPr>
          <w:rFonts w:ascii="Georgia" w:eastAsia="Georgia" w:hAnsi="Georgia" w:cs="Georgia"/>
          <w:b/>
          <w:bCs/>
          <w:spacing w:val="13"/>
          <w:sz w:val="19"/>
          <w:szCs w:val="19"/>
        </w:rPr>
        <w:t xml:space="preserve"> </w:t>
      </w:r>
      <w:r>
        <w:rPr>
          <w:rFonts w:ascii="Georgia" w:eastAsia="Georgia" w:hAnsi="Georgia" w:cs="Georgia"/>
          <w:b/>
          <w:bCs/>
          <w:sz w:val="19"/>
          <w:szCs w:val="19"/>
        </w:rPr>
        <w:t>Tumors</w:t>
      </w:r>
      <w:r>
        <w:rPr>
          <w:rFonts w:ascii="Georgia" w:eastAsia="Georgia" w:hAnsi="Georgia" w:cs="Georgia"/>
          <w:b/>
          <w:bCs/>
          <w:spacing w:val="19"/>
          <w:sz w:val="19"/>
          <w:szCs w:val="19"/>
        </w:rPr>
        <w:t xml:space="preserve"> </w:t>
      </w:r>
      <w:r>
        <w:rPr>
          <w:rFonts w:ascii="Georgia" w:eastAsia="Georgia" w:hAnsi="Georgia" w:cs="Georgia"/>
          <w:b/>
          <w:bCs/>
          <w:sz w:val="19"/>
          <w:szCs w:val="19"/>
        </w:rPr>
        <w:t>on</w:t>
      </w:r>
      <w:r>
        <w:rPr>
          <w:rFonts w:ascii="Georgia" w:eastAsia="Georgia" w:hAnsi="Georgia" w:cs="Georgia"/>
          <w:b/>
          <w:bCs/>
          <w:spacing w:val="8"/>
          <w:sz w:val="19"/>
          <w:szCs w:val="19"/>
        </w:rPr>
        <w:t xml:space="preserve"> </w:t>
      </w:r>
      <w:r>
        <w:rPr>
          <w:rFonts w:ascii="Georgia" w:eastAsia="Georgia" w:hAnsi="Georgia" w:cs="Georgia"/>
          <w:b/>
          <w:bCs/>
          <w:sz w:val="19"/>
          <w:szCs w:val="19"/>
        </w:rPr>
        <w:t>CT</w:t>
      </w:r>
      <w:r>
        <w:rPr>
          <w:rFonts w:ascii="Georgia" w:eastAsia="Georgia" w:hAnsi="Georgia" w:cs="Georgia"/>
          <w:b/>
          <w:bCs/>
          <w:spacing w:val="9"/>
          <w:sz w:val="19"/>
          <w:szCs w:val="19"/>
        </w:rPr>
        <w:t xml:space="preserve"> </w:t>
      </w:r>
      <w:r>
        <w:rPr>
          <w:rFonts w:ascii="Georgia" w:eastAsia="Georgia" w:hAnsi="Georgia" w:cs="Georgia"/>
          <w:b/>
          <w:bCs/>
          <w:sz w:val="19"/>
          <w:szCs w:val="19"/>
        </w:rPr>
        <w:t>Scans</w:t>
      </w:r>
      <w:r>
        <w:rPr>
          <w:rFonts w:ascii="Georgia" w:eastAsia="Georgia" w:hAnsi="Georgia" w:cs="Georgia"/>
          <w:b/>
          <w:bCs/>
          <w:spacing w:val="15"/>
          <w:sz w:val="19"/>
          <w:szCs w:val="19"/>
        </w:rPr>
        <w:t xml:space="preserve"> </w:t>
      </w:r>
      <w:r>
        <w:rPr>
          <w:rFonts w:ascii="Georgia" w:eastAsia="Georgia" w:hAnsi="Georgia" w:cs="Georgia"/>
          <w:b/>
          <w:bCs/>
          <w:sz w:val="19"/>
          <w:szCs w:val="19"/>
        </w:rPr>
        <w:t>Reconstructed</w:t>
      </w:r>
      <w:r>
        <w:rPr>
          <w:rFonts w:ascii="Georgia" w:eastAsia="Georgia" w:hAnsi="Georgia" w:cs="Georgia"/>
          <w:b/>
          <w:bCs/>
          <w:spacing w:val="32"/>
          <w:sz w:val="19"/>
          <w:szCs w:val="19"/>
        </w:rPr>
        <w:t xml:space="preserve"> </w:t>
      </w:r>
      <w:r>
        <w:rPr>
          <w:rFonts w:ascii="Georgia" w:eastAsia="Georgia" w:hAnsi="Georgia" w:cs="Georgia"/>
          <w:b/>
          <w:bCs/>
          <w:sz w:val="19"/>
          <w:szCs w:val="19"/>
        </w:rPr>
        <w:t>at</w:t>
      </w:r>
      <w:r>
        <w:rPr>
          <w:rFonts w:ascii="Georgia" w:eastAsia="Georgia" w:hAnsi="Georgia" w:cs="Georgia"/>
          <w:b/>
          <w:bCs/>
          <w:spacing w:val="7"/>
          <w:sz w:val="19"/>
          <w:szCs w:val="19"/>
        </w:rPr>
        <w:t xml:space="preserve"> </w:t>
      </w:r>
      <w:r>
        <w:rPr>
          <w:rFonts w:ascii="Georgia" w:eastAsia="Georgia" w:hAnsi="Georgia" w:cs="Georgia"/>
          <w:b/>
          <w:bCs/>
          <w:sz w:val="19"/>
          <w:szCs w:val="19"/>
        </w:rPr>
        <w:t>Different</w:t>
      </w:r>
      <w:r>
        <w:rPr>
          <w:rFonts w:ascii="Georgia" w:eastAsia="Georgia" w:hAnsi="Georgia" w:cs="Georgia"/>
          <w:b/>
          <w:bCs/>
          <w:spacing w:val="21"/>
          <w:sz w:val="19"/>
          <w:szCs w:val="19"/>
        </w:rPr>
        <w:t xml:space="preserve"> </w:t>
      </w:r>
      <w:r>
        <w:rPr>
          <w:rFonts w:ascii="Georgia" w:eastAsia="Georgia" w:hAnsi="Georgia" w:cs="Georgia"/>
          <w:b/>
          <w:bCs/>
          <w:sz w:val="19"/>
          <w:szCs w:val="19"/>
        </w:rPr>
        <w:t>Slice</w:t>
      </w:r>
      <w:r>
        <w:rPr>
          <w:rFonts w:ascii="Georgia" w:eastAsia="Georgia" w:hAnsi="Georgia" w:cs="Georgia"/>
          <w:b/>
          <w:bCs/>
          <w:spacing w:val="13"/>
          <w:sz w:val="19"/>
          <w:szCs w:val="19"/>
        </w:rPr>
        <w:t xml:space="preserve"> </w:t>
      </w:r>
      <w:r>
        <w:rPr>
          <w:rFonts w:ascii="Georgia" w:eastAsia="Georgia" w:hAnsi="Georgia" w:cs="Georgia"/>
          <w:b/>
          <w:bCs/>
          <w:sz w:val="19"/>
          <w:szCs w:val="19"/>
        </w:rPr>
        <w:t>Interval</w:t>
      </w:r>
      <w:r>
        <w:rPr>
          <w:rFonts w:ascii="Georgia" w:eastAsia="Georgia" w:hAnsi="Georgia" w:cs="Georgia"/>
          <w:b/>
          <w:bCs/>
          <w:spacing w:val="-1"/>
          <w:sz w:val="19"/>
          <w:szCs w:val="19"/>
        </w:rPr>
        <w:t>s</w:t>
      </w:r>
      <w:r>
        <w:rPr>
          <w:rFonts w:ascii="Georgia" w:eastAsia="Georgia" w:hAnsi="Georgia" w:cs="Georgia"/>
          <w:sz w:val="19"/>
          <w:szCs w:val="19"/>
        </w:rPr>
        <w:t>”</w:t>
      </w:r>
      <w:r>
        <w:rPr>
          <w:rFonts w:ascii="Georgia" w:eastAsia="Georgia" w:hAnsi="Georgia" w:cs="Georgia"/>
          <w:spacing w:val="21"/>
          <w:sz w:val="19"/>
          <w:szCs w:val="19"/>
        </w:rPr>
        <w:t xml:space="preserve"> </w:t>
      </w:r>
      <w:proofErr w:type="spellStart"/>
      <w:r>
        <w:rPr>
          <w:rFonts w:ascii="Georgia" w:eastAsia="Georgia" w:hAnsi="Georgia" w:cs="Georgia"/>
          <w:i/>
          <w:sz w:val="19"/>
          <w:szCs w:val="19"/>
        </w:rPr>
        <w:t>Eur</w:t>
      </w:r>
      <w:proofErr w:type="spellEnd"/>
      <w:r>
        <w:rPr>
          <w:rFonts w:ascii="Georgia" w:eastAsia="Georgia" w:hAnsi="Georgia" w:cs="Georgia"/>
          <w:i/>
          <w:sz w:val="19"/>
          <w:szCs w:val="19"/>
        </w:rPr>
        <w:t xml:space="preserve"> J </w:t>
      </w:r>
      <w:proofErr w:type="spellStart"/>
      <w:r>
        <w:rPr>
          <w:rFonts w:ascii="Georgia" w:eastAsia="Georgia" w:hAnsi="Georgia" w:cs="Georgia"/>
          <w:i/>
          <w:sz w:val="19"/>
          <w:szCs w:val="19"/>
        </w:rPr>
        <w:t>Radiol</w:t>
      </w:r>
      <w:proofErr w:type="spellEnd"/>
      <w:r>
        <w:rPr>
          <w:rFonts w:ascii="Georgia" w:eastAsia="Georgia" w:hAnsi="Georgia" w:cs="Georgia"/>
          <w:i/>
          <w:spacing w:val="4"/>
          <w:sz w:val="19"/>
          <w:szCs w:val="19"/>
        </w:rPr>
        <w:t xml:space="preserve"> </w:t>
      </w:r>
      <w:r>
        <w:rPr>
          <w:rFonts w:ascii="Georgia" w:eastAsia="Georgia" w:hAnsi="Georgia" w:cs="Georgia"/>
          <w:sz w:val="19"/>
          <w:szCs w:val="19"/>
        </w:rPr>
        <w:t>82,</w:t>
      </w:r>
      <w:r>
        <w:rPr>
          <w:rFonts w:ascii="Georgia" w:eastAsia="Georgia" w:hAnsi="Georgia" w:cs="Georgia"/>
          <w:spacing w:val="14"/>
          <w:sz w:val="19"/>
          <w:szCs w:val="19"/>
        </w:rPr>
        <w:t xml:space="preserve"> </w:t>
      </w:r>
      <w:r>
        <w:rPr>
          <w:rFonts w:ascii="Georgia" w:eastAsia="Georgia" w:hAnsi="Georgia" w:cs="Georgia"/>
          <w:sz w:val="19"/>
          <w:szCs w:val="19"/>
        </w:rPr>
        <w:t xml:space="preserve">no. </w:t>
      </w:r>
      <w:r>
        <w:rPr>
          <w:rFonts w:ascii="Georgia" w:eastAsia="Georgia" w:hAnsi="Georgia" w:cs="Georgia"/>
          <w:spacing w:val="30"/>
          <w:sz w:val="19"/>
          <w:szCs w:val="19"/>
        </w:rPr>
        <w:t xml:space="preserve"> </w:t>
      </w:r>
      <w:proofErr w:type="gramStart"/>
      <w:r>
        <w:rPr>
          <w:rFonts w:ascii="Georgia" w:eastAsia="Georgia" w:hAnsi="Georgia" w:cs="Georgia"/>
          <w:sz w:val="19"/>
          <w:szCs w:val="19"/>
        </w:rPr>
        <w:t>6</w:t>
      </w:r>
      <w:r>
        <w:rPr>
          <w:rFonts w:ascii="Georgia" w:eastAsia="Georgia" w:hAnsi="Georgia" w:cs="Georgia"/>
          <w:spacing w:val="4"/>
          <w:sz w:val="19"/>
          <w:szCs w:val="19"/>
        </w:rPr>
        <w:t xml:space="preserve"> </w:t>
      </w:r>
      <w:r>
        <w:rPr>
          <w:rFonts w:ascii="Georgia" w:eastAsia="Georgia" w:hAnsi="Georgia" w:cs="Georgia"/>
          <w:sz w:val="19"/>
          <w:szCs w:val="19"/>
        </w:rPr>
        <w:t xml:space="preserve">(2013): </w:t>
      </w:r>
      <w:r>
        <w:rPr>
          <w:rFonts w:ascii="Georgia" w:eastAsia="Georgia" w:hAnsi="Georgia" w:cs="Georgia"/>
          <w:spacing w:val="11"/>
          <w:sz w:val="19"/>
          <w:szCs w:val="19"/>
        </w:rPr>
        <w:t xml:space="preserve"> </w:t>
      </w:r>
      <w:r>
        <w:rPr>
          <w:rFonts w:ascii="Georgia" w:eastAsia="Georgia" w:hAnsi="Georgia" w:cs="Georgia"/>
          <w:w w:val="102"/>
          <w:sz w:val="19"/>
          <w:szCs w:val="19"/>
        </w:rPr>
        <w:t>959–68.</w:t>
      </w:r>
      <w:proofErr w:type="gramEnd"/>
      <w:r>
        <w:rPr>
          <w:rFonts w:ascii="Georgia" w:eastAsia="Georgia" w:hAnsi="Georgia" w:cs="Georgia"/>
          <w:w w:val="102"/>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15">
        <w:r>
          <w:rPr>
            <w:rFonts w:ascii="Georgia" w:eastAsia="Georgia" w:hAnsi="Georgia" w:cs="Georgia"/>
            <w:color w:val="0000FF"/>
            <w:w w:val="102"/>
            <w:sz w:val="19"/>
            <w:szCs w:val="19"/>
          </w:rPr>
          <w:t>10.1016/j.ejrad.2013.02.018</w:t>
        </w:r>
      </w:hyperlink>
    </w:p>
    <w:p w14:paraId="701E81FF" w14:textId="77777777" w:rsidR="00E61F9D" w:rsidRDefault="005C64D6">
      <w:pPr>
        <w:spacing w:before="59" w:after="0" w:line="277" w:lineRule="auto"/>
        <w:ind w:left="116" w:right="628" w:firstLine="24"/>
        <w:jc w:val="both"/>
        <w:rPr>
          <w:rFonts w:ascii="Georgia" w:eastAsia="Georgia" w:hAnsi="Georgia" w:cs="Georgia"/>
          <w:sz w:val="19"/>
          <w:szCs w:val="19"/>
        </w:rPr>
      </w:pPr>
      <w:r>
        <w:rPr>
          <w:rFonts w:ascii="Georgia" w:eastAsia="Georgia" w:hAnsi="Georgia" w:cs="Georgia"/>
          <w:sz w:val="19"/>
          <w:szCs w:val="19"/>
        </w:rPr>
        <w:t xml:space="preserve">3.  </w:t>
      </w:r>
      <w:r>
        <w:rPr>
          <w:rFonts w:ascii="Georgia" w:eastAsia="Georgia" w:hAnsi="Georgia" w:cs="Georgia"/>
          <w:spacing w:val="3"/>
          <w:sz w:val="19"/>
          <w:szCs w:val="19"/>
        </w:rPr>
        <w:t xml:space="preserve"> </w:t>
      </w:r>
      <w:proofErr w:type="spellStart"/>
      <w:r>
        <w:rPr>
          <w:rFonts w:ascii="Georgia" w:eastAsia="Georgia" w:hAnsi="Georgia" w:cs="Georgia"/>
          <w:sz w:val="19"/>
          <w:szCs w:val="19"/>
        </w:rPr>
        <w:t>McErlean</w:t>
      </w:r>
      <w:proofErr w:type="spellEnd"/>
      <w:proofErr w:type="gramStart"/>
      <w:r>
        <w:rPr>
          <w:rFonts w:ascii="Georgia" w:eastAsia="Georgia" w:hAnsi="Georgia" w:cs="Georgia"/>
          <w:sz w:val="19"/>
          <w:szCs w:val="19"/>
        </w:rPr>
        <w:t xml:space="preserve">, </w:t>
      </w:r>
      <w:r>
        <w:rPr>
          <w:rFonts w:ascii="Georgia" w:eastAsia="Georgia" w:hAnsi="Georgia" w:cs="Georgia"/>
          <w:spacing w:val="3"/>
          <w:sz w:val="19"/>
          <w:szCs w:val="19"/>
        </w:rPr>
        <w:t xml:space="preserve"> </w:t>
      </w:r>
      <w:r>
        <w:rPr>
          <w:rFonts w:ascii="Georgia" w:eastAsia="Georgia" w:hAnsi="Georgia" w:cs="Georgia"/>
          <w:sz w:val="19"/>
          <w:szCs w:val="19"/>
        </w:rPr>
        <w:t>A</w:t>
      </w:r>
      <w:proofErr w:type="gramEnd"/>
      <w:r>
        <w:rPr>
          <w:rFonts w:ascii="Georgia" w:eastAsia="Georgia" w:hAnsi="Georgia" w:cs="Georgia"/>
          <w:sz w:val="19"/>
          <w:szCs w:val="19"/>
        </w:rPr>
        <w:t>.,</w:t>
      </w:r>
      <w:r>
        <w:rPr>
          <w:rFonts w:ascii="Georgia" w:eastAsia="Georgia" w:hAnsi="Georgia" w:cs="Georgia"/>
          <w:spacing w:val="39"/>
          <w:sz w:val="19"/>
          <w:szCs w:val="19"/>
        </w:rPr>
        <w:t xml:space="preserve"> </w:t>
      </w:r>
      <w:proofErr w:type="spellStart"/>
      <w:r>
        <w:rPr>
          <w:rFonts w:ascii="Georgia" w:eastAsia="Georgia" w:hAnsi="Georgia" w:cs="Georgia"/>
          <w:sz w:val="19"/>
          <w:szCs w:val="19"/>
        </w:rPr>
        <w:t>Panicek</w:t>
      </w:r>
      <w:proofErr w:type="spellEnd"/>
      <w:r>
        <w:rPr>
          <w:rFonts w:ascii="Georgia" w:eastAsia="Georgia" w:hAnsi="Georgia" w:cs="Georgia"/>
          <w:sz w:val="19"/>
          <w:szCs w:val="19"/>
        </w:rPr>
        <w:t>,  D.</w:t>
      </w:r>
      <w:r>
        <w:rPr>
          <w:rFonts w:ascii="Georgia" w:eastAsia="Georgia" w:hAnsi="Georgia" w:cs="Georgia"/>
          <w:spacing w:val="30"/>
          <w:sz w:val="19"/>
          <w:szCs w:val="19"/>
        </w:rPr>
        <w:t xml:space="preserve"> </w:t>
      </w:r>
      <w:r>
        <w:rPr>
          <w:rFonts w:ascii="Georgia" w:eastAsia="Georgia" w:hAnsi="Georgia" w:cs="Georgia"/>
          <w:sz w:val="19"/>
          <w:szCs w:val="19"/>
        </w:rPr>
        <w:t>M.,</w:t>
      </w:r>
      <w:r>
        <w:rPr>
          <w:rFonts w:ascii="Georgia" w:eastAsia="Georgia" w:hAnsi="Georgia" w:cs="Georgia"/>
          <w:spacing w:val="37"/>
          <w:sz w:val="19"/>
          <w:szCs w:val="19"/>
        </w:rPr>
        <w:t xml:space="preserve"> </w:t>
      </w:r>
      <w:proofErr w:type="spellStart"/>
      <w:r>
        <w:rPr>
          <w:rFonts w:ascii="Georgia" w:eastAsia="Georgia" w:hAnsi="Georgia" w:cs="Georgia"/>
          <w:sz w:val="19"/>
          <w:szCs w:val="19"/>
        </w:rPr>
        <w:t>Zabor</w:t>
      </w:r>
      <w:proofErr w:type="spellEnd"/>
      <w:r>
        <w:rPr>
          <w:rFonts w:ascii="Georgia" w:eastAsia="Georgia" w:hAnsi="Georgia" w:cs="Georgia"/>
          <w:sz w:val="19"/>
          <w:szCs w:val="19"/>
        </w:rPr>
        <w:t>,</w:t>
      </w:r>
      <w:r>
        <w:rPr>
          <w:rFonts w:ascii="Georgia" w:eastAsia="Georgia" w:hAnsi="Georgia" w:cs="Georgia"/>
          <w:spacing w:val="43"/>
          <w:sz w:val="19"/>
          <w:szCs w:val="19"/>
        </w:rPr>
        <w:t xml:space="preserve"> </w:t>
      </w:r>
      <w:r>
        <w:rPr>
          <w:rFonts w:ascii="Georgia" w:eastAsia="Georgia" w:hAnsi="Georgia" w:cs="Georgia"/>
          <w:sz w:val="19"/>
          <w:szCs w:val="19"/>
        </w:rPr>
        <w:t>E.</w:t>
      </w:r>
      <w:r>
        <w:rPr>
          <w:rFonts w:ascii="Georgia" w:eastAsia="Georgia" w:hAnsi="Georgia" w:cs="Georgia"/>
          <w:spacing w:val="29"/>
          <w:sz w:val="19"/>
          <w:szCs w:val="19"/>
        </w:rPr>
        <w:t xml:space="preserve"> </w:t>
      </w:r>
      <w:r>
        <w:rPr>
          <w:rFonts w:ascii="Georgia" w:eastAsia="Georgia" w:hAnsi="Georgia" w:cs="Georgia"/>
          <w:sz w:val="19"/>
          <w:szCs w:val="19"/>
        </w:rPr>
        <w:t>C.,</w:t>
      </w:r>
      <w:r>
        <w:rPr>
          <w:rFonts w:ascii="Georgia" w:eastAsia="Georgia" w:hAnsi="Georgia" w:cs="Georgia"/>
          <w:spacing w:val="36"/>
          <w:sz w:val="19"/>
          <w:szCs w:val="19"/>
        </w:rPr>
        <w:t xml:space="preserve"> </w:t>
      </w:r>
      <w:proofErr w:type="spellStart"/>
      <w:r>
        <w:rPr>
          <w:rFonts w:ascii="Georgia" w:eastAsia="Georgia" w:hAnsi="Georgia" w:cs="Georgia"/>
          <w:sz w:val="19"/>
          <w:szCs w:val="19"/>
        </w:rPr>
        <w:t>Moskowitz</w:t>
      </w:r>
      <w:proofErr w:type="spellEnd"/>
      <w:r>
        <w:rPr>
          <w:rFonts w:ascii="Georgia" w:eastAsia="Georgia" w:hAnsi="Georgia" w:cs="Georgia"/>
          <w:sz w:val="19"/>
          <w:szCs w:val="19"/>
        </w:rPr>
        <w:t xml:space="preserve">, </w:t>
      </w:r>
      <w:r>
        <w:rPr>
          <w:rFonts w:ascii="Georgia" w:eastAsia="Georgia" w:hAnsi="Georgia" w:cs="Georgia"/>
          <w:spacing w:val="5"/>
          <w:sz w:val="19"/>
          <w:szCs w:val="19"/>
        </w:rPr>
        <w:t xml:space="preserve"> </w:t>
      </w:r>
      <w:r>
        <w:rPr>
          <w:rFonts w:ascii="Georgia" w:eastAsia="Georgia" w:hAnsi="Georgia" w:cs="Georgia"/>
          <w:sz w:val="19"/>
          <w:szCs w:val="19"/>
        </w:rPr>
        <w:t>C.</w:t>
      </w:r>
      <w:r>
        <w:rPr>
          <w:rFonts w:ascii="Georgia" w:eastAsia="Georgia" w:hAnsi="Georgia" w:cs="Georgia"/>
          <w:spacing w:val="29"/>
          <w:sz w:val="19"/>
          <w:szCs w:val="19"/>
        </w:rPr>
        <w:t xml:space="preserve"> </w:t>
      </w:r>
      <w:r>
        <w:rPr>
          <w:rFonts w:ascii="Georgia" w:eastAsia="Georgia" w:hAnsi="Georgia" w:cs="Georgia"/>
          <w:sz w:val="19"/>
          <w:szCs w:val="19"/>
        </w:rPr>
        <w:t>S.,</w:t>
      </w:r>
      <w:r>
        <w:rPr>
          <w:rFonts w:ascii="Georgia" w:eastAsia="Georgia" w:hAnsi="Georgia" w:cs="Georgia"/>
          <w:spacing w:val="36"/>
          <w:sz w:val="19"/>
          <w:szCs w:val="19"/>
        </w:rPr>
        <w:t xml:space="preserve"> </w:t>
      </w:r>
      <w:proofErr w:type="spellStart"/>
      <w:r>
        <w:rPr>
          <w:rFonts w:ascii="Georgia" w:eastAsia="Georgia" w:hAnsi="Georgia" w:cs="Georgia"/>
          <w:sz w:val="19"/>
          <w:szCs w:val="19"/>
        </w:rPr>
        <w:t>Bitar</w:t>
      </w:r>
      <w:proofErr w:type="spellEnd"/>
      <w:r>
        <w:rPr>
          <w:rFonts w:ascii="Georgia" w:eastAsia="Georgia" w:hAnsi="Georgia" w:cs="Georgia"/>
          <w:sz w:val="19"/>
          <w:szCs w:val="19"/>
        </w:rPr>
        <w:t>,  R.,</w:t>
      </w:r>
      <w:r>
        <w:rPr>
          <w:rFonts w:ascii="Georgia" w:eastAsia="Georgia" w:hAnsi="Georgia" w:cs="Georgia"/>
          <w:spacing w:val="39"/>
          <w:sz w:val="19"/>
          <w:szCs w:val="19"/>
        </w:rPr>
        <w:t xml:space="preserve"> </w:t>
      </w:r>
      <w:proofErr w:type="spellStart"/>
      <w:r>
        <w:rPr>
          <w:rFonts w:ascii="Georgia" w:eastAsia="Georgia" w:hAnsi="Georgia" w:cs="Georgia"/>
          <w:sz w:val="19"/>
          <w:szCs w:val="19"/>
        </w:rPr>
        <w:t>Motzer</w:t>
      </w:r>
      <w:proofErr w:type="spellEnd"/>
      <w:r>
        <w:rPr>
          <w:rFonts w:ascii="Georgia" w:eastAsia="Georgia" w:hAnsi="Georgia" w:cs="Georgia"/>
          <w:sz w:val="19"/>
          <w:szCs w:val="19"/>
        </w:rPr>
        <w:t>,</w:t>
      </w:r>
      <w:r>
        <w:rPr>
          <w:rFonts w:ascii="Georgia" w:eastAsia="Georgia" w:hAnsi="Georgia" w:cs="Georgia"/>
          <w:spacing w:val="45"/>
          <w:sz w:val="19"/>
          <w:szCs w:val="19"/>
        </w:rPr>
        <w:t xml:space="preserve"> </w:t>
      </w:r>
      <w:r>
        <w:rPr>
          <w:rFonts w:ascii="Georgia" w:eastAsia="Georgia" w:hAnsi="Georgia" w:cs="Georgia"/>
          <w:sz w:val="19"/>
          <w:szCs w:val="19"/>
        </w:rPr>
        <w:t>R.</w:t>
      </w:r>
      <w:r>
        <w:rPr>
          <w:rFonts w:ascii="Georgia" w:eastAsia="Georgia" w:hAnsi="Georgia" w:cs="Georgia"/>
          <w:spacing w:val="31"/>
          <w:sz w:val="19"/>
          <w:szCs w:val="19"/>
        </w:rPr>
        <w:t xml:space="preserve"> </w:t>
      </w:r>
      <w:r>
        <w:rPr>
          <w:rFonts w:ascii="Georgia" w:eastAsia="Georgia" w:hAnsi="Georgia" w:cs="Georgia"/>
          <w:sz w:val="19"/>
          <w:szCs w:val="19"/>
        </w:rPr>
        <w:t>J.,</w:t>
      </w:r>
      <w:r>
        <w:rPr>
          <w:rFonts w:ascii="Georgia" w:eastAsia="Georgia" w:hAnsi="Georgia" w:cs="Georgia"/>
          <w:spacing w:val="38"/>
          <w:sz w:val="19"/>
          <w:szCs w:val="19"/>
        </w:rPr>
        <w:t xml:space="preserve"> </w:t>
      </w:r>
      <w:proofErr w:type="spellStart"/>
      <w:r>
        <w:rPr>
          <w:rFonts w:ascii="Georgia" w:eastAsia="Georgia" w:hAnsi="Georgia" w:cs="Georgia"/>
          <w:sz w:val="19"/>
          <w:szCs w:val="19"/>
        </w:rPr>
        <w:t>Hricak</w:t>
      </w:r>
      <w:proofErr w:type="spellEnd"/>
      <w:r>
        <w:rPr>
          <w:rFonts w:ascii="Georgia" w:eastAsia="Georgia" w:hAnsi="Georgia" w:cs="Georgia"/>
          <w:sz w:val="19"/>
          <w:szCs w:val="19"/>
        </w:rPr>
        <w:t>,</w:t>
      </w:r>
      <w:r>
        <w:rPr>
          <w:rFonts w:ascii="Georgia" w:eastAsia="Georgia" w:hAnsi="Georgia" w:cs="Georgia"/>
          <w:spacing w:val="44"/>
          <w:sz w:val="19"/>
          <w:szCs w:val="19"/>
        </w:rPr>
        <w:t xml:space="preserve"> </w:t>
      </w:r>
      <w:r>
        <w:rPr>
          <w:rFonts w:ascii="Georgia" w:eastAsia="Georgia" w:hAnsi="Georgia" w:cs="Georgia"/>
          <w:sz w:val="19"/>
          <w:szCs w:val="19"/>
        </w:rPr>
        <w:t>H.,</w:t>
      </w:r>
      <w:r>
        <w:rPr>
          <w:rFonts w:ascii="Georgia" w:eastAsia="Georgia" w:hAnsi="Georgia" w:cs="Georgia"/>
          <w:spacing w:val="40"/>
          <w:sz w:val="19"/>
          <w:szCs w:val="19"/>
        </w:rPr>
        <w:t xml:space="preserve"> </w:t>
      </w:r>
      <w:r>
        <w:rPr>
          <w:rFonts w:ascii="Georgia" w:eastAsia="Georgia" w:hAnsi="Georgia" w:cs="Georgia"/>
          <w:sz w:val="19"/>
          <w:szCs w:val="19"/>
        </w:rPr>
        <w:t>and</w:t>
      </w:r>
      <w:r>
        <w:rPr>
          <w:rFonts w:ascii="Georgia" w:eastAsia="Georgia" w:hAnsi="Georgia" w:cs="Georgia"/>
          <w:spacing w:val="32"/>
          <w:sz w:val="19"/>
          <w:szCs w:val="19"/>
        </w:rPr>
        <w:t xml:space="preserve"> </w:t>
      </w:r>
      <w:r>
        <w:rPr>
          <w:rFonts w:ascii="Georgia" w:eastAsia="Georgia" w:hAnsi="Georgia" w:cs="Georgia"/>
          <w:sz w:val="19"/>
          <w:szCs w:val="19"/>
        </w:rPr>
        <w:t xml:space="preserve">Ginsberg, </w:t>
      </w:r>
      <w:r>
        <w:rPr>
          <w:rFonts w:ascii="Georgia" w:eastAsia="Georgia" w:hAnsi="Georgia" w:cs="Georgia"/>
          <w:spacing w:val="2"/>
          <w:sz w:val="19"/>
          <w:szCs w:val="19"/>
        </w:rPr>
        <w:t xml:space="preserve"> </w:t>
      </w:r>
      <w:r>
        <w:rPr>
          <w:rFonts w:ascii="Georgia" w:eastAsia="Georgia" w:hAnsi="Georgia" w:cs="Georgia"/>
          <w:sz w:val="19"/>
          <w:szCs w:val="19"/>
        </w:rPr>
        <w:t>M.</w:t>
      </w:r>
      <w:r>
        <w:rPr>
          <w:rFonts w:ascii="Georgia" w:eastAsia="Georgia" w:hAnsi="Georgia" w:cs="Georgia"/>
          <w:spacing w:val="30"/>
          <w:sz w:val="19"/>
          <w:szCs w:val="19"/>
        </w:rPr>
        <w:t xml:space="preserve"> </w:t>
      </w:r>
      <w:r>
        <w:rPr>
          <w:rFonts w:ascii="Georgia" w:eastAsia="Georgia" w:hAnsi="Georgia" w:cs="Georgia"/>
          <w:w w:val="102"/>
          <w:sz w:val="19"/>
          <w:szCs w:val="19"/>
        </w:rPr>
        <w:t xml:space="preserve">S. </w:t>
      </w:r>
      <w:r>
        <w:rPr>
          <w:rFonts w:ascii="Georgia" w:eastAsia="Georgia" w:hAnsi="Georgia" w:cs="Georgia"/>
          <w:sz w:val="19"/>
          <w:szCs w:val="19"/>
        </w:rPr>
        <w:t>“</w:t>
      </w:r>
      <w:r>
        <w:rPr>
          <w:rFonts w:ascii="Georgia" w:eastAsia="Georgia" w:hAnsi="Georgia" w:cs="Georgia"/>
          <w:b/>
          <w:bCs/>
          <w:sz w:val="19"/>
          <w:szCs w:val="19"/>
        </w:rPr>
        <w:t>Intra-</w:t>
      </w:r>
      <w:r>
        <w:rPr>
          <w:rFonts w:ascii="Georgia" w:eastAsia="Georgia" w:hAnsi="Georgia" w:cs="Georgia"/>
          <w:b/>
          <w:bCs/>
          <w:spacing w:val="14"/>
          <w:sz w:val="19"/>
          <w:szCs w:val="19"/>
        </w:rPr>
        <w:t xml:space="preserve"> </w:t>
      </w:r>
      <w:r>
        <w:rPr>
          <w:rFonts w:ascii="Georgia" w:eastAsia="Georgia" w:hAnsi="Georgia" w:cs="Georgia"/>
          <w:b/>
          <w:bCs/>
          <w:sz w:val="19"/>
          <w:szCs w:val="19"/>
        </w:rPr>
        <w:t>and</w:t>
      </w:r>
      <w:r>
        <w:rPr>
          <w:rFonts w:ascii="Georgia" w:eastAsia="Georgia" w:hAnsi="Georgia" w:cs="Georgia"/>
          <w:b/>
          <w:bCs/>
          <w:spacing w:val="9"/>
          <w:sz w:val="19"/>
          <w:szCs w:val="19"/>
        </w:rPr>
        <w:t xml:space="preserve"> </w:t>
      </w:r>
      <w:proofErr w:type="spellStart"/>
      <w:r>
        <w:rPr>
          <w:rFonts w:ascii="Georgia" w:eastAsia="Georgia" w:hAnsi="Georgia" w:cs="Georgia"/>
          <w:b/>
          <w:bCs/>
          <w:sz w:val="19"/>
          <w:szCs w:val="19"/>
        </w:rPr>
        <w:t>Interobserver</w:t>
      </w:r>
      <w:proofErr w:type="spellEnd"/>
      <w:r>
        <w:rPr>
          <w:rFonts w:ascii="Georgia" w:eastAsia="Georgia" w:hAnsi="Georgia" w:cs="Georgia"/>
          <w:b/>
          <w:bCs/>
          <w:spacing w:val="28"/>
          <w:sz w:val="19"/>
          <w:szCs w:val="19"/>
        </w:rPr>
        <w:t xml:space="preserve"> </w:t>
      </w:r>
      <w:r>
        <w:rPr>
          <w:rFonts w:ascii="Georgia" w:eastAsia="Georgia" w:hAnsi="Georgia" w:cs="Georgia"/>
          <w:b/>
          <w:bCs/>
          <w:sz w:val="19"/>
          <w:szCs w:val="19"/>
        </w:rPr>
        <w:t>Variability</w:t>
      </w:r>
      <w:r>
        <w:rPr>
          <w:rFonts w:ascii="Georgia" w:eastAsia="Georgia" w:hAnsi="Georgia" w:cs="Georgia"/>
          <w:b/>
          <w:bCs/>
          <w:spacing w:val="22"/>
          <w:sz w:val="19"/>
          <w:szCs w:val="19"/>
        </w:rPr>
        <w:t xml:space="preserve"> </w:t>
      </w:r>
      <w:r>
        <w:rPr>
          <w:rFonts w:ascii="Georgia" w:eastAsia="Georgia" w:hAnsi="Georgia" w:cs="Georgia"/>
          <w:b/>
          <w:bCs/>
          <w:sz w:val="19"/>
          <w:szCs w:val="19"/>
        </w:rPr>
        <w:t>in</w:t>
      </w:r>
      <w:r>
        <w:rPr>
          <w:rFonts w:ascii="Georgia" w:eastAsia="Georgia" w:hAnsi="Georgia" w:cs="Georgia"/>
          <w:b/>
          <w:bCs/>
          <w:spacing w:val="5"/>
          <w:sz w:val="19"/>
          <w:szCs w:val="19"/>
        </w:rPr>
        <w:t xml:space="preserve"> </w:t>
      </w:r>
      <w:r>
        <w:rPr>
          <w:rFonts w:ascii="Georgia" w:eastAsia="Georgia" w:hAnsi="Georgia" w:cs="Georgia"/>
          <w:b/>
          <w:bCs/>
          <w:sz w:val="19"/>
          <w:szCs w:val="19"/>
        </w:rPr>
        <w:t>CT</w:t>
      </w:r>
      <w:r>
        <w:rPr>
          <w:rFonts w:ascii="Georgia" w:eastAsia="Georgia" w:hAnsi="Georgia" w:cs="Georgia"/>
          <w:b/>
          <w:bCs/>
          <w:spacing w:val="7"/>
          <w:sz w:val="19"/>
          <w:szCs w:val="19"/>
        </w:rPr>
        <w:t xml:space="preserve"> </w:t>
      </w:r>
      <w:r>
        <w:rPr>
          <w:rFonts w:ascii="Georgia" w:eastAsia="Georgia" w:hAnsi="Georgia" w:cs="Georgia"/>
          <w:b/>
          <w:bCs/>
          <w:sz w:val="19"/>
          <w:szCs w:val="19"/>
        </w:rPr>
        <w:t>Measurements</w:t>
      </w:r>
      <w:r>
        <w:rPr>
          <w:rFonts w:ascii="Georgia" w:eastAsia="Georgia" w:hAnsi="Georgia" w:cs="Georgia"/>
          <w:b/>
          <w:bCs/>
          <w:spacing w:val="30"/>
          <w:sz w:val="19"/>
          <w:szCs w:val="19"/>
        </w:rPr>
        <w:t xml:space="preserve"> </w:t>
      </w:r>
      <w:r>
        <w:rPr>
          <w:rFonts w:ascii="Georgia" w:eastAsia="Georgia" w:hAnsi="Georgia" w:cs="Georgia"/>
          <w:b/>
          <w:bCs/>
          <w:sz w:val="19"/>
          <w:szCs w:val="19"/>
        </w:rPr>
        <w:t>in</w:t>
      </w:r>
      <w:r>
        <w:rPr>
          <w:rFonts w:ascii="Georgia" w:eastAsia="Georgia" w:hAnsi="Georgia" w:cs="Georgia"/>
          <w:b/>
          <w:bCs/>
          <w:spacing w:val="5"/>
          <w:sz w:val="19"/>
          <w:szCs w:val="19"/>
        </w:rPr>
        <w:t xml:space="preserve"> </w:t>
      </w:r>
      <w:r>
        <w:rPr>
          <w:rFonts w:ascii="Georgia" w:eastAsia="Georgia" w:hAnsi="Georgia" w:cs="Georgia"/>
          <w:b/>
          <w:bCs/>
          <w:sz w:val="19"/>
          <w:szCs w:val="19"/>
        </w:rPr>
        <w:t>Oncolog</w:t>
      </w:r>
      <w:r>
        <w:rPr>
          <w:rFonts w:ascii="Georgia" w:eastAsia="Georgia" w:hAnsi="Georgia" w:cs="Georgia"/>
          <w:b/>
          <w:bCs/>
          <w:spacing w:val="2"/>
          <w:sz w:val="19"/>
          <w:szCs w:val="19"/>
        </w:rPr>
        <w:t>y</w:t>
      </w:r>
      <w:r>
        <w:rPr>
          <w:rFonts w:ascii="Georgia" w:eastAsia="Georgia" w:hAnsi="Georgia" w:cs="Georgia"/>
          <w:sz w:val="19"/>
          <w:szCs w:val="19"/>
        </w:rPr>
        <w:t>”</w:t>
      </w:r>
      <w:r>
        <w:rPr>
          <w:rFonts w:ascii="Georgia" w:eastAsia="Georgia" w:hAnsi="Georgia" w:cs="Georgia"/>
          <w:spacing w:val="20"/>
          <w:sz w:val="19"/>
          <w:szCs w:val="19"/>
        </w:rPr>
        <w:t xml:space="preserve"> </w:t>
      </w:r>
      <w:r>
        <w:rPr>
          <w:rFonts w:ascii="Georgia" w:eastAsia="Georgia" w:hAnsi="Georgia" w:cs="Georgia"/>
          <w:i/>
          <w:sz w:val="19"/>
          <w:szCs w:val="19"/>
        </w:rPr>
        <w:t xml:space="preserve">Radiology </w:t>
      </w:r>
      <w:r>
        <w:rPr>
          <w:rFonts w:ascii="Georgia" w:eastAsia="Georgia" w:hAnsi="Georgia" w:cs="Georgia"/>
          <w:sz w:val="19"/>
          <w:szCs w:val="19"/>
        </w:rPr>
        <w:t>269,</w:t>
      </w:r>
      <w:r>
        <w:rPr>
          <w:rFonts w:ascii="Georgia" w:eastAsia="Georgia" w:hAnsi="Georgia" w:cs="Georgia"/>
          <w:spacing w:val="19"/>
          <w:sz w:val="19"/>
          <w:szCs w:val="19"/>
        </w:rPr>
        <w:t xml:space="preserve"> </w:t>
      </w:r>
      <w:r>
        <w:rPr>
          <w:rFonts w:ascii="Georgia" w:eastAsia="Georgia" w:hAnsi="Georgia" w:cs="Georgia"/>
          <w:sz w:val="19"/>
          <w:szCs w:val="19"/>
        </w:rPr>
        <w:t xml:space="preserve">no. </w:t>
      </w:r>
      <w:r>
        <w:rPr>
          <w:rFonts w:ascii="Georgia" w:eastAsia="Georgia" w:hAnsi="Georgia" w:cs="Georgia"/>
          <w:spacing w:val="44"/>
          <w:sz w:val="19"/>
          <w:szCs w:val="19"/>
        </w:rPr>
        <w:t xml:space="preserve"> </w:t>
      </w:r>
      <w:proofErr w:type="gramStart"/>
      <w:r>
        <w:rPr>
          <w:rFonts w:ascii="Georgia" w:eastAsia="Georgia" w:hAnsi="Georgia" w:cs="Georgia"/>
          <w:sz w:val="19"/>
          <w:szCs w:val="19"/>
        </w:rPr>
        <w:t>2</w:t>
      </w:r>
      <w:r>
        <w:rPr>
          <w:rFonts w:ascii="Georgia" w:eastAsia="Georgia" w:hAnsi="Georgia" w:cs="Georgia"/>
          <w:spacing w:val="2"/>
          <w:sz w:val="19"/>
          <w:szCs w:val="19"/>
        </w:rPr>
        <w:t xml:space="preserve"> </w:t>
      </w:r>
      <w:r>
        <w:rPr>
          <w:rFonts w:ascii="Georgia" w:eastAsia="Georgia" w:hAnsi="Georgia" w:cs="Georgia"/>
          <w:sz w:val="19"/>
          <w:szCs w:val="19"/>
        </w:rPr>
        <w:t xml:space="preserve">(2013): </w:t>
      </w:r>
      <w:r>
        <w:rPr>
          <w:rFonts w:ascii="Georgia" w:eastAsia="Georgia" w:hAnsi="Georgia" w:cs="Georgia"/>
          <w:spacing w:val="16"/>
          <w:sz w:val="19"/>
          <w:szCs w:val="19"/>
        </w:rPr>
        <w:t xml:space="preserve"> </w:t>
      </w:r>
      <w:r>
        <w:rPr>
          <w:rFonts w:ascii="Georgia" w:eastAsia="Georgia" w:hAnsi="Georgia" w:cs="Georgia"/>
          <w:w w:val="102"/>
          <w:sz w:val="19"/>
          <w:szCs w:val="19"/>
        </w:rPr>
        <w:t>451–9.</w:t>
      </w:r>
      <w:proofErr w:type="gramEnd"/>
      <w:r>
        <w:rPr>
          <w:rFonts w:ascii="Georgia" w:eastAsia="Georgia" w:hAnsi="Georgia" w:cs="Georgia"/>
          <w:w w:val="102"/>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16">
        <w:r>
          <w:rPr>
            <w:rFonts w:ascii="Georgia" w:eastAsia="Georgia" w:hAnsi="Georgia" w:cs="Georgia"/>
            <w:color w:val="0000FF"/>
            <w:w w:val="102"/>
            <w:sz w:val="19"/>
            <w:szCs w:val="19"/>
          </w:rPr>
          <w:t>10.1148/radiol.13122665</w:t>
        </w:r>
      </w:hyperlink>
    </w:p>
    <w:p w14:paraId="5D6E0394" w14:textId="77777777" w:rsidR="00E61F9D" w:rsidRDefault="005C64D6">
      <w:pPr>
        <w:spacing w:before="60" w:after="0" w:line="240" w:lineRule="auto"/>
        <w:ind w:left="135" w:right="2411"/>
        <w:jc w:val="both"/>
        <w:rPr>
          <w:rFonts w:ascii="Georgia" w:eastAsia="Georgia" w:hAnsi="Georgia" w:cs="Georgia"/>
          <w:sz w:val="19"/>
          <w:szCs w:val="19"/>
        </w:rPr>
      </w:pPr>
      <w:r>
        <w:rPr>
          <w:rFonts w:ascii="Georgia" w:eastAsia="Georgia" w:hAnsi="Georgia" w:cs="Georgia"/>
          <w:sz w:val="19"/>
          <w:szCs w:val="19"/>
        </w:rPr>
        <w:t>4.</w:t>
      </w:r>
      <w:r>
        <w:rPr>
          <w:rFonts w:ascii="Georgia" w:eastAsia="Georgia" w:hAnsi="Georgia" w:cs="Georgia"/>
          <w:spacing w:val="22"/>
          <w:sz w:val="19"/>
          <w:szCs w:val="19"/>
        </w:rPr>
        <w:t xml:space="preserve"> </w:t>
      </w:r>
      <w:proofErr w:type="spellStart"/>
      <w:r>
        <w:rPr>
          <w:rFonts w:ascii="Georgia" w:eastAsia="Georgia" w:hAnsi="Georgia" w:cs="Georgia"/>
          <w:sz w:val="19"/>
          <w:szCs w:val="19"/>
        </w:rPr>
        <w:t>Fischl</w:t>
      </w:r>
      <w:proofErr w:type="spellEnd"/>
      <w:r>
        <w:rPr>
          <w:rFonts w:ascii="Georgia" w:eastAsia="Georgia" w:hAnsi="Georgia" w:cs="Georgia"/>
          <w:sz w:val="19"/>
          <w:szCs w:val="19"/>
        </w:rPr>
        <w:t>,</w:t>
      </w:r>
      <w:r>
        <w:rPr>
          <w:rFonts w:ascii="Georgia" w:eastAsia="Georgia" w:hAnsi="Georgia" w:cs="Georgia"/>
          <w:spacing w:val="12"/>
          <w:sz w:val="19"/>
          <w:szCs w:val="19"/>
        </w:rPr>
        <w:t xml:space="preserve"> </w:t>
      </w:r>
      <w:r>
        <w:rPr>
          <w:rFonts w:ascii="Georgia" w:eastAsia="Georgia" w:hAnsi="Georgia" w:cs="Georgia"/>
          <w:sz w:val="19"/>
          <w:szCs w:val="19"/>
        </w:rPr>
        <w:t>B.</w:t>
      </w:r>
      <w:r>
        <w:rPr>
          <w:rFonts w:ascii="Georgia" w:eastAsia="Georgia" w:hAnsi="Georgia" w:cs="Georgia"/>
          <w:spacing w:val="6"/>
          <w:sz w:val="19"/>
          <w:szCs w:val="19"/>
        </w:rPr>
        <w:t xml:space="preserve"> </w:t>
      </w:r>
      <w:r>
        <w:rPr>
          <w:rFonts w:ascii="Georgia" w:eastAsia="Georgia" w:hAnsi="Georgia" w:cs="Georgia"/>
          <w:sz w:val="19"/>
          <w:szCs w:val="19"/>
        </w:rPr>
        <w:t>“</w:t>
      </w:r>
      <w:proofErr w:type="spellStart"/>
      <w:r>
        <w:rPr>
          <w:rFonts w:ascii="Georgia" w:eastAsia="Georgia" w:hAnsi="Georgia" w:cs="Georgia"/>
          <w:b/>
          <w:bCs/>
          <w:sz w:val="19"/>
          <w:szCs w:val="19"/>
        </w:rPr>
        <w:t>FreeSurfer</w:t>
      </w:r>
      <w:proofErr w:type="spellEnd"/>
      <w:r>
        <w:rPr>
          <w:rFonts w:ascii="Georgia" w:eastAsia="Georgia" w:hAnsi="Georgia" w:cs="Georgia"/>
          <w:sz w:val="19"/>
          <w:szCs w:val="19"/>
        </w:rPr>
        <w:t>”</w:t>
      </w:r>
      <w:r>
        <w:rPr>
          <w:rFonts w:ascii="Georgia" w:eastAsia="Georgia" w:hAnsi="Georgia" w:cs="Georgia"/>
          <w:spacing w:val="27"/>
          <w:sz w:val="19"/>
          <w:szCs w:val="19"/>
        </w:rPr>
        <w:t xml:space="preserve"> </w:t>
      </w:r>
      <w:proofErr w:type="spellStart"/>
      <w:r>
        <w:rPr>
          <w:rFonts w:ascii="Georgia" w:eastAsia="Georgia" w:hAnsi="Georgia" w:cs="Georgia"/>
          <w:i/>
          <w:sz w:val="19"/>
          <w:szCs w:val="19"/>
        </w:rPr>
        <w:t>Neuroimage</w:t>
      </w:r>
      <w:proofErr w:type="spellEnd"/>
      <w:r>
        <w:rPr>
          <w:rFonts w:ascii="Georgia" w:eastAsia="Georgia" w:hAnsi="Georgia" w:cs="Georgia"/>
          <w:i/>
          <w:spacing w:val="1"/>
          <w:sz w:val="19"/>
          <w:szCs w:val="19"/>
        </w:rPr>
        <w:t xml:space="preserve"> </w:t>
      </w:r>
      <w:r>
        <w:rPr>
          <w:rFonts w:ascii="Georgia" w:eastAsia="Georgia" w:hAnsi="Georgia" w:cs="Georgia"/>
          <w:sz w:val="19"/>
          <w:szCs w:val="19"/>
        </w:rPr>
        <w:t>62,</w:t>
      </w:r>
      <w:r>
        <w:rPr>
          <w:rFonts w:ascii="Georgia" w:eastAsia="Georgia" w:hAnsi="Georgia" w:cs="Georgia"/>
          <w:spacing w:val="9"/>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2</w:t>
      </w:r>
      <w:r>
        <w:rPr>
          <w:rFonts w:ascii="Georgia" w:eastAsia="Georgia" w:hAnsi="Georgia" w:cs="Georgia"/>
          <w:spacing w:val="3"/>
          <w:sz w:val="19"/>
          <w:szCs w:val="19"/>
        </w:rPr>
        <w:t xml:space="preserve"> </w:t>
      </w:r>
      <w:r>
        <w:rPr>
          <w:rFonts w:ascii="Georgia" w:eastAsia="Georgia" w:hAnsi="Georgia" w:cs="Georgia"/>
          <w:sz w:val="19"/>
          <w:szCs w:val="19"/>
        </w:rPr>
        <w:t>(2012):</w:t>
      </w:r>
      <w:r>
        <w:rPr>
          <w:rFonts w:ascii="Georgia" w:eastAsia="Georgia" w:hAnsi="Georgia" w:cs="Georgia"/>
          <w:spacing w:val="29"/>
          <w:sz w:val="19"/>
          <w:szCs w:val="19"/>
        </w:rPr>
        <w:t xml:space="preserve"> </w:t>
      </w:r>
      <w:r>
        <w:rPr>
          <w:rFonts w:ascii="Georgia" w:eastAsia="Georgia" w:hAnsi="Georgia" w:cs="Georgia"/>
          <w:sz w:val="19"/>
          <w:szCs w:val="19"/>
        </w:rPr>
        <w:t>774–81.</w:t>
      </w:r>
      <w:r>
        <w:rPr>
          <w:rFonts w:ascii="Georgia" w:eastAsia="Georgia" w:hAnsi="Georgia" w:cs="Georgia"/>
          <w:spacing w:val="30"/>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spacing w:val="-1"/>
          <w:w w:val="102"/>
          <w:sz w:val="19"/>
          <w:szCs w:val="19"/>
        </w:rPr>
        <w:t>:</w:t>
      </w:r>
      <w:hyperlink r:id="rId17">
        <w:r>
          <w:rPr>
            <w:rFonts w:ascii="Georgia" w:eastAsia="Georgia" w:hAnsi="Georgia" w:cs="Georgia"/>
            <w:color w:val="0000FF"/>
            <w:w w:val="102"/>
            <w:sz w:val="19"/>
            <w:szCs w:val="19"/>
          </w:rPr>
          <w:t>10.1016/j.neuroimage.2012.01.021</w:t>
        </w:r>
      </w:hyperlink>
    </w:p>
    <w:p w14:paraId="608C2CFD" w14:textId="77777777" w:rsidR="00E61F9D" w:rsidRDefault="005C64D6">
      <w:pPr>
        <w:spacing w:before="93" w:after="0" w:line="240" w:lineRule="auto"/>
        <w:ind w:left="140" w:right="640"/>
        <w:jc w:val="both"/>
        <w:rPr>
          <w:rFonts w:ascii="Georgia" w:eastAsia="Georgia" w:hAnsi="Georgia" w:cs="Georgia"/>
          <w:sz w:val="19"/>
          <w:szCs w:val="19"/>
        </w:rPr>
      </w:pPr>
      <w:r>
        <w:rPr>
          <w:rFonts w:ascii="Georgia" w:eastAsia="Georgia" w:hAnsi="Georgia" w:cs="Georgia"/>
          <w:sz w:val="19"/>
          <w:szCs w:val="19"/>
        </w:rPr>
        <w:t>5.</w:t>
      </w:r>
      <w:r>
        <w:rPr>
          <w:rFonts w:ascii="Georgia" w:eastAsia="Georgia" w:hAnsi="Georgia" w:cs="Georgia"/>
          <w:spacing w:val="31"/>
          <w:sz w:val="19"/>
          <w:szCs w:val="19"/>
        </w:rPr>
        <w:t xml:space="preserve"> </w:t>
      </w:r>
      <w:proofErr w:type="spellStart"/>
      <w:r>
        <w:rPr>
          <w:rFonts w:ascii="Georgia" w:eastAsia="Georgia" w:hAnsi="Georgia" w:cs="Georgia"/>
          <w:sz w:val="19"/>
          <w:szCs w:val="19"/>
        </w:rPr>
        <w:t>Jenkinson</w:t>
      </w:r>
      <w:proofErr w:type="spellEnd"/>
      <w:r>
        <w:rPr>
          <w:rFonts w:ascii="Georgia" w:eastAsia="Georgia" w:hAnsi="Georgia" w:cs="Georgia"/>
          <w:sz w:val="19"/>
          <w:szCs w:val="19"/>
        </w:rPr>
        <w:t>,</w:t>
      </w:r>
      <w:r>
        <w:rPr>
          <w:rFonts w:ascii="Georgia" w:eastAsia="Georgia" w:hAnsi="Georgia" w:cs="Georgia"/>
          <w:spacing w:val="24"/>
          <w:sz w:val="19"/>
          <w:szCs w:val="19"/>
        </w:rPr>
        <w:t xml:space="preserve"> </w:t>
      </w:r>
      <w:r>
        <w:rPr>
          <w:rFonts w:ascii="Georgia" w:eastAsia="Georgia" w:hAnsi="Georgia" w:cs="Georgia"/>
          <w:sz w:val="19"/>
          <w:szCs w:val="19"/>
        </w:rPr>
        <w:t>M.,</w:t>
      </w:r>
      <w:r>
        <w:rPr>
          <w:rFonts w:ascii="Georgia" w:eastAsia="Georgia" w:hAnsi="Georgia" w:cs="Georgia"/>
          <w:spacing w:val="12"/>
          <w:sz w:val="19"/>
          <w:szCs w:val="19"/>
        </w:rPr>
        <w:t xml:space="preserve"> </w:t>
      </w:r>
      <w:r>
        <w:rPr>
          <w:rFonts w:ascii="Georgia" w:eastAsia="Georgia" w:hAnsi="Georgia" w:cs="Georgia"/>
          <w:sz w:val="19"/>
          <w:szCs w:val="19"/>
        </w:rPr>
        <w:t>Beckmann,</w:t>
      </w:r>
      <w:r>
        <w:rPr>
          <w:rFonts w:ascii="Georgia" w:eastAsia="Georgia" w:hAnsi="Georgia" w:cs="Georgia"/>
          <w:spacing w:val="25"/>
          <w:sz w:val="19"/>
          <w:szCs w:val="19"/>
        </w:rPr>
        <w:t xml:space="preserve"> </w:t>
      </w:r>
      <w:r>
        <w:rPr>
          <w:rFonts w:ascii="Georgia" w:eastAsia="Georgia" w:hAnsi="Georgia" w:cs="Georgia"/>
          <w:sz w:val="19"/>
          <w:szCs w:val="19"/>
        </w:rPr>
        <w:t>C.</w:t>
      </w:r>
      <w:r>
        <w:rPr>
          <w:rFonts w:ascii="Georgia" w:eastAsia="Georgia" w:hAnsi="Georgia" w:cs="Georgia"/>
          <w:spacing w:val="8"/>
          <w:sz w:val="19"/>
          <w:szCs w:val="19"/>
        </w:rPr>
        <w:t xml:space="preserve"> </w:t>
      </w:r>
      <w:r>
        <w:rPr>
          <w:rFonts w:ascii="Georgia" w:eastAsia="Georgia" w:hAnsi="Georgia" w:cs="Georgia"/>
          <w:sz w:val="19"/>
          <w:szCs w:val="19"/>
        </w:rPr>
        <w:t>F.,</w:t>
      </w:r>
      <w:r>
        <w:rPr>
          <w:rFonts w:ascii="Georgia" w:eastAsia="Georgia" w:hAnsi="Georgia" w:cs="Georgia"/>
          <w:spacing w:val="10"/>
          <w:sz w:val="19"/>
          <w:szCs w:val="19"/>
        </w:rPr>
        <w:t xml:space="preserve"> </w:t>
      </w:r>
      <w:r>
        <w:rPr>
          <w:rFonts w:ascii="Georgia" w:eastAsia="Georgia" w:hAnsi="Georgia" w:cs="Georgia"/>
          <w:sz w:val="19"/>
          <w:szCs w:val="19"/>
        </w:rPr>
        <w:t>Behrens,</w:t>
      </w:r>
      <w:r>
        <w:rPr>
          <w:rFonts w:ascii="Georgia" w:eastAsia="Georgia" w:hAnsi="Georgia" w:cs="Georgia"/>
          <w:spacing w:val="21"/>
          <w:sz w:val="19"/>
          <w:szCs w:val="19"/>
        </w:rPr>
        <w:t xml:space="preserve"> </w:t>
      </w:r>
      <w:r>
        <w:rPr>
          <w:rFonts w:ascii="Georgia" w:eastAsia="Georgia" w:hAnsi="Georgia" w:cs="Georgia"/>
          <w:sz w:val="19"/>
          <w:szCs w:val="19"/>
        </w:rPr>
        <w:t>T.</w:t>
      </w:r>
      <w:r>
        <w:rPr>
          <w:rFonts w:ascii="Georgia" w:eastAsia="Georgia" w:hAnsi="Georgia" w:cs="Georgia"/>
          <w:spacing w:val="10"/>
          <w:sz w:val="19"/>
          <w:szCs w:val="19"/>
        </w:rPr>
        <w:t xml:space="preserve"> </w:t>
      </w:r>
      <w:r>
        <w:rPr>
          <w:rFonts w:ascii="Georgia" w:eastAsia="Georgia" w:hAnsi="Georgia" w:cs="Georgia"/>
          <w:sz w:val="19"/>
          <w:szCs w:val="19"/>
        </w:rPr>
        <w:t>E.</w:t>
      </w:r>
      <w:r>
        <w:rPr>
          <w:rFonts w:ascii="Georgia" w:eastAsia="Georgia" w:hAnsi="Georgia" w:cs="Georgia"/>
          <w:spacing w:val="8"/>
          <w:sz w:val="19"/>
          <w:szCs w:val="19"/>
        </w:rPr>
        <w:t xml:space="preserve"> </w:t>
      </w:r>
      <w:r>
        <w:rPr>
          <w:rFonts w:ascii="Georgia" w:eastAsia="Georgia" w:hAnsi="Georgia" w:cs="Georgia"/>
          <w:sz w:val="19"/>
          <w:szCs w:val="19"/>
        </w:rPr>
        <w:t>J.,</w:t>
      </w:r>
      <w:r>
        <w:rPr>
          <w:rFonts w:ascii="Georgia" w:eastAsia="Georgia" w:hAnsi="Georgia" w:cs="Georgia"/>
          <w:spacing w:val="12"/>
          <w:sz w:val="19"/>
          <w:szCs w:val="19"/>
        </w:rPr>
        <w:t xml:space="preserve"> </w:t>
      </w:r>
      <w:proofErr w:type="spellStart"/>
      <w:r>
        <w:rPr>
          <w:rFonts w:ascii="Georgia" w:eastAsia="Georgia" w:hAnsi="Georgia" w:cs="Georgia"/>
          <w:sz w:val="19"/>
          <w:szCs w:val="19"/>
        </w:rPr>
        <w:t>Woolrich</w:t>
      </w:r>
      <w:proofErr w:type="spellEnd"/>
      <w:r>
        <w:rPr>
          <w:rFonts w:ascii="Georgia" w:eastAsia="Georgia" w:hAnsi="Georgia" w:cs="Georgia"/>
          <w:sz w:val="19"/>
          <w:szCs w:val="19"/>
        </w:rPr>
        <w:t>,</w:t>
      </w:r>
      <w:r>
        <w:rPr>
          <w:rFonts w:ascii="Georgia" w:eastAsia="Georgia" w:hAnsi="Georgia" w:cs="Georgia"/>
          <w:spacing w:val="23"/>
          <w:sz w:val="19"/>
          <w:szCs w:val="19"/>
        </w:rPr>
        <w:t xml:space="preserve"> </w:t>
      </w:r>
      <w:r>
        <w:rPr>
          <w:rFonts w:ascii="Georgia" w:eastAsia="Georgia" w:hAnsi="Georgia" w:cs="Georgia"/>
          <w:sz w:val="19"/>
          <w:szCs w:val="19"/>
        </w:rPr>
        <w:t>M.</w:t>
      </w:r>
      <w:r>
        <w:rPr>
          <w:rFonts w:ascii="Georgia" w:eastAsia="Georgia" w:hAnsi="Georgia" w:cs="Georgia"/>
          <w:spacing w:val="10"/>
          <w:sz w:val="19"/>
          <w:szCs w:val="19"/>
        </w:rPr>
        <w:t xml:space="preserve"> </w:t>
      </w:r>
      <w:r>
        <w:rPr>
          <w:rFonts w:ascii="Georgia" w:eastAsia="Georgia" w:hAnsi="Georgia" w:cs="Georgia"/>
          <w:sz w:val="19"/>
          <w:szCs w:val="19"/>
        </w:rPr>
        <w:t>W.,</w:t>
      </w:r>
      <w:r>
        <w:rPr>
          <w:rFonts w:ascii="Georgia" w:eastAsia="Georgia" w:hAnsi="Georgia" w:cs="Georgia"/>
          <w:spacing w:val="15"/>
          <w:sz w:val="19"/>
          <w:szCs w:val="19"/>
        </w:rPr>
        <w:t xml:space="preserve"> </w:t>
      </w:r>
      <w:r>
        <w:rPr>
          <w:rFonts w:ascii="Georgia" w:eastAsia="Georgia" w:hAnsi="Georgia" w:cs="Georgia"/>
          <w:sz w:val="19"/>
          <w:szCs w:val="19"/>
        </w:rPr>
        <w:t>and</w:t>
      </w:r>
      <w:r>
        <w:rPr>
          <w:rFonts w:ascii="Georgia" w:eastAsia="Georgia" w:hAnsi="Georgia" w:cs="Georgia"/>
          <w:spacing w:val="11"/>
          <w:sz w:val="19"/>
          <w:szCs w:val="19"/>
        </w:rPr>
        <w:t xml:space="preserve"> </w:t>
      </w:r>
      <w:r>
        <w:rPr>
          <w:rFonts w:ascii="Georgia" w:eastAsia="Georgia" w:hAnsi="Georgia" w:cs="Georgia"/>
          <w:sz w:val="19"/>
          <w:szCs w:val="19"/>
        </w:rPr>
        <w:t>Smith,</w:t>
      </w:r>
      <w:r>
        <w:rPr>
          <w:rFonts w:ascii="Georgia" w:eastAsia="Georgia" w:hAnsi="Georgia" w:cs="Georgia"/>
          <w:spacing w:val="17"/>
          <w:sz w:val="19"/>
          <w:szCs w:val="19"/>
        </w:rPr>
        <w:t xml:space="preserve"> </w:t>
      </w:r>
      <w:r>
        <w:rPr>
          <w:rFonts w:ascii="Georgia" w:eastAsia="Georgia" w:hAnsi="Georgia" w:cs="Georgia"/>
          <w:sz w:val="19"/>
          <w:szCs w:val="19"/>
        </w:rPr>
        <w:t>S.</w:t>
      </w:r>
      <w:r>
        <w:rPr>
          <w:rFonts w:ascii="Georgia" w:eastAsia="Georgia" w:hAnsi="Georgia" w:cs="Georgia"/>
          <w:spacing w:val="8"/>
          <w:sz w:val="19"/>
          <w:szCs w:val="19"/>
        </w:rPr>
        <w:t xml:space="preserve"> </w:t>
      </w:r>
      <w:r>
        <w:rPr>
          <w:rFonts w:ascii="Georgia" w:eastAsia="Georgia" w:hAnsi="Georgia" w:cs="Georgia"/>
          <w:sz w:val="19"/>
          <w:szCs w:val="19"/>
        </w:rPr>
        <w:t>M.</w:t>
      </w:r>
      <w:r>
        <w:rPr>
          <w:rFonts w:ascii="Georgia" w:eastAsia="Georgia" w:hAnsi="Georgia" w:cs="Georgia"/>
          <w:spacing w:val="10"/>
          <w:sz w:val="19"/>
          <w:szCs w:val="19"/>
        </w:rPr>
        <w:t xml:space="preserve"> </w:t>
      </w:r>
      <w:r>
        <w:rPr>
          <w:rFonts w:ascii="Georgia" w:eastAsia="Georgia" w:hAnsi="Georgia" w:cs="Georgia"/>
          <w:spacing w:val="-2"/>
          <w:sz w:val="19"/>
          <w:szCs w:val="19"/>
        </w:rPr>
        <w:t>“</w:t>
      </w:r>
      <w:r>
        <w:rPr>
          <w:rFonts w:ascii="Georgia" w:eastAsia="Georgia" w:hAnsi="Georgia" w:cs="Georgia"/>
          <w:b/>
          <w:bCs/>
          <w:sz w:val="19"/>
          <w:szCs w:val="19"/>
        </w:rPr>
        <w:t>FSL</w:t>
      </w:r>
      <w:r>
        <w:rPr>
          <w:rFonts w:ascii="Georgia" w:eastAsia="Georgia" w:hAnsi="Georgia" w:cs="Georgia"/>
          <w:sz w:val="19"/>
          <w:szCs w:val="19"/>
        </w:rPr>
        <w:t>”</w:t>
      </w:r>
      <w:r>
        <w:rPr>
          <w:rFonts w:ascii="Georgia" w:eastAsia="Georgia" w:hAnsi="Georgia" w:cs="Georgia"/>
          <w:spacing w:val="16"/>
          <w:sz w:val="19"/>
          <w:szCs w:val="19"/>
        </w:rPr>
        <w:t xml:space="preserve"> </w:t>
      </w:r>
      <w:proofErr w:type="spellStart"/>
      <w:r>
        <w:rPr>
          <w:rFonts w:ascii="Georgia" w:eastAsia="Georgia" w:hAnsi="Georgia" w:cs="Georgia"/>
          <w:i/>
          <w:sz w:val="19"/>
          <w:szCs w:val="19"/>
        </w:rPr>
        <w:t>Neuroimage</w:t>
      </w:r>
      <w:proofErr w:type="spellEnd"/>
      <w:r>
        <w:rPr>
          <w:rFonts w:ascii="Georgia" w:eastAsia="Georgia" w:hAnsi="Georgia" w:cs="Georgia"/>
          <w:i/>
          <w:spacing w:val="5"/>
          <w:sz w:val="19"/>
          <w:szCs w:val="19"/>
        </w:rPr>
        <w:t xml:space="preserve"> </w:t>
      </w:r>
      <w:r>
        <w:rPr>
          <w:rFonts w:ascii="Georgia" w:eastAsia="Georgia" w:hAnsi="Georgia" w:cs="Georgia"/>
          <w:sz w:val="19"/>
          <w:szCs w:val="19"/>
        </w:rPr>
        <w:t>62,</w:t>
      </w:r>
      <w:r>
        <w:rPr>
          <w:rFonts w:ascii="Georgia" w:eastAsia="Georgia" w:hAnsi="Georgia" w:cs="Georgia"/>
          <w:spacing w:val="14"/>
          <w:sz w:val="19"/>
          <w:szCs w:val="19"/>
        </w:rPr>
        <w:t xml:space="preserve"> </w:t>
      </w:r>
      <w:r>
        <w:rPr>
          <w:rFonts w:ascii="Georgia" w:eastAsia="Georgia" w:hAnsi="Georgia" w:cs="Georgia"/>
          <w:sz w:val="19"/>
          <w:szCs w:val="19"/>
        </w:rPr>
        <w:t>no.</w:t>
      </w:r>
      <w:r>
        <w:rPr>
          <w:rFonts w:ascii="Georgia" w:eastAsia="Georgia" w:hAnsi="Georgia" w:cs="Georgia"/>
          <w:spacing w:val="33"/>
          <w:sz w:val="19"/>
          <w:szCs w:val="19"/>
        </w:rPr>
        <w:t xml:space="preserve"> </w:t>
      </w:r>
      <w:r>
        <w:rPr>
          <w:rFonts w:ascii="Georgia" w:eastAsia="Georgia" w:hAnsi="Georgia" w:cs="Georgia"/>
          <w:sz w:val="19"/>
          <w:szCs w:val="19"/>
        </w:rPr>
        <w:t>2</w:t>
      </w:r>
      <w:r>
        <w:rPr>
          <w:rFonts w:ascii="Georgia" w:eastAsia="Georgia" w:hAnsi="Georgia" w:cs="Georgia"/>
          <w:spacing w:val="7"/>
          <w:sz w:val="19"/>
          <w:szCs w:val="19"/>
        </w:rPr>
        <w:t xml:space="preserve"> </w:t>
      </w:r>
      <w:r>
        <w:rPr>
          <w:rFonts w:ascii="Georgia" w:eastAsia="Georgia" w:hAnsi="Georgia" w:cs="Georgia"/>
          <w:w w:val="102"/>
          <w:sz w:val="19"/>
          <w:szCs w:val="19"/>
        </w:rPr>
        <w:t>(2012):</w:t>
      </w:r>
    </w:p>
    <w:p w14:paraId="7CA6D926" w14:textId="77777777" w:rsidR="00E61F9D" w:rsidRDefault="005C64D6">
      <w:pPr>
        <w:spacing w:before="33" w:after="0" w:line="240" w:lineRule="auto"/>
        <w:ind w:left="135" w:right="7366"/>
        <w:jc w:val="both"/>
        <w:rPr>
          <w:rFonts w:ascii="Georgia" w:eastAsia="Georgia" w:hAnsi="Georgia" w:cs="Georgia"/>
          <w:sz w:val="19"/>
          <w:szCs w:val="19"/>
        </w:rPr>
      </w:pPr>
      <w:r>
        <w:rPr>
          <w:rFonts w:ascii="Georgia" w:eastAsia="Georgia" w:hAnsi="Georgia" w:cs="Georgia"/>
          <w:sz w:val="19"/>
          <w:szCs w:val="19"/>
        </w:rPr>
        <w:t>782–90.</w:t>
      </w:r>
      <w:r>
        <w:rPr>
          <w:rFonts w:ascii="Georgia" w:eastAsia="Georgia" w:hAnsi="Georgia" w:cs="Georgia"/>
          <w:spacing w:val="31"/>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18">
        <w:r>
          <w:rPr>
            <w:rFonts w:ascii="Georgia" w:eastAsia="Georgia" w:hAnsi="Georgia" w:cs="Georgia"/>
            <w:color w:val="0000FF"/>
            <w:w w:val="102"/>
            <w:sz w:val="19"/>
            <w:szCs w:val="19"/>
          </w:rPr>
          <w:t>10.1016/j.neuroimage.2011.09.015</w:t>
        </w:r>
      </w:hyperlink>
    </w:p>
    <w:p w14:paraId="27E56E95" w14:textId="77777777" w:rsidR="00E61F9D" w:rsidRDefault="005C64D6">
      <w:pPr>
        <w:spacing w:before="93" w:after="0" w:line="240" w:lineRule="auto"/>
        <w:ind w:left="140" w:right="-43"/>
        <w:jc w:val="both"/>
        <w:rPr>
          <w:rFonts w:ascii="Georgia" w:eastAsia="Georgia" w:hAnsi="Georgia" w:cs="Georgia"/>
          <w:sz w:val="19"/>
          <w:szCs w:val="19"/>
        </w:rPr>
      </w:pPr>
      <w:r>
        <w:rPr>
          <w:rFonts w:ascii="Georgia" w:eastAsia="Georgia" w:hAnsi="Georgia" w:cs="Georgia"/>
          <w:sz w:val="19"/>
          <w:szCs w:val="19"/>
        </w:rPr>
        <w:t>6.</w:t>
      </w:r>
      <w:r>
        <w:rPr>
          <w:rFonts w:ascii="Georgia" w:eastAsia="Georgia" w:hAnsi="Georgia" w:cs="Georgia"/>
          <w:spacing w:val="17"/>
          <w:sz w:val="19"/>
          <w:szCs w:val="19"/>
        </w:rPr>
        <w:t xml:space="preserve"> </w:t>
      </w:r>
      <w:r>
        <w:rPr>
          <w:rFonts w:ascii="Georgia" w:eastAsia="Georgia" w:hAnsi="Georgia" w:cs="Georgia"/>
          <w:sz w:val="19"/>
          <w:szCs w:val="19"/>
        </w:rPr>
        <w:t>Cox,</w:t>
      </w:r>
      <w:r>
        <w:rPr>
          <w:rFonts w:ascii="Georgia" w:eastAsia="Georgia" w:hAnsi="Georgia" w:cs="Georgia"/>
          <w:spacing w:val="-4"/>
          <w:sz w:val="19"/>
          <w:szCs w:val="19"/>
        </w:rPr>
        <w:t xml:space="preserve"> </w:t>
      </w:r>
      <w:r>
        <w:rPr>
          <w:rFonts w:ascii="Georgia" w:eastAsia="Georgia" w:hAnsi="Georgia" w:cs="Georgia"/>
          <w:sz w:val="19"/>
          <w:szCs w:val="19"/>
        </w:rPr>
        <w:t>R.</w:t>
      </w:r>
      <w:r>
        <w:rPr>
          <w:rFonts w:ascii="Georgia" w:eastAsia="Georgia" w:hAnsi="Georgia" w:cs="Georgia"/>
          <w:spacing w:val="-8"/>
          <w:sz w:val="19"/>
          <w:szCs w:val="19"/>
        </w:rPr>
        <w:t xml:space="preserve"> </w:t>
      </w:r>
      <w:r>
        <w:rPr>
          <w:rFonts w:ascii="Georgia" w:eastAsia="Georgia" w:hAnsi="Georgia" w:cs="Georgia"/>
          <w:sz w:val="19"/>
          <w:szCs w:val="19"/>
        </w:rPr>
        <w:t>W.</w:t>
      </w:r>
      <w:r>
        <w:rPr>
          <w:rFonts w:ascii="Georgia" w:eastAsia="Georgia" w:hAnsi="Georgia" w:cs="Georgia"/>
          <w:spacing w:val="-9"/>
          <w:sz w:val="19"/>
          <w:szCs w:val="19"/>
        </w:rPr>
        <w:t xml:space="preserve"> </w:t>
      </w:r>
      <w:r>
        <w:rPr>
          <w:rFonts w:ascii="Georgia" w:eastAsia="Georgia" w:hAnsi="Georgia" w:cs="Georgia"/>
          <w:spacing w:val="-1"/>
          <w:sz w:val="19"/>
          <w:szCs w:val="19"/>
        </w:rPr>
        <w:t>“</w:t>
      </w:r>
      <w:r>
        <w:rPr>
          <w:rFonts w:ascii="Georgia" w:eastAsia="Georgia" w:hAnsi="Georgia" w:cs="Georgia"/>
          <w:b/>
          <w:bCs/>
          <w:sz w:val="19"/>
          <w:szCs w:val="19"/>
        </w:rPr>
        <w:t>AFNI:</w:t>
      </w:r>
      <w:r>
        <w:rPr>
          <w:rFonts w:ascii="Georgia" w:eastAsia="Georgia" w:hAnsi="Georgia" w:cs="Georgia"/>
          <w:b/>
          <w:bCs/>
          <w:spacing w:val="-2"/>
          <w:sz w:val="19"/>
          <w:szCs w:val="19"/>
        </w:rPr>
        <w:t xml:space="preserve"> </w:t>
      </w:r>
      <w:r>
        <w:rPr>
          <w:rFonts w:ascii="Georgia" w:eastAsia="Georgia" w:hAnsi="Georgia" w:cs="Georgia"/>
          <w:b/>
          <w:bCs/>
          <w:sz w:val="19"/>
          <w:szCs w:val="19"/>
        </w:rPr>
        <w:t>What</w:t>
      </w:r>
      <w:r>
        <w:rPr>
          <w:rFonts w:ascii="Georgia" w:eastAsia="Georgia" w:hAnsi="Georgia" w:cs="Georgia"/>
          <w:b/>
          <w:bCs/>
          <w:spacing w:val="-4"/>
          <w:sz w:val="19"/>
          <w:szCs w:val="19"/>
        </w:rPr>
        <w:t xml:space="preserve"> </w:t>
      </w:r>
      <w:r>
        <w:rPr>
          <w:rFonts w:ascii="Georgia" w:eastAsia="Georgia" w:hAnsi="Georgia" w:cs="Georgia"/>
          <w:b/>
          <w:bCs/>
          <w:sz w:val="19"/>
          <w:szCs w:val="19"/>
        </w:rPr>
        <w:t>a</w:t>
      </w:r>
      <w:r>
        <w:rPr>
          <w:rFonts w:ascii="Georgia" w:eastAsia="Georgia" w:hAnsi="Georgia" w:cs="Georgia"/>
          <w:b/>
          <w:bCs/>
          <w:spacing w:val="-13"/>
          <w:sz w:val="19"/>
          <w:szCs w:val="19"/>
        </w:rPr>
        <w:t xml:space="preserve"> </w:t>
      </w:r>
      <w:r>
        <w:rPr>
          <w:rFonts w:ascii="Georgia" w:eastAsia="Georgia" w:hAnsi="Georgia" w:cs="Georgia"/>
          <w:b/>
          <w:bCs/>
          <w:sz w:val="19"/>
          <w:szCs w:val="19"/>
        </w:rPr>
        <w:t>Long</w:t>
      </w:r>
      <w:r>
        <w:rPr>
          <w:rFonts w:ascii="Georgia" w:eastAsia="Georgia" w:hAnsi="Georgia" w:cs="Georgia"/>
          <w:b/>
          <w:bCs/>
          <w:spacing w:val="-5"/>
          <w:sz w:val="19"/>
          <w:szCs w:val="19"/>
        </w:rPr>
        <w:t xml:space="preserve"> </w:t>
      </w:r>
      <w:r>
        <w:rPr>
          <w:rFonts w:ascii="Georgia" w:eastAsia="Georgia" w:hAnsi="Georgia" w:cs="Georgia"/>
          <w:b/>
          <w:bCs/>
          <w:sz w:val="19"/>
          <w:szCs w:val="19"/>
        </w:rPr>
        <w:t>Strange Trip</w:t>
      </w:r>
      <w:r>
        <w:rPr>
          <w:rFonts w:ascii="Georgia" w:eastAsia="Georgia" w:hAnsi="Georgia" w:cs="Georgia"/>
          <w:b/>
          <w:bCs/>
          <w:spacing w:val="-7"/>
          <w:sz w:val="19"/>
          <w:szCs w:val="19"/>
        </w:rPr>
        <w:t xml:space="preserve"> </w:t>
      </w:r>
      <w:r>
        <w:rPr>
          <w:rFonts w:ascii="Georgia" w:eastAsia="Georgia" w:hAnsi="Georgia" w:cs="Georgia"/>
          <w:b/>
          <w:bCs/>
          <w:sz w:val="19"/>
          <w:szCs w:val="19"/>
        </w:rPr>
        <w:t>It’s</w:t>
      </w:r>
      <w:r>
        <w:rPr>
          <w:rFonts w:ascii="Georgia" w:eastAsia="Georgia" w:hAnsi="Georgia" w:cs="Georgia"/>
          <w:b/>
          <w:bCs/>
          <w:spacing w:val="-9"/>
          <w:sz w:val="19"/>
          <w:szCs w:val="19"/>
        </w:rPr>
        <w:t xml:space="preserve"> </w:t>
      </w:r>
      <w:r>
        <w:rPr>
          <w:rFonts w:ascii="Georgia" w:eastAsia="Georgia" w:hAnsi="Georgia" w:cs="Georgia"/>
          <w:b/>
          <w:bCs/>
          <w:sz w:val="19"/>
          <w:szCs w:val="19"/>
        </w:rPr>
        <w:t>Been</w:t>
      </w:r>
      <w:r>
        <w:rPr>
          <w:rFonts w:ascii="Georgia" w:eastAsia="Georgia" w:hAnsi="Georgia" w:cs="Georgia"/>
          <w:sz w:val="19"/>
          <w:szCs w:val="19"/>
        </w:rPr>
        <w:t>”</w:t>
      </w:r>
      <w:r>
        <w:rPr>
          <w:rFonts w:ascii="Georgia" w:eastAsia="Georgia" w:hAnsi="Georgia" w:cs="Georgia"/>
          <w:spacing w:val="-3"/>
          <w:sz w:val="19"/>
          <w:szCs w:val="19"/>
        </w:rPr>
        <w:t xml:space="preserve"> </w:t>
      </w:r>
      <w:proofErr w:type="spellStart"/>
      <w:r>
        <w:rPr>
          <w:rFonts w:ascii="Georgia" w:eastAsia="Georgia" w:hAnsi="Georgia" w:cs="Georgia"/>
          <w:i/>
          <w:sz w:val="19"/>
          <w:szCs w:val="19"/>
        </w:rPr>
        <w:t>Neuroimage</w:t>
      </w:r>
      <w:proofErr w:type="spellEnd"/>
      <w:r>
        <w:rPr>
          <w:rFonts w:ascii="Georgia" w:eastAsia="Georgia" w:hAnsi="Georgia" w:cs="Georgia"/>
          <w:i/>
          <w:spacing w:val="-14"/>
          <w:sz w:val="19"/>
          <w:szCs w:val="19"/>
        </w:rPr>
        <w:t xml:space="preserve"> </w:t>
      </w:r>
      <w:r>
        <w:rPr>
          <w:rFonts w:ascii="Georgia" w:eastAsia="Georgia" w:hAnsi="Georgia" w:cs="Georgia"/>
          <w:sz w:val="19"/>
          <w:szCs w:val="19"/>
        </w:rPr>
        <w:t>62,</w:t>
      </w:r>
      <w:r>
        <w:rPr>
          <w:rFonts w:ascii="Georgia" w:eastAsia="Georgia" w:hAnsi="Georgia" w:cs="Georgia"/>
          <w:spacing w:val="-3"/>
          <w:sz w:val="19"/>
          <w:szCs w:val="19"/>
        </w:rPr>
        <w:t xml:space="preserve"> </w:t>
      </w:r>
      <w:r>
        <w:rPr>
          <w:rFonts w:ascii="Georgia" w:eastAsia="Georgia" w:hAnsi="Georgia" w:cs="Georgia"/>
          <w:sz w:val="19"/>
          <w:szCs w:val="19"/>
        </w:rPr>
        <w:t>no.</w:t>
      </w:r>
      <w:r>
        <w:rPr>
          <w:rFonts w:ascii="Georgia" w:eastAsia="Georgia" w:hAnsi="Georgia" w:cs="Georgia"/>
          <w:spacing w:val="17"/>
          <w:sz w:val="19"/>
          <w:szCs w:val="19"/>
        </w:rPr>
        <w:t xml:space="preserve"> </w:t>
      </w:r>
      <w:r>
        <w:rPr>
          <w:rFonts w:ascii="Georgia" w:eastAsia="Georgia" w:hAnsi="Georgia" w:cs="Georgia"/>
          <w:sz w:val="19"/>
          <w:szCs w:val="19"/>
        </w:rPr>
        <w:t>2</w:t>
      </w:r>
      <w:r>
        <w:rPr>
          <w:rFonts w:ascii="Georgia" w:eastAsia="Georgia" w:hAnsi="Georgia" w:cs="Georgia"/>
          <w:spacing w:val="-13"/>
          <w:sz w:val="19"/>
          <w:szCs w:val="19"/>
        </w:rPr>
        <w:t xml:space="preserve"> </w:t>
      </w:r>
      <w:r>
        <w:rPr>
          <w:rFonts w:ascii="Georgia" w:eastAsia="Georgia" w:hAnsi="Georgia" w:cs="Georgia"/>
          <w:sz w:val="19"/>
          <w:szCs w:val="19"/>
        </w:rPr>
        <w:t>(2012):</w:t>
      </w:r>
      <w:r>
        <w:rPr>
          <w:rFonts w:ascii="Georgia" w:eastAsia="Georgia" w:hAnsi="Georgia" w:cs="Georgia"/>
          <w:spacing w:val="21"/>
          <w:sz w:val="19"/>
          <w:szCs w:val="19"/>
        </w:rPr>
        <w:t xml:space="preserve"> </w:t>
      </w:r>
      <w:r>
        <w:rPr>
          <w:rFonts w:ascii="Georgia" w:eastAsia="Georgia" w:hAnsi="Georgia" w:cs="Georgia"/>
          <w:sz w:val="19"/>
          <w:szCs w:val="19"/>
        </w:rPr>
        <w:t>743–7.</w:t>
      </w:r>
      <w:r>
        <w:rPr>
          <w:rFonts w:ascii="Georgia" w:eastAsia="Georgia" w:hAnsi="Georgia" w:cs="Georgia"/>
          <w:spacing w:val="23"/>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spacing w:val="-1"/>
          <w:w w:val="102"/>
          <w:sz w:val="19"/>
          <w:szCs w:val="19"/>
        </w:rPr>
        <w:t>:</w:t>
      </w:r>
      <w:hyperlink r:id="rId19">
        <w:r>
          <w:rPr>
            <w:rFonts w:ascii="Georgia" w:eastAsia="Georgia" w:hAnsi="Georgia" w:cs="Georgia"/>
            <w:color w:val="0000FF"/>
            <w:w w:val="102"/>
            <w:sz w:val="19"/>
            <w:szCs w:val="19"/>
          </w:rPr>
          <w:t>10.1016/j.neuroimage.2011.08</w:t>
        </w:r>
      </w:hyperlink>
    </w:p>
    <w:p w14:paraId="27D013A3" w14:textId="77777777" w:rsidR="00E61F9D" w:rsidRDefault="005C64D6">
      <w:pPr>
        <w:spacing w:before="93" w:after="0" w:line="240" w:lineRule="auto"/>
        <w:ind w:left="135" w:right="1472"/>
        <w:jc w:val="both"/>
        <w:rPr>
          <w:rFonts w:ascii="Georgia" w:eastAsia="Georgia" w:hAnsi="Georgia" w:cs="Georgia"/>
          <w:sz w:val="19"/>
          <w:szCs w:val="19"/>
        </w:rPr>
      </w:pPr>
      <w:r>
        <w:rPr>
          <w:rFonts w:ascii="Georgia" w:eastAsia="Georgia" w:hAnsi="Georgia" w:cs="Georgia"/>
          <w:sz w:val="19"/>
          <w:szCs w:val="19"/>
        </w:rPr>
        <w:t>7.</w:t>
      </w:r>
      <w:r>
        <w:rPr>
          <w:rFonts w:ascii="Georgia" w:eastAsia="Georgia" w:hAnsi="Georgia" w:cs="Georgia"/>
          <w:spacing w:val="20"/>
          <w:sz w:val="19"/>
          <w:szCs w:val="19"/>
        </w:rPr>
        <w:t xml:space="preserve"> </w:t>
      </w:r>
      <w:proofErr w:type="spellStart"/>
      <w:r>
        <w:rPr>
          <w:rFonts w:ascii="Georgia" w:eastAsia="Georgia" w:hAnsi="Georgia" w:cs="Georgia"/>
          <w:sz w:val="19"/>
          <w:szCs w:val="19"/>
        </w:rPr>
        <w:t>Ashburner</w:t>
      </w:r>
      <w:proofErr w:type="spellEnd"/>
      <w:r>
        <w:rPr>
          <w:rFonts w:ascii="Georgia" w:eastAsia="Georgia" w:hAnsi="Georgia" w:cs="Georgia"/>
          <w:sz w:val="19"/>
          <w:szCs w:val="19"/>
        </w:rPr>
        <w:t>,</w:t>
      </w:r>
      <w:r>
        <w:rPr>
          <w:rFonts w:ascii="Georgia" w:eastAsia="Georgia" w:hAnsi="Georgia" w:cs="Georgia"/>
          <w:spacing w:val="20"/>
          <w:sz w:val="19"/>
          <w:szCs w:val="19"/>
        </w:rPr>
        <w:t xml:space="preserve"> </w:t>
      </w:r>
      <w:r>
        <w:rPr>
          <w:rFonts w:ascii="Georgia" w:eastAsia="Georgia" w:hAnsi="Georgia" w:cs="Georgia"/>
          <w:sz w:val="19"/>
          <w:szCs w:val="19"/>
        </w:rPr>
        <w:t>J.</w:t>
      </w:r>
      <w:r>
        <w:rPr>
          <w:rFonts w:ascii="Georgia" w:eastAsia="Georgia" w:hAnsi="Georgia" w:cs="Georgia"/>
          <w:spacing w:val="5"/>
          <w:sz w:val="19"/>
          <w:szCs w:val="19"/>
        </w:rPr>
        <w:t xml:space="preserve"> </w:t>
      </w:r>
      <w:r>
        <w:rPr>
          <w:rFonts w:ascii="Georgia" w:eastAsia="Georgia" w:hAnsi="Georgia" w:cs="Georgia"/>
          <w:sz w:val="19"/>
          <w:szCs w:val="19"/>
        </w:rPr>
        <w:t>“</w:t>
      </w:r>
      <w:r>
        <w:rPr>
          <w:rFonts w:ascii="Georgia" w:eastAsia="Georgia" w:hAnsi="Georgia" w:cs="Georgia"/>
          <w:b/>
          <w:bCs/>
          <w:sz w:val="19"/>
          <w:szCs w:val="19"/>
        </w:rPr>
        <w:t>SPM:</w:t>
      </w:r>
      <w:r>
        <w:rPr>
          <w:rFonts w:ascii="Georgia" w:eastAsia="Georgia" w:hAnsi="Georgia" w:cs="Georgia"/>
          <w:b/>
          <w:bCs/>
          <w:spacing w:val="13"/>
          <w:sz w:val="19"/>
          <w:szCs w:val="19"/>
        </w:rPr>
        <w:t xml:space="preserve"> </w:t>
      </w:r>
      <w:r>
        <w:rPr>
          <w:rFonts w:ascii="Georgia" w:eastAsia="Georgia" w:hAnsi="Georgia" w:cs="Georgia"/>
          <w:b/>
          <w:bCs/>
          <w:sz w:val="19"/>
          <w:szCs w:val="19"/>
        </w:rPr>
        <w:t>A</w:t>
      </w:r>
      <w:r>
        <w:rPr>
          <w:rFonts w:ascii="Georgia" w:eastAsia="Georgia" w:hAnsi="Georgia" w:cs="Georgia"/>
          <w:b/>
          <w:bCs/>
          <w:spacing w:val="4"/>
          <w:sz w:val="19"/>
          <w:szCs w:val="19"/>
        </w:rPr>
        <w:t xml:space="preserve"> </w:t>
      </w:r>
      <w:r>
        <w:rPr>
          <w:rFonts w:ascii="Georgia" w:eastAsia="Georgia" w:hAnsi="Georgia" w:cs="Georgia"/>
          <w:b/>
          <w:bCs/>
          <w:sz w:val="19"/>
          <w:szCs w:val="19"/>
        </w:rPr>
        <w:t>Histor</w:t>
      </w:r>
      <w:r>
        <w:rPr>
          <w:rFonts w:ascii="Georgia" w:eastAsia="Georgia" w:hAnsi="Georgia" w:cs="Georgia"/>
          <w:b/>
          <w:bCs/>
          <w:spacing w:val="4"/>
          <w:sz w:val="19"/>
          <w:szCs w:val="19"/>
        </w:rPr>
        <w:t>y</w:t>
      </w:r>
      <w:r>
        <w:rPr>
          <w:rFonts w:ascii="Georgia" w:eastAsia="Georgia" w:hAnsi="Georgia" w:cs="Georgia"/>
          <w:sz w:val="19"/>
          <w:szCs w:val="19"/>
        </w:rPr>
        <w:t>”</w:t>
      </w:r>
      <w:r>
        <w:rPr>
          <w:rFonts w:ascii="Georgia" w:eastAsia="Georgia" w:hAnsi="Georgia" w:cs="Georgia"/>
          <w:spacing w:val="17"/>
          <w:sz w:val="19"/>
          <w:szCs w:val="19"/>
        </w:rPr>
        <w:t xml:space="preserve"> </w:t>
      </w:r>
      <w:proofErr w:type="spellStart"/>
      <w:r>
        <w:rPr>
          <w:rFonts w:ascii="Georgia" w:eastAsia="Georgia" w:hAnsi="Georgia" w:cs="Georgia"/>
          <w:i/>
          <w:sz w:val="19"/>
          <w:szCs w:val="19"/>
        </w:rPr>
        <w:t>Neuroimage</w:t>
      </w:r>
      <w:proofErr w:type="spellEnd"/>
      <w:r>
        <w:rPr>
          <w:rFonts w:ascii="Georgia" w:eastAsia="Georgia" w:hAnsi="Georgia" w:cs="Georgia"/>
          <w:i/>
          <w:spacing w:val="1"/>
          <w:sz w:val="19"/>
          <w:szCs w:val="19"/>
        </w:rPr>
        <w:t xml:space="preserve"> </w:t>
      </w:r>
      <w:r>
        <w:rPr>
          <w:rFonts w:ascii="Georgia" w:eastAsia="Georgia" w:hAnsi="Georgia" w:cs="Georgia"/>
          <w:sz w:val="19"/>
          <w:szCs w:val="19"/>
        </w:rPr>
        <w:t>62,</w:t>
      </w:r>
      <w:r>
        <w:rPr>
          <w:rFonts w:ascii="Georgia" w:eastAsia="Georgia" w:hAnsi="Georgia" w:cs="Georgia"/>
          <w:spacing w:val="9"/>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2</w:t>
      </w:r>
      <w:r>
        <w:rPr>
          <w:rFonts w:ascii="Georgia" w:eastAsia="Georgia" w:hAnsi="Georgia" w:cs="Georgia"/>
          <w:spacing w:val="3"/>
          <w:sz w:val="19"/>
          <w:szCs w:val="19"/>
        </w:rPr>
        <w:t xml:space="preserve"> </w:t>
      </w:r>
      <w:r>
        <w:rPr>
          <w:rFonts w:ascii="Georgia" w:eastAsia="Georgia" w:hAnsi="Georgia" w:cs="Georgia"/>
          <w:sz w:val="19"/>
          <w:szCs w:val="19"/>
        </w:rPr>
        <w:t>(2012):</w:t>
      </w:r>
      <w:r>
        <w:rPr>
          <w:rFonts w:ascii="Georgia" w:eastAsia="Georgia" w:hAnsi="Georgia" w:cs="Georgia"/>
          <w:spacing w:val="29"/>
          <w:sz w:val="19"/>
          <w:szCs w:val="19"/>
        </w:rPr>
        <w:t xml:space="preserve"> </w:t>
      </w:r>
      <w:r>
        <w:rPr>
          <w:rFonts w:ascii="Georgia" w:eastAsia="Georgia" w:hAnsi="Georgia" w:cs="Georgia"/>
          <w:sz w:val="19"/>
          <w:szCs w:val="19"/>
        </w:rPr>
        <w:t>791–800.</w:t>
      </w:r>
      <w:r>
        <w:rPr>
          <w:rFonts w:ascii="Georgia" w:eastAsia="Georgia" w:hAnsi="Georgia" w:cs="Georgia"/>
          <w:spacing w:val="33"/>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spacing w:val="-1"/>
          <w:w w:val="102"/>
          <w:sz w:val="19"/>
          <w:szCs w:val="19"/>
        </w:rPr>
        <w:t>:</w:t>
      </w:r>
      <w:hyperlink r:id="rId20">
        <w:r>
          <w:rPr>
            <w:rFonts w:ascii="Georgia" w:eastAsia="Georgia" w:hAnsi="Georgia" w:cs="Georgia"/>
            <w:color w:val="0000FF"/>
            <w:w w:val="102"/>
            <w:sz w:val="19"/>
            <w:szCs w:val="19"/>
          </w:rPr>
          <w:t>10.1016/j.neuroimage.2011.10.025</w:t>
        </w:r>
      </w:hyperlink>
    </w:p>
    <w:p w14:paraId="748E0EF5" w14:textId="77777777" w:rsidR="00E61F9D" w:rsidRDefault="005C64D6">
      <w:pPr>
        <w:spacing w:before="93" w:after="0" w:line="277" w:lineRule="auto"/>
        <w:ind w:left="135" w:right="644" w:firstLine="5"/>
        <w:jc w:val="both"/>
        <w:rPr>
          <w:rFonts w:ascii="Georgia" w:eastAsia="Georgia" w:hAnsi="Georgia" w:cs="Georgia"/>
          <w:sz w:val="19"/>
          <w:szCs w:val="19"/>
        </w:rPr>
      </w:pPr>
      <w:r>
        <w:rPr>
          <w:rFonts w:ascii="Georgia" w:eastAsia="Georgia" w:hAnsi="Georgia" w:cs="Georgia"/>
          <w:sz w:val="19"/>
          <w:szCs w:val="19"/>
        </w:rPr>
        <w:t>8.</w:t>
      </w:r>
      <w:r>
        <w:rPr>
          <w:rFonts w:ascii="Georgia" w:eastAsia="Georgia" w:hAnsi="Georgia" w:cs="Georgia"/>
          <w:spacing w:val="36"/>
          <w:sz w:val="19"/>
          <w:szCs w:val="19"/>
        </w:rPr>
        <w:t xml:space="preserve"> </w:t>
      </w:r>
      <w:r>
        <w:rPr>
          <w:rFonts w:ascii="Georgia" w:eastAsia="Georgia" w:hAnsi="Georgia" w:cs="Georgia"/>
          <w:sz w:val="19"/>
          <w:szCs w:val="19"/>
        </w:rPr>
        <w:t>Hoffman,</w:t>
      </w:r>
      <w:r>
        <w:rPr>
          <w:rFonts w:ascii="Georgia" w:eastAsia="Georgia" w:hAnsi="Georgia" w:cs="Georgia"/>
          <w:spacing w:val="24"/>
          <w:sz w:val="19"/>
          <w:szCs w:val="19"/>
        </w:rPr>
        <w:t xml:space="preserve"> </w:t>
      </w:r>
      <w:r>
        <w:rPr>
          <w:rFonts w:ascii="Georgia" w:eastAsia="Georgia" w:hAnsi="Georgia" w:cs="Georgia"/>
          <w:sz w:val="19"/>
          <w:szCs w:val="19"/>
        </w:rPr>
        <w:t>E.</w:t>
      </w:r>
      <w:r>
        <w:rPr>
          <w:rFonts w:ascii="Georgia" w:eastAsia="Georgia" w:hAnsi="Georgia" w:cs="Georgia"/>
          <w:spacing w:val="10"/>
          <w:sz w:val="19"/>
          <w:szCs w:val="19"/>
        </w:rPr>
        <w:t xml:space="preserve"> </w:t>
      </w:r>
      <w:r>
        <w:rPr>
          <w:rFonts w:ascii="Georgia" w:eastAsia="Georgia" w:hAnsi="Georgia" w:cs="Georgia"/>
          <w:sz w:val="19"/>
          <w:szCs w:val="19"/>
        </w:rPr>
        <w:t>A.,</w:t>
      </w:r>
      <w:r>
        <w:rPr>
          <w:rFonts w:ascii="Georgia" w:eastAsia="Georgia" w:hAnsi="Georgia" w:cs="Georgia"/>
          <w:spacing w:val="15"/>
          <w:sz w:val="19"/>
          <w:szCs w:val="19"/>
        </w:rPr>
        <w:t xml:space="preserve"> </w:t>
      </w:r>
      <w:r>
        <w:rPr>
          <w:rFonts w:ascii="Georgia" w:eastAsia="Georgia" w:hAnsi="Georgia" w:cs="Georgia"/>
          <w:sz w:val="19"/>
          <w:szCs w:val="19"/>
        </w:rPr>
        <w:t>Lynch,</w:t>
      </w:r>
      <w:r>
        <w:rPr>
          <w:rFonts w:ascii="Georgia" w:eastAsia="Georgia" w:hAnsi="Georgia" w:cs="Georgia"/>
          <w:spacing w:val="19"/>
          <w:sz w:val="19"/>
          <w:szCs w:val="19"/>
        </w:rPr>
        <w:t xml:space="preserve"> </w:t>
      </w:r>
      <w:r>
        <w:rPr>
          <w:rFonts w:ascii="Georgia" w:eastAsia="Georgia" w:hAnsi="Georgia" w:cs="Georgia"/>
          <w:sz w:val="19"/>
          <w:szCs w:val="19"/>
        </w:rPr>
        <w:t>D.</w:t>
      </w:r>
      <w:r>
        <w:rPr>
          <w:rFonts w:ascii="Georgia" w:eastAsia="Georgia" w:hAnsi="Georgia" w:cs="Georgia"/>
          <w:spacing w:val="11"/>
          <w:sz w:val="19"/>
          <w:szCs w:val="19"/>
        </w:rPr>
        <w:t xml:space="preserve"> </w:t>
      </w:r>
      <w:r>
        <w:rPr>
          <w:rFonts w:ascii="Georgia" w:eastAsia="Georgia" w:hAnsi="Georgia" w:cs="Georgia"/>
          <w:sz w:val="19"/>
          <w:szCs w:val="19"/>
        </w:rPr>
        <w:t>A.,</w:t>
      </w:r>
      <w:r>
        <w:rPr>
          <w:rFonts w:ascii="Georgia" w:eastAsia="Georgia" w:hAnsi="Georgia" w:cs="Georgia"/>
          <w:spacing w:val="15"/>
          <w:sz w:val="19"/>
          <w:szCs w:val="19"/>
        </w:rPr>
        <w:t xml:space="preserve"> </w:t>
      </w:r>
      <w:r>
        <w:rPr>
          <w:rFonts w:ascii="Georgia" w:eastAsia="Georgia" w:hAnsi="Georgia" w:cs="Georgia"/>
          <w:sz w:val="19"/>
          <w:szCs w:val="19"/>
        </w:rPr>
        <w:t>Barr,</w:t>
      </w:r>
      <w:r>
        <w:rPr>
          <w:rFonts w:ascii="Georgia" w:eastAsia="Georgia" w:hAnsi="Georgia" w:cs="Georgia"/>
          <w:spacing w:val="21"/>
          <w:sz w:val="19"/>
          <w:szCs w:val="19"/>
        </w:rPr>
        <w:t xml:space="preserve"> </w:t>
      </w:r>
      <w:r>
        <w:rPr>
          <w:rFonts w:ascii="Georgia" w:eastAsia="Georgia" w:hAnsi="Georgia" w:cs="Georgia"/>
          <w:sz w:val="19"/>
          <w:szCs w:val="19"/>
        </w:rPr>
        <w:t>R.</w:t>
      </w:r>
      <w:r>
        <w:rPr>
          <w:rFonts w:ascii="Georgia" w:eastAsia="Georgia" w:hAnsi="Georgia" w:cs="Georgia"/>
          <w:spacing w:val="13"/>
          <w:sz w:val="19"/>
          <w:szCs w:val="19"/>
        </w:rPr>
        <w:t xml:space="preserve"> </w:t>
      </w:r>
      <w:r>
        <w:rPr>
          <w:rFonts w:ascii="Georgia" w:eastAsia="Georgia" w:hAnsi="Georgia" w:cs="Georgia"/>
          <w:sz w:val="19"/>
          <w:szCs w:val="19"/>
        </w:rPr>
        <w:t>G.,</w:t>
      </w:r>
      <w:r>
        <w:rPr>
          <w:rFonts w:ascii="Georgia" w:eastAsia="Georgia" w:hAnsi="Georgia" w:cs="Georgia"/>
          <w:spacing w:val="13"/>
          <w:sz w:val="19"/>
          <w:szCs w:val="19"/>
        </w:rPr>
        <w:t xml:space="preserve"> </w:t>
      </w:r>
      <w:proofErr w:type="spellStart"/>
      <w:r>
        <w:rPr>
          <w:rFonts w:ascii="Georgia" w:eastAsia="Georgia" w:hAnsi="Georgia" w:cs="Georgia"/>
          <w:sz w:val="19"/>
          <w:szCs w:val="19"/>
        </w:rPr>
        <w:t>Beek</w:t>
      </w:r>
      <w:proofErr w:type="spellEnd"/>
      <w:r>
        <w:rPr>
          <w:rFonts w:ascii="Georgia" w:eastAsia="Georgia" w:hAnsi="Georgia" w:cs="Georgia"/>
          <w:sz w:val="19"/>
          <w:szCs w:val="19"/>
        </w:rPr>
        <w:t>,</w:t>
      </w:r>
      <w:r>
        <w:rPr>
          <w:rFonts w:ascii="Georgia" w:eastAsia="Georgia" w:hAnsi="Georgia" w:cs="Georgia"/>
          <w:spacing w:val="17"/>
          <w:sz w:val="19"/>
          <w:szCs w:val="19"/>
        </w:rPr>
        <w:t xml:space="preserve"> </w:t>
      </w:r>
      <w:r>
        <w:rPr>
          <w:rFonts w:ascii="Georgia" w:eastAsia="Georgia" w:hAnsi="Georgia" w:cs="Georgia"/>
          <w:sz w:val="19"/>
          <w:szCs w:val="19"/>
        </w:rPr>
        <w:t>E.</w:t>
      </w:r>
      <w:r>
        <w:rPr>
          <w:rFonts w:ascii="Georgia" w:eastAsia="Georgia" w:hAnsi="Georgia" w:cs="Georgia"/>
          <w:spacing w:val="10"/>
          <w:sz w:val="19"/>
          <w:szCs w:val="19"/>
        </w:rPr>
        <w:t xml:space="preserve"> </w:t>
      </w:r>
      <w:r>
        <w:rPr>
          <w:rFonts w:ascii="Georgia" w:eastAsia="Georgia" w:hAnsi="Georgia" w:cs="Georgia"/>
          <w:sz w:val="19"/>
          <w:szCs w:val="19"/>
        </w:rPr>
        <w:t>J.</w:t>
      </w:r>
      <w:r>
        <w:rPr>
          <w:rFonts w:ascii="Georgia" w:eastAsia="Georgia" w:hAnsi="Georgia" w:cs="Georgia"/>
          <w:spacing w:val="11"/>
          <w:sz w:val="19"/>
          <w:szCs w:val="19"/>
        </w:rPr>
        <w:t xml:space="preserve"> </w:t>
      </w:r>
      <w:r>
        <w:rPr>
          <w:rFonts w:ascii="Georgia" w:eastAsia="Georgia" w:hAnsi="Georgia" w:cs="Georgia"/>
          <w:sz w:val="19"/>
          <w:szCs w:val="19"/>
        </w:rPr>
        <w:t>R.</w:t>
      </w:r>
      <w:r>
        <w:rPr>
          <w:rFonts w:ascii="Georgia" w:eastAsia="Georgia" w:hAnsi="Georgia" w:cs="Georgia"/>
          <w:spacing w:val="13"/>
          <w:sz w:val="19"/>
          <w:szCs w:val="19"/>
        </w:rPr>
        <w:t xml:space="preserve"> </w:t>
      </w:r>
      <w:r>
        <w:rPr>
          <w:rFonts w:ascii="Georgia" w:eastAsia="Georgia" w:hAnsi="Georgia" w:cs="Georgia"/>
          <w:sz w:val="19"/>
          <w:szCs w:val="19"/>
        </w:rPr>
        <w:t>van,</w:t>
      </w:r>
      <w:r>
        <w:rPr>
          <w:rFonts w:ascii="Georgia" w:eastAsia="Georgia" w:hAnsi="Georgia" w:cs="Georgia"/>
          <w:spacing w:val="19"/>
          <w:sz w:val="19"/>
          <w:szCs w:val="19"/>
        </w:rPr>
        <w:t xml:space="preserve"> </w:t>
      </w:r>
      <w:proofErr w:type="spellStart"/>
      <w:r>
        <w:rPr>
          <w:rFonts w:ascii="Georgia" w:eastAsia="Georgia" w:hAnsi="Georgia" w:cs="Georgia"/>
          <w:sz w:val="19"/>
          <w:szCs w:val="19"/>
        </w:rPr>
        <w:t>Parraga</w:t>
      </w:r>
      <w:proofErr w:type="spellEnd"/>
      <w:r>
        <w:rPr>
          <w:rFonts w:ascii="Georgia" w:eastAsia="Georgia" w:hAnsi="Georgia" w:cs="Georgia"/>
          <w:sz w:val="19"/>
          <w:szCs w:val="19"/>
        </w:rPr>
        <w:t>,</w:t>
      </w:r>
      <w:r>
        <w:rPr>
          <w:rFonts w:ascii="Georgia" w:eastAsia="Georgia" w:hAnsi="Georgia" w:cs="Georgia"/>
          <w:spacing w:val="22"/>
          <w:sz w:val="19"/>
          <w:szCs w:val="19"/>
        </w:rPr>
        <w:t xml:space="preserve"> </w:t>
      </w:r>
      <w:r>
        <w:rPr>
          <w:rFonts w:ascii="Georgia" w:eastAsia="Georgia" w:hAnsi="Georgia" w:cs="Georgia"/>
          <w:sz w:val="19"/>
          <w:szCs w:val="19"/>
        </w:rPr>
        <w:t>G.,</w:t>
      </w:r>
      <w:r>
        <w:rPr>
          <w:rFonts w:ascii="Georgia" w:eastAsia="Georgia" w:hAnsi="Georgia" w:cs="Georgia"/>
          <w:spacing w:val="13"/>
          <w:sz w:val="19"/>
          <w:szCs w:val="19"/>
        </w:rPr>
        <w:t xml:space="preserve"> </w:t>
      </w:r>
      <w:r>
        <w:rPr>
          <w:rFonts w:ascii="Georgia" w:eastAsia="Georgia" w:hAnsi="Georgia" w:cs="Georgia"/>
          <w:sz w:val="19"/>
          <w:szCs w:val="19"/>
        </w:rPr>
        <w:t>and</w:t>
      </w:r>
      <w:r>
        <w:rPr>
          <w:rFonts w:ascii="Georgia" w:eastAsia="Georgia" w:hAnsi="Georgia" w:cs="Georgia"/>
          <w:spacing w:val="13"/>
          <w:sz w:val="19"/>
          <w:szCs w:val="19"/>
        </w:rPr>
        <w:t xml:space="preserve"> </w:t>
      </w:r>
      <w:r>
        <w:rPr>
          <w:rFonts w:ascii="Georgia" w:eastAsia="Georgia" w:hAnsi="Georgia" w:cs="Georgia"/>
          <w:sz w:val="19"/>
          <w:szCs w:val="19"/>
        </w:rPr>
        <w:t>IWPFI</w:t>
      </w:r>
      <w:r>
        <w:rPr>
          <w:rFonts w:ascii="Georgia" w:eastAsia="Georgia" w:hAnsi="Georgia" w:cs="Georgia"/>
          <w:spacing w:val="18"/>
          <w:sz w:val="19"/>
          <w:szCs w:val="19"/>
        </w:rPr>
        <w:t xml:space="preserve"> </w:t>
      </w:r>
      <w:r>
        <w:rPr>
          <w:rFonts w:ascii="Georgia" w:eastAsia="Georgia" w:hAnsi="Georgia" w:cs="Georgia"/>
          <w:sz w:val="19"/>
          <w:szCs w:val="19"/>
        </w:rPr>
        <w:t xml:space="preserve">Investigators. </w:t>
      </w:r>
      <w:r>
        <w:rPr>
          <w:rFonts w:ascii="Georgia" w:eastAsia="Georgia" w:hAnsi="Georgia" w:cs="Georgia"/>
          <w:spacing w:val="10"/>
          <w:sz w:val="19"/>
          <w:szCs w:val="19"/>
        </w:rPr>
        <w:t xml:space="preserve"> </w:t>
      </w:r>
      <w:r>
        <w:rPr>
          <w:rFonts w:ascii="Georgia" w:eastAsia="Georgia" w:hAnsi="Georgia" w:cs="Georgia"/>
          <w:spacing w:val="-3"/>
          <w:sz w:val="19"/>
          <w:szCs w:val="19"/>
        </w:rPr>
        <w:t>“</w:t>
      </w:r>
      <w:r>
        <w:rPr>
          <w:rFonts w:ascii="Georgia" w:eastAsia="Georgia" w:hAnsi="Georgia" w:cs="Georgia"/>
          <w:b/>
          <w:bCs/>
          <w:sz w:val="19"/>
          <w:szCs w:val="19"/>
        </w:rPr>
        <w:t>Pulmonary</w:t>
      </w:r>
      <w:r>
        <w:rPr>
          <w:rFonts w:ascii="Georgia" w:eastAsia="Georgia" w:hAnsi="Georgia" w:cs="Georgia"/>
          <w:b/>
          <w:bCs/>
          <w:spacing w:val="30"/>
          <w:sz w:val="19"/>
          <w:szCs w:val="19"/>
        </w:rPr>
        <w:t xml:space="preserve"> </w:t>
      </w:r>
      <w:r>
        <w:rPr>
          <w:rFonts w:ascii="Georgia" w:eastAsia="Georgia" w:hAnsi="Georgia" w:cs="Georgia"/>
          <w:b/>
          <w:bCs/>
          <w:sz w:val="19"/>
          <w:szCs w:val="19"/>
        </w:rPr>
        <w:t>CT</w:t>
      </w:r>
      <w:r>
        <w:rPr>
          <w:rFonts w:ascii="Georgia" w:eastAsia="Georgia" w:hAnsi="Georgia" w:cs="Georgia"/>
          <w:b/>
          <w:bCs/>
          <w:spacing w:val="12"/>
          <w:sz w:val="19"/>
          <w:szCs w:val="19"/>
        </w:rPr>
        <w:t xml:space="preserve"> </w:t>
      </w:r>
      <w:r>
        <w:rPr>
          <w:rFonts w:ascii="Georgia" w:eastAsia="Georgia" w:hAnsi="Georgia" w:cs="Georgia"/>
          <w:b/>
          <w:bCs/>
          <w:w w:val="102"/>
          <w:sz w:val="19"/>
          <w:szCs w:val="19"/>
        </w:rPr>
        <w:t xml:space="preserve">and </w:t>
      </w:r>
      <w:r>
        <w:rPr>
          <w:rFonts w:ascii="Georgia" w:eastAsia="Georgia" w:hAnsi="Georgia" w:cs="Georgia"/>
          <w:b/>
          <w:bCs/>
          <w:sz w:val="19"/>
          <w:szCs w:val="19"/>
        </w:rPr>
        <w:t>MRI</w:t>
      </w:r>
      <w:r>
        <w:rPr>
          <w:rFonts w:ascii="Georgia" w:eastAsia="Georgia" w:hAnsi="Georgia" w:cs="Georgia"/>
          <w:b/>
          <w:bCs/>
          <w:spacing w:val="8"/>
          <w:sz w:val="19"/>
          <w:szCs w:val="19"/>
        </w:rPr>
        <w:t xml:space="preserve"> </w:t>
      </w:r>
      <w:r>
        <w:rPr>
          <w:rFonts w:ascii="Georgia" w:eastAsia="Georgia" w:hAnsi="Georgia" w:cs="Georgia"/>
          <w:b/>
          <w:bCs/>
          <w:sz w:val="19"/>
          <w:szCs w:val="19"/>
        </w:rPr>
        <w:t>Phenotypes</w:t>
      </w:r>
      <w:r>
        <w:rPr>
          <w:rFonts w:ascii="Georgia" w:eastAsia="Georgia" w:hAnsi="Georgia" w:cs="Georgia"/>
          <w:b/>
          <w:bCs/>
          <w:spacing w:val="22"/>
          <w:sz w:val="19"/>
          <w:szCs w:val="19"/>
        </w:rPr>
        <w:t xml:space="preserve"> </w:t>
      </w:r>
      <w:r>
        <w:rPr>
          <w:rFonts w:ascii="Georgia" w:eastAsia="Georgia" w:hAnsi="Georgia" w:cs="Georgia"/>
          <w:b/>
          <w:bCs/>
          <w:sz w:val="19"/>
          <w:szCs w:val="19"/>
        </w:rPr>
        <w:t>That</w:t>
      </w:r>
      <w:r>
        <w:rPr>
          <w:rFonts w:ascii="Georgia" w:eastAsia="Georgia" w:hAnsi="Georgia" w:cs="Georgia"/>
          <w:b/>
          <w:bCs/>
          <w:spacing w:val="8"/>
          <w:sz w:val="19"/>
          <w:szCs w:val="19"/>
        </w:rPr>
        <w:t xml:space="preserve"> </w:t>
      </w:r>
      <w:r>
        <w:rPr>
          <w:rFonts w:ascii="Georgia" w:eastAsia="Georgia" w:hAnsi="Georgia" w:cs="Georgia"/>
          <w:b/>
          <w:bCs/>
          <w:sz w:val="19"/>
          <w:szCs w:val="19"/>
        </w:rPr>
        <w:t>Help</w:t>
      </w:r>
      <w:r>
        <w:rPr>
          <w:rFonts w:ascii="Georgia" w:eastAsia="Georgia" w:hAnsi="Georgia" w:cs="Georgia"/>
          <w:b/>
          <w:bCs/>
          <w:spacing w:val="8"/>
          <w:sz w:val="19"/>
          <w:szCs w:val="19"/>
        </w:rPr>
        <w:t xml:space="preserve"> </w:t>
      </w:r>
      <w:r>
        <w:rPr>
          <w:rFonts w:ascii="Georgia" w:eastAsia="Georgia" w:hAnsi="Georgia" w:cs="Georgia"/>
          <w:b/>
          <w:bCs/>
          <w:sz w:val="19"/>
          <w:szCs w:val="19"/>
        </w:rPr>
        <w:t>Explain</w:t>
      </w:r>
      <w:r>
        <w:rPr>
          <w:rFonts w:ascii="Georgia" w:eastAsia="Georgia" w:hAnsi="Georgia" w:cs="Georgia"/>
          <w:b/>
          <w:bCs/>
          <w:spacing w:val="14"/>
          <w:sz w:val="19"/>
          <w:szCs w:val="19"/>
        </w:rPr>
        <w:t xml:space="preserve"> </w:t>
      </w:r>
      <w:r>
        <w:rPr>
          <w:rFonts w:ascii="Georgia" w:eastAsia="Georgia" w:hAnsi="Georgia" w:cs="Georgia"/>
          <w:b/>
          <w:bCs/>
          <w:sz w:val="19"/>
          <w:szCs w:val="19"/>
        </w:rPr>
        <w:t>Chronic</w:t>
      </w:r>
      <w:r>
        <w:rPr>
          <w:rFonts w:ascii="Georgia" w:eastAsia="Georgia" w:hAnsi="Georgia" w:cs="Georgia"/>
          <w:b/>
          <w:bCs/>
          <w:spacing w:val="15"/>
          <w:sz w:val="19"/>
          <w:szCs w:val="19"/>
        </w:rPr>
        <w:t xml:space="preserve"> </w:t>
      </w:r>
      <w:r>
        <w:rPr>
          <w:rFonts w:ascii="Georgia" w:eastAsia="Georgia" w:hAnsi="Georgia" w:cs="Georgia"/>
          <w:b/>
          <w:bCs/>
          <w:sz w:val="19"/>
          <w:szCs w:val="19"/>
        </w:rPr>
        <w:t>Pulmonary</w:t>
      </w:r>
      <w:r>
        <w:rPr>
          <w:rFonts w:ascii="Georgia" w:eastAsia="Georgia" w:hAnsi="Georgia" w:cs="Georgia"/>
          <w:b/>
          <w:bCs/>
          <w:spacing w:val="21"/>
          <w:sz w:val="19"/>
          <w:szCs w:val="19"/>
        </w:rPr>
        <w:t xml:space="preserve"> </w:t>
      </w:r>
      <w:r>
        <w:rPr>
          <w:rFonts w:ascii="Georgia" w:eastAsia="Georgia" w:hAnsi="Georgia" w:cs="Georgia"/>
          <w:b/>
          <w:bCs/>
          <w:sz w:val="19"/>
          <w:szCs w:val="19"/>
        </w:rPr>
        <w:t>Obstruction</w:t>
      </w:r>
      <w:r>
        <w:rPr>
          <w:rFonts w:ascii="Georgia" w:eastAsia="Georgia" w:hAnsi="Georgia" w:cs="Georgia"/>
          <w:b/>
          <w:bCs/>
          <w:spacing w:val="22"/>
          <w:sz w:val="19"/>
          <w:szCs w:val="19"/>
        </w:rPr>
        <w:t xml:space="preserve"> </w:t>
      </w:r>
      <w:r>
        <w:rPr>
          <w:rFonts w:ascii="Georgia" w:eastAsia="Georgia" w:hAnsi="Georgia" w:cs="Georgia"/>
          <w:b/>
          <w:bCs/>
          <w:sz w:val="19"/>
          <w:szCs w:val="19"/>
        </w:rPr>
        <w:t>Disease</w:t>
      </w:r>
      <w:r>
        <w:rPr>
          <w:rFonts w:ascii="Georgia" w:eastAsia="Georgia" w:hAnsi="Georgia" w:cs="Georgia"/>
          <w:b/>
          <w:bCs/>
          <w:spacing w:val="14"/>
          <w:sz w:val="19"/>
          <w:szCs w:val="19"/>
        </w:rPr>
        <w:t xml:space="preserve"> </w:t>
      </w:r>
      <w:r>
        <w:rPr>
          <w:rFonts w:ascii="Georgia" w:eastAsia="Georgia" w:hAnsi="Georgia" w:cs="Georgia"/>
          <w:b/>
          <w:bCs/>
          <w:sz w:val="19"/>
          <w:szCs w:val="19"/>
        </w:rPr>
        <w:t>Pathophysiology</w:t>
      </w:r>
      <w:r>
        <w:rPr>
          <w:rFonts w:ascii="Georgia" w:eastAsia="Georgia" w:hAnsi="Georgia" w:cs="Georgia"/>
          <w:b/>
          <w:bCs/>
          <w:spacing w:val="31"/>
          <w:sz w:val="19"/>
          <w:szCs w:val="19"/>
        </w:rPr>
        <w:t xml:space="preserve"> </w:t>
      </w:r>
      <w:r>
        <w:rPr>
          <w:rFonts w:ascii="Georgia" w:eastAsia="Georgia" w:hAnsi="Georgia" w:cs="Georgia"/>
          <w:b/>
          <w:bCs/>
          <w:sz w:val="19"/>
          <w:szCs w:val="19"/>
        </w:rPr>
        <w:t>and</w:t>
      </w:r>
      <w:r>
        <w:rPr>
          <w:rFonts w:ascii="Georgia" w:eastAsia="Georgia" w:hAnsi="Georgia" w:cs="Georgia"/>
          <w:b/>
          <w:bCs/>
          <w:spacing w:val="6"/>
          <w:sz w:val="19"/>
          <w:szCs w:val="19"/>
        </w:rPr>
        <w:t xml:space="preserve"> </w:t>
      </w:r>
      <w:r>
        <w:rPr>
          <w:rFonts w:ascii="Georgia" w:eastAsia="Georgia" w:hAnsi="Georgia" w:cs="Georgia"/>
          <w:b/>
          <w:bCs/>
          <w:w w:val="102"/>
          <w:sz w:val="19"/>
          <w:szCs w:val="19"/>
        </w:rPr>
        <w:t>Outcome</w:t>
      </w:r>
      <w:r>
        <w:rPr>
          <w:rFonts w:ascii="Georgia" w:eastAsia="Georgia" w:hAnsi="Georgia" w:cs="Georgia"/>
          <w:b/>
          <w:bCs/>
          <w:spacing w:val="-2"/>
          <w:w w:val="102"/>
          <w:sz w:val="19"/>
          <w:szCs w:val="19"/>
        </w:rPr>
        <w:t>s</w:t>
      </w:r>
      <w:r>
        <w:rPr>
          <w:rFonts w:ascii="Georgia" w:eastAsia="Georgia" w:hAnsi="Georgia" w:cs="Georgia"/>
          <w:w w:val="102"/>
          <w:sz w:val="19"/>
          <w:szCs w:val="19"/>
        </w:rPr>
        <w:t xml:space="preserve">” </w:t>
      </w:r>
      <w:r>
        <w:rPr>
          <w:rFonts w:ascii="Georgia" w:eastAsia="Georgia" w:hAnsi="Georgia" w:cs="Georgia"/>
          <w:i/>
          <w:sz w:val="19"/>
          <w:szCs w:val="19"/>
        </w:rPr>
        <w:t xml:space="preserve">J </w:t>
      </w:r>
      <w:proofErr w:type="spellStart"/>
      <w:r>
        <w:rPr>
          <w:rFonts w:ascii="Georgia" w:eastAsia="Georgia" w:hAnsi="Georgia" w:cs="Georgia"/>
          <w:i/>
          <w:sz w:val="19"/>
          <w:szCs w:val="19"/>
        </w:rPr>
        <w:t>Magn</w:t>
      </w:r>
      <w:proofErr w:type="spellEnd"/>
      <w:r>
        <w:rPr>
          <w:rFonts w:ascii="Georgia" w:eastAsia="Georgia" w:hAnsi="Georgia" w:cs="Georgia"/>
          <w:i/>
          <w:sz w:val="19"/>
          <w:szCs w:val="19"/>
        </w:rPr>
        <w:t xml:space="preserve"> </w:t>
      </w:r>
      <w:proofErr w:type="spellStart"/>
      <w:r>
        <w:rPr>
          <w:rFonts w:ascii="Georgia" w:eastAsia="Georgia" w:hAnsi="Georgia" w:cs="Georgia"/>
          <w:i/>
          <w:sz w:val="19"/>
          <w:szCs w:val="19"/>
        </w:rPr>
        <w:t>Reson</w:t>
      </w:r>
      <w:proofErr w:type="spellEnd"/>
      <w:r>
        <w:rPr>
          <w:rFonts w:ascii="Georgia" w:eastAsia="Georgia" w:hAnsi="Georgia" w:cs="Georgia"/>
          <w:i/>
          <w:sz w:val="19"/>
          <w:szCs w:val="19"/>
        </w:rPr>
        <w:t xml:space="preserve"> Imaging</w:t>
      </w:r>
      <w:r>
        <w:rPr>
          <w:rFonts w:ascii="Georgia" w:eastAsia="Georgia" w:hAnsi="Georgia" w:cs="Georgia"/>
          <w:i/>
          <w:spacing w:val="1"/>
          <w:sz w:val="19"/>
          <w:szCs w:val="19"/>
        </w:rPr>
        <w:t xml:space="preserve"> </w:t>
      </w:r>
      <w:r>
        <w:rPr>
          <w:rFonts w:ascii="Georgia" w:eastAsia="Georgia" w:hAnsi="Georgia" w:cs="Georgia"/>
          <w:sz w:val="19"/>
          <w:szCs w:val="19"/>
        </w:rPr>
        <w:t>(2015):</w:t>
      </w:r>
      <w:r>
        <w:rPr>
          <w:rFonts w:ascii="Georgia" w:eastAsia="Georgia" w:hAnsi="Georgia" w:cs="Georgia"/>
          <w:spacing w:val="29"/>
          <w:sz w:val="19"/>
          <w:szCs w:val="19"/>
        </w:rPr>
        <w:t xml:space="preserve"> </w:t>
      </w:r>
      <w:r>
        <w:rPr>
          <w:rFonts w:ascii="Georgia" w:eastAsia="Georgia" w:hAnsi="Georgia" w:cs="Georgia"/>
          <w:w w:val="102"/>
          <w:sz w:val="19"/>
          <w:szCs w:val="19"/>
        </w:rPr>
        <w:t>doi:</w:t>
      </w:r>
      <w:hyperlink r:id="rId21">
        <w:r>
          <w:rPr>
            <w:rFonts w:ascii="Georgia" w:eastAsia="Georgia" w:hAnsi="Georgia" w:cs="Georgia"/>
            <w:color w:val="0000FF"/>
            <w:w w:val="102"/>
            <w:sz w:val="19"/>
            <w:szCs w:val="19"/>
          </w:rPr>
          <w:t>10.1002/jmri.25010</w:t>
        </w:r>
      </w:hyperlink>
    </w:p>
    <w:p w14:paraId="08E0B66F" w14:textId="77777777" w:rsidR="00E61F9D" w:rsidRDefault="005C64D6">
      <w:pPr>
        <w:spacing w:before="59" w:after="0" w:line="240" w:lineRule="auto"/>
        <w:ind w:left="140" w:right="644"/>
        <w:jc w:val="both"/>
        <w:rPr>
          <w:rFonts w:ascii="Georgia" w:eastAsia="Georgia" w:hAnsi="Georgia" w:cs="Georgia"/>
          <w:sz w:val="19"/>
          <w:szCs w:val="19"/>
        </w:rPr>
      </w:pPr>
      <w:r>
        <w:rPr>
          <w:rFonts w:ascii="Georgia" w:eastAsia="Georgia" w:hAnsi="Georgia" w:cs="Georgia"/>
          <w:sz w:val="19"/>
          <w:szCs w:val="19"/>
        </w:rPr>
        <w:t>9.</w:t>
      </w:r>
      <w:r>
        <w:rPr>
          <w:rFonts w:ascii="Georgia" w:eastAsia="Georgia" w:hAnsi="Georgia" w:cs="Georgia"/>
          <w:spacing w:val="21"/>
          <w:sz w:val="19"/>
          <w:szCs w:val="19"/>
        </w:rPr>
        <w:t xml:space="preserve"> </w:t>
      </w:r>
      <w:proofErr w:type="spellStart"/>
      <w:r>
        <w:rPr>
          <w:rFonts w:ascii="Georgia" w:eastAsia="Georgia" w:hAnsi="Georgia" w:cs="Georgia"/>
          <w:sz w:val="19"/>
          <w:szCs w:val="19"/>
        </w:rPr>
        <w:t>Yunwen</w:t>
      </w:r>
      <w:proofErr w:type="spellEnd"/>
      <w:r>
        <w:rPr>
          <w:rFonts w:ascii="Georgia" w:eastAsia="Georgia" w:hAnsi="Georgia" w:cs="Georgia"/>
          <w:sz w:val="19"/>
          <w:szCs w:val="19"/>
        </w:rPr>
        <w:t>,</w:t>
      </w:r>
      <w:r>
        <w:rPr>
          <w:rFonts w:ascii="Georgia" w:eastAsia="Georgia" w:hAnsi="Georgia" w:cs="Georgia"/>
          <w:spacing w:val="15"/>
          <w:sz w:val="19"/>
          <w:szCs w:val="19"/>
        </w:rPr>
        <w:t xml:space="preserve"> </w:t>
      </w:r>
      <w:r>
        <w:rPr>
          <w:rFonts w:ascii="Georgia" w:eastAsia="Georgia" w:hAnsi="Georgia" w:cs="Georgia"/>
          <w:sz w:val="19"/>
          <w:szCs w:val="19"/>
        </w:rPr>
        <w:t>Y.</w:t>
      </w:r>
      <w:r>
        <w:rPr>
          <w:rFonts w:ascii="Georgia" w:eastAsia="Georgia" w:hAnsi="Georgia" w:cs="Georgia"/>
          <w:spacing w:val="2"/>
          <w:sz w:val="19"/>
          <w:szCs w:val="19"/>
        </w:rPr>
        <w:t xml:space="preserve"> </w:t>
      </w:r>
      <w:r>
        <w:rPr>
          <w:rFonts w:ascii="Georgia" w:eastAsia="Georgia" w:hAnsi="Georgia" w:cs="Georgia"/>
          <w:sz w:val="19"/>
          <w:szCs w:val="19"/>
        </w:rPr>
        <w:t>and</w:t>
      </w:r>
      <w:r>
        <w:rPr>
          <w:rFonts w:ascii="Georgia" w:eastAsia="Georgia" w:hAnsi="Georgia" w:cs="Georgia"/>
          <w:spacing w:val="5"/>
          <w:sz w:val="19"/>
          <w:szCs w:val="19"/>
        </w:rPr>
        <w:t xml:space="preserve"> </w:t>
      </w:r>
      <w:proofErr w:type="spellStart"/>
      <w:r>
        <w:rPr>
          <w:rFonts w:ascii="Georgia" w:eastAsia="Georgia" w:hAnsi="Georgia" w:cs="Georgia"/>
          <w:sz w:val="19"/>
          <w:szCs w:val="19"/>
        </w:rPr>
        <w:t>Kishida</w:t>
      </w:r>
      <w:proofErr w:type="spellEnd"/>
      <w:r>
        <w:rPr>
          <w:rFonts w:ascii="Georgia" w:eastAsia="Georgia" w:hAnsi="Georgia" w:cs="Georgia"/>
          <w:sz w:val="19"/>
          <w:szCs w:val="19"/>
        </w:rPr>
        <w:t>,</w:t>
      </w:r>
      <w:r>
        <w:rPr>
          <w:rFonts w:ascii="Georgia" w:eastAsia="Georgia" w:hAnsi="Georgia" w:cs="Georgia"/>
          <w:spacing w:val="14"/>
          <w:sz w:val="19"/>
          <w:szCs w:val="19"/>
        </w:rPr>
        <w:t xml:space="preserve"> </w:t>
      </w:r>
      <w:r>
        <w:rPr>
          <w:rFonts w:ascii="Georgia" w:eastAsia="Georgia" w:hAnsi="Georgia" w:cs="Georgia"/>
          <w:sz w:val="19"/>
          <w:szCs w:val="19"/>
        </w:rPr>
        <w:t>K.</w:t>
      </w:r>
      <w:r>
        <w:rPr>
          <w:rFonts w:ascii="Georgia" w:eastAsia="Georgia" w:hAnsi="Georgia" w:cs="Georgia"/>
          <w:spacing w:val="3"/>
          <w:sz w:val="19"/>
          <w:szCs w:val="19"/>
        </w:rPr>
        <w:t xml:space="preserve"> </w:t>
      </w:r>
      <w:r>
        <w:rPr>
          <w:rFonts w:ascii="Georgia" w:eastAsia="Georgia" w:hAnsi="Georgia" w:cs="Georgia"/>
          <w:sz w:val="19"/>
          <w:szCs w:val="19"/>
        </w:rPr>
        <w:t>“</w:t>
      </w:r>
      <w:r>
        <w:rPr>
          <w:rFonts w:ascii="Georgia" w:eastAsia="Georgia" w:hAnsi="Georgia" w:cs="Georgia"/>
          <w:b/>
          <w:bCs/>
          <w:sz w:val="19"/>
          <w:szCs w:val="19"/>
        </w:rPr>
        <w:t>Toward</w:t>
      </w:r>
      <w:r>
        <w:rPr>
          <w:rFonts w:ascii="Georgia" w:eastAsia="Georgia" w:hAnsi="Georgia" w:cs="Georgia"/>
          <w:b/>
          <w:bCs/>
          <w:spacing w:val="16"/>
          <w:sz w:val="19"/>
          <w:szCs w:val="19"/>
        </w:rPr>
        <w:t xml:space="preserve"> </w:t>
      </w:r>
      <w:r>
        <w:rPr>
          <w:rFonts w:ascii="Georgia" w:eastAsia="Georgia" w:hAnsi="Georgia" w:cs="Georgia"/>
          <w:b/>
          <w:bCs/>
          <w:sz w:val="19"/>
          <w:szCs w:val="19"/>
        </w:rPr>
        <w:t>an</w:t>
      </w:r>
      <w:r>
        <w:rPr>
          <w:rFonts w:ascii="Georgia" w:eastAsia="Georgia" w:hAnsi="Georgia" w:cs="Georgia"/>
          <w:b/>
          <w:bCs/>
          <w:spacing w:val="4"/>
          <w:sz w:val="19"/>
          <w:szCs w:val="19"/>
        </w:rPr>
        <w:t xml:space="preserve"> </w:t>
      </w:r>
      <w:r>
        <w:rPr>
          <w:rFonts w:ascii="Georgia" w:eastAsia="Georgia" w:hAnsi="Georgia" w:cs="Georgia"/>
          <w:b/>
          <w:bCs/>
          <w:sz w:val="19"/>
          <w:szCs w:val="19"/>
        </w:rPr>
        <w:t>Understanding</w:t>
      </w:r>
      <w:r>
        <w:rPr>
          <w:rFonts w:ascii="Georgia" w:eastAsia="Georgia" w:hAnsi="Georgia" w:cs="Georgia"/>
          <w:b/>
          <w:bCs/>
          <w:spacing w:val="28"/>
          <w:sz w:val="19"/>
          <w:szCs w:val="19"/>
        </w:rPr>
        <w:t xml:space="preserve"> </w:t>
      </w:r>
      <w:r>
        <w:rPr>
          <w:rFonts w:ascii="Georgia" w:eastAsia="Georgia" w:hAnsi="Georgia" w:cs="Georgia"/>
          <w:b/>
          <w:bCs/>
          <w:sz w:val="19"/>
          <w:szCs w:val="19"/>
        </w:rPr>
        <w:t>of</w:t>
      </w:r>
      <w:r>
        <w:rPr>
          <w:rFonts w:ascii="Georgia" w:eastAsia="Georgia" w:hAnsi="Georgia" w:cs="Georgia"/>
          <w:b/>
          <w:bCs/>
          <w:spacing w:val="3"/>
          <w:sz w:val="19"/>
          <w:szCs w:val="19"/>
        </w:rPr>
        <w:t xml:space="preserve"> </w:t>
      </w:r>
      <w:r>
        <w:rPr>
          <w:rFonts w:ascii="Georgia" w:eastAsia="Georgia" w:hAnsi="Georgia" w:cs="Georgia"/>
          <w:b/>
          <w:bCs/>
          <w:sz w:val="19"/>
          <w:szCs w:val="19"/>
        </w:rPr>
        <w:t>the</w:t>
      </w:r>
      <w:r>
        <w:rPr>
          <w:rFonts w:ascii="Georgia" w:eastAsia="Georgia" w:hAnsi="Georgia" w:cs="Georgia"/>
          <w:b/>
          <w:bCs/>
          <w:spacing w:val="5"/>
          <w:sz w:val="19"/>
          <w:szCs w:val="19"/>
        </w:rPr>
        <w:t xml:space="preserve"> </w:t>
      </w:r>
      <w:r>
        <w:rPr>
          <w:rFonts w:ascii="Georgia" w:eastAsia="Georgia" w:hAnsi="Georgia" w:cs="Georgia"/>
          <w:b/>
          <w:bCs/>
          <w:sz w:val="19"/>
          <w:szCs w:val="19"/>
        </w:rPr>
        <w:t>Motivation</w:t>
      </w:r>
      <w:r>
        <w:rPr>
          <w:rFonts w:ascii="Georgia" w:eastAsia="Georgia" w:hAnsi="Georgia" w:cs="Georgia"/>
          <w:b/>
          <w:bCs/>
          <w:spacing w:val="20"/>
          <w:sz w:val="19"/>
          <w:szCs w:val="19"/>
        </w:rPr>
        <w:t xml:space="preserve"> </w:t>
      </w:r>
      <w:r>
        <w:rPr>
          <w:rFonts w:ascii="Georgia" w:eastAsia="Georgia" w:hAnsi="Georgia" w:cs="Georgia"/>
          <w:b/>
          <w:bCs/>
          <w:sz w:val="19"/>
          <w:szCs w:val="19"/>
        </w:rPr>
        <w:t>of</w:t>
      </w:r>
      <w:r>
        <w:rPr>
          <w:rFonts w:ascii="Georgia" w:eastAsia="Georgia" w:hAnsi="Georgia" w:cs="Georgia"/>
          <w:b/>
          <w:bCs/>
          <w:spacing w:val="3"/>
          <w:sz w:val="19"/>
          <w:szCs w:val="19"/>
        </w:rPr>
        <w:t xml:space="preserve"> </w:t>
      </w:r>
      <w:r>
        <w:rPr>
          <w:rFonts w:ascii="Georgia" w:eastAsia="Georgia" w:hAnsi="Georgia" w:cs="Georgia"/>
          <w:b/>
          <w:bCs/>
          <w:sz w:val="19"/>
          <w:szCs w:val="19"/>
        </w:rPr>
        <w:t>Open</w:t>
      </w:r>
      <w:r>
        <w:rPr>
          <w:rFonts w:ascii="Georgia" w:eastAsia="Georgia" w:hAnsi="Georgia" w:cs="Georgia"/>
          <w:b/>
          <w:bCs/>
          <w:spacing w:val="9"/>
          <w:sz w:val="19"/>
          <w:szCs w:val="19"/>
        </w:rPr>
        <w:t xml:space="preserve"> </w:t>
      </w:r>
      <w:r>
        <w:rPr>
          <w:rFonts w:ascii="Georgia" w:eastAsia="Georgia" w:hAnsi="Georgia" w:cs="Georgia"/>
          <w:b/>
          <w:bCs/>
          <w:sz w:val="19"/>
          <w:szCs w:val="19"/>
        </w:rPr>
        <w:t>Source</w:t>
      </w:r>
      <w:r>
        <w:rPr>
          <w:rFonts w:ascii="Georgia" w:eastAsia="Georgia" w:hAnsi="Georgia" w:cs="Georgia"/>
          <w:b/>
          <w:bCs/>
          <w:spacing w:val="13"/>
          <w:sz w:val="19"/>
          <w:szCs w:val="19"/>
        </w:rPr>
        <w:t xml:space="preserve"> </w:t>
      </w:r>
      <w:r>
        <w:rPr>
          <w:rFonts w:ascii="Georgia" w:eastAsia="Georgia" w:hAnsi="Georgia" w:cs="Georgia"/>
          <w:b/>
          <w:bCs/>
          <w:sz w:val="19"/>
          <w:szCs w:val="19"/>
        </w:rPr>
        <w:t>Software</w:t>
      </w:r>
      <w:r>
        <w:rPr>
          <w:rFonts w:ascii="Georgia" w:eastAsia="Georgia" w:hAnsi="Georgia" w:cs="Georgia"/>
          <w:b/>
          <w:bCs/>
          <w:spacing w:val="17"/>
          <w:sz w:val="19"/>
          <w:szCs w:val="19"/>
        </w:rPr>
        <w:t xml:space="preserve"> </w:t>
      </w:r>
      <w:r>
        <w:rPr>
          <w:rFonts w:ascii="Georgia" w:eastAsia="Georgia" w:hAnsi="Georgia" w:cs="Georgia"/>
          <w:b/>
          <w:bCs/>
          <w:w w:val="102"/>
          <w:sz w:val="19"/>
          <w:szCs w:val="19"/>
        </w:rPr>
        <w:t>Developer</w:t>
      </w:r>
      <w:r>
        <w:rPr>
          <w:rFonts w:ascii="Georgia" w:eastAsia="Georgia" w:hAnsi="Georgia" w:cs="Georgia"/>
          <w:b/>
          <w:bCs/>
          <w:spacing w:val="-1"/>
          <w:w w:val="102"/>
          <w:sz w:val="19"/>
          <w:szCs w:val="19"/>
        </w:rPr>
        <w:t>s</w:t>
      </w:r>
      <w:r>
        <w:rPr>
          <w:rFonts w:ascii="Georgia" w:eastAsia="Georgia" w:hAnsi="Georgia" w:cs="Georgia"/>
          <w:w w:val="102"/>
          <w:sz w:val="19"/>
          <w:szCs w:val="19"/>
        </w:rPr>
        <w:t>”</w:t>
      </w:r>
    </w:p>
    <w:p w14:paraId="2FC36351" w14:textId="77777777" w:rsidR="00E61F9D" w:rsidRDefault="005C64D6">
      <w:pPr>
        <w:spacing w:before="33" w:after="0" w:line="240" w:lineRule="auto"/>
        <w:ind w:left="140" w:right="656"/>
        <w:jc w:val="both"/>
        <w:rPr>
          <w:rFonts w:ascii="Georgia" w:eastAsia="Georgia" w:hAnsi="Georgia" w:cs="Georgia"/>
          <w:sz w:val="19"/>
          <w:szCs w:val="19"/>
        </w:rPr>
      </w:pPr>
      <w:proofErr w:type="gramStart"/>
      <w:r>
        <w:rPr>
          <w:rFonts w:ascii="Georgia" w:eastAsia="Georgia" w:hAnsi="Georgia" w:cs="Georgia"/>
          <w:i/>
          <w:sz w:val="19"/>
          <w:szCs w:val="19"/>
        </w:rPr>
        <w:t>Software</w:t>
      </w:r>
      <w:r>
        <w:rPr>
          <w:rFonts w:ascii="Georgia" w:eastAsia="Georgia" w:hAnsi="Georgia" w:cs="Georgia"/>
          <w:i/>
          <w:spacing w:val="-15"/>
          <w:sz w:val="19"/>
          <w:szCs w:val="19"/>
        </w:rPr>
        <w:t xml:space="preserve"> </w:t>
      </w:r>
      <w:r>
        <w:rPr>
          <w:rFonts w:ascii="Georgia" w:eastAsia="Georgia" w:hAnsi="Georgia" w:cs="Georgia"/>
          <w:i/>
          <w:sz w:val="19"/>
          <w:szCs w:val="19"/>
        </w:rPr>
        <w:t>engineering,</w:t>
      </w:r>
      <w:r>
        <w:rPr>
          <w:rFonts w:ascii="Georgia" w:eastAsia="Georgia" w:hAnsi="Georgia" w:cs="Georgia"/>
          <w:i/>
          <w:spacing w:val="-12"/>
          <w:sz w:val="19"/>
          <w:szCs w:val="19"/>
        </w:rPr>
        <w:t xml:space="preserve"> </w:t>
      </w:r>
      <w:r>
        <w:rPr>
          <w:rFonts w:ascii="Georgia" w:eastAsia="Georgia" w:hAnsi="Georgia" w:cs="Georgia"/>
          <w:i/>
          <w:sz w:val="19"/>
          <w:szCs w:val="19"/>
        </w:rPr>
        <w:t>2003.</w:t>
      </w:r>
      <w:proofErr w:type="gramEnd"/>
      <w:r>
        <w:rPr>
          <w:rFonts w:ascii="Georgia" w:eastAsia="Georgia" w:hAnsi="Georgia" w:cs="Georgia"/>
          <w:i/>
          <w:spacing w:val="11"/>
          <w:sz w:val="19"/>
          <w:szCs w:val="19"/>
        </w:rPr>
        <w:t xml:space="preserve"> </w:t>
      </w:r>
      <w:proofErr w:type="gramStart"/>
      <w:r>
        <w:rPr>
          <w:rFonts w:ascii="Georgia" w:eastAsia="Georgia" w:hAnsi="Georgia" w:cs="Georgia"/>
          <w:i/>
          <w:sz w:val="19"/>
          <w:szCs w:val="19"/>
        </w:rPr>
        <w:t>proceedings</w:t>
      </w:r>
      <w:proofErr w:type="gramEnd"/>
      <w:r>
        <w:rPr>
          <w:rFonts w:ascii="Georgia" w:eastAsia="Georgia" w:hAnsi="Georgia" w:cs="Georgia"/>
          <w:i/>
          <w:sz w:val="19"/>
          <w:szCs w:val="19"/>
        </w:rPr>
        <w:t>.</w:t>
      </w:r>
      <w:r>
        <w:rPr>
          <w:rFonts w:ascii="Georgia" w:eastAsia="Georgia" w:hAnsi="Georgia" w:cs="Georgia"/>
          <w:i/>
          <w:spacing w:val="11"/>
          <w:sz w:val="19"/>
          <w:szCs w:val="19"/>
        </w:rPr>
        <w:t xml:space="preserve"> </w:t>
      </w:r>
      <w:r>
        <w:rPr>
          <w:rFonts w:ascii="Georgia" w:eastAsia="Georgia" w:hAnsi="Georgia" w:cs="Georgia"/>
          <w:i/>
          <w:sz w:val="19"/>
          <w:szCs w:val="19"/>
        </w:rPr>
        <w:t>25th</w:t>
      </w:r>
      <w:r>
        <w:rPr>
          <w:rFonts w:ascii="Georgia" w:eastAsia="Georgia" w:hAnsi="Georgia" w:cs="Georgia"/>
          <w:i/>
          <w:spacing w:val="-15"/>
          <w:sz w:val="19"/>
          <w:szCs w:val="19"/>
        </w:rPr>
        <w:t xml:space="preserve"> </w:t>
      </w:r>
      <w:r>
        <w:rPr>
          <w:rFonts w:ascii="Georgia" w:eastAsia="Georgia" w:hAnsi="Georgia" w:cs="Georgia"/>
          <w:i/>
          <w:sz w:val="19"/>
          <w:szCs w:val="19"/>
        </w:rPr>
        <w:t>international</w:t>
      </w:r>
      <w:r>
        <w:rPr>
          <w:rFonts w:ascii="Georgia" w:eastAsia="Georgia" w:hAnsi="Georgia" w:cs="Georgia"/>
          <w:i/>
          <w:spacing w:val="-15"/>
          <w:sz w:val="19"/>
          <w:szCs w:val="19"/>
        </w:rPr>
        <w:t xml:space="preserve"> </w:t>
      </w:r>
      <w:r>
        <w:rPr>
          <w:rFonts w:ascii="Georgia" w:eastAsia="Georgia" w:hAnsi="Georgia" w:cs="Georgia"/>
          <w:i/>
          <w:sz w:val="19"/>
          <w:szCs w:val="19"/>
        </w:rPr>
        <w:t>conference</w:t>
      </w:r>
      <w:r>
        <w:rPr>
          <w:rFonts w:ascii="Georgia" w:eastAsia="Georgia" w:hAnsi="Georgia" w:cs="Georgia"/>
          <w:i/>
          <w:spacing w:val="-15"/>
          <w:sz w:val="19"/>
          <w:szCs w:val="19"/>
        </w:rPr>
        <w:t xml:space="preserve"> </w:t>
      </w:r>
      <w:r>
        <w:rPr>
          <w:rFonts w:ascii="Georgia" w:eastAsia="Georgia" w:hAnsi="Georgia" w:cs="Georgia"/>
          <w:i/>
          <w:sz w:val="19"/>
          <w:szCs w:val="19"/>
        </w:rPr>
        <w:t>on</w:t>
      </w:r>
      <w:r>
        <w:rPr>
          <w:rFonts w:ascii="Georgia" w:eastAsia="Georgia" w:hAnsi="Georgia" w:cs="Georgia"/>
          <w:i/>
          <w:spacing w:val="-15"/>
          <w:sz w:val="19"/>
          <w:szCs w:val="19"/>
        </w:rPr>
        <w:t xml:space="preserve"> </w:t>
      </w:r>
      <w:r>
        <w:rPr>
          <w:rFonts w:ascii="Georgia" w:eastAsia="Georgia" w:hAnsi="Georgia" w:cs="Georgia"/>
          <w:sz w:val="19"/>
          <w:szCs w:val="19"/>
        </w:rPr>
        <w:t>(2003):</w:t>
      </w:r>
      <w:r>
        <w:rPr>
          <w:rFonts w:ascii="Georgia" w:eastAsia="Georgia" w:hAnsi="Georgia" w:cs="Georgia"/>
          <w:spacing w:val="22"/>
          <w:sz w:val="19"/>
          <w:szCs w:val="19"/>
        </w:rPr>
        <w:t xml:space="preserve"> </w:t>
      </w:r>
      <w:r>
        <w:rPr>
          <w:rFonts w:ascii="Georgia" w:eastAsia="Georgia" w:hAnsi="Georgia" w:cs="Georgia"/>
          <w:sz w:val="19"/>
          <w:szCs w:val="19"/>
        </w:rPr>
        <w:t>419–429.</w:t>
      </w:r>
      <w:r>
        <w:rPr>
          <w:rFonts w:ascii="Georgia" w:eastAsia="Georgia" w:hAnsi="Georgia" w:cs="Georgia"/>
          <w:spacing w:val="28"/>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spacing w:val="-1"/>
          <w:w w:val="102"/>
          <w:sz w:val="19"/>
          <w:szCs w:val="19"/>
        </w:rPr>
        <w:t>:</w:t>
      </w:r>
      <w:hyperlink r:id="rId22">
        <w:r>
          <w:rPr>
            <w:rFonts w:ascii="Georgia" w:eastAsia="Georgia" w:hAnsi="Georgia" w:cs="Georgia"/>
            <w:color w:val="0000FF"/>
            <w:w w:val="102"/>
            <w:sz w:val="19"/>
            <w:szCs w:val="19"/>
          </w:rPr>
          <w:t>10.1109/ICSE.2003.1201220</w:t>
        </w:r>
      </w:hyperlink>
    </w:p>
    <w:p w14:paraId="75C5ED98" w14:textId="77777777" w:rsidR="00E61F9D" w:rsidRDefault="005C64D6">
      <w:pPr>
        <w:spacing w:before="93" w:after="0" w:line="240" w:lineRule="auto"/>
        <w:ind w:left="136" w:right="7290"/>
        <w:jc w:val="both"/>
        <w:rPr>
          <w:rFonts w:ascii="Georgia" w:eastAsia="Georgia" w:hAnsi="Georgia" w:cs="Georgia"/>
          <w:sz w:val="19"/>
          <w:szCs w:val="19"/>
        </w:rPr>
      </w:pPr>
      <w:r>
        <w:rPr>
          <w:rFonts w:ascii="Georgia" w:eastAsia="Georgia" w:hAnsi="Georgia" w:cs="Georgia"/>
          <w:sz w:val="19"/>
          <w:szCs w:val="19"/>
        </w:rPr>
        <w:t>10.</w:t>
      </w:r>
      <w:r>
        <w:rPr>
          <w:rFonts w:ascii="Georgia" w:eastAsia="Georgia" w:hAnsi="Georgia" w:cs="Georgia"/>
          <w:spacing w:val="24"/>
          <w:sz w:val="19"/>
          <w:szCs w:val="19"/>
        </w:rPr>
        <w:t xml:space="preserve"> </w:t>
      </w:r>
      <w:r>
        <w:rPr>
          <w:rFonts w:ascii="Georgia" w:eastAsia="Georgia" w:hAnsi="Georgia" w:cs="Georgia"/>
          <w:sz w:val="19"/>
          <w:szCs w:val="19"/>
        </w:rPr>
        <w:t>(2008):</w:t>
      </w:r>
      <w:r>
        <w:rPr>
          <w:rFonts w:ascii="Georgia" w:eastAsia="Georgia" w:hAnsi="Georgia" w:cs="Georgia"/>
          <w:spacing w:val="30"/>
          <w:sz w:val="19"/>
          <w:szCs w:val="19"/>
        </w:rPr>
        <w:t xml:space="preserve"> </w:t>
      </w:r>
      <w:r>
        <w:rPr>
          <w:rFonts w:ascii="Georgia" w:eastAsia="Georgia" w:hAnsi="Georgia" w:cs="Georgia"/>
          <w:sz w:val="19"/>
          <w:szCs w:val="19"/>
        </w:rPr>
        <w:t>Available</w:t>
      </w:r>
      <w:r>
        <w:rPr>
          <w:rFonts w:ascii="Georgia" w:eastAsia="Georgia" w:hAnsi="Georgia" w:cs="Georgia"/>
          <w:spacing w:val="16"/>
          <w:sz w:val="19"/>
          <w:szCs w:val="19"/>
        </w:rPr>
        <w:t xml:space="preserve"> </w:t>
      </w:r>
      <w:r>
        <w:rPr>
          <w:rFonts w:ascii="Georgia" w:eastAsia="Georgia" w:hAnsi="Georgia" w:cs="Georgia"/>
          <w:sz w:val="19"/>
          <w:szCs w:val="19"/>
        </w:rPr>
        <w:t>at</w:t>
      </w:r>
      <w:r>
        <w:rPr>
          <w:rFonts w:ascii="Georgia" w:eastAsia="Georgia" w:hAnsi="Georgia" w:cs="Georgia"/>
          <w:spacing w:val="4"/>
          <w:sz w:val="19"/>
          <w:szCs w:val="19"/>
        </w:rPr>
        <w:t xml:space="preserve"> </w:t>
      </w:r>
      <w:hyperlink r:id="rId23">
        <w:r>
          <w:rPr>
            <w:rFonts w:ascii="Georgia" w:eastAsia="Georgia" w:hAnsi="Georgia" w:cs="Georgia"/>
            <w:color w:val="0000FF"/>
            <w:w w:val="102"/>
            <w:sz w:val="19"/>
            <w:szCs w:val="19"/>
          </w:rPr>
          <w:t>http://fsmsh.com/2845</w:t>
        </w:r>
      </w:hyperlink>
    </w:p>
    <w:p w14:paraId="4538D1E3" w14:textId="77777777" w:rsidR="00E61F9D" w:rsidRDefault="005C64D6">
      <w:pPr>
        <w:spacing w:before="93" w:after="0" w:line="240" w:lineRule="auto"/>
        <w:ind w:left="136" w:right="6781"/>
        <w:jc w:val="both"/>
        <w:rPr>
          <w:rFonts w:ascii="Georgia" w:eastAsia="Georgia" w:hAnsi="Georgia" w:cs="Georgia"/>
          <w:sz w:val="19"/>
          <w:szCs w:val="19"/>
        </w:rPr>
      </w:pPr>
      <w:r>
        <w:rPr>
          <w:rFonts w:ascii="Georgia" w:eastAsia="Georgia" w:hAnsi="Georgia" w:cs="Georgia"/>
          <w:sz w:val="19"/>
          <w:szCs w:val="19"/>
        </w:rPr>
        <w:t>11.</w:t>
      </w:r>
      <w:r>
        <w:rPr>
          <w:rFonts w:ascii="Georgia" w:eastAsia="Georgia" w:hAnsi="Georgia" w:cs="Georgia"/>
          <w:spacing w:val="23"/>
          <w:sz w:val="19"/>
          <w:szCs w:val="19"/>
        </w:rPr>
        <w:t xml:space="preserve"> </w:t>
      </w:r>
      <w:r>
        <w:rPr>
          <w:rFonts w:ascii="Georgia" w:eastAsia="Georgia" w:hAnsi="Georgia" w:cs="Georgia"/>
          <w:sz w:val="19"/>
          <w:szCs w:val="19"/>
        </w:rPr>
        <w:t>Available</w:t>
      </w:r>
      <w:r>
        <w:rPr>
          <w:rFonts w:ascii="Georgia" w:eastAsia="Georgia" w:hAnsi="Georgia" w:cs="Georgia"/>
          <w:spacing w:val="16"/>
          <w:sz w:val="19"/>
          <w:szCs w:val="19"/>
        </w:rPr>
        <w:t xml:space="preserve"> </w:t>
      </w:r>
      <w:r>
        <w:rPr>
          <w:rFonts w:ascii="Georgia" w:eastAsia="Georgia" w:hAnsi="Georgia" w:cs="Georgia"/>
          <w:sz w:val="19"/>
          <w:szCs w:val="19"/>
        </w:rPr>
        <w:t>at</w:t>
      </w:r>
      <w:r>
        <w:rPr>
          <w:rFonts w:ascii="Georgia" w:eastAsia="Georgia" w:hAnsi="Georgia" w:cs="Georgia"/>
          <w:spacing w:val="4"/>
          <w:sz w:val="19"/>
          <w:szCs w:val="19"/>
        </w:rPr>
        <w:t xml:space="preserve"> </w:t>
      </w:r>
      <w:hyperlink r:id="rId24">
        <w:r>
          <w:rPr>
            <w:rFonts w:ascii="Georgia" w:eastAsia="Georgia" w:hAnsi="Georgia" w:cs="Georgia"/>
            <w:color w:val="0000FF"/>
            <w:w w:val="102"/>
            <w:sz w:val="19"/>
            <w:szCs w:val="19"/>
          </w:rPr>
          <w:t>http://picsl.upenn.edu/software/ants/</w:t>
        </w:r>
      </w:hyperlink>
    </w:p>
    <w:p w14:paraId="2FD8BA12" w14:textId="77777777" w:rsidR="00E61F9D" w:rsidRDefault="005C64D6">
      <w:pPr>
        <w:spacing w:before="93" w:after="0" w:line="240" w:lineRule="auto"/>
        <w:ind w:left="136" w:right="668"/>
        <w:jc w:val="both"/>
        <w:rPr>
          <w:rFonts w:ascii="Georgia" w:eastAsia="Georgia" w:hAnsi="Georgia" w:cs="Georgia"/>
          <w:sz w:val="19"/>
          <w:szCs w:val="19"/>
        </w:rPr>
      </w:pPr>
      <w:r>
        <w:rPr>
          <w:rFonts w:ascii="Georgia" w:eastAsia="Georgia" w:hAnsi="Georgia" w:cs="Georgia"/>
          <w:sz w:val="19"/>
          <w:szCs w:val="19"/>
        </w:rPr>
        <w:t>12.</w:t>
      </w:r>
      <w:r>
        <w:rPr>
          <w:rFonts w:ascii="Georgia" w:eastAsia="Georgia" w:hAnsi="Georgia" w:cs="Georgia"/>
          <w:spacing w:val="33"/>
          <w:sz w:val="19"/>
          <w:szCs w:val="19"/>
        </w:rPr>
        <w:t xml:space="preserve"> </w:t>
      </w:r>
      <w:r>
        <w:rPr>
          <w:rFonts w:ascii="Georgia" w:eastAsia="Georgia" w:hAnsi="Georgia" w:cs="Georgia"/>
          <w:sz w:val="19"/>
          <w:szCs w:val="19"/>
        </w:rPr>
        <w:t>Tustison,</w:t>
      </w:r>
      <w:r>
        <w:rPr>
          <w:rFonts w:ascii="Georgia" w:eastAsia="Georgia" w:hAnsi="Georgia" w:cs="Georgia"/>
          <w:spacing w:val="21"/>
          <w:sz w:val="19"/>
          <w:szCs w:val="19"/>
        </w:rPr>
        <w:t xml:space="preserve"> </w:t>
      </w:r>
      <w:r>
        <w:rPr>
          <w:rFonts w:ascii="Georgia" w:eastAsia="Georgia" w:hAnsi="Georgia" w:cs="Georgia"/>
          <w:sz w:val="19"/>
          <w:szCs w:val="19"/>
        </w:rPr>
        <w:t>N.</w:t>
      </w:r>
      <w:r>
        <w:rPr>
          <w:rFonts w:ascii="Georgia" w:eastAsia="Georgia" w:hAnsi="Georgia" w:cs="Georgia"/>
          <w:spacing w:val="8"/>
          <w:sz w:val="19"/>
          <w:szCs w:val="19"/>
        </w:rPr>
        <w:t xml:space="preserve"> </w:t>
      </w:r>
      <w:r>
        <w:rPr>
          <w:rFonts w:ascii="Georgia" w:eastAsia="Georgia" w:hAnsi="Georgia" w:cs="Georgia"/>
          <w:sz w:val="19"/>
          <w:szCs w:val="19"/>
        </w:rPr>
        <w:t>J.</w:t>
      </w:r>
      <w:r>
        <w:rPr>
          <w:rFonts w:ascii="Georgia" w:eastAsia="Georgia" w:hAnsi="Georgia" w:cs="Georgia"/>
          <w:spacing w:val="8"/>
          <w:sz w:val="19"/>
          <w:szCs w:val="19"/>
        </w:rPr>
        <w:t xml:space="preserve"> </w:t>
      </w:r>
      <w:r>
        <w:rPr>
          <w:rFonts w:ascii="Georgia" w:eastAsia="Georgia" w:hAnsi="Georgia" w:cs="Georgia"/>
          <w:sz w:val="19"/>
          <w:szCs w:val="19"/>
        </w:rPr>
        <w:t>and</w:t>
      </w:r>
      <w:r>
        <w:rPr>
          <w:rFonts w:ascii="Georgia" w:eastAsia="Georgia" w:hAnsi="Georgia" w:cs="Georgia"/>
          <w:spacing w:val="10"/>
          <w:sz w:val="19"/>
          <w:szCs w:val="19"/>
        </w:rPr>
        <w:t xml:space="preserve"> </w:t>
      </w:r>
      <w:proofErr w:type="spellStart"/>
      <w:r>
        <w:rPr>
          <w:rFonts w:ascii="Georgia" w:eastAsia="Georgia" w:hAnsi="Georgia" w:cs="Georgia"/>
          <w:sz w:val="19"/>
          <w:szCs w:val="19"/>
        </w:rPr>
        <w:t>Avants</w:t>
      </w:r>
      <w:proofErr w:type="spellEnd"/>
      <w:r>
        <w:rPr>
          <w:rFonts w:ascii="Georgia" w:eastAsia="Georgia" w:hAnsi="Georgia" w:cs="Georgia"/>
          <w:sz w:val="19"/>
          <w:szCs w:val="19"/>
        </w:rPr>
        <w:t>,</w:t>
      </w:r>
      <w:r>
        <w:rPr>
          <w:rFonts w:ascii="Georgia" w:eastAsia="Georgia" w:hAnsi="Georgia" w:cs="Georgia"/>
          <w:spacing w:val="18"/>
          <w:sz w:val="19"/>
          <w:szCs w:val="19"/>
        </w:rPr>
        <w:t xml:space="preserve"> </w:t>
      </w:r>
      <w:r>
        <w:rPr>
          <w:rFonts w:ascii="Georgia" w:eastAsia="Georgia" w:hAnsi="Georgia" w:cs="Georgia"/>
          <w:sz w:val="19"/>
          <w:szCs w:val="19"/>
        </w:rPr>
        <w:t>B.</w:t>
      </w:r>
      <w:r>
        <w:rPr>
          <w:rFonts w:ascii="Georgia" w:eastAsia="Georgia" w:hAnsi="Georgia" w:cs="Georgia"/>
          <w:spacing w:val="9"/>
          <w:sz w:val="19"/>
          <w:szCs w:val="19"/>
        </w:rPr>
        <w:t xml:space="preserve"> </w:t>
      </w:r>
      <w:r>
        <w:rPr>
          <w:rFonts w:ascii="Georgia" w:eastAsia="Georgia" w:hAnsi="Georgia" w:cs="Georgia"/>
          <w:sz w:val="19"/>
          <w:szCs w:val="19"/>
        </w:rPr>
        <w:t>B.</w:t>
      </w:r>
      <w:r>
        <w:rPr>
          <w:rFonts w:ascii="Georgia" w:eastAsia="Georgia" w:hAnsi="Georgia" w:cs="Georgia"/>
          <w:spacing w:val="9"/>
          <w:sz w:val="19"/>
          <w:szCs w:val="19"/>
        </w:rPr>
        <w:t xml:space="preserve"> </w:t>
      </w:r>
      <w:r>
        <w:rPr>
          <w:rFonts w:ascii="Georgia" w:eastAsia="Georgia" w:hAnsi="Georgia" w:cs="Georgia"/>
          <w:spacing w:val="-1"/>
          <w:sz w:val="19"/>
          <w:szCs w:val="19"/>
        </w:rPr>
        <w:t>“</w:t>
      </w:r>
      <w:r>
        <w:rPr>
          <w:rFonts w:ascii="Georgia" w:eastAsia="Georgia" w:hAnsi="Georgia" w:cs="Georgia"/>
          <w:b/>
          <w:bCs/>
          <w:sz w:val="19"/>
          <w:szCs w:val="19"/>
        </w:rPr>
        <w:t>Explicit</w:t>
      </w:r>
      <w:r>
        <w:rPr>
          <w:rFonts w:ascii="Georgia" w:eastAsia="Georgia" w:hAnsi="Georgia" w:cs="Georgia"/>
          <w:b/>
          <w:bCs/>
          <w:spacing w:val="21"/>
          <w:sz w:val="19"/>
          <w:szCs w:val="19"/>
        </w:rPr>
        <w:t xml:space="preserve"> </w:t>
      </w:r>
      <w:r>
        <w:rPr>
          <w:rFonts w:ascii="Georgia" w:eastAsia="Georgia" w:hAnsi="Georgia" w:cs="Georgia"/>
          <w:b/>
          <w:bCs/>
          <w:sz w:val="19"/>
          <w:szCs w:val="19"/>
        </w:rPr>
        <w:t>B-Spline</w:t>
      </w:r>
      <w:r>
        <w:rPr>
          <w:rFonts w:ascii="Georgia" w:eastAsia="Georgia" w:hAnsi="Georgia" w:cs="Georgia"/>
          <w:b/>
          <w:bCs/>
          <w:spacing w:val="21"/>
          <w:sz w:val="19"/>
          <w:szCs w:val="19"/>
        </w:rPr>
        <w:t xml:space="preserve"> </w:t>
      </w:r>
      <w:r>
        <w:rPr>
          <w:rFonts w:ascii="Georgia" w:eastAsia="Georgia" w:hAnsi="Georgia" w:cs="Georgia"/>
          <w:b/>
          <w:bCs/>
          <w:sz w:val="19"/>
          <w:szCs w:val="19"/>
        </w:rPr>
        <w:t>Regularization</w:t>
      </w:r>
      <w:r>
        <w:rPr>
          <w:rFonts w:ascii="Georgia" w:eastAsia="Georgia" w:hAnsi="Georgia" w:cs="Georgia"/>
          <w:b/>
          <w:bCs/>
          <w:spacing w:val="33"/>
          <w:sz w:val="19"/>
          <w:szCs w:val="19"/>
        </w:rPr>
        <w:t xml:space="preserve"> </w:t>
      </w:r>
      <w:r>
        <w:rPr>
          <w:rFonts w:ascii="Georgia" w:eastAsia="Georgia" w:hAnsi="Georgia" w:cs="Georgia"/>
          <w:b/>
          <w:bCs/>
          <w:sz w:val="19"/>
          <w:szCs w:val="19"/>
        </w:rPr>
        <w:t>in</w:t>
      </w:r>
      <w:r>
        <w:rPr>
          <w:rFonts w:ascii="Georgia" w:eastAsia="Georgia" w:hAnsi="Georgia" w:cs="Georgia"/>
          <w:b/>
          <w:bCs/>
          <w:spacing w:val="8"/>
          <w:sz w:val="19"/>
          <w:szCs w:val="19"/>
        </w:rPr>
        <w:t xml:space="preserve"> </w:t>
      </w:r>
      <w:proofErr w:type="spellStart"/>
      <w:r>
        <w:rPr>
          <w:rFonts w:ascii="Georgia" w:eastAsia="Georgia" w:hAnsi="Georgia" w:cs="Georgia"/>
          <w:b/>
          <w:bCs/>
          <w:sz w:val="19"/>
          <w:szCs w:val="19"/>
        </w:rPr>
        <w:t>Diffeomorphic</w:t>
      </w:r>
      <w:proofErr w:type="spellEnd"/>
      <w:r>
        <w:rPr>
          <w:rFonts w:ascii="Georgia" w:eastAsia="Georgia" w:hAnsi="Georgia" w:cs="Georgia"/>
          <w:b/>
          <w:bCs/>
          <w:spacing w:val="33"/>
          <w:sz w:val="19"/>
          <w:szCs w:val="19"/>
        </w:rPr>
        <w:t xml:space="preserve"> </w:t>
      </w:r>
      <w:r>
        <w:rPr>
          <w:rFonts w:ascii="Georgia" w:eastAsia="Georgia" w:hAnsi="Georgia" w:cs="Georgia"/>
          <w:b/>
          <w:bCs/>
          <w:sz w:val="19"/>
          <w:szCs w:val="19"/>
        </w:rPr>
        <w:t>Image</w:t>
      </w:r>
      <w:r>
        <w:rPr>
          <w:rFonts w:ascii="Georgia" w:eastAsia="Georgia" w:hAnsi="Georgia" w:cs="Georgia"/>
          <w:b/>
          <w:bCs/>
          <w:spacing w:val="16"/>
          <w:sz w:val="19"/>
          <w:szCs w:val="19"/>
        </w:rPr>
        <w:t xml:space="preserve"> </w:t>
      </w:r>
      <w:r>
        <w:rPr>
          <w:rFonts w:ascii="Georgia" w:eastAsia="Georgia" w:hAnsi="Georgia" w:cs="Georgia"/>
          <w:b/>
          <w:bCs/>
          <w:sz w:val="19"/>
          <w:szCs w:val="19"/>
        </w:rPr>
        <w:t>Registratio</w:t>
      </w:r>
      <w:r>
        <w:rPr>
          <w:rFonts w:ascii="Georgia" w:eastAsia="Georgia" w:hAnsi="Georgia" w:cs="Georgia"/>
          <w:b/>
          <w:bCs/>
          <w:spacing w:val="-1"/>
          <w:sz w:val="19"/>
          <w:szCs w:val="19"/>
        </w:rPr>
        <w:t>n</w:t>
      </w:r>
      <w:r>
        <w:rPr>
          <w:rFonts w:ascii="Georgia" w:eastAsia="Georgia" w:hAnsi="Georgia" w:cs="Georgia"/>
          <w:sz w:val="19"/>
          <w:szCs w:val="19"/>
        </w:rPr>
        <w:t>”</w:t>
      </w:r>
      <w:r>
        <w:rPr>
          <w:rFonts w:ascii="Georgia" w:eastAsia="Georgia" w:hAnsi="Georgia" w:cs="Georgia"/>
          <w:spacing w:val="30"/>
          <w:sz w:val="19"/>
          <w:szCs w:val="19"/>
        </w:rPr>
        <w:t xml:space="preserve"> </w:t>
      </w:r>
      <w:r>
        <w:rPr>
          <w:rFonts w:ascii="Georgia" w:eastAsia="Georgia" w:hAnsi="Georgia" w:cs="Georgia"/>
          <w:i/>
          <w:sz w:val="19"/>
          <w:szCs w:val="19"/>
        </w:rPr>
        <w:t>Front</w:t>
      </w:r>
    </w:p>
    <w:p w14:paraId="28671EC1" w14:textId="77777777" w:rsidR="00E61F9D" w:rsidRDefault="005C64D6">
      <w:pPr>
        <w:spacing w:before="33" w:after="0" w:line="240" w:lineRule="auto"/>
        <w:ind w:left="140" w:right="6427"/>
        <w:jc w:val="both"/>
        <w:rPr>
          <w:rFonts w:ascii="Georgia" w:eastAsia="Georgia" w:hAnsi="Georgia" w:cs="Georgia"/>
          <w:sz w:val="19"/>
          <w:szCs w:val="19"/>
        </w:rPr>
      </w:pPr>
      <w:proofErr w:type="spellStart"/>
      <w:r>
        <w:rPr>
          <w:rFonts w:ascii="Georgia" w:eastAsia="Georgia" w:hAnsi="Georgia" w:cs="Georgia"/>
          <w:i/>
          <w:sz w:val="19"/>
          <w:szCs w:val="19"/>
        </w:rPr>
        <w:t>Neuroinform</w:t>
      </w:r>
      <w:proofErr w:type="spellEnd"/>
      <w:r>
        <w:rPr>
          <w:rFonts w:ascii="Georgia" w:eastAsia="Georgia" w:hAnsi="Georgia" w:cs="Georgia"/>
          <w:i/>
          <w:spacing w:val="2"/>
          <w:sz w:val="19"/>
          <w:szCs w:val="19"/>
        </w:rPr>
        <w:t xml:space="preserve"> </w:t>
      </w:r>
      <w:r>
        <w:rPr>
          <w:rFonts w:ascii="Georgia" w:eastAsia="Georgia" w:hAnsi="Georgia" w:cs="Georgia"/>
          <w:sz w:val="19"/>
          <w:szCs w:val="19"/>
        </w:rPr>
        <w:t>7,</w:t>
      </w:r>
      <w:r>
        <w:rPr>
          <w:rFonts w:ascii="Georgia" w:eastAsia="Georgia" w:hAnsi="Georgia" w:cs="Georgia"/>
          <w:spacing w:val="4"/>
          <w:sz w:val="19"/>
          <w:szCs w:val="19"/>
        </w:rPr>
        <w:t xml:space="preserve"> </w:t>
      </w:r>
      <w:r>
        <w:rPr>
          <w:rFonts w:ascii="Georgia" w:eastAsia="Georgia" w:hAnsi="Georgia" w:cs="Georgia"/>
          <w:sz w:val="19"/>
          <w:szCs w:val="19"/>
        </w:rPr>
        <w:t>(2013):</w:t>
      </w:r>
      <w:r>
        <w:rPr>
          <w:rFonts w:ascii="Georgia" w:eastAsia="Georgia" w:hAnsi="Georgia" w:cs="Georgia"/>
          <w:spacing w:val="29"/>
          <w:sz w:val="19"/>
          <w:szCs w:val="19"/>
        </w:rPr>
        <w:t xml:space="preserve"> </w:t>
      </w:r>
      <w:r>
        <w:rPr>
          <w:rFonts w:ascii="Georgia" w:eastAsia="Georgia" w:hAnsi="Georgia" w:cs="Georgia"/>
          <w:sz w:val="19"/>
          <w:szCs w:val="19"/>
        </w:rPr>
        <w:t>39.</w:t>
      </w:r>
      <w:r>
        <w:rPr>
          <w:rFonts w:ascii="Georgia" w:eastAsia="Georgia" w:hAnsi="Georgia" w:cs="Georgia"/>
          <w:spacing w:val="25"/>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25">
        <w:r>
          <w:rPr>
            <w:rFonts w:ascii="Georgia" w:eastAsia="Georgia" w:hAnsi="Georgia" w:cs="Georgia"/>
            <w:color w:val="0000FF"/>
            <w:w w:val="102"/>
            <w:sz w:val="19"/>
            <w:szCs w:val="19"/>
          </w:rPr>
          <w:t>10.3389/fninf.2013.00039</w:t>
        </w:r>
      </w:hyperlink>
    </w:p>
    <w:p w14:paraId="1713A044" w14:textId="77777777" w:rsidR="00E61F9D" w:rsidRDefault="005C64D6">
      <w:pPr>
        <w:spacing w:before="93" w:after="0"/>
        <w:ind w:left="140" w:right="638" w:hanging="4"/>
        <w:jc w:val="both"/>
        <w:rPr>
          <w:rFonts w:ascii="Georgia" w:eastAsia="Georgia" w:hAnsi="Georgia" w:cs="Georgia"/>
          <w:sz w:val="19"/>
          <w:szCs w:val="19"/>
        </w:rPr>
      </w:pPr>
      <w:r>
        <w:rPr>
          <w:rFonts w:ascii="Georgia" w:eastAsia="Georgia" w:hAnsi="Georgia" w:cs="Georgia"/>
          <w:sz w:val="19"/>
          <w:szCs w:val="19"/>
        </w:rPr>
        <w:t>13.</w:t>
      </w:r>
      <w:r>
        <w:rPr>
          <w:rFonts w:ascii="Georgia" w:eastAsia="Georgia" w:hAnsi="Georgia" w:cs="Georgia"/>
          <w:spacing w:val="24"/>
          <w:sz w:val="19"/>
          <w:szCs w:val="19"/>
        </w:rPr>
        <w:t xml:space="preserve"> </w:t>
      </w:r>
      <w:r>
        <w:rPr>
          <w:rFonts w:ascii="Georgia" w:eastAsia="Georgia" w:hAnsi="Georgia" w:cs="Georgia"/>
          <w:sz w:val="19"/>
          <w:szCs w:val="19"/>
        </w:rPr>
        <w:t>Tustison,</w:t>
      </w:r>
      <w:r>
        <w:rPr>
          <w:rFonts w:ascii="Georgia" w:eastAsia="Georgia" w:hAnsi="Georgia" w:cs="Georgia"/>
          <w:spacing w:val="17"/>
          <w:sz w:val="19"/>
          <w:szCs w:val="19"/>
        </w:rPr>
        <w:t xml:space="preserve"> </w:t>
      </w:r>
      <w:r>
        <w:rPr>
          <w:rFonts w:ascii="Georgia" w:eastAsia="Georgia" w:hAnsi="Georgia" w:cs="Georgia"/>
          <w:sz w:val="19"/>
          <w:szCs w:val="19"/>
        </w:rPr>
        <w:t>N.</w:t>
      </w:r>
      <w:r>
        <w:rPr>
          <w:rFonts w:ascii="Georgia" w:eastAsia="Georgia" w:hAnsi="Georgia" w:cs="Georgia"/>
          <w:spacing w:val="5"/>
          <w:sz w:val="19"/>
          <w:szCs w:val="19"/>
        </w:rPr>
        <w:t xml:space="preserve"> </w:t>
      </w:r>
      <w:r>
        <w:rPr>
          <w:rFonts w:ascii="Georgia" w:eastAsia="Georgia" w:hAnsi="Georgia" w:cs="Georgia"/>
          <w:sz w:val="19"/>
          <w:szCs w:val="19"/>
        </w:rPr>
        <w:t>J.,</w:t>
      </w:r>
      <w:r>
        <w:rPr>
          <w:rFonts w:ascii="Georgia" w:eastAsia="Georgia" w:hAnsi="Georgia" w:cs="Georgia"/>
          <w:spacing w:val="7"/>
          <w:sz w:val="19"/>
          <w:szCs w:val="19"/>
        </w:rPr>
        <w:t xml:space="preserve"> </w:t>
      </w:r>
      <w:r>
        <w:rPr>
          <w:rFonts w:ascii="Georgia" w:eastAsia="Georgia" w:hAnsi="Georgia" w:cs="Georgia"/>
          <w:sz w:val="19"/>
          <w:szCs w:val="19"/>
        </w:rPr>
        <w:t>Cook,</w:t>
      </w:r>
      <w:r>
        <w:rPr>
          <w:rFonts w:ascii="Georgia" w:eastAsia="Georgia" w:hAnsi="Georgia" w:cs="Georgia"/>
          <w:spacing w:val="11"/>
          <w:sz w:val="19"/>
          <w:szCs w:val="19"/>
        </w:rPr>
        <w:t xml:space="preserve"> </w:t>
      </w:r>
      <w:r>
        <w:rPr>
          <w:rFonts w:ascii="Georgia" w:eastAsia="Georgia" w:hAnsi="Georgia" w:cs="Georgia"/>
          <w:sz w:val="19"/>
          <w:szCs w:val="19"/>
        </w:rPr>
        <w:t>P.</w:t>
      </w:r>
      <w:r>
        <w:rPr>
          <w:rFonts w:ascii="Georgia" w:eastAsia="Georgia" w:hAnsi="Georgia" w:cs="Georgia"/>
          <w:spacing w:val="6"/>
          <w:sz w:val="19"/>
          <w:szCs w:val="19"/>
        </w:rPr>
        <w:t xml:space="preserve"> </w:t>
      </w:r>
      <w:r>
        <w:rPr>
          <w:rFonts w:ascii="Georgia" w:eastAsia="Georgia" w:hAnsi="Georgia" w:cs="Georgia"/>
          <w:sz w:val="19"/>
          <w:szCs w:val="19"/>
        </w:rPr>
        <w:t>A.,</w:t>
      </w:r>
      <w:r>
        <w:rPr>
          <w:rFonts w:ascii="Georgia" w:eastAsia="Georgia" w:hAnsi="Georgia" w:cs="Georgia"/>
          <w:spacing w:val="8"/>
          <w:sz w:val="19"/>
          <w:szCs w:val="19"/>
        </w:rPr>
        <w:t xml:space="preserve"> </w:t>
      </w:r>
      <w:r>
        <w:rPr>
          <w:rFonts w:ascii="Georgia" w:eastAsia="Georgia" w:hAnsi="Georgia" w:cs="Georgia"/>
          <w:sz w:val="19"/>
          <w:szCs w:val="19"/>
        </w:rPr>
        <w:t>Klein,</w:t>
      </w:r>
      <w:r>
        <w:rPr>
          <w:rFonts w:ascii="Georgia" w:eastAsia="Georgia" w:hAnsi="Georgia" w:cs="Georgia"/>
          <w:spacing w:val="11"/>
          <w:sz w:val="19"/>
          <w:szCs w:val="19"/>
        </w:rPr>
        <w:t xml:space="preserve"> </w:t>
      </w:r>
      <w:r>
        <w:rPr>
          <w:rFonts w:ascii="Georgia" w:eastAsia="Georgia" w:hAnsi="Georgia" w:cs="Georgia"/>
          <w:sz w:val="19"/>
          <w:szCs w:val="19"/>
        </w:rPr>
        <w:t>A.,</w:t>
      </w:r>
      <w:r>
        <w:rPr>
          <w:rFonts w:ascii="Georgia" w:eastAsia="Georgia" w:hAnsi="Georgia" w:cs="Georgia"/>
          <w:spacing w:val="8"/>
          <w:sz w:val="19"/>
          <w:szCs w:val="19"/>
        </w:rPr>
        <w:t xml:space="preserve"> </w:t>
      </w:r>
      <w:r>
        <w:rPr>
          <w:rFonts w:ascii="Georgia" w:eastAsia="Georgia" w:hAnsi="Georgia" w:cs="Georgia"/>
          <w:sz w:val="19"/>
          <w:szCs w:val="19"/>
        </w:rPr>
        <w:t>Song,</w:t>
      </w:r>
      <w:r>
        <w:rPr>
          <w:rFonts w:ascii="Georgia" w:eastAsia="Georgia" w:hAnsi="Georgia" w:cs="Georgia"/>
          <w:spacing w:val="10"/>
          <w:sz w:val="19"/>
          <w:szCs w:val="19"/>
        </w:rPr>
        <w:t xml:space="preserve"> </w:t>
      </w:r>
      <w:r>
        <w:rPr>
          <w:rFonts w:ascii="Georgia" w:eastAsia="Georgia" w:hAnsi="Georgia" w:cs="Georgia"/>
          <w:sz w:val="19"/>
          <w:szCs w:val="19"/>
        </w:rPr>
        <w:t>G.,</w:t>
      </w:r>
      <w:r>
        <w:rPr>
          <w:rFonts w:ascii="Georgia" w:eastAsia="Georgia" w:hAnsi="Georgia" w:cs="Georgia"/>
          <w:spacing w:val="6"/>
          <w:sz w:val="19"/>
          <w:szCs w:val="19"/>
        </w:rPr>
        <w:t xml:space="preserve"> </w:t>
      </w:r>
      <w:r>
        <w:rPr>
          <w:rFonts w:ascii="Georgia" w:eastAsia="Georgia" w:hAnsi="Georgia" w:cs="Georgia"/>
          <w:sz w:val="19"/>
          <w:szCs w:val="19"/>
        </w:rPr>
        <w:t>Das,</w:t>
      </w:r>
      <w:r>
        <w:rPr>
          <w:rFonts w:ascii="Georgia" w:eastAsia="Georgia" w:hAnsi="Georgia" w:cs="Georgia"/>
          <w:spacing w:val="8"/>
          <w:sz w:val="19"/>
          <w:szCs w:val="19"/>
        </w:rPr>
        <w:t xml:space="preserve"> </w:t>
      </w:r>
      <w:r>
        <w:rPr>
          <w:rFonts w:ascii="Georgia" w:eastAsia="Georgia" w:hAnsi="Georgia" w:cs="Georgia"/>
          <w:sz w:val="19"/>
          <w:szCs w:val="19"/>
        </w:rPr>
        <w:t>S.</w:t>
      </w:r>
      <w:r>
        <w:rPr>
          <w:rFonts w:ascii="Georgia" w:eastAsia="Georgia" w:hAnsi="Georgia" w:cs="Georgia"/>
          <w:spacing w:val="4"/>
          <w:sz w:val="19"/>
          <w:szCs w:val="19"/>
        </w:rPr>
        <w:t xml:space="preserve"> </w:t>
      </w:r>
      <w:r>
        <w:rPr>
          <w:rFonts w:ascii="Georgia" w:eastAsia="Georgia" w:hAnsi="Georgia" w:cs="Georgia"/>
          <w:sz w:val="19"/>
          <w:szCs w:val="19"/>
        </w:rPr>
        <w:t>R.,</w:t>
      </w:r>
      <w:r>
        <w:rPr>
          <w:rFonts w:ascii="Georgia" w:eastAsia="Georgia" w:hAnsi="Georgia" w:cs="Georgia"/>
          <w:spacing w:val="8"/>
          <w:sz w:val="19"/>
          <w:szCs w:val="19"/>
        </w:rPr>
        <w:t xml:space="preserve"> </w:t>
      </w:r>
      <w:proofErr w:type="spellStart"/>
      <w:r>
        <w:rPr>
          <w:rFonts w:ascii="Georgia" w:eastAsia="Georgia" w:hAnsi="Georgia" w:cs="Georgia"/>
          <w:sz w:val="19"/>
          <w:szCs w:val="19"/>
        </w:rPr>
        <w:t>Duda</w:t>
      </w:r>
      <w:proofErr w:type="spellEnd"/>
      <w:r>
        <w:rPr>
          <w:rFonts w:ascii="Georgia" w:eastAsia="Georgia" w:hAnsi="Georgia" w:cs="Georgia"/>
          <w:sz w:val="19"/>
          <w:szCs w:val="19"/>
        </w:rPr>
        <w:t>,</w:t>
      </w:r>
      <w:r>
        <w:rPr>
          <w:rFonts w:ascii="Georgia" w:eastAsia="Georgia" w:hAnsi="Georgia" w:cs="Georgia"/>
          <w:spacing w:val="11"/>
          <w:sz w:val="19"/>
          <w:szCs w:val="19"/>
        </w:rPr>
        <w:t xml:space="preserve"> </w:t>
      </w:r>
      <w:r>
        <w:rPr>
          <w:rFonts w:ascii="Georgia" w:eastAsia="Georgia" w:hAnsi="Georgia" w:cs="Georgia"/>
          <w:sz w:val="19"/>
          <w:szCs w:val="19"/>
        </w:rPr>
        <w:t>J.</w:t>
      </w:r>
      <w:r>
        <w:rPr>
          <w:rFonts w:ascii="Georgia" w:eastAsia="Georgia" w:hAnsi="Georgia" w:cs="Georgia"/>
          <w:spacing w:val="5"/>
          <w:sz w:val="19"/>
          <w:szCs w:val="19"/>
        </w:rPr>
        <w:t xml:space="preserve"> </w:t>
      </w:r>
      <w:r>
        <w:rPr>
          <w:rFonts w:ascii="Georgia" w:eastAsia="Georgia" w:hAnsi="Georgia" w:cs="Georgia"/>
          <w:sz w:val="19"/>
          <w:szCs w:val="19"/>
        </w:rPr>
        <w:t>T.,</w:t>
      </w:r>
      <w:r>
        <w:rPr>
          <w:rFonts w:ascii="Georgia" w:eastAsia="Georgia" w:hAnsi="Georgia" w:cs="Georgia"/>
          <w:spacing w:val="8"/>
          <w:sz w:val="19"/>
          <w:szCs w:val="19"/>
        </w:rPr>
        <w:t xml:space="preserve"> </w:t>
      </w:r>
      <w:proofErr w:type="spellStart"/>
      <w:r>
        <w:rPr>
          <w:rFonts w:ascii="Georgia" w:eastAsia="Georgia" w:hAnsi="Georgia" w:cs="Georgia"/>
          <w:sz w:val="19"/>
          <w:szCs w:val="19"/>
        </w:rPr>
        <w:t>Kandel</w:t>
      </w:r>
      <w:proofErr w:type="spellEnd"/>
      <w:r>
        <w:rPr>
          <w:rFonts w:ascii="Georgia" w:eastAsia="Georgia" w:hAnsi="Georgia" w:cs="Georgia"/>
          <w:sz w:val="19"/>
          <w:szCs w:val="19"/>
        </w:rPr>
        <w:t>,</w:t>
      </w:r>
      <w:r>
        <w:rPr>
          <w:rFonts w:ascii="Georgia" w:eastAsia="Georgia" w:hAnsi="Georgia" w:cs="Georgia"/>
          <w:spacing w:val="14"/>
          <w:sz w:val="19"/>
          <w:szCs w:val="19"/>
        </w:rPr>
        <w:t xml:space="preserve"> </w:t>
      </w:r>
      <w:r>
        <w:rPr>
          <w:rFonts w:ascii="Georgia" w:eastAsia="Georgia" w:hAnsi="Georgia" w:cs="Georgia"/>
          <w:sz w:val="19"/>
          <w:szCs w:val="19"/>
        </w:rPr>
        <w:t>B.</w:t>
      </w:r>
      <w:r>
        <w:rPr>
          <w:rFonts w:ascii="Georgia" w:eastAsia="Georgia" w:hAnsi="Georgia" w:cs="Georgia"/>
          <w:spacing w:val="6"/>
          <w:sz w:val="19"/>
          <w:szCs w:val="19"/>
        </w:rPr>
        <w:t xml:space="preserve"> </w:t>
      </w:r>
      <w:r>
        <w:rPr>
          <w:rFonts w:ascii="Georgia" w:eastAsia="Georgia" w:hAnsi="Georgia" w:cs="Georgia"/>
          <w:sz w:val="19"/>
          <w:szCs w:val="19"/>
        </w:rPr>
        <w:t>M.,</w:t>
      </w:r>
      <w:r>
        <w:rPr>
          <w:rFonts w:ascii="Georgia" w:eastAsia="Georgia" w:hAnsi="Georgia" w:cs="Georgia"/>
          <w:spacing w:val="7"/>
          <w:sz w:val="19"/>
          <w:szCs w:val="19"/>
        </w:rPr>
        <w:t xml:space="preserve"> </w:t>
      </w:r>
      <w:proofErr w:type="spellStart"/>
      <w:r>
        <w:rPr>
          <w:rFonts w:ascii="Georgia" w:eastAsia="Georgia" w:hAnsi="Georgia" w:cs="Georgia"/>
          <w:sz w:val="19"/>
          <w:szCs w:val="19"/>
        </w:rPr>
        <w:t>Strien</w:t>
      </w:r>
      <w:proofErr w:type="spellEnd"/>
      <w:r>
        <w:rPr>
          <w:rFonts w:ascii="Georgia" w:eastAsia="Georgia" w:hAnsi="Georgia" w:cs="Georgia"/>
          <w:sz w:val="19"/>
          <w:szCs w:val="19"/>
        </w:rPr>
        <w:t>,</w:t>
      </w:r>
      <w:r>
        <w:rPr>
          <w:rFonts w:ascii="Georgia" w:eastAsia="Georgia" w:hAnsi="Georgia" w:cs="Georgia"/>
          <w:spacing w:val="12"/>
          <w:sz w:val="19"/>
          <w:szCs w:val="19"/>
        </w:rPr>
        <w:t xml:space="preserve"> </w:t>
      </w:r>
      <w:r>
        <w:rPr>
          <w:rFonts w:ascii="Georgia" w:eastAsia="Georgia" w:hAnsi="Georgia" w:cs="Georgia"/>
          <w:sz w:val="19"/>
          <w:szCs w:val="19"/>
        </w:rPr>
        <w:t>N.</w:t>
      </w:r>
      <w:r>
        <w:rPr>
          <w:rFonts w:ascii="Georgia" w:eastAsia="Georgia" w:hAnsi="Georgia" w:cs="Georgia"/>
          <w:spacing w:val="5"/>
          <w:sz w:val="19"/>
          <w:szCs w:val="19"/>
        </w:rPr>
        <w:t xml:space="preserve"> </w:t>
      </w:r>
      <w:r>
        <w:rPr>
          <w:rFonts w:ascii="Georgia" w:eastAsia="Georgia" w:hAnsi="Georgia" w:cs="Georgia"/>
          <w:sz w:val="19"/>
          <w:szCs w:val="19"/>
        </w:rPr>
        <w:t>van,</w:t>
      </w:r>
      <w:r>
        <w:rPr>
          <w:rFonts w:ascii="Georgia" w:eastAsia="Georgia" w:hAnsi="Georgia" w:cs="Georgia"/>
          <w:spacing w:val="12"/>
          <w:sz w:val="19"/>
          <w:szCs w:val="19"/>
        </w:rPr>
        <w:t xml:space="preserve"> </w:t>
      </w:r>
      <w:r>
        <w:rPr>
          <w:rFonts w:ascii="Georgia" w:eastAsia="Georgia" w:hAnsi="Georgia" w:cs="Georgia"/>
          <w:sz w:val="19"/>
          <w:szCs w:val="19"/>
        </w:rPr>
        <w:t>Stone,</w:t>
      </w:r>
      <w:r>
        <w:rPr>
          <w:rFonts w:ascii="Georgia" w:eastAsia="Georgia" w:hAnsi="Georgia" w:cs="Georgia"/>
          <w:spacing w:val="12"/>
          <w:sz w:val="19"/>
          <w:szCs w:val="19"/>
        </w:rPr>
        <w:t xml:space="preserve"> </w:t>
      </w:r>
      <w:r>
        <w:rPr>
          <w:rFonts w:ascii="Georgia" w:eastAsia="Georgia" w:hAnsi="Georgia" w:cs="Georgia"/>
          <w:sz w:val="19"/>
          <w:szCs w:val="19"/>
        </w:rPr>
        <w:t>J.</w:t>
      </w:r>
      <w:r>
        <w:rPr>
          <w:rFonts w:ascii="Georgia" w:eastAsia="Georgia" w:hAnsi="Georgia" w:cs="Georgia"/>
          <w:spacing w:val="5"/>
          <w:sz w:val="19"/>
          <w:szCs w:val="19"/>
        </w:rPr>
        <w:t xml:space="preserve"> </w:t>
      </w:r>
      <w:r>
        <w:rPr>
          <w:rFonts w:ascii="Georgia" w:eastAsia="Georgia" w:hAnsi="Georgia" w:cs="Georgia"/>
          <w:sz w:val="19"/>
          <w:szCs w:val="19"/>
        </w:rPr>
        <w:t>R.,</w:t>
      </w:r>
      <w:r>
        <w:rPr>
          <w:rFonts w:ascii="Georgia" w:eastAsia="Georgia" w:hAnsi="Georgia" w:cs="Georgia"/>
          <w:spacing w:val="8"/>
          <w:sz w:val="19"/>
          <w:szCs w:val="19"/>
        </w:rPr>
        <w:t xml:space="preserve"> </w:t>
      </w:r>
      <w:r>
        <w:rPr>
          <w:rFonts w:ascii="Georgia" w:eastAsia="Georgia" w:hAnsi="Georgia" w:cs="Georgia"/>
          <w:sz w:val="19"/>
          <w:szCs w:val="19"/>
        </w:rPr>
        <w:t>Gee,</w:t>
      </w:r>
      <w:r>
        <w:rPr>
          <w:rFonts w:ascii="Georgia" w:eastAsia="Georgia" w:hAnsi="Georgia" w:cs="Georgia"/>
          <w:spacing w:val="8"/>
          <w:sz w:val="19"/>
          <w:szCs w:val="19"/>
        </w:rPr>
        <w:t xml:space="preserve"> </w:t>
      </w:r>
      <w:r>
        <w:rPr>
          <w:rFonts w:ascii="Georgia" w:eastAsia="Georgia" w:hAnsi="Georgia" w:cs="Georgia"/>
          <w:sz w:val="19"/>
          <w:szCs w:val="19"/>
        </w:rPr>
        <w:t>J.</w:t>
      </w:r>
      <w:r>
        <w:rPr>
          <w:rFonts w:ascii="Georgia" w:eastAsia="Georgia" w:hAnsi="Georgia" w:cs="Georgia"/>
          <w:spacing w:val="5"/>
          <w:sz w:val="19"/>
          <w:szCs w:val="19"/>
        </w:rPr>
        <w:t xml:space="preserve"> </w:t>
      </w:r>
      <w:r>
        <w:rPr>
          <w:rFonts w:ascii="Georgia" w:eastAsia="Georgia" w:hAnsi="Georgia" w:cs="Georgia"/>
          <w:w w:val="102"/>
          <w:sz w:val="19"/>
          <w:szCs w:val="19"/>
        </w:rPr>
        <w:t xml:space="preserve">C., </w:t>
      </w:r>
      <w:r>
        <w:rPr>
          <w:rFonts w:ascii="Georgia" w:eastAsia="Georgia" w:hAnsi="Georgia" w:cs="Georgia"/>
          <w:sz w:val="19"/>
          <w:szCs w:val="19"/>
        </w:rPr>
        <w:t>and</w:t>
      </w:r>
      <w:r>
        <w:rPr>
          <w:rFonts w:ascii="Georgia" w:eastAsia="Georgia" w:hAnsi="Georgia" w:cs="Georgia"/>
          <w:spacing w:val="-4"/>
          <w:sz w:val="19"/>
          <w:szCs w:val="19"/>
        </w:rPr>
        <w:t xml:space="preserve"> </w:t>
      </w:r>
      <w:proofErr w:type="spellStart"/>
      <w:r>
        <w:rPr>
          <w:rFonts w:ascii="Georgia" w:eastAsia="Georgia" w:hAnsi="Georgia" w:cs="Georgia"/>
          <w:sz w:val="19"/>
          <w:szCs w:val="19"/>
        </w:rPr>
        <w:t>Avants</w:t>
      </w:r>
      <w:proofErr w:type="spellEnd"/>
      <w:r>
        <w:rPr>
          <w:rFonts w:ascii="Georgia" w:eastAsia="Georgia" w:hAnsi="Georgia" w:cs="Georgia"/>
          <w:sz w:val="19"/>
          <w:szCs w:val="19"/>
        </w:rPr>
        <w:t>,</w:t>
      </w:r>
      <w:r>
        <w:rPr>
          <w:rFonts w:ascii="Georgia" w:eastAsia="Georgia" w:hAnsi="Georgia" w:cs="Georgia"/>
          <w:spacing w:val="5"/>
          <w:sz w:val="19"/>
          <w:szCs w:val="19"/>
        </w:rPr>
        <w:t xml:space="preserve"> </w:t>
      </w:r>
      <w:r>
        <w:rPr>
          <w:rFonts w:ascii="Georgia" w:eastAsia="Georgia" w:hAnsi="Georgia" w:cs="Georgia"/>
          <w:sz w:val="19"/>
          <w:szCs w:val="19"/>
        </w:rPr>
        <w:t>B.</w:t>
      </w:r>
      <w:r>
        <w:rPr>
          <w:rFonts w:ascii="Georgia" w:eastAsia="Georgia" w:hAnsi="Georgia" w:cs="Georgia"/>
          <w:spacing w:val="-5"/>
          <w:sz w:val="19"/>
          <w:szCs w:val="19"/>
        </w:rPr>
        <w:t xml:space="preserve"> </w:t>
      </w:r>
      <w:r>
        <w:rPr>
          <w:rFonts w:ascii="Georgia" w:eastAsia="Georgia" w:hAnsi="Georgia" w:cs="Georgia"/>
          <w:sz w:val="19"/>
          <w:szCs w:val="19"/>
        </w:rPr>
        <w:t>B.</w:t>
      </w:r>
      <w:r>
        <w:rPr>
          <w:rFonts w:ascii="Georgia" w:eastAsia="Georgia" w:hAnsi="Georgia" w:cs="Georgia"/>
          <w:spacing w:val="-5"/>
          <w:sz w:val="19"/>
          <w:szCs w:val="19"/>
        </w:rPr>
        <w:t xml:space="preserve"> </w:t>
      </w:r>
      <w:r>
        <w:rPr>
          <w:rFonts w:ascii="Georgia" w:eastAsia="Georgia" w:hAnsi="Georgia" w:cs="Georgia"/>
          <w:sz w:val="19"/>
          <w:szCs w:val="19"/>
        </w:rPr>
        <w:t>“</w:t>
      </w:r>
      <w:r>
        <w:rPr>
          <w:rFonts w:ascii="Georgia" w:eastAsia="Georgia" w:hAnsi="Georgia" w:cs="Georgia"/>
          <w:b/>
          <w:bCs/>
          <w:sz w:val="19"/>
          <w:szCs w:val="19"/>
        </w:rPr>
        <w:t>Large-Scale</w:t>
      </w:r>
      <w:r>
        <w:rPr>
          <w:rFonts w:ascii="Georgia" w:eastAsia="Georgia" w:hAnsi="Georgia" w:cs="Georgia"/>
          <w:b/>
          <w:bCs/>
          <w:spacing w:val="13"/>
          <w:sz w:val="19"/>
          <w:szCs w:val="19"/>
        </w:rPr>
        <w:t xml:space="preserve"> </w:t>
      </w:r>
      <w:r>
        <w:rPr>
          <w:rFonts w:ascii="Georgia" w:eastAsia="Georgia" w:hAnsi="Georgia" w:cs="Georgia"/>
          <w:b/>
          <w:bCs/>
          <w:sz w:val="19"/>
          <w:szCs w:val="19"/>
        </w:rPr>
        <w:t>Evaluation</w:t>
      </w:r>
      <w:r>
        <w:rPr>
          <w:rFonts w:ascii="Georgia" w:eastAsia="Georgia" w:hAnsi="Georgia" w:cs="Georgia"/>
          <w:b/>
          <w:bCs/>
          <w:spacing w:val="10"/>
          <w:sz w:val="19"/>
          <w:szCs w:val="19"/>
        </w:rPr>
        <w:t xml:space="preserve"> </w:t>
      </w:r>
      <w:r>
        <w:rPr>
          <w:rFonts w:ascii="Georgia" w:eastAsia="Georgia" w:hAnsi="Georgia" w:cs="Georgia"/>
          <w:b/>
          <w:bCs/>
          <w:sz w:val="19"/>
          <w:szCs w:val="19"/>
        </w:rPr>
        <w:t>of</w:t>
      </w:r>
      <w:r>
        <w:rPr>
          <w:rFonts w:ascii="Georgia" w:eastAsia="Georgia" w:hAnsi="Georgia" w:cs="Georgia"/>
          <w:b/>
          <w:bCs/>
          <w:spacing w:val="-7"/>
          <w:sz w:val="19"/>
          <w:szCs w:val="19"/>
        </w:rPr>
        <w:t xml:space="preserve"> </w:t>
      </w:r>
      <w:r>
        <w:rPr>
          <w:rFonts w:ascii="Georgia" w:eastAsia="Georgia" w:hAnsi="Georgia" w:cs="Georgia"/>
          <w:b/>
          <w:bCs/>
          <w:sz w:val="19"/>
          <w:szCs w:val="19"/>
        </w:rPr>
        <w:t>ANTs and</w:t>
      </w:r>
      <w:r>
        <w:rPr>
          <w:rFonts w:ascii="Georgia" w:eastAsia="Georgia" w:hAnsi="Georgia" w:cs="Georgia"/>
          <w:b/>
          <w:bCs/>
          <w:spacing w:val="-4"/>
          <w:sz w:val="19"/>
          <w:szCs w:val="19"/>
        </w:rPr>
        <w:t xml:space="preserve"> </w:t>
      </w:r>
      <w:proofErr w:type="spellStart"/>
      <w:r>
        <w:rPr>
          <w:rFonts w:ascii="Georgia" w:eastAsia="Georgia" w:hAnsi="Georgia" w:cs="Georgia"/>
          <w:b/>
          <w:bCs/>
          <w:sz w:val="19"/>
          <w:szCs w:val="19"/>
        </w:rPr>
        <w:t>FreeSurfer</w:t>
      </w:r>
      <w:proofErr w:type="spellEnd"/>
      <w:r>
        <w:rPr>
          <w:rFonts w:ascii="Georgia" w:eastAsia="Georgia" w:hAnsi="Georgia" w:cs="Georgia"/>
          <w:b/>
          <w:bCs/>
          <w:spacing w:val="11"/>
          <w:sz w:val="19"/>
          <w:szCs w:val="19"/>
        </w:rPr>
        <w:t xml:space="preserve"> </w:t>
      </w:r>
      <w:r>
        <w:rPr>
          <w:rFonts w:ascii="Georgia" w:eastAsia="Georgia" w:hAnsi="Georgia" w:cs="Georgia"/>
          <w:b/>
          <w:bCs/>
          <w:sz w:val="19"/>
          <w:szCs w:val="19"/>
        </w:rPr>
        <w:t>Cortical</w:t>
      </w:r>
      <w:r>
        <w:rPr>
          <w:rFonts w:ascii="Georgia" w:eastAsia="Georgia" w:hAnsi="Georgia" w:cs="Georgia"/>
          <w:b/>
          <w:bCs/>
          <w:spacing w:val="5"/>
          <w:sz w:val="19"/>
          <w:szCs w:val="19"/>
        </w:rPr>
        <w:t xml:space="preserve"> </w:t>
      </w:r>
      <w:r>
        <w:rPr>
          <w:rFonts w:ascii="Georgia" w:eastAsia="Georgia" w:hAnsi="Georgia" w:cs="Georgia"/>
          <w:b/>
          <w:bCs/>
          <w:sz w:val="19"/>
          <w:szCs w:val="19"/>
        </w:rPr>
        <w:t>Thickness</w:t>
      </w:r>
      <w:r>
        <w:rPr>
          <w:rFonts w:ascii="Georgia" w:eastAsia="Georgia" w:hAnsi="Georgia" w:cs="Georgia"/>
          <w:b/>
          <w:bCs/>
          <w:spacing w:val="9"/>
          <w:sz w:val="19"/>
          <w:szCs w:val="19"/>
        </w:rPr>
        <w:t xml:space="preserve"> </w:t>
      </w:r>
      <w:r>
        <w:rPr>
          <w:rFonts w:ascii="Georgia" w:eastAsia="Georgia" w:hAnsi="Georgia" w:cs="Georgia"/>
          <w:b/>
          <w:bCs/>
          <w:sz w:val="19"/>
          <w:szCs w:val="19"/>
        </w:rPr>
        <w:t>Measurement</w:t>
      </w:r>
      <w:r>
        <w:rPr>
          <w:rFonts w:ascii="Georgia" w:eastAsia="Georgia" w:hAnsi="Georgia" w:cs="Georgia"/>
          <w:b/>
          <w:bCs/>
          <w:spacing w:val="-1"/>
          <w:sz w:val="19"/>
          <w:szCs w:val="19"/>
        </w:rPr>
        <w:t>s</w:t>
      </w:r>
      <w:r>
        <w:rPr>
          <w:rFonts w:ascii="Georgia" w:eastAsia="Georgia" w:hAnsi="Georgia" w:cs="Georgia"/>
          <w:sz w:val="19"/>
          <w:szCs w:val="19"/>
        </w:rPr>
        <w:t>”</w:t>
      </w:r>
      <w:r>
        <w:rPr>
          <w:rFonts w:ascii="Georgia" w:eastAsia="Georgia" w:hAnsi="Georgia" w:cs="Georgia"/>
          <w:spacing w:val="21"/>
          <w:sz w:val="19"/>
          <w:szCs w:val="19"/>
        </w:rPr>
        <w:t xml:space="preserve"> </w:t>
      </w:r>
      <w:proofErr w:type="spellStart"/>
      <w:r>
        <w:rPr>
          <w:rFonts w:ascii="Georgia" w:eastAsia="Georgia" w:hAnsi="Georgia" w:cs="Georgia"/>
          <w:i/>
          <w:sz w:val="19"/>
          <w:szCs w:val="19"/>
        </w:rPr>
        <w:t>Neuroimage</w:t>
      </w:r>
      <w:proofErr w:type="spellEnd"/>
    </w:p>
    <w:p w14:paraId="66F8157C" w14:textId="77777777" w:rsidR="00E61F9D" w:rsidRDefault="005C64D6">
      <w:pPr>
        <w:spacing w:after="0" w:line="240" w:lineRule="auto"/>
        <w:ind w:left="140" w:right="6335"/>
        <w:jc w:val="both"/>
        <w:rPr>
          <w:rFonts w:ascii="Georgia" w:eastAsia="Georgia" w:hAnsi="Georgia" w:cs="Georgia"/>
          <w:sz w:val="19"/>
          <w:szCs w:val="19"/>
        </w:rPr>
      </w:pPr>
      <w:proofErr w:type="gramStart"/>
      <w:r>
        <w:rPr>
          <w:rFonts w:ascii="Georgia" w:eastAsia="Georgia" w:hAnsi="Georgia" w:cs="Georgia"/>
          <w:sz w:val="19"/>
          <w:szCs w:val="19"/>
        </w:rPr>
        <w:t>99,</w:t>
      </w:r>
      <w:r>
        <w:rPr>
          <w:rFonts w:ascii="Georgia" w:eastAsia="Georgia" w:hAnsi="Georgia" w:cs="Georgia"/>
          <w:spacing w:val="9"/>
          <w:sz w:val="19"/>
          <w:szCs w:val="19"/>
        </w:rPr>
        <w:t xml:space="preserve"> </w:t>
      </w:r>
      <w:r>
        <w:rPr>
          <w:rFonts w:ascii="Georgia" w:eastAsia="Georgia" w:hAnsi="Georgia" w:cs="Georgia"/>
          <w:sz w:val="19"/>
          <w:szCs w:val="19"/>
        </w:rPr>
        <w:t>(2014):</w:t>
      </w:r>
      <w:r>
        <w:rPr>
          <w:rFonts w:ascii="Georgia" w:eastAsia="Georgia" w:hAnsi="Georgia" w:cs="Georgia"/>
          <w:spacing w:val="29"/>
          <w:sz w:val="19"/>
          <w:szCs w:val="19"/>
        </w:rPr>
        <w:t xml:space="preserve"> </w:t>
      </w:r>
      <w:r>
        <w:rPr>
          <w:rFonts w:ascii="Georgia" w:eastAsia="Georgia" w:hAnsi="Georgia" w:cs="Georgia"/>
          <w:sz w:val="19"/>
          <w:szCs w:val="19"/>
        </w:rPr>
        <w:t>166–79.</w:t>
      </w:r>
      <w:proofErr w:type="gramEnd"/>
      <w:r>
        <w:rPr>
          <w:rFonts w:ascii="Georgia" w:eastAsia="Georgia" w:hAnsi="Georgia" w:cs="Georgia"/>
          <w:spacing w:val="30"/>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spacing w:val="-1"/>
          <w:w w:val="102"/>
          <w:sz w:val="19"/>
          <w:szCs w:val="19"/>
        </w:rPr>
        <w:t>:</w:t>
      </w:r>
      <w:hyperlink r:id="rId26">
        <w:r>
          <w:rPr>
            <w:rFonts w:ascii="Georgia" w:eastAsia="Georgia" w:hAnsi="Georgia" w:cs="Georgia"/>
            <w:color w:val="0000FF"/>
            <w:w w:val="102"/>
            <w:sz w:val="19"/>
            <w:szCs w:val="19"/>
          </w:rPr>
          <w:t>10.1016/j.neuroimage.2014.05.044</w:t>
        </w:r>
      </w:hyperlink>
    </w:p>
    <w:p w14:paraId="565D2C82" w14:textId="77777777" w:rsidR="00E61F9D" w:rsidRDefault="005C64D6">
      <w:pPr>
        <w:spacing w:before="93" w:after="0" w:line="240" w:lineRule="auto"/>
        <w:ind w:left="136" w:right="653"/>
        <w:jc w:val="both"/>
        <w:rPr>
          <w:rFonts w:ascii="Georgia" w:eastAsia="Georgia" w:hAnsi="Georgia" w:cs="Georgia"/>
          <w:sz w:val="19"/>
          <w:szCs w:val="19"/>
        </w:rPr>
      </w:pPr>
      <w:r>
        <w:rPr>
          <w:rFonts w:ascii="Georgia" w:eastAsia="Georgia" w:hAnsi="Georgia" w:cs="Georgia"/>
          <w:sz w:val="19"/>
          <w:szCs w:val="19"/>
        </w:rPr>
        <w:t>14.</w:t>
      </w:r>
      <w:r>
        <w:rPr>
          <w:rFonts w:ascii="Georgia" w:eastAsia="Georgia" w:hAnsi="Georgia" w:cs="Georgia"/>
          <w:spacing w:val="21"/>
          <w:sz w:val="19"/>
          <w:szCs w:val="19"/>
        </w:rPr>
        <w:t xml:space="preserve"> </w:t>
      </w:r>
      <w:proofErr w:type="spellStart"/>
      <w:r>
        <w:rPr>
          <w:rFonts w:ascii="Georgia" w:eastAsia="Georgia" w:hAnsi="Georgia" w:cs="Georgia"/>
          <w:sz w:val="19"/>
          <w:szCs w:val="19"/>
        </w:rPr>
        <w:t>Bajcsy</w:t>
      </w:r>
      <w:proofErr w:type="spellEnd"/>
      <w:r>
        <w:rPr>
          <w:rFonts w:ascii="Georgia" w:eastAsia="Georgia" w:hAnsi="Georgia" w:cs="Georgia"/>
          <w:sz w:val="19"/>
          <w:szCs w:val="19"/>
        </w:rPr>
        <w:t>,</w:t>
      </w:r>
      <w:r>
        <w:rPr>
          <w:rFonts w:ascii="Georgia" w:eastAsia="Georgia" w:hAnsi="Georgia" w:cs="Georgia"/>
          <w:spacing w:val="5"/>
          <w:sz w:val="19"/>
          <w:szCs w:val="19"/>
        </w:rPr>
        <w:t xml:space="preserve"> </w:t>
      </w:r>
      <w:r>
        <w:rPr>
          <w:rFonts w:ascii="Georgia" w:eastAsia="Georgia" w:hAnsi="Georgia" w:cs="Georgia"/>
          <w:sz w:val="19"/>
          <w:szCs w:val="19"/>
        </w:rPr>
        <w:t>R.</w:t>
      </w:r>
      <w:r>
        <w:rPr>
          <w:rFonts w:ascii="Georgia" w:eastAsia="Georgia" w:hAnsi="Georgia" w:cs="Georgia"/>
          <w:spacing w:val="-3"/>
          <w:sz w:val="19"/>
          <w:szCs w:val="19"/>
        </w:rPr>
        <w:t xml:space="preserve"> </w:t>
      </w:r>
      <w:r>
        <w:rPr>
          <w:rFonts w:ascii="Georgia" w:eastAsia="Georgia" w:hAnsi="Georgia" w:cs="Georgia"/>
          <w:sz w:val="19"/>
          <w:szCs w:val="19"/>
        </w:rPr>
        <w:t>and</w:t>
      </w:r>
      <w:r>
        <w:rPr>
          <w:rFonts w:ascii="Georgia" w:eastAsia="Georgia" w:hAnsi="Georgia" w:cs="Georgia"/>
          <w:spacing w:val="-3"/>
          <w:sz w:val="19"/>
          <w:szCs w:val="19"/>
        </w:rPr>
        <w:t xml:space="preserve"> </w:t>
      </w:r>
      <w:proofErr w:type="spellStart"/>
      <w:r>
        <w:rPr>
          <w:rFonts w:ascii="Georgia" w:eastAsia="Georgia" w:hAnsi="Georgia" w:cs="Georgia"/>
          <w:sz w:val="19"/>
          <w:szCs w:val="19"/>
        </w:rPr>
        <w:t>Broit</w:t>
      </w:r>
      <w:proofErr w:type="spellEnd"/>
      <w:r>
        <w:rPr>
          <w:rFonts w:ascii="Georgia" w:eastAsia="Georgia" w:hAnsi="Georgia" w:cs="Georgia"/>
          <w:sz w:val="19"/>
          <w:szCs w:val="19"/>
        </w:rPr>
        <w:t>,</w:t>
      </w:r>
      <w:r>
        <w:rPr>
          <w:rFonts w:ascii="Georgia" w:eastAsia="Georgia" w:hAnsi="Georgia" w:cs="Georgia"/>
          <w:spacing w:val="3"/>
          <w:sz w:val="19"/>
          <w:szCs w:val="19"/>
        </w:rPr>
        <w:t xml:space="preserve"> </w:t>
      </w:r>
      <w:r>
        <w:rPr>
          <w:rFonts w:ascii="Georgia" w:eastAsia="Georgia" w:hAnsi="Georgia" w:cs="Georgia"/>
          <w:sz w:val="19"/>
          <w:szCs w:val="19"/>
        </w:rPr>
        <w:t>C.</w:t>
      </w:r>
      <w:r>
        <w:rPr>
          <w:rFonts w:ascii="Georgia" w:eastAsia="Georgia" w:hAnsi="Georgia" w:cs="Georgia"/>
          <w:spacing w:val="-5"/>
          <w:sz w:val="19"/>
          <w:szCs w:val="19"/>
        </w:rPr>
        <w:t xml:space="preserve"> </w:t>
      </w:r>
      <w:r>
        <w:rPr>
          <w:rFonts w:ascii="Georgia" w:eastAsia="Georgia" w:hAnsi="Georgia" w:cs="Georgia"/>
          <w:spacing w:val="-1"/>
          <w:sz w:val="19"/>
          <w:szCs w:val="19"/>
        </w:rPr>
        <w:t>“</w:t>
      </w:r>
      <w:r>
        <w:rPr>
          <w:rFonts w:ascii="Georgia" w:eastAsia="Georgia" w:hAnsi="Georgia" w:cs="Georgia"/>
          <w:b/>
          <w:bCs/>
          <w:sz w:val="19"/>
          <w:szCs w:val="19"/>
        </w:rPr>
        <w:t>Matching</w:t>
      </w:r>
      <w:r>
        <w:rPr>
          <w:rFonts w:ascii="Georgia" w:eastAsia="Georgia" w:hAnsi="Georgia" w:cs="Georgia"/>
          <w:b/>
          <w:bCs/>
          <w:spacing w:val="11"/>
          <w:sz w:val="19"/>
          <w:szCs w:val="19"/>
        </w:rPr>
        <w:t xml:space="preserve"> </w:t>
      </w:r>
      <w:r>
        <w:rPr>
          <w:rFonts w:ascii="Georgia" w:eastAsia="Georgia" w:hAnsi="Georgia" w:cs="Georgia"/>
          <w:b/>
          <w:bCs/>
          <w:sz w:val="19"/>
          <w:szCs w:val="19"/>
        </w:rPr>
        <w:t>of</w:t>
      </w:r>
      <w:r>
        <w:rPr>
          <w:rFonts w:ascii="Georgia" w:eastAsia="Georgia" w:hAnsi="Georgia" w:cs="Georgia"/>
          <w:b/>
          <w:bCs/>
          <w:spacing w:val="-5"/>
          <w:sz w:val="19"/>
          <w:szCs w:val="19"/>
        </w:rPr>
        <w:t xml:space="preserve"> </w:t>
      </w:r>
      <w:r>
        <w:rPr>
          <w:rFonts w:ascii="Georgia" w:eastAsia="Georgia" w:hAnsi="Georgia" w:cs="Georgia"/>
          <w:b/>
          <w:bCs/>
          <w:sz w:val="19"/>
          <w:szCs w:val="19"/>
        </w:rPr>
        <w:t>Deformed</w:t>
      </w:r>
      <w:r>
        <w:rPr>
          <w:rFonts w:ascii="Georgia" w:eastAsia="Georgia" w:hAnsi="Georgia" w:cs="Georgia"/>
          <w:b/>
          <w:bCs/>
          <w:spacing w:val="11"/>
          <w:sz w:val="19"/>
          <w:szCs w:val="19"/>
        </w:rPr>
        <w:t xml:space="preserve"> </w:t>
      </w:r>
      <w:r>
        <w:rPr>
          <w:rFonts w:ascii="Georgia" w:eastAsia="Georgia" w:hAnsi="Georgia" w:cs="Georgia"/>
          <w:b/>
          <w:bCs/>
          <w:sz w:val="19"/>
          <w:szCs w:val="19"/>
        </w:rPr>
        <w:t>Image</w:t>
      </w:r>
      <w:r>
        <w:rPr>
          <w:rFonts w:ascii="Georgia" w:eastAsia="Georgia" w:hAnsi="Georgia" w:cs="Georgia"/>
          <w:b/>
          <w:bCs/>
          <w:spacing w:val="-1"/>
          <w:sz w:val="19"/>
          <w:szCs w:val="19"/>
        </w:rPr>
        <w:t>s</w:t>
      </w:r>
      <w:r>
        <w:rPr>
          <w:rFonts w:ascii="Georgia" w:eastAsia="Georgia" w:hAnsi="Georgia" w:cs="Georgia"/>
          <w:sz w:val="19"/>
          <w:szCs w:val="19"/>
        </w:rPr>
        <w:t>”</w:t>
      </w:r>
      <w:r>
        <w:rPr>
          <w:rFonts w:ascii="Georgia" w:eastAsia="Georgia" w:hAnsi="Georgia" w:cs="Georgia"/>
          <w:spacing w:val="8"/>
          <w:sz w:val="19"/>
          <w:szCs w:val="19"/>
        </w:rPr>
        <w:t xml:space="preserve"> </w:t>
      </w:r>
      <w:r>
        <w:rPr>
          <w:rFonts w:ascii="Georgia" w:eastAsia="Georgia" w:hAnsi="Georgia" w:cs="Georgia"/>
          <w:i/>
          <w:sz w:val="19"/>
          <w:szCs w:val="19"/>
        </w:rPr>
        <w:t>Sixth</w:t>
      </w:r>
      <w:r>
        <w:rPr>
          <w:rFonts w:ascii="Georgia" w:eastAsia="Georgia" w:hAnsi="Georgia" w:cs="Georgia"/>
          <w:i/>
          <w:spacing w:val="-10"/>
          <w:sz w:val="19"/>
          <w:szCs w:val="19"/>
        </w:rPr>
        <w:t xml:space="preserve"> </w:t>
      </w:r>
      <w:r>
        <w:rPr>
          <w:rFonts w:ascii="Georgia" w:eastAsia="Georgia" w:hAnsi="Georgia" w:cs="Georgia"/>
          <w:i/>
          <w:sz w:val="19"/>
          <w:szCs w:val="19"/>
        </w:rPr>
        <w:t>international</w:t>
      </w:r>
      <w:r>
        <w:rPr>
          <w:rFonts w:ascii="Georgia" w:eastAsia="Georgia" w:hAnsi="Georgia" w:cs="Georgia"/>
          <w:i/>
          <w:spacing w:val="-10"/>
          <w:sz w:val="19"/>
          <w:szCs w:val="19"/>
        </w:rPr>
        <w:t xml:space="preserve"> </w:t>
      </w:r>
      <w:proofErr w:type="spellStart"/>
      <w:r>
        <w:rPr>
          <w:rFonts w:ascii="Georgia" w:eastAsia="Georgia" w:hAnsi="Georgia" w:cs="Georgia"/>
          <w:i/>
          <w:sz w:val="19"/>
          <w:szCs w:val="19"/>
        </w:rPr>
        <w:t>conferenceon</w:t>
      </w:r>
      <w:proofErr w:type="spellEnd"/>
      <w:r>
        <w:rPr>
          <w:rFonts w:ascii="Georgia" w:eastAsia="Georgia" w:hAnsi="Georgia" w:cs="Georgia"/>
          <w:i/>
          <w:spacing w:val="-9"/>
          <w:sz w:val="19"/>
          <w:szCs w:val="19"/>
        </w:rPr>
        <w:t xml:space="preserve"> </w:t>
      </w:r>
      <w:r>
        <w:rPr>
          <w:rFonts w:ascii="Georgia" w:eastAsia="Georgia" w:hAnsi="Georgia" w:cs="Georgia"/>
          <w:i/>
          <w:sz w:val="19"/>
          <w:szCs w:val="19"/>
        </w:rPr>
        <w:t>pattern</w:t>
      </w:r>
      <w:r>
        <w:rPr>
          <w:rFonts w:ascii="Georgia" w:eastAsia="Georgia" w:hAnsi="Georgia" w:cs="Georgia"/>
          <w:i/>
          <w:spacing w:val="-10"/>
          <w:sz w:val="19"/>
          <w:szCs w:val="19"/>
        </w:rPr>
        <w:t xml:space="preserve"> </w:t>
      </w:r>
      <w:r>
        <w:rPr>
          <w:rFonts w:ascii="Georgia" w:eastAsia="Georgia" w:hAnsi="Georgia" w:cs="Georgia"/>
          <w:i/>
          <w:sz w:val="19"/>
          <w:szCs w:val="19"/>
        </w:rPr>
        <w:t>recognition</w:t>
      </w:r>
      <w:r>
        <w:rPr>
          <w:rFonts w:ascii="Georgia" w:eastAsia="Georgia" w:hAnsi="Georgia" w:cs="Georgia"/>
          <w:i/>
          <w:spacing w:val="-10"/>
          <w:sz w:val="19"/>
          <w:szCs w:val="19"/>
        </w:rPr>
        <w:t xml:space="preserve"> </w:t>
      </w:r>
      <w:r>
        <w:rPr>
          <w:rFonts w:ascii="Georgia" w:eastAsia="Georgia" w:hAnsi="Georgia" w:cs="Georgia"/>
          <w:i/>
          <w:sz w:val="19"/>
          <w:szCs w:val="19"/>
        </w:rPr>
        <w:t>(iCPR’82)</w:t>
      </w:r>
    </w:p>
    <w:p w14:paraId="4F8157BC" w14:textId="77777777" w:rsidR="00E61F9D" w:rsidRDefault="005C64D6">
      <w:pPr>
        <w:spacing w:before="33" w:after="0" w:line="240" w:lineRule="auto"/>
        <w:ind w:left="133" w:right="9995"/>
        <w:jc w:val="both"/>
        <w:rPr>
          <w:rFonts w:ascii="Georgia" w:eastAsia="Georgia" w:hAnsi="Georgia" w:cs="Georgia"/>
          <w:sz w:val="19"/>
          <w:szCs w:val="19"/>
        </w:rPr>
      </w:pPr>
      <w:proofErr w:type="gramStart"/>
      <w:r>
        <w:rPr>
          <w:rFonts w:ascii="Georgia" w:eastAsia="Georgia" w:hAnsi="Georgia" w:cs="Georgia"/>
          <w:sz w:val="19"/>
          <w:szCs w:val="19"/>
        </w:rPr>
        <w:t>(1982):</w:t>
      </w:r>
      <w:r>
        <w:rPr>
          <w:rFonts w:ascii="Georgia" w:eastAsia="Georgia" w:hAnsi="Georgia" w:cs="Georgia"/>
          <w:spacing w:val="29"/>
          <w:sz w:val="19"/>
          <w:szCs w:val="19"/>
        </w:rPr>
        <w:t xml:space="preserve"> </w:t>
      </w:r>
      <w:r>
        <w:rPr>
          <w:rFonts w:ascii="Georgia" w:eastAsia="Georgia" w:hAnsi="Georgia" w:cs="Georgia"/>
          <w:w w:val="102"/>
          <w:sz w:val="19"/>
          <w:szCs w:val="19"/>
        </w:rPr>
        <w:t>351–353.</w:t>
      </w:r>
      <w:proofErr w:type="gramEnd"/>
    </w:p>
    <w:p w14:paraId="300F9F57" w14:textId="77777777" w:rsidR="00E61F9D" w:rsidRDefault="005C64D6">
      <w:pPr>
        <w:spacing w:before="93" w:after="0" w:line="277" w:lineRule="auto"/>
        <w:ind w:left="140" w:right="641" w:hanging="4"/>
        <w:jc w:val="both"/>
        <w:rPr>
          <w:rFonts w:ascii="Georgia" w:eastAsia="Georgia" w:hAnsi="Georgia" w:cs="Georgia"/>
          <w:sz w:val="19"/>
          <w:szCs w:val="19"/>
        </w:rPr>
      </w:pPr>
      <w:r>
        <w:rPr>
          <w:rFonts w:ascii="Georgia" w:eastAsia="Georgia" w:hAnsi="Georgia" w:cs="Georgia"/>
          <w:sz w:val="19"/>
          <w:szCs w:val="19"/>
        </w:rPr>
        <w:t xml:space="preserve">15. </w:t>
      </w:r>
      <w:r>
        <w:rPr>
          <w:rFonts w:ascii="Georgia" w:eastAsia="Georgia" w:hAnsi="Georgia" w:cs="Georgia"/>
          <w:spacing w:val="2"/>
          <w:sz w:val="19"/>
          <w:szCs w:val="19"/>
        </w:rPr>
        <w:t xml:space="preserve"> </w:t>
      </w:r>
      <w:proofErr w:type="spellStart"/>
      <w:r>
        <w:rPr>
          <w:rFonts w:ascii="Georgia" w:eastAsia="Georgia" w:hAnsi="Georgia" w:cs="Georgia"/>
          <w:sz w:val="19"/>
          <w:szCs w:val="19"/>
        </w:rPr>
        <w:t>Bajcsy</w:t>
      </w:r>
      <w:proofErr w:type="spellEnd"/>
      <w:r>
        <w:rPr>
          <w:rFonts w:ascii="Georgia" w:eastAsia="Georgia" w:hAnsi="Georgia" w:cs="Georgia"/>
          <w:sz w:val="19"/>
          <w:szCs w:val="19"/>
        </w:rPr>
        <w:t>,</w:t>
      </w:r>
      <w:r>
        <w:rPr>
          <w:rFonts w:ascii="Georgia" w:eastAsia="Georgia" w:hAnsi="Georgia" w:cs="Georgia"/>
          <w:spacing w:val="24"/>
          <w:sz w:val="19"/>
          <w:szCs w:val="19"/>
        </w:rPr>
        <w:t xml:space="preserve"> </w:t>
      </w:r>
      <w:r>
        <w:rPr>
          <w:rFonts w:ascii="Georgia" w:eastAsia="Georgia" w:hAnsi="Georgia" w:cs="Georgia"/>
          <w:sz w:val="19"/>
          <w:szCs w:val="19"/>
        </w:rPr>
        <w:t>R.</w:t>
      </w:r>
      <w:r>
        <w:rPr>
          <w:rFonts w:ascii="Georgia" w:eastAsia="Georgia" w:hAnsi="Georgia" w:cs="Georgia"/>
          <w:spacing w:val="16"/>
          <w:sz w:val="19"/>
          <w:szCs w:val="19"/>
        </w:rPr>
        <w:t xml:space="preserve"> </w:t>
      </w:r>
      <w:r>
        <w:rPr>
          <w:rFonts w:ascii="Georgia" w:eastAsia="Georgia" w:hAnsi="Georgia" w:cs="Georgia"/>
          <w:sz w:val="19"/>
          <w:szCs w:val="19"/>
        </w:rPr>
        <w:t>and</w:t>
      </w:r>
      <w:r>
        <w:rPr>
          <w:rFonts w:ascii="Georgia" w:eastAsia="Georgia" w:hAnsi="Georgia" w:cs="Georgia"/>
          <w:spacing w:val="16"/>
          <w:sz w:val="19"/>
          <w:szCs w:val="19"/>
        </w:rPr>
        <w:t xml:space="preserve"> </w:t>
      </w:r>
      <w:proofErr w:type="spellStart"/>
      <w:r>
        <w:rPr>
          <w:rFonts w:ascii="Georgia" w:eastAsia="Georgia" w:hAnsi="Georgia" w:cs="Georgia"/>
          <w:sz w:val="19"/>
          <w:szCs w:val="19"/>
        </w:rPr>
        <w:t>Kovacic</w:t>
      </w:r>
      <w:proofErr w:type="spellEnd"/>
      <w:r>
        <w:rPr>
          <w:rFonts w:ascii="Georgia" w:eastAsia="Georgia" w:hAnsi="Georgia" w:cs="Georgia"/>
          <w:sz w:val="19"/>
          <w:szCs w:val="19"/>
        </w:rPr>
        <w:t>,</w:t>
      </w:r>
      <w:r>
        <w:rPr>
          <w:rFonts w:ascii="Georgia" w:eastAsia="Georgia" w:hAnsi="Georgia" w:cs="Georgia"/>
          <w:spacing w:val="26"/>
          <w:sz w:val="19"/>
          <w:szCs w:val="19"/>
        </w:rPr>
        <w:t xml:space="preserve"> </w:t>
      </w:r>
      <w:r>
        <w:rPr>
          <w:rFonts w:ascii="Georgia" w:eastAsia="Georgia" w:hAnsi="Georgia" w:cs="Georgia"/>
          <w:sz w:val="19"/>
          <w:szCs w:val="19"/>
        </w:rPr>
        <w:t>S.</w:t>
      </w:r>
      <w:r>
        <w:rPr>
          <w:rFonts w:ascii="Georgia" w:eastAsia="Georgia" w:hAnsi="Georgia" w:cs="Georgia"/>
          <w:spacing w:val="13"/>
          <w:sz w:val="19"/>
          <w:szCs w:val="19"/>
        </w:rPr>
        <w:t xml:space="preserve"> </w:t>
      </w:r>
      <w:r>
        <w:rPr>
          <w:rFonts w:ascii="Georgia" w:eastAsia="Georgia" w:hAnsi="Georgia" w:cs="Georgia"/>
          <w:sz w:val="19"/>
          <w:szCs w:val="19"/>
        </w:rPr>
        <w:t>“</w:t>
      </w:r>
      <w:proofErr w:type="spellStart"/>
      <w:r>
        <w:rPr>
          <w:rFonts w:ascii="Georgia" w:eastAsia="Georgia" w:hAnsi="Georgia" w:cs="Georgia"/>
          <w:b/>
          <w:bCs/>
          <w:sz w:val="19"/>
          <w:szCs w:val="19"/>
        </w:rPr>
        <w:t>Multiresolution</w:t>
      </w:r>
      <w:proofErr w:type="spellEnd"/>
      <w:r>
        <w:rPr>
          <w:rFonts w:ascii="Georgia" w:eastAsia="Georgia" w:hAnsi="Georgia" w:cs="Georgia"/>
          <w:b/>
          <w:bCs/>
          <w:spacing w:val="42"/>
          <w:sz w:val="19"/>
          <w:szCs w:val="19"/>
        </w:rPr>
        <w:t xml:space="preserve"> </w:t>
      </w:r>
      <w:r>
        <w:rPr>
          <w:rFonts w:ascii="Georgia" w:eastAsia="Georgia" w:hAnsi="Georgia" w:cs="Georgia"/>
          <w:b/>
          <w:bCs/>
          <w:sz w:val="19"/>
          <w:szCs w:val="19"/>
        </w:rPr>
        <w:t>Elastic</w:t>
      </w:r>
      <w:r>
        <w:rPr>
          <w:rFonts w:ascii="Georgia" w:eastAsia="Georgia" w:hAnsi="Georgia" w:cs="Georgia"/>
          <w:b/>
          <w:bCs/>
          <w:spacing w:val="23"/>
          <w:sz w:val="19"/>
          <w:szCs w:val="19"/>
        </w:rPr>
        <w:t xml:space="preserve"> </w:t>
      </w:r>
      <w:r>
        <w:rPr>
          <w:rFonts w:ascii="Georgia" w:eastAsia="Georgia" w:hAnsi="Georgia" w:cs="Georgia"/>
          <w:b/>
          <w:bCs/>
          <w:sz w:val="19"/>
          <w:szCs w:val="19"/>
        </w:rPr>
        <w:t>Matching</w:t>
      </w:r>
      <w:r>
        <w:rPr>
          <w:rFonts w:ascii="Georgia" w:eastAsia="Georgia" w:hAnsi="Georgia" w:cs="Georgia"/>
          <w:sz w:val="19"/>
          <w:szCs w:val="19"/>
        </w:rPr>
        <w:t>”</w:t>
      </w:r>
      <w:r>
        <w:rPr>
          <w:rFonts w:ascii="Georgia" w:eastAsia="Georgia" w:hAnsi="Georgia" w:cs="Georgia"/>
          <w:spacing w:val="30"/>
          <w:sz w:val="19"/>
          <w:szCs w:val="19"/>
        </w:rPr>
        <w:t xml:space="preserve"> </w:t>
      </w:r>
      <w:r>
        <w:rPr>
          <w:rFonts w:ascii="Georgia" w:eastAsia="Georgia" w:hAnsi="Georgia" w:cs="Georgia"/>
          <w:i/>
          <w:sz w:val="19"/>
          <w:szCs w:val="19"/>
        </w:rPr>
        <w:t>Computer</w:t>
      </w:r>
      <w:r>
        <w:rPr>
          <w:rFonts w:ascii="Georgia" w:eastAsia="Georgia" w:hAnsi="Georgia" w:cs="Georgia"/>
          <w:i/>
          <w:spacing w:val="8"/>
          <w:sz w:val="19"/>
          <w:szCs w:val="19"/>
        </w:rPr>
        <w:t xml:space="preserve"> </w:t>
      </w:r>
      <w:r>
        <w:rPr>
          <w:rFonts w:ascii="Georgia" w:eastAsia="Georgia" w:hAnsi="Georgia" w:cs="Georgia"/>
          <w:i/>
          <w:sz w:val="19"/>
          <w:szCs w:val="19"/>
        </w:rPr>
        <w:t>Vision,</w:t>
      </w:r>
      <w:r>
        <w:rPr>
          <w:rFonts w:ascii="Georgia" w:eastAsia="Georgia" w:hAnsi="Georgia" w:cs="Georgia"/>
          <w:i/>
          <w:spacing w:val="11"/>
          <w:sz w:val="19"/>
          <w:szCs w:val="19"/>
        </w:rPr>
        <w:t xml:space="preserve"> </w:t>
      </w:r>
      <w:r>
        <w:rPr>
          <w:rFonts w:ascii="Georgia" w:eastAsia="Georgia" w:hAnsi="Georgia" w:cs="Georgia"/>
          <w:i/>
          <w:sz w:val="19"/>
          <w:szCs w:val="19"/>
        </w:rPr>
        <w:t>Graphics,</w:t>
      </w:r>
      <w:r>
        <w:rPr>
          <w:rFonts w:ascii="Georgia" w:eastAsia="Georgia" w:hAnsi="Georgia" w:cs="Georgia"/>
          <w:i/>
          <w:spacing w:val="11"/>
          <w:sz w:val="19"/>
          <w:szCs w:val="19"/>
        </w:rPr>
        <w:t xml:space="preserve"> </w:t>
      </w:r>
      <w:r>
        <w:rPr>
          <w:rFonts w:ascii="Georgia" w:eastAsia="Georgia" w:hAnsi="Georgia" w:cs="Georgia"/>
          <w:i/>
          <w:sz w:val="19"/>
          <w:szCs w:val="19"/>
        </w:rPr>
        <w:t>and</w:t>
      </w:r>
      <w:r>
        <w:rPr>
          <w:rFonts w:ascii="Georgia" w:eastAsia="Georgia" w:hAnsi="Georgia" w:cs="Georgia"/>
          <w:i/>
          <w:spacing w:val="8"/>
          <w:sz w:val="19"/>
          <w:szCs w:val="19"/>
        </w:rPr>
        <w:t xml:space="preserve"> </w:t>
      </w:r>
      <w:r>
        <w:rPr>
          <w:rFonts w:ascii="Georgia" w:eastAsia="Georgia" w:hAnsi="Georgia" w:cs="Georgia"/>
          <w:i/>
          <w:sz w:val="19"/>
          <w:szCs w:val="19"/>
        </w:rPr>
        <w:t>Image</w:t>
      </w:r>
      <w:r>
        <w:rPr>
          <w:rFonts w:ascii="Georgia" w:eastAsia="Georgia" w:hAnsi="Georgia" w:cs="Georgia"/>
          <w:i/>
          <w:spacing w:val="8"/>
          <w:sz w:val="19"/>
          <w:szCs w:val="19"/>
        </w:rPr>
        <w:t xml:space="preserve"> </w:t>
      </w:r>
      <w:r>
        <w:rPr>
          <w:rFonts w:ascii="Georgia" w:eastAsia="Georgia" w:hAnsi="Georgia" w:cs="Georgia"/>
          <w:i/>
          <w:sz w:val="19"/>
          <w:szCs w:val="19"/>
        </w:rPr>
        <w:t>Processing</w:t>
      </w:r>
      <w:r>
        <w:rPr>
          <w:rFonts w:ascii="Georgia" w:eastAsia="Georgia" w:hAnsi="Georgia" w:cs="Georgia"/>
          <w:i/>
          <w:spacing w:val="10"/>
          <w:sz w:val="19"/>
          <w:szCs w:val="19"/>
        </w:rPr>
        <w:t xml:space="preserve"> </w:t>
      </w:r>
      <w:r>
        <w:rPr>
          <w:rFonts w:ascii="Georgia" w:eastAsia="Georgia" w:hAnsi="Georgia" w:cs="Georgia"/>
          <w:w w:val="103"/>
          <w:sz w:val="19"/>
          <w:szCs w:val="19"/>
        </w:rPr>
        <w:t xml:space="preserve">46,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1</w:t>
      </w:r>
      <w:r>
        <w:rPr>
          <w:rFonts w:ascii="Georgia" w:eastAsia="Georgia" w:hAnsi="Georgia" w:cs="Georgia"/>
          <w:spacing w:val="3"/>
          <w:sz w:val="19"/>
          <w:szCs w:val="19"/>
        </w:rPr>
        <w:t xml:space="preserve"> </w:t>
      </w:r>
      <w:r>
        <w:rPr>
          <w:rFonts w:ascii="Georgia" w:eastAsia="Georgia" w:hAnsi="Georgia" w:cs="Georgia"/>
          <w:sz w:val="19"/>
          <w:szCs w:val="19"/>
        </w:rPr>
        <w:t>(1989):</w:t>
      </w:r>
      <w:r>
        <w:rPr>
          <w:rFonts w:ascii="Georgia" w:eastAsia="Georgia" w:hAnsi="Georgia" w:cs="Georgia"/>
          <w:spacing w:val="29"/>
          <w:sz w:val="19"/>
          <w:szCs w:val="19"/>
        </w:rPr>
        <w:t xml:space="preserve"> </w:t>
      </w:r>
      <w:r>
        <w:rPr>
          <w:rFonts w:ascii="Georgia" w:eastAsia="Georgia" w:hAnsi="Georgia" w:cs="Georgia"/>
          <w:sz w:val="19"/>
          <w:szCs w:val="19"/>
        </w:rPr>
        <w:t>1–21.</w:t>
      </w:r>
      <w:r>
        <w:rPr>
          <w:rFonts w:ascii="Georgia" w:eastAsia="Georgia" w:hAnsi="Georgia" w:cs="Georgia"/>
          <w:spacing w:val="26"/>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spacing w:val="-1"/>
          <w:w w:val="102"/>
          <w:sz w:val="19"/>
          <w:szCs w:val="19"/>
        </w:rPr>
        <w:t>:</w:t>
      </w:r>
      <w:hyperlink r:id="rId27">
        <w:r>
          <w:rPr>
            <w:rFonts w:ascii="Georgia" w:eastAsia="Georgia" w:hAnsi="Georgia" w:cs="Georgia"/>
            <w:color w:val="0000FF"/>
            <w:w w:val="102"/>
            <w:sz w:val="19"/>
            <w:szCs w:val="19"/>
          </w:rPr>
          <w:t>10.1016/S0734-189X(89)80014-</w:t>
        </w:r>
        <w:r>
          <w:rPr>
            <w:rFonts w:ascii="Georgia" w:eastAsia="Georgia" w:hAnsi="Georgia" w:cs="Georgia"/>
            <w:color w:val="0000FF"/>
            <w:spacing w:val="-1"/>
            <w:w w:val="102"/>
            <w:sz w:val="19"/>
            <w:szCs w:val="19"/>
          </w:rPr>
          <w:t>3</w:t>
        </w:r>
      </w:hyperlink>
      <w:r>
        <w:rPr>
          <w:rFonts w:ascii="Georgia" w:eastAsia="Georgia" w:hAnsi="Georgia" w:cs="Georgia"/>
          <w:color w:val="000000"/>
          <w:w w:val="102"/>
          <w:sz w:val="19"/>
          <w:szCs w:val="19"/>
        </w:rPr>
        <w:t>,</w:t>
      </w:r>
      <w:r>
        <w:rPr>
          <w:rFonts w:ascii="Georgia" w:eastAsia="Georgia" w:hAnsi="Georgia" w:cs="Georgia"/>
          <w:color w:val="000000"/>
          <w:spacing w:val="1"/>
          <w:w w:val="102"/>
          <w:sz w:val="19"/>
          <w:szCs w:val="19"/>
        </w:rPr>
        <w:t xml:space="preserve"> </w:t>
      </w:r>
      <w:r>
        <w:rPr>
          <w:rFonts w:ascii="Georgia" w:eastAsia="Georgia" w:hAnsi="Georgia" w:cs="Georgia"/>
          <w:color w:val="000000"/>
          <w:sz w:val="19"/>
          <w:szCs w:val="19"/>
        </w:rPr>
        <w:t>Available</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at</w:t>
      </w:r>
      <w:r>
        <w:rPr>
          <w:rFonts w:ascii="Georgia" w:eastAsia="Georgia" w:hAnsi="Georgia" w:cs="Georgia"/>
          <w:color w:val="000000"/>
          <w:spacing w:val="4"/>
          <w:sz w:val="19"/>
          <w:szCs w:val="19"/>
        </w:rPr>
        <w:t xml:space="preserve"> </w:t>
      </w:r>
      <w:hyperlink r:id="rId28">
        <w:r>
          <w:rPr>
            <w:rFonts w:ascii="Georgia" w:eastAsia="Georgia" w:hAnsi="Georgia" w:cs="Georgia"/>
            <w:color w:val="0000FF"/>
            <w:w w:val="102"/>
            <w:sz w:val="19"/>
            <w:szCs w:val="19"/>
          </w:rPr>
          <w:t>http://dx.doi.org/10.1016/S0734</w:t>
        </w:r>
        <w:r>
          <w:rPr>
            <w:rFonts w:ascii="Georgia" w:eastAsia="Georgia" w:hAnsi="Georgia" w:cs="Georgia"/>
            <w:color w:val="0000FF"/>
            <w:spacing w:val="10"/>
            <w:w w:val="102"/>
            <w:sz w:val="19"/>
            <w:szCs w:val="19"/>
          </w:rPr>
          <w:t>-</w:t>
        </w:r>
        <w:r>
          <w:rPr>
            <w:rFonts w:ascii="Georgia" w:eastAsia="Georgia" w:hAnsi="Georgia" w:cs="Georgia"/>
            <w:color w:val="0000FF"/>
            <w:w w:val="102"/>
            <w:sz w:val="19"/>
            <w:szCs w:val="19"/>
          </w:rPr>
          <w:t>189X(89)80014</w:t>
        </w:r>
        <w:r>
          <w:rPr>
            <w:rFonts w:ascii="Georgia" w:eastAsia="Georgia" w:hAnsi="Georgia" w:cs="Georgia"/>
            <w:color w:val="0000FF"/>
            <w:spacing w:val="10"/>
            <w:w w:val="102"/>
            <w:sz w:val="19"/>
            <w:szCs w:val="19"/>
          </w:rPr>
          <w:t>-</w:t>
        </w:r>
        <w:r>
          <w:rPr>
            <w:rFonts w:ascii="Georgia" w:eastAsia="Georgia" w:hAnsi="Georgia" w:cs="Georgia"/>
            <w:color w:val="0000FF"/>
            <w:w w:val="102"/>
            <w:sz w:val="19"/>
            <w:szCs w:val="19"/>
          </w:rPr>
          <w:t>3</w:t>
        </w:r>
      </w:hyperlink>
    </w:p>
    <w:p w14:paraId="6260907D" w14:textId="77777777" w:rsidR="00E61F9D" w:rsidRDefault="005C64D6">
      <w:pPr>
        <w:spacing w:before="59" w:after="0" w:line="277" w:lineRule="auto"/>
        <w:ind w:left="140" w:right="668" w:hanging="4"/>
        <w:jc w:val="both"/>
        <w:rPr>
          <w:rFonts w:ascii="Georgia" w:eastAsia="Georgia" w:hAnsi="Georgia" w:cs="Georgia"/>
          <w:sz w:val="19"/>
          <w:szCs w:val="19"/>
        </w:rPr>
      </w:pPr>
      <w:proofErr w:type="gramStart"/>
      <w:r>
        <w:rPr>
          <w:rFonts w:ascii="Georgia" w:eastAsia="Georgia" w:hAnsi="Georgia" w:cs="Georgia"/>
          <w:sz w:val="19"/>
          <w:szCs w:val="19"/>
        </w:rPr>
        <w:t xml:space="preserve">16. </w:t>
      </w:r>
      <w:r>
        <w:rPr>
          <w:rFonts w:ascii="Georgia" w:eastAsia="Georgia" w:hAnsi="Georgia" w:cs="Georgia"/>
          <w:spacing w:val="31"/>
          <w:sz w:val="19"/>
          <w:szCs w:val="19"/>
        </w:rPr>
        <w:t xml:space="preserve"> </w:t>
      </w:r>
      <w:r>
        <w:rPr>
          <w:rFonts w:ascii="Georgia" w:eastAsia="Georgia" w:hAnsi="Georgia" w:cs="Georgia"/>
          <w:sz w:val="19"/>
          <w:szCs w:val="19"/>
        </w:rPr>
        <w:t>Gee</w:t>
      </w:r>
      <w:proofErr w:type="gramEnd"/>
      <w:r>
        <w:rPr>
          <w:rFonts w:ascii="Georgia" w:eastAsia="Georgia" w:hAnsi="Georgia" w:cs="Georgia"/>
          <w:sz w:val="19"/>
          <w:szCs w:val="19"/>
        </w:rPr>
        <w:t>,</w:t>
      </w:r>
      <w:r>
        <w:rPr>
          <w:rFonts w:ascii="Georgia" w:eastAsia="Georgia" w:hAnsi="Georgia" w:cs="Georgia"/>
          <w:spacing w:val="30"/>
          <w:sz w:val="19"/>
          <w:szCs w:val="19"/>
        </w:rPr>
        <w:t xml:space="preserve"> </w:t>
      </w:r>
      <w:r>
        <w:rPr>
          <w:rFonts w:ascii="Georgia" w:eastAsia="Georgia" w:hAnsi="Georgia" w:cs="Georgia"/>
          <w:sz w:val="19"/>
          <w:szCs w:val="19"/>
        </w:rPr>
        <w:t>J.</w:t>
      </w:r>
      <w:r>
        <w:rPr>
          <w:rFonts w:ascii="Georgia" w:eastAsia="Georgia" w:hAnsi="Georgia" w:cs="Georgia"/>
          <w:spacing w:val="23"/>
          <w:sz w:val="19"/>
          <w:szCs w:val="19"/>
        </w:rPr>
        <w:t xml:space="preserve"> </w:t>
      </w:r>
      <w:r>
        <w:rPr>
          <w:rFonts w:ascii="Georgia" w:eastAsia="Georgia" w:hAnsi="Georgia" w:cs="Georgia"/>
          <w:sz w:val="19"/>
          <w:szCs w:val="19"/>
        </w:rPr>
        <w:t>C.,</w:t>
      </w:r>
      <w:r>
        <w:rPr>
          <w:rFonts w:ascii="Georgia" w:eastAsia="Georgia" w:hAnsi="Georgia" w:cs="Georgia"/>
          <w:spacing w:val="27"/>
          <w:sz w:val="19"/>
          <w:szCs w:val="19"/>
        </w:rPr>
        <w:t xml:space="preserve"> </w:t>
      </w:r>
      <w:proofErr w:type="spellStart"/>
      <w:r>
        <w:rPr>
          <w:rFonts w:ascii="Georgia" w:eastAsia="Georgia" w:hAnsi="Georgia" w:cs="Georgia"/>
          <w:sz w:val="19"/>
          <w:szCs w:val="19"/>
        </w:rPr>
        <w:t>Reivich</w:t>
      </w:r>
      <w:proofErr w:type="spellEnd"/>
      <w:r>
        <w:rPr>
          <w:rFonts w:ascii="Georgia" w:eastAsia="Georgia" w:hAnsi="Georgia" w:cs="Georgia"/>
          <w:sz w:val="19"/>
          <w:szCs w:val="19"/>
        </w:rPr>
        <w:t>,</w:t>
      </w:r>
      <w:r>
        <w:rPr>
          <w:rFonts w:ascii="Georgia" w:eastAsia="Georgia" w:hAnsi="Georgia" w:cs="Georgia"/>
          <w:spacing w:val="36"/>
          <w:sz w:val="19"/>
          <w:szCs w:val="19"/>
        </w:rPr>
        <w:t xml:space="preserve"> </w:t>
      </w:r>
      <w:r>
        <w:rPr>
          <w:rFonts w:ascii="Georgia" w:eastAsia="Georgia" w:hAnsi="Georgia" w:cs="Georgia"/>
          <w:sz w:val="19"/>
          <w:szCs w:val="19"/>
        </w:rPr>
        <w:t>M.,</w:t>
      </w:r>
      <w:r>
        <w:rPr>
          <w:rFonts w:ascii="Georgia" w:eastAsia="Georgia" w:hAnsi="Georgia" w:cs="Georgia"/>
          <w:spacing w:val="28"/>
          <w:sz w:val="19"/>
          <w:szCs w:val="19"/>
        </w:rPr>
        <w:t xml:space="preserve"> </w:t>
      </w:r>
      <w:r>
        <w:rPr>
          <w:rFonts w:ascii="Georgia" w:eastAsia="Georgia" w:hAnsi="Georgia" w:cs="Georgia"/>
          <w:sz w:val="19"/>
          <w:szCs w:val="19"/>
        </w:rPr>
        <w:t>and</w:t>
      </w:r>
      <w:r>
        <w:rPr>
          <w:rFonts w:ascii="Georgia" w:eastAsia="Georgia" w:hAnsi="Georgia" w:cs="Georgia"/>
          <w:spacing w:val="25"/>
          <w:sz w:val="19"/>
          <w:szCs w:val="19"/>
        </w:rPr>
        <w:t xml:space="preserve"> </w:t>
      </w:r>
      <w:proofErr w:type="spellStart"/>
      <w:r>
        <w:rPr>
          <w:rFonts w:ascii="Georgia" w:eastAsia="Georgia" w:hAnsi="Georgia" w:cs="Georgia"/>
          <w:sz w:val="19"/>
          <w:szCs w:val="19"/>
        </w:rPr>
        <w:t>Bajcsy</w:t>
      </w:r>
      <w:proofErr w:type="spellEnd"/>
      <w:r>
        <w:rPr>
          <w:rFonts w:ascii="Georgia" w:eastAsia="Georgia" w:hAnsi="Georgia" w:cs="Georgia"/>
          <w:sz w:val="19"/>
          <w:szCs w:val="19"/>
        </w:rPr>
        <w:t>,</w:t>
      </w:r>
      <w:r>
        <w:rPr>
          <w:rFonts w:ascii="Georgia" w:eastAsia="Georgia" w:hAnsi="Georgia" w:cs="Georgia"/>
          <w:spacing w:val="35"/>
          <w:sz w:val="19"/>
          <w:szCs w:val="19"/>
        </w:rPr>
        <w:t xml:space="preserve"> </w:t>
      </w:r>
      <w:r>
        <w:rPr>
          <w:rFonts w:ascii="Georgia" w:eastAsia="Georgia" w:hAnsi="Georgia" w:cs="Georgia"/>
          <w:sz w:val="19"/>
          <w:szCs w:val="19"/>
        </w:rPr>
        <w:t>R.</w:t>
      </w:r>
      <w:r>
        <w:rPr>
          <w:rFonts w:ascii="Georgia" w:eastAsia="Georgia" w:hAnsi="Georgia" w:cs="Georgia"/>
          <w:spacing w:val="25"/>
          <w:sz w:val="19"/>
          <w:szCs w:val="19"/>
        </w:rPr>
        <w:t xml:space="preserve"> </w:t>
      </w:r>
      <w:r>
        <w:rPr>
          <w:rFonts w:ascii="Georgia" w:eastAsia="Georgia" w:hAnsi="Georgia" w:cs="Georgia"/>
          <w:spacing w:val="-1"/>
          <w:sz w:val="19"/>
          <w:szCs w:val="19"/>
        </w:rPr>
        <w:t>“</w:t>
      </w:r>
      <w:r>
        <w:rPr>
          <w:rFonts w:ascii="Georgia" w:eastAsia="Georgia" w:hAnsi="Georgia" w:cs="Georgia"/>
          <w:b/>
          <w:bCs/>
          <w:sz w:val="19"/>
          <w:szCs w:val="19"/>
        </w:rPr>
        <w:t>Elastically</w:t>
      </w:r>
      <w:r>
        <w:rPr>
          <w:rFonts w:ascii="Georgia" w:eastAsia="Georgia" w:hAnsi="Georgia" w:cs="Georgia"/>
          <w:b/>
          <w:bCs/>
          <w:spacing w:val="41"/>
          <w:sz w:val="19"/>
          <w:szCs w:val="19"/>
        </w:rPr>
        <w:t xml:space="preserve"> </w:t>
      </w:r>
      <w:r>
        <w:rPr>
          <w:rFonts w:ascii="Georgia" w:eastAsia="Georgia" w:hAnsi="Georgia" w:cs="Georgia"/>
          <w:b/>
          <w:bCs/>
          <w:sz w:val="19"/>
          <w:szCs w:val="19"/>
        </w:rPr>
        <w:t>Deforming</w:t>
      </w:r>
      <w:r>
        <w:rPr>
          <w:rFonts w:ascii="Georgia" w:eastAsia="Georgia" w:hAnsi="Georgia" w:cs="Georgia"/>
          <w:b/>
          <w:bCs/>
          <w:spacing w:val="40"/>
          <w:sz w:val="19"/>
          <w:szCs w:val="19"/>
        </w:rPr>
        <w:t xml:space="preserve"> </w:t>
      </w:r>
      <w:r>
        <w:rPr>
          <w:rFonts w:ascii="Georgia" w:eastAsia="Georgia" w:hAnsi="Georgia" w:cs="Georgia"/>
          <w:b/>
          <w:bCs/>
          <w:sz w:val="19"/>
          <w:szCs w:val="19"/>
        </w:rPr>
        <w:t>3D</w:t>
      </w:r>
      <w:r>
        <w:rPr>
          <w:rFonts w:ascii="Georgia" w:eastAsia="Georgia" w:hAnsi="Georgia" w:cs="Georgia"/>
          <w:b/>
          <w:bCs/>
          <w:spacing w:val="25"/>
          <w:sz w:val="19"/>
          <w:szCs w:val="19"/>
        </w:rPr>
        <w:t xml:space="preserve"> </w:t>
      </w:r>
      <w:r>
        <w:rPr>
          <w:rFonts w:ascii="Georgia" w:eastAsia="Georgia" w:hAnsi="Georgia" w:cs="Georgia"/>
          <w:b/>
          <w:bCs/>
          <w:sz w:val="19"/>
          <w:szCs w:val="19"/>
        </w:rPr>
        <w:t>Atlas</w:t>
      </w:r>
      <w:r>
        <w:rPr>
          <w:rFonts w:ascii="Georgia" w:eastAsia="Georgia" w:hAnsi="Georgia" w:cs="Georgia"/>
          <w:b/>
          <w:bCs/>
          <w:spacing w:val="29"/>
          <w:sz w:val="19"/>
          <w:szCs w:val="19"/>
        </w:rPr>
        <w:t xml:space="preserve"> </w:t>
      </w:r>
      <w:r>
        <w:rPr>
          <w:rFonts w:ascii="Georgia" w:eastAsia="Georgia" w:hAnsi="Georgia" w:cs="Georgia"/>
          <w:b/>
          <w:bCs/>
          <w:sz w:val="19"/>
          <w:szCs w:val="19"/>
        </w:rPr>
        <w:t>to</w:t>
      </w:r>
      <w:r>
        <w:rPr>
          <w:rFonts w:ascii="Georgia" w:eastAsia="Georgia" w:hAnsi="Georgia" w:cs="Georgia"/>
          <w:b/>
          <w:bCs/>
          <w:spacing w:val="23"/>
          <w:sz w:val="19"/>
          <w:szCs w:val="19"/>
        </w:rPr>
        <w:t xml:space="preserve"> </w:t>
      </w:r>
      <w:r>
        <w:rPr>
          <w:rFonts w:ascii="Georgia" w:eastAsia="Georgia" w:hAnsi="Georgia" w:cs="Georgia"/>
          <w:b/>
          <w:bCs/>
          <w:sz w:val="19"/>
          <w:szCs w:val="19"/>
        </w:rPr>
        <w:t>Match</w:t>
      </w:r>
      <w:r>
        <w:rPr>
          <w:rFonts w:ascii="Georgia" w:eastAsia="Georgia" w:hAnsi="Georgia" w:cs="Georgia"/>
          <w:b/>
          <w:bCs/>
          <w:spacing w:val="31"/>
          <w:sz w:val="19"/>
          <w:szCs w:val="19"/>
        </w:rPr>
        <w:t xml:space="preserve"> </w:t>
      </w:r>
      <w:r>
        <w:rPr>
          <w:rFonts w:ascii="Georgia" w:eastAsia="Georgia" w:hAnsi="Georgia" w:cs="Georgia"/>
          <w:b/>
          <w:bCs/>
          <w:sz w:val="19"/>
          <w:szCs w:val="19"/>
        </w:rPr>
        <w:t>Anatomical</w:t>
      </w:r>
      <w:r>
        <w:rPr>
          <w:rFonts w:ascii="Georgia" w:eastAsia="Georgia" w:hAnsi="Georgia" w:cs="Georgia"/>
          <w:b/>
          <w:bCs/>
          <w:spacing w:val="41"/>
          <w:sz w:val="19"/>
          <w:szCs w:val="19"/>
        </w:rPr>
        <w:t xml:space="preserve"> </w:t>
      </w:r>
      <w:r>
        <w:rPr>
          <w:rFonts w:ascii="Georgia" w:eastAsia="Georgia" w:hAnsi="Georgia" w:cs="Georgia"/>
          <w:b/>
          <w:bCs/>
          <w:sz w:val="19"/>
          <w:szCs w:val="19"/>
        </w:rPr>
        <w:t>Brain</w:t>
      </w:r>
      <w:r>
        <w:rPr>
          <w:rFonts w:ascii="Georgia" w:eastAsia="Georgia" w:hAnsi="Georgia" w:cs="Georgia"/>
          <w:b/>
          <w:bCs/>
          <w:spacing w:val="30"/>
          <w:sz w:val="19"/>
          <w:szCs w:val="19"/>
        </w:rPr>
        <w:t xml:space="preserve"> </w:t>
      </w:r>
      <w:r>
        <w:rPr>
          <w:rFonts w:ascii="Georgia" w:eastAsia="Georgia" w:hAnsi="Georgia" w:cs="Georgia"/>
          <w:b/>
          <w:bCs/>
          <w:sz w:val="19"/>
          <w:szCs w:val="19"/>
        </w:rPr>
        <w:t>Image</w:t>
      </w:r>
      <w:r>
        <w:rPr>
          <w:rFonts w:ascii="Georgia" w:eastAsia="Georgia" w:hAnsi="Georgia" w:cs="Georgia"/>
          <w:b/>
          <w:bCs/>
          <w:spacing w:val="-1"/>
          <w:sz w:val="19"/>
          <w:szCs w:val="19"/>
        </w:rPr>
        <w:t>s</w:t>
      </w:r>
      <w:r>
        <w:rPr>
          <w:rFonts w:ascii="Georgia" w:eastAsia="Georgia" w:hAnsi="Georgia" w:cs="Georgia"/>
          <w:sz w:val="19"/>
          <w:szCs w:val="19"/>
        </w:rPr>
        <w:t>”</w:t>
      </w:r>
      <w:r>
        <w:rPr>
          <w:rFonts w:ascii="Georgia" w:eastAsia="Georgia" w:hAnsi="Georgia" w:cs="Georgia"/>
          <w:spacing w:val="35"/>
          <w:sz w:val="19"/>
          <w:szCs w:val="19"/>
        </w:rPr>
        <w:t xml:space="preserve"> </w:t>
      </w:r>
      <w:r>
        <w:rPr>
          <w:rFonts w:ascii="Georgia" w:eastAsia="Georgia" w:hAnsi="Georgia" w:cs="Georgia"/>
          <w:i/>
          <w:sz w:val="19"/>
          <w:szCs w:val="19"/>
        </w:rPr>
        <w:t xml:space="preserve">J </w:t>
      </w:r>
      <w:proofErr w:type="spellStart"/>
      <w:r>
        <w:rPr>
          <w:rFonts w:ascii="Georgia" w:eastAsia="Georgia" w:hAnsi="Georgia" w:cs="Georgia"/>
          <w:i/>
          <w:sz w:val="19"/>
          <w:szCs w:val="19"/>
        </w:rPr>
        <w:t>Comput</w:t>
      </w:r>
      <w:proofErr w:type="spellEnd"/>
      <w:r>
        <w:rPr>
          <w:rFonts w:ascii="Georgia" w:eastAsia="Georgia" w:hAnsi="Georgia" w:cs="Georgia"/>
          <w:i/>
          <w:sz w:val="19"/>
          <w:szCs w:val="19"/>
        </w:rPr>
        <w:t xml:space="preserve"> Assist </w:t>
      </w:r>
      <w:proofErr w:type="spellStart"/>
      <w:r>
        <w:rPr>
          <w:rFonts w:ascii="Georgia" w:eastAsia="Georgia" w:hAnsi="Georgia" w:cs="Georgia"/>
          <w:i/>
          <w:sz w:val="19"/>
          <w:szCs w:val="19"/>
        </w:rPr>
        <w:t>Tomogr</w:t>
      </w:r>
      <w:proofErr w:type="spellEnd"/>
      <w:r>
        <w:rPr>
          <w:rFonts w:ascii="Georgia" w:eastAsia="Georgia" w:hAnsi="Georgia" w:cs="Georgia"/>
          <w:i/>
          <w:spacing w:val="3"/>
          <w:sz w:val="19"/>
          <w:szCs w:val="19"/>
        </w:rPr>
        <w:t xml:space="preserve"> </w:t>
      </w:r>
      <w:r>
        <w:rPr>
          <w:rFonts w:ascii="Georgia" w:eastAsia="Georgia" w:hAnsi="Georgia" w:cs="Georgia"/>
          <w:sz w:val="19"/>
          <w:szCs w:val="19"/>
        </w:rPr>
        <w:t>17,</w:t>
      </w:r>
      <w:r>
        <w:rPr>
          <w:rFonts w:ascii="Georgia" w:eastAsia="Georgia" w:hAnsi="Georgia" w:cs="Georgia"/>
          <w:spacing w:val="6"/>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2</w:t>
      </w:r>
      <w:r>
        <w:rPr>
          <w:rFonts w:ascii="Georgia" w:eastAsia="Georgia" w:hAnsi="Georgia" w:cs="Georgia"/>
          <w:spacing w:val="3"/>
          <w:sz w:val="19"/>
          <w:szCs w:val="19"/>
        </w:rPr>
        <w:t xml:space="preserve"> </w:t>
      </w:r>
      <w:r>
        <w:rPr>
          <w:rFonts w:ascii="Georgia" w:eastAsia="Georgia" w:hAnsi="Georgia" w:cs="Georgia"/>
          <w:sz w:val="19"/>
          <w:szCs w:val="19"/>
        </w:rPr>
        <w:t>():</w:t>
      </w:r>
      <w:r>
        <w:rPr>
          <w:rFonts w:ascii="Georgia" w:eastAsia="Georgia" w:hAnsi="Georgia" w:cs="Georgia"/>
          <w:spacing w:val="21"/>
          <w:sz w:val="19"/>
          <w:szCs w:val="19"/>
        </w:rPr>
        <w:t xml:space="preserve"> </w:t>
      </w:r>
      <w:r>
        <w:rPr>
          <w:rFonts w:ascii="Georgia" w:eastAsia="Georgia" w:hAnsi="Georgia" w:cs="Georgia"/>
          <w:w w:val="102"/>
          <w:sz w:val="19"/>
          <w:szCs w:val="19"/>
        </w:rPr>
        <w:t>225–36.</w:t>
      </w:r>
    </w:p>
    <w:p w14:paraId="2D93FAFB" w14:textId="77777777" w:rsidR="00E61F9D" w:rsidRDefault="005C64D6">
      <w:pPr>
        <w:spacing w:before="59" w:after="0" w:line="277" w:lineRule="auto"/>
        <w:ind w:left="134" w:right="629" w:firstLine="2"/>
        <w:jc w:val="both"/>
        <w:rPr>
          <w:rFonts w:ascii="Georgia" w:eastAsia="Georgia" w:hAnsi="Georgia" w:cs="Georgia"/>
          <w:sz w:val="19"/>
          <w:szCs w:val="19"/>
        </w:rPr>
      </w:pPr>
      <w:r>
        <w:rPr>
          <w:rFonts w:ascii="Georgia" w:eastAsia="Georgia" w:hAnsi="Georgia" w:cs="Georgia"/>
          <w:sz w:val="19"/>
          <w:szCs w:val="19"/>
        </w:rPr>
        <w:t>17.</w:t>
      </w:r>
      <w:r>
        <w:rPr>
          <w:rFonts w:ascii="Georgia" w:eastAsia="Georgia" w:hAnsi="Georgia" w:cs="Georgia"/>
          <w:spacing w:val="40"/>
          <w:sz w:val="19"/>
          <w:szCs w:val="19"/>
        </w:rPr>
        <w:t xml:space="preserve"> </w:t>
      </w:r>
      <w:r>
        <w:rPr>
          <w:rFonts w:ascii="Georgia" w:eastAsia="Georgia" w:hAnsi="Georgia" w:cs="Georgia"/>
          <w:sz w:val="19"/>
          <w:szCs w:val="19"/>
        </w:rPr>
        <w:t>Murphy,</w:t>
      </w:r>
      <w:r>
        <w:rPr>
          <w:rFonts w:ascii="Georgia" w:eastAsia="Georgia" w:hAnsi="Georgia" w:cs="Georgia"/>
          <w:spacing w:val="24"/>
          <w:sz w:val="19"/>
          <w:szCs w:val="19"/>
        </w:rPr>
        <w:t xml:space="preserve"> </w:t>
      </w:r>
      <w:r>
        <w:rPr>
          <w:rFonts w:ascii="Georgia" w:eastAsia="Georgia" w:hAnsi="Georgia" w:cs="Georgia"/>
          <w:sz w:val="19"/>
          <w:szCs w:val="19"/>
        </w:rPr>
        <w:t>K.,</w:t>
      </w:r>
      <w:r>
        <w:rPr>
          <w:rFonts w:ascii="Georgia" w:eastAsia="Georgia" w:hAnsi="Georgia" w:cs="Georgia"/>
          <w:spacing w:val="14"/>
          <w:sz w:val="19"/>
          <w:szCs w:val="19"/>
        </w:rPr>
        <w:t xml:space="preserve"> </w:t>
      </w:r>
      <w:proofErr w:type="spellStart"/>
      <w:r>
        <w:rPr>
          <w:rFonts w:ascii="Georgia" w:eastAsia="Georgia" w:hAnsi="Georgia" w:cs="Georgia"/>
          <w:sz w:val="19"/>
          <w:szCs w:val="19"/>
        </w:rPr>
        <w:t>Ginneken</w:t>
      </w:r>
      <w:proofErr w:type="spellEnd"/>
      <w:r>
        <w:rPr>
          <w:rFonts w:ascii="Georgia" w:eastAsia="Georgia" w:hAnsi="Georgia" w:cs="Georgia"/>
          <w:sz w:val="19"/>
          <w:szCs w:val="19"/>
        </w:rPr>
        <w:t>,</w:t>
      </w:r>
      <w:r>
        <w:rPr>
          <w:rFonts w:ascii="Georgia" w:eastAsia="Georgia" w:hAnsi="Georgia" w:cs="Georgia"/>
          <w:spacing w:val="26"/>
          <w:sz w:val="19"/>
          <w:szCs w:val="19"/>
        </w:rPr>
        <w:t xml:space="preserve"> </w:t>
      </w:r>
      <w:r>
        <w:rPr>
          <w:rFonts w:ascii="Georgia" w:eastAsia="Georgia" w:hAnsi="Georgia" w:cs="Georgia"/>
          <w:sz w:val="19"/>
          <w:szCs w:val="19"/>
        </w:rPr>
        <w:t>B.</w:t>
      </w:r>
      <w:r>
        <w:rPr>
          <w:rFonts w:ascii="Georgia" w:eastAsia="Georgia" w:hAnsi="Georgia" w:cs="Georgia"/>
          <w:spacing w:val="13"/>
          <w:sz w:val="19"/>
          <w:szCs w:val="19"/>
        </w:rPr>
        <w:t xml:space="preserve"> </w:t>
      </w:r>
      <w:r>
        <w:rPr>
          <w:rFonts w:ascii="Georgia" w:eastAsia="Georgia" w:hAnsi="Georgia" w:cs="Georgia"/>
          <w:sz w:val="19"/>
          <w:szCs w:val="19"/>
        </w:rPr>
        <w:t>van,</w:t>
      </w:r>
      <w:r>
        <w:rPr>
          <w:rFonts w:ascii="Georgia" w:eastAsia="Georgia" w:hAnsi="Georgia" w:cs="Georgia"/>
          <w:spacing w:val="20"/>
          <w:sz w:val="19"/>
          <w:szCs w:val="19"/>
        </w:rPr>
        <w:t xml:space="preserve"> </w:t>
      </w:r>
      <w:r>
        <w:rPr>
          <w:rFonts w:ascii="Georgia" w:eastAsia="Georgia" w:hAnsi="Georgia" w:cs="Georgia"/>
          <w:sz w:val="19"/>
          <w:szCs w:val="19"/>
        </w:rPr>
        <w:t>Reinhardt,</w:t>
      </w:r>
      <w:r>
        <w:rPr>
          <w:rFonts w:ascii="Georgia" w:eastAsia="Georgia" w:hAnsi="Georgia" w:cs="Georgia"/>
          <w:spacing w:val="27"/>
          <w:sz w:val="19"/>
          <w:szCs w:val="19"/>
        </w:rPr>
        <w:t xml:space="preserve"> </w:t>
      </w:r>
      <w:r>
        <w:rPr>
          <w:rFonts w:ascii="Georgia" w:eastAsia="Georgia" w:hAnsi="Georgia" w:cs="Georgia"/>
          <w:sz w:val="19"/>
          <w:szCs w:val="19"/>
        </w:rPr>
        <w:t>J.</w:t>
      </w:r>
      <w:r>
        <w:rPr>
          <w:rFonts w:ascii="Georgia" w:eastAsia="Georgia" w:hAnsi="Georgia" w:cs="Georgia"/>
          <w:spacing w:val="11"/>
          <w:sz w:val="19"/>
          <w:szCs w:val="19"/>
        </w:rPr>
        <w:t xml:space="preserve"> </w:t>
      </w:r>
      <w:r>
        <w:rPr>
          <w:rFonts w:ascii="Georgia" w:eastAsia="Georgia" w:hAnsi="Georgia" w:cs="Georgia"/>
          <w:sz w:val="19"/>
          <w:szCs w:val="19"/>
        </w:rPr>
        <w:t>M.,</w:t>
      </w:r>
      <w:r>
        <w:rPr>
          <w:rFonts w:ascii="Georgia" w:eastAsia="Georgia" w:hAnsi="Georgia" w:cs="Georgia"/>
          <w:spacing w:val="15"/>
          <w:sz w:val="19"/>
          <w:szCs w:val="19"/>
        </w:rPr>
        <w:t xml:space="preserve"> </w:t>
      </w:r>
      <w:proofErr w:type="spellStart"/>
      <w:r>
        <w:rPr>
          <w:rFonts w:ascii="Georgia" w:eastAsia="Georgia" w:hAnsi="Georgia" w:cs="Georgia"/>
          <w:sz w:val="19"/>
          <w:szCs w:val="19"/>
        </w:rPr>
        <w:t>Kabus</w:t>
      </w:r>
      <w:proofErr w:type="spellEnd"/>
      <w:r>
        <w:rPr>
          <w:rFonts w:ascii="Georgia" w:eastAsia="Georgia" w:hAnsi="Georgia" w:cs="Georgia"/>
          <w:sz w:val="19"/>
          <w:szCs w:val="19"/>
        </w:rPr>
        <w:t>,</w:t>
      </w:r>
      <w:r>
        <w:rPr>
          <w:rFonts w:ascii="Georgia" w:eastAsia="Georgia" w:hAnsi="Georgia" w:cs="Georgia"/>
          <w:spacing w:val="21"/>
          <w:sz w:val="19"/>
          <w:szCs w:val="19"/>
        </w:rPr>
        <w:t xml:space="preserve"> </w:t>
      </w:r>
      <w:r>
        <w:rPr>
          <w:rFonts w:ascii="Georgia" w:eastAsia="Georgia" w:hAnsi="Georgia" w:cs="Georgia"/>
          <w:sz w:val="19"/>
          <w:szCs w:val="19"/>
        </w:rPr>
        <w:t>S.,</w:t>
      </w:r>
      <w:r>
        <w:rPr>
          <w:rFonts w:ascii="Georgia" w:eastAsia="Georgia" w:hAnsi="Georgia" w:cs="Georgia"/>
          <w:spacing w:val="13"/>
          <w:sz w:val="19"/>
          <w:szCs w:val="19"/>
        </w:rPr>
        <w:t xml:space="preserve"> </w:t>
      </w:r>
      <w:r>
        <w:rPr>
          <w:rFonts w:ascii="Georgia" w:eastAsia="Georgia" w:hAnsi="Georgia" w:cs="Georgia"/>
          <w:sz w:val="19"/>
          <w:szCs w:val="19"/>
        </w:rPr>
        <w:t>Ding,</w:t>
      </w:r>
      <w:r>
        <w:rPr>
          <w:rFonts w:ascii="Georgia" w:eastAsia="Georgia" w:hAnsi="Georgia" w:cs="Georgia"/>
          <w:spacing w:val="18"/>
          <w:sz w:val="19"/>
          <w:szCs w:val="19"/>
        </w:rPr>
        <w:t xml:space="preserve"> </w:t>
      </w:r>
      <w:r>
        <w:rPr>
          <w:rFonts w:ascii="Georgia" w:eastAsia="Georgia" w:hAnsi="Georgia" w:cs="Georgia"/>
          <w:sz w:val="19"/>
          <w:szCs w:val="19"/>
        </w:rPr>
        <w:t>K.,</w:t>
      </w:r>
      <w:r>
        <w:rPr>
          <w:rFonts w:ascii="Georgia" w:eastAsia="Georgia" w:hAnsi="Georgia" w:cs="Georgia"/>
          <w:spacing w:val="14"/>
          <w:sz w:val="19"/>
          <w:szCs w:val="19"/>
        </w:rPr>
        <w:t xml:space="preserve"> </w:t>
      </w:r>
      <w:r>
        <w:rPr>
          <w:rFonts w:ascii="Georgia" w:eastAsia="Georgia" w:hAnsi="Georgia" w:cs="Georgia"/>
          <w:sz w:val="19"/>
          <w:szCs w:val="19"/>
        </w:rPr>
        <w:t>Deng,</w:t>
      </w:r>
      <w:r>
        <w:rPr>
          <w:rFonts w:ascii="Georgia" w:eastAsia="Georgia" w:hAnsi="Georgia" w:cs="Georgia"/>
          <w:spacing w:val="19"/>
          <w:sz w:val="19"/>
          <w:szCs w:val="19"/>
        </w:rPr>
        <w:t xml:space="preserve"> </w:t>
      </w:r>
      <w:r>
        <w:rPr>
          <w:rFonts w:ascii="Georgia" w:eastAsia="Georgia" w:hAnsi="Georgia" w:cs="Georgia"/>
          <w:sz w:val="19"/>
          <w:szCs w:val="19"/>
        </w:rPr>
        <w:t>X.,</w:t>
      </w:r>
      <w:r>
        <w:rPr>
          <w:rFonts w:ascii="Georgia" w:eastAsia="Georgia" w:hAnsi="Georgia" w:cs="Georgia"/>
          <w:spacing w:val="14"/>
          <w:sz w:val="19"/>
          <w:szCs w:val="19"/>
        </w:rPr>
        <w:t xml:space="preserve"> </w:t>
      </w:r>
      <w:r>
        <w:rPr>
          <w:rFonts w:ascii="Georgia" w:eastAsia="Georgia" w:hAnsi="Georgia" w:cs="Georgia"/>
          <w:sz w:val="19"/>
          <w:szCs w:val="19"/>
        </w:rPr>
        <w:t>Cao,</w:t>
      </w:r>
      <w:r>
        <w:rPr>
          <w:rFonts w:ascii="Georgia" w:eastAsia="Georgia" w:hAnsi="Georgia" w:cs="Georgia"/>
          <w:spacing w:val="16"/>
          <w:sz w:val="19"/>
          <w:szCs w:val="19"/>
        </w:rPr>
        <w:t xml:space="preserve"> </w:t>
      </w:r>
      <w:r>
        <w:rPr>
          <w:rFonts w:ascii="Georgia" w:eastAsia="Georgia" w:hAnsi="Georgia" w:cs="Georgia"/>
          <w:sz w:val="19"/>
          <w:szCs w:val="19"/>
        </w:rPr>
        <w:t>K.,</w:t>
      </w:r>
      <w:r>
        <w:rPr>
          <w:rFonts w:ascii="Georgia" w:eastAsia="Georgia" w:hAnsi="Georgia" w:cs="Georgia"/>
          <w:spacing w:val="14"/>
          <w:sz w:val="19"/>
          <w:szCs w:val="19"/>
        </w:rPr>
        <w:t xml:space="preserve"> </w:t>
      </w:r>
      <w:r>
        <w:rPr>
          <w:rFonts w:ascii="Georgia" w:eastAsia="Georgia" w:hAnsi="Georgia" w:cs="Georgia"/>
          <w:sz w:val="19"/>
          <w:szCs w:val="19"/>
        </w:rPr>
        <w:t>Du,</w:t>
      </w:r>
      <w:r>
        <w:rPr>
          <w:rFonts w:ascii="Georgia" w:eastAsia="Georgia" w:hAnsi="Georgia" w:cs="Georgia"/>
          <w:spacing w:val="15"/>
          <w:sz w:val="19"/>
          <w:szCs w:val="19"/>
        </w:rPr>
        <w:t xml:space="preserve"> </w:t>
      </w:r>
      <w:r>
        <w:rPr>
          <w:rFonts w:ascii="Georgia" w:eastAsia="Georgia" w:hAnsi="Georgia" w:cs="Georgia"/>
          <w:sz w:val="19"/>
          <w:szCs w:val="19"/>
        </w:rPr>
        <w:t>K.,</w:t>
      </w:r>
      <w:r>
        <w:rPr>
          <w:rFonts w:ascii="Georgia" w:eastAsia="Georgia" w:hAnsi="Georgia" w:cs="Georgia"/>
          <w:spacing w:val="14"/>
          <w:sz w:val="19"/>
          <w:szCs w:val="19"/>
        </w:rPr>
        <w:t xml:space="preserve"> </w:t>
      </w:r>
      <w:r>
        <w:rPr>
          <w:rFonts w:ascii="Georgia" w:eastAsia="Georgia" w:hAnsi="Georgia" w:cs="Georgia"/>
          <w:sz w:val="19"/>
          <w:szCs w:val="19"/>
        </w:rPr>
        <w:t>Christensen,</w:t>
      </w:r>
      <w:r>
        <w:rPr>
          <w:rFonts w:ascii="Georgia" w:eastAsia="Georgia" w:hAnsi="Georgia" w:cs="Georgia"/>
          <w:spacing w:val="30"/>
          <w:sz w:val="19"/>
          <w:szCs w:val="19"/>
        </w:rPr>
        <w:t xml:space="preserve"> </w:t>
      </w:r>
      <w:r>
        <w:rPr>
          <w:rFonts w:ascii="Georgia" w:eastAsia="Georgia" w:hAnsi="Georgia" w:cs="Georgia"/>
          <w:sz w:val="19"/>
          <w:szCs w:val="19"/>
        </w:rPr>
        <w:t>G.</w:t>
      </w:r>
      <w:r>
        <w:rPr>
          <w:rFonts w:ascii="Georgia" w:eastAsia="Georgia" w:hAnsi="Georgia" w:cs="Georgia"/>
          <w:spacing w:val="12"/>
          <w:sz w:val="19"/>
          <w:szCs w:val="19"/>
        </w:rPr>
        <w:t xml:space="preserve"> </w:t>
      </w:r>
      <w:r>
        <w:rPr>
          <w:rFonts w:ascii="Georgia" w:eastAsia="Georgia" w:hAnsi="Georgia" w:cs="Georgia"/>
          <w:sz w:val="19"/>
          <w:szCs w:val="19"/>
        </w:rPr>
        <w:t>E.,</w:t>
      </w:r>
      <w:r>
        <w:rPr>
          <w:rFonts w:ascii="Georgia" w:eastAsia="Georgia" w:hAnsi="Georgia" w:cs="Georgia"/>
          <w:spacing w:val="13"/>
          <w:sz w:val="19"/>
          <w:szCs w:val="19"/>
        </w:rPr>
        <w:t xml:space="preserve"> </w:t>
      </w:r>
      <w:r>
        <w:rPr>
          <w:rFonts w:ascii="Georgia" w:eastAsia="Georgia" w:hAnsi="Georgia" w:cs="Georgia"/>
          <w:w w:val="102"/>
          <w:sz w:val="19"/>
          <w:szCs w:val="19"/>
        </w:rPr>
        <w:t xml:space="preserve">Garcia, </w:t>
      </w:r>
      <w:r>
        <w:rPr>
          <w:rFonts w:ascii="Georgia" w:eastAsia="Georgia" w:hAnsi="Georgia" w:cs="Georgia"/>
          <w:sz w:val="19"/>
          <w:szCs w:val="19"/>
        </w:rPr>
        <w:t>V.,</w:t>
      </w:r>
      <w:r>
        <w:rPr>
          <w:rFonts w:ascii="Georgia" w:eastAsia="Georgia" w:hAnsi="Georgia" w:cs="Georgia"/>
          <w:spacing w:val="8"/>
          <w:sz w:val="19"/>
          <w:szCs w:val="19"/>
        </w:rPr>
        <w:t xml:space="preserve"> </w:t>
      </w:r>
      <w:proofErr w:type="spellStart"/>
      <w:r>
        <w:rPr>
          <w:rFonts w:ascii="Georgia" w:eastAsia="Georgia" w:hAnsi="Georgia" w:cs="Georgia"/>
          <w:sz w:val="19"/>
          <w:szCs w:val="19"/>
        </w:rPr>
        <w:t>Vercauteren</w:t>
      </w:r>
      <w:proofErr w:type="spellEnd"/>
      <w:r>
        <w:rPr>
          <w:rFonts w:ascii="Georgia" w:eastAsia="Georgia" w:hAnsi="Georgia" w:cs="Georgia"/>
          <w:sz w:val="19"/>
          <w:szCs w:val="19"/>
        </w:rPr>
        <w:t>,</w:t>
      </w:r>
      <w:r>
        <w:rPr>
          <w:rFonts w:ascii="Georgia" w:eastAsia="Georgia" w:hAnsi="Georgia" w:cs="Georgia"/>
          <w:spacing w:val="23"/>
          <w:sz w:val="19"/>
          <w:szCs w:val="19"/>
        </w:rPr>
        <w:t xml:space="preserve"> </w:t>
      </w:r>
      <w:r>
        <w:rPr>
          <w:rFonts w:ascii="Georgia" w:eastAsia="Georgia" w:hAnsi="Georgia" w:cs="Georgia"/>
          <w:sz w:val="19"/>
          <w:szCs w:val="19"/>
        </w:rPr>
        <w:t>T.,</w:t>
      </w:r>
      <w:r>
        <w:rPr>
          <w:rFonts w:ascii="Georgia" w:eastAsia="Georgia" w:hAnsi="Georgia" w:cs="Georgia"/>
          <w:spacing w:val="8"/>
          <w:sz w:val="19"/>
          <w:szCs w:val="19"/>
        </w:rPr>
        <w:t xml:space="preserve"> </w:t>
      </w:r>
      <w:proofErr w:type="spellStart"/>
      <w:r>
        <w:rPr>
          <w:rFonts w:ascii="Georgia" w:eastAsia="Georgia" w:hAnsi="Georgia" w:cs="Georgia"/>
          <w:sz w:val="19"/>
          <w:szCs w:val="19"/>
        </w:rPr>
        <w:t>Ayache</w:t>
      </w:r>
      <w:proofErr w:type="spellEnd"/>
      <w:r>
        <w:rPr>
          <w:rFonts w:ascii="Georgia" w:eastAsia="Georgia" w:hAnsi="Georgia" w:cs="Georgia"/>
          <w:sz w:val="19"/>
          <w:szCs w:val="19"/>
        </w:rPr>
        <w:t>,</w:t>
      </w:r>
      <w:r>
        <w:rPr>
          <w:rFonts w:ascii="Georgia" w:eastAsia="Georgia" w:hAnsi="Georgia" w:cs="Georgia"/>
          <w:spacing w:val="14"/>
          <w:sz w:val="19"/>
          <w:szCs w:val="19"/>
        </w:rPr>
        <w:t xml:space="preserve"> </w:t>
      </w:r>
      <w:r>
        <w:rPr>
          <w:rFonts w:ascii="Georgia" w:eastAsia="Georgia" w:hAnsi="Georgia" w:cs="Georgia"/>
          <w:sz w:val="19"/>
          <w:szCs w:val="19"/>
        </w:rPr>
        <w:t>N.,</w:t>
      </w:r>
      <w:r>
        <w:rPr>
          <w:rFonts w:ascii="Georgia" w:eastAsia="Georgia" w:hAnsi="Georgia" w:cs="Georgia"/>
          <w:spacing w:val="6"/>
          <w:sz w:val="19"/>
          <w:szCs w:val="19"/>
        </w:rPr>
        <w:t xml:space="preserve"> </w:t>
      </w:r>
      <w:proofErr w:type="spellStart"/>
      <w:r>
        <w:rPr>
          <w:rFonts w:ascii="Georgia" w:eastAsia="Georgia" w:hAnsi="Georgia" w:cs="Georgia"/>
          <w:sz w:val="19"/>
          <w:szCs w:val="19"/>
        </w:rPr>
        <w:t>Commowick</w:t>
      </w:r>
      <w:proofErr w:type="spellEnd"/>
      <w:r>
        <w:rPr>
          <w:rFonts w:ascii="Georgia" w:eastAsia="Georgia" w:hAnsi="Georgia" w:cs="Georgia"/>
          <w:sz w:val="19"/>
          <w:szCs w:val="19"/>
        </w:rPr>
        <w:t>,</w:t>
      </w:r>
      <w:r>
        <w:rPr>
          <w:rFonts w:ascii="Georgia" w:eastAsia="Georgia" w:hAnsi="Georgia" w:cs="Georgia"/>
          <w:spacing w:val="23"/>
          <w:sz w:val="19"/>
          <w:szCs w:val="19"/>
        </w:rPr>
        <w:t xml:space="preserve"> </w:t>
      </w:r>
      <w:r>
        <w:rPr>
          <w:rFonts w:ascii="Georgia" w:eastAsia="Georgia" w:hAnsi="Georgia" w:cs="Georgia"/>
          <w:sz w:val="19"/>
          <w:szCs w:val="19"/>
        </w:rPr>
        <w:t>O.,</w:t>
      </w:r>
      <w:r>
        <w:rPr>
          <w:rFonts w:ascii="Georgia" w:eastAsia="Georgia" w:hAnsi="Georgia" w:cs="Georgia"/>
          <w:spacing w:val="6"/>
          <w:sz w:val="19"/>
          <w:szCs w:val="19"/>
        </w:rPr>
        <w:t xml:space="preserve"> </w:t>
      </w:r>
      <w:proofErr w:type="spellStart"/>
      <w:r>
        <w:rPr>
          <w:rFonts w:ascii="Georgia" w:eastAsia="Georgia" w:hAnsi="Georgia" w:cs="Georgia"/>
          <w:sz w:val="19"/>
          <w:szCs w:val="19"/>
        </w:rPr>
        <w:t>Malandain</w:t>
      </w:r>
      <w:proofErr w:type="spellEnd"/>
      <w:r>
        <w:rPr>
          <w:rFonts w:ascii="Georgia" w:eastAsia="Georgia" w:hAnsi="Georgia" w:cs="Georgia"/>
          <w:sz w:val="19"/>
          <w:szCs w:val="19"/>
        </w:rPr>
        <w:t>,</w:t>
      </w:r>
      <w:r>
        <w:rPr>
          <w:rFonts w:ascii="Georgia" w:eastAsia="Georgia" w:hAnsi="Georgia" w:cs="Georgia"/>
          <w:spacing w:val="20"/>
          <w:sz w:val="19"/>
          <w:szCs w:val="19"/>
        </w:rPr>
        <w:t xml:space="preserve"> </w:t>
      </w:r>
      <w:r>
        <w:rPr>
          <w:rFonts w:ascii="Georgia" w:eastAsia="Georgia" w:hAnsi="Georgia" w:cs="Georgia"/>
          <w:sz w:val="19"/>
          <w:szCs w:val="19"/>
        </w:rPr>
        <w:t>G.,</w:t>
      </w:r>
      <w:r>
        <w:rPr>
          <w:rFonts w:ascii="Georgia" w:eastAsia="Georgia" w:hAnsi="Georgia" w:cs="Georgia"/>
          <w:spacing w:val="6"/>
          <w:sz w:val="19"/>
          <w:szCs w:val="19"/>
        </w:rPr>
        <w:t xml:space="preserve"> </w:t>
      </w:r>
      <w:proofErr w:type="spellStart"/>
      <w:r>
        <w:rPr>
          <w:rFonts w:ascii="Georgia" w:eastAsia="Georgia" w:hAnsi="Georgia" w:cs="Georgia"/>
          <w:sz w:val="19"/>
          <w:szCs w:val="19"/>
        </w:rPr>
        <w:t>Glocker</w:t>
      </w:r>
      <w:proofErr w:type="spellEnd"/>
      <w:r>
        <w:rPr>
          <w:rFonts w:ascii="Georgia" w:eastAsia="Georgia" w:hAnsi="Georgia" w:cs="Georgia"/>
          <w:sz w:val="19"/>
          <w:szCs w:val="19"/>
        </w:rPr>
        <w:t>,</w:t>
      </w:r>
      <w:r>
        <w:rPr>
          <w:rFonts w:ascii="Georgia" w:eastAsia="Georgia" w:hAnsi="Georgia" w:cs="Georgia"/>
          <w:spacing w:val="15"/>
          <w:sz w:val="19"/>
          <w:szCs w:val="19"/>
        </w:rPr>
        <w:t xml:space="preserve"> </w:t>
      </w:r>
      <w:r>
        <w:rPr>
          <w:rFonts w:ascii="Georgia" w:eastAsia="Georgia" w:hAnsi="Georgia" w:cs="Georgia"/>
          <w:sz w:val="19"/>
          <w:szCs w:val="19"/>
        </w:rPr>
        <w:t>B.,</w:t>
      </w:r>
      <w:r>
        <w:rPr>
          <w:rFonts w:ascii="Georgia" w:eastAsia="Georgia" w:hAnsi="Georgia" w:cs="Georgia"/>
          <w:spacing w:val="8"/>
          <w:sz w:val="19"/>
          <w:szCs w:val="19"/>
        </w:rPr>
        <w:t xml:space="preserve"> </w:t>
      </w:r>
      <w:proofErr w:type="spellStart"/>
      <w:r>
        <w:rPr>
          <w:rFonts w:ascii="Georgia" w:eastAsia="Georgia" w:hAnsi="Georgia" w:cs="Georgia"/>
          <w:sz w:val="19"/>
          <w:szCs w:val="19"/>
        </w:rPr>
        <w:t>Paragios</w:t>
      </w:r>
      <w:proofErr w:type="spellEnd"/>
      <w:r>
        <w:rPr>
          <w:rFonts w:ascii="Georgia" w:eastAsia="Georgia" w:hAnsi="Georgia" w:cs="Georgia"/>
          <w:sz w:val="19"/>
          <w:szCs w:val="19"/>
        </w:rPr>
        <w:t>,</w:t>
      </w:r>
      <w:r>
        <w:rPr>
          <w:rFonts w:ascii="Georgia" w:eastAsia="Georgia" w:hAnsi="Georgia" w:cs="Georgia"/>
          <w:spacing w:val="16"/>
          <w:sz w:val="19"/>
          <w:szCs w:val="19"/>
        </w:rPr>
        <w:t xml:space="preserve"> </w:t>
      </w:r>
      <w:r>
        <w:rPr>
          <w:rFonts w:ascii="Georgia" w:eastAsia="Georgia" w:hAnsi="Georgia" w:cs="Georgia"/>
          <w:sz w:val="19"/>
          <w:szCs w:val="19"/>
        </w:rPr>
        <w:t>N.,</w:t>
      </w:r>
      <w:r>
        <w:rPr>
          <w:rFonts w:ascii="Georgia" w:eastAsia="Georgia" w:hAnsi="Georgia" w:cs="Georgia"/>
          <w:spacing w:val="6"/>
          <w:sz w:val="19"/>
          <w:szCs w:val="19"/>
        </w:rPr>
        <w:t xml:space="preserve"> </w:t>
      </w:r>
      <w:proofErr w:type="spellStart"/>
      <w:r>
        <w:rPr>
          <w:rFonts w:ascii="Georgia" w:eastAsia="Georgia" w:hAnsi="Georgia" w:cs="Georgia"/>
          <w:sz w:val="19"/>
          <w:szCs w:val="19"/>
        </w:rPr>
        <w:t>Navab</w:t>
      </w:r>
      <w:proofErr w:type="spellEnd"/>
      <w:r>
        <w:rPr>
          <w:rFonts w:ascii="Georgia" w:eastAsia="Georgia" w:hAnsi="Georgia" w:cs="Georgia"/>
          <w:sz w:val="19"/>
          <w:szCs w:val="19"/>
        </w:rPr>
        <w:t>,</w:t>
      </w:r>
      <w:r>
        <w:rPr>
          <w:rFonts w:ascii="Georgia" w:eastAsia="Georgia" w:hAnsi="Georgia" w:cs="Georgia"/>
          <w:spacing w:val="13"/>
          <w:sz w:val="19"/>
          <w:szCs w:val="19"/>
        </w:rPr>
        <w:t xml:space="preserve"> </w:t>
      </w:r>
      <w:r>
        <w:rPr>
          <w:rFonts w:ascii="Georgia" w:eastAsia="Georgia" w:hAnsi="Georgia" w:cs="Georgia"/>
          <w:sz w:val="19"/>
          <w:szCs w:val="19"/>
        </w:rPr>
        <w:t>N.,</w:t>
      </w:r>
      <w:r>
        <w:rPr>
          <w:rFonts w:ascii="Georgia" w:eastAsia="Georgia" w:hAnsi="Georgia" w:cs="Georgia"/>
          <w:spacing w:val="6"/>
          <w:sz w:val="19"/>
          <w:szCs w:val="19"/>
        </w:rPr>
        <w:t xml:space="preserve"> </w:t>
      </w:r>
      <w:proofErr w:type="spellStart"/>
      <w:r>
        <w:rPr>
          <w:rFonts w:ascii="Georgia" w:eastAsia="Georgia" w:hAnsi="Georgia" w:cs="Georgia"/>
          <w:sz w:val="19"/>
          <w:szCs w:val="19"/>
        </w:rPr>
        <w:t>Gorbunova</w:t>
      </w:r>
      <w:proofErr w:type="spellEnd"/>
      <w:r>
        <w:rPr>
          <w:rFonts w:ascii="Georgia" w:eastAsia="Georgia" w:hAnsi="Georgia" w:cs="Georgia"/>
          <w:sz w:val="19"/>
          <w:szCs w:val="19"/>
        </w:rPr>
        <w:t>,</w:t>
      </w:r>
      <w:r>
        <w:rPr>
          <w:rFonts w:ascii="Georgia" w:eastAsia="Georgia" w:hAnsi="Georgia" w:cs="Georgia"/>
          <w:spacing w:val="21"/>
          <w:sz w:val="19"/>
          <w:szCs w:val="19"/>
        </w:rPr>
        <w:t xml:space="preserve"> </w:t>
      </w:r>
      <w:r>
        <w:rPr>
          <w:rFonts w:ascii="Georgia" w:eastAsia="Georgia" w:hAnsi="Georgia" w:cs="Georgia"/>
          <w:sz w:val="19"/>
          <w:szCs w:val="19"/>
        </w:rPr>
        <w:t>V.,</w:t>
      </w:r>
      <w:r>
        <w:rPr>
          <w:rFonts w:ascii="Georgia" w:eastAsia="Georgia" w:hAnsi="Georgia" w:cs="Georgia"/>
          <w:spacing w:val="8"/>
          <w:sz w:val="19"/>
          <w:szCs w:val="19"/>
        </w:rPr>
        <w:t xml:space="preserve"> </w:t>
      </w:r>
      <w:proofErr w:type="spellStart"/>
      <w:r>
        <w:rPr>
          <w:rFonts w:ascii="Georgia" w:eastAsia="Georgia" w:hAnsi="Georgia" w:cs="Georgia"/>
          <w:w w:val="102"/>
          <w:sz w:val="19"/>
          <w:szCs w:val="19"/>
        </w:rPr>
        <w:t>Sporring</w:t>
      </w:r>
      <w:proofErr w:type="spellEnd"/>
      <w:r>
        <w:rPr>
          <w:rFonts w:ascii="Georgia" w:eastAsia="Georgia" w:hAnsi="Georgia" w:cs="Georgia"/>
          <w:w w:val="102"/>
          <w:sz w:val="19"/>
          <w:szCs w:val="19"/>
        </w:rPr>
        <w:t xml:space="preserve">, </w:t>
      </w:r>
      <w:r>
        <w:rPr>
          <w:rFonts w:ascii="Georgia" w:eastAsia="Georgia" w:hAnsi="Georgia" w:cs="Georgia"/>
          <w:sz w:val="19"/>
          <w:szCs w:val="19"/>
        </w:rPr>
        <w:t>J.,</w:t>
      </w:r>
      <w:r>
        <w:rPr>
          <w:rFonts w:ascii="Georgia" w:eastAsia="Georgia" w:hAnsi="Georgia" w:cs="Georgia"/>
          <w:spacing w:val="8"/>
          <w:sz w:val="19"/>
          <w:szCs w:val="19"/>
        </w:rPr>
        <w:t xml:space="preserve"> </w:t>
      </w:r>
      <w:proofErr w:type="spellStart"/>
      <w:r>
        <w:rPr>
          <w:rFonts w:ascii="Georgia" w:eastAsia="Georgia" w:hAnsi="Georgia" w:cs="Georgia"/>
          <w:sz w:val="19"/>
          <w:szCs w:val="19"/>
        </w:rPr>
        <w:t>Bruijne</w:t>
      </w:r>
      <w:proofErr w:type="spellEnd"/>
      <w:r>
        <w:rPr>
          <w:rFonts w:ascii="Georgia" w:eastAsia="Georgia" w:hAnsi="Georgia" w:cs="Georgia"/>
          <w:sz w:val="19"/>
          <w:szCs w:val="19"/>
        </w:rPr>
        <w:t>,</w:t>
      </w:r>
      <w:r>
        <w:rPr>
          <w:rFonts w:ascii="Georgia" w:eastAsia="Georgia" w:hAnsi="Georgia" w:cs="Georgia"/>
          <w:spacing w:val="16"/>
          <w:sz w:val="19"/>
          <w:szCs w:val="19"/>
        </w:rPr>
        <w:t xml:space="preserve"> </w:t>
      </w:r>
      <w:r>
        <w:rPr>
          <w:rFonts w:ascii="Georgia" w:eastAsia="Georgia" w:hAnsi="Georgia" w:cs="Georgia"/>
          <w:sz w:val="19"/>
          <w:szCs w:val="19"/>
        </w:rPr>
        <w:t>M.</w:t>
      </w:r>
      <w:r>
        <w:rPr>
          <w:rFonts w:ascii="Georgia" w:eastAsia="Georgia" w:hAnsi="Georgia" w:cs="Georgia"/>
          <w:spacing w:val="7"/>
          <w:sz w:val="19"/>
          <w:szCs w:val="19"/>
        </w:rPr>
        <w:t xml:space="preserve"> </w:t>
      </w:r>
      <w:r>
        <w:rPr>
          <w:rFonts w:ascii="Georgia" w:eastAsia="Georgia" w:hAnsi="Georgia" w:cs="Georgia"/>
          <w:sz w:val="19"/>
          <w:szCs w:val="19"/>
        </w:rPr>
        <w:t>de,</w:t>
      </w:r>
      <w:r>
        <w:rPr>
          <w:rFonts w:ascii="Georgia" w:eastAsia="Georgia" w:hAnsi="Georgia" w:cs="Georgia"/>
          <w:spacing w:val="7"/>
          <w:sz w:val="19"/>
          <w:szCs w:val="19"/>
        </w:rPr>
        <w:t xml:space="preserve"> </w:t>
      </w:r>
      <w:r>
        <w:rPr>
          <w:rFonts w:ascii="Georgia" w:eastAsia="Georgia" w:hAnsi="Georgia" w:cs="Georgia"/>
          <w:sz w:val="19"/>
          <w:szCs w:val="19"/>
        </w:rPr>
        <w:t>Han,</w:t>
      </w:r>
      <w:r>
        <w:rPr>
          <w:rFonts w:ascii="Georgia" w:eastAsia="Georgia" w:hAnsi="Georgia" w:cs="Georgia"/>
          <w:spacing w:val="10"/>
          <w:sz w:val="19"/>
          <w:szCs w:val="19"/>
        </w:rPr>
        <w:t xml:space="preserve"> </w:t>
      </w:r>
      <w:r>
        <w:rPr>
          <w:rFonts w:ascii="Georgia" w:eastAsia="Georgia" w:hAnsi="Georgia" w:cs="Georgia"/>
          <w:sz w:val="19"/>
          <w:szCs w:val="19"/>
        </w:rPr>
        <w:t>X.,</w:t>
      </w:r>
      <w:r>
        <w:rPr>
          <w:rFonts w:ascii="Georgia" w:eastAsia="Georgia" w:hAnsi="Georgia" w:cs="Georgia"/>
          <w:spacing w:val="7"/>
          <w:sz w:val="19"/>
          <w:szCs w:val="19"/>
        </w:rPr>
        <w:t xml:space="preserve"> </w:t>
      </w:r>
      <w:r>
        <w:rPr>
          <w:rFonts w:ascii="Georgia" w:eastAsia="Georgia" w:hAnsi="Georgia" w:cs="Georgia"/>
          <w:sz w:val="19"/>
          <w:szCs w:val="19"/>
        </w:rPr>
        <w:t>Heinrich,</w:t>
      </w:r>
      <w:r>
        <w:rPr>
          <w:rFonts w:ascii="Georgia" w:eastAsia="Georgia" w:hAnsi="Georgia" w:cs="Georgia"/>
          <w:spacing w:val="18"/>
          <w:sz w:val="19"/>
          <w:szCs w:val="19"/>
        </w:rPr>
        <w:t xml:space="preserve"> </w:t>
      </w:r>
      <w:r>
        <w:rPr>
          <w:rFonts w:ascii="Georgia" w:eastAsia="Georgia" w:hAnsi="Georgia" w:cs="Georgia"/>
          <w:sz w:val="19"/>
          <w:szCs w:val="19"/>
        </w:rPr>
        <w:t>M.</w:t>
      </w:r>
      <w:r>
        <w:rPr>
          <w:rFonts w:ascii="Georgia" w:eastAsia="Georgia" w:hAnsi="Georgia" w:cs="Georgia"/>
          <w:spacing w:val="7"/>
          <w:sz w:val="19"/>
          <w:szCs w:val="19"/>
        </w:rPr>
        <w:t xml:space="preserve"> </w:t>
      </w:r>
      <w:r>
        <w:rPr>
          <w:rFonts w:ascii="Georgia" w:eastAsia="Georgia" w:hAnsi="Georgia" w:cs="Georgia"/>
          <w:sz w:val="19"/>
          <w:szCs w:val="19"/>
        </w:rPr>
        <w:t>P.,</w:t>
      </w:r>
      <w:r>
        <w:rPr>
          <w:rFonts w:ascii="Georgia" w:eastAsia="Georgia" w:hAnsi="Georgia" w:cs="Georgia"/>
          <w:spacing w:val="9"/>
          <w:sz w:val="19"/>
          <w:szCs w:val="19"/>
        </w:rPr>
        <w:t xml:space="preserve"> </w:t>
      </w:r>
      <w:r>
        <w:rPr>
          <w:rFonts w:ascii="Georgia" w:eastAsia="Georgia" w:hAnsi="Georgia" w:cs="Georgia"/>
          <w:sz w:val="19"/>
          <w:szCs w:val="19"/>
        </w:rPr>
        <w:t>Schnabel,</w:t>
      </w:r>
      <w:r>
        <w:rPr>
          <w:rFonts w:ascii="Georgia" w:eastAsia="Georgia" w:hAnsi="Georgia" w:cs="Georgia"/>
          <w:spacing w:val="18"/>
          <w:sz w:val="19"/>
          <w:szCs w:val="19"/>
        </w:rPr>
        <w:t xml:space="preserve"> </w:t>
      </w:r>
      <w:r>
        <w:rPr>
          <w:rFonts w:ascii="Georgia" w:eastAsia="Georgia" w:hAnsi="Georgia" w:cs="Georgia"/>
          <w:sz w:val="19"/>
          <w:szCs w:val="19"/>
        </w:rPr>
        <w:t>J.</w:t>
      </w:r>
      <w:r>
        <w:rPr>
          <w:rFonts w:ascii="Georgia" w:eastAsia="Georgia" w:hAnsi="Georgia" w:cs="Georgia"/>
          <w:spacing w:val="6"/>
          <w:sz w:val="19"/>
          <w:szCs w:val="19"/>
        </w:rPr>
        <w:t xml:space="preserve"> </w:t>
      </w:r>
      <w:r>
        <w:rPr>
          <w:rFonts w:ascii="Georgia" w:eastAsia="Georgia" w:hAnsi="Georgia" w:cs="Georgia"/>
          <w:sz w:val="19"/>
          <w:szCs w:val="19"/>
        </w:rPr>
        <w:t>A.,</w:t>
      </w:r>
      <w:r>
        <w:rPr>
          <w:rFonts w:ascii="Georgia" w:eastAsia="Georgia" w:hAnsi="Georgia" w:cs="Georgia"/>
          <w:spacing w:val="9"/>
          <w:sz w:val="19"/>
          <w:szCs w:val="19"/>
        </w:rPr>
        <w:t xml:space="preserve"> </w:t>
      </w:r>
      <w:proofErr w:type="spellStart"/>
      <w:r>
        <w:rPr>
          <w:rFonts w:ascii="Georgia" w:eastAsia="Georgia" w:hAnsi="Georgia" w:cs="Georgia"/>
          <w:sz w:val="19"/>
          <w:szCs w:val="19"/>
        </w:rPr>
        <w:t>Jenkinson</w:t>
      </w:r>
      <w:proofErr w:type="spellEnd"/>
      <w:r>
        <w:rPr>
          <w:rFonts w:ascii="Georgia" w:eastAsia="Georgia" w:hAnsi="Georgia" w:cs="Georgia"/>
          <w:sz w:val="19"/>
          <w:szCs w:val="19"/>
        </w:rPr>
        <w:t>,</w:t>
      </w:r>
      <w:r>
        <w:rPr>
          <w:rFonts w:ascii="Georgia" w:eastAsia="Georgia" w:hAnsi="Georgia" w:cs="Georgia"/>
          <w:spacing w:val="20"/>
          <w:sz w:val="19"/>
          <w:szCs w:val="19"/>
        </w:rPr>
        <w:t xml:space="preserve"> </w:t>
      </w:r>
      <w:r>
        <w:rPr>
          <w:rFonts w:ascii="Georgia" w:eastAsia="Georgia" w:hAnsi="Georgia" w:cs="Georgia"/>
          <w:sz w:val="19"/>
          <w:szCs w:val="19"/>
        </w:rPr>
        <w:t>M.,</w:t>
      </w:r>
      <w:r>
        <w:rPr>
          <w:rFonts w:ascii="Georgia" w:eastAsia="Georgia" w:hAnsi="Georgia" w:cs="Georgia"/>
          <w:spacing w:val="8"/>
          <w:sz w:val="19"/>
          <w:szCs w:val="19"/>
        </w:rPr>
        <w:t xml:space="preserve"> </w:t>
      </w:r>
      <w:r>
        <w:rPr>
          <w:rFonts w:ascii="Georgia" w:eastAsia="Georgia" w:hAnsi="Georgia" w:cs="Georgia"/>
          <w:sz w:val="19"/>
          <w:szCs w:val="19"/>
        </w:rPr>
        <w:t>Lorenz,</w:t>
      </w:r>
      <w:r>
        <w:rPr>
          <w:rFonts w:ascii="Georgia" w:eastAsia="Georgia" w:hAnsi="Georgia" w:cs="Georgia"/>
          <w:spacing w:val="15"/>
          <w:sz w:val="19"/>
          <w:szCs w:val="19"/>
        </w:rPr>
        <w:t xml:space="preserve"> </w:t>
      </w:r>
      <w:r>
        <w:rPr>
          <w:rFonts w:ascii="Georgia" w:eastAsia="Georgia" w:hAnsi="Georgia" w:cs="Georgia"/>
          <w:sz w:val="19"/>
          <w:szCs w:val="19"/>
        </w:rPr>
        <w:t>C.,</w:t>
      </w:r>
      <w:r>
        <w:rPr>
          <w:rFonts w:ascii="Georgia" w:eastAsia="Georgia" w:hAnsi="Georgia" w:cs="Georgia"/>
          <w:spacing w:val="6"/>
          <w:sz w:val="19"/>
          <w:szCs w:val="19"/>
        </w:rPr>
        <w:t xml:space="preserve"> </w:t>
      </w:r>
      <w:proofErr w:type="spellStart"/>
      <w:r>
        <w:rPr>
          <w:rFonts w:ascii="Georgia" w:eastAsia="Georgia" w:hAnsi="Georgia" w:cs="Georgia"/>
          <w:sz w:val="19"/>
          <w:szCs w:val="19"/>
        </w:rPr>
        <w:t>Modat</w:t>
      </w:r>
      <w:proofErr w:type="spellEnd"/>
      <w:r>
        <w:rPr>
          <w:rFonts w:ascii="Georgia" w:eastAsia="Georgia" w:hAnsi="Georgia" w:cs="Georgia"/>
          <w:sz w:val="19"/>
          <w:szCs w:val="19"/>
        </w:rPr>
        <w:t>,</w:t>
      </w:r>
      <w:r>
        <w:rPr>
          <w:rFonts w:ascii="Georgia" w:eastAsia="Georgia" w:hAnsi="Georgia" w:cs="Georgia"/>
          <w:spacing w:val="14"/>
          <w:sz w:val="19"/>
          <w:szCs w:val="19"/>
        </w:rPr>
        <w:t xml:space="preserve"> </w:t>
      </w:r>
      <w:r>
        <w:rPr>
          <w:rFonts w:ascii="Georgia" w:eastAsia="Georgia" w:hAnsi="Georgia" w:cs="Georgia"/>
          <w:sz w:val="19"/>
          <w:szCs w:val="19"/>
        </w:rPr>
        <w:t>M.,</w:t>
      </w:r>
      <w:r>
        <w:rPr>
          <w:rFonts w:ascii="Georgia" w:eastAsia="Georgia" w:hAnsi="Georgia" w:cs="Georgia"/>
          <w:spacing w:val="8"/>
          <w:sz w:val="19"/>
          <w:szCs w:val="19"/>
        </w:rPr>
        <w:t xml:space="preserve"> </w:t>
      </w:r>
      <w:r>
        <w:rPr>
          <w:rFonts w:ascii="Georgia" w:eastAsia="Georgia" w:hAnsi="Georgia" w:cs="Georgia"/>
          <w:sz w:val="19"/>
          <w:szCs w:val="19"/>
        </w:rPr>
        <w:t>McClelland,</w:t>
      </w:r>
      <w:r>
        <w:rPr>
          <w:rFonts w:ascii="Georgia" w:eastAsia="Georgia" w:hAnsi="Georgia" w:cs="Georgia"/>
          <w:spacing w:val="22"/>
          <w:sz w:val="19"/>
          <w:szCs w:val="19"/>
        </w:rPr>
        <w:t xml:space="preserve"> </w:t>
      </w:r>
      <w:r>
        <w:rPr>
          <w:rFonts w:ascii="Georgia" w:eastAsia="Georgia" w:hAnsi="Georgia" w:cs="Georgia"/>
          <w:sz w:val="19"/>
          <w:szCs w:val="19"/>
        </w:rPr>
        <w:t>J.</w:t>
      </w:r>
      <w:r>
        <w:rPr>
          <w:rFonts w:ascii="Georgia" w:eastAsia="Georgia" w:hAnsi="Georgia" w:cs="Georgia"/>
          <w:spacing w:val="6"/>
          <w:sz w:val="19"/>
          <w:szCs w:val="19"/>
        </w:rPr>
        <w:t xml:space="preserve"> </w:t>
      </w:r>
      <w:r>
        <w:rPr>
          <w:rFonts w:ascii="Georgia" w:eastAsia="Georgia" w:hAnsi="Georgia" w:cs="Georgia"/>
          <w:sz w:val="19"/>
          <w:szCs w:val="19"/>
        </w:rPr>
        <w:t>R.,</w:t>
      </w:r>
      <w:r>
        <w:rPr>
          <w:rFonts w:ascii="Georgia" w:eastAsia="Georgia" w:hAnsi="Georgia" w:cs="Georgia"/>
          <w:spacing w:val="9"/>
          <w:sz w:val="19"/>
          <w:szCs w:val="19"/>
        </w:rPr>
        <w:t xml:space="preserve"> </w:t>
      </w:r>
      <w:proofErr w:type="spellStart"/>
      <w:r>
        <w:rPr>
          <w:rFonts w:ascii="Georgia" w:eastAsia="Georgia" w:hAnsi="Georgia" w:cs="Georgia"/>
          <w:w w:val="102"/>
          <w:sz w:val="19"/>
          <w:szCs w:val="19"/>
        </w:rPr>
        <w:t>Ourselin</w:t>
      </w:r>
      <w:proofErr w:type="spellEnd"/>
      <w:r>
        <w:rPr>
          <w:rFonts w:ascii="Georgia" w:eastAsia="Georgia" w:hAnsi="Georgia" w:cs="Georgia"/>
          <w:w w:val="102"/>
          <w:sz w:val="19"/>
          <w:szCs w:val="19"/>
        </w:rPr>
        <w:t xml:space="preserve">, </w:t>
      </w:r>
      <w:r>
        <w:rPr>
          <w:rFonts w:ascii="Georgia" w:eastAsia="Georgia" w:hAnsi="Georgia" w:cs="Georgia"/>
          <w:sz w:val="19"/>
          <w:szCs w:val="19"/>
        </w:rPr>
        <w:t>S.,</w:t>
      </w:r>
      <w:r>
        <w:rPr>
          <w:rFonts w:ascii="Georgia" w:eastAsia="Georgia" w:hAnsi="Georgia" w:cs="Georgia"/>
          <w:spacing w:val="34"/>
          <w:sz w:val="19"/>
          <w:szCs w:val="19"/>
        </w:rPr>
        <w:t xml:space="preserve"> </w:t>
      </w:r>
      <w:proofErr w:type="spellStart"/>
      <w:r>
        <w:rPr>
          <w:rFonts w:ascii="Georgia" w:eastAsia="Georgia" w:hAnsi="Georgia" w:cs="Georgia"/>
          <w:sz w:val="19"/>
          <w:szCs w:val="19"/>
        </w:rPr>
        <w:t>Muenzing</w:t>
      </w:r>
      <w:proofErr w:type="spellEnd"/>
      <w:proofErr w:type="gramStart"/>
      <w:r>
        <w:rPr>
          <w:rFonts w:ascii="Georgia" w:eastAsia="Georgia" w:hAnsi="Georgia" w:cs="Georgia"/>
          <w:sz w:val="19"/>
          <w:szCs w:val="19"/>
        </w:rPr>
        <w:t xml:space="preserve">, </w:t>
      </w:r>
      <w:r>
        <w:rPr>
          <w:rFonts w:ascii="Georgia" w:eastAsia="Georgia" w:hAnsi="Georgia" w:cs="Georgia"/>
          <w:spacing w:val="3"/>
          <w:sz w:val="19"/>
          <w:szCs w:val="19"/>
        </w:rPr>
        <w:t xml:space="preserve"> </w:t>
      </w:r>
      <w:r>
        <w:rPr>
          <w:rFonts w:ascii="Georgia" w:eastAsia="Georgia" w:hAnsi="Georgia" w:cs="Georgia"/>
          <w:sz w:val="19"/>
          <w:szCs w:val="19"/>
        </w:rPr>
        <w:t>S</w:t>
      </w:r>
      <w:proofErr w:type="gramEnd"/>
      <w:r>
        <w:rPr>
          <w:rFonts w:ascii="Georgia" w:eastAsia="Georgia" w:hAnsi="Georgia" w:cs="Georgia"/>
          <w:sz w:val="19"/>
          <w:szCs w:val="19"/>
        </w:rPr>
        <w:t>.</w:t>
      </w:r>
      <w:r>
        <w:rPr>
          <w:rFonts w:ascii="Georgia" w:eastAsia="Georgia" w:hAnsi="Georgia" w:cs="Georgia"/>
          <w:spacing w:val="28"/>
          <w:sz w:val="19"/>
          <w:szCs w:val="19"/>
        </w:rPr>
        <w:t xml:space="preserve"> </w:t>
      </w:r>
      <w:r>
        <w:rPr>
          <w:rFonts w:ascii="Georgia" w:eastAsia="Georgia" w:hAnsi="Georgia" w:cs="Georgia"/>
          <w:sz w:val="19"/>
          <w:szCs w:val="19"/>
        </w:rPr>
        <w:t>E.</w:t>
      </w:r>
      <w:r>
        <w:rPr>
          <w:rFonts w:ascii="Georgia" w:eastAsia="Georgia" w:hAnsi="Georgia" w:cs="Georgia"/>
          <w:spacing w:val="28"/>
          <w:sz w:val="19"/>
          <w:szCs w:val="19"/>
        </w:rPr>
        <w:t xml:space="preserve"> </w:t>
      </w:r>
      <w:r>
        <w:rPr>
          <w:rFonts w:ascii="Georgia" w:eastAsia="Georgia" w:hAnsi="Georgia" w:cs="Georgia"/>
          <w:sz w:val="19"/>
          <w:szCs w:val="19"/>
        </w:rPr>
        <w:t>A.,</w:t>
      </w:r>
      <w:r>
        <w:rPr>
          <w:rFonts w:ascii="Georgia" w:eastAsia="Georgia" w:hAnsi="Georgia" w:cs="Georgia"/>
          <w:spacing w:val="38"/>
          <w:sz w:val="19"/>
          <w:szCs w:val="19"/>
        </w:rPr>
        <w:t xml:space="preserve"> </w:t>
      </w:r>
      <w:proofErr w:type="spellStart"/>
      <w:r>
        <w:rPr>
          <w:rFonts w:ascii="Georgia" w:eastAsia="Georgia" w:hAnsi="Georgia" w:cs="Georgia"/>
          <w:sz w:val="19"/>
          <w:szCs w:val="19"/>
        </w:rPr>
        <w:t>Viergever</w:t>
      </w:r>
      <w:proofErr w:type="spellEnd"/>
      <w:r>
        <w:rPr>
          <w:rFonts w:ascii="Georgia" w:eastAsia="Georgia" w:hAnsi="Georgia" w:cs="Georgia"/>
          <w:sz w:val="19"/>
          <w:szCs w:val="19"/>
        </w:rPr>
        <w:t xml:space="preserve">, </w:t>
      </w:r>
      <w:r>
        <w:rPr>
          <w:rFonts w:ascii="Georgia" w:eastAsia="Georgia" w:hAnsi="Georgia" w:cs="Georgia"/>
          <w:spacing w:val="1"/>
          <w:sz w:val="19"/>
          <w:szCs w:val="19"/>
        </w:rPr>
        <w:t xml:space="preserve"> </w:t>
      </w:r>
      <w:r>
        <w:rPr>
          <w:rFonts w:ascii="Georgia" w:eastAsia="Georgia" w:hAnsi="Georgia" w:cs="Georgia"/>
          <w:sz w:val="19"/>
          <w:szCs w:val="19"/>
        </w:rPr>
        <w:t>M.</w:t>
      </w:r>
      <w:r>
        <w:rPr>
          <w:rFonts w:ascii="Georgia" w:eastAsia="Georgia" w:hAnsi="Georgia" w:cs="Georgia"/>
          <w:spacing w:val="29"/>
          <w:sz w:val="19"/>
          <w:szCs w:val="19"/>
        </w:rPr>
        <w:t xml:space="preserve"> </w:t>
      </w:r>
      <w:r>
        <w:rPr>
          <w:rFonts w:ascii="Georgia" w:eastAsia="Georgia" w:hAnsi="Georgia" w:cs="Georgia"/>
          <w:sz w:val="19"/>
          <w:szCs w:val="19"/>
        </w:rPr>
        <w:t>A.,</w:t>
      </w:r>
      <w:r>
        <w:rPr>
          <w:rFonts w:ascii="Georgia" w:eastAsia="Georgia" w:hAnsi="Georgia" w:cs="Georgia"/>
          <w:spacing w:val="37"/>
          <w:sz w:val="19"/>
          <w:szCs w:val="19"/>
        </w:rPr>
        <w:t xml:space="preserve"> </w:t>
      </w:r>
      <w:r>
        <w:rPr>
          <w:rFonts w:ascii="Georgia" w:eastAsia="Georgia" w:hAnsi="Georgia" w:cs="Georgia"/>
          <w:sz w:val="19"/>
          <w:szCs w:val="19"/>
        </w:rPr>
        <w:t>De</w:t>
      </w:r>
      <w:r>
        <w:rPr>
          <w:rFonts w:ascii="Georgia" w:eastAsia="Georgia" w:hAnsi="Georgia" w:cs="Georgia"/>
          <w:spacing w:val="29"/>
          <w:sz w:val="19"/>
          <w:szCs w:val="19"/>
        </w:rPr>
        <w:t xml:space="preserve"> </w:t>
      </w:r>
      <w:proofErr w:type="spellStart"/>
      <w:r>
        <w:rPr>
          <w:rFonts w:ascii="Georgia" w:eastAsia="Georgia" w:hAnsi="Georgia" w:cs="Georgia"/>
          <w:sz w:val="19"/>
          <w:szCs w:val="19"/>
        </w:rPr>
        <w:t>Nigris</w:t>
      </w:r>
      <w:proofErr w:type="spellEnd"/>
      <w:r>
        <w:rPr>
          <w:rFonts w:ascii="Georgia" w:eastAsia="Georgia" w:hAnsi="Georgia" w:cs="Georgia"/>
          <w:sz w:val="19"/>
          <w:szCs w:val="19"/>
        </w:rPr>
        <w:t>,</w:t>
      </w:r>
      <w:r>
        <w:rPr>
          <w:rFonts w:ascii="Georgia" w:eastAsia="Georgia" w:hAnsi="Georgia" w:cs="Georgia"/>
          <w:spacing w:val="42"/>
          <w:sz w:val="19"/>
          <w:szCs w:val="19"/>
        </w:rPr>
        <w:t xml:space="preserve"> </w:t>
      </w:r>
      <w:r>
        <w:rPr>
          <w:rFonts w:ascii="Georgia" w:eastAsia="Georgia" w:hAnsi="Georgia" w:cs="Georgia"/>
          <w:sz w:val="19"/>
          <w:szCs w:val="19"/>
        </w:rPr>
        <w:t>D.,</w:t>
      </w:r>
      <w:r>
        <w:rPr>
          <w:rFonts w:ascii="Georgia" w:eastAsia="Georgia" w:hAnsi="Georgia" w:cs="Georgia"/>
          <w:spacing w:val="36"/>
          <w:sz w:val="19"/>
          <w:szCs w:val="19"/>
        </w:rPr>
        <w:t xml:space="preserve"> </w:t>
      </w:r>
      <w:r>
        <w:rPr>
          <w:rFonts w:ascii="Georgia" w:eastAsia="Georgia" w:hAnsi="Georgia" w:cs="Georgia"/>
          <w:sz w:val="19"/>
          <w:szCs w:val="19"/>
        </w:rPr>
        <w:t>Collins,</w:t>
      </w:r>
      <w:r>
        <w:rPr>
          <w:rFonts w:ascii="Georgia" w:eastAsia="Georgia" w:hAnsi="Georgia" w:cs="Georgia"/>
          <w:spacing w:val="42"/>
          <w:sz w:val="19"/>
          <w:szCs w:val="19"/>
        </w:rPr>
        <w:t xml:space="preserve"> </w:t>
      </w:r>
      <w:r>
        <w:rPr>
          <w:rFonts w:ascii="Georgia" w:eastAsia="Georgia" w:hAnsi="Georgia" w:cs="Georgia"/>
          <w:sz w:val="19"/>
          <w:szCs w:val="19"/>
        </w:rPr>
        <w:t>D.</w:t>
      </w:r>
      <w:r>
        <w:rPr>
          <w:rFonts w:ascii="Georgia" w:eastAsia="Georgia" w:hAnsi="Georgia" w:cs="Georgia"/>
          <w:spacing w:val="29"/>
          <w:sz w:val="19"/>
          <w:szCs w:val="19"/>
        </w:rPr>
        <w:t xml:space="preserve"> </w:t>
      </w:r>
      <w:r>
        <w:rPr>
          <w:rFonts w:ascii="Georgia" w:eastAsia="Georgia" w:hAnsi="Georgia" w:cs="Georgia"/>
          <w:sz w:val="19"/>
          <w:szCs w:val="19"/>
        </w:rPr>
        <w:t>L.,</w:t>
      </w:r>
      <w:r>
        <w:rPr>
          <w:rFonts w:ascii="Georgia" w:eastAsia="Georgia" w:hAnsi="Georgia" w:cs="Georgia"/>
          <w:spacing w:val="36"/>
          <w:sz w:val="19"/>
          <w:szCs w:val="19"/>
        </w:rPr>
        <w:t xml:space="preserve"> </w:t>
      </w:r>
      <w:proofErr w:type="spellStart"/>
      <w:r>
        <w:rPr>
          <w:rFonts w:ascii="Georgia" w:eastAsia="Georgia" w:hAnsi="Georgia" w:cs="Georgia"/>
          <w:sz w:val="19"/>
          <w:szCs w:val="19"/>
        </w:rPr>
        <w:t>Arbel</w:t>
      </w:r>
      <w:proofErr w:type="spellEnd"/>
      <w:r>
        <w:rPr>
          <w:rFonts w:ascii="Georgia" w:eastAsia="Georgia" w:hAnsi="Georgia" w:cs="Georgia"/>
          <w:sz w:val="19"/>
          <w:szCs w:val="19"/>
        </w:rPr>
        <w:t>,</w:t>
      </w:r>
      <w:r>
        <w:rPr>
          <w:rFonts w:ascii="Georgia" w:eastAsia="Georgia" w:hAnsi="Georgia" w:cs="Georgia"/>
          <w:spacing w:val="41"/>
          <w:sz w:val="19"/>
          <w:szCs w:val="19"/>
        </w:rPr>
        <w:t xml:space="preserve"> </w:t>
      </w:r>
      <w:r>
        <w:rPr>
          <w:rFonts w:ascii="Georgia" w:eastAsia="Georgia" w:hAnsi="Georgia" w:cs="Georgia"/>
          <w:sz w:val="19"/>
          <w:szCs w:val="19"/>
        </w:rPr>
        <w:t>T.,</w:t>
      </w:r>
      <w:r>
        <w:rPr>
          <w:rFonts w:ascii="Georgia" w:eastAsia="Georgia" w:hAnsi="Georgia" w:cs="Georgia"/>
          <w:spacing w:val="37"/>
          <w:sz w:val="19"/>
          <w:szCs w:val="19"/>
        </w:rPr>
        <w:t xml:space="preserve"> </w:t>
      </w:r>
      <w:proofErr w:type="spellStart"/>
      <w:r>
        <w:rPr>
          <w:rFonts w:ascii="Georgia" w:eastAsia="Georgia" w:hAnsi="Georgia" w:cs="Georgia"/>
          <w:sz w:val="19"/>
          <w:szCs w:val="19"/>
        </w:rPr>
        <w:t>Peroni</w:t>
      </w:r>
      <w:proofErr w:type="spellEnd"/>
      <w:r>
        <w:rPr>
          <w:rFonts w:ascii="Georgia" w:eastAsia="Georgia" w:hAnsi="Georgia" w:cs="Georgia"/>
          <w:sz w:val="19"/>
          <w:szCs w:val="19"/>
        </w:rPr>
        <w:t>,</w:t>
      </w:r>
      <w:r>
        <w:rPr>
          <w:rFonts w:ascii="Georgia" w:eastAsia="Georgia" w:hAnsi="Georgia" w:cs="Georgia"/>
          <w:spacing w:val="42"/>
          <w:sz w:val="19"/>
          <w:szCs w:val="19"/>
        </w:rPr>
        <w:t xml:space="preserve"> </w:t>
      </w:r>
      <w:r>
        <w:rPr>
          <w:rFonts w:ascii="Georgia" w:eastAsia="Georgia" w:hAnsi="Georgia" w:cs="Georgia"/>
          <w:sz w:val="19"/>
          <w:szCs w:val="19"/>
        </w:rPr>
        <w:t>M.,</w:t>
      </w:r>
      <w:r>
        <w:rPr>
          <w:rFonts w:ascii="Georgia" w:eastAsia="Georgia" w:hAnsi="Georgia" w:cs="Georgia"/>
          <w:spacing w:val="36"/>
          <w:sz w:val="19"/>
          <w:szCs w:val="19"/>
        </w:rPr>
        <w:t xml:space="preserve"> </w:t>
      </w:r>
      <w:r>
        <w:rPr>
          <w:rFonts w:ascii="Georgia" w:eastAsia="Georgia" w:hAnsi="Georgia" w:cs="Georgia"/>
          <w:sz w:val="19"/>
          <w:szCs w:val="19"/>
        </w:rPr>
        <w:t>Li,</w:t>
      </w:r>
      <w:r>
        <w:rPr>
          <w:rFonts w:ascii="Georgia" w:eastAsia="Georgia" w:hAnsi="Georgia" w:cs="Georgia"/>
          <w:spacing w:val="37"/>
          <w:sz w:val="19"/>
          <w:szCs w:val="19"/>
        </w:rPr>
        <w:t xml:space="preserve"> </w:t>
      </w:r>
      <w:r>
        <w:rPr>
          <w:rFonts w:ascii="Georgia" w:eastAsia="Georgia" w:hAnsi="Georgia" w:cs="Georgia"/>
          <w:sz w:val="19"/>
          <w:szCs w:val="19"/>
        </w:rPr>
        <w:t>R.,</w:t>
      </w:r>
      <w:r>
        <w:rPr>
          <w:rFonts w:ascii="Georgia" w:eastAsia="Georgia" w:hAnsi="Georgia" w:cs="Georgia"/>
          <w:spacing w:val="38"/>
          <w:sz w:val="19"/>
          <w:szCs w:val="19"/>
        </w:rPr>
        <w:t xml:space="preserve"> </w:t>
      </w:r>
      <w:r>
        <w:rPr>
          <w:rFonts w:ascii="Georgia" w:eastAsia="Georgia" w:hAnsi="Georgia" w:cs="Georgia"/>
          <w:sz w:val="19"/>
          <w:szCs w:val="19"/>
        </w:rPr>
        <w:t>Sharp,</w:t>
      </w:r>
      <w:r>
        <w:rPr>
          <w:rFonts w:ascii="Georgia" w:eastAsia="Georgia" w:hAnsi="Georgia" w:cs="Georgia"/>
          <w:spacing w:val="41"/>
          <w:sz w:val="19"/>
          <w:szCs w:val="19"/>
        </w:rPr>
        <w:t xml:space="preserve"> </w:t>
      </w:r>
      <w:r>
        <w:rPr>
          <w:rFonts w:ascii="Georgia" w:eastAsia="Georgia" w:hAnsi="Georgia" w:cs="Georgia"/>
          <w:sz w:val="19"/>
          <w:szCs w:val="19"/>
        </w:rPr>
        <w:t>G.</w:t>
      </w:r>
      <w:r>
        <w:rPr>
          <w:rFonts w:ascii="Georgia" w:eastAsia="Georgia" w:hAnsi="Georgia" w:cs="Georgia"/>
          <w:spacing w:val="29"/>
          <w:sz w:val="19"/>
          <w:szCs w:val="19"/>
        </w:rPr>
        <w:t xml:space="preserve"> </w:t>
      </w:r>
      <w:r>
        <w:rPr>
          <w:rFonts w:ascii="Georgia" w:eastAsia="Georgia" w:hAnsi="Georgia" w:cs="Georgia"/>
          <w:sz w:val="19"/>
          <w:szCs w:val="19"/>
        </w:rPr>
        <w:t>C.,</w:t>
      </w:r>
      <w:r>
        <w:rPr>
          <w:rFonts w:ascii="Georgia" w:eastAsia="Georgia" w:hAnsi="Georgia" w:cs="Georgia"/>
          <w:spacing w:val="35"/>
          <w:sz w:val="19"/>
          <w:szCs w:val="19"/>
        </w:rPr>
        <w:t xml:space="preserve"> </w:t>
      </w:r>
      <w:r>
        <w:rPr>
          <w:rFonts w:ascii="Georgia" w:eastAsia="Georgia" w:hAnsi="Georgia" w:cs="Georgia"/>
          <w:w w:val="102"/>
          <w:sz w:val="19"/>
          <w:szCs w:val="19"/>
        </w:rPr>
        <w:t xml:space="preserve">Schmidt- </w:t>
      </w:r>
      <w:proofErr w:type="spellStart"/>
      <w:r>
        <w:rPr>
          <w:rFonts w:ascii="Georgia" w:eastAsia="Georgia" w:hAnsi="Georgia" w:cs="Georgia"/>
          <w:sz w:val="19"/>
          <w:szCs w:val="19"/>
        </w:rPr>
        <w:t>Richberg</w:t>
      </w:r>
      <w:proofErr w:type="spellEnd"/>
      <w:r>
        <w:rPr>
          <w:rFonts w:ascii="Georgia" w:eastAsia="Georgia" w:hAnsi="Georgia" w:cs="Georgia"/>
          <w:sz w:val="19"/>
          <w:szCs w:val="19"/>
        </w:rPr>
        <w:t>,</w:t>
      </w:r>
      <w:r>
        <w:rPr>
          <w:rFonts w:ascii="Georgia" w:eastAsia="Georgia" w:hAnsi="Georgia" w:cs="Georgia"/>
          <w:spacing w:val="18"/>
          <w:sz w:val="19"/>
          <w:szCs w:val="19"/>
        </w:rPr>
        <w:t xml:space="preserve"> </w:t>
      </w:r>
      <w:r>
        <w:rPr>
          <w:rFonts w:ascii="Georgia" w:eastAsia="Georgia" w:hAnsi="Georgia" w:cs="Georgia"/>
          <w:sz w:val="19"/>
          <w:szCs w:val="19"/>
        </w:rPr>
        <w:t>A.,</w:t>
      </w:r>
      <w:r>
        <w:rPr>
          <w:rFonts w:ascii="Georgia" w:eastAsia="Georgia" w:hAnsi="Georgia" w:cs="Georgia"/>
          <w:spacing w:val="9"/>
          <w:sz w:val="19"/>
          <w:szCs w:val="19"/>
        </w:rPr>
        <w:t xml:space="preserve"> </w:t>
      </w:r>
      <w:proofErr w:type="spellStart"/>
      <w:r>
        <w:rPr>
          <w:rFonts w:ascii="Georgia" w:eastAsia="Georgia" w:hAnsi="Georgia" w:cs="Georgia"/>
          <w:sz w:val="19"/>
          <w:szCs w:val="19"/>
        </w:rPr>
        <w:t>Ehrhardt</w:t>
      </w:r>
      <w:proofErr w:type="spellEnd"/>
      <w:r>
        <w:rPr>
          <w:rFonts w:ascii="Georgia" w:eastAsia="Georgia" w:hAnsi="Georgia" w:cs="Georgia"/>
          <w:sz w:val="19"/>
          <w:szCs w:val="19"/>
        </w:rPr>
        <w:t>,</w:t>
      </w:r>
      <w:r>
        <w:rPr>
          <w:rFonts w:ascii="Georgia" w:eastAsia="Georgia" w:hAnsi="Georgia" w:cs="Georgia"/>
          <w:spacing w:val="18"/>
          <w:sz w:val="19"/>
          <w:szCs w:val="19"/>
        </w:rPr>
        <w:t xml:space="preserve"> </w:t>
      </w:r>
      <w:r>
        <w:rPr>
          <w:rFonts w:ascii="Georgia" w:eastAsia="Georgia" w:hAnsi="Georgia" w:cs="Georgia"/>
          <w:sz w:val="19"/>
          <w:szCs w:val="19"/>
        </w:rPr>
        <w:t>J.,</w:t>
      </w:r>
      <w:r>
        <w:rPr>
          <w:rFonts w:ascii="Georgia" w:eastAsia="Georgia" w:hAnsi="Georgia" w:cs="Georgia"/>
          <w:spacing w:val="8"/>
          <w:sz w:val="19"/>
          <w:szCs w:val="19"/>
        </w:rPr>
        <w:t xml:space="preserve"> </w:t>
      </w:r>
      <w:r>
        <w:rPr>
          <w:rFonts w:ascii="Georgia" w:eastAsia="Georgia" w:hAnsi="Georgia" w:cs="Georgia"/>
          <w:sz w:val="19"/>
          <w:szCs w:val="19"/>
        </w:rPr>
        <w:t>Werner,</w:t>
      </w:r>
      <w:r>
        <w:rPr>
          <w:rFonts w:ascii="Georgia" w:eastAsia="Georgia" w:hAnsi="Georgia" w:cs="Georgia"/>
          <w:spacing w:val="16"/>
          <w:sz w:val="19"/>
          <w:szCs w:val="19"/>
        </w:rPr>
        <w:t xml:space="preserve"> </w:t>
      </w:r>
      <w:r>
        <w:rPr>
          <w:rFonts w:ascii="Georgia" w:eastAsia="Georgia" w:hAnsi="Georgia" w:cs="Georgia"/>
          <w:sz w:val="19"/>
          <w:szCs w:val="19"/>
        </w:rPr>
        <w:t>R.,</w:t>
      </w:r>
      <w:r>
        <w:rPr>
          <w:rFonts w:ascii="Georgia" w:eastAsia="Georgia" w:hAnsi="Georgia" w:cs="Georgia"/>
          <w:spacing w:val="9"/>
          <w:sz w:val="19"/>
          <w:szCs w:val="19"/>
        </w:rPr>
        <w:t xml:space="preserve"> </w:t>
      </w:r>
      <w:proofErr w:type="spellStart"/>
      <w:r>
        <w:rPr>
          <w:rFonts w:ascii="Georgia" w:eastAsia="Georgia" w:hAnsi="Georgia" w:cs="Georgia"/>
          <w:sz w:val="19"/>
          <w:szCs w:val="19"/>
        </w:rPr>
        <w:t>Smeets</w:t>
      </w:r>
      <w:proofErr w:type="spellEnd"/>
      <w:r>
        <w:rPr>
          <w:rFonts w:ascii="Georgia" w:eastAsia="Georgia" w:hAnsi="Georgia" w:cs="Georgia"/>
          <w:sz w:val="19"/>
          <w:szCs w:val="19"/>
        </w:rPr>
        <w:t>,</w:t>
      </w:r>
      <w:r>
        <w:rPr>
          <w:rFonts w:ascii="Georgia" w:eastAsia="Georgia" w:hAnsi="Georgia" w:cs="Georgia"/>
          <w:spacing w:val="15"/>
          <w:sz w:val="19"/>
          <w:szCs w:val="19"/>
        </w:rPr>
        <w:t xml:space="preserve"> </w:t>
      </w:r>
      <w:r>
        <w:rPr>
          <w:rFonts w:ascii="Georgia" w:eastAsia="Georgia" w:hAnsi="Georgia" w:cs="Georgia"/>
          <w:sz w:val="19"/>
          <w:szCs w:val="19"/>
        </w:rPr>
        <w:t>D.,</w:t>
      </w:r>
      <w:r>
        <w:rPr>
          <w:rFonts w:ascii="Georgia" w:eastAsia="Georgia" w:hAnsi="Georgia" w:cs="Georgia"/>
          <w:spacing w:val="7"/>
          <w:sz w:val="19"/>
          <w:szCs w:val="19"/>
        </w:rPr>
        <w:t xml:space="preserve"> </w:t>
      </w:r>
      <w:proofErr w:type="spellStart"/>
      <w:r>
        <w:rPr>
          <w:rFonts w:ascii="Georgia" w:eastAsia="Georgia" w:hAnsi="Georgia" w:cs="Georgia"/>
          <w:sz w:val="19"/>
          <w:szCs w:val="19"/>
        </w:rPr>
        <w:t>Loeckx</w:t>
      </w:r>
      <w:proofErr w:type="spellEnd"/>
      <w:r>
        <w:rPr>
          <w:rFonts w:ascii="Georgia" w:eastAsia="Georgia" w:hAnsi="Georgia" w:cs="Georgia"/>
          <w:sz w:val="19"/>
          <w:szCs w:val="19"/>
        </w:rPr>
        <w:t>,</w:t>
      </w:r>
      <w:r>
        <w:rPr>
          <w:rFonts w:ascii="Georgia" w:eastAsia="Georgia" w:hAnsi="Georgia" w:cs="Georgia"/>
          <w:spacing w:val="15"/>
          <w:sz w:val="19"/>
          <w:szCs w:val="19"/>
        </w:rPr>
        <w:t xml:space="preserve"> </w:t>
      </w:r>
      <w:r>
        <w:rPr>
          <w:rFonts w:ascii="Georgia" w:eastAsia="Georgia" w:hAnsi="Georgia" w:cs="Georgia"/>
          <w:sz w:val="19"/>
          <w:szCs w:val="19"/>
        </w:rPr>
        <w:t>D.,</w:t>
      </w:r>
      <w:r>
        <w:rPr>
          <w:rFonts w:ascii="Georgia" w:eastAsia="Georgia" w:hAnsi="Georgia" w:cs="Georgia"/>
          <w:spacing w:val="7"/>
          <w:sz w:val="19"/>
          <w:szCs w:val="19"/>
        </w:rPr>
        <w:t xml:space="preserve"> </w:t>
      </w:r>
      <w:r>
        <w:rPr>
          <w:rFonts w:ascii="Georgia" w:eastAsia="Georgia" w:hAnsi="Georgia" w:cs="Georgia"/>
          <w:sz w:val="19"/>
          <w:szCs w:val="19"/>
        </w:rPr>
        <w:t>Song,</w:t>
      </w:r>
      <w:r>
        <w:rPr>
          <w:rFonts w:ascii="Georgia" w:eastAsia="Georgia" w:hAnsi="Georgia" w:cs="Georgia"/>
          <w:spacing w:val="11"/>
          <w:sz w:val="19"/>
          <w:szCs w:val="19"/>
        </w:rPr>
        <w:t xml:space="preserve"> </w:t>
      </w:r>
      <w:r>
        <w:rPr>
          <w:rFonts w:ascii="Georgia" w:eastAsia="Georgia" w:hAnsi="Georgia" w:cs="Georgia"/>
          <w:sz w:val="19"/>
          <w:szCs w:val="19"/>
        </w:rPr>
        <w:t>G.,</w:t>
      </w:r>
      <w:r>
        <w:rPr>
          <w:rFonts w:ascii="Georgia" w:eastAsia="Georgia" w:hAnsi="Georgia" w:cs="Georgia"/>
          <w:spacing w:val="7"/>
          <w:sz w:val="19"/>
          <w:szCs w:val="19"/>
        </w:rPr>
        <w:t xml:space="preserve"> </w:t>
      </w:r>
      <w:r>
        <w:rPr>
          <w:rFonts w:ascii="Georgia" w:eastAsia="Georgia" w:hAnsi="Georgia" w:cs="Georgia"/>
          <w:sz w:val="19"/>
          <w:szCs w:val="19"/>
        </w:rPr>
        <w:t>Tustison,</w:t>
      </w:r>
      <w:r>
        <w:rPr>
          <w:rFonts w:ascii="Georgia" w:eastAsia="Georgia" w:hAnsi="Georgia" w:cs="Georgia"/>
          <w:spacing w:val="18"/>
          <w:sz w:val="19"/>
          <w:szCs w:val="19"/>
        </w:rPr>
        <w:t xml:space="preserve"> </w:t>
      </w:r>
      <w:r>
        <w:rPr>
          <w:rFonts w:ascii="Georgia" w:eastAsia="Georgia" w:hAnsi="Georgia" w:cs="Georgia"/>
          <w:sz w:val="19"/>
          <w:szCs w:val="19"/>
        </w:rPr>
        <w:t>N.,</w:t>
      </w:r>
      <w:r>
        <w:rPr>
          <w:rFonts w:ascii="Georgia" w:eastAsia="Georgia" w:hAnsi="Georgia" w:cs="Georgia"/>
          <w:spacing w:val="7"/>
          <w:sz w:val="19"/>
          <w:szCs w:val="19"/>
        </w:rPr>
        <w:t xml:space="preserve"> </w:t>
      </w:r>
      <w:proofErr w:type="spellStart"/>
      <w:r>
        <w:rPr>
          <w:rFonts w:ascii="Georgia" w:eastAsia="Georgia" w:hAnsi="Georgia" w:cs="Georgia"/>
          <w:sz w:val="19"/>
          <w:szCs w:val="19"/>
        </w:rPr>
        <w:t>Avants</w:t>
      </w:r>
      <w:proofErr w:type="spellEnd"/>
      <w:r>
        <w:rPr>
          <w:rFonts w:ascii="Georgia" w:eastAsia="Georgia" w:hAnsi="Georgia" w:cs="Georgia"/>
          <w:sz w:val="19"/>
          <w:szCs w:val="19"/>
        </w:rPr>
        <w:t>,</w:t>
      </w:r>
      <w:r>
        <w:rPr>
          <w:rFonts w:ascii="Georgia" w:eastAsia="Georgia" w:hAnsi="Georgia" w:cs="Georgia"/>
          <w:spacing w:val="15"/>
          <w:sz w:val="19"/>
          <w:szCs w:val="19"/>
        </w:rPr>
        <w:t xml:space="preserve"> </w:t>
      </w:r>
      <w:r>
        <w:rPr>
          <w:rFonts w:ascii="Georgia" w:eastAsia="Georgia" w:hAnsi="Georgia" w:cs="Georgia"/>
          <w:sz w:val="19"/>
          <w:szCs w:val="19"/>
        </w:rPr>
        <w:t>B.,</w:t>
      </w:r>
      <w:r>
        <w:rPr>
          <w:rFonts w:ascii="Georgia" w:eastAsia="Georgia" w:hAnsi="Georgia" w:cs="Georgia"/>
          <w:spacing w:val="9"/>
          <w:sz w:val="19"/>
          <w:szCs w:val="19"/>
        </w:rPr>
        <w:t xml:space="preserve"> </w:t>
      </w:r>
      <w:r>
        <w:rPr>
          <w:rFonts w:ascii="Georgia" w:eastAsia="Georgia" w:hAnsi="Georgia" w:cs="Georgia"/>
          <w:sz w:val="19"/>
          <w:szCs w:val="19"/>
        </w:rPr>
        <w:t>Gee,</w:t>
      </w:r>
      <w:r>
        <w:rPr>
          <w:rFonts w:ascii="Georgia" w:eastAsia="Georgia" w:hAnsi="Georgia" w:cs="Georgia"/>
          <w:spacing w:val="9"/>
          <w:sz w:val="19"/>
          <w:szCs w:val="19"/>
        </w:rPr>
        <w:t xml:space="preserve"> </w:t>
      </w:r>
      <w:r>
        <w:rPr>
          <w:rFonts w:ascii="Georgia" w:eastAsia="Georgia" w:hAnsi="Georgia" w:cs="Georgia"/>
          <w:sz w:val="19"/>
          <w:szCs w:val="19"/>
        </w:rPr>
        <w:t>J.</w:t>
      </w:r>
      <w:r>
        <w:rPr>
          <w:rFonts w:ascii="Georgia" w:eastAsia="Georgia" w:hAnsi="Georgia" w:cs="Georgia"/>
          <w:spacing w:val="6"/>
          <w:sz w:val="19"/>
          <w:szCs w:val="19"/>
        </w:rPr>
        <w:t xml:space="preserve"> </w:t>
      </w:r>
      <w:r>
        <w:rPr>
          <w:rFonts w:ascii="Georgia" w:eastAsia="Georgia" w:hAnsi="Georgia" w:cs="Georgia"/>
          <w:sz w:val="19"/>
          <w:szCs w:val="19"/>
        </w:rPr>
        <w:t>C.,</w:t>
      </w:r>
      <w:r>
        <w:rPr>
          <w:rFonts w:ascii="Georgia" w:eastAsia="Georgia" w:hAnsi="Georgia" w:cs="Georgia"/>
          <w:spacing w:val="6"/>
          <w:sz w:val="19"/>
          <w:szCs w:val="19"/>
        </w:rPr>
        <w:t xml:space="preserve"> </w:t>
      </w:r>
      <w:r>
        <w:rPr>
          <w:rFonts w:ascii="Georgia" w:eastAsia="Georgia" w:hAnsi="Georgia" w:cs="Georgia"/>
          <w:sz w:val="19"/>
          <w:szCs w:val="19"/>
        </w:rPr>
        <w:t>Staring,</w:t>
      </w:r>
      <w:r>
        <w:rPr>
          <w:rFonts w:ascii="Georgia" w:eastAsia="Georgia" w:hAnsi="Georgia" w:cs="Georgia"/>
          <w:spacing w:val="15"/>
          <w:sz w:val="19"/>
          <w:szCs w:val="19"/>
        </w:rPr>
        <w:t xml:space="preserve"> </w:t>
      </w:r>
      <w:r>
        <w:rPr>
          <w:rFonts w:ascii="Georgia" w:eastAsia="Georgia" w:hAnsi="Georgia" w:cs="Georgia"/>
          <w:sz w:val="19"/>
          <w:szCs w:val="19"/>
        </w:rPr>
        <w:t>M.,</w:t>
      </w:r>
      <w:r>
        <w:rPr>
          <w:rFonts w:ascii="Georgia" w:eastAsia="Georgia" w:hAnsi="Georgia" w:cs="Georgia"/>
          <w:spacing w:val="8"/>
          <w:sz w:val="19"/>
          <w:szCs w:val="19"/>
        </w:rPr>
        <w:t xml:space="preserve"> </w:t>
      </w:r>
      <w:r>
        <w:rPr>
          <w:rFonts w:ascii="Georgia" w:eastAsia="Georgia" w:hAnsi="Georgia" w:cs="Georgia"/>
          <w:w w:val="102"/>
          <w:sz w:val="19"/>
          <w:szCs w:val="19"/>
        </w:rPr>
        <w:t xml:space="preserve">Klein, </w:t>
      </w:r>
      <w:r>
        <w:rPr>
          <w:rFonts w:ascii="Georgia" w:eastAsia="Georgia" w:hAnsi="Georgia" w:cs="Georgia"/>
          <w:sz w:val="19"/>
          <w:szCs w:val="19"/>
        </w:rPr>
        <w:t>S.,</w:t>
      </w:r>
      <w:r>
        <w:rPr>
          <w:rFonts w:ascii="Georgia" w:eastAsia="Georgia" w:hAnsi="Georgia" w:cs="Georgia"/>
          <w:spacing w:val="25"/>
          <w:sz w:val="19"/>
          <w:szCs w:val="19"/>
        </w:rPr>
        <w:t xml:space="preserve"> </w:t>
      </w:r>
      <w:proofErr w:type="spellStart"/>
      <w:r>
        <w:rPr>
          <w:rFonts w:ascii="Georgia" w:eastAsia="Georgia" w:hAnsi="Georgia" w:cs="Georgia"/>
          <w:sz w:val="19"/>
          <w:szCs w:val="19"/>
        </w:rPr>
        <w:t>Stoel</w:t>
      </w:r>
      <w:proofErr w:type="spellEnd"/>
      <w:r>
        <w:rPr>
          <w:rFonts w:ascii="Georgia" w:eastAsia="Georgia" w:hAnsi="Georgia" w:cs="Georgia"/>
          <w:sz w:val="19"/>
          <w:szCs w:val="19"/>
        </w:rPr>
        <w:t>,</w:t>
      </w:r>
      <w:r>
        <w:rPr>
          <w:rFonts w:ascii="Georgia" w:eastAsia="Georgia" w:hAnsi="Georgia" w:cs="Georgia"/>
          <w:spacing w:val="30"/>
          <w:sz w:val="19"/>
          <w:szCs w:val="19"/>
        </w:rPr>
        <w:t xml:space="preserve"> </w:t>
      </w:r>
      <w:r>
        <w:rPr>
          <w:rFonts w:ascii="Georgia" w:eastAsia="Georgia" w:hAnsi="Georgia" w:cs="Georgia"/>
          <w:sz w:val="19"/>
          <w:szCs w:val="19"/>
        </w:rPr>
        <w:t>B.</w:t>
      </w:r>
      <w:r>
        <w:rPr>
          <w:rFonts w:ascii="Georgia" w:eastAsia="Georgia" w:hAnsi="Georgia" w:cs="Georgia"/>
          <w:spacing w:val="22"/>
          <w:sz w:val="19"/>
          <w:szCs w:val="19"/>
        </w:rPr>
        <w:t xml:space="preserve"> </w:t>
      </w:r>
      <w:r>
        <w:rPr>
          <w:rFonts w:ascii="Georgia" w:eastAsia="Georgia" w:hAnsi="Georgia" w:cs="Georgia"/>
          <w:sz w:val="19"/>
          <w:szCs w:val="19"/>
        </w:rPr>
        <w:t>C.,</w:t>
      </w:r>
      <w:r>
        <w:rPr>
          <w:rFonts w:ascii="Georgia" w:eastAsia="Georgia" w:hAnsi="Georgia" w:cs="Georgia"/>
          <w:spacing w:val="25"/>
          <w:sz w:val="19"/>
          <w:szCs w:val="19"/>
        </w:rPr>
        <w:t xml:space="preserve"> </w:t>
      </w:r>
      <w:proofErr w:type="spellStart"/>
      <w:r>
        <w:rPr>
          <w:rFonts w:ascii="Georgia" w:eastAsia="Georgia" w:hAnsi="Georgia" w:cs="Georgia"/>
          <w:sz w:val="19"/>
          <w:szCs w:val="19"/>
        </w:rPr>
        <w:t>Urschler</w:t>
      </w:r>
      <w:proofErr w:type="spellEnd"/>
      <w:r>
        <w:rPr>
          <w:rFonts w:ascii="Georgia" w:eastAsia="Georgia" w:hAnsi="Georgia" w:cs="Georgia"/>
          <w:sz w:val="19"/>
          <w:szCs w:val="19"/>
        </w:rPr>
        <w:t>,</w:t>
      </w:r>
      <w:r>
        <w:rPr>
          <w:rFonts w:ascii="Georgia" w:eastAsia="Georgia" w:hAnsi="Georgia" w:cs="Georgia"/>
          <w:spacing w:val="36"/>
          <w:sz w:val="19"/>
          <w:szCs w:val="19"/>
        </w:rPr>
        <w:t xml:space="preserve"> </w:t>
      </w:r>
      <w:r>
        <w:rPr>
          <w:rFonts w:ascii="Georgia" w:eastAsia="Georgia" w:hAnsi="Georgia" w:cs="Georgia"/>
          <w:sz w:val="19"/>
          <w:szCs w:val="19"/>
        </w:rPr>
        <w:t>M.,</w:t>
      </w:r>
      <w:r>
        <w:rPr>
          <w:rFonts w:ascii="Georgia" w:eastAsia="Georgia" w:hAnsi="Georgia" w:cs="Georgia"/>
          <w:spacing w:val="27"/>
          <w:sz w:val="19"/>
          <w:szCs w:val="19"/>
        </w:rPr>
        <w:t xml:space="preserve"> </w:t>
      </w:r>
      <w:proofErr w:type="spellStart"/>
      <w:r>
        <w:rPr>
          <w:rFonts w:ascii="Georgia" w:eastAsia="Georgia" w:hAnsi="Georgia" w:cs="Georgia"/>
          <w:sz w:val="19"/>
          <w:szCs w:val="19"/>
        </w:rPr>
        <w:t>Werlberger</w:t>
      </w:r>
      <w:proofErr w:type="spellEnd"/>
      <w:r>
        <w:rPr>
          <w:rFonts w:ascii="Georgia" w:eastAsia="Georgia" w:hAnsi="Georgia" w:cs="Georgia"/>
          <w:sz w:val="19"/>
          <w:szCs w:val="19"/>
        </w:rPr>
        <w:t>,</w:t>
      </w:r>
      <w:r>
        <w:rPr>
          <w:rFonts w:ascii="Georgia" w:eastAsia="Georgia" w:hAnsi="Georgia" w:cs="Georgia"/>
          <w:spacing w:val="41"/>
          <w:sz w:val="19"/>
          <w:szCs w:val="19"/>
        </w:rPr>
        <w:t xml:space="preserve"> </w:t>
      </w:r>
      <w:r>
        <w:rPr>
          <w:rFonts w:ascii="Georgia" w:eastAsia="Georgia" w:hAnsi="Georgia" w:cs="Georgia"/>
          <w:sz w:val="19"/>
          <w:szCs w:val="19"/>
        </w:rPr>
        <w:t>M.,</w:t>
      </w:r>
      <w:r>
        <w:rPr>
          <w:rFonts w:ascii="Georgia" w:eastAsia="Georgia" w:hAnsi="Georgia" w:cs="Georgia"/>
          <w:spacing w:val="27"/>
          <w:sz w:val="19"/>
          <w:szCs w:val="19"/>
        </w:rPr>
        <w:t xml:space="preserve"> </w:t>
      </w:r>
      <w:proofErr w:type="spellStart"/>
      <w:r>
        <w:rPr>
          <w:rFonts w:ascii="Georgia" w:eastAsia="Georgia" w:hAnsi="Georgia" w:cs="Georgia"/>
          <w:sz w:val="19"/>
          <w:szCs w:val="19"/>
        </w:rPr>
        <w:t>Vandemeulebroucke</w:t>
      </w:r>
      <w:proofErr w:type="spellEnd"/>
      <w:r>
        <w:rPr>
          <w:rFonts w:ascii="Georgia" w:eastAsia="Georgia" w:hAnsi="Georgia" w:cs="Georgia"/>
          <w:sz w:val="19"/>
          <w:szCs w:val="19"/>
        </w:rPr>
        <w:t xml:space="preserve">, </w:t>
      </w:r>
      <w:r>
        <w:rPr>
          <w:rFonts w:ascii="Georgia" w:eastAsia="Georgia" w:hAnsi="Georgia" w:cs="Georgia"/>
          <w:spacing w:val="11"/>
          <w:sz w:val="19"/>
          <w:szCs w:val="19"/>
        </w:rPr>
        <w:t xml:space="preserve"> </w:t>
      </w:r>
      <w:r>
        <w:rPr>
          <w:rFonts w:ascii="Georgia" w:eastAsia="Georgia" w:hAnsi="Georgia" w:cs="Georgia"/>
          <w:sz w:val="19"/>
          <w:szCs w:val="19"/>
        </w:rPr>
        <w:t>J.,</w:t>
      </w:r>
      <w:r>
        <w:rPr>
          <w:rFonts w:ascii="Georgia" w:eastAsia="Georgia" w:hAnsi="Georgia" w:cs="Georgia"/>
          <w:spacing w:val="27"/>
          <w:sz w:val="19"/>
          <w:szCs w:val="19"/>
        </w:rPr>
        <w:t xml:space="preserve"> </w:t>
      </w:r>
      <w:proofErr w:type="spellStart"/>
      <w:r>
        <w:rPr>
          <w:rFonts w:ascii="Georgia" w:eastAsia="Georgia" w:hAnsi="Georgia" w:cs="Georgia"/>
          <w:sz w:val="19"/>
          <w:szCs w:val="19"/>
        </w:rPr>
        <w:t>Rit</w:t>
      </w:r>
      <w:proofErr w:type="spellEnd"/>
      <w:r>
        <w:rPr>
          <w:rFonts w:ascii="Georgia" w:eastAsia="Georgia" w:hAnsi="Georgia" w:cs="Georgia"/>
          <w:sz w:val="19"/>
          <w:szCs w:val="19"/>
        </w:rPr>
        <w:t>,</w:t>
      </w:r>
      <w:r>
        <w:rPr>
          <w:rFonts w:ascii="Georgia" w:eastAsia="Georgia" w:hAnsi="Georgia" w:cs="Georgia"/>
          <w:spacing w:val="27"/>
          <w:sz w:val="19"/>
          <w:szCs w:val="19"/>
        </w:rPr>
        <w:t xml:space="preserve"> </w:t>
      </w:r>
      <w:r>
        <w:rPr>
          <w:rFonts w:ascii="Georgia" w:eastAsia="Georgia" w:hAnsi="Georgia" w:cs="Georgia"/>
          <w:sz w:val="19"/>
          <w:szCs w:val="19"/>
        </w:rPr>
        <w:t>S.,</w:t>
      </w:r>
      <w:r>
        <w:rPr>
          <w:rFonts w:ascii="Georgia" w:eastAsia="Georgia" w:hAnsi="Georgia" w:cs="Georgia"/>
          <w:spacing w:val="25"/>
          <w:sz w:val="19"/>
          <w:szCs w:val="19"/>
        </w:rPr>
        <w:t xml:space="preserve"> </w:t>
      </w:r>
      <w:proofErr w:type="spellStart"/>
      <w:r>
        <w:rPr>
          <w:rFonts w:ascii="Georgia" w:eastAsia="Georgia" w:hAnsi="Georgia" w:cs="Georgia"/>
          <w:sz w:val="19"/>
          <w:szCs w:val="19"/>
        </w:rPr>
        <w:t>Sarrut</w:t>
      </w:r>
      <w:proofErr w:type="spellEnd"/>
      <w:r>
        <w:rPr>
          <w:rFonts w:ascii="Georgia" w:eastAsia="Georgia" w:hAnsi="Georgia" w:cs="Georgia"/>
          <w:sz w:val="19"/>
          <w:szCs w:val="19"/>
        </w:rPr>
        <w:t>,</w:t>
      </w:r>
      <w:r>
        <w:rPr>
          <w:rFonts w:ascii="Georgia" w:eastAsia="Georgia" w:hAnsi="Georgia" w:cs="Georgia"/>
          <w:spacing w:val="33"/>
          <w:sz w:val="19"/>
          <w:szCs w:val="19"/>
        </w:rPr>
        <w:t xml:space="preserve"> </w:t>
      </w:r>
      <w:r>
        <w:rPr>
          <w:rFonts w:ascii="Georgia" w:eastAsia="Georgia" w:hAnsi="Georgia" w:cs="Georgia"/>
          <w:sz w:val="19"/>
          <w:szCs w:val="19"/>
        </w:rPr>
        <w:t>D.,</w:t>
      </w:r>
      <w:r>
        <w:rPr>
          <w:rFonts w:ascii="Georgia" w:eastAsia="Georgia" w:hAnsi="Georgia" w:cs="Georgia"/>
          <w:spacing w:val="26"/>
          <w:sz w:val="19"/>
          <w:szCs w:val="19"/>
        </w:rPr>
        <w:t xml:space="preserve"> </w:t>
      </w:r>
      <w:r>
        <w:rPr>
          <w:rFonts w:ascii="Georgia" w:eastAsia="Georgia" w:hAnsi="Georgia" w:cs="Georgia"/>
          <w:sz w:val="19"/>
          <w:szCs w:val="19"/>
        </w:rPr>
        <w:t>and</w:t>
      </w:r>
      <w:r>
        <w:rPr>
          <w:rFonts w:ascii="Georgia" w:eastAsia="Georgia" w:hAnsi="Georgia" w:cs="Georgia"/>
          <w:spacing w:val="23"/>
          <w:sz w:val="19"/>
          <w:szCs w:val="19"/>
        </w:rPr>
        <w:t xml:space="preserve"> </w:t>
      </w:r>
      <w:proofErr w:type="spellStart"/>
      <w:r>
        <w:rPr>
          <w:rFonts w:ascii="Georgia" w:eastAsia="Georgia" w:hAnsi="Georgia" w:cs="Georgia"/>
          <w:sz w:val="19"/>
          <w:szCs w:val="19"/>
        </w:rPr>
        <w:t>Pluim</w:t>
      </w:r>
      <w:proofErr w:type="spellEnd"/>
      <w:r>
        <w:rPr>
          <w:rFonts w:ascii="Georgia" w:eastAsia="Georgia" w:hAnsi="Georgia" w:cs="Georgia"/>
          <w:sz w:val="19"/>
          <w:szCs w:val="19"/>
        </w:rPr>
        <w:t>,</w:t>
      </w:r>
      <w:r>
        <w:rPr>
          <w:rFonts w:ascii="Georgia" w:eastAsia="Georgia" w:hAnsi="Georgia" w:cs="Georgia"/>
          <w:spacing w:val="32"/>
          <w:sz w:val="19"/>
          <w:szCs w:val="19"/>
        </w:rPr>
        <w:t xml:space="preserve"> </w:t>
      </w:r>
      <w:r>
        <w:rPr>
          <w:rFonts w:ascii="Georgia" w:eastAsia="Georgia" w:hAnsi="Georgia" w:cs="Georgia"/>
          <w:sz w:val="19"/>
          <w:szCs w:val="19"/>
        </w:rPr>
        <w:t>J.</w:t>
      </w:r>
      <w:r>
        <w:rPr>
          <w:rFonts w:ascii="Georgia" w:eastAsia="Georgia" w:hAnsi="Georgia" w:cs="Georgia"/>
          <w:spacing w:val="21"/>
          <w:sz w:val="19"/>
          <w:szCs w:val="19"/>
        </w:rPr>
        <w:t xml:space="preserve"> </w:t>
      </w:r>
      <w:r>
        <w:rPr>
          <w:rFonts w:ascii="Georgia" w:eastAsia="Georgia" w:hAnsi="Georgia" w:cs="Georgia"/>
          <w:sz w:val="19"/>
          <w:szCs w:val="19"/>
        </w:rPr>
        <w:t>P.</w:t>
      </w:r>
      <w:r>
        <w:rPr>
          <w:rFonts w:ascii="Georgia" w:eastAsia="Georgia" w:hAnsi="Georgia" w:cs="Georgia"/>
          <w:spacing w:val="22"/>
          <w:sz w:val="19"/>
          <w:szCs w:val="19"/>
        </w:rPr>
        <w:t xml:space="preserve"> </w:t>
      </w:r>
      <w:r>
        <w:rPr>
          <w:rFonts w:ascii="Georgia" w:eastAsia="Georgia" w:hAnsi="Georgia" w:cs="Georgia"/>
          <w:sz w:val="19"/>
          <w:szCs w:val="19"/>
        </w:rPr>
        <w:t>W.</w:t>
      </w:r>
      <w:r>
        <w:rPr>
          <w:rFonts w:ascii="Georgia" w:eastAsia="Georgia" w:hAnsi="Georgia" w:cs="Georgia"/>
          <w:spacing w:val="22"/>
          <w:sz w:val="19"/>
          <w:szCs w:val="19"/>
        </w:rPr>
        <w:t xml:space="preserve"> </w:t>
      </w:r>
      <w:r>
        <w:rPr>
          <w:rFonts w:ascii="Georgia" w:eastAsia="Georgia" w:hAnsi="Georgia" w:cs="Georgia"/>
          <w:spacing w:val="-2"/>
          <w:w w:val="102"/>
          <w:sz w:val="19"/>
          <w:szCs w:val="19"/>
        </w:rPr>
        <w:t>“</w:t>
      </w:r>
      <w:r>
        <w:rPr>
          <w:rFonts w:ascii="Georgia" w:eastAsia="Georgia" w:hAnsi="Georgia" w:cs="Georgia"/>
          <w:b/>
          <w:bCs/>
          <w:w w:val="102"/>
          <w:sz w:val="19"/>
          <w:szCs w:val="19"/>
        </w:rPr>
        <w:t xml:space="preserve">Evaluation </w:t>
      </w:r>
      <w:r>
        <w:rPr>
          <w:rFonts w:ascii="Georgia" w:eastAsia="Georgia" w:hAnsi="Georgia" w:cs="Georgia"/>
          <w:b/>
          <w:bCs/>
          <w:sz w:val="19"/>
          <w:szCs w:val="19"/>
        </w:rPr>
        <w:t>of</w:t>
      </w:r>
      <w:r>
        <w:rPr>
          <w:rFonts w:ascii="Georgia" w:eastAsia="Georgia" w:hAnsi="Georgia" w:cs="Georgia"/>
          <w:b/>
          <w:bCs/>
          <w:spacing w:val="23"/>
          <w:sz w:val="19"/>
          <w:szCs w:val="19"/>
        </w:rPr>
        <w:t xml:space="preserve"> </w:t>
      </w:r>
      <w:r>
        <w:rPr>
          <w:rFonts w:ascii="Georgia" w:eastAsia="Georgia" w:hAnsi="Georgia" w:cs="Georgia"/>
          <w:b/>
          <w:bCs/>
          <w:sz w:val="19"/>
          <w:szCs w:val="19"/>
        </w:rPr>
        <w:t>Registration</w:t>
      </w:r>
      <w:r>
        <w:rPr>
          <w:rFonts w:ascii="Georgia" w:eastAsia="Georgia" w:hAnsi="Georgia" w:cs="Georgia"/>
          <w:b/>
          <w:bCs/>
          <w:spacing w:val="43"/>
          <w:sz w:val="19"/>
          <w:szCs w:val="19"/>
        </w:rPr>
        <w:t xml:space="preserve"> </w:t>
      </w:r>
      <w:r>
        <w:rPr>
          <w:rFonts w:ascii="Georgia" w:eastAsia="Georgia" w:hAnsi="Georgia" w:cs="Georgia"/>
          <w:b/>
          <w:bCs/>
          <w:sz w:val="19"/>
          <w:szCs w:val="19"/>
        </w:rPr>
        <w:t>Methods</w:t>
      </w:r>
      <w:r>
        <w:rPr>
          <w:rFonts w:ascii="Georgia" w:eastAsia="Georgia" w:hAnsi="Georgia" w:cs="Georgia"/>
          <w:b/>
          <w:bCs/>
          <w:spacing w:val="36"/>
          <w:sz w:val="19"/>
          <w:szCs w:val="19"/>
        </w:rPr>
        <w:t xml:space="preserve"> </w:t>
      </w:r>
      <w:r>
        <w:rPr>
          <w:rFonts w:ascii="Georgia" w:eastAsia="Georgia" w:hAnsi="Georgia" w:cs="Georgia"/>
          <w:b/>
          <w:bCs/>
          <w:sz w:val="19"/>
          <w:szCs w:val="19"/>
        </w:rPr>
        <w:t>on</w:t>
      </w:r>
      <w:r>
        <w:rPr>
          <w:rFonts w:ascii="Georgia" w:eastAsia="Georgia" w:hAnsi="Georgia" w:cs="Georgia"/>
          <w:b/>
          <w:bCs/>
          <w:spacing w:val="24"/>
          <w:sz w:val="19"/>
          <w:szCs w:val="19"/>
        </w:rPr>
        <w:t xml:space="preserve"> </w:t>
      </w:r>
      <w:r>
        <w:rPr>
          <w:rFonts w:ascii="Georgia" w:eastAsia="Georgia" w:hAnsi="Georgia" w:cs="Georgia"/>
          <w:b/>
          <w:bCs/>
          <w:sz w:val="19"/>
          <w:szCs w:val="19"/>
        </w:rPr>
        <w:t>Thoracic</w:t>
      </w:r>
      <w:r>
        <w:rPr>
          <w:rFonts w:ascii="Georgia" w:eastAsia="Georgia" w:hAnsi="Georgia" w:cs="Georgia"/>
          <w:b/>
          <w:bCs/>
          <w:spacing w:val="36"/>
          <w:sz w:val="19"/>
          <w:szCs w:val="19"/>
        </w:rPr>
        <w:t xml:space="preserve"> </w:t>
      </w:r>
      <w:r>
        <w:rPr>
          <w:rFonts w:ascii="Georgia" w:eastAsia="Georgia" w:hAnsi="Georgia" w:cs="Georgia"/>
          <w:b/>
          <w:bCs/>
          <w:sz w:val="19"/>
          <w:szCs w:val="19"/>
        </w:rPr>
        <w:t>CT:</w:t>
      </w:r>
      <w:r>
        <w:rPr>
          <w:rFonts w:ascii="Georgia" w:eastAsia="Georgia" w:hAnsi="Georgia" w:cs="Georgia"/>
          <w:b/>
          <w:bCs/>
          <w:spacing w:val="26"/>
          <w:sz w:val="19"/>
          <w:szCs w:val="19"/>
        </w:rPr>
        <w:t xml:space="preserve"> </w:t>
      </w:r>
      <w:r>
        <w:rPr>
          <w:rFonts w:ascii="Georgia" w:eastAsia="Georgia" w:hAnsi="Georgia" w:cs="Georgia"/>
          <w:b/>
          <w:bCs/>
          <w:sz w:val="19"/>
          <w:szCs w:val="19"/>
        </w:rPr>
        <w:t>The</w:t>
      </w:r>
      <w:r>
        <w:rPr>
          <w:rFonts w:ascii="Georgia" w:eastAsia="Georgia" w:hAnsi="Georgia" w:cs="Georgia"/>
          <w:b/>
          <w:bCs/>
          <w:spacing w:val="26"/>
          <w:sz w:val="19"/>
          <w:szCs w:val="19"/>
        </w:rPr>
        <w:t xml:space="preserve"> </w:t>
      </w:r>
      <w:r>
        <w:rPr>
          <w:rFonts w:ascii="Georgia" w:eastAsia="Georgia" w:hAnsi="Georgia" w:cs="Georgia"/>
          <w:b/>
          <w:bCs/>
          <w:sz w:val="19"/>
          <w:szCs w:val="19"/>
        </w:rPr>
        <w:t>EMPIRE10</w:t>
      </w:r>
      <w:r>
        <w:rPr>
          <w:rFonts w:ascii="Georgia" w:eastAsia="Georgia" w:hAnsi="Georgia" w:cs="Georgia"/>
          <w:b/>
          <w:bCs/>
          <w:spacing w:val="40"/>
          <w:sz w:val="19"/>
          <w:szCs w:val="19"/>
        </w:rPr>
        <w:t xml:space="preserve"> </w:t>
      </w:r>
      <w:r>
        <w:rPr>
          <w:rFonts w:ascii="Georgia" w:eastAsia="Georgia" w:hAnsi="Georgia" w:cs="Georgia"/>
          <w:b/>
          <w:bCs/>
          <w:sz w:val="19"/>
          <w:szCs w:val="19"/>
        </w:rPr>
        <w:t>Challenge</w:t>
      </w:r>
      <w:r>
        <w:rPr>
          <w:rFonts w:ascii="Georgia" w:eastAsia="Georgia" w:hAnsi="Georgia" w:cs="Georgia"/>
          <w:sz w:val="19"/>
          <w:szCs w:val="19"/>
        </w:rPr>
        <w:t>”</w:t>
      </w:r>
      <w:r>
        <w:rPr>
          <w:rFonts w:ascii="Georgia" w:eastAsia="Georgia" w:hAnsi="Georgia" w:cs="Georgia"/>
          <w:spacing w:val="40"/>
          <w:sz w:val="19"/>
          <w:szCs w:val="19"/>
        </w:rPr>
        <w:t xml:space="preserve"> </w:t>
      </w:r>
      <w:r>
        <w:rPr>
          <w:rFonts w:ascii="Georgia" w:eastAsia="Georgia" w:hAnsi="Georgia" w:cs="Georgia"/>
          <w:i/>
          <w:sz w:val="19"/>
          <w:szCs w:val="19"/>
        </w:rPr>
        <w:t>IEEE</w:t>
      </w:r>
      <w:r>
        <w:rPr>
          <w:rFonts w:ascii="Georgia" w:eastAsia="Georgia" w:hAnsi="Georgia" w:cs="Georgia"/>
          <w:i/>
          <w:spacing w:val="17"/>
          <w:sz w:val="19"/>
          <w:szCs w:val="19"/>
        </w:rPr>
        <w:t xml:space="preserve"> </w:t>
      </w:r>
      <w:r>
        <w:rPr>
          <w:rFonts w:ascii="Georgia" w:eastAsia="Georgia" w:hAnsi="Georgia" w:cs="Georgia"/>
          <w:i/>
          <w:sz w:val="19"/>
          <w:szCs w:val="19"/>
        </w:rPr>
        <w:t>Trans</w:t>
      </w:r>
      <w:r>
        <w:rPr>
          <w:rFonts w:ascii="Georgia" w:eastAsia="Georgia" w:hAnsi="Georgia" w:cs="Georgia"/>
          <w:i/>
          <w:spacing w:val="17"/>
          <w:sz w:val="19"/>
          <w:szCs w:val="19"/>
        </w:rPr>
        <w:t xml:space="preserve"> </w:t>
      </w:r>
      <w:r>
        <w:rPr>
          <w:rFonts w:ascii="Georgia" w:eastAsia="Georgia" w:hAnsi="Georgia" w:cs="Georgia"/>
          <w:i/>
          <w:sz w:val="19"/>
          <w:szCs w:val="19"/>
        </w:rPr>
        <w:t>Med</w:t>
      </w:r>
      <w:r>
        <w:rPr>
          <w:rFonts w:ascii="Georgia" w:eastAsia="Georgia" w:hAnsi="Georgia" w:cs="Georgia"/>
          <w:i/>
          <w:spacing w:val="17"/>
          <w:sz w:val="19"/>
          <w:szCs w:val="19"/>
        </w:rPr>
        <w:t xml:space="preserve"> </w:t>
      </w:r>
      <w:r>
        <w:rPr>
          <w:rFonts w:ascii="Georgia" w:eastAsia="Georgia" w:hAnsi="Georgia" w:cs="Georgia"/>
          <w:i/>
          <w:sz w:val="19"/>
          <w:szCs w:val="19"/>
        </w:rPr>
        <w:t>Imaging</w:t>
      </w:r>
      <w:r>
        <w:rPr>
          <w:rFonts w:ascii="Georgia" w:eastAsia="Georgia" w:hAnsi="Georgia" w:cs="Georgia"/>
          <w:i/>
          <w:spacing w:val="19"/>
          <w:sz w:val="19"/>
          <w:szCs w:val="19"/>
        </w:rPr>
        <w:t xml:space="preserve"> </w:t>
      </w:r>
      <w:r>
        <w:rPr>
          <w:rFonts w:ascii="Georgia" w:eastAsia="Georgia" w:hAnsi="Georgia" w:cs="Georgia"/>
          <w:sz w:val="19"/>
          <w:szCs w:val="19"/>
        </w:rPr>
        <w:t>30,</w:t>
      </w:r>
      <w:r>
        <w:rPr>
          <w:rFonts w:ascii="Georgia" w:eastAsia="Georgia" w:hAnsi="Georgia" w:cs="Georgia"/>
          <w:spacing w:val="31"/>
          <w:sz w:val="19"/>
          <w:szCs w:val="19"/>
        </w:rPr>
        <w:t xml:space="preserve"> </w:t>
      </w:r>
      <w:r>
        <w:rPr>
          <w:rFonts w:ascii="Georgia" w:eastAsia="Georgia" w:hAnsi="Georgia" w:cs="Georgia"/>
          <w:sz w:val="19"/>
          <w:szCs w:val="19"/>
        </w:rPr>
        <w:t xml:space="preserve">no. </w:t>
      </w:r>
      <w:r>
        <w:rPr>
          <w:rFonts w:ascii="Georgia" w:eastAsia="Georgia" w:hAnsi="Georgia" w:cs="Georgia"/>
          <w:spacing w:val="28"/>
          <w:sz w:val="19"/>
          <w:szCs w:val="19"/>
        </w:rPr>
        <w:t xml:space="preserve"> </w:t>
      </w:r>
      <w:r>
        <w:rPr>
          <w:rFonts w:ascii="Georgia" w:eastAsia="Georgia" w:hAnsi="Georgia" w:cs="Georgia"/>
          <w:sz w:val="19"/>
          <w:szCs w:val="19"/>
        </w:rPr>
        <w:t>11</w:t>
      </w:r>
      <w:r>
        <w:rPr>
          <w:rFonts w:ascii="Georgia" w:eastAsia="Georgia" w:hAnsi="Georgia" w:cs="Georgia"/>
          <w:spacing w:val="24"/>
          <w:sz w:val="19"/>
          <w:szCs w:val="19"/>
        </w:rPr>
        <w:t xml:space="preserve"> </w:t>
      </w:r>
      <w:r>
        <w:rPr>
          <w:rFonts w:ascii="Georgia" w:eastAsia="Georgia" w:hAnsi="Georgia" w:cs="Georgia"/>
          <w:w w:val="102"/>
          <w:sz w:val="19"/>
          <w:szCs w:val="19"/>
        </w:rPr>
        <w:t>(2011):</w:t>
      </w:r>
    </w:p>
    <w:p w14:paraId="2110346B" w14:textId="77777777" w:rsidR="00E61F9D" w:rsidRDefault="005C64D6">
      <w:pPr>
        <w:spacing w:after="0" w:line="240" w:lineRule="auto"/>
        <w:ind w:left="136" w:right="7902"/>
        <w:jc w:val="both"/>
        <w:rPr>
          <w:rFonts w:ascii="Georgia" w:eastAsia="Georgia" w:hAnsi="Georgia" w:cs="Georgia"/>
          <w:sz w:val="19"/>
          <w:szCs w:val="19"/>
        </w:rPr>
      </w:pPr>
      <w:r>
        <w:rPr>
          <w:rFonts w:ascii="Georgia" w:eastAsia="Georgia" w:hAnsi="Georgia" w:cs="Georgia"/>
          <w:sz w:val="19"/>
          <w:szCs w:val="19"/>
        </w:rPr>
        <w:t>1901–20.</w:t>
      </w:r>
      <w:r>
        <w:rPr>
          <w:rFonts w:ascii="Georgia" w:eastAsia="Georgia" w:hAnsi="Georgia" w:cs="Georgia"/>
          <w:spacing w:val="33"/>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29">
        <w:r>
          <w:rPr>
            <w:rFonts w:ascii="Georgia" w:eastAsia="Georgia" w:hAnsi="Georgia" w:cs="Georgia"/>
            <w:color w:val="0000FF"/>
            <w:w w:val="102"/>
            <w:sz w:val="19"/>
            <w:szCs w:val="19"/>
          </w:rPr>
          <w:t>10.1109/TMI.2011.2158349</w:t>
        </w:r>
      </w:hyperlink>
    </w:p>
    <w:p w14:paraId="05B7C06C" w14:textId="77777777" w:rsidR="00E61F9D" w:rsidRDefault="005C64D6">
      <w:pPr>
        <w:spacing w:before="93" w:after="0" w:line="277" w:lineRule="auto"/>
        <w:ind w:left="140" w:right="638" w:hanging="4"/>
        <w:jc w:val="both"/>
        <w:rPr>
          <w:rFonts w:ascii="Georgia" w:eastAsia="Georgia" w:hAnsi="Georgia" w:cs="Georgia"/>
          <w:sz w:val="19"/>
          <w:szCs w:val="19"/>
        </w:rPr>
      </w:pPr>
      <w:r>
        <w:rPr>
          <w:rFonts w:ascii="Georgia" w:eastAsia="Georgia" w:hAnsi="Georgia" w:cs="Georgia"/>
          <w:sz w:val="19"/>
          <w:szCs w:val="19"/>
        </w:rPr>
        <w:t>18.</w:t>
      </w:r>
      <w:r>
        <w:rPr>
          <w:rFonts w:ascii="Georgia" w:eastAsia="Georgia" w:hAnsi="Georgia" w:cs="Georgia"/>
          <w:spacing w:val="19"/>
          <w:sz w:val="19"/>
          <w:szCs w:val="19"/>
        </w:rPr>
        <w:t xml:space="preserve"> </w:t>
      </w:r>
      <w:r>
        <w:rPr>
          <w:rFonts w:ascii="Georgia" w:eastAsia="Georgia" w:hAnsi="Georgia" w:cs="Georgia"/>
          <w:sz w:val="19"/>
          <w:szCs w:val="19"/>
        </w:rPr>
        <w:t>Klein,</w:t>
      </w:r>
      <w:r>
        <w:rPr>
          <w:rFonts w:ascii="Georgia" w:eastAsia="Georgia" w:hAnsi="Georgia" w:cs="Georgia"/>
          <w:spacing w:val="7"/>
          <w:sz w:val="19"/>
          <w:szCs w:val="19"/>
        </w:rPr>
        <w:t xml:space="preserve"> </w:t>
      </w:r>
      <w:r>
        <w:rPr>
          <w:rFonts w:ascii="Georgia" w:eastAsia="Georgia" w:hAnsi="Georgia" w:cs="Georgia"/>
          <w:sz w:val="19"/>
          <w:szCs w:val="19"/>
        </w:rPr>
        <w:t>A.,</w:t>
      </w:r>
      <w:r>
        <w:rPr>
          <w:rFonts w:ascii="Georgia" w:eastAsia="Georgia" w:hAnsi="Georgia" w:cs="Georgia"/>
          <w:spacing w:val="4"/>
          <w:sz w:val="19"/>
          <w:szCs w:val="19"/>
        </w:rPr>
        <w:t xml:space="preserve"> </w:t>
      </w:r>
      <w:proofErr w:type="spellStart"/>
      <w:r>
        <w:rPr>
          <w:rFonts w:ascii="Georgia" w:eastAsia="Georgia" w:hAnsi="Georgia" w:cs="Georgia"/>
          <w:sz w:val="19"/>
          <w:szCs w:val="19"/>
        </w:rPr>
        <w:t>Andersson</w:t>
      </w:r>
      <w:proofErr w:type="spellEnd"/>
      <w:r>
        <w:rPr>
          <w:rFonts w:ascii="Georgia" w:eastAsia="Georgia" w:hAnsi="Georgia" w:cs="Georgia"/>
          <w:sz w:val="19"/>
          <w:szCs w:val="19"/>
        </w:rPr>
        <w:t>,</w:t>
      </w:r>
      <w:r>
        <w:rPr>
          <w:rFonts w:ascii="Georgia" w:eastAsia="Georgia" w:hAnsi="Georgia" w:cs="Georgia"/>
          <w:spacing w:val="16"/>
          <w:sz w:val="19"/>
          <w:szCs w:val="19"/>
        </w:rPr>
        <w:t xml:space="preserve"> </w:t>
      </w:r>
      <w:r>
        <w:rPr>
          <w:rFonts w:ascii="Georgia" w:eastAsia="Georgia" w:hAnsi="Georgia" w:cs="Georgia"/>
          <w:sz w:val="19"/>
          <w:szCs w:val="19"/>
        </w:rPr>
        <w:t>J.,</w:t>
      </w:r>
      <w:r>
        <w:rPr>
          <w:rFonts w:ascii="Georgia" w:eastAsia="Georgia" w:hAnsi="Georgia" w:cs="Georgia"/>
          <w:spacing w:val="3"/>
          <w:sz w:val="19"/>
          <w:szCs w:val="19"/>
        </w:rPr>
        <w:t xml:space="preserve"> </w:t>
      </w:r>
      <w:proofErr w:type="spellStart"/>
      <w:r>
        <w:rPr>
          <w:rFonts w:ascii="Georgia" w:eastAsia="Georgia" w:hAnsi="Georgia" w:cs="Georgia"/>
          <w:sz w:val="19"/>
          <w:szCs w:val="19"/>
        </w:rPr>
        <w:t>Ardekani</w:t>
      </w:r>
      <w:proofErr w:type="spellEnd"/>
      <w:r>
        <w:rPr>
          <w:rFonts w:ascii="Georgia" w:eastAsia="Georgia" w:hAnsi="Georgia" w:cs="Georgia"/>
          <w:sz w:val="19"/>
          <w:szCs w:val="19"/>
        </w:rPr>
        <w:t>,</w:t>
      </w:r>
      <w:r>
        <w:rPr>
          <w:rFonts w:ascii="Georgia" w:eastAsia="Georgia" w:hAnsi="Georgia" w:cs="Georgia"/>
          <w:spacing w:val="14"/>
          <w:sz w:val="19"/>
          <w:szCs w:val="19"/>
        </w:rPr>
        <w:t xml:space="preserve"> </w:t>
      </w:r>
      <w:r>
        <w:rPr>
          <w:rFonts w:ascii="Georgia" w:eastAsia="Georgia" w:hAnsi="Georgia" w:cs="Georgia"/>
          <w:sz w:val="19"/>
          <w:szCs w:val="19"/>
        </w:rPr>
        <w:t>B.</w:t>
      </w:r>
      <w:r>
        <w:rPr>
          <w:rFonts w:ascii="Georgia" w:eastAsia="Georgia" w:hAnsi="Georgia" w:cs="Georgia"/>
          <w:spacing w:val="1"/>
          <w:sz w:val="19"/>
          <w:szCs w:val="19"/>
        </w:rPr>
        <w:t xml:space="preserve"> </w:t>
      </w:r>
      <w:r>
        <w:rPr>
          <w:rFonts w:ascii="Georgia" w:eastAsia="Georgia" w:hAnsi="Georgia" w:cs="Georgia"/>
          <w:sz w:val="19"/>
          <w:szCs w:val="19"/>
        </w:rPr>
        <w:t>A.,</w:t>
      </w:r>
      <w:r>
        <w:rPr>
          <w:rFonts w:ascii="Georgia" w:eastAsia="Georgia" w:hAnsi="Georgia" w:cs="Georgia"/>
          <w:spacing w:val="4"/>
          <w:sz w:val="19"/>
          <w:szCs w:val="19"/>
        </w:rPr>
        <w:t xml:space="preserve"> </w:t>
      </w:r>
      <w:proofErr w:type="spellStart"/>
      <w:r>
        <w:rPr>
          <w:rFonts w:ascii="Georgia" w:eastAsia="Georgia" w:hAnsi="Georgia" w:cs="Georgia"/>
          <w:sz w:val="19"/>
          <w:szCs w:val="19"/>
        </w:rPr>
        <w:t>Ashburner</w:t>
      </w:r>
      <w:proofErr w:type="spellEnd"/>
      <w:r>
        <w:rPr>
          <w:rFonts w:ascii="Georgia" w:eastAsia="Georgia" w:hAnsi="Georgia" w:cs="Georgia"/>
          <w:sz w:val="19"/>
          <w:szCs w:val="19"/>
        </w:rPr>
        <w:t>,</w:t>
      </w:r>
      <w:r>
        <w:rPr>
          <w:rFonts w:ascii="Georgia" w:eastAsia="Georgia" w:hAnsi="Georgia" w:cs="Georgia"/>
          <w:spacing w:val="16"/>
          <w:sz w:val="19"/>
          <w:szCs w:val="19"/>
        </w:rPr>
        <w:t xml:space="preserve"> </w:t>
      </w:r>
      <w:r>
        <w:rPr>
          <w:rFonts w:ascii="Georgia" w:eastAsia="Georgia" w:hAnsi="Georgia" w:cs="Georgia"/>
          <w:sz w:val="19"/>
          <w:szCs w:val="19"/>
        </w:rPr>
        <w:t>J.,</w:t>
      </w:r>
      <w:r>
        <w:rPr>
          <w:rFonts w:ascii="Georgia" w:eastAsia="Georgia" w:hAnsi="Georgia" w:cs="Georgia"/>
          <w:spacing w:val="3"/>
          <w:sz w:val="19"/>
          <w:szCs w:val="19"/>
        </w:rPr>
        <w:t xml:space="preserve"> </w:t>
      </w:r>
      <w:proofErr w:type="spellStart"/>
      <w:r>
        <w:rPr>
          <w:rFonts w:ascii="Georgia" w:eastAsia="Georgia" w:hAnsi="Georgia" w:cs="Georgia"/>
          <w:sz w:val="19"/>
          <w:szCs w:val="19"/>
        </w:rPr>
        <w:t>Avants</w:t>
      </w:r>
      <w:proofErr w:type="spellEnd"/>
      <w:r>
        <w:rPr>
          <w:rFonts w:ascii="Georgia" w:eastAsia="Georgia" w:hAnsi="Georgia" w:cs="Georgia"/>
          <w:sz w:val="19"/>
          <w:szCs w:val="19"/>
        </w:rPr>
        <w:t>,</w:t>
      </w:r>
      <w:r>
        <w:rPr>
          <w:rFonts w:ascii="Georgia" w:eastAsia="Georgia" w:hAnsi="Georgia" w:cs="Georgia"/>
          <w:spacing w:val="10"/>
          <w:sz w:val="19"/>
          <w:szCs w:val="19"/>
        </w:rPr>
        <w:t xml:space="preserve"> </w:t>
      </w:r>
      <w:r>
        <w:rPr>
          <w:rFonts w:ascii="Georgia" w:eastAsia="Georgia" w:hAnsi="Georgia" w:cs="Georgia"/>
          <w:sz w:val="19"/>
          <w:szCs w:val="19"/>
        </w:rPr>
        <w:t>B.,</w:t>
      </w:r>
      <w:r>
        <w:rPr>
          <w:rFonts w:ascii="Georgia" w:eastAsia="Georgia" w:hAnsi="Georgia" w:cs="Georgia"/>
          <w:spacing w:val="4"/>
          <w:sz w:val="19"/>
          <w:szCs w:val="19"/>
        </w:rPr>
        <w:t xml:space="preserve"> </w:t>
      </w:r>
      <w:r>
        <w:rPr>
          <w:rFonts w:ascii="Georgia" w:eastAsia="Georgia" w:hAnsi="Georgia" w:cs="Georgia"/>
          <w:sz w:val="19"/>
          <w:szCs w:val="19"/>
        </w:rPr>
        <w:t>Chiang,</w:t>
      </w:r>
      <w:r>
        <w:rPr>
          <w:rFonts w:ascii="Georgia" w:eastAsia="Georgia" w:hAnsi="Georgia" w:cs="Georgia"/>
          <w:spacing w:val="10"/>
          <w:sz w:val="19"/>
          <w:szCs w:val="19"/>
        </w:rPr>
        <w:t xml:space="preserve"> </w:t>
      </w:r>
      <w:r>
        <w:rPr>
          <w:rFonts w:ascii="Georgia" w:eastAsia="Georgia" w:hAnsi="Georgia" w:cs="Georgia"/>
          <w:sz w:val="19"/>
          <w:szCs w:val="19"/>
        </w:rPr>
        <w:t>M</w:t>
      </w:r>
      <w:proofErr w:type="gramStart"/>
      <w:r>
        <w:rPr>
          <w:rFonts w:ascii="Georgia" w:eastAsia="Georgia" w:hAnsi="Georgia" w:cs="Georgia"/>
          <w:sz w:val="19"/>
          <w:szCs w:val="19"/>
        </w:rPr>
        <w:t>.-</w:t>
      </w:r>
      <w:proofErr w:type="gramEnd"/>
      <w:r>
        <w:rPr>
          <w:rFonts w:ascii="Georgia" w:eastAsia="Georgia" w:hAnsi="Georgia" w:cs="Georgia"/>
          <w:sz w:val="19"/>
          <w:szCs w:val="19"/>
        </w:rPr>
        <w:t>C.,</w:t>
      </w:r>
      <w:r>
        <w:rPr>
          <w:rFonts w:ascii="Georgia" w:eastAsia="Georgia" w:hAnsi="Georgia" w:cs="Georgia"/>
          <w:spacing w:val="8"/>
          <w:sz w:val="19"/>
          <w:szCs w:val="19"/>
        </w:rPr>
        <w:t xml:space="preserve"> </w:t>
      </w:r>
      <w:r>
        <w:rPr>
          <w:rFonts w:ascii="Georgia" w:eastAsia="Georgia" w:hAnsi="Georgia" w:cs="Georgia"/>
          <w:sz w:val="19"/>
          <w:szCs w:val="19"/>
        </w:rPr>
        <w:t>Christensen,</w:t>
      </w:r>
      <w:r>
        <w:rPr>
          <w:rFonts w:ascii="Georgia" w:eastAsia="Georgia" w:hAnsi="Georgia" w:cs="Georgia"/>
          <w:spacing w:val="18"/>
          <w:sz w:val="19"/>
          <w:szCs w:val="19"/>
        </w:rPr>
        <w:t xml:space="preserve"> </w:t>
      </w:r>
      <w:r>
        <w:rPr>
          <w:rFonts w:ascii="Georgia" w:eastAsia="Georgia" w:hAnsi="Georgia" w:cs="Georgia"/>
          <w:sz w:val="19"/>
          <w:szCs w:val="19"/>
        </w:rPr>
        <w:t>G. E.,</w:t>
      </w:r>
      <w:r>
        <w:rPr>
          <w:rFonts w:ascii="Georgia" w:eastAsia="Georgia" w:hAnsi="Georgia" w:cs="Georgia"/>
          <w:spacing w:val="2"/>
          <w:sz w:val="19"/>
          <w:szCs w:val="19"/>
        </w:rPr>
        <w:t xml:space="preserve"> </w:t>
      </w:r>
      <w:r>
        <w:rPr>
          <w:rFonts w:ascii="Georgia" w:eastAsia="Georgia" w:hAnsi="Georgia" w:cs="Georgia"/>
          <w:sz w:val="19"/>
          <w:szCs w:val="19"/>
        </w:rPr>
        <w:t>Collins,</w:t>
      </w:r>
      <w:r>
        <w:rPr>
          <w:rFonts w:ascii="Georgia" w:eastAsia="Georgia" w:hAnsi="Georgia" w:cs="Georgia"/>
          <w:spacing w:val="10"/>
          <w:sz w:val="19"/>
          <w:szCs w:val="19"/>
        </w:rPr>
        <w:t xml:space="preserve"> </w:t>
      </w:r>
      <w:r>
        <w:rPr>
          <w:rFonts w:ascii="Georgia" w:eastAsia="Georgia" w:hAnsi="Georgia" w:cs="Georgia"/>
          <w:sz w:val="19"/>
          <w:szCs w:val="19"/>
        </w:rPr>
        <w:t>D. L.,</w:t>
      </w:r>
      <w:r>
        <w:rPr>
          <w:rFonts w:ascii="Georgia" w:eastAsia="Georgia" w:hAnsi="Georgia" w:cs="Georgia"/>
          <w:spacing w:val="4"/>
          <w:sz w:val="19"/>
          <w:szCs w:val="19"/>
        </w:rPr>
        <w:t xml:space="preserve"> </w:t>
      </w:r>
      <w:r>
        <w:rPr>
          <w:rFonts w:ascii="Georgia" w:eastAsia="Georgia" w:hAnsi="Georgia" w:cs="Georgia"/>
          <w:sz w:val="19"/>
          <w:szCs w:val="19"/>
        </w:rPr>
        <w:t>Gee,</w:t>
      </w:r>
      <w:r>
        <w:rPr>
          <w:rFonts w:ascii="Georgia" w:eastAsia="Georgia" w:hAnsi="Georgia" w:cs="Georgia"/>
          <w:spacing w:val="5"/>
          <w:sz w:val="19"/>
          <w:szCs w:val="19"/>
        </w:rPr>
        <w:t xml:space="preserve"> </w:t>
      </w:r>
      <w:r>
        <w:rPr>
          <w:rFonts w:ascii="Georgia" w:eastAsia="Georgia" w:hAnsi="Georgia" w:cs="Georgia"/>
          <w:w w:val="103"/>
          <w:sz w:val="19"/>
          <w:szCs w:val="19"/>
        </w:rPr>
        <w:t xml:space="preserve">J., </w:t>
      </w:r>
      <w:proofErr w:type="spellStart"/>
      <w:r>
        <w:rPr>
          <w:rFonts w:ascii="Georgia" w:eastAsia="Georgia" w:hAnsi="Georgia" w:cs="Georgia"/>
          <w:sz w:val="19"/>
          <w:szCs w:val="19"/>
        </w:rPr>
        <w:t>Hellier</w:t>
      </w:r>
      <w:proofErr w:type="spellEnd"/>
      <w:r>
        <w:rPr>
          <w:rFonts w:ascii="Georgia" w:eastAsia="Georgia" w:hAnsi="Georgia" w:cs="Georgia"/>
          <w:sz w:val="19"/>
          <w:szCs w:val="19"/>
        </w:rPr>
        <w:t>,</w:t>
      </w:r>
      <w:r>
        <w:rPr>
          <w:rFonts w:ascii="Georgia" w:eastAsia="Georgia" w:hAnsi="Georgia" w:cs="Georgia"/>
          <w:spacing w:val="8"/>
          <w:sz w:val="19"/>
          <w:szCs w:val="19"/>
        </w:rPr>
        <w:t xml:space="preserve"> </w:t>
      </w:r>
      <w:r>
        <w:rPr>
          <w:rFonts w:ascii="Georgia" w:eastAsia="Georgia" w:hAnsi="Georgia" w:cs="Georgia"/>
          <w:sz w:val="19"/>
          <w:szCs w:val="19"/>
        </w:rPr>
        <w:t>P.,</w:t>
      </w:r>
      <w:r>
        <w:rPr>
          <w:rFonts w:ascii="Georgia" w:eastAsia="Georgia" w:hAnsi="Georgia" w:cs="Georgia"/>
          <w:spacing w:val="2"/>
          <w:sz w:val="19"/>
          <w:szCs w:val="19"/>
        </w:rPr>
        <w:t xml:space="preserve"> </w:t>
      </w:r>
      <w:r>
        <w:rPr>
          <w:rFonts w:ascii="Georgia" w:eastAsia="Georgia" w:hAnsi="Georgia" w:cs="Georgia"/>
          <w:sz w:val="19"/>
          <w:szCs w:val="19"/>
        </w:rPr>
        <w:t>Song,</w:t>
      </w:r>
      <w:r>
        <w:rPr>
          <w:rFonts w:ascii="Georgia" w:eastAsia="Georgia" w:hAnsi="Georgia" w:cs="Georgia"/>
          <w:spacing w:val="5"/>
          <w:sz w:val="19"/>
          <w:szCs w:val="19"/>
        </w:rPr>
        <w:t xml:space="preserve"> </w:t>
      </w:r>
      <w:r>
        <w:rPr>
          <w:rFonts w:ascii="Georgia" w:eastAsia="Georgia" w:hAnsi="Georgia" w:cs="Georgia"/>
          <w:sz w:val="19"/>
          <w:szCs w:val="19"/>
        </w:rPr>
        <w:t>J. H.,</w:t>
      </w:r>
      <w:r>
        <w:rPr>
          <w:rFonts w:ascii="Georgia" w:eastAsia="Georgia" w:hAnsi="Georgia" w:cs="Georgia"/>
          <w:spacing w:val="3"/>
          <w:sz w:val="19"/>
          <w:szCs w:val="19"/>
        </w:rPr>
        <w:t xml:space="preserve"> </w:t>
      </w:r>
      <w:proofErr w:type="spellStart"/>
      <w:r>
        <w:rPr>
          <w:rFonts w:ascii="Georgia" w:eastAsia="Georgia" w:hAnsi="Georgia" w:cs="Georgia"/>
          <w:sz w:val="19"/>
          <w:szCs w:val="19"/>
        </w:rPr>
        <w:t>Jenkinson</w:t>
      </w:r>
      <w:proofErr w:type="spellEnd"/>
      <w:r>
        <w:rPr>
          <w:rFonts w:ascii="Georgia" w:eastAsia="Georgia" w:hAnsi="Georgia" w:cs="Georgia"/>
          <w:sz w:val="19"/>
          <w:szCs w:val="19"/>
        </w:rPr>
        <w:t>,</w:t>
      </w:r>
      <w:r>
        <w:rPr>
          <w:rFonts w:ascii="Georgia" w:eastAsia="Georgia" w:hAnsi="Georgia" w:cs="Georgia"/>
          <w:spacing w:val="14"/>
          <w:sz w:val="19"/>
          <w:szCs w:val="19"/>
        </w:rPr>
        <w:t xml:space="preserve"> </w:t>
      </w:r>
      <w:r>
        <w:rPr>
          <w:rFonts w:ascii="Georgia" w:eastAsia="Georgia" w:hAnsi="Georgia" w:cs="Georgia"/>
          <w:sz w:val="19"/>
          <w:szCs w:val="19"/>
        </w:rPr>
        <w:t>M.,</w:t>
      </w:r>
      <w:r>
        <w:rPr>
          <w:rFonts w:ascii="Georgia" w:eastAsia="Georgia" w:hAnsi="Georgia" w:cs="Georgia"/>
          <w:spacing w:val="1"/>
          <w:sz w:val="19"/>
          <w:szCs w:val="19"/>
        </w:rPr>
        <w:t xml:space="preserve"> </w:t>
      </w:r>
      <w:proofErr w:type="spellStart"/>
      <w:r>
        <w:rPr>
          <w:rFonts w:ascii="Georgia" w:eastAsia="Georgia" w:hAnsi="Georgia" w:cs="Georgia"/>
          <w:sz w:val="19"/>
          <w:szCs w:val="19"/>
        </w:rPr>
        <w:t>Lepage</w:t>
      </w:r>
      <w:proofErr w:type="spellEnd"/>
      <w:r>
        <w:rPr>
          <w:rFonts w:ascii="Georgia" w:eastAsia="Georgia" w:hAnsi="Georgia" w:cs="Georgia"/>
          <w:sz w:val="19"/>
          <w:szCs w:val="19"/>
        </w:rPr>
        <w:t>,</w:t>
      </w:r>
      <w:r>
        <w:rPr>
          <w:rFonts w:ascii="Georgia" w:eastAsia="Georgia" w:hAnsi="Georgia" w:cs="Georgia"/>
          <w:spacing w:val="9"/>
          <w:sz w:val="19"/>
          <w:szCs w:val="19"/>
        </w:rPr>
        <w:t xml:space="preserve"> </w:t>
      </w:r>
      <w:r>
        <w:rPr>
          <w:rFonts w:ascii="Georgia" w:eastAsia="Georgia" w:hAnsi="Georgia" w:cs="Georgia"/>
          <w:sz w:val="19"/>
          <w:szCs w:val="19"/>
        </w:rPr>
        <w:t xml:space="preserve">C., </w:t>
      </w:r>
      <w:proofErr w:type="spellStart"/>
      <w:r>
        <w:rPr>
          <w:rFonts w:ascii="Georgia" w:eastAsia="Georgia" w:hAnsi="Georgia" w:cs="Georgia"/>
          <w:sz w:val="19"/>
          <w:szCs w:val="19"/>
        </w:rPr>
        <w:t>Rueckert</w:t>
      </w:r>
      <w:proofErr w:type="spellEnd"/>
      <w:r>
        <w:rPr>
          <w:rFonts w:ascii="Georgia" w:eastAsia="Georgia" w:hAnsi="Georgia" w:cs="Georgia"/>
          <w:sz w:val="19"/>
          <w:szCs w:val="19"/>
        </w:rPr>
        <w:t>,</w:t>
      </w:r>
      <w:r>
        <w:rPr>
          <w:rFonts w:ascii="Georgia" w:eastAsia="Georgia" w:hAnsi="Georgia" w:cs="Georgia"/>
          <w:spacing w:val="12"/>
          <w:sz w:val="19"/>
          <w:szCs w:val="19"/>
        </w:rPr>
        <w:t xml:space="preserve"> </w:t>
      </w:r>
      <w:r>
        <w:rPr>
          <w:rFonts w:ascii="Georgia" w:eastAsia="Georgia" w:hAnsi="Georgia" w:cs="Georgia"/>
          <w:sz w:val="19"/>
          <w:szCs w:val="19"/>
        </w:rPr>
        <w:t>D., Thompson,</w:t>
      </w:r>
      <w:r>
        <w:rPr>
          <w:rFonts w:ascii="Georgia" w:eastAsia="Georgia" w:hAnsi="Georgia" w:cs="Georgia"/>
          <w:spacing w:val="15"/>
          <w:sz w:val="19"/>
          <w:szCs w:val="19"/>
        </w:rPr>
        <w:t xml:space="preserve"> </w:t>
      </w:r>
      <w:r>
        <w:rPr>
          <w:rFonts w:ascii="Georgia" w:eastAsia="Georgia" w:hAnsi="Georgia" w:cs="Georgia"/>
          <w:sz w:val="19"/>
          <w:szCs w:val="19"/>
        </w:rPr>
        <w:t>P.,</w:t>
      </w:r>
      <w:r>
        <w:rPr>
          <w:rFonts w:ascii="Georgia" w:eastAsia="Georgia" w:hAnsi="Georgia" w:cs="Georgia"/>
          <w:spacing w:val="2"/>
          <w:sz w:val="19"/>
          <w:szCs w:val="19"/>
        </w:rPr>
        <w:t xml:space="preserve"> </w:t>
      </w:r>
      <w:proofErr w:type="spellStart"/>
      <w:r>
        <w:rPr>
          <w:rFonts w:ascii="Georgia" w:eastAsia="Georgia" w:hAnsi="Georgia" w:cs="Georgia"/>
          <w:sz w:val="19"/>
          <w:szCs w:val="19"/>
        </w:rPr>
        <w:t>Vercauteren</w:t>
      </w:r>
      <w:proofErr w:type="spellEnd"/>
      <w:r>
        <w:rPr>
          <w:rFonts w:ascii="Georgia" w:eastAsia="Georgia" w:hAnsi="Georgia" w:cs="Georgia"/>
          <w:sz w:val="19"/>
          <w:szCs w:val="19"/>
        </w:rPr>
        <w:t>,</w:t>
      </w:r>
      <w:r>
        <w:rPr>
          <w:rFonts w:ascii="Georgia" w:eastAsia="Georgia" w:hAnsi="Georgia" w:cs="Georgia"/>
          <w:spacing w:val="17"/>
          <w:sz w:val="19"/>
          <w:szCs w:val="19"/>
        </w:rPr>
        <w:t xml:space="preserve"> </w:t>
      </w:r>
      <w:r>
        <w:rPr>
          <w:rFonts w:ascii="Georgia" w:eastAsia="Georgia" w:hAnsi="Georgia" w:cs="Georgia"/>
          <w:sz w:val="19"/>
          <w:szCs w:val="19"/>
        </w:rPr>
        <w:t>T.,</w:t>
      </w:r>
      <w:r>
        <w:rPr>
          <w:rFonts w:ascii="Georgia" w:eastAsia="Georgia" w:hAnsi="Georgia" w:cs="Georgia"/>
          <w:spacing w:val="2"/>
          <w:sz w:val="19"/>
          <w:szCs w:val="19"/>
        </w:rPr>
        <w:t xml:space="preserve"> </w:t>
      </w:r>
      <w:r>
        <w:rPr>
          <w:rFonts w:ascii="Georgia" w:eastAsia="Georgia" w:hAnsi="Georgia" w:cs="Georgia"/>
          <w:sz w:val="19"/>
          <w:szCs w:val="19"/>
        </w:rPr>
        <w:t>Woods,</w:t>
      </w:r>
      <w:r>
        <w:rPr>
          <w:rFonts w:ascii="Georgia" w:eastAsia="Georgia" w:hAnsi="Georgia" w:cs="Georgia"/>
          <w:spacing w:val="8"/>
          <w:sz w:val="19"/>
          <w:szCs w:val="19"/>
        </w:rPr>
        <w:t xml:space="preserve"> </w:t>
      </w:r>
      <w:r>
        <w:rPr>
          <w:rFonts w:ascii="Georgia" w:eastAsia="Georgia" w:hAnsi="Georgia" w:cs="Georgia"/>
          <w:sz w:val="19"/>
          <w:szCs w:val="19"/>
        </w:rPr>
        <w:t>R. P.,</w:t>
      </w:r>
      <w:r>
        <w:rPr>
          <w:rFonts w:ascii="Georgia" w:eastAsia="Georgia" w:hAnsi="Georgia" w:cs="Georgia"/>
          <w:spacing w:val="2"/>
          <w:sz w:val="19"/>
          <w:szCs w:val="19"/>
        </w:rPr>
        <w:t xml:space="preserve"> </w:t>
      </w:r>
      <w:r>
        <w:rPr>
          <w:rFonts w:ascii="Georgia" w:eastAsia="Georgia" w:hAnsi="Georgia" w:cs="Georgia"/>
          <w:sz w:val="19"/>
          <w:szCs w:val="19"/>
        </w:rPr>
        <w:t>Mann,</w:t>
      </w:r>
      <w:r>
        <w:rPr>
          <w:rFonts w:ascii="Georgia" w:eastAsia="Georgia" w:hAnsi="Georgia" w:cs="Georgia"/>
          <w:spacing w:val="6"/>
          <w:sz w:val="19"/>
          <w:szCs w:val="19"/>
        </w:rPr>
        <w:t xml:space="preserve"> </w:t>
      </w:r>
      <w:r>
        <w:rPr>
          <w:rFonts w:ascii="Georgia" w:eastAsia="Georgia" w:hAnsi="Georgia" w:cs="Georgia"/>
          <w:sz w:val="19"/>
          <w:szCs w:val="19"/>
        </w:rPr>
        <w:t>J. J.,</w:t>
      </w:r>
      <w:r>
        <w:rPr>
          <w:rFonts w:ascii="Georgia" w:eastAsia="Georgia" w:hAnsi="Georgia" w:cs="Georgia"/>
          <w:spacing w:val="2"/>
          <w:sz w:val="19"/>
          <w:szCs w:val="19"/>
        </w:rPr>
        <w:t xml:space="preserve"> </w:t>
      </w:r>
      <w:r>
        <w:rPr>
          <w:rFonts w:ascii="Georgia" w:eastAsia="Georgia" w:hAnsi="Georgia" w:cs="Georgia"/>
          <w:w w:val="102"/>
          <w:sz w:val="19"/>
          <w:szCs w:val="19"/>
        </w:rPr>
        <w:t xml:space="preserve">and </w:t>
      </w:r>
      <w:proofErr w:type="spellStart"/>
      <w:r>
        <w:rPr>
          <w:rFonts w:ascii="Georgia" w:eastAsia="Georgia" w:hAnsi="Georgia" w:cs="Georgia"/>
          <w:sz w:val="19"/>
          <w:szCs w:val="19"/>
        </w:rPr>
        <w:t>Parsey</w:t>
      </w:r>
      <w:proofErr w:type="spellEnd"/>
      <w:r>
        <w:rPr>
          <w:rFonts w:ascii="Georgia" w:eastAsia="Georgia" w:hAnsi="Georgia" w:cs="Georgia"/>
          <w:sz w:val="19"/>
          <w:szCs w:val="19"/>
        </w:rPr>
        <w:t>,</w:t>
      </w:r>
      <w:r>
        <w:rPr>
          <w:rFonts w:ascii="Georgia" w:eastAsia="Georgia" w:hAnsi="Georgia" w:cs="Georgia"/>
          <w:spacing w:val="19"/>
          <w:sz w:val="19"/>
          <w:szCs w:val="19"/>
        </w:rPr>
        <w:t xml:space="preserve"> </w:t>
      </w:r>
      <w:r>
        <w:rPr>
          <w:rFonts w:ascii="Georgia" w:eastAsia="Georgia" w:hAnsi="Georgia" w:cs="Georgia"/>
          <w:sz w:val="19"/>
          <w:szCs w:val="19"/>
        </w:rPr>
        <w:t>R.</w:t>
      </w:r>
      <w:r>
        <w:rPr>
          <w:rFonts w:ascii="Georgia" w:eastAsia="Georgia" w:hAnsi="Georgia" w:cs="Georgia"/>
          <w:spacing w:val="12"/>
          <w:sz w:val="19"/>
          <w:szCs w:val="19"/>
        </w:rPr>
        <w:t xml:space="preserve"> </w:t>
      </w:r>
      <w:r>
        <w:rPr>
          <w:rFonts w:ascii="Georgia" w:eastAsia="Georgia" w:hAnsi="Georgia" w:cs="Georgia"/>
          <w:sz w:val="19"/>
          <w:szCs w:val="19"/>
        </w:rPr>
        <w:t>V.</w:t>
      </w:r>
      <w:r>
        <w:rPr>
          <w:rFonts w:ascii="Georgia" w:eastAsia="Georgia" w:hAnsi="Georgia" w:cs="Georgia"/>
          <w:spacing w:val="11"/>
          <w:sz w:val="19"/>
          <w:szCs w:val="19"/>
        </w:rPr>
        <w:t xml:space="preserve"> </w:t>
      </w:r>
      <w:r>
        <w:rPr>
          <w:rFonts w:ascii="Georgia" w:eastAsia="Georgia" w:hAnsi="Georgia" w:cs="Georgia"/>
          <w:sz w:val="19"/>
          <w:szCs w:val="19"/>
        </w:rPr>
        <w:t>“</w:t>
      </w:r>
      <w:r>
        <w:rPr>
          <w:rFonts w:ascii="Georgia" w:eastAsia="Georgia" w:hAnsi="Georgia" w:cs="Georgia"/>
          <w:b/>
          <w:bCs/>
          <w:sz w:val="19"/>
          <w:szCs w:val="19"/>
        </w:rPr>
        <w:t>Evaluation</w:t>
      </w:r>
      <w:r>
        <w:rPr>
          <w:rFonts w:ascii="Georgia" w:eastAsia="Georgia" w:hAnsi="Georgia" w:cs="Georgia"/>
          <w:b/>
          <w:bCs/>
          <w:spacing w:val="29"/>
          <w:sz w:val="19"/>
          <w:szCs w:val="19"/>
        </w:rPr>
        <w:t xml:space="preserve"> </w:t>
      </w:r>
      <w:r>
        <w:rPr>
          <w:rFonts w:ascii="Georgia" w:eastAsia="Georgia" w:hAnsi="Georgia" w:cs="Georgia"/>
          <w:b/>
          <w:bCs/>
          <w:sz w:val="19"/>
          <w:szCs w:val="19"/>
        </w:rPr>
        <w:t>of</w:t>
      </w:r>
      <w:r>
        <w:rPr>
          <w:rFonts w:ascii="Georgia" w:eastAsia="Georgia" w:hAnsi="Georgia" w:cs="Georgia"/>
          <w:b/>
          <w:bCs/>
          <w:spacing w:val="10"/>
          <w:sz w:val="19"/>
          <w:szCs w:val="19"/>
        </w:rPr>
        <w:t xml:space="preserve"> </w:t>
      </w:r>
      <w:r>
        <w:rPr>
          <w:rFonts w:ascii="Georgia" w:eastAsia="Georgia" w:hAnsi="Georgia" w:cs="Georgia"/>
          <w:b/>
          <w:bCs/>
          <w:sz w:val="19"/>
          <w:szCs w:val="19"/>
        </w:rPr>
        <w:t>14</w:t>
      </w:r>
      <w:r>
        <w:rPr>
          <w:rFonts w:ascii="Georgia" w:eastAsia="Georgia" w:hAnsi="Georgia" w:cs="Georgia"/>
          <w:b/>
          <w:bCs/>
          <w:spacing w:val="10"/>
          <w:sz w:val="19"/>
          <w:szCs w:val="19"/>
        </w:rPr>
        <w:t xml:space="preserve"> </w:t>
      </w:r>
      <w:r>
        <w:rPr>
          <w:rFonts w:ascii="Georgia" w:eastAsia="Georgia" w:hAnsi="Georgia" w:cs="Georgia"/>
          <w:b/>
          <w:bCs/>
          <w:sz w:val="19"/>
          <w:szCs w:val="19"/>
        </w:rPr>
        <w:t>Nonlinear</w:t>
      </w:r>
      <w:r>
        <w:rPr>
          <w:rFonts w:ascii="Georgia" w:eastAsia="Georgia" w:hAnsi="Georgia" w:cs="Georgia"/>
          <w:b/>
          <w:bCs/>
          <w:spacing w:val="26"/>
          <w:sz w:val="19"/>
          <w:szCs w:val="19"/>
        </w:rPr>
        <w:t xml:space="preserve"> </w:t>
      </w:r>
      <w:r>
        <w:rPr>
          <w:rFonts w:ascii="Georgia" w:eastAsia="Georgia" w:hAnsi="Georgia" w:cs="Georgia"/>
          <w:b/>
          <w:bCs/>
          <w:sz w:val="19"/>
          <w:szCs w:val="19"/>
        </w:rPr>
        <w:t>Deformation</w:t>
      </w:r>
      <w:r>
        <w:rPr>
          <w:rFonts w:ascii="Georgia" w:eastAsia="Georgia" w:hAnsi="Georgia" w:cs="Georgia"/>
          <w:b/>
          <w:bCs/>
          <w:spacing w:val="31"/>
          <w:sz w:val="19"/>
          <w:szCs w:val="19"/>
        </w:rPr>
        <w:t xml:space="preserve"> </w:t>
      </w:r>
      <w:r>
        <w:rPr>
          <w:rFonts w:ascii="Georgia" w:eastAsia="Georgia" w:hAnsi="Georgia" w:cs="Georgia"/>
          <w:b/>
          <w:bCs/>
          <w:sz w:val="19"/>
          <w:szCs w:val="19"/>
        </w:rPr>
        <w:t>Algorithms</w:t>
      </w:r>
      <w:r>
        <w:rPr>
          <w:rFonts w:ascii="Georgia" w:eastAsia="Georgia" w:hAnsi="Georgia" w:cs="Georgia"/>
          <w:b/>
          <w:bCs/>
          <w:spacing w:val="28"/>
          <w:sz w:val="19"/>
          <w:szCs w:val="19"/>
        </w:rPr>
        <w:t xml:space="preserve"> </w:t>
      </w:r>
      <w:r>
        <w:rPr>
          <w:rFonts w:ascii="Georgia" w:eastAsia="Georgia" w:hAnsi="Georgia" w:cs="Georgia"/>
          <w:b/>
          <w:bCs/>
          <w:sz w:val="19"/>
          <w:szCs w:val="19"/>
        </w:rPr>
        <w:t>Applied</w:t>
      </w:r>
      <w:r>
        <w:rPr>
          <w:rFonts w:ascii="Georgia" w:eastAsia="Georgia" w:hAnsi="Georgia" w:cs="Georgia"/>
          <w:b/>
          <w:bCs/>
          <w:spacing w:val="21"/>
          <w:sz w:val="19"/>
          <w:szCs w:val="19"/>
        </w:rPr>
        <w:t xml:space="preserve"> </w:t>
      </w:r>
      <w:r>
        <w:rPr>
          <w:rFonts w:ascii="Georgia" w:eastAsia="Georgia" w:hAnsi="Georgia" w:cs="Georgia"/>
          <w:b/>
          <w:bCs/>
          <w:sz w:val="19"/>
          <w:szCs w:val="19"/>
        </w:rPr>
        <w:t>to</w:t>
      </w:r>
      <w:r>
        <w:rPr>
          <w:rFonts w:ascii="Georgia" w:eastAsia="Georgia" w:hAnsi="Georgia" w:cs="Georgia"/>
          <w:b/>
          <w:bCs/>
          <w:spacing w:val="10"/>
          <w:sz w:val="19"/>
          <w:szCs w:val="19"/>
        </w:rPr>
        <w:t xml:space="preserve"> </w:t>
      </w:r>
      <w:r>
        <w:rPr>
          <w:rFonts w:ascii="Georgia" w:eastAsia="Georgia" w:hAnsi="Georgia" w:cs="Georgia"/>
          <w:b/>
          <w:bCs/>
          <w:sz w:val="19"/>
          <w:szCs w:val="19"/>
        </w:rPr>
        <w:t>Human</w:t>
      </w:r>
      <w:r>
        <w:rPr>
          <w:rFonts w:ascii="Georgia" w:eastAsia="Georgia" w:hAnsi="Georgia" w:cs="Georgia"/>
          <w:b/>
          <w:bCs/>
          <w:spacing w:val="21"/>
          <w:sz w:val="19"/>
          <w:szCs w:val="19"/>
        </w:rPr>
        <w:t xml:space="preserve"> </w:t>
      </w:r>
      <w:r>
        <w:rPr>
          <w:rFonts w:ascii="Georgia" w:eastAsia="Georgia" w:hAnsi="Georgia" w:cs="Georgia"/>
          <w:b/>
          <w:bCs/>
          <w:sz w:val="19"/>
          <w:szCs w:val="19"/>
        </w:rPr>
        <w:t>Brain</w:t>
      </w:r>
      <w:r>
        <w:rPr>
          <w:rFonts w:ascii="Georgia" w:eastAsia="Georgia" w:hAnsi="Georgia" w:cs="Georgia"/>
          <w:b/>
          <w:bCs/>
          <w:spacing w:val="17"/>
          <w:sz w:val="19"/>
          <w:szCs w:val="19"/>
        </w:rPr>
        <w:t xml:space="preserve"> </w:t>
      </w:r>
      <w:r>
        <w:rPr>
          <w:rFonts w:ascii="Georgia" w:eastAsia="Georgia" w:hAnsi="Georgia" w:cs="Georgia"/>
          <w:b/>
          <w:bCs/>
          <w:sz w:val="19"/>
          <w:szCs w:val="19"/>
        </w:rPr>
        <w:t>MRI</w:t>
      </w:r>
      <w:r>
        <w:rPr>
          <w:rFonts w:ascii="Georgia" w:eastAsia="Georgia" w:hAnsi="Georgia" w:cs="Georgia"/>
          <w:b/>
          <w:bCs/>
          <w:spacing w:val="15"/>
          <w:sz w:val="19"/>
          <w:szCs w:val="19"/>
        </w:rPr>
        <w:t xml:space="preserve"> </w:t>
      </w:r>
      <w:r>
        <w:rPr>
          <w:rFonts w:ascii="Georgia" w:eastAsia="Georgia" w:hAnsi="Georgia" w:cs="Georgia"/>
          <w:b/>
          <w:bCs/>
          <w:w w:val="102"/>
          <w:sz w:val="19"/>
          <w:szCs w:val="19"/>
        </w:rPr>
        <w:t>Registratio</w:t>
      </w:r>
      <w:r>
        <w:rPr>
          <w:rFonts w:ascii="Georgia" w:eastAsia="Georgia" w:hAnsi="Georgia" w:cs="Georgia"/>
          <w:b/>
          <w:bCs/>
          <w:spacing w:val="-1"/>
          <w:w w:val="102"/>
          <w:sz w:val="19"/>
          <w:szCs w:val="19"/>
        </w:rPr>
        <w:t>n</w:t>
      </w:r>
      <w:r>
        <w:rPr>
          <w:rFonts w:ascii="Georgia" w:eastAsia="Georgia" w:hAnsi="Georgia" w:cs="Georgia"/>
          <w:w w:val="102"/>
          <w:sz w:val="19"/>
          <w:szCs w:val="19"/>
        </w:rPr>
        <w:t xml:space="preserve">” </w:t>
      </w:r>
      <w:proofErr w:type="spellStart"/>
      <w:r>
        <w:rPr>
          <w:rFonts w:ascii="Georgia" w:eastAsia="Georgia" w:hAnsi="Georgia" w:cs="Georgia"/>
          <w:i/>
          <w:sz w:val="19"/>
          <w:szCs w:val="19"/>
        </w:rPr>
        <w:t>Neuroimage</w:t>
      </w:r>
      <w:proofErr w:type="spellEnd"/>
      <w:r>
        <w:rPr>
          <w:rFonts w:ascii="Georgia" w:eastAsia="Georgia" w:hAnsi="Georgia" w:cs="Georgia"/>
          <w:i/>
          <w:spacing w:val="1"/>
          <w:sz w:val="19"/>
          <w:szCs w:val="19"/>
        </w:rPr>
        <w:t xml:space="preserve"> </w:t>
      </w:r>
      <w:r>
        <w:rPr>
          <w:rFonts w:ascii="Georgia" w:eastAsia="Georgia" w:hAnsi="Georgia" w:cs="Georgia"/>
          <w:sz w:val="19"/>
          <w:szCs w:val="19"/>
        </w:rPr>
        <w:t>46,</w:t>
      </w:r>
      <w:r>
        <w:rPr>
          <w:rFonts w:ascii="Georgia" w:eastAsia="Georgia" w:hAnsi="Georgia" w:cs="Georgia"/>
          <w:spacing w:val="9"/>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3</w:t>
      </w:r>
      <w:r>
        <w:rPr>
          <w:rFonts w:ascii="Georgia" w:eastAsia="Georgia" w:hAnsi="Georgia" w:cs="Georgia"/>
          <w:spacing w:val="3"/>
          <w:sz w:val="19"/>
          <w:szCs w:val="19"/>
        </w:rPr>
        <w:t xml:space="preserve"> </w:t>
      </w:r>
      <w:r>
        <w:rPr>
          <w:rFonts w:ascii="Georgia" w:eastAsia="Georgia" w:hAnsi="Georgia" w:cs="Georgia"/>
          <w:sz w:val="19"/>
          <w:szCs w:val="19"/>
        </w:rPr>
        <w:t>(2009):</w:t>
      </w:r>
      <w:r>
        <w:rPr>
          <w:rFonts w:ascii="Georgia" w:eastAsia="Georgia" w:hAnsi="Georgia" w:cs="Georgia"/>
          <w:spacing w:val="30"/>
          <w:sz w:val="19"/>
          <w:szCs w:val="19"/>
        </w:rPr>
        <w:t xml:space="preserve"> </w:t>
      </w:r>
      <w:r>
        <w:rPr>
          <w:rFonts w:ascii="Georgia" w:eastAsia="Georgia" w:hAnsi="Georgia" w:cs="Georgia"/>
          <w:sz w:val="19"/>
          <w:szCs w:val="19"/>
        </w:rPr>
        <w:t>786–802.</w:t>
      </w:r>
      <w:r>
        <w:rPr>
          <w:rFonts w:ascii="Georgia" w:eastAsia="Georgia" w:hAnsi="Georgia" w:cs="Georgia"/>
          <w:spacing w:val="33"/>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spacing w:val="-1"/>
          <w:w w:val="102"/>
          <w:sz w:val="19"/>
          <w:szCs w:val="19"/>
        </w:rPr>
        <w:t>:</w:t>
      </w:r>
      <w:hyperlink r:id="rId30">
        <w:r>
          <w:rPr>
            <w:rFonts w:ascii="Georgia" w:eastAsia="Georgia" w:hAnsi="Georgia" w:cs="Georgia"/>
            <w:color w:val="0000FF"/>
            <w:w w:val="102"/>
            <w:sz w:val="19"/>
            <w:szCs w:val="19"/>
          </w:rPr>
          <w:t>10.1016/j.neuroimage.2008.12.037</w:t>
        </w:r>
      </w:hyperlink>
    </w:p>
    <w:p w14:paraId="755D90A6" w14:textId="77777777" w:rsidR="00E61F9D" w:rsidRDefault="005C64D6">
      <w:pPr>
        <w:spacing w:before="59" w:after="0" w:line="277" w:lineRule="auto"/>
        <w:ind w:left="140" w:right="631" w:hanging="4"/>
        <w:jc w:val="both"/>
        <w:rPr>
          <w:rFonts w:ascii="Georgia" w:eastAsia="Georgia" w:hAnsi="Georgia" w:cs="Georgia"/>
          <w:sz w:val="19"/>
          <w:szCs w:val="19"/>
        </w:rPr>
      </w:pPr>
      <w:r>
        <w:rPr>
          <w:rFonts w:ascii="Georgia" w:eastAsia="Georgia" w:hAnsi="Georgia" w:cs="Georgia"/>
          <w:sz w:val="19"/>
          <w:szCs w:val="19"/>
        </w:rPr>
        <w:t>19.</w:t>
      </w:r>
      <w:r>
        <w:rPr>
          <w:rFonts w:ascii="Georgia" w:eastAsia="Georgia" w:hAnsi="Georgia" w:cs="Georgia"/>
          <w:spacing w:val="30"/>
          <w:sz w:val="19"/>
          <w:szCs w:val="19"/>
        </w:rPr>
        <w:t xml:space="preserve"> </w:t>
      </w:r>
      <w:r>
        <w:rPr>
          <w:rFonts w:ascii="Georgia" w:eastAsia="Georgia" w:hAnsi="Georgia" w:cs="Georgia"/>
          <w:sz w:val="19"/>
          <w:szCs w:val="19"/>
        </w:rPr>
        <w:t>Tustison,</w:t>
      </w:r>
      <w:r>
        <w:rPr>
          <w:rFonts w:ascii="Georgia" w:eastAsia="Georgia" w:hAnsi="Georgia" w:cs="Georgia"/>
          <w:spacing w:val="20"/>
          <w:sz w:val="19"/>
          <w:szCs w:val="19"/>
        </w:rPr>
        <w:t xml:space="preserve"> </w:t>
      </w:r>
      <w:r>
        <w:rPr>
          <w:rFonts w:ascii="Georgia" w:eastAsia="Georgia" w:hAnsi="Georgia" w:cs="Georgia"/>
          <w:sz w:val="19"/>
          <w:szCs w:val="19"/>
        </w:rPr>
        <w:t>N.</w:t>
      </w:r>
      <w:r>
        <w:rPr>
          <w:rFonts w:ascii="Georgia" w:eastAsia="Georgia" w:hAnsi="Georgia" w:cs="Georgia"/>
          <w:spacing w:val="7"/>
          <w:sz w:val="19"/>
          <w:szCs w:val="19"/>
        </w:rPr>
        <w:t xml:space="preserve"> </w:t>
      </w:r>
      <w:r>
        <w:rPr>
          <w:rFonts w:ascii="Georgia" w:eastAsia="Georgia" w:hAnsi="Georgia" w:cs="Georgia"/>
          <w:sz w:val="19"/>
          <w:szCs w:val="19"/>
        </w:rPr>
        <w:t>J.,</w:t>
      </w:r>
      <w:r>
        <w:rPr>
          <w:rFonts w:ascii="Georgia" w:eastAsia="Georgia" w:hAnsi="Georgia" w:cs="Georgia"/>
          <w:spacing w:val="10"/>
          <w:sz w:val="19"/>
          <w:szCs w:val="19"/>
        </w:rPr>
        <w:t xml:space="preserve"> </w:t>
      </w:r>
      <w:r>
        <w:rPr>
          <w:rFonts w:ascii="Georgia" w:eastAsia="Georgia" w:hAnsi="Georgia" w:cs="Georgia"/>
          <w:sz w:val="19"/>
          <w:szCs w:val="19"/>
        </w:rPr>
        <w:t>Yang,</w:t>
      </w:r>
      <w:r>
        <w:rPr>
          <w:rFonts w:ascii="Georgia" w:eastAsia="Georgia" w:hAnsi="Georgia" w:cs="Georgia"/>
          <w:spacing w:val="13"/>
          <w:sz w:val="19"/>
          <w:szCs w:val="19"/>
        </w:rPr>
        <w:t xml:space="preserve"> </w:t>
      </w:r>
      <w:r>
        <w:rPr>
          <w:rFonts w:ascii="Georgia" w:eastAsia="Georgia" w:hAnsi="Georgia" w:cs="Georgia"/>
          <w:sz w:val="19"/>
          <w:szCs w:val="19"/>
        </w:rPr>
        <w:t>Y.,</w:t>
      </w:r>
      <w:r>
        <w:rPr>
          <w:rFonts w:ascii="Georgia" w:eastAsia="Georgia" w:hAnsi="Georgia" w:cs="Georgia"/>
          <w:spacing w:val="8"/>
          <w:sz w:val="19"/>
          <w:szCs w:val="19"/>
        </w:rPr>
        <w:t xml:space="preserve"> </w:t>
      </w:r>
      <w:r>
        <w:rPr>
          <w:rFonts w:ascii="Georgia" w:eastAsia="Georgia" w:hAnsi="Georgia" w:cs="Georgia"/>
          <w:sz w:val="19"/>
          <w:szCs w:val="19"/>
        </w:rPr>
        <w:t>and</w:t>
      </w:r>
      <w:r>
        <w:rPr>
          <w:rFonts w:ascii="Georgia" w:eastAsia="Georgia" w:hAnsi="Georgia" w:cs="Georgia"/>
          <w:spacing w:val="9"/>
          <w:sz w:val="19"/>
          <w:szCs w:val="19"/>
        </w:rPr>
        <w:t xml:space="preserve"> </w:t>
      </w:r>
      <w:r>
        <w:rPr>
          <w:rFonts w:ascii="Georgia" w:eastAsia="Georgia" w:hAnsi="Georgia" w:cs="Georgia"/>
          <w:sz w:val="19"/>
          <w:szCs w:val="19"/>
        </w:rPr>
        <w:t>Salerno,</w:t>
      </w:r>
      <w:r>
        <w:rPr>
          <w:rFonts w:ascii="Georgia" w:eastAsia="Georgia" w:hAnsi="Georgia" w:cs="Georgia"/>
          <w:spacing w:val="18"/>
          <w:sz w:val="19"/>
          <w:szCs w:val="19"/>
        </w:rPr>
        <w:t xml:space="preserve"> </w:t>
      </w:r>
      <w:r>
        <w:rPr>
          <w:rFonts w:ascii="Georgia" w:eastAsia="Georgia" w:hAnsi="Georgia" w:cs="Georgia"/>
          <w:sz w:val="19"/>
          <w:szCs w:val="19"/>
        </w:rPr>
        <w:t>M.</w:t>
      </w:r>
      <w:r>
        <w:rPr>
          <w:rFonts w:ascii="Georgia" w:eastAsia="Georgia" w:hAnsi="Georgia" w:cs="Georgia"/>
          <w:spacing w:val="8"/>
          <w:sz w:val="19"/>
          <w:szCs w:val="19"/>
        </w:rPr>
        <w:t xml:space="preserve"> </w:t>
      </w:r>
      <w:r>
        <w:rPr>
          <w:rFonts w:ascii="Georgia" w:eastAsia="Georgia" w:hAnsi="Georgia" w:cs="Georgia"/>
          <w:spacing w:val="-1"/>
          <w:sz w:val="19"/>
          <w:szCs w:val="19"/>
        </w:rPr>
        <w:t>“</w:t>
      </w:r>
      <w:r>
        <w:rPr>
          <w:rFonts w:ascii="Georgia" w:eastAsia="Georgia" w:hAnsi="Georgia" w:cs="Georgia"/>
          <w:b/>
          <w:bCs/>
          <w:sz w:val="19"/>
          <w:szCs w:val="19"/>
        </w:rPr>
        <w:t>Advanced</w:t>
      </w:r>
      <w:r>
        <w:rPr>
          <w:rFonts w:ascii="Georgia" w:eastAsia="Georgia" w:hAnsi="Georgia" w:cs="Georgia"/>
          <w:b/>
          <w:bCs/>
          <w:spacing w:val="24"/>
          <w:sz w:val="19"/>
          <w:szCs w:val="19"/>
        </w:rPr>
        <w:t xml:space="preserve"> </w:t>
      </w:r>
      <w:r>
        <w:rPr>
          <w:rFonts w:ascii="Georgia" w:eastAsia="Georgia" w:hAnsi="Georgia" w:cs="Georgia"/>
          <w:b/>
          <w:bCs/>
          <w:sz w:val="19"/>
          <w:szCs w:val="19"/>
        </w:rPr>
        <w:t>Normalization</w:t>
      </w:r>
      <w:r>
        <w:rPr>
          <w:rFonts w:ascii="Georgia" w:eastAsia="Georgia" w:hAnsi="Georgia" w:cs="Georgia"/>
          <w:b/>
          <w:bCs/>
          <w:spacing w:val="31"/>
          <w:sz w:val="19"/>
          <w:szCs w:val="19"/>
        </w:rPr>
        <w:t xml:space="preserve"> </w:t>
      </w:r>
      <w:r>
        <w:rPr>
          <w:rFonts w:ascii="Georgia" w:eastAsia="Georgia" w:hAnsi="Georgia" w:cs="Georgia"/>
          <w:b/>
          <w:bCs/>
          <w:sz w:val="19"/>
          <w:szCs w:val="19"/>
        </w:rPr>
        <w:t>Tools</w:t>
      </w:r>
      <w:r>
        <w:rPr>
          <w:rFonts w:ascii="Georgia" w:eastAsia="Georgia" w:hAnsi="Georgia" w:cs="Georgia"/>
          <w:b/>
          <w:bCs/>
          <w:spacing w:val="14"/>
          <w:sz w:val="19"/>
          <w:szCs w:val="19"/>
        </w:rPr>
        <w:t xml:space="preserve"> </w:t>
      </w:r>
      <w:r>
        <w:rPr>
          <w:rFonts w:ascii="Georgia" w:eastAsia="Georgia" w:hAnsi="Georgia" w:cs="Georgia"/>
          <w:b/>
          <w:bCs/>
          <w:sz w:val="19"/>
          <w:szCs w:val="19"/>
        </w:rPr>
        <w:t>for</w:t>
      </w:r>
      <w:r>
        <w:rPr>
          <w:rFonts w:ascii="Georgia" w:eastAsia="Georgia" w:hAnsi="Georgia" w:cs="Georgia"/>
          <w:b/>
          <w:bCs/>
          <w:spacing w:val="9"/>
          <w:sz w:val="19"/>
          <w:szCs w:val="19"/>
        </w:rPr>
        <w:t xml:space="preserve"> </w:t>
      </w:r>
      <w:r>
        <w:rPr>
          <w:rFonts w:ascii="Georgia" w:eastAsia="Georgia" w:hAnsi="Georgia" w:cs="Georgia"/>
          <w:b/>
          <w:bCs/>
          <w:sz w:val="19"/>
          <w:szCs w:val="19"/>
        </w:rPr>
        <w:t>Cardiac</w:t>
      </w:r>
      <w:r>
        <w:rPr>
          <w:rFonts w:ascii="Georgia" w:eastAsia="Georgia" w:hAnsi="Georgia" w:cs="Georgia"/>
          <w:b/>
          <w:bCs/>
          <w:spacing w:val="18"/>
          <w:sz w:val="19"/>
          <w:szCs w:val="19"/>
        </w:rPr>
        <w:t xml:space="preserve"> </w:t>
      </w:r>
      <w:r>
        <w:rPr>
          <w:rFonts w:ascii="Georgia" w:eastAsia="Georgia" w:hAnsi="Georgia" w:cs="Georgia"/>
          <w:b/>
          <w:bCs/>
          <w:sz w:val="19"/>
          <w:szCs w:val="19"/>
        </w:rPr>
        <w:t>Motion</w:t>
      </w:r>
      <w:r>
        <w:rPr>
          <w:rFonts w:ascii="Georgia" w:eastAsia="Georgia" w:hAnsi="Georgia" w:cs="Georgia"/>
          <w:b/>
          <w:bCs/>
          <w:spacing w:val="17"/>
          <w:sz w:val="19"/>
          <w:szCs w:val="19"/>
        </w:rPr>
        <w:t xml:space="preserve"> </w:t>
      </w:r>
      <w:r>
        <w:rPr>
          <w:rFonts w:ascii="Georgia" w:eastAsia="Georgia" w:hAnsi="Georgia" w:cs="Georgia"/>
          <w:b/>
          <w:bCs/>
          <w:sz w:val="19"/>
          <w:szCs w:val="19"/>
        </w:rPr>
        <w:t>Correction</w:t>
      </w:r>
      <w:r>
        <w:rPr>
          <w:rFonts w:ascii="Georgia" w:eastAsia="Georgia" w:hAnsi="Georgia" w:cs="Georgia"/>
          <w:sz w:val="19"/>
          <w:szCs w:val="19"/>
        </w:rPr>
        <w:t>”</w:t>
      </w:r>
      <w:r>
        <w:rPr>
          <w:rFonts w:ascii="Georgia" w:eastAsia="Georgia" w:hAnsi="Georgia" w:cs="Georgia"/>
          <w:spacing w:val="26"/>
          <w:sz w:val="19"/>
          <w:szCs w:val="19"/>
        </w:rPr>
        <w:t xml:space="preserve"> </w:t>
      </w:r>
      <w:proofErr w:type="spellStart"/>
      <w:r>
        <w:rPr>
          <w:rFonts w:ascii="Georgia" w:eastAsia="Georgia" w:hAnsi="Georgia" w:cs="Georgia"/>
          <w:i/>
          <w:sz w:val="19"/>
          <w:szCs w:val="19"/>
        </w:rPr>
        <w:t>Statis</w:t>
      </w:r>
      <w:proofErr w:type="spellEnd"/>
      <w:r>
        <w:rPr>
          <w:rFonts w:ascii="Georgia" w:eastAsia="Georgia" w:hAnsi="Georgia" w:cs="Georgia"/>
          <w:i/>
          <w:sz w:val="19"/>
          <w:szCs w:val="19"/>
        </w:rPr>
        <w:t xml:space="preserve">- </w:t>
      </w:r>
      <w:proofErr w:type="spellStart"/>
      <w:r>
        <w:rPr>
          <w:rFonts w:ascii="Georgia" w:eastAsia="Georgia" w:hAnsi="Georgia" w:cs="Georgia"/>
          <w:i/>
          <w:sz w:val="19"/>
          <w:szCs w:val="19"/>
        </w:rPr>
        <w:t>tical</w:t>
      </w:r>
      <w:proofErr w:type="spellEnd"/>
      <w:r>
        <w:rPr>
          <w:rFonts w:ascii="Georgia" w:eastAsia="Georgia" w:hAnsi="Georgia" w:cs="Georgia"/>
          <w:i/>
          <w:spacing w:val="1"/>
          <w:sz w:val="19"/>
          <w:szCs w:val="19"/>
        </w:rPr>
        <w:t xml:space="preserve"> </w:t>
      </w:r>
      <w:r>
        <w:rPr>
          <w:rFonts w:ascii="Georgia" w:eastAsia="Georgia" w:hAnsi="Georgia" w:cs="Georgia"/>
          <w:i/>
          <w:sz w:val="19"/>
          <w:szCs w:val="19"/>
        </w:rPr>
        <w:t>atlases</w:t>
      </w:r>
      <w:r>
        <w:rPr>
          <w:rFonts w:ascii="Georgia" w:eastAsia="Georgia" w:hAnsi="Georgia" w:cs="Georgia"/>
          <w:i/>
          <w:spacing w:val="1"/>
          <w:sz w:val="19"/>
          <w:szCs w:val="19"/>
        </w:rPr>
        <w:t xml:space="preserve"> </w:t>
      </w:r>
      <w:r>
        <w:rPr>
          <w:rFonts w:ascii="Georgia" w:eastAsia="Georgia" w:hAnsi="Georgia" w:cs="Georgia"/>
          <w:i/>
          <w:sz w:val="19"/>
          <w:szCs w:val="19"/>
        </w:rPr>
        <w:t>and</w:t>
      </w:r>
      <w:r>
        <w:rPr>
          <w:rFonts w:ascii="Georgia" w:eastAsia="Georgia" w:hAnsi="Georgia" w:cs="Georgia"/>
          <w:i/>
          <w:spacing w:val="1"/>
          <w:sz w:val="19"/>
          <w:szCs w:val="19"/>
        </w:rPr>
        <w:t xml:space="preserve"> </w:t>
      </w:r>
      <w:r>
        <w:rPr>
          <w:rFonts w:ascii="Georgia" w:eastAsia="Georgia" w:hAnsi="Georgia" w:cs="Georgia"/>
          <w:i/>
          <w:sz w:val="19"/>
          <w:szCs w:val="19"/>
        </w:rPr>
        <w:t>computational</w:t>
      </w:r>
      <w:r>
        <w:rPr>
          <w:rFonts w:ascii="Georgia" w:eastAsia="Georgia" w:hAnsi="Georgia" w:cs="Georgia"/>
          <w:i/>
          <w:spacing w:val="1"/>
          <w:sz w:val="19"/>
          <w:szCs w:val="19"/>
        </w:rPr>
        <w:t xml:space="preserve"> </w:t>
      </w:r>
      <w:r>
        <w:rPr>
          <w:rFonts w:ascii="Georgia" w:eastAsia="Georgia" w:hAnsi="Georgia" w:cs="Georgia"/>
          <w:i/>
          <w:sz w:val="19"/>
          <w:szCs w:val="19"/>
        </w:rPr>
        <w:t>models</w:t>
      </w:r>
      <w:r>
        <w:rPr>
          <w:rFonts w:ascii="Georgia" w:eastAsia="Georgia" w:hAnsi="Georgia" w:cs="Georgia"/>
          <w:i/>
          <w:spacing w:val="1"/>
          <w:sz w:val="19"/>
          <w:szCs w:val="19"/>
        </w:rPr>
        <w:t xml:space="preserve"> </w:t>
      </w:r>
      <w:r>
        <w:rPr>
          <w:rFonts w:ascii="Georgia" w:eastAsia="Georgia" w:hAnsi="Georgia" w:cs="Georgia"/>
          <w:i/>
          <w:sz w:val="19"/>
          <w:szCs w:val="19"/>
        </w:rPr>
        <w:t>of</w:t>
      </w:r>
      <w:r>
        <w:rPr>
          <w:rFonts w:ascii="Georgia" w:eastAsia="Georgia" w:hAnsi="Georgia" w:cs="Georgia"/>
          <w:i/>
          <w:spacing w:val="1"/>
          <w:sz w:val="19"/>
          <w:szCs w:val="19"/>
        </w:rPr>
        <w:t xml:space="preserve"> </w:t>
      </w:r>
      <w:r>
        <w:rPr>
          <w:rFonts w:ascii="Georgia" w:eastAsia="Georgia" w:hAnsi="Georgia" w:cs="Georgia"/>
          <w:i/>
          <w:sz w:val="19"/>
          <w:szCs w:val="19"/>
        </w:rPr>
        <w:t>the</w:t>
      </w:r>
      <w:r>
        <w:rPr>
          <w:rFonts w:ascii="Georgia" w:eastAsia="Georgia" w:hAnsi="Georgia" w:cs="Georgia"/>
          <w:i/>
          <w:spacing w:val="1"/>
          <w:sz w:val="19"/>
          <w:szCs w:val="19"/>
        </w:rPr>
        <w:t xml:space="preserve"> </w:t>
      </w:r>
      <w:r>
        <w:rPr>
          <w:rFonts w:ascii="Georgia" w:eastAsia="Georgia" w:hAnsi="Georgia" w:cs="Georgia"/>
          <w:i/>
          <w:sz w:val="19"/>
          <w:szCs w:val="19"/>
        </w:rPr>
        <w:t>heart</w:t>
      </w:r>
      <w:r>
        <w:rPr>
          <w:rFonts w:ascii="Georgia" w:eastAsia="Georgia" w:hAnsi="Georgia" w:cs="Georgia"/>
          <w:i/>
          <w:spacing w:val="1"/>
          <w:sz w:val="19"/>
          <w:szCs w:val="19"/>
        </w:rPr>
        <w:t xml:space="preserve"> </w:t>
      </w:r>
      <w:r>
        <w:rPr>
          <w:rFonts w:ascii="Georgia" w:eastAsia="Georgia" w:hAnsi="Georgia" w:cs="Georgia"/>
          <w:i/>
          <w:sz w:val="19"/>
          <w:szCs w:val="19"/>
        </w:rPr>
        <w:t>-</w:t>
      </w:r>
      <w:r>
        <w:rPr>
          <w:rFonts w:ascii="Georgia" w:eastAsia="Georgia" w:hAnsi="Georgia" w:cs="Georgia"/>
          <w:i/>
          <w:spacing w:val="1"/>
          <w:sz w:val="19"/>
          <w:szCs w:val="19"/>
        </w:rPr>
        <w:t xml:space="preserve"> </w:t>
      </w:r>
      <w:r>
        <w:rPr>
          <w:rFonts w:ascii="Georgia" w:eastAsia="Georgia" w:hAnsi="Georgia" w:cs="Georgia"/>
          <w:i/>
          <w:sz w:val="19"/>
          <w:szCs w:val="19"/>
        </w:rPr>
        <w:t>imaging</w:t>
      </w:r>
      <w:r>
        <w:rPr>
          <w:rFonts w:ascii="Georgia" w:eastAsia="Georgia" w:hAnsi="Georgia" w:cs="Georgia"/>
          <w:i/>
          <w:spacing w:val="1"/>
          <w:sz w:val="19"/>
          <w:szCs w:val="19"/>
        </w:rPr>
        <w:t xml:space="preserve"> </w:t>
      </w:r>
      <w:r>
        <w:rPr>
          <w:rFonts w:ascii="Georgia" w:eastAsia="Georgia" w:hAnsi="Georgia" w:cs="Georgia"/>
          <w:i/>
          <w:sz w:val="19"/>
          <w:szCs w:val="19"/>
        </w:rPr>
        <w:t>and</w:t>
      </w:r>
      <w:r>
        <w:rPr>
          <w:rFonts w:ascii="Georgia" w:eastAsia="Georgia" w:hAnsi="Georgia" w:cs="Georgia"/>
          <w:i/>
          <w:spacing w:val="1"/>
          <w:sz w:val="19"/>
          <w:szCs w:val="19"/>
        </w:rPr>
        <w:t xml:space="preserve"> </w:t>
      </w:r>
      <w:proofErr w:type="spellStart"/>
      <w:r>
        <w:rPr>
          <w:rFonts w:ascii="Georgia" w:eastAsia="Georgia" w:hAnsi="Georgia" w:cs="Georgia"/>
          <w:i/>
          <w:sz w:val="19"/>
          <w:szCs w:val="19"/>
        </w:rPr>
        <w:t>modelling</w:t>
      </w:r>
      <w:proofErr w:type="spellEnd"/>
      <w:r>
        <w:rPr>
          <w:rFonts w:ascii="Georgia" w:eastAsia="Georgia" w:hAnsi="Georgia" w:cs="Georgia"/>
          <w:i/>
          <w:spacing w:val="1"/>
          <w:sz w:val="19"/>
          <w:szCs w:val="19"/>
        </w:rPr>
        <w:t xml:space="preserve"> </w:t>
      </w:r>
      <w:r>
        <w:rPr>
          <w:rFonts w:ascii="Georgia" w:eastAsia="Georgia" w:hAnsi="Georgia" w:cs="Georgia"/>
          <w:i/>
          <w:sz w:val="19"/>
          <w:szCs w:val="19"/>
        </w:rPr>
        <w:t>challenges</w:t>
      </w:r>
      <w:r>
        <w:rPr>
          <w:rFonts w:ascii="Georgia" w:eastAsia="Georgia" w:hAnsi="Georgia" w:cs="Georgia"/>
          <w:i/>
          <w:spacing w:val="3"/>
          <w:sz w:val="19"/>
          <w:szCs w:val="19"/>
        </w:rPr>
        <w:t xml:space="preserve"> </w:t>
      </w:r>
      <w:r>
        <w:rPr>
          <w:rFonts w:ascii="Georgia" w:eastAsia="Georgia" w:hAnsi="Georgia" w:cs="Georgia"/>
          <w:sz w:val="19"/>
          <w:szCs w:val="19"/>
        </w:rPr>
        <w:t>8896,</w:t>
      </w:r>
      <w:r>
        <w:rPr>
          <w:rFonts w:ascii="Georgia" w:eastAsia="Georgia" w:hAnsi="Georgia" w:cs="Georgia"/>
          <w:spacing w:val="13"/>
          <w:sz w:val="19"/>
          <w:szCs w:val="19"/>
        </w:rPr>
        <w:t xml:space="preserve"> </w:t>
      </w:r>
      <w:r>
        <w:rPr>
          <w:rFonts w:ascii="Georgia" w:eastAsia="Georgia" w:hAnsi="Georgia" w:cs="Georgia"/>
          <w:sz w:val="19"/>
          <w:szCs w:val="19"/>
        </w:rPr>
        <w:t>(2015):</w:t>
      </w:r>
      <w:r>
        <w:rPr>
          <w:rFonts w:ascii="Georgia" w:eastAsia="Georgia" w:hAnsi="Georgia" w:cs="Georgia"/>
          <w:spacing w:val="31"/>
          <w:sz w:val="19"/>
          <w:szCs w:val="19"/>
        </w:rPr>
        <w:t xml:space="preserve"> </w:t>
      </w:r>
      <w:r>
        <w:rPr>
          <w:rFonts w:ascii="Georgia" w:eastAsia="Georgia" w:hAnsi="Georgia" w:cs="Georgia"/>
          <w:sz w:val="19"/>
          <w:szCs w:val="19"/>
        </w:rPr>
        <w:t>3–12.</w:t>
      </w:r>
      <w:r>
        <w:rPr>
          <w:rFonts w:ascii="Georgia" w:eastAsia="Georgia" w:hAnsi="Georgia" w:cs="Georgia"/>
          <w:spacing w:val="30"/>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31">
        <w:r>
          <w:rPr>
            <w:rFonts w:ascii="Georgia" w:eastAsia="Georgia" w:hAnsi="Georgia" w:cs="Georgia"/>
            <w:color w:val="0000FF"/>
            <w:w w:val="102"/>
            <w:sz w:val="19"/>
            <w:szCs w:val="19"/>
          </w:rPr>
          <w:t>10.1007/978-</w:t>
        </w:r>
      </w:hyperlink>
    </w:p>
    <w:p w14:paraId="218330F5" w14:textId="77777777" w:rsidR="00E61F9D" w:rsidRDefault="00620CA7">
      <w:pPr>
        <w:spacing w:after="0" w:line="240" w:lineRule="auto"/>
        <w:ind w:left="140" w:right="4599"/>
        <w:jc w:val="both"/>
        <w:rPr>
          <w:rFonts w:ascii="Georgia" w:eastAsia="Georgia" w:hAnsi="Georgia" w:cs="Georgia"/>
          <w:sz w:val="19"/>
          <w:szCs w:val="19"/>
        </w:rPr>
      </w:pPr>
      <w:hyperlink r:id="rId32">
        <w:r w:rsidR="005C64D6">
          <w:rPr>
            <w:rFonts w:ascii="Georgia" w:eastAsia="Georgia" w:hAnsi="Georgia" w:cs="Georgia"/>
            <w:color w:val="0000FF"/>
            <w:sz w:val="19"/>
            <w:szCs w:val="19"/>
          </w:rPr>
          <w:t>3-319-14678-2_1</w:t>
        </w:r>
      </w:hyperlink>
      <w:r w:rsidR="005C64D6">
        <w:rPr>
          <w:rFonts w:ascii="Georgia" w:eastAsia="Georgia" w:hAnsi="Georgia" w:cs="Georgia"/>
          <w:color w:val="000000"/>
          <w:sz w:val="19"/>
          <w:szCs w:val="19"/>
        </w:rPr>
        <w:t>,</w:t>
      </w:r>
      <w:r w:rsidR="005C64D6">
        <w:rPr>
          <w:rFonts w:ascii="Georgia" w:eastAsia="Georgia" w:hAnsi="Georgia" w:cs="Georgia"/>
          <w:color w:val="000000"/>
          <w:spacing w:val="31"/>
          <w:sz w:val="19"/>
          <w:szCs w:val="19"/>
        </w:rPr>
        <w:t xml:space="preserve"> </w:t>
      </w:r>
      <w:r w:rsidR="005C64D6">
        <w:rPr>
          <w:rFonts w:ascii="Georgia" w:eastAsia="Georgia" w:hAnsi="Georgia" w:cs="Georgia"/>
          <w:color w:val="000000"/>
          <w:sz w:val="19"/>
          <w:szCs w:val="19"/>
        </w:rPr>
        <w:t>Available</w:t>
      </w:r>
      <w:r w:rsidR="005C64D6">
        <w:rPr>
          <w:rFonts w:ascii="Georgia" w:eastAsia="Georgia" w:hAnsi="Georgia" w:cs="Georgia"/>
          <w:color w:val="000000"/>
          <w:spacing w:val="16"/>
          <w:sz w:val="19"/>
          <w:szCs w:val="19"/>
        </w:rPr>
        <w:t xml:space="preserve"> </w:t>
      </w:r>
      <w:r w:rsidR="005C64D6">
        <w:rPr>
          <w:rFonts w:ascii="Georgia" w:eastAsia="Georgia" w:hAnsi="Georgia" w:cs="Georgia"/>
          <w:color w:val="000000"/>
          <w:sz w:val="19"/>
          <w:szCs w:val="19"/>
        </w:rPr>
        <w:t>at</w:t>
      </w:r>
      <w:r w:rsidR="005C64D6">
        <w:rPr>
          <w:rFonts w:ascii="Georgia" w:eastAsia="Georgia" w:hAnsi="Georgia" w:cs="Georgia"/>
          <w:color w:val="000000"/>
          <w:spacing w:val="4"/>
          <w:sz w:val="19"/>
          <w:szCs w:val="19"/>
        </w:rPr>
        <w:t xml:space="preserve"> </w:t>
      </w:r>
      <w:hyperlink r:id="rId33">
        <w:r w:rsidR="005C64D6">
          <w:rPr>
            <w:rFonts w:ascii="Georgia" w:eastAsia="Georgia" w:hAnsi="Georgia" w:cs="Georgia"/>
            <w:color w:val="0000FF"/>
            <w:w w:val="102"/>
            <w:sz w:val="19"/>
            <w:szCs w:val="19"/>
          </w:rPr>
          <w:t>http://dx.doi.org/10.1007/978</w:t>
        </w:r>
        <w:r w:rsidR="005C64D6">
          <w:rPr>
            <w:rFonts w:ascii="Georgia" w:eastAsia="Georgia" w:hAnsi="Georgia" w:cs="Georgia"/>
            <w:color w:val="0000FF"/>
            <w:spacing w:val="10"/>
            <w:w w:val="102"/>
            <w:sz w:val="19"/>
            <w:szCs w:val="19"/>
          </w:rPr>
          <w:t>-</w:t>
        </w:r>
        <w:r w:rsidR="005C64D6">
          <w:rPr>
            <w:rFonts w:ascii="Georgia" w:eastAsia="Georgia" w:hAnsi="Georgia" w:cs="Georgia"/>
            <w:color w:val="0000FF"/>
            <w:w w:val="102"/>
            <w:sz w:val="19"/>
            <w:szCs w:val="19"/>
          </w:rPr>
          <w:t>3</w:t>
        </w:r>
        <w:r w:rsidR="005C64D6">
          <w:rPr>
            <w:rFonts w:ascii="Georgia" w:eastAsia="Georgia" w:hAnsi="Georgia" w:cs="Georgia"/>
            <w:color w:val="0000FF"/>
            <w:spacing w:val="10"/>
            <w:w w:val="102"/>
            <w:sz w:val="19"/>
            <w:szCs w:val="19"/>
          </w:rPr>
          <w:t>-</w:t>
        </w:r>
        <w:r w:rsidR="005C64D6">
          <w:rPr>
            <w:rFonts w:ascii="Georgia" w:eastAsia="Georgia" w:hAnsi="Georgia" w:cs="Georgia"/>
            <w:color w:val="0000FF"/>
            <w:w w:val="102"/>
            <w:sz w:val="19"/>
            <w:szCs w:val="19"/>
          </w:rPr>
          <w:t>319</w:t>
        </w:r>
        <w:r w:rsidR="005C64D6">
          <w:rPr>
            <w:rFonts w:ascii="Georgia" w:eastAsia="Georgia" w:hAnsi="Georgia" w:cs="Georgia"/>
            <w:color w:val="0000FF"/>
            <w:spacing w:val="10"/>
            <w:w w:val="102"/>
            <w:sz w:val="19"/>
            <w:szCs w:val="19"/>
          </w:rPr>
          <w:t>-</w:t>
        </w:r>
        <w:r w:rsidR="005C64D6">
          <w:rPr>
            <w:rFonts w:ascii="Georgia" w:eastAsia="Georgia" w:hAnsi="Georgia" w:cs="Georgia"/>
            <w:color w:val="0000FF"/>
            <w:w w:val="102"/>
            <w:sz w:val="19"/>
            <w:szCs w:val="19"/>
          </w:rPr>
          <w:t>14678</w:t>
        </w:r>
        <w:r w:rsidR="005C64D6">
          <w:rPr>
            <w:rFonts w:ascii="Georgia" w:eastAsia="Georgia" w:hAnsi="Georgia" w:cs="Georgia"/>
            <w:color w:val="0000FF"/>
            <w:spacing w:val="10"/>
            <w:w w:val="102"/>
            <w:sz w:val="19"/>
            <w:szCs w:val="19"/>
          </w:rPr>
          <w:t>-</w:t>
        </w:r>
        <w:r w:rsidR="005C64D6">
          <w:rPr>
            <w:rFonts w:ascii="Georgia" w:eastAsia="Georgia" w:hAnsi="Georgia" w:cs="Georgia"/>
            <w:color w:val="0000FF"/>
            <w:w w:val="102"/>
            <w:sz w:val="19"/>
            <w:szCs w:val="19"/>
          </w:rPr>
          <w:t>2_1</w:t>
        </w:r>
      </w:hyperlink>
    </w:p>
    <w:p w14:paraId="40F9FC33" w14:textId="77777777" w:rsidR="00E61F9D" w:rsidRDefault="005C64D6">
      <w:pPr>
        <w:spacing w:before="93" w:after="0" w:line="240" w:lineRule="auto"/>
        <w:ind w:left="140" w:right="667"/>
        <w:jc w:val="both"/>
        <w:rPr>
          <w:rFonts w:ascii="Georgia" w:eastAsia="Georgia" w:hAnsi="Georgia" w:cs="Georgia"/>
          <w:sz w:val="19"/>
          <w:szCs w:val="19"/>
        </w:rPr>
      </w:pPr>
      <w:r>
        <w:rPr>
          <w:rFonts w:ascii="Georgia" w:eastAsia="Georgia" w:hAnsi="Georgia" w:cs="Georgia"/>
          <w:sz w:val="19"/>
          <w:szCs w:val="19"/>
        </w:rPr>
        <w:t xml:space="preserve">20. </w:t>
      </w:r>
      <w:r>
        <w:rPr>
          <w:rFonts w:ascii="Georgia" w:eastAsia="Georgia" w:hAnsi="Georgia" w:cs="Georgia"/>
          <w:spacing w:val="23"/>
          <w:sz w:val="19"/>
          <w:szCs w:val="19"/>
        </w:rPr>
        <w:t xml:space="preserve"> </w:t>
      </w:r>
      <w:proofErr w:type="spellStart"/>
      <w:r>
        <w:rPr>
          <w:rFonts w:ascii="Georgia" w:eastAsia="Georgia" w:hAnsi="Georgia" w:cs="Georgia"/>
          <w:sz w:val="19"/>
          <w:szCs w:val="19"/>
        </w:rPr>
        <w:t>Avants</w:t>
      </w:r>
      <w:proofErr w:type="spellEnd"/>
      <w:r>
        <w:rPr>
          <w:rFonts w:ascii="Georgia" w:eastAsia="Georgia" w:hAnsi="Georgia" w:cs="Georgia"/>
          <w:sz w:val="19"/>
          <w:szCs w:val="19"/>
        </w:rPr>
        <w:t>,</w:t>
      </w:r>
      <w:r>
        <w:rPr>
          <w:rFonts w:ascii="Georgia" w:eastAsia="Georgia" w:hAnsi="Georgia" w:cs="Georgia"/>
          <w:spacing w:val="33"/>
          <w:sz w:val="19"/>
          <w:szCs w:val="19"/>
        </w:rPr>
        <w:t xml:space="preserve"> </w:t>
      </w:r>
      <w:r>
        <w:rPr>
          <w:rFonts w:ascii="Georgia" w:eastAsia="Georgia" w:hAnsi="Georgia" w:cs="Georgia"/>
          <w:sz w:val="19"/>
          <w:szCs w:val="19"/>
        </w:rPr>
        <w:t>B.</w:t>
      </w:r>
      <w:r>
        <w:rPr>
          <w:rFonts w:ascii="Georgia" w:eastAsia="Georgia" w:hAnsi="Georgia" w:cs="Georgia"/>
          <w:spacing w:val="21"/>
          <w:sz w:val="19"/>
          <w:szCs w:val="19"/>
        </w:rPr>
        <w:t xml:space="preserve"> </w:t>
      </w:r>
      <w:r>
        <w:rPr>
          <w:rFonts w:ascii="Georgia" w:eastAsia="Georgia" w:hAnsi="Georgia" w:cs="Georgia"/>
          <w:sz w:val="19"/>
          <w:szCs w:val="19"/>
        </w:rPr>
        <w:t>B.,</w:t>
      </w:r>
      <w:r>
        <w:rPr>
          <w:rFonts w:ascii="Georgia" w:eastAsia="Georgia" w:hAnsi="Georgia" w:cs="Georgia"/>
          <w:spacing w:val="27"/>
          <w:sz w:val="19"/>
          <w:szCs w:val="19"/>
        </w:rPr>
        <w:t xml:space="preserve"> </w:t>
      </w:r>
      <w:r>
        <w:rPr>
          <w:rFonts w:ascii="Georgia" w:eastAsia="Georgia" w:hAnsi="Georgia" w:cs="Georgia"/>
          <w:sz w:val="19"/>
          <w:szCs w:val="19"/>
        </w:rPr>
        <w:t>Epstein,</w:t>
      </w:r>
      <w:r>
        <w:rPr>
          <w:rFonts w:ascii="Georgia" w:eastAsia="Georgia" w:hAnsi="Georgia" w:cs="Georgia"/>
          <w:spacing w:val="34"/>
          <w:sz w:val="19"/>
          <w:szCs w:val="19"/>
        </w:rPr>
        <w:t xml:space="preserve"> </w:t>
      </w:r>
      <w:r>
        <w:rPr>
          <w:rFonts w:ascii="Georgia" w:eastAsia="Georgia" w:hAnsi="Georgia" w:cs="Georgia"/>
          <w:sz w:val="19"/>
          <w:szCs w:val="19"/>
        </w:rPr>
        <w:t>C.</w:t>
      </w:r>
      <w:r>
        <w:rPr>
          <w:rFonts w:ascii="Georgia" w:eastAsia="Georgia" w:hAnsi="Georgia" w:cs="Georgia"/>
          <w:spacing w:val="19"/>
          <w:sz w:val="19"/>
          <w:szCs w:val="19"/>
        </w:rPr>
        <w:t xml:space="preserve"> </w:t>
      </w:r>
      <w:r>
        <w:rPr>
          <w:rFonts w:ascii="Georgia" w:eastAsia="Georgia" w:hAnsi="Georgia" w:cs="Georgia"/>
          <w:sz w:val="19"/>
          <w:szCs w:val="19"/>
        </w:rPr>
        <w:t>L.,</w:t>
      </w:r>
      <w:r>
        <w:rPr>
          <w:rFonts w:ascii="Georgia" w:eastAsia="Georgia" w:hAnsi="Georgia" w:cs="Georgia"/>
          <w:spacing w:val="26"/>
          <w:sz w:val="19"/>
          <w:szCs w:val="19"/>
        </w:rPr>
        <w:t xml:space="preserve"> </w:t>
      </w:r>
      <w:r>
        <w:rPr>
          <w:rFonts w:ascii="Georgia" w:eastAsia="Georgia" w:hAnsi="Georgia" w:cs="Georgia"/>
          <w:sz w:val="19"/>
          <w:szCs w:val="19"/>
        </w:rPr>
        <w:t>Grossman,</w:t>
      </w:r>
      <w:r>
        <w:rPr>
          <w:rFonts w:ascii="Georgia" w:eastAsia="Georgia" w:hAnsi="Georgia" w:cs="Georgia"/>
          <w:spacing w:val="38"/>
          <w:sz w:val="19"/>
          <w:szCs w:val="19"/>
        </w:rPr>
        <w:t xml:space="preserve"> </w:t>
      </w:r>
      <w:r>
        <w:rPr>
          <w:rFonts w:ascii="Georgia" w:eastAsia="Georgia" w:hAnsi="Georgia" w:cs="Georgia"/>
          <w:sz w:val="19"/>
          <w:szCs w:val="19"/>
        </w:rPr>
        <w:t>M.,</w:t>
      </w:r>
      <w:r>
        <w:rPr>
          <w:rFonts w:ascii="Georgia" w:eastAsia="Georgia" w:hAnsi="Georgia" w:cs="Georgia"/>
          <w:spacing w:val="26"/>
          <w:sz w:val="19"/>
          <w:szCs w:val="19"/>
        </w:rPr>
        <w:t xml:space="preserve"> </w:t>
      </w:r>
      <w:r>
        <w:rPr>
          <w:rFonts w:ascii="Georgia" w:eastAsia="Georgia" w:hAnsi="Georgia" w:cs="Georgia"/>
          <w:sz w:val="19"/>
          <w:szCs w:val="19"/>
        </w:rPr>
        <w:t>and</w:t>
      </w:r>
      <w:r>
        <w:rPr>
          <w:rFonts w:ascii="Georgia" w:eastAsia="Georgia" w:hAnsi="Georgia" w:cs="Georgia"/>
          <w:spacing w:val="22"/>
          <w:sz w:val="19"/>
          <w:szCs w:val="19"/>
        </w:rPr>
        <w:t xml:space="preserve"> </w:t>
      </w:r>
      <w:r>
        <w:rPr>
          <w:rFonts w:ascii="Georgia" w:eastAsia="Georgia" w:hAnsi="Georgia" w:cs="Georgia"/>
          <w:sz w:val="19"/>
          <w:szCs w:val="19"/>
        </w:rPr>
        <w:t>Gee,</w:t>
      </w:r>
      <w:r>
        <w:rPr>
          <w:rFonts w:ascii="Georgia" w:eastAsia="Georgia" w:hAnsi="Georgia" w:cs="Georgia"/>
          <w:spacing w:val="27"/>
          <w:sz w:val="19"/>
          <w:szCs w:val="19"/>
        </w:rPr>
        <w:t xml:space="preserve"> </w:t>
      </w:r>
      <w:r>
        <w:rPr>
          <w:rFonts w:ascii="Georgia" w:eastAsia="Georgia" w:hAnsi="Georgia" w:cs="Georgia"/>
          <w:sz w:val="19"/>
          <w:szCs w:val="19"/>
        </w:rPr>
        <w:t>J.</w:t>
      </w:r>
      <w:r>
        <w:rPr>
          <w:rFonts w:ascii="Georgia" w:eastAsia="Georgia" w:hAnsi="Georgia" w:cs="Georgia"/>
          <w:spacing w:val="20"/>
          <w:sz w:val="19"/>
          <w:szCs w:val="19"/>
        </w:rPr>
        <w:t xml:space="preserve"> </w:t>
      </w:r>
      <w:r>
        <w:rPr>
          <w:rFonts w:ascii="Georgia" w:eastAsia="Georgia" w:hAnsi="Georgia" w:cs="Georgia"/>
          <w:sz w:val="19"/>
          <w:szCs w:val="19"/>
        </w:rPr>
        <w:t>C.</w:t>
      </w:r>
      <w:r>
        <w:rPr>
          <w:rFonts w:ascii="Georgia" w:eastAsia="Georgia" w:hAnsi="Georgia" w:cs="Georgia"/>
          <w:spacing w:val="19"/>
          <w:sz w:val="19"/>
          <w:szCs w:val="19"/>
        </w:rPr>
        <w:t xml:space="preserve"> </w:t>
      </w:r>
      <w:r>
        <w:rPr>
          <w:rFonts w:ascii="Georgia" w:eastAsia="Georgia" w:hAnsi="Georgia" w:cs="Georgia"/>
          <w:spacing w:val="-1"/>
          <w:sz w:val="19"/>
          <w:szCs w:val="19"/>
        </w:rPr>
        <w:t>“</w:t>
      </w:r>
      <w:r>
        <w:rPr>
          <w:rFonts w:ascii="Georgia" w:eastAsia="Georgia" w:hAnsi="Georgia" w:cs="Georgia"/>
          <w:b/>
          <w:bCs/>
          <w:sz w:val="19"/>
          <w:szCs w:val="19"/>
        </w:rPr>
        <w:t>Symmetric</w:t>
      </w:r>
      <w:r>
        <w:rPr>
          <w:rFonts w:ascii="Georgia" w:eastAsia="Georgia" w:hAnsi="Georgia" w:cs="Georgia"/>
          <w:b/>
          <w:bCs/>
          <w:spacing w:val="40"/>
          <w:sz w:val="19"/>
          <w:szCs w:val="19"/>
        </w:rPr>
        <w:t xml:space="preserve"> </w:t>
      </w:r>
      <w:proofErr w:type="spellStart"/>
      <w:r>
        <w:rPr>
          <w:rFonts w:ascii="Georgia" w:eastAsia="Georgia" w:hAnsi="Georgia" w:cs="Georgia"/>
          <w:b/>
          <w:bCs/>
          <w:sz w:val="19"/>
          <w:szCs w:val="19"/>
        </w:rPr>
        <w:t>Diffeomorphic</w:t>
      </w:r>
      <w:proofErr w:type="spellEnd"/>
      <w:r>
        <w:rPr>
          <w:rFonts w:ascii="Georgia" w:eastAsia="Georgia" w:hAnsi="Georgia" w:cs="Georgia"/>
          <w:b/>
          <w:bCs/>
          <w:spacing w:val="46"/>
          <w:sz w:val="19"/>
          <w:szCs w:val="19"/>
        </w:rPr>
        <w:t xml:space="preserve"> </w:t>
      </w:r>
      <w:r>
        <w:rPr>
          <w:rFonts w:ascii="Georgia" w:eastAsia="Georgia" w:hAnsi="Georgia" w:cs="Georgia"/>
          <w:b/>
          <w:bCs/>
          <w:sz w:val="19"/>
          <w:szCs w:val="19"/>
        </w:rPr>
        <w:t>Image</w:t>
      </w:r>
      <w:r>
        <w:rPr>
          <w:rFonts w:ascii="Georgia" w:eastAsia="Georgia" w:hAnsi="Georgia" w:cs="Georgia"/>
          <w:b/>
          <w:bCs/>
          <w:spacing w:val="29"/>
          <w:sz w:val="19"/>
          <w:szCs w:val="19"/>
        </w:rPr>
        <w:t xml:space="preserve"> </w:t>
      </w:r>
      <w:r>
        <w:rPr>
          <w:rFonts w:ascii="Georgia" w:eastAsia="Georgia" w:hAnsi="Georgia" w:cs="Georgia"/>
          <w:b/>
          <w:bCs/>
          <w:sz w:val="19"/>
          <w:szCs w:val="19"/>
        </w:rPr>
        <w:t>Registration</w:t>
      </w:r>
      <w:r>
        <w:rPr>
          <w:rFonts w:ascii="Georgia" w:eastAsia="Georgia" w:hAnsi="Georgia" w:cs="Georgia"/>
          <w:b/>
          <w:bCs/>
          <w:spacing w:val="41"/>
          <w:sz w:val="19"/>
          <w:szCs w:val="19"/>
        </w:rPr>
        <w:t xml:space="preserve"> </w:t>
      </w:r>
      <w:r>
        <w:rPr>
          <w:rFonts w:ascii="Georgia" w:eastAsia="Georgia" w:hAnsi="Georgia" w:cs="Georgia"/>
          <w:b/>
          <w:bCs/>
          <w:w w:val="102"/>
          <w:sz w:val="19"/>
          <w:szCs w:val="19"/>
        </w:rPr>
        <w:t>with</w:t>
      </w:r>
    </w:p>
    <w:p w14:paraId="514CF828" w14:textId="77777777" w:rsidR="00E61F9D" w:rsidRDefault="005C64D6">
      <w:pPr>
        <w:spacing w:before="33" w:after="0" w:line="240" w:lineRule="auto"/>
        <w:ind w:left="140" w:right="671"/>
        <w:jc w:val="both"/>
        <w:rPr>
          <w:rFonts w:ascii="Georgia" w:eastAsia="Georgia" w:hAnsi="Georgia" w:cs="Georgia"/>
          <w:sz w:val="19"/>
          <w:szCs w:val="19"/>
        </w:rPr>
      </w:pPr>
      <w:r>
        <w:rPr>
          <w:rFonts w:ascii="Georgia" w:eastAsia="Georgia" w:hAnsi="Georgia" w:cs="Georgia"/>
          <w:b/>
          <w:bCs/>
          <w:sz w:val="19"/>
          <w:szCs w:val="19"/>
        </w:rPr>
        <w:t xml:space="preserve">Cross-Correlation: </w:t>
      </w:r>
      <w:r>
        <w:rPr>
          <w:rFonts w:ascii="Georgia" w:eastAsia="Georgia" w:hAnsi="Georgia" w:cs="Georgia"/>
          <w:b/>
          <w:bCs/>
          <w:spacing w:val="29"/>
          <w:sz w:val="19"/>
          <w:szCs w:val="19"/>
        </w:rPr>
        <w:t xml:space="preserve"> </w:t>
      </w:r>
      <w:r>
        <w:rPr>
          <w:rFonts w:ascii="Georgia" w:eastAsia="Georgia" w:hAnsi="Georgia" w:cs="Georgia"/>
          <w:b/>
          <w:bCs/>
          <w:sz w:val="19"/>
          <w:szCs w:val="19"/>
        </w:rPr>
        <w:t>Evaluating</w:t>
      </w:r>
      <w:r>
        <w:rPr>
          <w:rFonts w:ascii="Georgia" w:eastAsia="Georgia" w:hAnsi="Georgia" w:cs="Georgia"/>
          <w:b/>
          <w:bCs/>
          <w:spacing w:val="34"/>
          <w:sz w:val="19"/>
          <w:szCs w:val="19"/>
        </w:rPr>
        <w:t xml:space="preserve"> </w:t>
      </w:r>
      <w:r>
        <w:rPr>
          <w:rFonts w:ascii="Georgia" w:eastAsia="Georgia" w:hAnsi="Georgia" w:cs="Georgia"/>
          <w:b/>
          <w:bCs/>
          <w:sz w:val="19"/>
          <w:szCs w:val="19"/>
        </w:rPr>
        <w:t>Automated</w:t>
      </w:r>
      <w:r>
        <w:rPr>
          <w:rFonts w:ascii="Georgia" w:eastAsia="Georgia" w:hAnsi="Georgia" w:cs="Georgia"/>
          <w:b/>
          <w:bCs/>
          <w:spacing w:val="35"/>
          <w:sz w:val="19"/>
          <w:szCs w:val="19"/>
        </w:rPr>
        <w:t xml:space="preserve"> </w:t>
      </w:r>
      <w:r>
        <w:rPr>
          <w:rFonts w:ascii="Georgia" w:eastAsia="Georgia" w:hAnsi="Georgia" w:cs="Georgia"/>
          <w:b/>
          <w:bCs/>
          <w:sz w:val="19"/>
          <w:szCs w:val="19"/>
        </w:rPr>
        <w:t>Labeling</w:t>
      </w:r>
      <w:r>
        <w:rPr>
          <w:rFonts w:ascii="Georgia" w:eastAsia="Georgia" w:hAnsi="Georgia" w:cs="Georgia"/>
          <w:b/>
          <w:bCs/>
          <w:spacing w:val="30"/>
          <w:sz w:val="19"/>
          <w:szCs w:val="19"/>
        </w:rPr>
        <w:t xml:space="preserve"> </w:t>
      </w:r>
      <w:r>
        <w:rPr>
          <w:rFonts w:ascii="Georgia" w:eastAsia="Georgia" w:hAnsi="Georgia" w:cs="Georgia"/>
          <w:b/>
          <w:bCs/>
          <w:sz w:val="19"/>
          <w:szCs w:val="19"/>
        </w:rPr>
        <w:t>of</w:t>
      </w:r>
      <w:r>
        <w:rPr>
          <w:rFonts w:ascii="Georgia" w:eastAsia="Georgia" w:hAnsi="Georgia" w:cs="Georgia"/>
          <w:b/>
          <w:bCs/>
          <w:spacing w:val="17"/>
          <w:sz w:val="19"/>
          <w:szCs w:val="19"/>
        </w:rPr>
        <w:t xml:space="preserve"> </w:t>
      </w:r>
      <w:r>
        <w:rPr>
          <w:rFonts w:ascii="Georgia" w:eastAsia="Georgia" w:hAnsi="Georgia" w:cs="Georgia"/>
          <w:b/>
          <w:bCs/>
          <w:sz w:val="19"/>
          <w:szCs w:val="19"/>
        </w:rPr>
        <w:t>Elderly</w:t>
      </w:r>
      <w:r>
        <w:rPr>
          <w:rFonts w:ascii="Georgia" w:eastAsia="Georgia" w:hAnsi="Georgia" w:cs="Georgia"/>
          <w:b/>
          <w:bCs/>
          <w:spacing w:val="27"/>
          <w:sz w:val="19"/>
          <w:szCs w:val="19"/>
        </w:rPr>
        <w:t xml:space="preserve"> </w:t>
      </w:r>
      <w:r>
        <w:rPr>
          <w:rFonts w:ascii="Georgia" w:eastAsia="Georgia" w:hAnsi="Georgia" w:cs="Georgia"/>
          <w:b/>
          <w:bCs/>
          <w:sz w:val="19"/>
          <w:szCs w:val="19"/>
        </w:rPr>
        <w:t>and</w:t>
      </w:r>
      <w:r>
        <w:rPr>
          <w:rFonts w:ascii="Georgia" w:eastAsia="Georgia" w:hAnsi="Georgia" w:cs="Georgia"/>
          <w:b/>
          <w:bCs/>
          <w:spacing w:val="20"/>
          <w:sz w:val="19"/>
          <w:szCs w:val="19"/>
        </w:rPr>
        <w:t xml:space="preserve"> </w:t>
      </w:r>
      <w:proofErr w:type="gramStart"/>
      <w:r>
        <w:rPr>
          <w:rFonts w:ascii="Georgia" w:eastAsia="Georgia" w:hAnsi="Georgia" w:cs="Georgia"/>
          <w:b/>
          <w:bCs/>
          <w:sz w:val="19"/>
          <w:szCs w:val="19"/>
        </w:rPr>
        <w:t xml:space="preserve">Neurodegenerative </w:t>
      </w:r>
      <w:r>
        <w:rPr>
          <w:rFonts w:ascii="Georgia" w:eastAsia="Georgia" w:hAnsi="Georgia" w:cs="Georgia"/>
          <w:b/>
          <w:bCs/>
          <w:spacing w:val="2"/>
          <w:sz w:val="19"/>
          <w:szCs w:val="19"/>
        </w:rPr>
        <w:t xml:space="preserve"> </w:t>
      </w:r>
      <w:r>
        <w:rPr>
          <w:rFonts w:ascii="Georgia" w:eastAsia="Georgia" w:hAnsi="Georgia" w:cs="Georgia"/>
          <w:b/>
          <w:bCs/>
          <w:sz w:val="19"/>
          <w:szCs w:val="19"/>
        </w:rPr>
        <w:t>Brai</w:t>
      </w:r>
      <w:r>
        <w:rPr>
          <w:rFonts w:ascii="Georgia" w:eastAsia="Georgia" w:hAnsi="Georgia" w:cs="Georgia"/>
          <w:b/>
          <w:bCs/>
          <w:spacing w:val="-1"/>
          <w:sz w:val="19"/>
          <w:szCs w:val="19"/>
        </w:rPr>
        <w:t>n</w:t>
      </w:r>
      <w:proofErr w:type="gramEnd"/>
      <w:r>
        <w:rPr>
          <w:rFonts w:ascii="Georgia" w:eastAsia="Georgia" w:hAnsi="Georgia" w:cs="Georgia"/>
          <w:sz w:val="19"/>
          <w:szCs w:val="19"/>
        </w:rPr>
        <w:t>”</w:t>
      </w:r>
      <w:r>
        <w:rPr>
          <w:rFonts w:ascii="Georgia" w:eastAsia="Georgia" w:hAnsi="Georgia" w:cs="Georgia"/>
          <w:spacing w:val="25"/>
          <w:sz w:val="19"/>
          <w:szCs w:val="19"/>
        </w:rPr>
        <w:t xml:space="preserve"> </w:t>
      </w:r>
      <w:r>
        <w:rPr>
          <w:rFonts w:ascii="Georgia" w:eastAsia="Georgia" w:hAnsi="Georgia" w:cs="Georgia"/>
          <w:i/>
          <w:sz w:val="19"/>
          <w:szCs w:val="19"/>
        </w:rPr>
        <w:t>Med</w:t>
      </w:r>
      <w:r>
        <w:rPr>
          <w:rFonts w:ascii="Georgia" w:eastAsia="Georgia" w:hAnsi="Georgia" w:cs="Georgia"/>
          <w:i/>
          <w:spacing w:val="11"/>
          <w:sz w:val="19"/>
          <w:szCs w:val="19"/>
        </w:rPr>
        <w:t xml:space="preserve"> </w:t>
      </w:r>
      <w:r>
        <w:rPr>
          <w:rFonts w:ascii="Georgia" w:eastAsia="Georgia" w:hAnsi="Georgia" w:cs="Georgia"/>
          <w:i/>
          <w:sz w:val="19"/>
          <w:szCs w:val="19"/>
        </w:rPr>
        <w:t>Image</w:t>
      </w:r>
      <w:r>
        <w:rPr>
          <w:rFonts w:ascii="Georgia" w:eastAsia="Georgia" w:hAnsi="Georgia" w:cs="Georgia"/>
          <w:i/>
          <w:spacing w:val="11"/>
          <w:sz w:val="19"/>
          <w:szCs w:val="19"/>
        </w:rPr>
        <w:t xml:space="preserve"> </w:t>
      </w:r>
      <w:r>
        <w:rPr>
          <w:rFonts w:ascii="Georgia" w:eastAsia="Georgia" w:hAnsi="Georgia" w:cs="Georgia"/>
          <w:i/>
          <w:sz w:val="19"/>
          <w:szCs w:val="19"/>
        </w:rPr>
        <w:t>Anal</w:t>
      </w:r>
    </w:p>
    <w:p w14:paraId="10D90940" w14:textId="77777777" w:rsidR="00E61F9D" w:rsidRDefault="005C64D6">
      <w:pPr>
        <w:spacing w:before="33" w:after="0" w:line="240" w:lineRule="auto"/>
        <w:ind w:left="136" w:right="6412"/>
        <w:jc w:val="both"/>
        <w:rPr>
          <w:rFonts w:ascii="Georgia" w:eastAsia="Georgia" w:hAnsi="Georgia" w:cs="Georgia"/>
          <w:sz w:val="19"/>
          <w:szCs w:val="19"/>
        </w:rPr>
      </w:pPr>
      <w:proofErr w:type="gramStart"/>
      <w:r>
        <w:rPr>
          <w:rFonts w:ascii="Georgia" w:eastAsia="Georgia" w:hAnsi="Georgia" w:cs="Georgia"/>
          <w:sz w:val="19"/>
          <w:szCs w:val="19"/>
        </w:rPr>
        <w:t>12,</w:t>
      </w:r>
      <w:r>
        <w:rPr>
          <w:rFonts w:ascii="Georgia" w:eastAsia="Georgia" w:hAnsi="Georgia" w:cs="Georgia"/>
          <w:spacing w:val="8"/>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1</w:t>
      </w:r>
      <w:r>
        <w:rPr>
          <w:rFonts w:ascii="Georgia" w:eastAsia="Georgia" w:hAnsi="Georgia" w:cs="Georgia"/>
          <w:spacing w:val="3"/>
          <w:sz w:val="19"/>
          <w:szCs w:val="19"/>
        </w:rPr>
        <w:t xml:space="preserve"> </w:t>
      </w:r>
      <w:r>
        <w:rPr>
          <w:rFonts w:ascii="Georgia" w:eastAsia="Georgia" w:hAnsi="Georgia" w:cs="Georgia"/>
          <w:sz w:val="19"/>
          <w:szCs w:val="19"/>
        </w:rPr>
        <w:t>(2008):</w:t>
      </w:r>
      <w:r>
        <w:rPr>
          <w:rFonts w:ascii="Georgia" w:eastAsia="Georgia" w:hAnsi="Georgia" w:cs="Georgia"/>
          <w:spacing w:val="30"/>
          <w:sz w:val="19"/>
          <w:szCs w:val="19"/>
        </w:rPr>
        <w:t xml:space="preserve"> </w:t>
      </w:r>
      <w:r>
        <w:rPr>
          <w:rFonts w:ascii="Georgia" w:eastAsia="Georgia" w:hAnsi="Georgia" w:cs="Georgia"/>
          <w:sz w:val="19"/>
          <w:szCs w:val="19"/>
        </w:rPr>
        <w:t>26–41.</w:t>
      </w:r>
      <w:proofErr w:type="gramEnd"/>
      <w:r>
        <w:rPr>
          <w:rFonts w:ascii="Georgia" w:eastAsia="Georgia" w:hAnsi="Georgia" w:cs="Georgia"/>
          <w:spacing w:val="28"/>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spacing w:val="-1"/>
          <w:w w:val="102"/>
          <w:sz w:val="19"/>
          <w:szCs w:val="19"/>
        </w:rPr>
        <w:t>:</w:t>
      </w:r>
      <w:hyperlink r:id="rId34">
        <w:r>
          <w:rPr>
            <w:rFonts w:ascii="Georgia" w:eastAsia="Georgia" w:hAnsi="Georgia" w:cs="Georgia"/>
            <w:color w:val="0000FF"/>
            <w:w w:val="102"/>
            <w:sz w:val="19"/>
            <w:szCs w:val="19"/>
          </w:rPr>
          <w:t>10.1016/j.media.2007.06.004</w:t>
        </w:r>
      </w:hyperlink>
    </w:p>
    <w:p w14:paraId="7144933F" w14:textId="77777777" w:rsidR="00E61F9D" w:rsidRDefault="005C64D6">
      <w:pPr>
        <w:spacing w:before="93" w:after="0" w:line="240" w:lineRule="auto"/>
        <w:ind w:left="140" w:right="670"/>
        <w:jc w:val="both"/>
        <w:rPr>
          <w:rFonts w:ascii="Georgia" w:eastAsia="Georgia" w:hAnsi="Georgia" w:cs="Georgia"/>
          <w:sz w:val="19"/>
          <w:szCs w:val="19"/>
        </w:rPr>
      </w:pPr>
      <w:r>
        <w:rPr>
          <w:rFonts w:ascii="Georgia" w:eastAsia="Georgia" w:hAnsi="Georgia" w:cs="Georgia"/>
          <w:sz w:val="19"/>
          <w:szCs w:val="19"/>
        </w:rPr>
        <w:t>21.</w:t>
      </w:r>
      <w:r>
        <w:rPr>
          <w:rFonts w:ascii="Georgia" w:eastAsia="Georgia" w:hAnsi="Georgia" w:cs="Georgia"/>
          <w:spacing w:val="32"/>
          <w:sz w:val="19"/>
          <w:szCs w:val="19"/>
        </w:rPr>
        <w:t xml:space="preserve"> </w:t>
      </w:r>
      <w:r>
        <w:rPr>
          <w:rFonts w:ascii="Georgia" w:eastAsia="Georgia" w:hAnsi="Georgia" w:cs="Georgia"/>
          <w:sz w:val="19"/>
          <w:szCs w:val="19"/>
        </w:rPr>
        <w:t>Tustison,</w:t>
      </w:r>
      <w:r>
        <w:rPr>
          <w:rFonts w:ascii="Georgia" w:eastAsia="Georgia" w:hAnsi="Georgia" w:cs="Georgia"/>
          <w:spacing w:val="21"/>
          <w:sz w:val="19"/>
          <w:szCs w:val="19"/>
        </w:rPr>
        <w:t xml:space="preserve"> </w:t>
      </w:r>
      <w:r>
        <w:rPr>
          <w:rFonts w:ascii="Georgia" w:eastAsia="Georgia" w:hAnsi="Georgia" w:cs="Georgia"/>
          <w:sz w:val="19"/>
          <w:szCs w:val="19"/>
        </w:rPr>
        <w:t>N.</w:t>
      </w:r>
      <w:r>
        <w:rPr>
          <w:rFonts w:ascii="Georgia" w:eastAsia="Georgia" w:hAnsi="Georgia" w:cs="Georgia"/>
          <w:spacing w:val="8"/>
          <w:sz w:val="19"/>
          <w:szCs w:val="19"/>
        </w:rPr>
        <w:t xml:space="preserve"> </w:t>
      </w:r>
      <w:r>
        <w:rPr>
          <w:rFonts w:ascii="Georgia" w:eastAsia="Georgia" w:hAnsi="Georgia" w:cs="Georgia"/>
          <w:sz w:val="19"/>
          <w:szCs w:val="19"/>
        </w:rPr>
        <w:t>J.,</w:t>
      </w:r>
      <w:r>
        <w:rPr>
          <w:rFonts w:ascii="Georgia" w:eastAsia="Georgia" w:hAnsi="Georgia" w:cs="Georgia"/>
          <w:spacing w:val="11"/>
          <w:sz w:val="19"/>
          <w:szCs w:val="19"/>
        </w:rPr>
        <w:t xml:space="preserve"> </w:t>
      </w:r>
      <w:r>
        <w:rPr>
          <w:rFonts w:ascii="Georgia" w:eastAsia="Georgia" w:hAnsi="Georgia" w:cs="Georgia"/>
          <w:sz w:val="19"/>
          <w:szCs w:val="19"/>
        </w:rPr>
        <w:t>Song,</w:t>
      </w:r>
      <w:r>
        <w:rPr>
          <w:rFonts w:ascii="Georgia" w:eastAsia="Georgia" w:hAnsi="Georgia" w:cs="Georgia"/>
          <w:spacing w:val="14"/>
          <w:sz w:val="19"/>
          <w:szCs w:val="19"/>
        </w:rPr>
        <w:t xml:space="preserve"> </w:t>
      </w:r>
      <w:r>
        <w:rPr>
          <w:rFonts w:ascii="Georgia" w:eastAsia="Georgia" w:hAnsi="Georgia" w:cs="Georgia"/>
          <w:sz w:val="19"/>
          <w:szCs w:val="19"/>
        </w:rPr>
        <w:t>G.,</w:t>
      </w:r>
      <w:r>
        <w:rPr>
          <w:rFonts w:ascii="Georgia" w:eastAsia="Georgia" w:hAnsi="Georgia" w:cs="Georgia"/>
          <w:spacing w:val="10"/>
          <w:sz w:val="19"/>
          <w:szCs w:val="19"/>
        </w:rPr>
        <w:t xml:space="preserve"> </w:t>
      </w:r>
      <w:r>
        <w:rPr>
          <w:rFonts w:ascii="Georgia" w:eastAsia="Georgia" w:hAnsi="Georgia" w:cs="Georgia"/>
          <w:sz w:val="19"/>
          <w:szCs w:val="19"/>
        </w:rPr>
        <w:t>Gee,</w:t>
      </w:r>
      <w:r>
        <w:rPr>
          <w:rFonts w:ascii="Georgia" w:eastAsia="Georgia" w:hAnsi="Georgia" w:cs="Georgia"/>
          <w:spacing w:val="12"/>
          <w:sz w:val="19"/>
          <w:szCs w:val="19"/>
        </w:rPr>
        <w:t xml:space="preserve"> </w:t>
      </w:r>
      <w:r>
        <w:rPr>
          <w:rFonts w:ascii="Georgia" w:eastAsia="Georgia" w:hAnsi="Georgia" w:cs="Georgia"/>
          <w:sz w:val="19"/>
          <w:szCs w:val="19"/>
        </w:rPr>
        <w:t>James</w:t>
      </w:r>
      <w:r>
        <w:rPr>
          <w:rFonts w:ascii="Georgia" w:eastAsia="Georgia" w:hAnsi="Georgia" w:cs="Georgia"/>
          <w:spacing w:val="15"/>
          <w:sz w:val="19"/>
          <w:szCs w:val="19"/>
        </w:rPr>
        <w:t xml:space="preserve"> </w:t>
      </w:r>
      <w:r>
        <w:rPr>
          <w:rFonts w:ascii="Georgia" w:eastAsia="Georgia" w:hAnsi="Georgia" w:cs="Georgia"/>
          <w:sz w:val="19"/>
          <w:szCs w:val="19"/>
        </w:rPr>
        <w:t>C,</w:t>
      </w:r>
      <w:r>
        <w:rPr>
          <w:rFonts w:ascii="Georgia" w:eastAsia="Georgia" w:hAnsi="Georgia" w:cs="Georgia"/>
          <w:spacing w:val="7"/>
          <w:sz w:val="19"/>
          <w:szCs w:val="19"/>
        </w:rPr>
        <w:t xml:space="preserve"> </w:t>
      </w:r>
      <w:r>
        <w:rPr>
          <w:rFonts w:ascii="Georgia" w:eastAsia="Georgia" w:hAnsi="Georgia" w:cs="Georgia"/>
          <w:sz w:val="19"/>
          <w:szCs w:val="19"/>
        </w:rPr>
        <w:t>and</w:t>
      </w:r>
      <w:r>
        <w:rPr>
          <w:rFonts w:ascii="Georgia" w:eastAsia="Georgia" w:hAnsi="Georgia" w:cs="Georgia"/>
          <w:spacing w:val="10"/>
          <w:sz w:val="19"/>
          <w:szCs w:val="19"/>
        </w:rPr>
        <w:t xml:space="preserve"> </w:t>
      </w:r>
      <w:proofErr w:type="spellStart"/>
      <w:r>
        <w:rPr>
          <w:rFonts w:ascii="Georgia" w:eastAsia="Georgia" w:hAnsi="Georgia" w:cs="Georgia"/>
          <w:sz w:val="19"/>
          <w:szCs w:val="19"/>
        </w:rPr>
        <w:t>Avants</w:t>
      </w:r>
      <w:proofErr w:type="spellEnd"/>
      <w:r>
        <w:rPr>
          <w:rFonts w:ascii="Georgia" w:eastAsia="Georgia" w:hAnsi="Georgia" w:cs="Georgia"/>
          <w:sz w:val="19"/>
          <w:szCs w:val="19"/>
        </w:rPr>
        <w:t>,</w:t>
      </w:r>
      <w:r>
        <w:rPr>
          <w:rFonts w:ascii="Georgia" w:eastAsia="Georgia" w:hAnsi="Georgia" w:cs="Georgia"/>
          <w:spacing w:val="18"/>
          <w:sz w:val="19"/>
          <w:szCs w:val="19"/>
        </w:rPr>
        <w:t xml:space="preserve"> </w:t>
      </w:r>
      <w:r>
        <w:rPr>
          <w:rFonts w:ascii="Georgia" w:eastAsia="Georgia" w:hAnsi="Georgia" w:cs="Georgia"/>
          <w:sz w:val="19"/>
          <w:szCs w:val="19"/>
        </w:rPr>
        <w:t>B.</w:t>
      </w:r>
      <w:r>
        <w:rPr>
          <w:rFonts w:ascii="Georgia" w:eastAsia="Georgia" w:hAnsi="Georgia" w:cs="Georgia"/>
          <w:spacing w:val="9"/>
          <w:sz w:val="19"/>
          <w:szCs w:val="19"/>
        </w:rPr>
        <w:t xml:space="preserve"> </w:t>
      </w:r>
      <w:r>
        <w:rPr>
          <w:rFonts w:ascii="Georgia" w:eastAsia="Georgia" w:hAnsi="Georgia" w:cs="Georgia"/>
          <w:sz w:val="19"/>
          <w:szCs w:val="19"/>
        </w:rPr>
        <w:t>B.</w:t>
      </w:r>
      <w:r>
        <w:rPr>
          <w:rFonts w:ascii="Georgia" w:eastAsia="Georgia" w:hAnsi="Georgia" w:cs="Georgia"/>
          <w:spacing w:val="9"/>
          <w:sz w:val="19"/>
          <w:szCs w:val="19"/>
        </w:rPr>
        <w:t xml:space="preserve"> </w:t>
      </w:r>
      <w:r>
        <w:rPr>
          <w:rFonts w:ascii="Georgia" w:eastAsia="Georgia" w:hAnsi="Georgia" w:cs="Georgia"/>
          <w:spacing w:val="-1"/>
          <w:sz w:val="19"/>
          <w:szCs w:val="19"/>
        </w:rPr>
        <w:t>“</w:t>
      </w:r>
      <w:r>
        <w:rPr>
          <w:rFonts w:ascii="Georgia" w:eastAsia="Georgia" w:hAnsi="Georgia" w:cs="Georgia"/>
          <w:b/>
          <w:bCs/>
          <w:sz w:val="19"/>
          <w:szCs w:val="19"/>
        </w:rPr>
        <w:t>Two</w:t>
      </w:r>
      <w:r>
        <w:rPr>
          <w:rFonts w:ascii="Georgia" w:eastAsia="Georgia" w:hAnsi="Georgia" w:cs="Georgia"/>
          <w:b/>
          <w:bCs/>
          <w:spacing w:val="14"/>
          <w:sz w:val="19"/>
          <w:szCs w:val="19"/>
        </w:rPr>
        <w:t xml:space="preserve"> </w:t>
      </w:r>
      <w:r>
        <w:rPr>
          <w:rFonts w:ascii="Georgia" w:eastAsia="Georgia" w:hAnsi="Georgia" w:cs="Georgia"/>
          <w:b/>
          <w:bCs/>
          <w:sz w:val="19"/>
          <w:szCs w:val="19"/>
        </w:rPr>
        <w:t>Greedy</w:t>
      </w:r>
      <w:r>
        <w:rPr>
          <w:rFonts w:ascii="Georgia" w:eastAsia="Georgia" w:hAnsi="Georgia" w:cs="Georgia"/>
          <w:b/>
          <w:bCs/>
          <w:spacing w:val="18"/>
          <w:sz w:val="19"/>
          <w:szCs w:val="19"/>
        </w:rPr>
        <w:t xml:space="preserve"> </w:t>
      </w:r>
      <w:proofErr w:type="spellStart"/>
      <w:r>
        <w:rPr>
          <w:rFonts w:ascii="Georgia" w:eastAsia="Georgia" w:hAnsi="Georgia" w:cs="Georgia"/>
          <w:b/>
          <w:bCs/>
          <w:sz w:val="19"/>
          <w:szCs w:val="19"/>
        </w:rPr>
        <w:t>SyN</w:t>
      </w:r>
      <w:proofErr w:type="spellEnd"/>
      <w:r>
        <w:rPr>
          <w:rFonts w:ascii="Georgia" w:eastAsia="Georgia" w:hAnsi="Georgia" w:cs="Georgia"/>
          <w:b/>
          <w:bCs/>
          <w:spacing w:val="12"/>
          <w:sz w:val="19"/>
          <w:szCs w:val="19"/>
        </w:rPr>
        <w:t xml:space="preserve"> </w:t>
      </w:r>
      <w:r>
        <w:rPr>
          <w:rFonts w:ascii="Georgia" w:eastAsia="Georgia" w:hAnsi="Georgia" w:cs="Georgia"/>
          <w:b/>
          <w:bCs/>
          <w:sz w:val="19"/>
          <w:szCs w:val="19"/>
        </w:rPr>
        <w:t>Variants</w:t>
      </w:r>
      <w:r>
        <w:rPr>
          <w:rFonts w:ascii="Georgia" w:eastAsia="Georgia" w:hAnsi="Georgia" w:cs="Georgia"/>
          <w:b/>
          <w:bCs/>
          <w:spacing w:val="21"/>
          <w:sz w:val="19"/>
          <w:szCs w:val="19"/>
        </w:rPr>
        <w:t xml:space="preserve"> </w:t>
      </w:r>
      <w:r>
        <w:rPr>
          <w:rFonts w:ascii="Georgia" w:eastAsia="Georgia" w:hAnsi="Georgia" w:cs="Georgia"/>
          <w:b/>
          <w:bCs/>
          <w:sz w:val="19"/>
          <w:szCs w:val="19"/>
        </w:rPr>
        <w:t>for</w:t>
      </w:r>
      <w:r>
        <w:rPr>
          <w:rFonts w:ascii="Georgia" w:eastAsia="Georgia" w:hAnsi="Georgia" w:cs="Georgia"/>
          <w:b/>
          <w:bCs/>
          <w:spacing w:val="10"/>
          <w:sz w:val="19"/>
          <w:szCs w:val="19"/>
        </w:rPr>
        <w:t xml:space="preserve"> </w:t>
      </w:r>
      <w:r>
        <w:rPr>
          <w:rFonts w:ascii="Georgia" w:eastAsia="Georgia" w:hAnsi="Georgia" w:cs="Georgia"/>
          <w:b/>
          <w:bCs/>
          <w:sz w:val="19"/>
          <w:szCs w:val="19"/>
        </w:rPr>
        <w:t>Pulmonary</w:t>
      </w:r>
      <w:r>
        <w:rPr>
          <w:rFonts w:ascii="Georgia" w:eastAsia="Georgia" w:hAnsi="Georgia" w:cs="Georgia"/>
          <w:b/>
          <w:bCs/>
          <w:spacing w:val="26"/>
          <w:sz w:val="19"/>
          <w:szCs w:val="19"/>
        </w:rPr>
        <w:t xml:space="preserve"> </w:t>
      </w:r>
      <w:r>
        <w:rPr>
          <w:rFonts w:ascii="Georgia" w:eastAsia="Georgia" w:hAnsi="Georgia" w:cs="Georgia"/>
          <w:b/>
          <w:bCs/>
          <w:sz w:val="19"/>
          <w:szCs w:val="19"/>
        </w:rPr>
        <w:t>Image</w:t>
      </w:r>
      <w:r>
        <w:rPr>
          <w:rFonts w:ascii="Georgia" w:eastAsia="Georgia" w:hAnsi="Georgia" w:cs="Georgia"/>
          <w:b/>
          <w:bCs/>
          <w:spacing w:val="16"/>
          <w:sz w:val="19"/>
          <w:szCs w:val="19"/>
        </w:rPr>
        <w:t xml:space="preserve"> </w:t>
      </w:r>
      <w:r>
        <w:rPr>
          <w:rFonts w:ascii="Georgia" w:eastAsia="Georgia" w:hAnsi="Georgia" w:cs="Georgia"/>
          <w:b/>
          <w:bCs/>
          <w:w w:val="102"/>
          <w:sz w:val="19"/>
          <w:szCs w:val="19"/>
        </w:rPr>
        <w:t>Regis-</w:t>
      </w:r>
    </w:p>
    <w:p w14:paraId="6ED1BE29" w14:textId="77777777" w:rsidR="00E61F9D" w:rsidRDefault="00E61F9D">
      <w:pPr>
        <w:spacing w:after="0"/>
        <w:jc w:val="both"/>
        <w:sectPr w:rsidR="00E61F9D">
          <w:pgSz w:w="12240" w:h="15840"/>
          <w:pgMar w:top="640" w:right="0" w:bottom="280" w:left="580" w:header="720" w:footer="720" w:gutter="0"/>
          <w:cols w:space="720"/>
        </w:sectPr>
      </w:pPr>
    </w:p>
    <w:p w14:paraId="7F7928D8" w14:textId="77777777" w:rsidR="00E61F9D" w:rsidRDefault="005C64D6">
      <w:pPr>
        <w:spacing w:before="85" w:after="0" w:line="240" w:lineRule="auto"/>
        <w:ind w:left="140" w:right="3938"/>
        <w:jc w:val="both"/>
        <w:rPr>
          <w:rFonts w:ascii="Georgia" w:eastAsia="Georgia" w:hAnsi="Georgia" w:cs="Georgia"/>
          <w:sz w:val="19"/>
          <w:szCs w:val="19"/>
        </w:rPr>
      </w:pPr>
      <w:proofErr w:type="spellStart"/>
      <w:proofErr w:type="gramStart"/>
      <w:r>
        <w:rPr>
          <w:rFonts w:ascii="Georgia" w:eastAsia="Georgia" w:hAnsi="Georgia" w:cs="Georgia"/>
          <w:b/>
          <w:bCs/>
          <w:sz w:val="19"/>
          <w:szCs w:val="19"/>
        </w:rPr>
        <w:lastRenderedPageBreak/>
        <w:t>tration</w:t>
      </w:r>
      <w:proofErr w:type="spellEnd"/>
      <w:proofErr w:type="gramEnd"/>
      <w:r>
        <w:rPr>
          <w:rFonts w:ascii="Georgia" w:eastAsia="Georgia" w:hAnsi="Georgia" w:cs="Georgia"/>
          <w:sz w:val="19"/>
          <w:szCs w:val="19"/>
        </w:rPr>
        <w:t>”</w:t>
      </w:r>
      <w:r>
        <w:rPr>
          <w:rFonts w:ascii="Georgia" w:eastAsia="Georgia" w:hAnsi="Georgia" w:cs="Georgia"/>
          <w:spacing w:val="16"/>
          <w:sz w:val="19"/>
          <w:szCs w:val="19"/>
        </w:rPr>
        <w:t xml:space="preserve"> </w:t>
      </w:r>
      <w:r>
        <w:rPr>
          <w:rFonts w:ascii="Georgia" w:eastAsia="Georgia" w:hAnsi="Georgia" w:cs="Georgia"/>
          <w:i/>
          <w:sz w:val="19"/>
          <w:szCs w:val="19"/>
        </w:rPr>
        <w:t>Evaluation of methods for pulmonary image registration (EMPIRE10)</w:t>
      </w:r>
      <w:r>
        <w:rPr>
          <w:rFonts w:ascii="Georgia" w:eastAsia="Georgia" w:hAnsi="Georgia" w:cs="Georgia"/>
          <w:i/>
          <w:spacing w:val="2"/>
          <w:sz w:val="19"/>
          <w:szCs w:val="19"/>
        </w:rPr>
        <w:t xml:space="preserve"> </w:t>
      </w:r>
      <w:r>
        <w:rPr>
          <w:rFonts w:ascii="Georgia" w:eastAsia="Georgia" w:hAnsi="Georgia" w:cs="Georgia"/>
          <w:w w:val="102"/>
          <w:sz w:val="19"/>
          <w:szCs w:val="19"/>
        </w:rPr>
        <w:t>(2012):</w:t>
      </w:r>
    </w:p>
    <w:p w14:paraId="6620F3B5" w14:textId="77777777" w:rsidR="00E61F9D" w:rsidRDefault="005C64D6">
      <w:pPr>
        <w:spacing w:before="93" w:after="0" w:line="277" w:lineRule="auto"/>
        <w:ind w:left="140" w:right="630"/>
        <w:jc w:val="both"/>
        <w:rPr>
          <w:rFonts w:ascii="Georgia" w:eastAsia="Georgia" w:hAnsi="Georgia" w:cs="Georgia"/>
          <w:sz w:val="19"/>
          <w:szCs w:val="19"/>
        </w:rPr>
      </w:pPr>
      <w:r>
        <w:rPr>
          <w:rFonts w:ascii="Georgia" w:eastAsia="Georgia" w:hAnsi="Georgia" w:cs="Georgia"/>
          <w:sz w:val="19"/>
          <w:szCs w:val="19"/>
        </w:rPr>
        <w:t xml:space="preserve">22.   </w:t>
      </w:r>
      <w:r>
        <w:rPr>
          <w:rFonts w:ascii="Georgia" w:eastAsia="Georgia" w:hAnsi="Georgia" w:cs="Georgia"/>
          <w:spacing w:val="12"/>
          <w:sz w:val="19"/>
          <w:szCs w:val="19"/>
        </w:rPr>
        <w:t xml:space="preserve"> </w:t>
      </w:r>
      <w:proofErr w:type="spellStart"/>
      <w:r>
        <w:rPr>
          <w:rFonts w:ascii="Georgia" w:eastAsia="Georgia" w:hAnsi="Georgia" w:cs="Georgia"/>
          <w:sz w:val="19"/>
          <w:szCs w:val="19"/>
        </w:rPr>
        <w:t>Avants</w:t>
      </w:r>
      <w:proofErr w:type="spellEnd"/>
      <w:proofErr w:type="gramStart"/>
      <w:r>
        <w:rPr>
          <w:rFonts w:ascii="Georgia" w:eastAsia="Georgia" w:hAnsi="Georgia" w:cs="Georgia"/>
          <w:sz w:val="19"/>
          <w:szCs w:val="19"/>
        </w:rPr>
        <w:t xml:space="preserve">, </w:t>
      </w:r>
      <w:r>
        <w:rPr>
          <w:rFonts w:ascii="Georgia" w:eastAsia="Georgia" w:hAnsi="Georgia" w:cs="Georgia"/>
          <w:spacing w:val="20"/>
          <w:sz w:val="19"/>
          <w:szCs w:val="19"/>
        </w:rPr>
        <w:t xml:space="preserve"> </w:t>
      </w:r>
      <w:r>
        <w:rPr>
          <w:rFonts w:ascii="Georgia" w:eastAsia="Georgia" w:hAnsi="Georgia" w:cs="Georgia"/>
          <w:sz w:val="19"/>
          <w:szCs w:val="19"/>
        </w:rPr>
        <w:t>B</w:t>
      </w:r>
      <w:proofErr w:type="gramEnd"/>
      <w:r>
        <w:rPr>
          <w:rFonts w:ascii="Georgia" w:eastAsia="Georgia" w:hAnsi="Georgia" w:cs="Georgia"/>
          <w:sz w:val="19"/>
          <w:szCs w:val="19"/>
        </w:rPr>
        <w:t xml:space="preserve">. </w:t>
      </w:r>
      <w:r>
        <w:rPr>
          <w:rFonts w:ascii="Georgia" w:eastAsia="Georgia" w:hAnsi="Georgia" w:cs="Georgia"/>
          <w:spacing w:val="2"/>
          <w:sz w:val="19"/>
          <w:szCs w:val="19"/>
        </w:rPr>
        <w:t xml:space="preserve"> </w:t>
      </w:r>
      <w:r>
        <w:rPr>
          <w:rFonts w:ascii="Georgia" w:eastAsia="Georgia" w:hAnsi="Georgia" w:cs="Georgia"/>
          <w:sz w:val="19"/>
          <w:szCs w:val="19"/>
        </w:rPr>
        <w:t>B.</w:t>
      </w:r>
      <w:proofErr w:type="gramStart"/>
      <w:r>
        <w:rPr>
          <w:rFonts w:ascii="Georgia" w:eastAsia="Georgia" w:hAnsi="Georgia" w:cs="Georgia"/>
          <w:sz w:val="19"/>
          <w:szCs w:val="19"/>
        </w:rPr>
        <w:t xml:space="preserve">, </w:t>
      </w:r>
      <w:r>
        <w:rPr>
          <w:rFonts w:ascii="Georgia" w:eastAsia="Georgia" w:hAnsi="Georgia" w:cs="Georgia"/>
          <w:spacing w:val="14"/>
          <w:sz w:val="19"/>
          <w:szCs w:val="19"/>
        </w:rPr>
        <w:t xml:space="preserve"> </w:t>
      </w:r>
      <w:proofErr w:type="spellStart"/>
      <w:r>
        <w:rPr>
          <w:rFonts w:ascii="Georgia" w:eastAsia="Georgia" w:hAnsi="Georgia" w:cs="Georgia"/>
          <w:sz w:val="19"/>
          <w:szCs w:val="19"/>
        </w:rPr>
        <w:t>Yushkevich</w:t>
      </w:r>
      <w:proofErr w:type="spellEnd"/>
      <w:proofErr w:type="gramEnd"/>
      <w:r>
        <w:rPr>
          <w:rFonts w:ascii="Georgia" w:eastAsia="Georgia" w:hAnsi="Georgia" w:cs="Georgia"/>
          <w:sz w:val="19"/>
          <w:szCs w:val="19"/>
        </w:rPr>
        <w:t xml:space="preserve">, </w:t>
      </w:r>
      <w:r>
        <w:rPr>
          <w:rFonts w:ascii="Georgia" w:eastAsia="Georgia" w:hAnsi="Georgia" w:cs="Georgia"/>
          <w:spacing w:val="27"/>
          <w:sz w:val="19"/>
          <w:szCs w:val="19"/>
        </w:rPr>
        <w:t xml:space="preserve"> </w:t>
      </w:r>
      <w:r>
        <w:rPr>
          <w:rFonts w:ascii="Georgia" w:eastAsia="Georgia" w:hAnsi="Georgia" w:cs="Georgia"/>
          <w:sz w:val="19"/>
          <w:szCs w:val="19"/>
        </w:rPr>
        <w:t xml:space="preserve">P., </w:t>
      </w:r>
      <w:r>
        <w:rPr>
          <w:rFonts w:ascii="Georgia" w:eastAsia="Georgia" w:hAnsi="Georgia" w:cs="Georgia"/>
          <w:spacing w:val="14"/>
          <w:sz w:val="19"/>
          <w:szCs w:val="19"/>
        </w:rPr>
        <w:t xml:space="preserve"> </w:t>
      </w:r>
      <w:proofErr w:type="spellStart"/>
      <w:r>
        <w:rPr>
          <w:rFonts w:ascii="Georgia" w:eastAsia="Georgia" w:hAnsi="Georgia" w:cs="Georgia"/>
          <w:sz w:val="19"/>
          <w:szCs w:val="19"/>
        </w:rPr>
        <w:t>Pluta</w:t>
      </w:r>
      <w:proofErr w:type="spellEnd"/>
      <w:r>
        <w:rPr>
          <w:rFonts w:ascii="Georgia" w:eastAsia="Georgia" w:hAnsi="Georgia" w:cs="Georgia"/>
          <w:sz w:val="19"/>
          <w:szCs w:val="19"/>
        </w:rPr>
        <w:t xml:space="preserve">, </w:t>
      </w:r>
      <w:r>
        <w:rPr>
          <w:rFonts w:ascii="Georgia" w:eastAsia="Georgia" w:hAnsi="Georgia" w:cs="Georgia"/>
          <w:spacing w:val="17"/>
          <w:sz w:val="19"/>
          <w:szCs w:val="19"/>
        </w:rPr>
        <w:t xml:space="preserve"> </w:t>
      </w:r>
      <w:r>
        <w:rPr>
          <w:rFonts w:ascii="Georgia" w:eastAsia="Georgia" w:hAnsi="Georgia" w:cs="Georgia"/>
          <w:sz w:val="19"/>
          <w:szCs w:val="19"/>
        </w:rPr>
        <w:t xml:space="preserve">J., </w:t>
      </w:r>
      <w:r>
        <w:rPr>
          <w:rFonts w:ascii="Georgia" w:eastAsia="Georgia" w:hAnsi="Georgia" w:cs="Georgia"/>
          <w:spacing w:val="13"/>
          <w:sz w:val="19"/>
          <w:szCs w:val="19"/>
        </w:rPr>
        <w:t xml:space="preserve"> </w:t>
      </w:r>
      <w:proofErr w:type="spellStart"/>
      <w:r>
        <w:rPr>
          <w:rFonts w:ascii="Georgia" w:eastAsia="Georgia" w:hAnsi="Georgia" w:cs="Georgia"/>
          <w:sz w:val="19"/>
          <w:szCs w:val="19"/>
        </w:rPr>
        <w:t>Minkoff</w:t>
      </w:r>
      <w:proofErr w:type="spellEnd"/>
      <w:r>
        <w:rPr>
          <w:rFonts w:ascii="Georgia" w:eastAsia="Georgia" w:hAnsi="Georgia" w:cs="Georgia"/>
          <w:sz w:val="19"/>
          <w:szCs w:val="19"/>
        </w:rPr>
        <w:t xml:space="preserve">, </w:t>
      </w:r>
      <w:r>
        <w:rPr>
          <w:rFonts w:ascii="Georgia" w:eastAsia="Georgia" w:hAnsi="Georgia" w:cs="Georgia"/>
          <w:spacing w:val="21"/>
          <w:sz w:val="19"/>
          <w:szCs w:val="19"/>
        </w:rPr>
        <w:t xml:space="preserve"> </w:t>
      </w:r>
      <w:r>
        <w:rPr>
          <w:rFonts w:ascii="Georgia" w:eastAsia="Georgia" w:hAnsi="Georgia" w:cs="Georgia"/>
          <w:sz w:val="19"/>
          <w:szCs w:val="19"/>
        </w:rPr>
        <w:t xml:space="preserve">D., </w:t>
      </w:r>
      <w:r>
        <w:rPr>
          <w:rFonts w:ascii="Georgia" w:eastAsia="Georgia" w:hAnsi="Georgia" w:cs="Georgia"/>
          <w:spacing w:val="12"/>
          <w:sz w:val="19"/>
          <w:szCs w:val="19"/>
        </w:rPr>
        <w:t xml:space="preserve"> </w:t>
      </w:r>
      <w:proofErr w:type="spellStart"/>
      <w:r>
        <w:rPr>
          <w:rFonts w:ascii="Georgia" w:eastAsia="Georgia" w:hAnsi="Georgia" w:cs="Georgia"/>
          <w:sz w:val="19"/>
          <w:szCs w:val="19"/>
        </w:rPr>
        <w:t>Korczykowski</w:t>
      </w:r>
      <w:proofErr w:type="spellEnd"/>
      <w:r>
        <w:rPr>
          <w:rFonts w:ascii="Georgia" w:eastAsia="Georgia" w:hAnsi="Georgia" w:cs="Georgia"/>
          <w:sz w:val="19"/>
          <w:szCs w:val="19"/>
        </w:rPr>
        <w:t xml:space="preserve">, </w:t>
      </w:r>
      <w:r>
        <w:rPr>
          <w:rFonts w:ascii="Georgia" w:eastAsia="Georgia" w:hAnsi="Georgia" w:cs="Georgia"/>
          <w:spacing w:val="31"/>
          <w:sz w:val="19"/>
          <w:szCs w:val="19"/>
        </w:rPr>
        <w:t xml:space="preserve"> </w:t>
      </w:r>
      <w:r>
        <w:rPr>
          <w:rFonts w:ascii="Georgia" w:eastAsia="Georgia" w:hAnsi="Georgia" w:cs="Georgia"/>
          <w:sz w:val="19"/>
          <w:szCs w:val="19"/>
        </w:rPr>
        <w:t xml:space="preserve">M., </w:t>
      </w:r>
      <w:r>
        <w:rPr>
          <w:rFonts w:ascii="Georgia" w:eastAsia="Georgia" w:hAnsi="Georgia" w:cs="Georgia"/>
          <w:spacing w:val="13"/>
          <w:sz w:val="19"/>
          <w:szCs w:val="19"/>
        </w:rPr>
        <w:t xml:space="preserve"> </w:t>
      </w:r>
      <w:proofErr w:type="spellStart"/>
      <w:r>
        <w:rPr>
          <w:rFonts w:ascii="Georgia" w:eastAsia="Georgia" w:hAnsi="Georgia" w:cs="Georgia"/>
          <w:sz w:val="19"/>
          <w:szCs w:val="19"/>
        </w:rPr>
        <w:t>Detre</w:t>
      </w:r>
      <w:proofErr w:type="spellEnd"/>
      <w:r>
        <w:rPr>
          <w:rFonts w:ascii="Georgia" w:eastAsia="Georgia" w:hAnsi="Georgia" w:cs="Georgia"/>
          <w:sz w:val="19"/>
          <w:szCs w:val="19"/>
        </w:rPr>
        <w:t xml:space="preserve">, </w:t>
      </w:r>
      <w:r>
        <w:rPr>
          <w:rFonts w:ascii="Georgia" w:eastAsia="Georgia" w:hAnsi="Georgia" w:cs="Georgia"/>
          <w:spacing w:val="17"/>
          <w:sz w:val="19"/>
          <w:szCs w:val="19"/>
        </w:rPr>
        <w:t xml:space="preserve"> </w:t>
      </w:r>
      <w:r>
        <w:rPr>
          <w:rFonts w:ascii="Georgia" w:eastAsia="Georgia" w:hAnsi="Georgia" w:cs="Georgia"/>
          <w:sz w:val="19"/>
          <w:szCs w:val="19"/>
        </w:rPr>
        <w:t xml:space="preserve">J., </w:t>
      </w:r>
      <w:r>
        <w:rPr>
          <w:rFonts w:ascii="Georgia" w:eastAsia="Georgia" w:hAnsi="Georgia" w:cs="Georgia"/>
          <w:spacing w:val="13"/>
          <w:sz w:val="19"/>
          <w:szCs w:val="19"/>
        </w:rPr>
        <w:t xml:space="preserve"> </w:t>
      </w:r>
      <w:r>
        <w:rPr>
          <w:rFonts w:ascii="Georgia" w:eastAsia="Georgia" w:hAnsi="Georgia" w:cs="Georgia"/>
          <w:sz w:val="19"/>
          <w:szCs w:val="19"/>
        </w:rPr>
        <w:t xml:space="preserve">and </w:t>
      </w:r>
      <w:r>
        <w:rPr>
          <w:rFonts w:ascii="Georgia" w:eastAsia="Georgia" w:hAnsi="Georgia" w:cs="Georgia"/>
          <w:spacing w:val="3"/>
          <w:sz w:val="19"/>
          <w:szCs w:val="19"/>
        </w:rPr>
        <w:t xml:space="preserve"> </w:t>
      </w:r>
      <w:r>
        <w:rPr>
          <w:rFonts w:ascii="Georgia" w:eastAsia="Georgia" w:hAnsi="Georgia" w:cs="Georgia"/>
          <w:sz w:val="19"/>
          <w:szCs w:val="19"/>
        </w:rPr>
        <w:t xml:space="preserve">Gee, </w:t>
      </w:r>
      <w:r>
        <w:rPr>
          <w:rFonts w:ascii="Georgia" w:eastAsia="Georgia" w:hAnsi="Georgia" w:cs="Georgia"/>
          <w:spacing w:val="14"/>
          <w:sz w:val="19"/>
          <w:szCs w:val="19"/>
        </w:rPr>
        <w:t xml:space="preserve"> </w:t>
      </w:r>
      <w:r>
        <w:rPr>
          <w:rFonts w:ascii="Georgia" w:eastAsia="Georgia" w:hAnsi="Georgia" w:cs="Georgia"/>
          <w:sz w:val="19"/>
          <w:szCs w:val="19"/>
        </w:rPr>
        <w:t xml:space="preserve">J. </w:t>
      </w:r>
      <w:r>
        <w:rPr>
          <w:rFonts w:ascii="Georgia" w:eastAsia="Georgia" w:hAnsi="Georgia" w:cs="Georgia"/>
          <w:spacing w:val="1"/>
          <w:sz w:val="19"/>
          <w:szCs w:val="19"/>
        </w:rPr>
        <w:t xml:space="preserve"> </w:t>
      </w:r>
      <w:r>
        <w:rPr>
          <w:rFonts w:ascii="Georgia" w:eastAsia="Georgia" w:hAnsi="Georgia" w:cs="Georgia"/>
          <w:sz w:val="19"/>
          <w:szCs w:val="19"/>
        </w:rPr>
        <w:t xml:space="preserve">C.  </w:t>
      </w:r>
      <w:r>
        <w:rPr>
          <w:rFonts w:ascii="Georgia" w:eastAsia="Georgia" w:hAnsi="Georgia" w:cs="Georgia"/>
          <w:spacing w:val="-2"/>
          <w:sz w:val="19"/>
          <w:szCs w:val="19"/>
        </w:rPr>
        <w:t>“</w:t>
      </w:r>
      <w:proofErr w:type="gramStart"/>
      <w:r>
        <w:rPr>
          <w:rFonts w:ascii="Georgia" w:eastAsia="Georgia" w:hAnsi="Georgia" w:cs="Georgia"/>
          <w:b/>
          <w:bCs/>
          <w:sz w:val="19"/>
          <w:szCs w:val="19"/>
        </w:rPr>
        <w:t xml:space="preserve">The </w:t>
      </w:r>
      <w:r>
        <w:rPr>
          <w:rFonts w:ascii="Georgia" w:eastAsia="Georgia" w:hAnsi="Georgia" w:cs="Georgia"/>
          <w:b/>
          <w:bCs/>
          <w:spacing w:val="5"/>
          <w:sz w:val="19"/>
          <w:szCs w:val="19"/>
        </w:rPr>
        <w:t xml:space="preserve"> </w:t>
      </w:r>
      <w:r>
        <w:rPr>
          <w:rFonts w:ascii="Georgia" w:eastAsia="Georgia" w:hAnsi="Georgia" w:cs="Georgia"/>
          <w:b/>
          <w:bCs/>
          <w:w w:val="102"/>
          <w:sz w:val="19"/>
          <w:szCs w:val="19"/>
        </w:rPr>
        <w:t>Optimal</w:t>
      </w:r>
      <w:proofErr w:type="gramEnd"/>
      <w:r>
        <w:rPr>
          <w:rFonts w:ascii="Georgia" w:eastAsia="Georgia" w:hAnsi="Georgia" w:cs="Georgia"/>
          <w:b/>
          <w:bCs/>
          <w:w w:val="102"/>
          <w:sz w:val="19"/>
          <w:szCs w:val="19"/>
        </w:rPr>
        <w:t xml:space="preserve"> </w:t>
      </w:r>
      <w:r>
        <w:rPr>
          <w:rFonts w:ascii="Georgia" w:eastAsia="Georgia" w:hAnsi="Georgia" w:cs="Georgia"/>
          <w:b/>
          <w:bCs/>
          <w:sz w:val="19"/>
          <w:szCs w:val="19"/>
        </w:rPr>
        <w:t>Template</w:t>
      </w:r>
      <w:r>
        <w:rPr>
          <w:rFonts w:ascii="Georgia" w:eastAsia="Georgia" w:hAnsi="Georgia" w:cs="Georgia"/>
          <w:b/>
          <w:bCs/>
          <w:spacing w:val="21"/>
          <w:sz w:val="19"/>
          <w:szCs w:val="19"/>
        </w:rPr>
        <w:t xml:space="preserve"> </w:t>
      </w:r>
      <w:r>
        <w:rPr>
          <w:rFonts w:ascii="Georgia" w:eastAsia="Georgia" w:hAnsi="Georgia" w:cs="Georgia"/>
          <w:b/>
          <w:bCs/>
          <w:sz w:val="19"/>
          <w:szCs w:val="19"/>
        </w:rPr>
        <w:t>Effect</w:t>
      </w:r>
      <w:r>
        <w:rPr>
          <w:rFonts w:ascii="Georgia" w:eastAsia="Georgia" w:hAnsi="Georgia" w:cs="Georgia"/>
          <w:b/>
          <w:bCs/>
          <w:spacing w:val="14"/>
          <w:sz w:val="19"/>
          <w:szCs w:val="19"/>
        </w:rPr>
        <w:t xml:space="preserve"> </w:t>
      </w:r>
      <w:r>
        <w:rPr>
          <w:rFonts w:ascii="Georgia" w:eastAsia="Georgia" w:hAnsi="Georgia" w:cs="Georgia"/>
          <w:b/>
          <w:bCs/>
          <w:sz w:val="19"/>
          <w:szCs w:val="19"/>
        </w:rPr>
        <w:t>in</w:t>
      </w:r>
      <w:r>
        <w:rPr>
          <w:rFonts w:ascii="Georgia" w:eastAsia="Georgia" w:hAnsi="Georgia" w:cs="Georgia"/>
          <w:b/>
          <w:bCs/>
          <w:spacing w:val="6"/>
          <w:sz w:val="19"/>
          <w:szCs w:val="19"/>
        </w:rPr>
        <w:t xml:space="preserve"> </w:t>
      </w:r>
      <w:r>
        <w:rPr>
          <w:rFonts w:ascii="Georgia" w:eastAsia="Georgia" w:hAnsi="Georgia" w:cs="Georgia"/>
          <w:b/>
          <w:bCs/>
          <w:sz w:val="19"/>
          <w:szCs w:val="19"/>
        </w:rPr>
        <w:t>Hippocampus</w:t>
      </w:r>
      <w:r>
        <w:rPr>
          <w:rFonts w:ascii="Georgia" w:eastAsia="Georgia" w:hAnsi="Georgia" w:cs="Georgia"/>
          <w:b/>
          <w:bCs/>
          <w:spacing w:val="30"/>
          <w:sz w:val="19"/>
          <w:szCs w:val="19"/>
        </w:rPr>
        <w:t xml:space="preserve"> </w:t>
      </w:r>
      <w:r>
        <w:rPr>
          <w:rFonts w:ascii="Georgia" w:eastAsia="Georgia" w:hAnsi="Georgia" w:cs="Georgia"/>
          <w:b/>
          <w:bCs/>
          <w:sz w:val="19"/>
          <w:szCs w:val="19"/>
        </w:rPr>
        <w:t>Studies</w:t>
      </w:r>
      <w:r>
        <w:rPr>
          <w:rFonts w:ascii="Georgia" w:eastAsia="Georgia" w:hAnsi="Georgia" w:cs="Georgia"/>
          <w:b/>
          <w:bCs/>
          <w:spacing w:val="17"/>
          <w:sz w:val="19"/>
          <w:szCs w:val="19"/>
        </w:rPr>
        <w:t xml:space="preserve"> </w:t>
      </w:r>
      <w:r>
        <w:rPr>
          <w:rFonts w:ascii="Georgia" w:eastAsia="Georgia" w:hAnsi="Georgia" w:cs="Georgia"/>
          <w:b/>
          <w:bCs/>
          <w:sz w:val="19"/>
          <w:szCs w:val="19"/>
        </w:rPr>
        <w:t>of</w:t>
      </w:r>
      <w:r>
        <w:rPr>
          <w:rFonts w:ascii="Georgia" w:eastAsia="Georgia" w:hAnsi="Georgia" w:cs="Georgia"/>
          <w:b/>
          <w:bCs/>
          <w:spacing w:val="6"/>
          <w:sz w:val="19"/>
          <w:szCs w:val="19"/>
        </w:rPr>
        <w:t xml:space="preserve"> </w:t>
      </w:r>
      <w:r>
        <w:rPr>
          <w:rFonts w:ascii="Georgia" w:eastAsia="Georgia" w:hAnsi="Georgia" w:cs="Georgia"/>
          <w:b/>
          <w:bCs/>
          <w:sz w:val="19"/>
          <w:szCs w:val="19"/>
        </w:rPr>
        <w:t>Diseased</w:t>
      </w:r>
      <w:r>
        <w:rPr>
          <w:rFonts w:ascii="Georgia" w:eastAsia="Georgia" w:hAnsi="Georgia" w:cs="Georgia"/>
          <w:b/>
          <w:bCs/>
          <w:spacing w:val="20"/>
          <w:sz w:val="19"/>
          <w:szCs w:val="19"/>
        </w:rPr>
        <w:t xml:space="preserve"> </w:t>
      </w:r>
      <w:r>
        <w:rPr>
          <w:rFonts w:ascii="Georgia" w:eastAsia="Georgia" w:hAnsi="Georgia" w:cs="Georgia"/>
          <w:b/>
          <w:bCs/>
          <w:sz w:val="19"/>
          <w:szCs w:val="19"/>
        </w:rPr>
        <w:t>Population</w:t>
      </w:r>
      <w:r>
        <w:rPr>
          <w:rFonts w:ascii="Georgia" w:eastAsia="Georgia" w:hAnsi="Georgia" w:cs="Georgia"/>
          <w:b/>
          <w:bCs/>
          <w:spacing w:val="-1"/>
          <w:sz w:val="19"/>
          <w:szCs w:val="19"/>
        </w:rPr>
        <w:t>s</w:t>
      </w:r>
      <w:r>
        <w:rPr>
          <w:rFonts w:ascii="Georgia" w:eastAsia="Georgia" w:hAnsi="Georgia" w:cs="Georgia"/>
          <w:sz w:val="19"/>
          <w:szCs w:val="19"/>
        </w:rPr>
        <w:t>”</w:t>
      </w:r>
      <w:r>
        <w:rPr>
          <w:rFonts w:ascii="Georgia" w:eastAsia="Georgia" w:hAnsi="Georgia" w:cs="Georgia"/>
          <w:spacing w:val="26"/>
          <w:sz w:val="19"/>
          <w:szCs w:val="19"/>
        </w:rPr>
        <w:t xml:space="preserve"> </w:t>
      </w:r>
      <w:proofErr w:type="spellStart"/>
      <w:r>
        <w:rPr>
          <w:rFonts w:ascii="Georgia" w:eastAsia="Georgia" w:hAnsi="Georgia" w:cs="Georgia"/>
          <w:i/>
          <w:sz w:val="19"/>
          <w:szCs w:val="19"/>
        </w:rPr>
        <w:t>Neuroimage</w:t>
      </w:r>
      <w:proofErr w:type="spellEnd"/>
      <w:r>
        <w:rPr>
          <w:rFonts w:ascii="Georgia" w:eastAsia="Georgia" w:hAnsi="Georgia" w:cs="Georgia"/>
          <w:i/>
          <w:sz w:val="19"/>
          <w:szCs w:val="19"/>
        </w:rPr>
        <w:t xml:space="preserve"> </w:t>
      </w:r>
      <w:r>
        <w:rPr>
          <w:rFonts w:ascii="Georgia" w:eastAsia="Georgia" w:hAnsi="Georgia" w:cs="Georgia"/>
          <w:sz w:val="19"/>
          <w:szCs w:val="19"/>
        </w:rPr>
        <w:t>49,</w:t>
      </w:r>
      <w:r>
        <w:rPr>
          <w:rFonts w:ascii="Georgia" w:eastAsia="Georgia" w:hAnsi="Georgia" w:cs="Georgia"/>
          <w:spacing w:val="20"/>
          <w:sz w:val="19"/>
          <w:szCs w:val="19"/>
        </w:rPr>
        <w:t xml:space="preserve"> </w:t>
      </w:r>
      <w:r>
        <w:rPr>
          <w:rFonts w:ascii="Georgia" w:eastAsia="Georgia" w:hAnsi="Georgia" w:cs="Georgia"/>
          <w:sz w:val="19"/>
          <w:szCs w:val="19"/>
        </w:rPr>
        <w:t xml:space="preserve">no.  </w:t>
      </w:r>
      <w:r>
        <w:rPr>
          <w:rFonts w:ascii="Georgia" w:eastAsia="Georgia" w:hAnsi="Georgia" w:cs="Georgia"/>
          <w:spacing w:val="20"/>
          <w:sz w:val="19"/>
          <w:szCs w:val="19"/>
        </w:rPr>
        <w:t xml:space="preserve"> </w:t>
      </w:r>
      <w:proofErr w:type="gramStart"/>
      <w:r>
        <w:rPr>
          <w:rFonts w:ascii="Georgia" w:eastAsia="Georgia" w:hAnsi="Georgia" w:cs="Georgia"/>
          <w:sz w:val="19"/>
          <w:szCs w:val="19"/>
        </w:rPr>
        <w:t>3</w:t>
      </w:r>
      <w:r>
        <w:rPr>
          <w:rFonts w:ascii="Georgia" w:eastAsia="Georgia" w:hAnsi="Georgia" w:cs="Georgia"/>
          <w:spacing w:val="2"/>
          <w:sz w:val="19"/>
          <w:szCs w:val="19"/>
        </w:rPr>
        <w:t xml:space="preserve"> </w:t>
      </w:r>
      <w:r>
        <w:rPr>
          <w:rFonts w:ascii="Georgia" w:eastAsia="Georgia" w:hAnsi="Georgia" w:cs="Georgia"/>
          <w:sz w:val="19"/>
          <w:szCs w:val="19"/>
        </w:rPr>
        <w:t xml:space="preserve">(2010): </w:t>
      </w:r>
      <w:r>
        <w:rPr>
          <w:rFonts w:ascii="Georgia" w:eastAsia="Georgia" w:hAnsi="Georgia" w:cs="Georgia"/>
          <w:spacing w:val="27"/>
          <w:sz w:val="19"/>
          <w:szCs w:val="19"/>
        </w:rPr>
        <w:t xml:space="preserve"> </w:t>
      </w:r>
      <w:r>
        <w:rPr>
          <w:rFonts w:ascii="Georgia" w:eastAsia="Georgia" w:hAnsi="Georgia" w:cs="Georgia"/>
          <w:w w:val="102"/>
          <w:sz w:val="19"/>
          <w:szCs w:val="19"/>
        </w:rPr>
        <w:t>2457–66.</w:t>
      </w:r>
      <w:proofErr w:type="gramEnd"/>
      <w:r>
        <w:rPr>
          <w:rFonts w:ascii="Georgia" w:eastAsia="Georgia" w:hAnsi="Georgia" w:cs="Georgia"/>
          <w:w w:val="102"/>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35">
        <w:r>
          <w:rPr>
            <w:rFonts w:ascii="Georgia" w:eastAsia="Georgia" w:hAnsi="Georgia" w:cs="Georgia"/>
            <w:color w:val="0000FF"/>
            <w:w w:val="102"/>
            <w:sz w:val="19"/>
            <w:szCs w:val="19"/>
          </w:rPr>
          <w:t>10.1016/j.neuroimage.2009.09.062</w:t>
        </w:r>
      </w:hyperlink>
    </w:p>
    <w:p w14:paraId="19324FBB" w14:textId="77777777" w:rsidR="00E61F9D" w:rsidRDefault="005C64D6">
      <w:pPr>
        <w:spacing w:before="60" w:after="0" w:line="259" w:lineRule="auto"/>
        <w:ind w:left="116" w:right="622" w:firstLine="24"/>
        <w:jc w:val="both"/>
        <w:rPr>
          <w:rFonts w:ascii="Georgia" w:eastAsia="Georgia" w:hAnsi="Georgia" w:cs="Georgia"/>
          <w:sz w:val="19"/>
          <w:szCs w:val="19"/>
        </w:rPr>
      </w:pPr>
      <w:r>
        <w:rPr>
          <w:rFonts w:ascii="Georgia" w:eastAsia="Georgia" w:hAnsi="Georgia" w:cs="Georgia"/>
          <w:sz w:val="19"/>
          <w:szCs w:val="19"/>
        </w:rPr>
        <w:t>23.</w:t>
      </w:r>
      <w:r>
        <w:rPr>
          <w:rFonts w:ascii="Georgia" w:eastAsia="Georgia" w:hAnsi="Georgia" w:cs="Georgia"/>
          <w:spacing w:val="24"/>
          <w:sz w:val="19"/>
          <w:szCs w:val="19"/>
        </w:rPr>
        <w:t xml:space="preserve"> </w:t>
      </w:r>
      <w:r>
        <w:rPr>
          <w:rFonts w:ascii="Georgia" w:eastAsia="Georgia" w:hAnsi="Georgia" w:cs="Georgia"/>
          <w:sz w:val="19"/>
          <w:szCs w:val="19"/>
        </w:rPr>
        <w:t>Tustison,</w:t>
      </w:r>
      <w:r>
        <w:rPr>
          <w:rFonts w:ascii="Georgia" w:eastAsia="Georgia" w:hAnsi="Georgia" w:cs="Georgia"/>
          <w:spacing w:val="15"/>
          <w:sz w:val="19"/>
          <w:szCs w:val="19"/>
        </w:rPr>
        <w:t xml:space="preserve"> </w:t>
      </w:r>
      <w:r>
        <w:rPr>
          <w:rFonts w:ascii="Georgia" w:eastAsia="Georgia" w:hAnsi="Georgia" w:cs="Georgia"/>
          <w:sz w:val="19"/>
          <w:szCs w:val="19"/>
        </w:rPr>
        <w:t>N.</w:t>
      </w:r>
      <w:r>
        <w:rPr>
          <w:rFonts w:ascii="Georgia" w:eastAsia="Georgia" w:hAnsi="Georgia" w:cs="Georgia"/>
          <w:spacing w:val="2"/>
          <w:sz w:val="19"/>
          <w:szCs w:val="19"/>
        </w:rPr>
        <w:t xml:space="preserve"> </w:t>
      </w:r>
      <w:r>
        <w:rPr>
          <w:rFonts w:ascii="Georgia" w:eastAsia="Georgia" w:hAnsi="Georgia" w:cs="Georgia"/>
          <w:sz w:val="19"/>
          <w:szCs w:val="19"/>
        </w:rPr>
        <w:t>J.,</w:t>
      </w:r>
      <w:r>
        <w:rPr>
          <w:rFonts w:ascii="Georgia" w:eastAsia="Georgia" w:hAnsi="Georgia" w:cs="Georgia"/>
          <w:spacing w:val="5"/>
          <w:sz w:val="19"/>
          <w:szCs w:val="19"/>
        </w:rPr>
        <w:t xml:space="preserve"> </w:t>
      </w:r>
      <w:proofErr w:type="spellStart"/>
      <w:r>
        <w:rPr>
          <w:rFonts w:ascii="Georgia" w:eastAsia="Georgia" w:hAnsi="Georgia" w:cs="Georgia"/>
          <w:sz w:val="19"/>
          <w:szCs w:val="19"/>
        </w:rPr>
        <w:t>Shrinidhi</w:t>
      </w:r>
      <w:proofErr w:type="spellEnd"/>
      <w:r>
        <w:rPr>
          <w:rFonts w:ascii="Georgia" w:eastAsia="Georgia" w:hAnsi="Georgia" w:cs="Georgia"/>
          <w:sz w:val="19"/>
          <w:szCs w:val="19"/>
        </w:rPr>
        <w:t>,</w:t>
      </w:r>
      <w:r>
        <w:rPr>
          <w:rFonts w:ascii="Georgia" w:eastAsia="Georgia" w:hAnsi="Georgia" w:cs="Georgia"/>
          <w:spacing w:val="16"/>
          <w:sz w:val="19"/>
          <w:szCs w:val="19"/>
        </w:rPr>
        <w:t xml:space="preserve"> </w:t>
      </w:r>
      <w:r>
        <w:rPr>
          <w:rFonts w:ascii="Georgia" w:eastAsia="Georgia" w:hAnsi="Georgia" w:cs="Georgia"/>
          <w:sz w:val="19"/>
          <w:szCs w:val="19"/>
        </w:rPr>
        <w:t>K.</w:t>
      </w:r>
      <w:r>
        <w:rPr>
          <w:rFonts w:ascii="Georgia" w:eastAsia="Georgia" w:hAnsi="Georgia" w:cs="Georgia"/>
          <w:spacing w:val="2"/>
          <w:sz w:val="19"/>
          <w:szCs w:val="19"/>
        </w:rPr>
        <w:t xml:space="preserve"> </w:t>
      </w:r>
      <w:r>
        <w:rPr>
          <w:rFonts w:ascii="Georgia" w:eastAsia="Georgia" w:hAnsi="Georgia" w:cs="Georgia"/>
          <w:sz w:val="19"/>
          <w:szCs w:val="19"/>
        </w:rPr>
        <w:t>L.,</w:t>
      </w:r>
      <w:r>
        <w:rPr>
          <w:rFonts w:ascii="Georgia" w:eastAsia="Georgia" w:hAnsi="Georgia" w:cs="Georgia"/>
          <w:spacing w:val="5"/>
          <w:sz w:val="19"/>
          <w:szCs w:val="19"/>
        </w:rPr>
        <w:t xml:space="preserve"> </w:t>
      </w:r>
      <w:proofErr w:type="spellStart"/>
      <w:r>
        <w:rPr>
          <w:rFonts w:ascii="Georgia" w:eastAsia="Georgia" w:hAnsi="Georgia" w:cs="Georgia"/>
          <w:sz w:val="19"/>
          <w:szCs w:val="19"/>
        </w:rPr>
        <w:t>Wintermark</w:t>
      </w:r>
      <w:proofErr w:type="spellEnd"/>
      <w:r>
        <w:rPr>
          <w:rFonts w:ascii="Georgia" w:eastAsia="Georgia" w:hAnsi="Georgia" w:cs="Georgia"/>
          <w:sz w:val="19"/>
          <w:szCs w:val="19"/>
        </w:rPr>
        <w:t>,</w:t>
      </w:r>
      <w:r>
        <w:rPr>
          <w:rFonts w:ascii="Georgia" w:eastAsia="Georgia" w:hAnsi="Georgia" w:cs="Georgia"/>
          <w:spacing w:val="21"/>
          <w:sz w:val="19"/>
          <w:szCs w:val="19"/>
        </w:rPr>
        <w:t xml:space="preserve"> </w:t>
      </w:r>
      <w:r>
        <w:rPr>
          <w:rFonts w:ascii="Georgia" w:eastAsia="Georgia" w:hAnsi="Georgia" w:cs="Georgia"/>
          <w:sz w:val="19"/>
          <w:szCs w:val="19"/>
        </w:rPr>
        <w:t>M.,</w:t>
      </w:r>
      <w:r>
        <w:rPr>
          <w:rFonts w:ascii="Georgia" w:eastAsia="Georgia" w:hAnsi="Georgia" w:cs="Georgia"/>
          <w:spacing w:val="5"/>
          <w:sz w:val="19"/>
          <w:szCs w:val="19"/>
        </w:rPr>
        <w:t xml:space="preserve"> </w:t>
      </w:r>
      <w:r>
        <w:rPr>
          <w:rFonts w:ascii="Georgia" w:eastAsia="Georgia" w:hAnsi="Georgia" w:cs="Georgia"/>
          <w:sz w:val="19"/>
          <w:szCs w:val="19"/>
        </w:rPr>
        <w:t>Durst,</w:t>
      </w:r>
      <w:r>
        <w:rPr>
          <w:rFonts w:ascii="Georgia" w:eastAsia="Georgia" w:hAnsi="Georgia" w:cs="Georgia"/>
          <w:spacing w:val="10"/>
          <w:sz w:val="19"/>
          <w:szCs w:val="19"/>
        </w:rPr>
        <w:t xml:space="preserve"> </w:t>
      </w:r>
      <w:r>
        <w:rPr>
          <w:rFonts w:ascii="Georgia" w:eastAsia="Georgia" w:hAnsi="Georgia" w:cs="Georgia"/>
          <w:sz w:val="19"/>
          <w:szCs w:val="19"/>
        </w:rPr>
        <w:t>C.</w:t>
      </w:r>
      <w:r>
        <w:rPr>
          <w:rFonts w:ascii="Georgia" w:eastAsia="Georgia" w:hAnsi="Georgia" w:cs="Georgia"/>
          <w:spacing w:val="1"/>
          <w:sz w:val="19"/>
          <w:szCs w:val="19"/>
        </w:rPr>
        <w:t xml:space="preserve"> </w:t>
      </w:r>
      <w:r>
        <w:rPr>
          <w:rFonts w:ascii="Georgia" w:eastAsia="Georgia" w:hAnsi="Georgia" w:cs="Georgia"/>
          <w:sz w:val="19"/>
          <w:szCs w:val="19"/>
        </w:rPr>
        <w:t>R.,</w:t>
      </w:r>
      <w:r>
        <w:rPr>
          <w:rFonts w:ascii="Georgia" w:eastAsia="Georgia" w:hAnsi="Georgia" w:cs="Georgia"/>
          <w:spacing w:val="6"/>
          <w:sz w:val="19"/>
          <w:szCs w:val="19"/>
        </w:rPr>
        <w:t xml:space="preserve"> </w:t>
      </w:r>
      <w:proofErr w:type="spellStart"/>
      <w:r>
        <w:rPr>
          <w:rFonts w:ascii="Georgia" w:eastAsia="Georgia" w:hAnsi="Georgia" w:cs="Georgia"/>
          <w:sz w:val="19"/>
          <w:szCs w:val="19"/>
        </w:rPr>
        <w:t>Kandel</w:t>
      </w:r>
      <w:proofErr w:type="spellEnd"/>
      <w:r>
        <w:rPr>
          <w:rFonts w:ascii="Georgia" w:eastAsia="Georgia" w:hAnsi="Georgia" w:cs="Georgia"/>
          <w:sz w:val="19"/>
          <w:szCs w:val="19"/>
        </w:rPr>
        <w:t>,</w:t>
      </w:r>
      <w:r>
        <w:rPr>
          <w:rFonts w:ascii="Georgia" w:eastAsia="Georgia" w:hAnsi="Georgia" w:cs="Georgia"/>
          <w:spacing w:val="12"/>
          <w:sz w:val="19"/>
          <w:szCs w:val="19"/>
        </w:rPr>
        <w:t xml:space="preserve"> </w:t>
      </w:r>
      <w:r>
        <w:rPr>
          <w:rFonts w:ascii="Georgia" w:eastAsia="Georgia" w:hAnsi="Georgia" w:cs="Georgia"/>
          <w:sz w:val="19"/>
          <w:szCs w:val="19"/>
        </w:rPr>
        <w:t>B.</w:t>
      </w:r>
      <w:r>
        <w:rPr>
          <w:rFonts w:ascii="Georgia" w:eastAsia="Georgia" w:hAnsi="Georgia" w:cs="Georgia"/>
          <w:spacing w:val="3"/>
          <w:sz w:val="19"/>
          <w:szCs w:val="19"/>
        </w:rPr>
        <w:t xml:space="preserve"> </w:t>
      </w:r>
      <w:r>
        <w:rPr>
          <w:rFonts w:ascii="Georgia" w:eastAsia="Georgia" w:hAnsi="Georgia" w:cs="Georgia"/>
          <w:sz w:val="19"/>
          <w:szCs w:val="19"/>
        </w:rPr>
        <w:t>M.,</w:t>
      </w:r>
      <w:r>
        <w:rPr>
          <w:rFonts w:ascii="Georgia" w:eastAsia="Georgia" w:hAnsi="Georgia" w:cs="Georgia"/>
          <w:spacing w:val="5"/>
          <w:sz w:val="19"/>
          <w:szCs w:val="19"/>
        </w:rPr>
        <w:t xml:space="preserve"> </w:t>
      </w:r>
      <w:r>
        <w:rPr>
          <w:rFonts w:ascii="Georgia" w:eastAsia="Georgia" w:hAnsi="Georgia" w:cs="Georgia"/>
          <w:sz w:val="19"/>
          <w:szCs w:val="19"/>
        </w:rPr>
        <w:t>Gee,</w:t>
      </w:r>
      <w:r>
        <w:rPr>
          <w:rFonts w:ascii="Georgia" w:eastAsia="Georgia" w:hAnsi="Georgia" w:cs="Georgia"/>
          <w:spacing w:val="6"/>
          <w:sz w:val="19"/>
          <w:szCs w:val="19"/>
        </w:rPr>
        <w:t xml:space="preserve"> </w:t>
      </w:r>
      <w:r>
        <w:rPr>
          <w:rFonts w:ascii="Georgia" w:eastAsia="Georgia" w:hAnsi="Georgia" w:cs="Georgia"/>
          <w:sz w:val="19"/>
          <w:szCs w:val="19"/>
        </w:rPr>
        <w:t>J.</w:t>
      </w:r>
      <w:r>
        <w:rPr>
          <w:rFonts w:ascii="Georgia" w:eastAsia="Georgia" w:hAnsi="Georgia" w:cs="Georgia"/>
          <w:spacing w:val="2"/>
          <w:sz w:val="19"/>
          <w:szCs w:val="19"/>
        </w:rPr>
        <w:t xml:space="preserve"> </w:t>
      </w:r>
      <w:r>
        <w:rPr>
          <w:rFonts w:ascii="Georgia" w:eastAsia="Georgia" w:hAnsi="Georgia" w:cs="Georgia"/>
          <w:sz w:val="19"/>
          <w:szCs w:val="19"/>
        </w:rPr>
        <w:t>C.,</w:t>
      </w:r>
      <w:r>
        <w:rPr>
          <w:rFonts w:ascii="Georgia" w:eastAsia="Georgia" w:hAnsi="Georgia" w:cs="Georgia"/>
          <w:spacing w:val="3"/>
          <w:sz w:val="19"/>
          <w:szCs w:val="19"/>
        </w:rPr>
        <w:t xml:space="preserve"> </w:t>
      </w:r>
      <w:r>
        <w:rPr>
          <w:rFonts w:ascii="Georgia" w:eastAsia="Georgia" w:hAnsi="Georgia" w:cs="Georgia"/>
          <w:sz w:val="19"/>
          <w:szCs w:val="19"/>
        </w:rPr>
        <w:t>Grossman,</w:t>
      </w:r>
      <w:r>
        <w:rPr>
          <w:rFonts w:ascii="Georgia" w:eastAsia="Georgia" w:hAnsi="Georgia" w:cs="Georgia"/>
          <w:spacing w:val="17"/>
          <w:sz w:val="19"/>
          <w:szCs w:val="19"/>
        </w:rPr>
        <w:t xml:space="preserve"> </w:t>
      </w:r>
      <w:r>
        <w:rPr>
          <w:rFonts w:ascii="Georgia" w:eastAsia="Georgia" w:hAnsi="Georgia" w:cs="Georgia"/>
          <w:sz w:val="19"/>
          <w:szCs w:val="19"/>
        </w:rPr>
        <w:t>M.</w:t>
      </w:r>
      <w:r>
        <w:rPr>
          <w:rFonts w:ascii="Georgia" w:eastAsia="Georgia" w:hAnsi="Georgia" w:cs="Georgia"/>
          <w:spacing w:val="3"/>
          <w:sz w:val="19"/>
          <w:szCs w:val="19"/>
        </w:rPr>
        <w:t xml:space="preserve"> </w:t>
      </w:r>
      <w:r>
        <w:rPr>
          <w:rFonts w:ascii="Georgia" w:eastAsia="Georgia" w:hAnsi="Georgia" w:cs="Georgia"/>
          <w:sz w:val="19"/>
          <w:szCs w:val="19"/>
        </w:rPr>
        <w:t>C.,</w:t>
      </w:r>
      <w:r>
        <w:rPr>
          <w:rFonts w:ascii="Georgia" w:eastAsia="Georgia" w:hAnsi="Georgia" w:cs="Georgia"/>
          <w:spacing w:val="3"/>
          <w:sz w:val="19"/>
          <w:szCs w:val="19"/>
        </w:rPr>
        <w:t xml:space="preserve"> </w:t>
      </w:r>
      <w:r>
        <w:rPr>
          <w:rFonts w:ascii="Georgia" w:eastAsia="Georgia" w:hAnsi="Georgia" w:cs="Georgia"/>
          <w:sz w:val="19"/>
          <w:szCs w:val="19"/>
        </w:rPr>
        <w:t>and</w:t>
      </w:r>
      <w:r>
        <w:rPr>
          <w:rFonts w:ascii="Georgia" w:eastAsia="Georgia" w:hAnsi="Georgia" w:cs="Georgia"/>
          <w:spacing w:val="4"/>
          <w:sz w:val="19"/>
          <w:szCs w:val="19"/>
        </w:rPr>
        <w:t xml:space="preserve"> </w:t>
      </w:r>
      <w:proofErr w:type="spellStart"/>
      <w:r>
        <w:rPr>
          <w:rFonts w:ascii="Georgia" w:eastAsia="Georgia" w:hAnsi="Georgia" w:cs="Georgia"/>
          <w:sz w:val="19"/>
          <w:szCs w:val="19"/>
        </w:rPr>
        <w:t>Avants</w:t>
      </w:r>
      <w:proofErr w:type="spellEnd"/>
      <w:r>
        <w:rPr>
          <w:rFonts w:ascii="Georgia" w:eastAsia="Georgia" w:hAnsi="Georgia" w:cs="Georgia"/>
          <w:sz w:val="19"/>
          <w:szCs w:val="19"/>
        </w:rPr>
        <w:t>,</w:t>
      </w:r>
      <w:r>
        <w:rPr>
          <w:rFonts w:ascii="Georgia" w:eastAsia="Georgia" w:hAnsi="Georgia" w:cs="Georgia"/>
          <w:spacing w:val="12"/>
          <w:sz w:val="19"/>
          <w:szCs w:val="19"/>
        </w:rPr>
        <w:t xml:space="preserve"> </w:t>
      </w:r>
      <w:r>
        <w:rPr>
          <w:rFonts w:ascii="Georgia" w:eastAsia="Georgia" w:hAnsi="Georgia" w:cs="Georgia"/>
          <w:sz w:val="19"/>
          <w:szCs w:val="19"/>
        </w:rPr>
        <w:t>B.</w:t>
      </w:r>
      <w:r>
        <w:rPr>
          <w:rFonts w:ascii="Georgia" w:eastAsia="Georgia" w:hAnsi="Georgia" w:cs="Georgia"/>
          <w:spacing w:val="3"/>
          <w:sz w:val="19"/>
          <w:szCs w:val="19"/>
        </w:rPr>
        <w:t xml:space="preserve"> </w:t>
      </w:r>
      <w:r>
        <w:rPr>
          <w:rFonts w:ascii="Georgia" w:eastAsia="Georgia" w:hAnsi="Georgia" w:cs="Georgia"/>
          <w:w w:val="103"/>
          <w:sz w:val="19"/>
          <w:szCs w:val="19"/>
        </w:rPr>
        <w:t xml:space="preserve">B. </w:t>
      </w:r>
      <w:r>
        <w:rPr>
          <w:rFonts w:ascii="Georgia" w:eastAsia="Georgia" w:hAnsi="Georgia" w:cs="Georgia"/>
          <w:sz w:val="19"/>
          <w:szCs w:val="19"/>
        </w:rPr>
        <w:t>“</w:t>
      </w:r>
      <w:r>
        <w:rPr>
          <w:rFonts w:ascii="Georgia" w:eastAsia="Georgia" w:hAnsi="Georgia" w:cs="Georgia"/>
          <w:b/>
          <w:bCs/>
          <w:sz w:val="19"/>
          <w:szCs w:val="19"/>
        </w:rPr>
        <w:t>Optimal</w:t>
      </w:r>
      <w:r>
        <w:rPr>
          <w:rFonts w:ascii="Georgia" w:eastAsia="Georgia" w:hAnsi="Georgia" w:cs="Georgia"/>
          <w:b/>
          <w:bCs/>
          <w:spacing w:val="25"/>
          <w:sz w:val="19"/>
          <w:szCs w:val="19"/>
        </w:rPr>
        <w:t xml:space="preserve"> </w:t>
      </w:r>
      <w:r>
        <w:rPr>
          <w:rFonts w:ascii="Georgia" w:eastAsia="Georgia" w:hAnsi="Georgia" w:cs="Georgia"/>
          <w:b/>
          <w:bCs/>
          <w:sz w:val="19"/>
          <w:szCs w:val="19"/>
        </w:rPr>
        <w:t>Symmetric</w:t>
      </w:r>
      <w:r>
        <w:rPr>
          <w:rFonts w:ascii="Georgia" w:eastAsia="Georgia" w:hAnsi="Georgia" w:cs="Georgia"/>
          <w:b/>
          <w:bCs/>
          <w:spacing w:val="29"/>
          <w:sz w:val="19"/>
          <w:szCs w:val="19"/>
        </w:rPr>
        <w:t xml:space="preserve"> </w:t>
      </w:r>
      <w:r>
        <w:rPr>
          <w:rFonts w:ascii="Georgia" w:eastAsia="Georgia" w:hAnsi="Georgia" w:cs="Georgia"/>
          <w:b/>
          <w:bCs/>
          <w:sz w:val="19"/>
          <w:szCs w:val="19"/>
        </w:rPr>
        <w:t>Multimodal</w:t>
      </w:r>
      <w:r>
        <w:rPr>
          <w:rFonts w:ascii="Georgia" w:eastAsia="Georgia" w:hAnsi="Georgia" w:cs="Georgia"/>
          <w:b/>
          <w:bCs/>
          <w:spacing w:val="31"/>
          <w:sz w:val="19"/>
          <w:szCs w:val="19"/>
        </w:rPr>
        <w:t xml:space="preserve"> </w:t>
      </w:r>
      <w:r>
        <w:rPr>
          <w:rFonts w:ascii="Georgia" w:eastAsia="Georgia" w:hAnsi="Georgia" w:cs="Georgia"/>
          <w:b/>
          <w:bCs/>
          <w:sz w:val="19"/>
          <w:szCs w:val="19"/>
        </w:rPr>
        <w:t>Templates</w:t>
      </w:r>
      <w:r>
        <w:rPr>
          <w:rFonts w:ascii="Georgia" w:eastAsia="Georgia" w:hAnsi="Georgia" w:cs="Georgia"/>
          <w:b/>
          <w:bCs/>
          <w:spacing w:val="28"/>
          <w:sz w:val="19"/>
          <w:szCs w:val="19"/>
        </w:rPr>
        <w:t xml:space="preserve"> </w:t>
      </w:r>
      <w:r>
        <w:rPr>
          <w:rFonts w:ascii="Georgia" w:eastAsia="Georgia" w:hAnsi="Georgia" w:cs="Georgia"/>
          <w:b/>
          <w:bCs/>
          <w:sz w:val="19"/>
          <w:szCs w:val="19"/>
        </w:rPr>
        <w:t>and</w:t>
      </w:r>
      <w:r>
        <w:rPr>
          <w:rFonts w:ascii="Georgia" w:eastAsia="Georgia" w:hAnsi="Georgia" w:cs="Georgia"/>
          <w:b/>
          <w:bCs/>
          <w:spacing w:val="15"/>
          <w:sz w:val="19"/>
          <w:szCs w:val="19"/>
        </w:rPr>
        <w:t xml:space="preserve"> </w:t>
      </w:r>
      <w:r>
        <w:rPr>
          <w:rFonts w:ascii="Georgia" w:eastAsia="Georgia" w:hAnsi="Georgia" w:cs="Georgia"/>
          <w:b/>
          <w:bCs/>
          <w:sz w:val="19"/>
          <w:szCs w:val="19"/>
        </w:rPr>
        <w:t>Concatenated</w:t>
      </w:r>
      <w:r>
        <w:rPr>
          <w:rFonts w:ascii="Georgia" w:eastAsia="Georgia" w:hAnsi="Georgia" w:cs="Georgia"/>
          <w:b/>
          <w:bCs/>
          <w:spacing w:val="35"/>
          <w:sz w:val="19"/>
          <w:szCs w:val="19"/>
        </w:rPr>
        <w:t xml:space="preserve"> </w:t>
      </w:r>
      <w:r>
        <w:rPr>
          <w:rFonts w:ascii="Georgia" w:eastAsia="Georgia" w:hAnsi="Georgia" w:cs="Georgia"/>
          <w:b/>
          <w:bCs/>
          <w:sz w:val="19"/>
          <w:szCs w:val="19"/>
        </w:rPr>
        <w:t>Random</w:t>
      </w:r>
      <w:r>
        <w:rPr>
          <w:rFonts w:ascii="Georgia" w:eastAsia="Georgia" w:hAnsi="Georgia" w:cs="Georgia"/>
          <w:b/>
          <w:bCs/>
          <w:spacing w:val="25"/>
          <w:sz w:val="19"/>
          <w:szCs w:val="19"/>
        </w:rPr>
        <w:t xml:space="preserve"> </w:t>
      </w:r>
      <w:r>
        <w:rPr>
          <w:rFonts w:ascii="Georgia" w:eastAsia="Georgia" w:hAnsi="Georgia" w:cs="Georgia"/>
          <w:b/>
          <w:bCs/>
          <w:sz w:val="19"/>
          <w:szCs w:val="19"/>
        </w:rPr>
        <w:t>Forests</w:t>
      </w:r>
      <w:r>
        <w:rPr>
          <w:rFonts w:ascii="Georgia" w:eastAsia="Georgia" w:hAnsi="Georgia" w:cs="Georgia"/>
          <w:b/>
          <w:bCs/>
          <w:spacing w:val="22"/>
          <w:sz w:val="19"/>
          <w:szCs w:val="19"/>
        </w:rPr>
        <w:t xml:space="preserve"> </w:t>
      </w:r>
      <w:r>
        <w:rPr>
          <w:rFonts w:ascii="Georgia" w:eastAsia="Georgia" w:hAnsi="Georgia" w:cs="Georgia"/>
          <w:b/>
          <w:bCs/>
          <w:sz w:val="19"/>
          <w:szCs w:val="19"/>
        </w:rPr>
        <w:t>for</w:t>
      </w:r>
      <w:r>
        <w:rPr>
          <w:rFonts w:ascii="Georgia" w:eastAsia="Georgia" w:hAnsi="Georgia" w:cs="Georgia"/>
          <w:b/>
          <w:bCs/>
          <w:spacing w:val="14"/>
          <w:sz w:val="19"/>
          <w:szCs w:val="19"/>
        </w:rPr>
        <w:t xml:space="preserve"> </w:t>
      </w:r>
      <w:r>
        <w:rPr>
          <w:rFonts w:ascii="Georgia" w:eastAsia="Georgia" w:hAnsi="Georgia" w:cs="Georgia"/>
          <w:b/>
          <w:bCs/>
          <w:sz w:val="19"/>
          <w:szCs w:val="19"/>
        </w:rPr>
        <w:t>Supervised</w:t>
      </w:r>
      <w:r>
        <w:rPr>
          <w:rFonts w:ascii="Georgia" w:eastAsia="Georgia" w:hAnsi="Georgia" w:cs="Georgia"/>
          <w:b/>
          <w:bCs/>
          <w:spacing w:val="30"/>
          <w:sz w:val="19"/>
          <w:szCs w:val="19"/>
        </w:rPr>
        <w:t xml:space="preserve"> </w:t>
      </w:r>
      <w:r>
        <w:rPr>
          <w:rFonts w:ascii="Georgia" w:eastAsia="Georgia" w:hAnsi="Georgia" w:cs="Georgia"/>
          <w:b/>
          <w:bCs/>
          <w:sz w:val="19"/>
          <w:szCs w:val="19"/>
        </w:rPr>
        <w:t>Brain</w:t>
      </w:r>
      <w:r>
        <w:rPr>
          <w:rFonts w:ascii="Georgia" w:eastAsia="Georgia" w:hAnsi="Georgia" w:cs="Georgia"/>
          <w:b/>
          <w:bCs/>
          <w:spacing w:val="19"/>
          <w:sz w:val="19"/>
          <w:szCs w:val="19"/>
        </w:rPr>
        <w:t xml:space="preserve"> </w:t>
      </w:r>
      <w:r>
        <w:rPr>
          <w:rFonts w:ascii="Georgia" w:eastAsia="Georgia" w:hAnsi="Georgia" w:cs="Georgia"/>
          <w:b/>
          <w:bCs/>
          <w:w w:val="102"/>
          <w:sz w:val="19"/>
          <w:szCs w:val="19"/>
        </w:rPr>
        <w:t xml:space="preserve">Tumor </w:t>
      </w:r>
      <w:r>
        <w:rPr>
          <w:rFonts w:ascii="Georgia" w:eastAsia="Georgia" w:hAnsi="Georgia" w:cs="Georgia"/>
          <w:b/>
          <w:bCs/>
          <w:sz w:val="19"/>
          <w:szCs w:val="19"/>
        </w:rPr>
        <w:t>Segmentation</w:t>
      </w:r>
      <w:r>
        <w:rPr>
          <w:rFonts w:ascii="Georgia" w:eastAsia="Georgia" w:hAnsi="Georgia" w:cs="Georgia"/>
          <w:b/>
          <w:bCs/>
          <w:spacing w:val="28"/>
          <w:sz w:val="19"/>
          <w:szCs w:val="19"/>
        </w:rPr>
        <w:t xml:space="preserve"> </w:t>
      </w:r>
      <w:r>
        <w:rPr>
          <w:rFonts w:ascii="Georgia" w:eastAsia="Georgia" w:hAnsi="Georgia" w:cs="Georgia"/>
          <w:b/>
          <w:bCs/>
          <w:sz w:val="19"/>
          <w:szCs w:val="19"/>
        </w:rPr>
        <w:t>(Simplified)</w:t>
      </w:r>
      <w:r>
        <w:rPr>
          <w:rFonts w:ascii="Georgia" w:eastAsia="Georgia" w:hAnsi="Georgia" w:cs="Georgia"/>
          <w:b/>
          <w:bCs/>
          <w:spacing w:val="25"/>
          <w:sz w:val="19"/>
          <w:szCs w:val="19"/>
        </w:rPr>
        <w:t xml:space="preserve"> </w:t>
      </w:r>
      <w:r>
        <w:rPr>
          <w:rFonts w:ascii="Georgia" w:eastAsia="Georgia" w:hAnsi="Georgia" w:cs="Georgia"/>
          <w:b/>
          <w:bCs/>
          <w:sz w:val="19"/>
          <w:szCs w:val="19"/>
        </w:rPr>
        <w:t>with</w:t>
      </w:r>
      <w:r>
        <w:rPr>
          <w:rFonts w:ascii="Georgia" w:eastAsia="Georgia" w:hAnsi="Georgia" w:cs="Georgia"/>
          <w:b/>
          <w:bCs/>
          <w:spacing w:val="10"/>
          <w:sz w:val="19"/>
          <w:szCs w:val="19"/>
        </w:rPr>
        <w:t xml:space="preserve"> </w:t>
      </w:r>
      <w:r>
        <w:rPr>
          <w:rFonts w:ascii="Times New Roman" w:eastAsia="Times New Roman" w:hAnsi="Times New Roman" w:cs="Times New Roman"/>
          <w:i/>
        </w:rPr>
        <w:t>AN</w:t>
      </w:r>
      <w:r>
        <w:rPr>
          <w:rFonts w:ascii="Times New Roman" w:eastAsia="Times New Roman" w:hAnsi="Times New Roman" w:cs="Times New Roman"/>
          <w:i/>
          <w:spacing w:val="25"/>
        </w:rPr>
        <w:t xml:space="preserve"> </w:t>
      </w:r>
      <w:r>
        <w:rPr>
          <w:rFonts w:ascii="Times New Roman" w:eastAsia="Times New Roman" w:hAnsi="Times New Roman" w:cs="Times New Roman"/>
          <w:i/>
        </w:rPr>
        <w:t>T</w:t>
      </w:r>
      <w:r>
        <w:rPr>
          <w:rFonts w:ascii="Times New Roman" w:eastAsia="Times New Roman" w:hAnsi="Times New Roman" w:cs="Times New Roman"/>
          <w:i/>
          <w:spacing w:val="-20"/>
        </w:rPr>
        <w:t xml:space="preserve"> </w:t>
      </w:r>
      <w:proofErr w:type="spellStart"/>
      <w:r>
        <w:rPr>
          <w:rFonts w:ascii="Times New Roman" w:eastAsia="Times New Roman" w:hAnsi="Times New Roman" w:cs="Times New Roman"/>
          <w:i/>
        </w:rPr>
        <w:t>s</w:t>
      </w:r>
      <w:r>
        <w:rPr>
          <w:rFonts w:ascii="Times New Roman" w:eastAsia="Times New Roman" w:hAnsi="Times New Roman" w:cs="Times New Roman"/>
          <w:i/>
          <w:spacing w:val="2"/>
        </w:rPr>
        <w:t>R</w:t>
      </w:r>
      <w:proofErr w:type="spellEnd"/>
      <w:proofErr w:type="gramStart"/>
      <w:r>
        <w:rPr>
          <w:rFonts w:ascii="Georgia" w:eastAsia="Georgia" w:hAnsi="Georgia" w:cs="Georgia"/>
          <w:sz w:val="19"/>
          <w:szCs w:val="19"/>
        </w:rPr>
        <w:t xml:space="preserve">” </w:t>
      </w:r>
      <w:r>
        <w:rPr>
          <w:rFonts w:ascii="Georgia" w:eastAsia="Georgia" w:hAnsi="Georgia" w:cs="Georgia"/>
          <w:spacing w:val="5"/>
          <w:sz w:val="19"/>
          <w:szCs w:val="19"/>
        </w:rPr>
        <w:t xml:space="preserve"> </w:t>
      </w:r>
      <w:proofErr w:type="spellStart"/>
      <w:r>
        <w:rPr>
          <w:rFonts w:ascii="Georgia" w:eastAsia="Georgia" w:hAnsi="Georgia" w:cs="Georgia"/>
          <w:i/>
          <w:sz w:val="19"/>
          <w:szCs w:val="19"/>
        </w:rPr>
        <w:t>Neuroinformatics</w:t>
      </w:r>
      <w:proofErr w:type="spellEnd"/>
      <w:proofErr w:type="gramEnd"/>
      <w:r>
        <w:rPr>
          <w:rFonts w:ascii="Georgia" w:eastAsia="Georgia" w:hAnsi="Georgia" w:cs="Georgia"/>
          <w:i/>
          <w:spacing w:val="2"/>
          <w:sz w:val="19"/>
          <w:szCs w:val="19"/>
        </w:rPr>
        <w:t xml:space="preserve"> </w:t>
      </w:r>
      <w:r>
        <w:rPr>
          <w:rFonts w:ascii="Georgia" w:eastAsia="Georgia" w:hAnsi="Georgia" w:cs="Georgia"/>
          <w:sz w:val="19"/>
          <w:szCs w:val="19"/>
        </w:rPr>
        <w:t>(2014):</w:t>
      </w:r>
      <w:r>
        <w:rPr>
          <w:rFonts w:ascii="Georgia" w:eastAsia="Georgia" w:hAnsi="Georgia" w:cs="Georgia"/>
          <w:spacing w:val="29"/>
          <w:sz w:val="19"/>
          <w:szCs w:val="19"/>
        </w:rPr>
        <w:t xml:space="preserve"> </w:t>
      </w:r>
      <w:r>
        <w:rPr>
          <w:rFonts w:ascii="Georgia" w:eastAsia="Georgia" w:hAnsi="Georgia" w:cs="Georgia"/>
          <w:w w:val="102"/>
          <w:sz w:val="19"/>
          <w:szCs w:val="19"/>
        </w:rPr>
        <w:t>doi:</w:t>
      </w:r>
      <w:hyperlink r:id="rId36">
        <w:r>
          <w:rPr>
            <w:rFonts w:ascii="Georgia" w:eastAsia="Georgia" w:hAnsi="Georgia" w:cs="Georgia"/>
            <w:color w:val="0000FF"/>
            <w:w w:val="102"/>
            <w:sz w:val="19"/>
            <w:szCs w:val="19"/>
          </w:rPr>
          <w:t>10.1007/s12021-014-9245-2</w:t>
        </w:r>
      </w:hyperlink>
    </w:p>
    <w:p w14:paraId="3A297EC4" w14:textId="77777777" w:rsidR="00E61F9D" w:rsidRDefault="005C64D6">
      <w:pPr>
        <w:spacing w:before="67" w:after="0" w:line="277" w:lineRule="auto"/>
        <w:ind w:left="130" w:right="630" w:firstLine="10"/>
        <w:jc w:val="both"/>
        <w:rPr>
          <w:rFonts w:ascii="Georgia" w:eastAsia="Georgia" w:hAnsi="Georgia" w:cs="Georgia"/>
          <w:sz w:val="19"/>
          <w:szCs w:val="19"/>
        </w:rPr>
      </w:pPr>
      <w:r>
        <w:rPr>
          <w:rFonts w:ascii="Georgia" w:eastAsia="Georgia" w:hAnsi="Georgia" w:cs="Georgia"/>
          <w:sz w:val="19"/>
          <w:szCs w:val="19"/>
        </w:rPr>
        <w:t xml:space="preserve">24. </w:t>
      </w:r>
      <w:r>
        <w:rPr>
          <w:rFonts w:ascii="Georgia" w:eastAsia="Georgia" w:hAnsi="Georgia" w:cs="Georgia"/>
          <w:spacing w:val="24"/>
          <w:sz w:val="19"/>
          <w:szCs w:val="19"/>
        </w:rPr>
        <w:t xml:space="preserve"> </w:t>
      </w:r>
      <w:proofErr w:type="spellStart"/>
      <w:r>
        <w:rPr>
          <w:rFonts w:ascii="Georgia" w:eastAsia="Georgia" w:hAnsi="Georgia" w:cs="Georgia"/>
          <w:sz w:val="19"/>
          <w:szCs w:val="19"/>
        </w:rPr>
        <w:t>Avants</w:t>
      </w:r>
      <w:proofErr w:type="spellEnd"/>
      <w:r>
        <w:rPr>
          <w:rFonts w:ascii="Georgia" w:eastAsia="Georgia" w:hAnsi="Georgia" w:cs="Georgia"/>
          <w:sz w:val="19"/>
          <w:szCs w:val="19"/>
        </w:rPr>
        <w:t>,</w:t>
      </w:r>
      <w:r>
        <w:rPr>
          <w:rFonts w:ascii="Georgia" w:eastAsia="Georgia" w:hAnsi="Georgia" w:cs="Georgia"/>
          <w:spacing w:val="33"/>
          <w:sz w:val="19"/>
          <w:szCs w:val="19"/>
        </w:rPr>
        <w:t xml:space="preserve"> </w:t>
      </w:r>
      <w:r>
        <w:rPr>
          <w:rFonts w:ascii="Georgia" w:eastAsia="Georgia" w:hAnsi="Georgia" w:cs="Georgia"/>
          <w:sz w:val="19"/>
          <w:szCs w:val="19"/>
        </w:rPr>
        <w:t>B.</w:t>
      </w:r>
      <w:r>
        <w:rPr>
          <w:rFonts w:ascii="Georgia" w:eastAsia="Georgia" w:hAnsi="Georgia" w:cs="Georgia"/>
          <w:spacing w:val="21"/>
          <w:sz w:val="19"/>
          <w:szCs w:val="19"/>
        </w:rPr>
        <w:t xml:space="preserve"> </w:t>
      </w:r>
      <w:r>
        <w:rPr>
          <w:rFonts w:ascii="Georgia" w:eastAsia="Georgia" w:hAnsi="Georgia" w:cs="Georgia"/>
          <w:sz w:val="19"/>
          <w:szCs w:val="19"/>
        </w:rPr>
        <w:t>B.,</w:t>
      </w:r>
      <w:r>
        <w:rPr>
          <w:rFonts w:ascii="Georgia" w:eastAsia="Georgia" w:hAnsi="Georgia" w:cs="Georgia"/>
          <w:spacing w:val="27"/>
          <w:sz w:val="19"/>
          <w:szCs w:val="19"/>
        </w:rPr>
        <w:t xml:space="preserve"> </w:t>
      </w:r>
      <w:proofErr w:type="spellStart"/>
      <w:r>
        <w:rPr>
          <w:rFonts w:ascii="Georgia" w:eastAsia="Georgia" w:hAnsi="Georgia" w:cs="Georgia"/>
          <w:sz w:val="19"/>
          <w:szCs w:val="19"/>
        </w:rPr>
        <w:t>Duda</w:t>
      </w:r>
      <w:proofErr w:type="spellEnd"/>
      <w:r>
        <w:rPr>
          <w:rFonts w:ascii="Georgia" w:eastAsia="Georgia" w:hAnsi="Georgia" w:cs="Georgia"/>
          <w:sz w:val="19"/>
          <w:szCs w:val="19"/>
        </w:rPr>
        <w:t>,</w:t>
      </w:r>
      <w:r>
        <w:rPr>
          <w:rFonts w:ascii="Georgia" w:eastAsia="Georgia" w:hAnsi="Georgia" w:cs="Georgia"/>
          <w:spacing w:val="30"/>
          <w:sz w:val="19"/>
          <w:szCs w:val="19"/>
        </w:rPr>
        <w:t xml:space="preserve"> </w:t>
      </w:r>
      <w:r>
        <w:rPr>
          <w:rFonts w:ascii="Georgia" w:eastAsia="Georgia" w:hAnsi="Georgia" w:cs="Georgia"/>
          <w:sz w:val="19"/>
          <w:szCs w:val="19"/>
        </w:rPr>
        <w:t>J.</w:t>
      </w:r>
      <w:r>
        <w:rPr>
          <w:rFonts w:ascii="Georgia" w:eastAsia="Georgia" w:hAnsi="Georgia" w:cs="Georgia"/>
          <w:spacing w:val="20"/>
          <w:sz w:val="19"/>
          <w:szCs w:val="19"/>
        </w:rPr>
        <w:t xml:space="preserve"> </w:t>
      </w:r>
      <w:r>
        <w:rPr>
          <w:rFonts w:ascii="Georgia" w:eastAsia="Georgia" w:hAnsi="Georgia" w:cs="Georgia"/>
          <w:sz w:val="19"/>
          <w:szCs w:val="19"/>
        </w:rPr>
        <w:t>T.,</w:t>
      </w:r>
      <w:r>
        <w:rPr>
          <w:rFonts w:ascii="Georgia" w:eastAsia="Georgia" w:hAnsi="Georgia" w:cs="Georgia"/>
          <w:spacing w:val="27"/>
          <w:sz w:val="19"/>
          <w:szCs w:val="19"/>
        </w:rPr>
        <w:t xml:space="preserve"> </w:t>
      </w:r>
      <w:r>
        <w:rPr>
          <w:rFonts w:ascii="Georgia" w:eastAsia="Georgia" w:hAnsi="Georgia" w:cs="Georgia"/>
          <w:sz w:val="19"/>
          <w:szCs w:val="19"/>
        </w:rPr>
        <w:t>Kilroy,</w:t>
      </w:r>
      <w:r>
        <w:rPr>
          <w:rFonts w:ascii="Georgia" w:eastAsia="Georgia" w:hAnsi="Georgia" w:cs="Georgia"/>
          <w:spacing w:val="31"/>
          <w:sz w:val="19"/>
          <w:szCs w:val="19"/>
        </w:rPr>
        <w:t xml:space="preserve"> </w:t>
      </w:r>
      <w:r>
        <w:rPr>
          <w:rFonts w:ascii="Georgia" w:eastAsia="Georgia" w:hAnsi="Georgia" w:cs="Georgia"/>
          <w:sz w:val="19"/>
          <w:szCs w:val="19"/>
        </w:rPr>
        <w:t>E.,</w:t>
      </w:r>
      <w:r>
        <w:rPr>
          <w:rFonts w:ascii="Georgia" w:eastAsia="Georgia" w:hAnsi="Georgia" w:cs="Georgia"/>
          <w:spacing w:val="25"/>
          <w:sz w:val="19"/>
          <w:szCs w:val="19"/>
        </w:rPr>
        <w:t xml:space="preserve"> </w:t>
      </w:r>
      <w:proofErr w:type="spellStart"/>
      <w:r>
        <w:rPr>
          <w:rFonts w:ascii="Georgia" w:eastAsia="Georgia" w:hAnsi="Georgia" w:cs="Georgia"/>
          <w:sz w:val="19"/>
          <w:szCs w:val="19"/>
        </w:rPr>
        <w:t>Krasileva</w:t>
      </w:r>
      <w:proofErr w:type="spellEnd"/>
      <w:r>
        <w:rPr>
          <w:rFonts w:ascii="Georgia" w:eastAsia="Georgia" w:hAnsi="Georgia" w:cs="Georgia"/>
          <w:sz w:val="19"/>
          <w:szCs w:val="19"/>
        </w:rPr>
        <w:t>,</w:t>
      </w:r>
      <w:r>
        <w:rPr>
          <w:rFonts w:ascii="Georgia" w:eastAsia="Georgia" w:hAnsi="Georgia" w:cs="Georgia"/>
          <w:spacing w:val="37"/>
          <w:sz w:val="19"/>
          <w:szCs w:val="19"/>
        </w:rPr>
        <w:t xml:space="preserve"> </w:t>
      </w:r>
      <w:r>
        <w:rPr>
          <w:rFonts w:ascii="Georgia" w:eastAsia="Georgia" w:hAnsi="Georgia" w:cs="Georgia"/>
          <w:sz w:val="19"/>
          <w:szCs w:val="19"/>
        </w:rPr>
        <w:t>K.,</w:t>
      </w:r>
      <w:r>
        <w:rPr>
          <w:rFonts w:ascii="Georgia" w:eastAsia="Georgia" w:hAnsi="Georgia" w:cs="Georgia"/>
          <w:spacing w:val="25"/>
          <w:sz w:val="19"/>
          <w:szCs w:val="19"/>
        </w:rPr>
        <w:t xml:space="preserve"> </w:t>
      </w:r>
      <w:proofErr w:type="spellStart"/>
      <w:r>
        <w:rPr>
          <w:rFonts w:ascii="Georgia" w:eastAsia="Georgia" w:hAnsi="Georgia" w:cs="Georgia"/>
          <w:sz w:val="19"/>
          <w:szCs w:val="19"/>
        </w:rPr>
        <w:t>Jann</w:t>
      </w:r>
      <w:proofErr w:type="spellEnd"/>
      <w:r>
        <w:rPr>
          <w:rFonts w:ascii="Georgia" w:eastAsia="Georgia" w:hAnsi="Georgia" w:cs="Georgia"/>
          <w:sz w:val="19"/>
          <w:szCs w:val="19"/>
        </w:rPr>
        <w:t>,</w:t>
      </w:r>
      <w:r>
        <w:rPr>
          <w:rFonts w:ascii="Georgia" w:eastAsia="Georgia" w:hAnsi="Georgia" w:cs="Georgia"/>
          <w:spacing w:val="34"/>
          <w:sz w:val="19"/>
          <w:szCs w:val="19"/>
        </w:rPr>
        <w:t xml:space="preserve"> </w:t>
      </w:r>
      <w:r>
        <w:rPr>
          <w:rFonts w:ascii="Georgia" w:eastAsia="Georgia" w:hAnsi="Georgia" w:cs="Georgia"/>
          <w:sz w:val="19"/>
          <w:szCs w:val="19"/>
        </w:rPr>
        <w:t>K.,</w:t>
      </w:r>
      <w:r>
        <w:rPr>
          <w:rFonts w:ascii="Georgia" w:eastAsia="Georgia" w:hAnsi="Georgia" w:cs="Georgia"/>
          <w:spacing w:val="25"/>
          <w:sz w:val="19"/>
          <w:szCs w:val="19"/>
        </w:rPr>
        <w:t xml:space="preserve"> </w:t>
      </w:r>
      <w:proofErr w:type="spellStart"/>
      <w:r>
        <w:rPr>
          <w:rFonts w:ascii="Georgia" w:eastAsia="Georgia" w:hAnsi="Georgia" w:cs="Georgia"/>
          <w:sz w:val="19"/>
          <w:szCs w:val="19"/>
        </w:rPr>
        <w:t>Kandel</w:t>
      </w:r>
      <w:proofErr w:type="spellEnd"/>
      <w:r>
        <w:rPr>
          <w:rFonts w:ascii="Georgia" w:eastAsia="Georgia" w:hAnsi="Georgia" w:cs="Georgia"/>
          <w:sz w:val="19"/>
          <w:szCs w:val="19"/>
        </w:rPr>
        <w:t>,</w:t>
      </w:r>
      <w:r>
        <w:rPr>
          <w:rFonts w:ascii="Georgia" w:eastAsia="Georgia" w:hAnsi="Georgia" w:cs="Georgia"/>
          <w:spacing w:val="33"/>
          <w:sz w:val="19"/>
          <w:szCs w:val="19"/>
        </w:rPr>
        <w:t xml:space="preserve"> </w:t>
      </w:r>
      <w:r>
        <w:rPr>
          <w:rFonts w:ascii="Georgia" w:eastAsia="Georgia" w:hAnsi="Georgia" w:cs="Georgia"/>
          <w:sz w:val="19"/>
          <w:szCs w:val="19"/>
        </w:rPr>
        <w:t>B.</w:t>
      </w:r>
      <w:r>
        <w:rPr>
          <w:rFonts w:ascii="Georgia" w:eastAsia="Georgia" w:hAnsi="Georgia" w:cs="Georgia"/>
          <w:spacing w:val="21"/>
          <w:sz w:val="19"/>
          <w:szCs w:val="19"/>
        </w:rPr>
        <w:t xml:space="preserve"> </w:t>
      </w:r>
      <w:r>
        <w:rPr>
          <w:rFonts w:ascii="Georgia" w:eastAsia="Georgia" w:hAnsi="Georgia" w:cs="Georgia"/>
          <w:sz w:val="19"/>
          <w:szCs w:val="19"/>
        </w:rPr>
        <w:t>T.,</w:t>
      </w:r>
      <w:r>
        <w:rPr>
          <w:rFonts w:ascii="Georgia" w:eastAsia="Georgia" w:hAnsi="Georgia" w:cs="Georgia"/>
          <w:spacing w:val="27"/>
          <w:sz w:val="19"/>
          <w:szCs w:val="19"/>
        </w:rPr>
        <w:t xml:space="preserve"> </w:t>
      </w:r>
      <w:r>
        <w:rPr>
          <w:rFonts w:ascii="Georgia" w:eastAsia="Georgia" w:hAnsi="Georgia" w:cs="Georgia"/>
          <w:sz w:val="19"/>
          <w:szCs w:val="19"/>
        </w:rPr>
        <w:t>Tustison,</w:t>
      </w:r>
      <w:r>
        <w:rPr>
          <w:rFonts w:ascii="Georgia" w:eastAsia="Georgia" w:hAnsi="Georgia" w:cs="Georgia"/>
          <w:spacing w:val="36"/>
          <w:sz w:val="19"/>
          <w:szCs w:val="19"/>
        </w:rPr>
        <w:t xml:space="preserve"> </w:t>
      </w:r>
      <w:r>
        <w:rPr>
          <w:rFonts w:ascii="Georgia" w:eastAsia="Georgia" w:hAnsi="Georgia" w:cs="Georgia"/>
          <w:sz w:val="19"/>
          <w:szCs w:val="19"/>
        </w:rPr>
        <w:t>N.</w:t>
      </w:r>
      <w:r>
        <w:rPr>
          <w:rFonts w:ascii="Georgia" w:eastAsia="Georgia" w:hAnsi="Georgia" w:cs="Georgia"/>
          <w:spacing w:val="20"/>
          <w:sz w:val="19"/>
          <w:szCs w:val="19"/>
        </w:rPr>
        <w:t xml:space="preserve"> </w:t>
      </w:r>
      <w:r>
        <w:rPr>
          <w:rFonts w:ascii="Georgia" w:eastAsia="Georgia" w:hAnsi="Georgia" w:cs="Georgia"/>
          <w:sz w:val="19"/>
          <w:szCs w:val="19"/>
        </w:rPr>
        <w:t>J.,</w:t>
      </w:r>
      <w:r>
        <w:rPr>
          <w:rFonts w:ascii="Georgia" w:eastAsia="Georgia" w:hAnsi="Georgia" w:cs="Georgia"/>
          <w:spacing w:val="26"/>
          <w:sz w:val="19"/>
          <w:szCs w:val="19"/>
        </w:rPr>
        <w:t xml:space="preserve"> </w:t>
      </w:r>
      <w:r>
        <w:rPr>
          <w:rFonts w:ascii="Georgia" w:eastAsia="Georgia" w:hAnsi="Georgia" w:cs="Georgia"/>
          <w:sz w:val="19"/>
          <w:szCs w:val="19"/>
        </w:rPr>
        <w:t>Yan,</w:t>
      </w:r>
      <w:r>
        <w:rPr>
          <w:rFonts w:ascii="Georgia" w:eastAsia="Georgia" w:hAnsi="Georgia" w:cs="Georgia"/>
          <w:spacing w:val="28"/>
          <w:sz w:val="19"/>
          <w:szCs w:val="19"/>
        </w:rPr>
        <w:t xml:space="preserve"> </w:t>
      </w:r>
      <w:r>
        <w:rPr>
          <w:rFonts w:ascii="Georgia" w:eastAsia="Georgia" w:hAnsi="Georgia" w:cs="Georgia"/>
          <w:sz w:val="19"/>
          <w:szCs w:val="19"/>
        </w:rPr>
        <w:t>L.,</w:t>
      </w:r>
      <w:r>
        <w:rPr>
          <w:rFonts w:ascii="Georgia" w:eastAsia="Georgia" w:hAnsi="Georgia" w:cs="Georgia"/>
          <w:spacing w:val="26"/>
          <w:sz w:val="19"/>
          <w:szCs w:val="19"/>
        </w:rPr>
        <w:t xml:space="preserve"> </w:t>
      </w:r>
      <w:r>
        <w:rPr>
          <w:rFonts w:ascii="Georgia" w:eastAsia="Georgia" w:hAnsi="Georgia" w:cs="Georgia"/>
          <w:sz w:val="19"/>
          <w:szCs w:val="19"/>
        </w:rPr>
        <w:t>Jog,</w:t>
      </w:r>
      <w:r>
        <w:rPr>
          <w:rFonts w:ascii="Georgia" w:eastAsia="Georgia" w:hAnsi="Georgia" w:cs="Georgia"/>
          <w:spacing w:val="27"/>
          <w:sz w:val="19"/>
          <w:szCs w:val="19"/>
        </w:rPr>
        <w:t xml:space="preserve"> </w:t>
      </w:r>
      <w:r>
        <w:rPr>
          <w:rFonts w:ascii="Georgia" w:eastAsia="Georgia" w:hAnsi="Georgia" w:cs="Georgia"/>
          <w:sz w:val="19"/>
          <w:szCs w:val="19"/>
        </w:rPr>
        <w:t>M.,</w:t>
      </w:r>
      <w:r>
        <w:rPr>
          <w:rFonts w:ascii="Georgia" w:eastAsia="Georgia" w:hAnsi="Georgia" w:cs="Georgia"/>
          <w:spacing w:val="26"/>
          <w:sz w:val="19"/>
          <w:szCs w:val="19"/>
        </w:rPr>
        <w:t xml:space="preserve"> </w:t>
      </w:r>
      <w:r>
        <w:rPr>
          <w:rFonts w:ascii="Georgia" w:eastAsia="Georgia" w:hAnsi="Georgia" w:cs="Georgia"/>
          <w:sz w:val="19"/>
          <w:szCs w:val="19"/>
        </w:rPr>
        <w:t>Smith,</w:t>
      </w:r>
      <w:r>
        <w:rPr>
          <w:rFonts w:ascii="Georgia" w:eastAsia="Georgia" w:hAnsi="Georgia" w:cs="Georgia"/>
          <w:spacing w:val="31"/>
          <w:sz w:val="19"/>
          <w:szCs w:val="19"/>
        </w:rPr>
        <w:t xml:space="preserve"> </w:t>
      </w:r>
      <w:r>
        <w:rPr>
          <w:rFonts w:ascii="Georgia" w:eastAsia="Georgia" w:hAnsi="Georgia" w:cs="Georgia"/>
          <w:w w:val="103"/>
          <w:sz w:val="19"/>
          <w:szCs w:val="19"/>
        </w:rPr>
        <w:t xml:space="preserve">R., </w:t>
      </w:r>
      <w:r>
        <w:rPr>
          <w:rFonts w:ascii="Georgia" w:eastAsia="Georgia" w:hAnsi="Georgia" w:cs="Georgia"/>
          <w:sz w:val="19"/>
          <w:szCs w:val="19"/>
        </w:rPr>
        <w:t>Wang,</w:t>
      </w:r>
      <w:r>
        <w:rPr>
          <w:rFonts w:ascii="Georgia" w:eastAsia="Georgia" w:hAnsi="Georgia" w:cs="Georgia"/>
          <w:spacing w:val="32"/>
          <w:sz w:val="19"/>
          <w:szCs w:val="19"/>
        </w:rPr>
        <w:t xml:space="preserve"> </w:t>
      </w:r>
      <w:r>
        <w:rPr>
          <w:rFonts w:ascii="Georgia" w:eastAsia="Georgia" w:hAnsi="Georgia" w:cs="Georgia"/>
          <w:sz w:val="19"/>
          <w:szCs w:val="19"/>
        </w:rPr>
        <w:t>Y.,</w:t>
      </w:r>
      <w:r>
        <w:rPr>
          <w:rFonts w:ascii="Georgia" w:eastAsia="Georgia" w:hAnsi="Georgia" w:cs="Georgia"/>
          <w:spacing w:val="25"/>
          <w:sz w:val="19"/>
          <w:szCs w:val="19"/>
        </w:rPr>
        <w:t xml:space="preserve"> </w:t>
      </w:r>
      <w:proofErr w:type="spellStart"/>
      <w:r>
        <w:rPr>
          <w:rFonts w:ascii="Georgia" w:eastAsia="Georgia" w:hAnsi="Georgia" w:cs="Georgia"/>
          <w:sz w:val="19"/>
          <w:szCs w:val="19"/>
        </w:rPr>
        <w:t>Dapretto</w:t>
      </w:r>
      <w:proofErr w:type="spellEnd"/>
      <w:r>
        <w:rPr>
          <w:rFonts w:ascii="Georgia" w:eastAsia="Georgia" w:hAnsi="Georgia" w:cs="Georgia"/>
          <w:sz w:val="19"/>
          <w:szCs w:val="19"/>
        </w:rPr>
        <w:t>,</w:t>
      </w:r>
      <w:r>
        <w:rPr>
          <w:rFonts w:ascii="Georgia" w:eastAsia="Georgia" w:hAnsi="Georgia" w:cs="Georgia"/>
          <w:spacing w:val="37"/>
          <w:sz w:val="19"/>
          <w:szCs w:val="19"/>
        </w:rPr>
        <w:t xml:space="preserve"> </w:t>
      </w:r>
      <w:r>
        <w:rPr>
          <w:rFonts w:ascii="Georgia" w:eastAsia="Georgia" w:hAnsi="Georgia" w:cs="Georgia"/>
          <w:sz w:val="19"/>
          <w:szCs w:val="19"/>
        </w:rPr>
        <w:t>M.,</w:t>
      </w:r>
      <w:r>
        <w:rPr>
          <w:rFonts w:ascii="Georgia" w:eastAsia="Georgia" w:hAnsi="Georgia" w:cs="Georgia"/>
          <w:spacing w:val="27"/>
          <w:sz w:val="19"/>
          <w:szCs w:val="19"/>
        </w:rPr>
        <w:t xml:space="preserve"> </w:t>
      </w:r>
      <w:r>
        <w:rPr>
          <w:rFonts w:ascii="Georgia" w:eastAsia="Georgia" w:hAnsi="Georgia" w:cs="Georgia"/>
          <w:sz w:val="19"/>
          <w:szCs w:val="19"/>
        </w:rPr>
        <w:t>and</w:t>
      </w:r>
      <w:r>
        <w:rPr>
          <w:rFonts w:ascii="Georgia" w:eastAsia="Georgia" w:hAnsi="Georgia" w:cs="Georgia"/>
          <w:spacing w:val="23"/>
          <w:sz w:val="19"/>
          <w:szCs w:val="19"/>
        </w:rPr>
        <w:t xml:space="preserve"> </w:t>
      </w:r>
      <w:r>
        <w:rPr>
          <w:rFonts w:ascii="Georgia" w:eastAsia="Georgia" w:hAnsi="Georgia" w:cs="Georgia"/>
          <w:sz w:val="19"/>
          <w:szCs w:val="19"/>
        </w:rPr>
        <w:t>Wang,</w:t>
      </w:r>
      <w:r>
        <w:rPr>
          <w:rFonts w:ascii="Georgia" w:eastAsia="Georgia" w:hAnsi="Georgia" w:cs="Georgia"/>
          <w:spacing w:val="32"/>
          <w:sz w:val="19"/>
          <w:szCs w:val="19"/>
        </w:rPr>
        <w:t xml:space="preserve"> </w:t>
      </w:r>
      <w:r>
        <w:rPr>
          <w:rFonts w:ascii="Georgia" w:eastAsia="Georgia" w:hAnsi="Georgia" w:cs="Georgia"/>
          <w:sz w:val="19"/>
          <w:szCs w:val="19"/>
        </w:rPr>
        <w:t>D.</w:t>
      </w:r>
      <w:r>
        <w:rPr>
          <w:rFonts w:ascii="Georgia" w:eastAsia="Georgia" w:hAnsi="Georgia" w:cs="Georgia"/>
          <w:spacing w:val="21"/>
          <w:sz w:val="19"/>
          <w:szCs w:val="19"/>
        </w:rPr>
        <w:t xml:space="preserve"> </w:t>
      </w:r>
      <w:r>
        <w:rPr>
          <w:rFonts w:ascii="Georgia" w:eastAsia="Georgia" w:hAnsi="Georgia" w:cs="Georgia"/>
          <w:sz w:val="19"/>
          <w:szCs w:val="19"/>
        </w:rPr>
        <w:t>J.</w:t>
      </w:r>
      <w:r>
        <w:rPr>
          <w:rFonts w:ascii="Georgia" w:eastAsia="Georgia" w:hAnsi="Georgia" w:cs="Georgia"/>
          <w:spacing w:val="21"/>
          <w:sz w:val="19"/>
          <w:szCs w:val="19"/>
        </w:rPr>
        <w:t xml:space="preserve"> </w:t>
      </w:r>
      <w:r>
        <w:rPr>
          <w:rFonts w:ascii="Georgia" w:eastAsia="Georgia" w:hAnsi="Georgia" w:cs="Georgia"/>
          <w:sz w:val="19"/>
          <w:szCs w:val="19"/>
        </w:rPr>
        <w:t>J.</w:t>
      </w:r>
      <w:r>
        <w:rPr>
          <w:rFonts w:ascii="Georgia" w:eastAsia="Georgia" w:hAnsi="Georgia" w:cs="Georgia"/>
          <w:spacing w:val="21"/>
          <w:sz w:val="19"/>
          <w:szCs w:val="19"/>
        </w:rPr>
        <w:t xml:space="preserve"> </w:t>
      </w:r>
      <w:r>
        <w:rPr>
          <w:rFonts w:ascii="Georgia" w:eastAsia="Georgia" w:hAnsi="Georgia" w:cs="Georgia"/>
          <w:spacing w:val="-1"/>
          <w:sz w:val="19"/>
          <w:szCs w:val="19"/>
        </w:rPr>
        <w:t>“</w:t>
      </w:r>
      <w:r>
        <w:rPr>
          <w:rFonts w:ascii="Georgia" w:eastAsia="Georgia" w:hAnsi="Georgia" w:cs="Georgia"/>
          <w:b/>
          <w:bCs/>
          <w:sz w:val="19"/>
          <w:szCs w:val="19"/>
        </w:rPr>
        <w:t>The</w:t>
      </w:r>
      <w:r>
        <w:rPr>
          <w:rFonts w:ascii="Georgia" w:eastAsia="Georgia" w:hAnsi="Georgia" w:cs="Georgia"/>
          <w:b/>
          <w:bCs/>
          <w:spacing w:val="27"/>
          <w:sz w:val="19"/>
          <w:szCs w:val="19"/>
        </w:rPr>
        <w:t xml:space="preserve"> </w:t>
      </w:r>
      <w:r>
        <w:rPr>
          <w:rFonts w:ascii="Georgia" w:eastAsia="Georgia" w:hAnsi="Georgia" w:cs="Georgia"/>
          <w:b/>
          <w:bCs/>
          <w:sz w:val="19"/>
          <w:szCs w:val="19"/>
        </w:rPr>
        <w:t>Pediatric</w:t>
      </w:r>
      <w:r>
        <w:rPr>
          <w:rFonts w:ascii="Georgia" w:eastAsia="Georgia" w:hAnsi="Georgia" w:cs="Georgia"/>
          <w:b/>
          <w:bCs/>
          <w:spacing w:val="36"/>
          <w:sz w:val="19"/>
          <w:szCs w:val="19"/>
        </w:rPr>
        <w:t xml:space="preserve"> </w:t>
      </w:r>
      <w:r>
        <w:rPr>
          <w:rFonts w:ascii="Georgia" w:eastAsia="Georgia" w:hAnsi="Georgia" w:cs="Georgia"/>
          <w:b/>
          <w:bCs/>
          <w:sz w:val="19"/>
          <w:szCs w:val="19"/>
        </w:rPr>
        <w:t>Template</w:t>
      </w:r>
      <w:r>
        <w:rPr>
          <w:rFonts w:ascii="Georgia" w:eastAsia="Georgia" w:hAnsi="Georgia" w:cs="Georgia"/>
          <w:b/>
          <w:bCs/>
          <w:spacing w:val="36"/>
          <w:sz w:val="19"/>
          <w:szCs w:val="19"/>
        </w:rPr>
        <w:t xml:space="preserve"> </w:t>
      </w:r>
      <w:r>
        <w:rPr>
          <w:rFonts w:ascii="Georgia" w:eastAsia="Georgia" w:hAnsi="Georgia" w:cs="Georgia"/>
          <w:b/>
          <w:bCs/>
          <w:sz w:val="19"/>
          <w:szCs w:val="19"/>
        </w:rPr>
        <w:t>of</w:t>
      </w:r>
      <w:r>
        <w:rPr>
          <w:rFonts w:ascii="Georgia" w:eastAsia="Georgia" w:hAnsi="Georgia" w:cs="Georgia"/>
          <w:b/>
          <w:bCs/>
          <w:spacing w:val="22"/>
          <w:sz w:val="19"/>
          <w:szCs w:val="19"/>
        </w:rPr>
        <w:t xml:space="preserve"> </w:t>
      </w:r>
      <w:r>
        <w:rPr>
          <w:rFonts w:ascii="Georgia" w:eastAsia="Georgia" w:hAnsi="Georgia" w:cs="Georgia"/>
          <w:b/>
          <w:bCs/>
          <w:sz w:val="19"/>
          <w:szCs w:val="19"/>
        </w:rPr>
        <w:t>Brain</w:t>
      </w:r>
      <w:r>
        <w:rPr>
          <w:rFonts w:ascii="Georgia" w:eastAsia="Georgia" w:hAnsi="Georgia" w:cs="Georgia"/>
          <w:b/>
          <w:bCs/>
          <w:spacing w:val="29"/>
          <w:sz w:val="19"/>
          <w:szCs w:val="19"/>
        </w:rPr>
        <w:t xml:space="preserve"> </w:t>
      </w:r>
      <w:r>
        <w:rPr>
          <w:rFonts w:ascii="Georgia" w:eastAsia="Georgia" w:hAnsi="Georgia" w:cs="Georgia"/>
          <w:b/>
          <w:bCs/>
          <w:sz w:val="19"/>
          <w:szCs w:val="19"/>
        </w:rPr>
        <w:t>Perfusio</w:t>
      </w:r>
      <w:r>
        <w:rPr>
          <w:rFonts w:ascii="Georgia" w:eastAsia="Georgia" w:hAnsi="Georgia" w:cs="Georgia"/>
          <w:b/>
          <w:bCs/>
          <w:spacing w:val="-1"/>
          <w:sz w:val="19"/>
          <w:szCs w:val="19"/>
        </w:rPr>
        <w:t>n</w:t>
      </w:r>
      <w:r>
        <w:rPr>
          <w:rFonts w:ascii="Georgia" w:eastAsia="Georgia" w:hAnsi="Georgia" w:cs="Georgia"/>
          <w:sz w:val="19"/>
          <w:szCs w:val="19"/>
        </w:rPr>
        <w:t>”</w:t>
      </w:r>
      <w:r>
        <w:rPr>
          <w:rFonts w:ascii="Georgia" w:eastAsia="Georgia" w:hAnsi="Georgia" w:cs="Georgia"/>
          <w:spacing w:val="38"/>
          <w:sz w:val="19"/>
          <w:szCs w:val="19"/>
        </w:rPr>
        <w:t xml:space="preserve"> </w:t>
      </w:r>
      <w:proofErr w:type="spellStart"/>
      <w:r>
        <w:rPr>
          <w:rFonts w:ascii="Georgia" w:eastAsia="Georgia" w:hAnsi="Georgia" w:cs="Georgia"/>
          <w:i/>
          <w:sz w:val="19"/>
          <w:szCs w:val="19"/>
        </w:rPr>
        <w:t>Sci</w:t>
      </w:r>
      <w:proofErr w:type="spellEnd"/>
      <w:r>
        <w:rPr>
          <w:rFonts w:ascii="Georgia" w:eastAsia="Georgia" w:hAnsi="Georgia" w:cs="Georgia"/>
          <w:i/>
          <w:spacing w:val="15"/>
          <w:sz w:val="19"/>
          <w:szCs w:val="19"/>
        </w:rPr>
        <w:t xml:space="preserve"> </w:t>
      </w:r>
      <w:r>
        <w:rPr>
          <w:rFonts w:ascii="Georgia" w:eastAsia="Georgia" w:hAnsi="Georgia" w:cs="Georgia"/>
          <w:i/>
          <w:sz w:val="19"/>
          <w:szCs w:val="19"/>
        </w:rPr>
        <w:t>Data</w:t>
      </w:r>
      <w:r>
        <w:rPr>
          <w:rFonts w:ascii="Georgia" w:eastAsia="Georgia" w:hAnsi="Georgia" w:cs="Georgia"/>
          <w:i/>
          <w:spacing w:val="17"/>
          <w:sz w:val="19"/>
          <w:szCs w:val="19"/>
        </w:rPr>
        <w:t xml:space="preserve"> </w:t>
      </w:r>
      <w:r>
        <w:rPr>
          <w:rFonts w:ascii="Georgia" w:eastAsia="Georgia" w:hAnsi="Georgia" w:cs="Georgia"/>
          <w:sz w:val="19"/>
          <w:szCs w:val="19"/>
        </w:rPr>
        <w:t>2,</w:t>
      </w:r>
      <w:r>
        <w:rPr>
          <w:rFonts w:ascii="Georgia" w:eastAsia="Georgia" w:hAnsi="Georgia" w:cs="Georgia"/>
          <w:spacing w:val="26"/>
          <w:sz w:val="19"/>
          <w:szCs w:val="19"/>
        </w:rPr>
        <w:t xml:space="preserve"> </w:t>
      </w:r>
      <w:r>
        <w:rPr>
          <w:rFonts w:ascii="Georgia" w:eastAsia="Georgia" w:hAnsi="Georgia" w:cs="Georgia"/>
          <w:sz w:val="19"/>
          <w:szCs w:val="19"/>
        </w:rPr>
        <w:t xml:space="preserve">(2015): </w:t>
      </w:r>
      <w:r>
        <w:rPr>
          <w:rFonts w:ascii="Georgia" w:eastAsia="Georgia" w:hAnsi="Georgia" w:cs="Georgia"/>
          <w:spacing w:val="15"/>
          <w:sz w:val="19"/>
          <w:szCs w:val="19"/>
        </w:rPr>
        <w:t xml:space="preserve"> </w:t>
      </w:r>
      <w:r>
        <w:rPr>
          <w:rFonts w:ascii="Georgia" w:eastAsia="Georgia" w:hAnsi="Georgia" w:cs="Georgia"/>
          <w:w w:val="102"/>
          <w:sz w:val="19"/>
          <w:szCs w:val="19"/>
        </w:rPr>
        <w:t xml:space="preserve">150003.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37">
        <w:r>
          <w:rPr>
            <w:rFonts w:ascii="Georgia" w:eastAsia="Georgia" w:hAnsi="Georgia" w:cs="Georgia"/>
            <w:color w:val="0000FF"/>
            <w:w w:val="102"/>
            <w:sz w:val="19"/>
            <w:szCs w:val="19"/>
          </w:rPr>
          <w:t>10.1038/sdata.2015.3</w:t>
        </w:r>
      </w:hyperlink>
    </w:p>
    <w:p w14:paraId="64F10A21" w14:textId="77777777" w:rsidR="00E61F9D" w:rsidRDefault="005C64D6">
      <w:pPr>
        <w:spacing w:before="60" w:after="0" w:line="240" w:lineRule="auto"/>
        <w:ind w:left="140" w:right="668"/>
        <w:jc w:val="both"/>
        <w:rPr>
          <w:rFonts w:ascii="Georgia" w:eastAsia="Georgia" w:hAnsi="Georgia" w:cs="Georgia"/>
          <w:sz w:val="19"/>
          <w:szCs w:val="19"/>
        </w:rPr>
      </w:pPr>
      <w:r>
        <w:rPr>
          <w:rFonts w:ascii="Georgia" w:eastAsia="Georgia" w:hAnsi="Georgia" w:cs="Georgia"/>
          <w:sz w:val="19"/>
          <w:szCs w:val="19"/>
        </w:rPr>
        <w:t xml:space="preserve">25. </w:t>
      </w:r>
      <w:r>
        <w:rPr>
          <w:rFonts w:ascii="Georgia" w:eastAsia="Georgia" w:hAnsi="Georgia" w:cs="Georgia"/>
          <w:spacing w:val="3"/>
          <w:sz w:val="19"/>
          <w:szCs w:val="19"/>
        </w:rPr>
        <w:t xml:space="preserve"> </w:t>
      </w:r>
      <w:proofErr w:type="spellStart"/>
      <w:r>
        <w:rPr>
          <w:rFonts w:ascii="Georgia" w:eastAsia="Georgia" w:hAnsi="Georgia" w:cs="Georgia"/>
          <w:sz w:val="19"/>
          <w:szCs w:val="19"/>
        </w:rPr>
        <w:t>Datta</w:t>
      </w:r>
      <w:proofErr w:type="spellEnd"/>
      <w:r>
        <w:rPr>
          <w:rFonts w:ascii="Georgia" w:eastAsia="Georgia" w:hAnsi="Georgia" w:cs="Georgia"/>
          <w:sz w:val="19"/>
          <w:szCs w:val="19"/>
        </w:rPr>
        <w:t>,</w:t>
      </w:r>
      <w:r>
        <w:rPr>
          <w:rFonts w:ascii="Georgia" w:eastAsia="Georgia" w:hAnsi="Georgia" w:cs="Georgia"/>
          <w:spacing w:val="22"/>
          <w:sz w:val="19"/>
          <w:szCs w:val="19"/>
        </w:rPr>
        <w:t xml:space="preserve"> </w:t>
      </w:r>
      <w:r>
        <w:rPr>
          <w:rFonts w:ascii="Georgia" w:eastAsia="Georgia" w:hAnsi="Georgia" w:cs="Georgia"/>
          <w:sz w:val="19"/>
          <w:szCs w:val="19"/>
        </w:rPr>
        <w:t>R.,</w:t>
      </w:r>
      <w:r>
        <w:rPr>
          <w:rFonts w:ascii="Georgia" w:eastAsia="Georgia" w:hAnsi="Georgia" w:cs="Georgia"/>
          <w:spacing w:val="19"/>
          <w:sz w:val="19"/>
          <w:szCs w:val="19"/>
        </w:rPr>
        <w:t xml:space="preserve"> </w:t>
      </w:r>
      <w:r>
        <w:rPr>
          <w:rFonts w:ascii="Georgia" w:eastAsia="Georgia" w:hAnsi="Georgia" w:cs="Georgia"/>
          <w:sz w:val="19"/>
          <w:szCs w:val="19"/>
        </w:rPr>
        <w:t>Lee,</w:t>
      </w:r>
      <w:r>
        <w:rPr>
          <w:rFonts w:ascii="Georgia" w:eastAsia="Georgia" w:hAnsi="Georgia" w:cs="Georgia"/>
          <w:spacing w:val="19"/>
          <w:sz w:val="19"/>
          <w:szCs w:val="19"/>
        </w:rPr>
        <w:t xml:space="preserve"> </w:t>
      </w:r>
      <w:r>
        <w:rPr>
          <w:rFonts w:ascii="Georgia" w:eastAsia="Georgia" w:hAnsi="Georgia" w:cs="Georgia"/>
          <w:sz w:val="19"/>
          <w:szCs w:val="19"/>
        </w:rPr>
        <w:t>J.,</w:t>
      </w:r>
      <w:r>
        <w:rPr>
          <w:rFonts w:ascii="Georgia" w:eastAsia="Georgia" w:hAnsi="Georgia" w:cs="Georgia"/>
          <w:spacing w:val="19"/>
          <w:sz w:val="19"/>
          <w:szCs w:val="19"/>
        </w:rPr>
        <w:t xml:space="preserve"> </w:t>
      </w:r>
      <w:proofErr w:type="spellStart"/>
      <w:r>
        <w:rPr>
          <w:rFonts w:ascii="Georgia" w:eastAsia="Georgia" w:hAnsi="Georgia" w:cs="Georgia"/>
          <w:sz w:val="19"/>
          <w:szCs w:val="19"/>
        </w:rPr>
        <w:t>Duda</w:t>
      </w:r>
      <w:proofErr w:type="spellEnd"/>
      <w:r>
        <w:rPr>
          <w:rFonts w:ascii="Georgia" w:eastAsia="Georgia" w:hAnsi="Georgia" w:cs="Georgia"/>
          <w:sz w:val="19"/>
          <w:szCs w:val="19"/>
        </w:rPr>
        <w:t>,</w:t>
      </w:r>
      <w:r>
        <w:rPr>
          <w:rFonts w:ascii="Georgia" w:eastAsia="Georgia" w:hAnsi="Georgia" w:cs="Georgia"/>
          <w:spacing w:val="22"/>
          <w:sz w:val="19"/>
          <w:szCs w:val="19"/>
        </w:rPr>
        <w:t xml:space="preserve"> </w:t>
      </w:r>
      <w:r>
        <w:rPr>
          <w:rFonts w:ascii="Georgia" w:eastAsia="Georgia" w:hAnsi="Georgia" w:cs="Georgia"/>
          <w:sz w:val="19"/>
          <w:szCs w:val="19"/>
        </w:rPr>
        <w:t>J.,</w:t>
      </w:r>
      <w:r>
        <w:rPr>
          <w:rFonts w:ascii="Georgia" w:eastAsia="Georgia" w:hAnsi="Georgia" w:cs="Georgia"/>
          <w:spacing w:val="18"/>
          <w:sz w:val="19"/>
          <w:szCs w:val="19"/>
        </w:rPr>
        <w:t xml:space="preserve"> </w:t>
      </w:r>
      <w:proofErr w:type="spellStart"/>
      <w:r>
        <w:rPr>
          <w:rFonts w:ascii="Georgia" w:eastAsia="Georgia" w:hAnsi="Georgia" w:cs="Georgia"/>
          <w:sz w:val="19"/>
          <w:szCs w:val="19"/>
        </w:rPr>
        <w:t>Avants</w:t>
      </w:r>
      <w:proofErr w:type="spellEnd"/>
      <w:r>
        <w:rPr>
          <w:rFonts w:ascii="Georgia" w:eastAsia="Georgia" w:hAnsi="Georgia" w:cs="Georgia"/>
          <w:sz w:val="19"/>
          <w:szCs w:val="19"/>
        </w:rPr>
        <w:t>,</w:t>
      </w:r>
      <w:r>
        <w:rPr>
          <w:rFonts w:ascii="Georgia" w:eastAsia="Georgia" w:hAnsi="Georgia" w:cs="Georgia"/>
          <w:spacing w:val="25"/>
          <w:sz w:val="19"/>
          <w:szCs w:val="19"/>
        </w:rPr>
        <w:t xml:space="preserve"> </w:t>
      </w:r>
      <w:r>
        <w:rPr>
          <w:rFonts w:ascii="Georgia" w:eastAsia="Georgia" w:hAnsi="Georgia" w:cs="Georgia"/>
          <w:sz w:val="19"/>
          <w:szCs w:val="19"/>
        </w:rPr>
        <w:t>B.</w:t>
      </w:r>
      <w:r>
        <w:rPr>
          <w:rFonts w:ascii="Georgia" w:eastAsia="Georgia" w:hAnsi="Georgia" w:cs="Georgia"/>
          <w:spacing w:val="15"/>
          <w:sz w:val="19"/>
          <w:szCs w:val="19"/>
        </w:rPr>
        <w:t xml:space="preserve"> </w:t>
      </w:r>
      <w:r>
        <w:rPr>
          <w:rFonts w:ascii="Georgia" w:eastAsia="Georgia" w:hAnsi="Georgia" w:cs="Georgia"/>
          <w:sz w:val="19"/>
          <w:szCs w:val="19"/>
        </w:rPr>
        <w:t>B.,</w:t>
      </w:r>
      <w:r>
        <w:rPr>
          <w:rFonts w:ascii="Georgia" w:eastAsia="Georgia" w:hAnsi="Georgia" w:cs="Georgia"/>
          <w:spacing w:val="19"/>
          <w:sz w:val="19"/>
          <w:szCs w:val="19"/>
        </w:rPr>
        <w:t xml:space="preserve"> </w:t>
      </w:r>
      <w:proofErr w:type="spellStart"/>
      <w:r>
        <w:rPr>
          <w:rFonts w:ascii="Georgia" w:eastAsia="Georgia" w:hAnsi="Georgia" w:cs="Georgia"/>
          <w:sz w:val="19"/>
          <w:szCs w:val="19"/>
        </w:rPr>
        <w:t>Vite</w:t>
      </w:r>
      <w:proofErr w:type="spellEnd"/>
      <w:r>
        <w:rPr>
          <w:rFonts w:ascii="Georgia" w:eastAsia="Georgia" w:hAnsi="Georgia" w:cs="Georgia"/>
          <w:sz w:val="19"/>
          <w:szCs w:val="19"/>
        </w:rPr>
        <w:t>,</w:t>
      </w:r>
      <w:r>
        <w:rPr>
          <w:rFonts w:ascii="Georgia" w:eastAsia="Georgia" w:hAnsi="Georgia" w:cs="Georgia"/>
          <w:spacing w:val="20"/>
          <w:sz w:val="19"/>
          <w:szCs w:val="19"/>
        </w:rPr>
        <w:t xml:space="preserve"> </w:t>
      </w:r>
      <w:r>
        <w:rPr>
          <w:rFonts w:ascii="Georgia" w:eastAsia="Georgia" w:hAnsi="Georgia" w:cs="Georgia"/>
          <w:sz w:val="19"/>
          <w:szCs w:val="19"/>
        </w:rPr>
        <w:t>C.</w:t>
      </w:r>
      <w:r>
        <w:rPr>
          <w:rFonts w:ascii="Georgia" w:eastAsia="Georgia" w:hAnsi="Georgia" w:cs="Georgia"/>
          <w:spacing w:val="13"/>
          <w:sz w:val="19"/>
          <w:szCs w:val="19"/>
        </w:rPr>
        <w:t xml:space="preserve"> </w:t>
      </w:r>
      <w:r>
        <w:rPr>
          <w:rFonts w:ascii="Georgia" w:eastAsia="Georgia" w:hAnsi="Georgia" w:cs="Georgia"/>
          <w:sz w:val="19"/>
          <w:szCs w:val="19"/>
        </w:rPr>
        <w:t>H.,</w:t>
      </w:r>
      <w:r>
        <w:rPr>
          <w:rFonts w:ascii="Georgia" w:eastAsia="Georgia" w:hAnsi="Georgia" w:cs="Georgia"/>
          <w:spacing w:val="20"/>
          <w:sz w:val="19"/>
          <w:szCs w:val="19"/>
        </w:rPr>
        <w:t xml:space="preserve"> </w:t>
      </w:r>
      <w:r>
        <w:rPr>
          <w:rFonts w:ascii="Georgia" w:eastAsia="Georgia" w:hAnsi="Georgia" w:cs="Georgia"/>
          <w:sz w:val="19"/>
          <w:szCs w:val="19"/>
        </w:rPr>
        <w:t>Tseng,</w:t>
      </w:r>
      <w:r>
        <w:rPr>
          <w:rFonts w:ascii="Georgia" w:eastAsia="Georgia" w:hAnsi="Georgia" w:cs="Georgia"/>
          <w:spacing w:val="23"/>
          <w:sz w:val="19"/>
          <w:szCs w:val="19"/>
        </w:rPr>
        <w:t xml:space="preserve"> </w:t>
      </w:r>
      <w:r>
        <w:rPr>
          <w:rFonts w:ascii="Georgia" w:eastAsia="Georgia" w:hAnsi="Georgia" w:cs="Georgia"/>
          <w:sz w:val="19"/>
          <w:szCs w:val="19"/>
        </w:rPr>
        <w:t>B.,</w:t>
      </w:r>
      <w:r>
        <w:rPr>
          <w:rFonts w:ascii="Georgia" w:eastAsia="Georgia" w:hAnsi="Georgia" w:cs="Georgia"/>
          <w:spacing w:val="19"/>
          <w:sz w:val="19"/>
          <w:szCs w:val="19"/>
        </w:rPr>
        <w:t xml:space="preserve"> </w:t>
      </w:r>
      <w:r>
        <w:rPr>
          <w:rFonts w:ascii="Georgia" w:eastAsia="Georgia" w:hAnsi="Georgia" w:cs="Georgia"/>
          <w:sz w:val="19"/>
          <w:szCs w:val="19"/>
        </w:rPr>
        <w:t>Gee,</w:t>
      </w:r>
      <w:r>
        <w:rPr>
          <w:rFonts w:ascii="Georgia" w:eastAsia="Georgia" w:hAnsi="Georgia" w:cs="Georgia"/>
          <w:spacing w:val="19"/>
          <w:sz w:val="19"/>
          <w:szCs w:val="19"/>
        </w:rPr>
        <w:t xml:space="preserve"> </w:t>
      </w:r>
      <w:r>
        <w:rPr>
          <w:rFonts w:ascii="Georgia" w:eastAsia="Georgia" w:hAnsi="Georgia" w:cs="Georgia"/>
          <w:sz w:val="19"/>
          <w:szCs w:val="19"/>
        </w:rPr>
        <w:t>J.</w:t>
      </w:r>
      <w:r>
        <w:rPr>
          <w:rFonts w:ascii="Georgia" w:eastAsia="Georgia" w:hAnsi="Georgia" w:cs="Georgia"/>
          <w:spacing w:val="14"/>
          <w:sz w:val="19"/>
          <w:szCs w:val="19"/>
        </w:rPr>
        <w:t xml:space="preserve"> </w:t>
      </w:r>
      <w:r>
        <w:rPr>
          <w:rFonts w:ascii="Georgia" w:eastAsia="Georgia" w:hAnsi="Georgia" w:cs="Georgia"/>
          <w:sz w:val="19"/>
          <w:szCs w:val="19"/>
        </w:rPr>
        <w:t>C.,</w:t>
      </w:r>
      <w:r>
        <w:rPr>
          <w:rFonts w:ascii="Georgia" w:eastAsia="Georgia" w:hAnsi="Georgia" w:cs="Georgia"/>
          <w:spacing w:val="16"/>
          <w:sz w:val="19"/>
          <w:szCs w:val="19"/>
        </w:rPr>
        <w:t xml:space="preserve"> </w:t>
      </w:r>
      <w:r>
        <w:rPr>
          <w:rFonts w:ascii="Georgia" w:eastAsia="Georgia" w:hAnsi="Georgia" w:cs="Georgia"/>
          <w:sz w:val="19"/>
          <w:szCs w:val="19"/>
        </w:rPr>
        <w:t>Aguirre,</w:t>
      </w:r>
      <w:r>
        <w:rPr>
          <w:rFonts w:ascii="Georgia" w:eastAsia="Georgia" w:hAnsi="Georgia" w:cs="Georgia"/>
          <w:spacing w:val="26"/>
          <w:sz w:val="19"/>
          <w:szCs w:val="19"/>
        </w:rPr>
        <w:t xml:space="preserve"> </w:t>
      </w:r>
      <w:r>
        <w:rPr>
          <w:rFonts w:ascii="Georgia" w:eastAsia="Georgia" w:hAnsi="Georgia" w:cs="Georgia"/>
          <w:sz w:val="19"/>
          <w:szCs w:val="19"/>
        </w:rPr>
        <w:t>G.</w:t>
      </w:r>
      <w:r>
        <w:rPr>
          <w:rFonts w:ascii="Georgia" w:eastAsia="Georgia" w:hAnsi="Georgia" w:cs="Georgia"/>
          <w:spacing w:val="14"/>
          <w:sz w:val="19"/>
          <w:szCs w:val="19"/>
        </w:rPr>
        <w:t xml:space="preserve"> </w:t>
      </w:r>
      <w:r>
        <w:rPr>
          <w:rFonts w:ascii="Georgia" w:eastAsia="Georgia" w:hAnsi="Georgia" w:cs="Georgia"/>
          <w:sz w:val="19"/>
          <w:szCs w:val="19"/>
        </w:rPr>
        <w:t>D.,</w:t>
      </w:r>
      <w:r>
        <w:rPr>
          <w:rFonts w:ascii="Georgia" w:eastAsia="Georgia" w:hAnsi="Georgia" w:cs="Georgia"/>
          <w:spacing w:val="17"/>
          <w:sz w:val="19"/>
          <w:szCs w:val="19"/>
        </w:rPr>
        <w:t xml:space="preserve"> </w:t>
      </w:r>
      <w:r>
        <w:rPr>
          <w:rFonts w:ascii="Georgia" w:eastAsia="Georgia" w:hAnsi="Georgia" w:cs="Georgia"/>
          <w:sz w:val="19"/>
          <w:szCs w:val="19"/>
        </w:rPr>
        <w:t>and</w:t>
      </w:r>
      <w:r>
        <w:rPr>
          <w:rFonts w:ascii="Georgia" w:eastAsia="Georgia" w:hAnsi="Georgia" w:cs="Georgia"/>
          <w:spacing w:val="16"/>
          <w:sz w:val="19"/>
          <w:szCs w:val="19"/>
        </w:rPr>
        <w:t xml:space="preserve"> </w:t>
      </w:r>
      <w:r>
        <w:rPr>
          <w:rFonts w:ascii="Georgia" w:eastAsia="Georgia" w:hAnsi="Georgia" w:cs="Georgia"/>
          <w:sz w:val="19"/>
          <w:szCs w:val="19"/>
        </w:rPr>
        <w:t>Aguirre,</w:t>
      </w:r>
      <w:r>
        <w:rPr>
          <w:rFonts w:ascii="Georgia" w:eastAsia="Georgia" w:hAnsi="Georgia" w:cs="Georgia"/>
          <w:spacing w:val="26"/>
          <w:sz w:val="19"/>
          <w:szCs w:val="19"/>
        </w:rPr>
        <w:t xml:space="preserve"> </w:t>
      </w:r>
      <w:r>
        <w:rPr>
          <w:rFonts w:ascii="Georgia" w:eastAsia="Georgia" w:hAnsi="Georgia" w:cs="Georgia"/>
          <w:sz w:val="19"/>
          <w:szCs w:val="19"/>
        </w:rPr>
        <w:t>G.</w:t>
      </w:r>
      <w:r>
        <w:rPr>
          <w:rFonts w:ascii="Georgia" w:eastAsia="Georgia" w:hAnsi="Georgia" w:cs="Georgia"/>
          <w:spacing w:val="14"/>
          <w:sz w:val="19"/>
          <w:szCs w:val="19"/>
        </w:rPr>
        <w:t xml:space="preserve"> </w:t>
      </w:r>
      <w:r>
        <w:rPr>
          <w:rFonts w:ascii="Georgia" w:eastAsia="Georgia" w:hAnsi="Georgia" w:cs="Georgia"/>
          <w:sz w:val="19"/>
          <w:szCs w:val="19"/>
        </w:rPr>
        <w:t>K.</w:t>
      </w:r>
      <w:r>
        <w:rPr>
          <w:rFonts w:ascii="Georgia" w:eastAsia="Georgia" w:hAnsi="Georgia" w:cs="Georgia"/>
          <w:spacing w:val="14"/>
          <w:sz w:val="19"/>
          <w:szCs w:val="19"/>
        </w:rPr>
        <w:t xml:space="preserve"> </w:t>
      </w:r>
      <w:r>
        <w:rPr>
          <w:rFonts w:ascii="Georgia" w:eastAsia="Georgia" w:hAnsi="Georgia" w:cs="Georgia"/>
          <w:spacing w:val="-3"/>
          <w:sz w:val="19"/>
          <w:szCs w:val="19"/>
        </w:rPr>
        <w:t>“</w:t>
      </w:r>
      <w:r>
        <w:rPr>
          <w:rFonts w:ascii="Georgia" w:eastAsia="Georgia" w:hAnsi="Georgia" w:cs="Georgia"/>
          <w:b/>
          <w:bCs/>
          <w:sz w:val="19"/>
          <w:szCs w:val="19"/>
        </w:rPr>
        <w:t>A</w:t>
      </w:r>
      <w:r>
        <w:rPr>
          <w:rFonts w:ascii="Georgia" w:eastAsia="Georgia" w:hAnsi="Georgia" w:cs="Georgia"/>
          <w:b/>
          <w:bCs/>
          <w:spacing w:val="14"/>
          <w:sz w:val="19"/>
          <w:szCs w:val="19"/>
        </w:rPr>
        <w:t xml:space="preserve"> </w:t>
      </w:r>
      <w:r>
        <w:rPr>
          <w:rFonts w:ascii="Georgia" w:eastAsia="Georgia" w:hAnsi="Georgia" w:cs="Georgia"/>
          <w:b/>
          <w:bCs/>
          <w:w w:val="102"/>
          <w:sz w:val="19"/>
          <w:szCs w:val="19"/>
        </w:rPr>
        <w:t>Digital</w:t>
      </w:r>
    </w:p>
    <w:p w14:paraId="0E1E8788" w14:textId="77777777" w:rsidR="00E61F9D" w:rsidRDefault="005C64D6">
      <w:pPr>
        <w:spacing w:before="33" w:after="0" w:line="240" w:lineRule="auto"/>
        <w:ind w:left="140" w:right="3096"/>
        <w:jc w:val="both"/>
        <w:rPr>
          <w:rFonts w:ascii="Georgia" w:eastAsia="Georgia" w:hAnsi="Georgia" w:cs="Georgia"/>
          <w:sz w:val="19"/>
          <w:szCs w:val="19"/>
        </w:rPr>
      </w:pPr>
      <w:r>
        <w:rPr>
          <w:rFonts w:ascii="Georgia" w:eastAsia="Georgia" w:hAnsi="Georgia" w:cs="Georgia"/>
          <w:b/>
          <w:bCs/>
          <w:sz w:val="19"/>
          <w:szCs w:val="19"/>
        </w:rPr>
        <w:t>Atlas</w:t>
      </w:r>
      <w:r>
        <w:rPr>
          <w:rFonts w:ascii="Georgia" w:eastAsia="Georgia" w:hAnsi="Georgia" w:cs="Georgia"/>
          <w:b/>
          <w:bCs/>
          <w:spacing w:val="11"/>
          <w:sz w:val="19"/>
          <w:szCs w:val="19"/>
        </w:rPr>
        <w:t xml:space="preserve"> </w:t>
      </w:r>
      <w:r>
        <w:rPr>
          <w:rFonts w:ascii="Georgia" w:eastAsia="Georgia" w:hAnsi="Georgia" w:cs="Georgia"/>
          <w:b/>
          <w:bCs/>
          <w:sz w:val="19"/>
          <w:szCs w:val="19"/>
        </w:rPr>
        <w:t>of</w:t>
      </w:r>
      <w:r>
        <w:rPr>
          <w:rFonts w:ascii="Georgia" w:eastAsia="Georgia" w:hAnsi="Georgia" w:cs="Georgia"/>
          <w:b/>
          <w:bCs/>
          <w:spacing w:val="5"/>
          <w:sz w:val="19"/>
          <w:szCs w:val="19"/>
        </w:rPr>
        <w:t xml:space="preserve"> </w:t>
      </w:r>
      <w:r>
        <w:rPr>
          <w:rFonts w:ascii="Georgia" w:eastAsia="Georgia" w:hAnsi="Georgia" w:cs="Georgia"/>
          <w:b/>
          <w:bCs/>
          <w:sz w:val="19"/>
          <w:szCs w:val="19"/>
        </w:rPr>
        <w:t>the</w:t>
      </w:r>
      <w:r>
        <w:rPr>
          <w:rFonts w:ascii="Georgia" w:eastAsia="Georgia" w:hAnsi="Georgia" w:cs="Georgia"/>
          <w:b/>
          <w:bCs/>
          <w:spacing w:val="7"/>
          <w:sz w:val="19"/>
          <w:szCs w:val="19"/>
        </w:rPr>
        <w:t xml:space="preserve"> </w:t>
      </w:r>
      <w:r>
        <w:rPr>
          <w:rFonts w:ascii="Georgia" w:eastAsia="Georgia" w:hAnsi="Georgia" w:cs="Georgia"/>
          <w:b/>
          <w:bCs/>
          <w:sz w:val="19"/>
          <w:szCs w:val="19"/>
        </w:rPr>
        <w:t>Dog</w:t>
      </w:r>
      <w:r>
        <w:rPr>
          <w:rFonts w:ascii="Georgia" w:eastAsia="Georgia" w:hAnsi="Georgia" w:cs="Georgia"/>
          <w:b/>
          <w:bCs/>
          <w:spacing w:val="9"/>
          <w:sz w:val="19"/>
          <w:szCs w:val="19"/>
        </w:rPr>
        <w:t xml:space="preserve"> </w:t>
      </w:r>
      <w:r>
        <w:rPr>
          <w:rFonts w:ascii="Georgia" w:eastAsia="Georgia" w:hAnsi="Georgia" w:cs="Georgia"/>
          <w:b/>
          <w:bCs/>
          <w:sz w:val="19"/>
          <w:szCs w:val="19"/>
        </w:rPr>
        <w:t>Brain</w:t>
      </w:r>
      <w:r>
        <w:rPr>
          <w:rFonts w:ascii="Georgia" w:eastAsia="Georgia" w:hAnsi="Georgia" w:cs="Georgia"/>
          <w:sz w:val="19"/>
          <w:szCs w:val="19"/>
        </w:rPr>
        <w:t>”</w:t>
      </w:r>
      <w:r>
        <w:rPr>
          <w:rFonts w:ascii="Georgia" w:eastAsia="Georgia" w:hAnsi="Georgia" w:cs="Georgia"/>
          <w:spacing w:val="14"/>
          <w:sz w:val="19"/>
          <w:szCs w:val="19"/>
        </w:rPr>
        <w:t xml:space="preserve"> </w:t>
      </w:r>
      <w:proofErr w:type="spellStart"/>
      <w:r>
        <w:rPr>
          <w:rFonts w:ascii="Georgia" w:eastAsia="Georgia" w:hAnsi="Georgia" w:cs="Georgia"/>
          <w:i/>
          <w:sz w:val="19"/>
          <w:szCs w:val="19"/>
        </w:rPr>
        <w:t>PLoS</w:t>
      </w:r>
      <w:proofErr w:type="spellEnd"/>
      <w:r>
        <w:rPr>
          <w:rFonts w:ascii="Georgia" w:eastAsia="Georgia" w:hAnsi="Georgia" w:cs="Georgia"/>
          <w:i/>
          <w:sz w:val="19"/>
          <w:szCs w:val="19"/>
        </w:rPr>
        <w:t xml:space="preserve"> One</w:t>
      </w:r>
      <w:r>
        <w:rPr>
          <w:rFonts w:ascii="Georgia" w:eastAsia="Georgia" w:hAnsi="Georgia" w:cs="Georgia"/>
          <w:i/>
          <w:spacing w:val="2"/>
          <w:sz w:val="19"/>
          <w:szCs w:val="19"/>
        </w:rPr>
        <w:t xml:space="preserve"> </w:t>
      </w:r>
      <w:r>
        <w:rPr>
          <w:rFonts w:ascii="Georgia" w:eastAsia="Georgia" w:hAnsi="Georgia" w:cs="Georgia"/>
          <w:sz w:val="19"/>
          <w:szCs w:val="19"/>
        </w:rPr>
        <w:t>7,</w:t>
      </w:r>
      <w:r>
        <w:rPr>
          <w:rFonts w:ascii="Georgia" w:eastAsia="Georgia" w:hAnsi="Georgia" w:cs="Georgia"/>
          <w:spacing w:val="4"/>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12</w:t>
      </w:r>
      <w:r>
        <w:rPr>
          <w:rFonts w:ascii="Georgia" w:eastAsia="Georgia" w:hAnsi="Georgia" w:cs="Georgia"/>
          <w:spacing w:val="7"/>
          <w:sz w:val="19"/>
          <w:szCs w:val="19"/>
        </w:rPr>
        <w:t xml:space="preserve"> </w:t>
      </w:r>
      <w:r>
        <w:rPr>
          <w:rFonts w:ascii="Georgia" w:eastAsia="Georgia" w:hAnsi="Georgia" w:cs="Georgia"/>
          <w:sz w:val="19"/>
          <w:szCs w:val="19"/>
        </w:rPr>
        <w:t>(2012):</w:t>
      </w:r>
      <w:r>
        <w:rPr>
          <w:rFonts w:ascii="Georgia" w:eastAsia="Georgia" w:hAnsi="Georgia" w:cs="Georgia"/>
          <w:spacing w:val="29"/>
          <w:sz w:val="19"/>
          <w:szCs w:val="19"/>
        </w:rPr>
        <w:t xml:space="preserve"> </w:t>
      </w:r>
      <w:r>
        <w:rPr>
          <w:rFonts w:ascii="Georgia" w:eastAsia="Georgia" w:hAnsi="Georgia" w:cs="Georgia"/>
          <w:sz w:val="19"/>
          <w:szCs w:val="19"/>
        </w:rPr>
        <w:t>e52140.</w:t>
      </w:r>
      <w:r>
        <w:rPr>
          <w:rFonts w:ascii="Georgia" w:eastAsia="Georgia" w:hAnsi="Georgia" w:cs="Georgia"/>
          <w:spacing w:val="30"/>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spacing w:val="-1"/>
          <w:w w:val="102"/>
          <w:sz w:val="19"/>
          <w:szCs w:val="19"/>
        </w:rPr>
        <w:t>:</w:t>
      </w:r>
      <w:hyperlink r:id="rId38">
        <w:r>
          <w:rPr>
            <w:rFonts w:ascii="Georgia" w:eastAsia="Georgia" w:hAnsi="Georgia" w:cs="Georgia"/>
            <w:color w:val="0000FF"/>
            <w:w w:val="102"/>
            <w:sz w:val="19"/>
            <w:szCs w:val="19"/>
          </w:rPr>
          <w:t>10.1371/journal.pone.0052140</w:t>
        </w:r>
      </w:hyperlink>
    </w:p>
    <w:p w14:paraId="44422354" w14:textId="77777777" w:rsidR="00E61F9D" w:rsidRDefault="005C64D6">
      <w:pPr>
        <w:spacing w:before="93" w:after="0" w:line="277" w:lineRule="auto"/>
        <w:ind w:left="140" w:right="630"/>
        <w:jc w:val="both"/>
        <w:rPr>
          <w:rFonts w:ascii="Georgia" w:eastAsia="Georgia" w:hAnsi="Georgia" w:cs="Georgia"/>
          <w:sz w:val="19"/>
          <w:szCs w:val="19"/>
        </w:rPr>
      </w:pPr>
      <w:r>
        <w:rPr>
          <w:rFonts w:ascii="Georgia" w:eastAsia="Georgia" w:hAnsi="Georgia" w:cs="Georgia"/>
          <w:sz w:val="19"/>
          <w:szCs w:val="19"/>
        </w:rPr>
        <w:t xml:space="preserve">26.  </w:t>
      </w:r>
      <w:r>
        <w:rPr>
          <w:rFonts w:ascii="Georgia" w:eastAsia="Georgia" w:hAnsi="Georgia" w:cs="Georgia"/>
          <w:spacing w:val="40"/>
          <w:sz w:val="19"/>
          <w:szCs w:val="19"/>
        </w:rPr>
        <w:t xml:space="preserve"> </w:t>
      </w:r>
      <w:r>
        <w:rPr>
          <w:rFonts w:ascii="Georgia" w:eastAsia="Georgia" w:hAnsi="Georgia" w:cs="Georgia"/>
          <w:sz w:val="19"/>
          <w:szCs w:val="19"/>
        </w:rPr>
        <w:t>McMillan</w:t>
      </w:r>
      <w:proofErr w:type="gramStart"/>
      <w:r>
        <w:rPr>
          <w:rFonts w:ascii="Georgia" w:eastAsia="Georgia" w:hAnsi="Georgia" w:cs="Georgia"/>
          <w:sz w:val="19"/>
          <w:szCs w:val="19"/>
        </w:rPr>
        <w:t xml:space="preserve">, </w:t>
      </w:r>
      <w:r>
        <w:rPr>
          <w:rFonts w:ascii="Georgia" w:eastAsia="Georgia" w:hAnsi="Georgia" w:cs="Georgia"/>
          <w:spacing w:val="17"/>
          <w:sz w:val="19"/>
          <w:szCs w:val="19"/>
        </w:rPr>
        <w:t xml:space="preserve"> </w:t>
      </w:r>
      <w:r>
        <w:rPr>
          <w:rFonts w:ascii="Georgia" w:eastAsia="Georgia" w:hAnsi="Georgia" w:cs="Georgia"/>
          <w:sz w:val="19"/>
          <w:szCs w:val="19"/>
        </w:rPr>
        <w:t>C</w:t>
      </w:r>
      <w:proofErr w:type="gramEnd"/>
      <w:r>
        <w:rPr>
          <w:rFonts w:ascii="Georgia" w:eastAsia="Georgia" w:hAnsi="Georgia" w:cs="Georgia"/>
          <w:sz w:val="19"/>
          <w:szCs w:val="19"/>
        </w:rPr>
        <w:t>.</w:t>
      </w:r>
      <w:r>
        <w:rPr>
          <w:rFonts w:ascii="Georgia" w:eastAsia="Georgia" w:hAnsi="Georgia" w:cs="Georgia"/>
          <w:spacing w:val="40"/>
          <w:sz w:val="19"/>
          <w:szCs w:val="19"/>
        </w:rPr>
        <w:t xml:space="preserve"> </w:t>
      </w:r>
      <w:r>
        <w:rPr>
          <w:rFonts w:ascii="Georgia" w:eastAsia="Georgia" w:hAnsi="Georgia" w:cs="Georgia"/>
          <w:sz w:val="19"/>
          <w:szCs w:val="19"/>
        </w:rPr>
        <w:t xml:space="preserve">T., </w:t>
      </w:r>
      <w:r>
        <w:rPr>
          <w:rFonts w:ascii="Georgia" w:eastAsia="Georgia" w:hAnsi="Georgia" w:cs="Georgia"/>
          <w:spacing w:val="7"/>
          <w:sz w:val="19"/>
          <w:szCs w:val="19"/>
        </w:rPr>
        <w:t xml:space="preserve"> </w:t>
      </w:r>
      <w:proofErr w:type="spellStart"/>
      <w:r>
        <w:rPr>
          <w:rFonts w:ascii="Georgia" w:eastAsia="Georgia" w:hAnsi="Georgia" w:cs="Georgia"/>
          <w:sz w:val="19"/>
          <w:szCs w:val="19"/>
        </w:rPr>
        <w:t>Avants</w:t>
      </w:r>
      <w:proofErr w:type="spellEnd"/>
      <w:r>
        <w:rPr>
          <w:rFonts w:ascii="Georgia" w:eastAsia="Georgia" w:hAnsi="Georgia" w:cs="Georgia"/>
          <w:sz w:val="19"/>
          <w:szCs w:val="19"/>
        </w:rPr>
        <w:t xml:space="preserve">, </w:t>
      </w:r>
      <w:r>
        <w:rPr>
          <w:rFonts w:ascii="Georgia" w:eastAsia="Georgia" w:hAnsi="Georgia" w:cs="Georgia"/>
          <w:spacing w:val="13"/>
          <w:sz w:val="19"/>
          <w:szCs w:val="19"/>
        </w:rPr>
        <w:t xml:space="preserve"> </w:t>
      </w:r>
      <w:r>
        <w:rPr>
          <w:rFonts w:ascii="Georgia" w:eastAsia="Georgia" w:hAnsi="Georgia" w:cs="Georgia"/>
          <w:sz w:val="19"/>
          <w:szCs w:val="19"/>
        </w:rPr>
        <w:t>B.</w:t>
      </w:r>
      <w:r>
        <w:rPr>
          <w:rFonts w:ascii="Georgia" w:eastAsia="Georgia" w:hAnsi="Georgia" w:cs="Georgia"/>
          <w:spacing w:val="42"/>
          <w:sz w:val="19"/>
          <w:szCs w:val="19"/>
        </w:rPr>
        <w:t xml:space="preserve"> </w:t>
      </w:r>
      <w:r>
        <w:rPr>
          <w:rFonts w:ascii="Georgia" w:eastAsia="Georgia" w:hAnsi="Georgia" w:cs="Georgia"/>
          <w:sz w:val="19"/>
          <w:szCs w:val="19"/>
        </w:rPr>
        <w:t xml:space="preserve">B., </w:t>
      </w:r>
      <w:r>
        <w:rPr>
          <w:rFonts w:ascii="Georgia" w:eastAsia="Georgia" w:hAnsi="Georgia" w:cs="Georgia"/>
          <w:spacing w:val="7"/>
          <w:sz w:val="19"/>
          <w:szCs w:val="19"/>
        </w:rPr>
        <w:t xml:space="preserve"> </w:t>
      </w:r>
      <w:r>
        <w:rPr>
          <w:rFonts w:ascii="Georgia" w:eastAsia="Georgia" w:hAnsi="Georgia" w:cs="Georgia"/>
          <w:sz w:val="19"/>
          <w:szCs w:val="19"/>
        </w:rPr>
        <w:t xml:space="preserve">Cook, </w:t>
      </w:r>
      <w:r>
        <w:rPr>
          <w:rFonts w:ascii="Georgia" w:eastAsia="Georgia" w:hAnsi="Georgia" w:cs="Georgia"/>
          <w:spacing w:val="10"/>
          <w:sz w:val="19"/>
          <w:szCs w:val="19"/>
        </w:rPr>
        <w:t xml:space="preserve"> </w:t>
      </w:r>
      <w:r>
        <w:rPr>
          <w:rFonts w:ascii="Georgia" w:eastAsia="Georgia" w:hAnsi="Georgia" w:cs="Georgia"/>
          <w:sz w:val="19"/>
          <w:szCs w:val="19"/>
        </w:rPr>
        <w:t xml:space="preserve">P., </w:t>
      </w:r>
      <w:r>
        <w:rPr>
          <w:rFonts w:ascii="Georgia" w:eastAsia="Georgia" w:hAnsi="Georgia" w:cs="Georgia"/>
          <w:spacing w:val="7"/>
          <w:sz w:val="19"/>
          <w:szCs w:val="19"/>
        </w:rPr>
        <w:t xml:space="preserve"> </w:t>
      </w:r>
      <w:proofErr w:type="spellStart"/>
      <w:r>
        <w:rPr>
          <w:rFonts w:ascii="Georgia" w:eastAsia="Georgia" w:hAnsi="Georgia" w:cs="Georgia"/>
          <w:sz w:val="19"/>
          <w:szCs w:val="19"/>
        </w:rPr>
        <w:t>Ungar</w:t>
      </w:r>
      <w:proofErr w:type="spellEnd"/>
      <w:r>
        <w:rPr>
          <w:rFonts w:ascii="Georgia" w:eastAsia="Georgia" w:hAnsi="Georgia" w:cs="Georgia"/>
          <w:sz w:val="19"/>
          <w:szCs w:val="19"/>
        </w:rPr>
        <w:t xml:space="preserve">, </w:t>
      </w:r>
      <w:r>
        <w:rPr>
          <w:rFonts w:ascii="Georgia" w:eastAsia="Georgia" w:hAnsi="Georgia" w:cs="Georgia"/>
          <w:spacing w:val="12"/>
          <w:sz w:val="19"/>
          <w:szCs w:val="19"/>
        </w:rPr>
        <w:t xml:space="preserve"> </w:t>
      </w:r>
      <w:r>
        <w:rPr>
          <w:rFonts w:ascii="Georgia" w:eastAsia="Georgia" w:hAnsi="Georgia" w:cs="Georgia"/>
          <w:sz w:val="19"/>
          <w:szCs w:val="19"/>
        </w:rPr>
        <w:t xml:space="preserve">L., </w:t>
      </w:r>
      <w:r>
        <w:rPr>
          <w:rFonts w:ascii="Georgia" w:eastAsia="Georgia" w:hAnsi="Georgia" w:cs="Georgia"/>
          <w:spacing w:val="6"/>
          <w:sz w:val="19"/>
          <w:szCs w:val="19"/>
        </w:rPr>
        <w:t xml:space="preserve"> </w:t>
      </w:r>
      <w:proofErr w:type="spellStart"/>
      <w:r>
        <w:rPr>
          <w:rFonts w:ascii="Georgia" w:eastAsia="Georgia" w:hAnsi="Georgia" w:cs="Georgia"/>
          <w:sz w:val="19"/>
          <w:szCs w:val="19"/>
        </w:rPr>
        <w:t>Trojanowski</w:t>
      </w:r>
      <w:proofErr w:type="spellEnd"/>
      <w:r>
        <w:rPr>
          <w:rFonts w:ascii="Georgia" w:eastAsia="Georgia" w:hAnsi="Georgia" w:cs="Georgia"/>
          <w:sz w:val="19"/>
          <w:szCs w:val="19"/>
        </w:rPr>
        <w:t xml:space="preserve">, </w:t>
      </w:r>
      <w:r>
        <w:rPr>
          <w:rFonts w:ascii="Georgia" w:eastAsia="Georgia" w:hAnsi="Georgia" w:cs="Georgia"/>
          <w:spacing w:val="22"/>
          <w:sz w:val="19"/>
          <w:szCs w:val="19"/>
        </w:rPr>
        <w:t xml:space="preserve"> </w:t>
      </w:r>
      <w:r>
        <w:rPr>
          <w:rFonts w:ascii="Georgia" w:eastAsia="Georgia" w:hAnsi="Georgia" w:cs="Georgia"/>
          <w:sz w:val="19"/>
          <w:szCs w:val="19"/>
        </w:rPr>
        <w:t>J.</w:t>
      </w:r>
      <w:r>
        <w:rPr>
          <w:rFonts w:ascii="Georgia" w:eastAsia="Georgia" w:hAnsi="Georgia" w:cs="Georgia"/>
          <w:spacing w:val="41"/>
          <w:sz w:val="19"/>
          <w:szCs w:val="19"/>
        </w:rPr>
        <w:t xml:space="preserve"> </w:t>
      </w:r>
      <w:r>
        <w:rPr>
          <w:rFonts w:ascii="Georgia" w:eastAsia="Georgia" w:hAnsi="Georgia" w:cs="Georgia"/>
          <w:sz w:val="19"/>
          <w:szCs w:val="19"/>
        </w:rPr>
        <w:t xml:space="preserve">Q., </w:t>
      </w:r>
      <w:r>
        <w:rPr>
          <w:rFonts w:ascii="Georgia" w:eastAsia="Georgia" w:hAnsi="Georgia" w:cs="Georgia"/>
          <w:spacing w:val="5"/>
          <w:sz w:val="19"/>
          <w:szCs w:val="19"/>
        </w:rPr>
        <w:t xml:space="preserve"> </w:t>
      </w:r>
      <w:r>
        <w:rPr>
          <w:rFonts w:ascii="Georgia" w:eastAsia="Georgia" w:hAnsi="Georgia" w:cs="Georgia"/>
          <w:sz w:val="19"/>
          <w:szCs w:val="19"/>
        </w:rPr>
        <w:t>and</w:t>
      </w:r>
      <w:r>
        <w:rPr>
          <w:rFonts w:ascii="Georgia" w:eastAsia="Georgia" w:hAnsi="Georgia" w:cs="Georgia"/>
          <w:spacing w:val="43"/>
          <w:sz w:val="19"/>
          <w:szCs w:val="19"/>
        </w:rPr>
        <w:t xml:space="preserve"> </w:t>
      </w:r>
      <w:r>
        <w:rPr>
          <w:rFonts w:ascii="Georgia" w:eastAsia="Georgia" w:hAnsi="Georgia" w:cs="Georgia"/>
          <w:sz w:val="19"/>
          <w:szCs w:val="19"/>
        </w:rPr>
        <w:t xml:space="preserve">Grossman, </w:t>
      </w:r>
      <w:r>
        <w:rPr>
          <w:rFonts w:ascii="Georgia" w:eastAsia="Georgia" w:hAnsi="Georgia" w:cs="Georgia"/>
          <w:spacing w:val="18"/>
          <w:sz w:val="19"/>
          <w:szCs w:val="19"/>
        </w:rPr>
        <w:t xml:space="preserve"> </w:t>
      </w:r>
      <w:r>
        <w:rPr>
          <w:rFonts w:ascii="Georgia" w:eastAsia="Georgia" w:hAnsi="Georgia" w:cs="Georgia"/>
          <w:sz w:val="19"/>
          <w:szCs w:val="19"/>
        </w:rPr>
        <w:t>M.</w:t>
      </w:r>
      <w:r>
        <w:rPr>
          <w:rFonts w:ascii="Georgia" w:eastAsia="Georgia" w:hAnsi="Georgia" w:cs="Georgia"/>
          <w:spacing w:val="41"/>
          <w:sz w:val="19"/>
          <w:szCs w:val="19"/>
        </w:rPr>
        <w:t xml:space="preserve"> </w:t>
      </w:r>
      <w:r>
        <w:rPr>
          <w:rFonts w:ascii="Georgia" w:eastAsia="Georgia" w:hAnsi="Georgia" w:cs="Georgia"/>
          <w:spacing w:val="-3"/>
          <w:sz w:val="19"/>
          <w:szCs w:val="19"/>
        </w:rPr>
        <w:t>“</w:t>
      </w:r>
      <w:r>
        <w:rPr>
          <w:rFonts w:ascii="Georgia" w:eastAsia="Georgia" w:hAnsi="Georgia" w:cs="Georgia"/>
          <w:b/>
          <w:bCs/>
          <w:sz w:val="19"/>
          <w:szCs w:val="19"/>
        </w:rPr>
        <w:t>The</w:t>
      </w:r>
      <w:r>
        <w:rPr>
          <w:rFonts w:ascii="Georgia" w:eastAsia="Georgia" w:hAnsi="Georgia" w:cs="Georgia"/>
          <w:b/>
          <w:bCs/>
          <w:spacing w:val="47"/>
          <w:sz w:val="19"/>
          <w:szCs w:val="19"/>
        </w:rPr>
        <w:t xml:space="preserve"> </w:t>
      </w:r>
      <w:r>
        <w:rPr>
          <w:rFonts w:ascii="Georgia" w:eastAsia="Georgia" w:hAnsi="Georgia" w:cs="Georgia"/>
          <w:b/>
          <w:bCs/>
          <w:sz w:val="19"/>
          <w:szCs w:val="19"/>
        </w:rPr>
        <w:t xml:space="preserve">Power </w:t>
      </w:r>
      <w:r>
        <w:rPr>
          <w:rFonts w:ascii="Georgia" w:eastAsia="Georgia" w:hAnsi="Georgia" w:cs="Georgia"/>
          <w:b/>
          <w:bCs/>
          <w:spacing w:val="3"/>
          <w:sz w:val="19"/>
          <w:szCs w:val="19"/>
        </w:rPr>
        <w:t xml:space="preserve"> </w:t>
      </w:r>
      <w:r>
        <w:rPr>
          <w:rFonts w:ascii="Georgia" w:eastAsia="Georgia" w:hAnsi="Georgia" w:cs="Georgia"/>
          <w:b/>
          <w:bCs/>
          <w:sz w:val="19"/>
          <w:szCs w:val="19"/>
        </w:rPr>
        <w:t>of</w:t>
      </w:r>
      <w:r>
        <w:rPr>
          <w:rFonts w:ascii="Georgia" w:eastAsia="Georgia" w:hAnsi="Georgia" w:cs="Georgia"/>
          <w:b/>
          <w:bCs/>
          <w:spacing w:val="42"/>
          <w:sz w:val="19"/>
          <w:szCs w:val="19"/>
        </w:rPr>
        <w:t xml:space="preserve"> </w:t>
      </w:r>
      <w:proofErr w:type="spellStart"/>
      <w:r>
        <w:rPr>
          <w:rFonts w:ascii="Georgia" w:eastAsia="Georgia" w:hAnsi="Georgia" w:cs="Georgia"/>
          <w:b/>
          <w:bCs/>
          <w:w w:val="102"/>
          <w:sz w:val="19"/>
          <w:szCs w:val="19"/>
        </w:rPr>
        <w:t>Neu</w:t>
      </w:r>
      <w:proofErr w:type="spellEnd"/>
      <w:r>
        <w:rPr>
          <w:rFonts w:ascii="Georgia" w:eastAsia="Georgia" w:hAnsi="Georgia" w:cs="Georgia"/>
          <w:b/>
          <w:bCs/>
          <w:w w:val="102"/>
          <w:sz w:val="19"/>
          <w:szCs w:val="19"/>
        </w:rPr>
        <w:t xml:space="preserve">- </w:t>
      </w:r>
      <w:proofErr w:type="spellStart"/>
      <w:r>
        <w:rPr>
          <w:rFonts w:ascii="Georgia" w:eastAsia="Georgia" w:hAnsi="Georgia" w:cs="Georgia"/>
          <w:b/>
          <w:bCs/>
          <w:sz w:val="19"/>
          <w:szCs w:val="19"/>
        </w:rPr>
        <w:t>roimaging</w:t>
      </w:r>
      <w:proofErr w:type="spellEnd"/>
      <w:r>
        <w:rPr>
          <w:rFonts w:ascii="Georgia" w:eastAsia="Georgia" w:hAnsi="Georgia" w:cs="Georgia"/>
          <w:b/>
          <w:bCs/>
          <w:spacing w:val="23"/>
          <w:sz w:val="19"/>
          <w:szCs w:val="19"/>
        </w:rPr>
        <w:t xml:space="preserve"> </w:t>
      </w:r>
      <w:r>
        <w:rPr>
          <w:rFonts w:ascii="Georgia" w:eastAsia="Georgia" w:hAnsi="Georgia" w:cs="Georgia"/>
          <w:b/>
          <w:bCs/>
          <w:sz w:val="19"/>
          <w:szCs w:val="19"/>
        </w:rPr>
        <w:t>Biomarkers</w:t>
      </w:r>
      <w:r>
        <w:rPr>
          <w:rFonts w:ascii="Georgia" w:eastAsia="Georgia" w:hAnsi="Georgia" w:cs="Georgia"/>
          <w:b/>
          <w:bCs/>
          <w:spacing w:val="26"/>
          <w:sz w:val="19"/>
          <w:szCs w:val="19"/>
        </w:rPr>
        <w:t xml:space="preserve"> </w:t>
      </w:r>
      <w:r>
        <w:rPr>
          <w:rFonts w:ascii="Georgia" w:eastAsia="Georgia" w:hAnsi="Georgia" w:cs="Georgia"/>
          <w:b/>
          <w:bCs/>
          <w:sz w:val="19"/>
          <w:szCs w:val="19"/>
        </w:rPr>
        <w:t>for</w:t>
      </w:r>
      <w:r>
        <w:rPr>
          <w:rFonts w:ascii="Georgia" w:eastAsia="Georgia" w:hAnsi="Georgia" w:cs="Georgia"/>
          <w:b/>
          <w:bCs/>
          <w:spacing w:val="9"/>
          <w:sz w:val="19"/>
          <w:szCs w:val="19"/>
        </w:rPr>
        <w:t xml:space="preserve"> </w:t>
      </w:r>
      <w:r>
        <w:rPr>
          <w:rFonts w:ascii="Georgia" w:eastAsia="Georgia" w:hAnsi="Georgia" w:cs="Georgia"/>
          <w:b/>
          <w:bCs/>
          <w:sz w:val="19"/>
          <w:szCs w:val="19"/>
        </w:rPr>
        <w:t>Screening</w:t>
      </w:r>
      <w:r>
        <w:rPr>
          <w:rFonts w:ascii="Georgia" w:eastAsia="Georgia" w:hAnsi="Georgia" w:cs="Georgia"/>
          <w:b/>
          <w:bCs/>
          <w:spacing w:val="23"/>
          <w:sz w:val="19"/>
          <w:szCs w:val="19"/>
        </w:rPr>
        <w:t xml:space="preserve"> </w:t>
      </w:r>
      <w:proofErr w:type="spellStart"/>
      <w:r>
        <w:rPr>
          <w:rFonts w:ascii="Georgia" w:eastAsia="Georgia" w:hAnsi="Georgia" w:cs="Georgia"/>
          <w:b/>
          <w:bCs/>
          <w:sz w:val="19"/>
          <w:szCs w:val="19"/>
        </w:rPr>
        <w:t>Frontotemporal</w:t>
      </w:r>
      <w:proofErr w:type="spellEnd"/>
      <w:r>
        <w:rPr>
          <w:rFonts w:ascii="Georgia" w:eastAsia="Georgia" w:hAnsi="Georgia" w:cs="Georgia"/>
          <w:b/>
          <w:bCs/>
          <w:spacing w:val="35"/>
          <w:sz w:val="19"/>
          <w:szCs w:val="19"/>
        </w:rPr>
        <w:t xml:space="preserve"> </w:t>
      </w:r>
      <w:r>
        <w:rPr>
          <w:rFonts w:ascii="Georgia" w:eastAsia="Georgia" w:hAnsi="Georgia" w:cs="Georgia"/>
          <w:b/>
          <w:bCs/>
          <w:sz w:val="19"/>
          <w:szCs w:val="19"/>
        </w:rPr>
        <w:t>Dementi</w:t>
      </w:r>
      <w:r>
        <w:rPr>
          <w:rFonts w:ascii="Georgia" w:eastAsia="Georgia" w:hAnsi="Georgia" w:cs="Georgia"/>
          <w:b/>
          <w:bCs/>
          <w:spacing w:val="-2"/>
          <w:sz w:val="19"/>
          <w:szCs w:val="19"/>
        </w:rPr>
        <w:t>a</w:t>
      </w:r>
      <w:r>
        <w:rPr>
          <w:rFonts w:ascii="Georgia" w:eastAsia="Georgia" w:hAnsi="Georgia" w:cs="Georgia"/>
          <w:sz w:val="19"/>
          <w:szCs w:val="19"/>
        </w:rPr>
        <w:t>”</w:t>
      </w:r>
      <w:r>
        <w:rPr>
          <w:rFonts w:ascii="Georgia" w:eastAsia="Georgia" w:hAnsi="Georgia" w:cs="Georgia"/>
          <w:spacing w:val="23"/>
          <w:sz w:val="19"/>
          <w:szCs w:val="19"/>
        </w:rPr>
        <w:t xml:space="preserve"> </w:t>
      </w:r>
      <w:r>
        <w:rPr>
          <w:rFonts w:ascii="Georgia" w:eastAsia="Georgia" w:hAnsi="Georgia" w:cs="Georgia"/>
          <w:i/>
          <w:sz w:val="19"/>
          <w:szCs w:val="19"/>
        </w:rPr>
        <w:t xml:space="preserve">Hum Brain </w:t>
      </w:r>
      <w:proofErr w:type="spellStart"/>
      <w:r>
        <w:rPr>
          <w:rFonts w:ascii="Georgia" w:eastAsia="Georgia" w:hAnsi="Georgia" w:cs="Georgia"/>
          <w:i/>
          <w:sz w:val="19"/>
          <w:szCs w:val="19"/>
        </w:rPr>
        <w:t>Mapp</w:t>
      </w:r>
      <w:proofErr w:type="spellEnd"/>
      <w:r>
        <w:rPr>
          <w:rFonts w:ascii="Georgia" w:eastAsia="Georgia" w:hAnsi="Georgia" w:cs="Georgia"/>
          <w:i/>
          <w:spacing w:val="2"/>
          <w:sz w:val="19"/>
          <w:szCs w:val="19"/>
        </w:rPr>
        <w:t xml:space="preserve"> </w:t>
      </w:r>
      <w:r>
        <w:rPr>
          <w:rFonts w:ascii="Georgia" w:eastAsia="Georgia" w:hAnsi="Georgia" w:cs="Georgia"/>
          <w:sz w:val="19"/>
          <w:szCs w:val="19"/>
        </w:rPr>
        <w:t>35,</w:t>
      </w:r>
      <w:r>
        <w:rPr>
          <w:rFonts w:ascii="Georgia" w:eastAsia="Georgia" w:hAnsi="Georgia" w:cs="Georgia"/>
          <w:spacing w:val="13"/>
          <w:sz w:val="19"/>
          <w:szCs w:val="19"/>
        </w:rPr>
        <w:t xml:space="preserve"> </w:t>
      </w:r>
      <w:r>
        <w:rPr>
          <w:rFonts w:ascii="Georgia" w:eastAsia="Georgia" w:hAnsi="Georgia" w:cs="Georgia"/>
          <w:sz w:val="19"/>
          <w:szCs w:val="19"/>
        </w:rPr>
        <w:t xml:space="preserve">no. </w:t>
      </w:r>
      <w:r>
        <w:rPr>
          <w:rFonts w:ascii="Georgia" w:eastAsia="Georgia" w:hAnsi="Georgia" w:cs="Georgia"/>
          <w:spacing w:val="31"/>
          <w:sz w:val="19"/>
          <w:szCs w:val="19"/>
        </w:rPr>
        <w:t xml:space="preserve"> </w:t>
      </w:r>
      <w:proofErr w:type="gramStart"/>
      <w:r>
        <w:rPr>
          <w:rFonts w:ascii="Georgia" w:eastAsia="Georgia" w:hAnsi="Georgia" w:cs="Georgia"/>
          <w:sz w:val="19"/>
          <w:szCs w:val="19"/>
        </w:rPr>
        <w:t>9</w:t>
      </w:r>
      <w:r>
        <w:rPr>
          <w:rFonts w:ascii="Georgia" w:eastAsia="Georgia" w:hAnsi="Georgia" w:cs="Georgia"/>
          <w:spacing w:val="4"/>
          <w:sz w:val="19"/>
          <w:szCs w:val="19"/>
        </w:rPr>
        <w:t xml:space="preserve"> </w:t>
      </w:r>
      <w:r>
        <w:rPr>
          <w:rFonts w:ascii="Georgia" w:eastAsia="Georgia" w:hAnsi="Georgia" w:cs="Georgia"/>
          <w:sz w:val="19"/>
          <w:szCs w:val="19"/>
        </w:rPr>
        <w:t xml:space="preserve">(2014): </w:t>
      </w:r>
      <w:r>
        <w:rPr>
          <w:rFonts w:ascii="Georgia" w:eastAsia="Georgia" w:hAnsi="Georgia" w:cs="Georgia"/>
          <w:spacing w:val="11"/>
          <w:sz w:val="19"/>
          <w:szCs w:val="19"/>
        </w:rPr>
        <w:t xml:space="preserve"> </w:t>
      </w:r>
      <w:r>
        <w:rPr>
          <w:rFonts w:ascii="Georgia" w:eastAsia="Georgia" w:hAnsi="Georgia" w:cs="Georgia"/>
          <w:w w:val="102"/>
          <w:sz w:val="19"/>
          <w:szCs w:val="19"/>
        </w:rPr>
        <w:t>4827–40.</w:t>
      </w:r>
      <w:proofErr w:type="gramEnd"/>
      <w:r>
        <w:rPr>
          <w:rFonts w:ascii="Georgia" w:eastAsia="Georgia" w:hAnsi="Georgia" w:cs="Georgia"/>
          <w:w w:val="102"/>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39">
        <w:r>
          <w:rPr>
            <w:rFonts w:ascii="Georgia" w:eastAsia="Georgia" w:hAnsi="Georgia" w:cs="Georgia"/>
            <w:color w:val="0000FF"/>
            <w:w w:val="102"/>
            <w:sz w:val="19"/>
            <w:szCs w:val="19"/>
          </w:rPr>
          <w:t>10.1002/hbm.22515</w:t>
        </w:r>
      </w:hyperlink>
    </w:p>
    <w:p w14:paraId="38522CD3" w14:textId="77777777" w:rsidR="00E61F9D" w:rsidRDefault="005C64D6">
      <w:pPr>
        <w:spacing w:before="59" w:after="0" w:line="240" w:lineRule="auto"/>
        <w:ind w:left="140" w:right="670"/>
        <w:jc w:val="both"/>
        <w:rPr>
          <w:rFonts w:ascii="Georgia" w:eastAsia="Georgia" w:hAnsi="Georgia" w:cs="Georgia"/>
          <w:sz w:val="19"/>
          <w:szCs w:val="19"/>
        </w:rPr>
      </w:pPr>
      <w:r>
        <w:rPr>
          <w:rFonts w:ascii="Georgia" w:eastAsia="Georgia" w:hAnsi="Georgia" w:cs="Georgia"/>
          <w:sz w:val="19"/>
          <w:szCs w:val="19"/>
        </w:rPr>
        <w:t>27.</w:t>
      </w:r>
      <w:r>
        <w:rPr>
          <w:rFonts w:ascii="Georgia" w:eastAsia="Georgia" w:hAnsi="Georgia" w:cs="Georgia"/>
          <w:spacing w:val="18"/>
          <w:sz w:val="19"/>
          <w:szCs w:val="19"/>
        </w:rPr>
        <w:t xml:space="preserve"> </w:t>
      </w:r>
      <w:r>
        <w:rPr>
          <w:rFonts w:ascii="Georgia" w:eastAsia="Georgia" w:hAnsi="Georgia" w:cs="Georgia"/>
          <w:sz w:val="19"/>
          <w:szCs w:val="19"/>
        </w:rPr>
        <w:t>Cook,</w:t>
      </w:r>
      <w:r>
        <w:rPr>
          <w:rFonts w:ascii="Georgia" w:eastAsia="Georgia" w:hAnsi="Georgia" w:cs="Georgia"/>
          <w:spacing w:val="2"/>
          <w:sz w:val="19"/>
          <w:szCs w:val="19"/>
        </w:rPr>
        <w:t xml:space="preserve"> </w:t>
      </w:r>
      <w:r>
        <w:rPr>
          <w:rFonts w:ascii="Georgia" w:eastAsia="Georgia" w:hAnsi="Georgia" w:cs="Georgia"/>
          <w:sz w:val="19"/>
          <w:szCs w:val="19"/>
        </w:rPr>
        <w:t>P.</w:t>
      </w:r>
      <w:r>
        <w:rPr>
          <w:rFonts w:ascii="Georgia" w:eastAsia="Georgia" w:hAnsi="Georgia" w:cs="Georgia"/>
          <w:spacing w:val="-6"/>
          <w:sz w:val="19"/>
          <w:szCs w:val="19"/>
        </w:rPr>
        <w:t xml:space="preserve"> </w:t>
      </w:r>
      <w:r>
        <w:rPr>
          <w:rFonts w:ascii="Georgia" w:eastAsia="Georgia" w:hAnsi="Georgia" w:cs="Georgia"/>
          <w:sz w:val="19"/>
          <w:szCs w:val="19"/>
        </w:rPr>
        <w:t>A.,</w:t>
      </w:r>
      <w:r>
        <w:rPr>
          <w:rFonts w:ascii="Georgia" w:eastAsia="Georgia" w:hAnsi="Georgia" w:cs="Georgia"/>
          <w:spacing w:val="-1"/>
          <w:sz w:val="19"/>
          <w:szCs w:val="19"/>
        </w:rPr>
        <w:t xml:space="preserve"> </w:t>
      </w:r>
      <w:r>
        <w:rPr>
          <w:rFonts w:ascii="Georgia" w:eastAsia="Georgia" w:hAnsi="Georgia" w:cs="Georgia"/>
          <w:sz w:val="19"/>
          <w:szCs w:val="19"/>
        </w:rPr>
        <w:t>McMillan,</w:t>
      </w:r>
      <w:r>
        <w:rPr>
          <w:rFonts w:ascii="Georgia" w:eastAsia="Georgia" w:hAnsi="Georgia" w:cs="Georgia"/>
          <w:spacing w:val="8"/>
          <w:sz w:val="19"/>
          <w:szCs w:val="19"/>
        </w:rPr>
        <w:t xml:space="preserve"> </w:t>
      </w:r>
      <w:r>
        <w:rPr>
          <w:rFonts w:ascii="Georgia" w:eastAsia="Georgia" w:hAnsi="Georgia" w:cs="Georgia"/>
          <w:sz w:val="19"/>
          <w:szCs w:val="19"/>
        </w:rPr>
        <w:t>C.</w:t>
      </w:r>
      <w:r>
        <w:rPr>
          <w:rFonts w:ascii="Georgia" w:eastAsia="Georgia" w:hAnsi="Georgia" w:cs="Georgia"/>
          <w:spacing w:val="-8"/>
          <w:sz w:val="19"/>
          <w:szCs w:val="19"/>
        </w:rPr>
        <w:t xml:space="preserve"> </w:t>
      </w:r>
      <w:r>
        <w:rPr>
          <w:rFonts w:ascii="Georgia" w:eastAsia="Georgia" w:hAnsi="Georgia" w:cs="Georgia"/>
          <w:sz w:val="19"/>
          <w:szCs w:val="19"/>
        </w:rPr>
        <w:t>T.,</w:t>
      </w:r>
      <w:r>
        <w:rPr>
          <w:rFonts w:ascii="Georgia" w:eastAsia="Georgia" w:hAnsi="Georgia" w:cs="Georgia"/>
          <w:spacing w:val="-1"/>
          <w:sz w:val="19"/>
          <w:szCs w:val="19"/>
        </w:rPr>
        <w:t xml:space="preserve"> </w:t>
      </w:r>
      <w:proofErr w:type="spellStart"/>
      <w:r>
        <w:rPr>
          <w:rFonts w:ascii="Georgia" w:eastAsia="Georgia" w:hAnsi="Georgia" w:cs="Georgia"/>
          <w:sz w:val="19"/>
          <w:szCs w:val="19"/>
        </w:rPr>
        <w:t>Avants</w:t>
      </w:r>
      <w:proofErr w:type="spellEnd"/>
      <w:r>
        <w:rPr>
          <w:rFonts w:ascii="Georgia" w:eastAsia="Georgia" w:hAnsi="Georgia" w:cs="Georgia"/>
          <w:sz w:val="19"/>
          <w:szCs w:val="19"/>
        </w:rPr>
        <w:t>,</w:t>
      </w:r>
      <w:r>
        <w:rPr>
          <w:rFonts w:ascii="Georgia" w:eastAsia="Georgia" w:hAnsi="Georgia" w:cs="Georgia"/>
          <w:spacing w:val="5"/>
          <w:sz w:val="19"/>
          <w:szCs w:val="19"/>
        </w:rPr>
        <w:t xml:space="preserve"> </w:t>
      </w:r>
      <w:r>
        <w:rPr>
          <w:rFonts w:ascii="Georgia" w:eastAsia="Georgia" w:hAnsi="Georgia" w:cs="Georgia"/>
          <w:sz w:val="19"/>
          <w:szCs w:val="19"/>
        </w:rPr>
        <w:t>B.</w:t>
      </w:r>
      <w:r>
        <w:rPr>
          <w:rFonts w:ascii="Georgia" w:eastAsia="Georgia" w:hAnsi="Georgia" w:cs="Georgia"/>
          <w:spacing w:val="-6"/>
          <w:sz w:val="19"/>
          <w:szCs w:val="19"/>
        </w:rPr>
        <w:t xml:space="preserve"> </w:t>
      </w:r>
      <w:r>
        <w:rPr>
          <w:rFonts w:ascii="Georgia" w:eastAsia="Georgia" w:hAnsi="Georgia" w:cs="Georgia"/>
          <w:sz w:val="19"/>
          <w:szCs w:val="19"/>
        </w:rPr>
        <w:t>B.,</w:t>
      </w:r>
      <w:r>
        <w:rPr>
          <w:rFonts w:ascii="Georgia" w:eastAsia="Georgia" w:hAnsi="Georgia" w:cs="Georgia"/>
          <w:spacing w:val="-1"/>
          <w:sz w:val="19"/>
          <w:szCs w:val="19"/>
        </w:rPr>
        <w:t xml:space="preserve"> </w:t>
      </w:r>
      <w:proofErr w:type="spellStart"/>
      <w:r>
        <w:rPr>
          <w:rFonts w:ascii="Georgia" w:eastAsia="Georgia" w:hAnsi="Georgia" w:cs="Georgia"/>
          <w:sz w:val="19"/>
          <w:szCs w:val="19"/>
        </w:rPr>
        <w:t>Peelle</w:t>
      </w:r>
      <w:proofErr w:type="spellEnd"/>
      <w:r>
        <w:rPr>
          <w:rFonts w:ascii="Georgia" w:eastAsia="Georgia" w:hAnsi="Georgia" w:cs="Georgia"/>
          <w:sz w:val="19"/>
          <w:szCs w:val="19"/>
        </w:rPr>
        <w:t>,</w:t>
      </w:r>
      <w:r>
        <w:rPr>
          <w:rFonts w:ascii="Georgia" w:eastAsia="Georgia" w:hAnsi="Georgia" w:cs="Georgia"/>
          <w:spacing w:val="2"/>
          <w:sz w:val="19"/>
          <w:szCs w:val="19"/>
        </w:rPr>
        <w:t xml:space="preserve"> </w:t>
      </w:r>
      <w:r>
        <w:rPr>
          <w:rFonts w:ascii="Georgia" w:eastAsia="Georgia" w:hAnsi="Georgia" w:cs="Georgia"/>
          <w:sz w:val="19"/>
          <w:szCs w:val="19"/>
        </w:rPr>
        <w:t>J.</w:t>
      </w:r>
      <w:r>
        <w:rPr>
          <w:rFonts w:ascii="Georgia" w:eastAsia="Georgia" w:hAnsi="Georgia" w:cs="Georgia"/>
          <w:spacing w:val="-7"/>
          <w:sz w:val="19"/>
          <w:szCs w:val="19"/>
        </w:rPr>
        <w:t xml:space="preserve"> </w:t>
      </w:r>
      <w:r>
        <w:rPr>
          <w:rFonts w:ascii="Georgia" w:eastAsia="Georgia" w:hAnsi="Georgia" w:cs="Georgia"/>
          <w:sz w:val="19"/>
          <w:szCs w:val="19"/>
        </w:rPr>
        <w:t>E.,</w:t>
      </w:r>
      <w:r>
        <w:rPr>
          <w:rFonts w:ascii="Georgia" w:eastAsia="Georgia" w:hAnsi="Georgia" w:cs="Georgia"/>
          <w:spacing w:val="-3"/>
          <w:sz w:val="19"/>
          <w:szCs w:val="19"/>
        </w:rPr>
        <w:t xml:space="preserve"> </w:t>
      </w:r>
      <w:r>
        <w:rPr>
          <w:rFonts w:ascii="Georgia" w:eastAsia="Georgia" w:hAnsi="Georgia" w:cs="Georgia"/>
          <w:sz w:val="19"/>
          <w:szCs w:val="19"/>
        </w:rPr>
        <w:t>Gee,</w:t>
      </w:r>
      <w:r>
        <w:rPr>
          <w:rFonts w:ascii="Georgia" w:eastAsia="Georgia" w:hAnsi="Georgia" w:cs="Georgia"/>
          <w:spacing w:val="-1"/>
          <w:sz w:val="19"/>
          <w:szCs w:val="19"/>
        </w:rPr>
        <w:t xml:space="preserve"> </w:t>
      </w:r>
      <w:r>
        <w:rPr>
          <w:rFonts w:ascii="Georgia" w:eastAsia="Georgia" w:hAnsi="Georgia" w:cs="Georgia"/>
          <w:sz w:val="19"/>
          <w:szCs w:val="19"/>
        </w:rPr>
        <w:t>J.</w:t>
      </w:r>
      <w:r>
        <w:rPr>
          <w:rFonts w:ascii="Georgia" w:eastAsia="Georgia" w:hAnsi="Georgia" w:cs="Georgia"/>
          <w:spacing w:val="-7"/>
          <w:sz w:val="19"/>
          <w:szCs w:val="19"/>
        </w:rPr>
        <w:t xml:space="preserve"> </w:t>
      </w:r>
      <w:r>
        <w:rPr>
          <w:rFonts w:ascii="Georgia" w:eastAsia="Georgia" w:hAnsi="Georgia" w:cs="Georgia"/>
          <w:sz w:val="19"/>
          <w:szCs w:val="19"/>
        </w:rPr>
        <w:t>C.,</w:t>
      </w:r>
      <w:r>
        <w:rPr>
          <w:rFonts w:ascii="Georgia" w:eastAsia="Georgia" w:hAnsi="Georgia" w:cs="Georgia"/>
          <w:spacing w:val="-3"/>
          <w:sz w:val="19"/>
          <w:szCs w:val="19"/>
        </w:rPr>
        <w:t xml:space="preserve"> </w:t>
      </w:r>
      <w:r>
        <w:rPr>
          <w:rFonts w:ascii="Georgia" w:eastAsia="Georgia" w:hAnsi="Georgia" w:cs="Georgia"/>
          <w:sz w:val="19"/>
          <w:szCs w:val="19"/>
        </w:rPr>
        <w:t>and</w:t>
      </w:r>
      <w:r>
        <w:rPr>
          <w:rFonts w:ascii="Georgia" w:eastAsia="Georgia" w:hAnsi="Georgia" w:cs="Georgia"/>
          <w:spacing w:val="-5"/>
          <w:sz w:val="19"/>
          <w:szCs w:val="19"/>
        </w:rPr>
        <w:t xml:space="preserve"> </w:t>
      </w:r>
      <w:r>
        <w:rPr>
          <w:rFonts w:ascii="Georgia" w:eastAsia="Georgia" w:hAnsi="Georgia" w:cs="Georgia"/>
          <w:sz w:val="19"/>
          <w:szCs w:val="19"/>
        </w:rPr>
        <w:t>Grossman,</w:t>
      </w:r>
      <w:r>
        <w:rPr>
          <w:rFonts w:ascii="Georgia" w:eastAsia="Georgia" w:hAnsi="Georgia" w:cs="Georgia"/>
          <w:spacing w:val="9"/>
          <w:sz w:val="19"/>
          <w:szCs w:val="19"/>
        </w:rPr>
        <w:t xml:space="preserve"> </w:t>
      </w:r>
      <w:r>
        <w:rPr>
          <w:rFonts w:ascii="Georgia" w:eastAsia="Georgia" w:hAnsi="Georgia" w:cs="Georgia"/>
          <w:sz w:val="19"/>
          <w:szCs w:val="19"/>
        </w:rPr>
        <w:t>M.</w:t>
      </w:r>
      <w:r>
        <w:rPr>
          <w:rFonts w:ascii="Georgia" w:eastAsia="Georgia" w:hAnsi="Georgia" w:cs="Georgia"/>
          <w:spacing w:val="-6"/>
          <w:sz w:val="19"/>
          <w:szCs w:val="19"/>
        </w:rPr>
        <w:t xml:space="preserve"> </w:t>
      </w:r>
      <w:r>
        <w:rPr>
          <w:rFonts w:ascii="Georgia" w:eastAsia="Georgia" w:hAnsi="Georgia" w:cs="Georgia"/>
          <w:spacing w:val="-2"/>
          <w:sz w:val="19"/>
          <w:szCs w:val="19"/>
        </w:rPr>
        <w:t>“</w:t>
      </w:r>
      <w:r>
        <w:rPr>
          <w:rFonts w:ascii="Georgia" w:eastAsia="Georgia" w:hAnsi="Georgia" w:cs="Georgia"/>
          <w:b/>
          <w:bCs/>
          <w:sz w:val="19"/>
          <w:szCs w:val="19"/>
        </w:rPr>
        <w:t>Relating</w:t>
      </w:r>
      <w:r>
        <w:rPr>
          <w:rFonts w:ascii="Georgia" w:eastAsia="Georgia" w:hAnsi="Georgia" w:cs="Georgia"/>
          <w:b/>
          <w:bCs/>
          <w:spacing w:val="6"/>
          <w:sz w:val="19"/>
          <w:szCs w:val="19"/>
        </w:rPr>
        <w:t xml:space="preserve"> </w:t>
      </w:r>
      <w:r>
        <w:rPr>
          <w:rFonts w:ascii="Georgia" w:eastAsia="Georgia" w:hAnsi="Georgia" w:cs="Georgia"/>
          <w:b/>
          <w:bCs/>
          <w:sz w:val="19"/>
          <w:szCs w:val="19"/>
        </w:rPr>
        <w:t>Brain</w:t>
      </w:r>
      <w:r>
        <w:rPr>
          <w:rFonts w:ascii="Georgia" w:eastAsia="Georgia" w:hAnsi="Georgia" w:cs="Georgia"/>
          <w:b/>
          <w:bCs/>
          <w:spacing w:val="-1"/>
          <w:sz w:val="19"/>
          <w:szCs w:val="19"/>
        </w:rPr>
        <w:t xml:space="preserve"> </w:t>
      </w:r>
      <w:r>
        <w:rPr>
          <w:rFonts w:ascii="Georgia" w:eastAsia="Georgia" w:hAnsi="Georgia" w:cs="Georgia"/>
          <w:b/>
          <w:bCs/>
          <w:sz w:val="19"/>
          <w:szCs w:val="19"/>
        </w:rPr>
        <w:t>Anatomy</w:t>
      </w:r>
      <w:r>
        <w:rPr>
          <w:rFonts w:ascii="Georgia" w:eastAsia="Georgia" w:hAnsi="Georgia" w:cs="Georgia"/>
          <w:b/>
          <w:bCs/>
          <w:spacing w:val="6"/>
          <w:sz w:val="19"/>
          <w:szCs w:val="19"/>
        </w:rPr>
        <w:t xml:space="preserve"> </w:t>
      </w:r>
      <w:r>
        <w:rPr>
          <w:rFonts w:ascii="Georgia" w:eastAsia="Georgia" w:hAnsi="Georgia" w:cs="Georgia"/>
          <w:b/>
          <w:bCs/>
          <w:sz w:val="19"/>
          <w:szCs w:val="19"/>
        </w:rPr>
        <w:t>and</w:t>
      </w:r>
      <w:r>
        <w:rPr>
          <w:rFonts w:ascii="Georgia" w:eastAsia="Georgia" w:hAnsi="Georgia" w:cs="Georgia"/>
          <w:b/>
          <w:bCs/>
          <w:spacing w:val="-5"/>
          <w:sz w:val="19"/>
          <w:szCs w:val="19"/>
        </w:rPr>
        <w:t xml:space="preserve"> </w:t>
      </w:r>
      <w:r>
        <w:rPr>
          <w:rFonts w:ascii="Georgia" w:eastAsia="Georgia" w:hAnsi="Georgia" w:cs="Georgia"/>
          <w:b/>
          <w:bCs/>
          <w:w w:val="102"/>
          <w:sz w:val="19"/>
          <w:szCs w:val="19"/>
        </w:rPr>
        <w:t>Cog-</w:t>
      </w:r>
    </w:p>
    <w:p w14:paraId="438E764A" w14:textId="77777777" w:rsidR="00E61F9D" w:rsidRDefault="005C64D6">
      <w:pPr>
        <w:spacing w:before="33" w:after="0" w:line="240" w:lineRule="auto"/>
        <w:ind w:left="140" w:right="-87"/>
        <w:jc w:val="both"/>
        <w:rPr>
          <w:rFonts w:ascii="Georgia" w:eastAsia="Georgia" w:hAnsi="Georgia" w:cs="Georgia"/>
          <w:sz w:val="19"/>
          <w:szCs w:val="19"/>
        </w:rPr>
      </w:pPr>
      <w:proofErr w:type="spellStart"/>
      <w:proofErr w:type="gramStart"/>
      <w:r>
        <w:rPr>
          <w:rFonts w:ascii="Georgia" w:eastAsia="Georgia" w:hAnsi="Georgia" w:cs="Georgia"/>
          <w:b/>
          <w:bCs/>
          <w:sz w:val="19"/>
          <w:szCs w:val="19"/>
        </w:rPr>
        <w:t>nitive</w:t>
      </w:r>
      <w:proofErr w:type="spellEnd"/>
      <w:proofErr w:type="gramEnd"/>
      <w:r>
        <w:rPr>
          <w:rFonts w:ascii="Georgia" w:eastAsia="Georgia" w:hAnsi="Georgia" w:cs="Georgia"/>
          <w:b/>
          <w:bCs/>
          <w:spacing w:val="-4"/>
          <w:sz w:val="19"/>
          <w:szCs w:val="19"/>
        </w:rPr>
        <w:t xml:space="preserve"> </w:t>
      </w:r>
      <w:r>
        <w:rPr>
          <w:rFonts w:ascii="Georgia" w:eastAsia="Georgia" w:hAnsi="Georgia" w:cs="Georgia"/>
          <w:b/>
          <w:bCs/>
          <w:sz w:val="19"/>
          <w:szCs w:val="19"/>
        </w:rPr>
        <w:t>Ability</w:t>
      </w:r>
      <w:r>
        <w:rPr>
          <w:rFonts w:ascii="Georgia" w:eastAsia="Georgia" w:hAnsi="Georgia" w:cs="Georgia"/>
          <w:b/>
          <w:bCs/>
          <w:spacing w:val="-2"/>
          <w:sz w:val="19"/>
          <w:szCs w:val="19"/>
        </w:rPr>
        <w:t xml:space="preserve"> </w:t>
      </w:r>
      <w:r>
        <w:rPr>
          <w:rFonts w:ascii="Georgia" w:eastAsia="Georgia" w:hAnsi="Georgia" w:cs="Georgia"/>
          <w:b/>
          <w:bCs/>
          <w:sz w:val="19"/>
          <w:szCs w:val="19"/>
        </w:rPr>
        <w:t>Using</w:t>
      </w:r>
      <w:r>
        <w:rPr>
          <w:rFonts w:ascii="Georgia" w:eastAsia="Georgia" w:hAnsi="Georgia" w:cs="Georgia"/>
          <w:b/>
          <w:bCs/>
          <w:spacing w:val="-4"/>
          <w:sz w:val="19"/>
          <w:szCs w:val="19"/>
        </w:rPr>
        <w:t xml:space="preserve"> </w:t>
      </w:r>
      <w:r>
        <w:rPr>
          <w:rFonts w:ascii="Georgia" w:eastAsia="Georgia" w:hAnsi="Georgia" w:cs="Georgia"/>
          <w:b/>
          <w:bCs/>
          <w:sz w:val="19"/>
          <w:szCs w:val="19"/>
        </w:rPr>
        <w:t>a</w:t>
      </w:r>
      <w:r>
        <w:rPr>
          <w:rFonts w:ascii="Georgia" w:eastAsia="Georgia" w:hAnsi="Georgia" w:cs="Georgia"/>
          <w:b/>
          <w:bCs/>
          <w:spacing w:val="-13"/>
          <w:sz w:val="19"/>
          <w:szCs w:val="19"/>
        </w:rPr>
        <w:t xml:space="preserve"> </w:t>
      </w:r>
      <w:r>
        <w:rPr>
          <w:rFonts w:ascii="Georgia" w:eastAsia="Georgia" w:hAnsi="Georgia" w:cs="Georgia"/>
          <w:b/>
          <w:bCs/>
          <w:sz w:val="19"/>
          <w:szCs w:val="19"/>
        </w:rPr>
        <w:t>Multivariate</w:t>
      </w:r>
      <w:r>
        <w:rPr>
          <w:rFonts w:ascii="Georgia" w:eastAsia="Georgia" w:hAnsi="Georgia" w:cs="Georgia"/>
          <w:b/>
          <w:bCs/>
          <w:spacing w:val="9"/>
          <w:sz w:val="19"/>
          <w:szCs w:val="19"/>
        </w:rPr>
        <w:t xml:space="preserve"> </w:t>
      </w:r>
      <w:r>
        <w:rPr>
          <w:rFonts w:ascii="Georgia" w:eastAsia="Georgia" w:hAnsi="Georgia" w:cs="Georgia"/>
          <w:b/>
          <w:bCs/>
          <w:sz w:val="19"/>
          <w:szCs w:val="19"/>
        </w:rPr>
        <w:t>Multimodal</w:t>
      </w:r>
      <w:r>
        <w:rPr>
          <w:rFonts w:ascii="Georgia" w:eastAsia="Georgia" w:hAnsi="Georgia" w:cs="Georgia"/>
          <w:b/>
          <w:bCs/>
          <w:spacing w:val="8"/>
          <w:sz w:val="19"/>
          <w:szCs w:val="19"/>
        </w:rPr>
        <w:t xml:space="preserve"> </w:t>
      </w:r>
      <w:r>
        <w:rPr>
          <w:rFonts w:ascii="Georgia" w:eastAsia="Georgia" w:hAnsi="Georgia" w:cs="Georgia"/>
          <w:b/>
          <w:bCs/>
          <w:sz w:val="19"/>
          <w:szCs w:val="19"/>
        </w:rPr>
        <w:t>Framewor</w:t>
      </w:r>
      <w:r>
        <w:rPr>
          <w:rFonts w:ascii="Georgia" w:eastAsia="Georgia" w:hAnsi="Georgia" w:cs="Georgia"/>
          <w:b/>
          <w:bCs/>
          <w:spacing w:val="4"/>
          <w:sz w:val="19"/>
          <w:szCs w:val="19"/>
        </w:rPr>
        <w:t>k</w:t>
      </w:r>
      <w:r>
        <w:rPr>
          <w:rFonts w:ascii="Georgia" w:eastAsia="Georgia" w:hAnsi="Georgia" w:cs="Georgia"/>
          <w:sz w:val="19"/>
          <w:szCs w:val="19"/>
        </w:rPr>
        <w:t>”</w:t>
      </w:r>
      <w:r>
        <w:rPr>
          <w:rFonts w:ascii="Georgia" w:eastAsia="Georgia" w:hAnsi="Georgia" w:cs="Georgia"/>
          <w:spacing w:val="10"/>
          <w:sz w:val="19"/>
          <w:szCs w:val="19"/>
        </w:rPr>
        <w:t xml:space="preserve"> </w:t>
      </w:r>
      <w:proofErr w:type="spellStart"/>
      <w:r>
        <w:rPr>
          <w:rFonts w:ascii="Georgia" w:eastAsia="Georgia" w:hAnsi="Georgia" w:cs="Georgia"/>
          <w:i/>
          <w:sz w:val="19"/>
          <w:szCs w:val="19"/>
        </w:rPr>
        <w:t>Neuroimage</w:t>
      </w:r>
      <w:proofErr w:type="spellEnd"/>
      <w:r>
        <w:rPr>
          <w:rFonts w:ascii="Georgia" w:eastAsia="Georgia" w:hAnsi="Georgia" w:cs="Georgia"/>
          <w:i/>
          <w:spacing w:val="-14"/>
          <w:sz w:val="19"/>
          <w:szCs w:val="19"/>
        </w:rPr>
        <w:t xml:space="preserve"> </w:t>
      </w:r>
      <w:r>
        <w:rPr>
          <w:rFonts w:ascii="Georgia" w:eastAsia="Georgia" w:hAnsi="Georgia" w:cs="Georgia"/>
          <w:sz w:val="19"/>
          <w:szCs w:val="19"/>
        </w:rPr>
        <w:t>99,</w:t>
      </w:r>
      <w:r>
        <w:rPr>
          <w:rFonts w:ascii="Georgia" w:eastAsia="Georgia" w:hAnsi="Georgia" w:cs="Georgia"/>
          <w:spacing w:val="-3"/>
          <w:sz w:val="19"/>
          <w:szCs w:val="19"/>
        </w:rPr>
        <w:t xml:space="preserve"> </w:t>
      </w:r>
      <w:r>
        <w:rPr>
          <w:rFonts w:ascii="Georgia" w:eastAsia="Georgia" w:hAnsi="Georgia" w:cs="Georgia"/>
          <w:sz w:val="19"/>
          <w:szCs w:val="19"/>
        </w:rPr>
        <w:t>(2014):</w:t>
      </w:r>
      <w:r>
        <w:rPr>
          <w:rFonts w:ascii="Georgia" w:eastAsia="Georgia" w:hAnsi="Georgia" w:cs="Georgia"/>
          <w:spacing w:val="21"/>
          <w:sz w:val="19"/>
          <w:szCs w:val="19"/>
        </w:rPr>
        <w:t xml:space="preserve"> </w:t>
      </w:r>
      <w:r>
        <w:rPr>
          <w:rFonts w:ascii="Georgia" w:eastAsia="Georgia" w:hAnsi="Georgia" w:cs="Georgia"/>
          <w:sz w:val="19"/>
          <w:szCs w:val="19"/>
        </w:rPr>
        <w:t>477–86.</w:t>
      </w:r>
      <w:r>
        <w:rPr>
          <w:rFonts w:ascii="Georgia" w:eastAsia="Georgia" w:hAnsi="Georgia" w:cs="Georgia"/>
          <w:spacing w:val="26"/>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40">
        <w:r>
          <w:rPr>
            <w:rFonts w:ascii="Georgia" w:eastAsia="Georgia" w:hAnsi="Georgia" w:cs="Georgia"/>
            <w:color w:val="0000FF"/>
            <w:w w:val="102"/>
            <w:sz w:val="19"/>
            <w:szCs w:val="19"/>
          </w:rPr>
          <w:t>10.1016/j.neuroimage.2014.0</w:t>
        </w:r>
      </w:hyperlink>
    </w:p>
    <w:p w14:paraId="4B5CD457" w14:textId="77777777" w:rsidR="00E61F9D" w:rsidRDefault="005C64D6">
      <w:pPr>
        <w:spacing w:before="93" w:after="0" w:line="277" w:lineRule="auto"/>
        <w:ind w:left="140" w:right="630"/>
        <w:jc w:val="both"/>
        <w:rPr>
          <w:rFonts w:ascii="Georgia" w:eastAsia="Georgia" w:hAnsi="Georgia" w:cs="Georgia"/>
          <w:sz w:val="19"/>
          <w:szCs w:val="19"/>
        </w:rPr>
      </w:pPr>
      <w:r>
        <w:rPr>
          <w:rFonts w:ascii="Georgia" w:eastAsia="Georgia" w:hAnsi="Georgia" w:cs="Georgia"/>
          <w:sz w:val="19"/>
          <w:szCs w:val="19"/>
        </w:rPr>
        <w:t>28.</w:t>
      </w:r>
      <w:r>
        <w:rPr>
          <w:rFonts w:ascii="Georgia" w:eastAsia="Georgia" w:hAnsi="Georgia" w:cs="Georgia"/>
          <w:spacing w:val="27"/>
          <w:sz w:val="19"/>
          <w:szCs w:val="19"/>
        </w:rPr>
        <w:t xml:space="preserve"> </w:t>
      </w:r>
      <w:r>
        <w:rPr>
          <w:rFonts w:ascii="Georgia" w:eastAsia="Georgia" w:hAnsi="Georgia" w:cs="Georgia"/>
          <w:sz w:val="19"/>
          <w:szCs w:val="19"/>
        </w:rPr>
        <w:t>Tustison,</w:t>
      </w:r>
      <w:r>
        <w:rPr>
          <w:rFonts w:ascii="Georgia" w:eastAsia="Georgia" w:hAnsi="Georgia" w:cs="Georgia"/>
          <w:spacing w:val="19"/>
          <w:sz w:val="19"/>
          <w:szCs w:val="19"/>
        </w:rPr>
        <w:t xml:space="preserve"> </w:t>
      </w:r>
      <w:r>
        <w:rPr>
          <w:rFonts w:ascii="Georgia" w:eastAsia="Georgia" w:hAnsi="Georgia" w:cs="Georgia"/>
          <w:sz w:val="19"/>
          <w:szCs w:val="19"/>
        </w:rPr>
        <w:t>N.</w:t>
      </w:r>
      <w:r>
        <w:rPr>
          <w:rFonts w:ascii="Georgia" w:eastAsia="Georgia" w:hAnsi="Georgia" w:cs="Georgia"/>
          <w:spacing w:val="7"/>
          <w:sz w:val="19"/>
          <w:szCs w:val="19"/>
        </w:rPr>
        <w:t xml:space="preserve"> </w:t>
      </w:r>
      <w:r>
        <w:rPr>
          <w:rFonts w:ascii="Georgia" w:eastAsia="Georgia" w:hAnsi="Georgia" w:cs="Georgia"/>
          <w:sz w:val="19"/>
          <w:szCs w:val="19"/>
        </w:rPr>
        <w:t>J.,</w:t>
      </w:r>
      <w:r>
        <w:rPr>
          <w:rFonts w:ascii="Georgia" w:eastAsia="Georgia" w:hAnsi="Georgia" w:cs="Georgia"/>
          <w:spacing w:val="9"/>
          <w:sz w:val="19"/>
          <w:szCs w:val="19"/>
        </w:rPr>
        <w:t xml:space="preserve"> </w:t>
      </w:r>
      <w:proofErr w:type="spellStart"/>
      <w:r>
        <w:rPr>
          <w:rFonts w:ascii="Georgia" w:eastAsia="Georgia" w:hAnsi="Georgia" w:cs="Georgia"/>
          <w:sz w:val="19"/>
          <w:szCs w:val="19"/>
        </w:rPr>
        <w:t>Avants</w:t>
      </w:r>
      <w:proofErr w:type="spellEnd"/>
      <w:r>
        <w:rPr>
          <w:rFonts w:ascii="Georgia" w:eastAsia="Georgia" w:hAnsi="Georgia" w:cs="Georgia"/>
          <w:sz w:val="19"/>
          <w:szCs w:val="19"/>
        </w:rPr>
        <w:t>,</w:t>
      </w:r>
      <w:r>
        <w:rPr>
          <w:rFonts w:ascii="Georgia" w:eastAsia="Georgia" w:hAnsi="Georgia" w:cs="Georgia"/>
          <w:spacing w:val="16"/>
          <w:sz w:val="19"/>
          <w:szCs w:val="19"/>
        </w:rPr>
        <w:t xml:space="preserve"> </w:t>
      </w:r>
      <w:r>
        <w:rPr>
          <w:rFonts w:ascii="Georgia" w:eastAsia="Georgia" w:hAnsi="Georgia" w:cs="Georgia"/>
          <w:sz w:val="19"/>
          <w:szCs w:val="19"/>
        </w:rPr>
        <w:t>B.</w:t>
      </w:r>
      <w:r>
        <w:rPr>
          <w:rFonts w:ascii="Georgia" w:eastAsia="Georgia" w:hAnsi="Georgia" w:cs="Georgia"/>
          <w:spacing w:val="8"/>
          <w:sz w:val="19"/>
          <w:szCs w:val="19"/>
        </w:rPr>
        <w:t xml:space="preserve"> </w:t>
      </w:r>
      <w:r>
        <w:rPr>
          <w:rFonts w:ascii="Georgia" w:eastAsia="Georgia" w:hAnsi="Georgia" w:cs="Georgia"/>
          <w:sz w:val="19"/>
          <w:szCs w:val="19"/>
        </w:rPr>
        <w:t>B.,</w:t>
      </w:r>
      <w:r>
        <w:rPr>
          <w:rFonts w:ascii="Georgia" w:eastAsia="Georgia" w:hAnsi="Georgia" w:cs="Georgia"/>
          <w:spacing w:val="10"/>
          <w:sz w:val="19"/>
          <w:szCs w:val="19"/>
        </w:rPr>
        <w:t xml:space="preserve"> </w:t>
      </w:r>
      <w:r>
        <w:rPr>
          <w:rFonts w:ascii="Georgia" w:eastAsia="Georgia" w:hAnsi="Georgia" w:cs="Georgia"/>
          <w:sz w:val="19"/>
          <w:szCs w:val="19"/>
        </w:rPr>
        <w:t>Cook,</w:t>
      </w:r>
      <w:r>
        <w:rPr>
          <w:rFonts w:ascii="Georgia" w:eastAsia="Georgia" w:hAnsi="Georgia" w:cs="Georgia"/>
          <w:spacing w:val="13"/>
          <w:sz w:val="19"/>
          <w:szCs w:val="19"/>
        </w:rPr>
        <w:t xml:space="preserve"> </w:t>
      </w:r>
      <w:r>
        <w:rPr>
          <w:rFonts w:ascii="Georgia" w:eastAsia="Georgia" w:hAnsi="Georgia" w:cs="Georgia"/>
          <w:sz w:val="19"/>
          <w:szCs w:val="19"/>
        </w:rPr>
        <w:t>P.</w:t>
      </w:r>
      <w:r>
        <w:rPr>
          <w:rFonts w:ascii="Georgia" w:eastAsia="Georgia" w:hAnsi="Georgia" w:cs="Georgia"/>
          <w:spacing w:val="8"/>
          <w:sz w:val="19"/>
          <w:szCs w:val="19"/>
        </w:rPr>
        <w:t xml:space="preserve"> </w:t>
      </w:r>
      <w:r>
        <w:rPr>
          <w:rFonts w:ascii="Georgia" w:eastAsia="Georgia" w:hAnsi="Georgia" w:cs="Georgia"/>
          <w:sz w:val="19"/>
          <w:szCs w:val="19"/>
        </w:rPr>
        <w:t>A.,</w:t>
      </w:r>
      <w:r>
        <w:rPr>
          <w:rFonts w:ascii="Georgia" w:eastAsia="Georgia" w:hAnsi="Georgia" w:cs="Georgia"/>
          <w:spacing w:val="10"/>
          <w:sz w:val="19"/>
          <w:szCs w:val="19"/>
        </w:rPr>
        <w:t xml:space="preserve"> </w:t>
      </w:r>
      <w:r>
        <w:rPr>
          <w:rFonts w:ascii="Georgia" w:eastAsia="Georgia" w:hAnsi="Georgia" w:cs="Georgia"/>
          <w:sz w:val="19"/>
          <w:szCs w:val="19"/>
        </w:rPr>
        <w:t>Kim,</w:t>
      </w:r>
      <w:r>
        <w:rPr>
          <w:rFonts w:ascii="Georgia" w:eastAsia="Georgia" w:hAnsi="Georgia" w:cs="Georgia"/>
          <w:spacing w:val="11"/>
          <w:sz w:val="19"/>
          <w:szCs w:val="19"/>
        </w:rPr>
        <w:t xml:space="preserve"> </w:t>
      </w:r>
      <w:r>
        <w:rPr>
          <w:rFonts w:ascii="Georgia" w:eastAsia="Georgia" w:hAnsi="Georgia" w:cs="Georgia"/>
          <w:sz w:val="19"/>
          <w:szCs w:val="19"/>
        </w:rPr>
        <w:t>J.,</w:t>
      </w:r>
      <w:r>
        <w:rPr>
          <w:rFonts w:ascii="Georgia" w:eastAsia="Georgia" w:hAnsi="Georgia" w:cs="Georgia"/>
          <w:spacing w:val="9"/>
          <w:sz w:val="19"/>
          <w:szCs w:val="19"/>
        </w:rPr>
        <w:t xml:space="preserve"> </w:t>
      </w:r>
      <w:r>
        <w:rPr>
          <w:rFonts w:ascii="Georgia" w:eastAsia="Georgia" w:hAnsi="Georgia" w:cs="Georgia"/>
          <w:sz w:val="19"/>
          <w:szCs w:val="19"/>
        </w:rPr>
        <w:t>Whyte,</w:t>
      </w:r>
      <w:r>
        <w:rPr>
          <w:rFonts w:ascii="Georgia" w:eastAsia="Georgia" w:hAnsi="Georgia" w:cs="Georgia"/>
          <w:spacing w:val="15"/>
          <w:sz w:val="19"/>
          <w:szCs w:val="19"/>
        </w:rPr>
        <w:t xml:space="preserve"> </w:t>
      </w:r>
      <w:r>
        <w:rPr>
          <w:rFonts w:ascii="Georgia" w:eastAsia="Georgia" w:hAnsi="Georgia" w:cs="Georgia"/>
          <w:sz w:val="19"/>
          <w:szCs w:val="19"/>
        </w:rPr>
        <w:t>J.,</w:t>
      </w:r>
      <w:r>
        <w:rPr>
          <w:rFonts w:ascii="Georgia" w:eastAsia="Georgia" w:hAnsi="Georgia" w:cs="Georgia"/>
          <w:spacing w:val="9"/>
          <w:sz w:val="19"/>
          <w:szCs w:val="19"/>
        </w:rPr>
        <w:t xml:space="preserve"> </w:t>
      </w:r>
      <w:r>
        <w:rPr>
          <w:rFonts w:ascii="Georgia" w:eastAsia="Georgia" w:hAnsi="Georgia" w:cs="Georgia"/>
          <w:sz w:val="19"/>
          <w:szCs w:val="19"/>
        </w:rPr>
        <w:t>Gee,</w:t>
      </w:r>
      <w:r>
        <w:rPr>
          <w:rFonts w:ascii="Georgia" w:eastAsia="Georgia" w:hAnsi="Georgia" w:cs="Georgia"/>
          <w:spacing w:val="10"/>
          <w:sz w:val="19"/>
          <w:szCs w:val="19"/>
        </w:rPr>
        <w:t xml:space="preserve"> </w:t>
      </w:r>
      <w:r>
        <w:rPr>
          <w:rFonts w:ascii="Georgia" w:eastAsia="Georgia" w:hAnsi="Georgia" w:cs="Georgia"/>
          <w:sz w:val="19"/>
          <w:szCs w:val="19"/>
        </w:rPr>
        <w:t>J.</w:t>
      </w:r>
      <w:r>
        <w:rPr>
          <w:rFonts w:ascii="Georgia" w:eastAsia="Georgia" w:hAnsi="Georgia" w:cs="Georgia"/>
          <w:spacing w:val="7"/>
          <w:sz w:val="19"/>
          <w:szCs w:val="19"/>
        </w:rPr>
        <w:t xml:space="preserve"> </w:t>
      </w:r>
      <w:r>
        <w:rPr>
          <w:rFonts w:ascii="Georgia" w:eastAsia="Georgia" w:hAnsi="Georgia" w:cs="Georgia"/>
          <w:sz w:val="19"/>
          <w:szCs w:val="19"/>
        </w:rPr>
        <w:t>C.,</w:t>
      </w:r>
      <w:r>
        <w:rPr>
          <w:rFonts w:ascii="Georgia" w:eastAsia="Georgia" w:hAnsi="Georgia" w:cs="Georgia"/>
          <w:spacing w:val="7"/>
          <w:sz w:val="19"/>
          <w:szCs w:val="19"/>
        </w:rPr>
        <w:t xml:space="preserve"> </w:t>
      </w:r>
      <w:r>
        <w:rPr>
          <w:rFonts w:ascii="Georgia" w:eastAsia="Georgia" w:hAnsi="Georgia" w:cs="Georgia"/>
          <w:sz w:val="19"/>
          <w:szCs w:val="19"/>
        </w:rPr>
        <w:t>and</w:t>
      </w:r>
      <w:r>
        <w:rPr>
          <w:rFonts w:ascii="Georgia" w:eastAsia="Georgia" w:hAnsi="Georgia" w:cs="Georgia"/>
          <w:spacing w:val="9"/>
          <w:sz w:val="19"/>
          <w:szCs w:val="19"/>
        </w:rPr>
        <w:t xml:space="preserve"> </w:t>
      </w:r>
      <w:r>
        <w:rPr>
          <w:rFonts w:ascii="Georgia" w:eastAsia="Georgia" w:hAnsi="Georgia" w:cs="Georgia"/>
          <w:sz w:val="19"/>
          <w:szCs w:val="19"/>
        </w:rPr>
        <w:t>Stone,</w:t>
      </w:r>
      <w:r>
        <w:rPr>
          <w:rFonts w:ascii="Georgia" w:eastAsia="Georgia" w:hAnsi="Georgia" w:cs="Georgia"/>
          <w:spacing w:val="14"/>
          <w:sz w:val="19"/>
          <w:szCs w:val="19"/>
        </w:rPr>
        <w:t xml:space="preserve"> </w:t>
      </w:r>
      <w:r>
        <w:rPr>
          <w:rFonts w:ascii="Georgia" w:eastAsia="Georgia" w:hAnsi="Georgia" w:cs="Georgia"/>
          <w:sz w:val="19"/>
          <w:szCs w:val="19"/>
        </w:rPr>
        <w:t>J.</w:t>
      </w:r>
      <w:r>
        <w:rPr>
          <w:rFonts w:ascii="Georgia" w:eastAsia="Georgia" w:hAnsi="Georgia" w:cs="Georgia"/>
          <w:spacing w:val="7"/>
          <w:sz w:val="19"/>
          <w:szCs w:val="19"/>
        </w:rPr>
        <w:t xml:space="preserve"> </w:t>
      </w:r>
      <w:r>
        <w:rPr>
          <w:rFonts w:ascii="Georgia" w:eastAsia="Georgia" w:hAnsi="Georgia" w:cs="Georgia"/>
          <w:sz w:val="19"/>
          <w:szCs w:val="19"/>
        </w:rPr>
        <w:t>R.</w:t>
      </w:r>
      <w:r>
        <w:rPr>
          <w:rFonts w:ascii="Georgia" w:eastAsia="Georgia" w:hAnsi="Georgia" w:cs="Georgia"/>
          <w:spacing w:val="9"/>
          <w:sz w:val="19"/>
          <w:szCs w:val="19"/>
        </w:rPr>
        <w:t xml:space="preserve"> </w:t>
      </w:r>
      <w:r>
        <w:rPr>
          <w:rFonts w:ascii="Georgia" w:eastAsia="Georgia" w:hAnsi="Georgia" w:cs="Georgia"/>
          <w:spacing w:val="-3"/>
          <w:sz w:val="19"/>
          <w:szCs w:val="19"/>
        </w:rPr>
        <w:t>“</w:t>
      </w:r>
      <w:r>
        <w:rPr>
          <w:rFonts w:ascii="Georgia" w:eastAsia="Georgia" w:hAnsi="Georgia" w:cs="Georgia"/>
          <w:b/>
          <w:bCs/>
          <w:sz w:val="19"/>
          <w:szCs w:val="19"/>
        </w:rPr>
        <w:t>Logical</w:t>
      </w:r>
      <w:r>
        <w:rPr>
          <w:rFonts w:ascii="Georgia" w:eastAsia="Georgia" w:hAnsi="Georgia" w:cs="Georgia"/>
          <w:b/>
          <w:bCs/>
          <w:spacing w:val="19"/>
          <w:sz w:val="19"/>
          <w:szCs w:val="19"/>
        </w:rPr>
        <w:t xml:space="preserve"> </w:t>
      </w:r>
      <w:r>
        <w:rPr>
          <w:rFonts w:ascii="Georgia" w:eastAsia="Georgia" w:hAnsi="Georgia" w:cs="Georgia"/>
          <w:b/>
          <w:bCs/>
          <w:sz w:val="19"/>
          <w:szCs w:val="19"/>
        </w:rPr>
        <w:t>Circularity</w:t>
      </w:r>
      <w:r>
        <w:rPr>
          <w:rFonts w:ascii="Georgia" w:eastAsia="Georgia" w:hAnsi="Georgia" w:cs="Georgia"/>
          <w:b/>
          <w:bCs/>
          <w:spacing w:val="24"/>
          <w:sz w:val="19"/>
          <w:szCs w:val="19"/>
        </w:rPr>
        <w:t xml:space="preserve"> </w:t>
      </w:r>
      <w:r>
        <w:rPr>
          <w:rFonts w:ascii="Georgia" w:eastAsia="Georgia" w:hAnsi="Georgia" w:cs="Georgia"/>
          <w:b/>
          <w:bCs/>
          <w:sz w:val="19"/>
          <w:szCs w:val="19"/>
        </w:rPr>
        <w:t>in</w:t>
      </w:r>
      <w:r>
        <w:rPr>
          <w:rFonts w:ascii="Georgia" w:eastAsia="Georgia" w:hAnsi="Georgia" w:cs="Georgia"/>
          <w:b/>
          <w:bCs/>
          <w:spacing w:val="7"/>
          <w:sz w:val="19"/>
          <w:szCs w:val="19"/>
        </w:rPr>
        <w:t xml:space="preserve"> </w:t>
      </w:r>
      <w:r>
        <w:rPr>
          <w:rFonts w:ascii="Georgia" w:eastAsia="Georgia" w:hAnsi="Georgia" w:cs="Georgia"/>
          <w:b/>
          <w:bCs/>
          <w:w w:val="102"/>
          <w:sz w:val="19"/>
          <w:szCs w:val="19"/>
        </w:rPr>
        <w:t xml:space="preserve">Voxel- </w:t>
      </w:r>
      <w:r>
        <w:rPr>
          <w:rFonts w:ascii="Georgia" w:eastAsia="Georgia" w:hAnsi="Georgia" w:cs="Georgia"/>
          <w:b/>
          <w:bCs/>
          <w:sz w:val="19"/>
          <w:szCs w:val="19"/>
        </w:rPr>
        <w:t>Based</w:t>
      </w:r>
      <w:r>
        <w:rPr>
          <w:rFonts w:ascii="Georgia" w:eastAsia="Georgia" w:hAnsi="Georgia" w:cs="Georgia"/>
          <w:b/>
          <w:bCs/>
          <w:spacing w:val="26"/>
          <w:sz w:val="19"/>
          <w:szCs w:val="19"/>
        </w:rPr>
        <w:t xml:space="preserve"> </w:t>
      </w:r>
      <w:r>
        <w:rPr>
          <w:rFonts w:ascii="Georgia" w:eastAsia="Georgia" w:hAnsi="Georgia" w:cs="Georgia"/>
          <w:b/>
          <w:bCs/>
          <w:sz w:val="19"/>
          <w:szCs w:val="19"/>
        </w:rPr>
        <w:t xml:space="preserve">Analysis: </w:t>
      </w:r>
      <w:r>
        <w:rPr>
          <w:rFonts w:ascii="Georgia" w:eastAsia="Georgia" w:hAnsi="Georgia" w:cs="Georgia"/>
          <w:b/>
          <w:bCs/>
          <w:spacing w:val="13"/>
          <w:sz w:val="19"/>
          <w:szCs w:val="19"/>
        </w:rPr>
        <w:t xml:space="preserve"> </w:t>
      </w:r>
      <w:r>
        <w:rPr>
          <w:rFonts w:ascii="Georgia" w:eastAsia="Georgia" w:hAnsi="Georgia" w:cs="Georgia"/>
          <w:b/>
          <w:bCs/>
          <w:sz w:val="19"/>
          <w:szCs w:val="19"/>
        </w:rPr>
        <w:t>Normalization</w:t>
      </w:r>
      <w:r>
        <w:rPr>
          <w:rFonts w:ascii="Georgia" w:eastAsia="Georgia" w:hAnsi="Georgia" w:cs="Georgia"/>
          <w:b/>
          <w:bCs/>
          <w:spacing w:val="42"/>
          <w:sz w:val="19"/>
          <w:szCs w:val="19"/>
        </w:rPr>
        <w:t xml:space="preserve"> </w:t>
      </w:r>
      <w:r>
        <w:rPr>
          <w:rFonts w:ascii="Georgia" w:eastAsia="Georgia" w:hAnsi="Georgia" w:cs="Georgia"/>
          <w:b/>
          <w:bCs/>
          <w:sz w:val="19"/>
          <w:szCs w:val="19"/>
        </w:rPr>
        <w:t>Strategy</w:t>
      </w:r>
      <w:r>
        <w:rPr>
          <w:rFonts w:ascii="Georgia" w:eastAsia="Georgia" w:hAnsi="Georgia" w:cs="Georgia"/>
          <w:b/>
          <w:bCs/>
          <w:spacing w:val="30"/>
          <w:sz w:val="19"/>
          <w:szCs w:val="19"/>
        </w:rPr>
        <w:t xml:space="preserve"> </w:t>
      </w:r>
      <w:r>
        <w:rPr>
          <w:rFonts w:ascii="Georgia" w:eastAsia="Georgia" w:hAnsi="Georgia" w:cs="Georgia"/>
          <w:b/>
          <w:bCs/>
          <w:sz w:val="19"/>
          <w:szCs w:val="19"/>
        </w:rPr>
        <w:t>May</w:t>
      </w:r>
      <w:r>
        <w:rPr>
          <w:rFonts w:ascii="Georgia" w:eastAsia="Georgia" w:hAnsi="Georgia" w:cs="Georgia"/>
          <w:b/>
          <w:bCs/>
          <w:spacing w:val="22"/>
          <w:sz w:val="19"/>
          <w:szCs w:val="19"/>
        </w:rPr>
        <w:t xml:space="preserve"> </w:t>
      </w:r>
      <w:r>
        <w:rPr>
          <w:rFonts w:ascii="Georgia" w:eastAsia="Georgia" w:hAnsi="Georgia" w:cs="Georgia"/>
          <w:b/>
          <w:bCs/>
          <w:sz w:val="19"/>
          <w:szCs w:val="19"/>
        </w:rPr>
        <w:t>Induce</w:t>
      </w:r>
      <w:r>
        <w:rPr>
          <w:rFonts w:ascii="Georgia" w:eastAsia="Georgia" w:hAnsi="Georgia" w:cs="Georgia"/>
          <w:b/>
          <w:bCs/>
          <w:spacing w:val="28"/>
          <w:sz w:val="19"/>
          <w:szCs w:val="19"/>
        </w:rPr>
        <w:t xml:space="preserve"> </w:t>
      </w:r>
      <w:r>
        <w:rPr>
          <w:rFonts w:ascii="Georgia" w:eastAsia="Georgia" w:hAnsi="Georgia" w:cs="Georgia"/>
          <w:b/>
          <w:bCs/>
          <w:sz w:val="19"/>
          <w:szCs w:val="19"/>
        </w:rPr>
        <w:t>Statistical</w:t>
      </w:r>
      <w:r>
        <w:rPr>
          <w:rFonts w:ascii="Georgia" w:eastAsia="Georgia" w:hAnsi="Georgia" w:cs="Georgia"/>
          <w:b/>
          <w:bCs/>
          <w:spacing w:val="33"/>
          <w:sz w:val="19"/>
          <w:szCs w:val="19"/>
        </w:rPr>
        <w:t xml:space="preserve"> </w:t>
      </w:r>
      <w:r>
        <w:rPr>
          <w:rFonts w:ascii="Georgia" w:eastAsia="Georgia" w:hAnsi="Georgia" w:cs="Georgia"/>
          <w:b/>
          <w:bCs/>
          <w:sz w:val="19"/>
          <w:szCs w:val="19"/>
        </w:rPr>
        <w:t>Bia</w:t>
      </w:r>
      <w:r>
        <w:rPr>
          <w:rFonts w:ascii="Georgia" w:eastAsia="Georgia" w:hAnsi="Georgia" w:cs="Georgia"/>
          <w:b/>
          <w:bCs/>
          <w:spacing w:val="-1"/>
          <w:sz w:val="19"/>
          <w:szCs w:val="19"/>
        </w:rPr>
        <w:t>s</w:t>
      </w:r>
      <w:r>
        <w:rPr>
          <w:rFonts w:ascii="Georgia" w:eastAsia="Georgia" w:hAnsi="Georgia" w:cs="Georgia"/>
          <w:sz w:val="19"/>
          <w:szCs w:val="19"/>
        </w:rPr>
        <w:t>”</w:t>
      </w:r>
      <w:r>
        <w:rPr>
          <w:rFonts w:ascii="Georgia" w:eastAsia="Georgia" w:hAnsi="Georgia" w:cs="Georgia"/>
          <w:spacing w:val="23"/>
          <w:sz w:val="19"/>
          <w:szCs w:val="19"/>
        </w:rPr>
        <w:t xml:space="preserve"> </w:t>
      </w:r>
      <w:r>
        <w:rPr>
          <w:rFonts w:ascii="Georgia" w:eastAsia="Georgia" w:hAnsi="Georgia" w:cs="Georgia"/>
          <w:i/>
          <w:sz w:val="19"/>
          <w:szCs w:val="19"/>
        </w:rPr>
        <w:t>Hum</w:t>
      </w:r>
      <w:r>
        <w:rPr>
          <w:rFonts w:ascii="Georgia" w:eastAsia="Georgia" w:hAnsi="Georgia" w:cs="Georgia"/>
          <w:i/>
          <w:spacing w:val="12"/>
          <w:sz w:val="19"/>
          <w:szCs w:val="19"/>
        </w:rPr>
        <w:t xml:space="preserve"> </w:t>
      </w:r>
      <w:r>
        <w:rPr>
          <w:rFonts w:ascii="Georgia" w:eastAsia="Georgia" w:hAnsi="Georgia" w:cs="Georgia"/>
          <w:i/>
          <w:sz w:val="19"/>
          <w:szCs w:val="19"/>
        </w:rPr>
        <w:t>Brain</w:t>
      </w:r>
      <w:r>
        <w:rPr>
          <w:rFonts w:ascii="Georgia" w:eastAsia="Georgia" w:hAnsi="Georgia" w:cs="Georgia"/>
          <w:i/>
          <w:spacing w:val="12"/>
          <w:sz w:val="19"/>
          <w:szCs w:val="19"/>
        </w:rPr>
        <w:t xml:space="preserve"> </w:t>
      </w:r>
      <w:proofErr w:type="spellStart"/>
      <w:r>
        <w:rPr>
          <w:rFonts w:ascii="Georgia" w:eastAsia="Georgia" w:hAnsi="Georgia" w:cs="Georgia"/>
          <w:i/>
          <w:sz w:val="19"/>
          <w:szCs w:val="19"/>
        </w:rPr>
        <w:t>Mapp</w:t>
      </w:r>
      <w:proofErr w:type="spellEnd"/>
      <w:r>
        <w:rPr>
          <w:rFonts w:ascii="Georgia" w:eastAsia="Georgia" w:hAnsi="Georgia" w:cs="Georgia"/>
          <w:i/>
          <w:spacing w:val="14"/>
          <w:sz w:val="19"/>
          <w:szCs w:val="19"/>
        </w:rPr>
        <w:t xml:space="preserve"> </w:t>
      </w:r>
      <w:r>
        <w:rPr>
          <w:rFonts w:ascii="Georgia" w:eastAsia="Georgia" w:hAnsi="Georgia" w:cs="Georgia"/>
          <w:sz w:val="19"/>
          <w:szCs w:val="19"/>
        </w:rPr>
        <w:t>35,</w:t>
      </w:r>
      <w:r>
        <w:rPr>
          <w:rFonts w:ascii="Georgia" w:eastAsia="Georgia" w:hAnsi="Georgia" w:cs="Georgia"/>
          <w:spacing w:val="21"/>
          <w:sz w:val="19"/>
          <w:szCs w:val="19"/>
        </w:rPr>
        <w:t xml:space="preserve"> </w:t>
      </w:r>
      <w:r>
        <w:rPr>
          <w:rFonts w:ascii="Georgia" w:eastAsia="Georgia" w:hAnsi="Georgia" w:cs="Georgia"/>
          <w:sz w:val="19"/>
          <w:szCs w:val="19"/>
        </w:rPr>
        <w:t xml:space="preserve">no. </w:t>
      </w:r>
      <w:r>
        <w:rPr>
          <w:rFonts w:ascii="Georgia" w:eastAsia="Georgia" w:hAnsi="Georgia" w:cs="Georgia"/>
          <w:spacing w:val="12"/>
          <w:sz w:val="19"/>
          <w:szCs w:val="19"/>
        </w:rPr>
        <w:t xml:space="preserve"> </w:t>
      </w:r>
      <w:proofErr w:type="gramStart"/>
      <w:r>
        <w:rPr>
          <w:rFonts w:ascii="Georgia" w:eastAsia="Georgia" w:hAnsi="Georgia" w:cs="Georgia"/>
          <w:sz w:val="19"/>
          <w:szCs w:val="19"/>
        </w:rPr>
        <w:t>3</w:t>
      </w:r>
      <w:r>
        <w:rPr>
          <w:rFonts w:ascii="Georgia" w:eastAsia="Georgia" w:hAnsi="Georgia" w:cs="Georgia"/>
          <w:spacing w:val="15"/>
          <w:sz w:val="19"/>
          <w:szCs w:val="19"/>
        </w:rPr>
        <w:t xml:space="preserve"> </w:t>
      </w:r>
      <w:r>
        <w:rPr>
          <w:rFonts w:ascii="Georgia" w:eastAsia="Georgia" w:hAnsi="Georgia" w:cs="Georgia"/>
          <w:sz w:val="19"/>
          <w:szCs w:val="19"/>
        </w:rPr>
        <w:t xml:space="preserve">(2014): </w:t>
      </w:r>
      <w:r>
        <w:rPr>
          <w:rFonts w:ascii="Georgia" w:eastAsia="Georgia" w:hAnsi="Georgia" w:cs="Georgia"/>
          <w:spacing w:val="7"/>
          <w:sz w:val="19"/>
          <w:szCs w:val="19"/>
        </w:rPr>
        <w:t xml:space="preserve"> </w:t>
      </w:r>
      <w:r>
        <w:rPr>
          <w:rFonts w:ascii="Georgia" w:eastAsia="Georgia" w:hAnsi="Georgia" w:cs="Georgia"/>
          <w:w w:val="102"/>
          <w:sz w:val="19"/>
          <w:szCs w:val="19"/>
        </w:rPr>
        <w:t>745–59.</w:t>
      </w:r>
      <w:proofErr w:type="gramEnd"/>
      <w:r>
        <w:rPr>
          <w:rFonts w:ascii="Georgia" w:eastAsia="Georgia" w:hAnsi="Georgia" w:cs="Georgia"/>
          <w:w w:val="102"/>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41">
        <w:r>
          <w:rPr>
            <w:rFonts w:ascii="Georgia" w:eastAsia="Georgia" w:hAnsi="Georgia" w:cs="Georgia"/>
            <w:color w:val="0000FF"/>
            <w:w w:val="102"/>
            <w:sz w:val="19"/>
            <w:szCs w:val="19"/>
          </w:rPr>
          <w:t>10.1002/hbm.22211</w:t>
        </w:r>
      </w:hyperlink>
    </w:p>
    <w:p w14:paraId="434AF72E" w14:textId="77777777" w:rsidR="00E61F9D" w:rsidRDefault="005C64D6">
      <w:pPr>
        <w:spacing w:before="59" w:after="0" w:line="277" w:lineRule="auto"/>
        <w:ind w:left="140" w:right="642"/>
        <w:jc w:val="both"/>
        <w:rPr>
          <w:rFonts w:ascii="Georgia" w:eastAsia="Georgia" w:hAnsi="Georgia" w:cs="Georgia"/>
          <w:sz w:val="19"/>
          <w:szCs w:val="19"/>
        </w:rPr>
      </w:pPr>
      <w:r>
        <w:rPr>
          <w:rFonts w:ascii="Georgia" w:eastAsia="Georgia" w:hAnsi="Georgia" w:cs="Georgia"/>
          <w:sz w:val="19"/>
          <w:szCs w:val="19"/>
        </w:rPr>
        <w:t xml:space="preserve">29. </w:t>
      </w:r>
      <w:r>
        <w:rPr>
          <w:rFonts w:ascii="Georgia" w:eastAsia="Georgia" w:hAnsi="Georgia" w:cs="Georgia"/>
          <w:spacing w:val="2"/>
          <w:sz w:val="19"/>
          <w:szCs w:val="19"/>
        </w:rPr>
        <w:t xml:space="preserve"> </w:t>
      </w:r>
      <w:r>
        <w:rPr>
          <w:rFonts w:ascii="Georgia" w:eastAsia="Georgia" w:hAnsi="Georgia" w:cs="Georgia"/>
          <w:sz w:val="19"/>
          <w:szCs w:val="19"/>
        </w:rPr>
        <w:t>Tustison,</w:t>
      </w:r>
      <w:r>
        <w:rPr>
          <w:rFonts w:ascii="Georgia" w:eastAsia="Georgia" w:hAnsi="Georgia" w:cs="Georgia"/>
          <w:spacing w:val="27"/>
          <w:sz w:val="19"/>
          <w:szCs w:val="19"/>
        </w:rPr>
        <w:t xml:space="preserve"> </w:t>
      </w:r>
      <w:r>
        <w:rPr>
          <w:rFonts w:ascii="Georgia" w:eastAsia="Georgia" w:hAnsi="Georgia" w:cs="Georgia"/>
          <w:sz w:val="19"/>
          <w:szCs w:val="19"/>
        </w:rPr>
        <w:t>N.</w:t>
      </w:r>
      <w:r>
        <w:rPr>
          <w:rFonts w:ascii="Georgia" w:eastAsia="Georgia" w:hAnsi="Georgia" w:cs="Georgia"/>
          <w:spacing w:val="13"/>
          <w:sz w:val="19"/>
          <w:szCs w:val="19"/>
        </w:rPr>
        <w:t xml:space="preserve"> </w:t>
      </w:r>
      <w:r>
        <w:rPr>
          <w:rFonts w:ascii="Georgia" w:eastAsia="Georgia" w:hAnsi="Georgia" w:cs="Georgia"/>
          <w:sz w:val="19"/>
          <w:szCs w:val="19"/>
        </w:rPr>
        <w:t>J.,</w:t>
      </w:r>
      <w:r>
        <w:rPr>
          <w:rFonts w:ascii="Georgia" w:eastAsia="Georgia" w:hAnsi="Georgia" w:cs="Georgia"/>
          <w:spacing w:val="17"/>
          <w:sz w:val="19"/>
          <w:szCs w:val="19"/>
        </w:rPr>
        <w:t xml:space="preserve"> </w:t>
      </w:r>
      <w:proofErr w:type="spellStart"/>
      <w:r>
        <w:rPr>
          <w:rFonts w:ascii="Georgia" w:eastAsia="Georgia" w:hAnsi="Georgia" w:cs="Georgia"/>
          <w:sz w:val="19"/>
          <w:szCs w:val="19"/>
        </w:rPr>
        <w:t>Contrella</w:t>
      </w:r>
      <w:proofErr w:type="spellEnd"/>
      <w:r>
        <w:rPr>
          <w:rFonts w:ascii="Georgia" w:eastAsia="Georgia" w:hAnsi="Georgia" w:cs="Georgia"/>
          <w:sz w:val="19"/>
          <w:szCs w:val="19"/>
        </w:rPr>
        <w:t>,</w:t>
      </w:r>
      <w:r>
        <w:rPr>
          <w:rFonts w:ascii="Georgia" w:eastAsia="Georgia" w:hAnsi="Georgia" w:cs="Georgia"/>
          <w:spacing w:val="28"/>
          <w:sz w:val="19"/>
          <w:szCs w:val="19"/>
        </w:rPr>
        <w:t xml:space="preserve"> </w:t>
      </w:r>
      <w:r>
        <w:rPr>
          <w:rFonts w:ascii="Georgia" w:eastAsia="Georgia" w:hAnsi="Georgia" w:cs="Georgia"/>
          <w:sz w:val="19"/>
          <w:szCs w:val="19"/>
        </w:rPr>
        <w:t>B.,</w:t>
      </w:r>
      <w:r>
        <w:rPr>
          <w:rFonts w:ascii="Georgia" w:eastAsia="Georgia" w:hAnsi="Georgia" w:cs="Georgia"/>
          <w:spacing w:val="18"/>
          <w:sz w:val="19"/>
          <w:szCs w:val="19"/>
        </w:rPr>
        <w:t xml:space="preserve"> </w:t>
      </w:r>
      <w:proofErr w:type="spellStart"/>
      <w:r>
        <w:rPr>
          <w:rFonts w:ascii="Georgia" w:eastAsia="Georgia" w:hAnsi="Georgia" w:cs="Georgia"/>
          <w:sz w:val="19"/>
          <w:szCs w:val="19"/>
        </w:rPr>
        <w:t>Altes</w:t>
      </w:r>
      <w:proofErr w:type="spellEnd"/>
      <w:r>
        <w:rPr>
          <w:rFonts w:ascii="Georgia" w:eastAsia="Georgia" w:hAnsi="Georgia" w:cs="Georgia"/>
          <w:sz w:val="19"/>
          <w:szCs w:val="19"/>
        </w:rPr>
        <w:t>,</w:t>
      </w:r>
      <w:r>
        <w:rPr>
          <w:rFonts w:ascii="Georgia" w:eastAsia="Georgia" w:hAnsi="Georgia" w:cs="Georgia"/>
          <w:spacing w:val="20"/>
          <w:sz w:val="19"/>
          <w:szCs w:val="19"/>
        </w:rPr>
        <w:t xml:space="preserve"> </w:t>
      </w:r>
      <w:r>
        <w:rPr>
          <w:rFonts w:ascii="Georgia" w:eastAsia="Georgia" w:hAnsi="Georgia" w:cs="Georgia"/>
          <w:sz w:val="19"/>
          <w:szCs w:val="19"/>
        </w:rPr>
        <w:t>T.</w:t>
      </w:r>
      <w:r>
        <w:rPr>
          <w:rFonts w:ascii="Georgia" w:eastAsia="Georgia" w:hAnsi="Georgia" w:cs="Georgia"/>
          <w:spacing w:val="14"/>
          <w:sz w:val="19"/>
          <w:szCs w:val="19"/>
        </w:rPr>
        <w:t xml:space="preserve"> </w:t>
      </w:r>
      <w:r>
        <w:rPr>
          <w:rFonts w:ascii="Georgia" w:eastAsia="Georgia" w:hAnsi="Georgia" w:cs="Georgia"/>
          <w:sz w:val="19"/>
          <w:szCs w:val="19"/>
        </w:rPr>
        <w:t>A.,</w:t>
      </w:r>
      <w:r>
        <w:rPr>
          <w:rFonts w:ascii="Georgia" w:eastAsia="Georgia" w:hAnsi="Georgia" w:cs="Georgia"/>
          <w:spacing w:val="18"/>
          <w:sz w:val="19"/>
          <w:szCs w:val="19"/>
        </w:rPr>
        <w:t xml:space="preserve"> </w:t>
      </w:r>
      <w:proofErr w:type="spellStart"/>
      <w:r>
        <w:rPr>
          <w:rFonts w:ascii="Georgia" w:eastAsia="Georgia" w:hAnsi="Georgia" w:cs="Georgia"/>
          <w:sz w:val="19"/>
          <w:szCs w:val="19"/>
        </w:rPr>
        <w:t>Avants</w:t>
      </w:r>
      <w:proofErr w:type="spellEnd"/>
      <w:r>
        <w:rPr>
          <w:rFonts w:ascii="Georgia" w:eastAsia="Georgia" w:hAnsi="Georgia" w:cs="Georgia"/>
          <w:sz w:val="19"/>
          <w:szCs w:val="19"/>
        </w:rPr>
        <w:t>,</w:t>
      </w:r>
      <w:r>
        <w:rPr>
          <w:rFonts w:ascii="Georgia" w:eastAsia="Georgia" w:hAnsi="Georgia" w:cs="Georgia"/>
          <w:spacing w:val="24"/>
          <w:sz w:val="19"/>
          <w:szCs w:val="19"/>
        </w:rPr>
        <w:t xml:space="preserve"> </w:t>
      </w:r>
      <w:r>
        <w:rPr>
          <w:rFonts w:ascii="Georgia" w:eastAsia="Georgia" w:hAnsi="Georgia" w:cs="Georgia"/>
          <w:sz w:val="19"/>
          <w:szCs w:val="19"/>
        </w:rPr>
        <w:t>B.</w:t>
      </w:r>
      <w:r>
        <w:rPr>
          <w:rFonts w:ascii="Georgia" w:eastAsia="Georgia" w:hAnsi="Georgia" w:cs="Georgia"/>
          <w:spacing w:val="14"/>
          <w:sz w:val="19"/>
          <w:szCs w:val="19"/>
        </w:rPr>
        <w:t xml:space="preserve"> </w:t>
      </w:r>
      <w:r>
        <w:rPr>
          <w:rFonts w:ascii="Georgia" w:eastAsia="Georgia" w:hAnsi="Georgia" w:cs="Georgia"/>
          <w:sz w:val="19"/>
          <w:szCs w:val="19"/>
        </w:rPr>
        <w:t>B.,</w:t>
      </w:r>
      <w:r>
        <w:rPr>
          <w:rFonts w:ascii="Georgia" w:eastAsia="Georgia" w:hAnsi="Georgia" w:cs="Georgia"/>
          <w:spacing w:val="18"/>
          <w:sz w:val="19"/>
          <w:szCs w:val="19"/>
        </w:rPr>
        <w:t xml:space="preserve"> </w:t>
      </w:r>
      <w:r>
        <w:rPr>
          <w:rFonts w:ascii="Georgia" w:eastAsia="Georgia" w:hAnsi="Georgia" w:cs="Georgia"/>
          <w:sz w:val="19"/>
          <w:szCs w:val="19"/>
        </w:rPr>
        <w:t>Lange,</w:t>
      </w:r>
      <w:r>
        <w:rPr>
          <w:rFonts w:ascii="Georgia" w:eastAsia="Georgia" w:hAnsi="Georgia" w:cs="Georgia"/>
          <w:spacing w:val="22"/>
          <w:sz w:val="19"/>
          <w:szCs w:val="19"/>
        </w:rPr>
        <w:t xml:space="preserve"> </w:t>
      </w:r>
      <w:r>
        <w:rPr>
          <w:rFonts w:ascii="Georgia" w:eastAsia="Georgia" w:hAnsi="Georgia" w:cs="Georgia"/>
          <w:sz w:val="19"/>
          <w:szCs w:val="19"/>
        </w:rPr>
        <w:t>E.</w:t>
      </w:r>
      <w:r>
        <w:rPr>
          <w:rFonts w:ascii="Georgia" w:eastAsia="Georgia" w:hAnsi="Georgia" w:cs="Georgia"/>
          <w:spacing w:val="12"/>
          <w:sz w:val="19"/>
          <w:szCs w:val="19"/>
        </w:rPr>
        <w:t xml:space="preserve"> </w:t>
      </w:r>
      <w:r>
        <w:rPr>
          <w:rFonts w:ascii="Georgia" w:eastAsia="Georgia" w:hAnsi="Georgia" w:cs="Georgia"/>
          <w:sz w:val="19"/>
          <w:szCs w:val="19"/>
        </w:rPr>
        <w:t>E.</w:t>
      </w:r>
      <w:r>
        <w:rPr>
          <w:rFonts w:ascii="Georgia" w:eastAsia="Georgia" w:hAnsi="Georgia" w:cs="Georgia"/>
          <w:spacing w:val="12"/>
          <w:sz w:val="19"/>
          <w:szCs w:val="19"/>
        </w:rPr>
        <w:t xml:space="preserve"> </w:t>
      </w:r>
      <w:r>
        <w:rPr>
          <w:rFonts w:ascii="Georgia" w:eastAsia="Georgia" w:hAnsi="Georgia" w:cs="Georgia"/>
          <w:sz w:val="19"/>
          <w:szCs w:val="19"/>
        </w:rPr>
        <w:t>de,</w:t>
      </w:r>
      <w:r>
        <w:rPr>
          <w:rFonts w:ascii="Georgia" w:eastAsia="Georgia" w:hAnsi="Georgia" w:cs="Georgia"/>
          <w:spacing w:val="16"/>
          <w:sz w:val="19"/>
          <w:szCs w:val="19"/>
        </w:rPr>
        <w:t xml:space="preserve"> </w:t>
      </w:r>
      <w:r>
        <w:rPr>
          <w:rFonts w:ascii="Georgia" w:eastAsia="Georgia" w:hAnsi="Georgia" w:cs="Georgia"/>
          <w:sz w:val="19"/>
          <w:szCs w:val="19"/>
        </w:rPr>
        <w:t>and</w:t>
      </w:r>
      <w:r>
        <w:rPr>
          <w:rFonts w:ascii="Georgia" w:eastAsia="Georgia" w:hAnsi="Georgia" w:cs="Georgia"/>
          <w:spacing w:val="15"/>
          <w:sz w:val="19"/>
          <w:szCs w:val="19"/>
        </w:rPr>
        <w:t xml:space="preserve"> </w:t>
      </w:r>
      <w:proofErr w:type="spellStart"/>
      <w:r>
        <w:rPr>
          <w:rFonts w:ascii="Georgia" w:eastAsia="Georgia" w:hAnsi="Georgia" w:cs="Georgia"/>
          <w:sz w:val="19"/>
          <w:szCs w:val="19"/>
        </w:rPr>
        <w:t>Mugler</w:t>
      </w:r>
      <w:proofErr w:type="spellEnd"/>
      <w:r>
        <w:rPr>
          <w:rFonts w:ascii="Georgia" w:eastAsia="Georgia" w:hAnsi="Georgia" w:cs="Georgia"/>
          <w:sz w:val="19"/>
          <w:szCs w:val="19"/>
        </w:rPr>
        <w:t>,</w:t>
      </w:r>
      <w:r>
        <w:rPr>
          <w:rFonts w:ascii="Georgia" w:eastAsia="Georgia" w:hAnsi="Georgia" w:cs="Georgia"/>
          <w:spacing w:val="24"/>
          <w:sz w:val="19"/>
          <w:szCs w:val="19"/>
        </w:rPr>
        <w:t xml:space="preserve"> </w:t>
      </w:r>
      <w:r>
        <w:rPr>
          <w:rFonts w:ascii="Georgia" w:eastAsia="Georgia" w:hAnsi="Georgia" w:cs="Georgia"/>
          <w:sz w:val="19"/>
          <w:szCs w:val="19"/>
        </w:rPr>
        <w:t>J.</w:t>
      </w:r>
      <w:r>
        <w:rPr>
          <w:rFonts w:ascii="Georgia" w:eastAsia="Georgia" w:hAnsi="Georgia" w:cs="Georgia"/>
          <w:spacing w:val="13"/>
          <w:sz w:val="19"/>
          <w:szCs w:val="19"/>
        </w:rPr>
        <w:t xml:space="preserve"> </w:t>
      </w:r>
      <w:r>
        <w:rPr>
          <w:rFonts w:ascii="Georgia" w:eastAsia="Georgia" w:hAnsi="Georgia" w:cs="Georgia"/>
          <w:sz w:val="19"/>
          <w:szCs w:val="19"/>
        </w:rPr>
        <w:t>P.</w:t>
      </w:r>
      <w:r>
        <w:rPr>
          <w:rFonts w:ascii="Georgia" w:eastAsia="Georgia" w:hAnsi="Georgia" w:cs="Georgia"/>
          <w:spacing w:val="14"/>
          <w:sz w:val="19"/>
          <w:szCs w:val="19"/>
        </w:rPr>
        <w:t xml:space="preserve"> </w:t>
      </w:r>
      <w:r>
        <w:rPr>
          <w:rFonts w:ascii="Georgia" w:eastAsia="Georgia" w:hAnsi="Georgia" w:cs="Georgia"/>
          <w:spacing w:val="-2"/>
          <w:sz w:val="19"/>
          <w:szCs w:val="19"/>
        </w:rPr>
        <w:t>“</w:t>
      </w:r>
      <w:r>
        <w:rPr>
          <w:rFonts w:ascii="Georgia" w:eastAsia="Georgia" w:hAnsi="Georgia" w:cs="Georgia"/>
          <w:b/>
          <w:bCs/>
          <w:sz w:val="19"/>
          <w:szCs w:val="19"/>
        </w:rPr>
        <w:t>Longitudinal</w:t>
      </w:r>
      <w:r>
        <w:rPr>
          <w:rFonts w:ascii="Georgia" w:eastAsia="Georgia" w:hAnsi="Georgia" w:cs="Georgia"/>
          <w:b/>
          <w:bCs/>
          <w:spacing w:val="36"/>
          <w:sz w:val="19"/>
          <w:szCs w:val="19"/>
        </w:rPr>
        <w:t xml:space="preserve"> </w:t>
      </w:r>
      <w:r>
        <w:rPr>
          <w:rFonts w:ascii="Georgia" w:eastAsia="Georgia" w:hAnsi="Georgia" w:cs="Georgia"/>
          <w:b/>
          <w:bCs/>
          <w:w w:val="102"/>
          <w:sz w:val="19"/>
          <w:szCs w:val="19"/>
        </w:rPr>
        <w:t xml:space="preserve">Assessment </w:t>
      </w:r>
      <w:r>
        <w:rPr>
          <w:rFonts w:ascii="Georgia" w:eastAsia="Georgia" w:hAnsi="Georgia" w:cs="Georgia"/>
          <w:b/>
          <w:bCs/>
          <w:sz w:val="19"/>
          <w:szCs w:val="19"/>
        </w:rPr>
        <w:t>of</w:t>
      </w:r>
      <w:r>
        <w:rPr>
          <w:rFonts w:ascii="Georgia" w:eastAsia="Georgia" w:hAnsi="Georgia" w:cs="Georgia"/>
          <w:b/>
          <w:bCs/>
          <w:spacing w:val="24"/>
          <w:sz w:val="19"/>
          <w:szCs w:val="19"/>
        </w:rPr>
        <w:t xml:space="preserve"> </w:t>
      </w:r>
      <w:r>
        <w:rPr>
          <w:rFonts w:ascii="Georgia" w:eastAsia="Georgia" w:hAnsi="Georgia" w:cs="Georgia"/>
          <w:b/>
          <w:bCs/>
          <w:sz w:val="19"/>
          <w:szCs w:val="19"/>
        </w:rPr>
        <w:t>Treatment</w:t>
      </w:r>
      <w:r>
        <w:rPr>
          <w:rFonts w:ascii="Georgia" w:eastAsia="Georgia" w:hAnsi="Georgia" w:cs="Georgia"/>
          <w:b/>
          <w:bCs/>
          <w:spacing w:val="41"/>
          <w:sz w:val="19"/>
          <w:szCs w:val="19"/>
        </w:rPr>
        <w:t xml:space="preserve"> </w:t>
      </w:r>
      <w:r>
        <w:rPr>
          <w:rFonts w:ascii="Georgia" w:eastAsia="Georgia" w:hAnsi="Georgia" w:cs="Georgia"/>
          <w:b/>
          <w:bCs/>
          <w:sz w:val="19"/>
          <w:szCs w:val="19"/>
        </w:rPr>
        <w:t>Effects</w:t>
      </w:r>
      <w:r>
        <w:rPr>
          <w:rFonts w:ascii="Georgia" w:eastAsia="Georgia" w:hAnsi="Georgia" w:cs="Georgia"/>
          <w:b/>
          <w:bCs/>
          <w:spacing w:val="33"/>
          <w:sz w:val="19"/>
          <w:szCs w:val="19"/>
        </w:rPr>
        <w:t xml:space="preserve"> </w:t>
      </w:r>
      <w:r>
        <w:rPr>
          <w:rFonts w:ascii="Georgia" w:eastAsia="Georgia" w:hAnsi="Georgia" w:cs="Georgia"/>
          <w:b/>
          <w:bCs/>
          <w:sz w:val="19"/>
          <w:szCs w:val="19"/>
        </w:rPr>
        <w:t>on</w:t>
      </w:r>
      <w:r>
        <w:rPr>
          <w:rFonts w:ascii="Georgia" w:eastAsia="Georgia" w:hAnsi="Georgia" w:cs="Georgia"/>
          <w:b/>
          <w:bCs/>
          <w:spacing w:val="25"/>
          <w:sz w:val="19"/>
          <w:szCs w:val="19"/>
        </w:rPr>
        <w:t xml:space="preserve"> </w:t>
      </w:r>
      <w:r>
        <w:rPr>
          <w:rFonts w:ascii="Georgia" w:eastAsia="Georgia" w:hAnsi="Georgia" w:cs="Georgia"/>
          <w:b/>
          <w:bCs/>
          <w:sz w:val="19"/>
          <w:szCs w:val="19"/>
        </w:rPr>
        <w:t>Pulmonary</w:t>
      </w:r>
      <w:r>
        <w:rPr>
          <w:rFonts w:ascii="Georgia" w:eastAsia="Georgia" w:hAnsi="Georgia" w:cs="Georgia"/>
          <w:b/>
          <w:bCs/>
          <w:spacing w:val="42"/>
          <w:sz w:val="19"/>
          <w:szCs w:val="19"/>
        </w:rPr>
        <w:t xml:space="preserve"> </w:t>
      </w:r>
      <w:r>
        <w:rPr>
          <w:rFonts w:ascii="Georgia" w:eastAsia="Georgia" w:hAnsi="Georgia" w:cs="Georgia"/>
          <w:b/>
          <w:bCs/>
          <w:sz w:val="19"/>
          <w:szCs w:val="19"/>
        </w:rPr>
        <w:t>Ventilation</w:t>
      </w:r>
      <w:r>
        <w:rPr>
          <w:rFonts w:ascii="Georgia" w:eastAsia="Georgia" w:hAnsi="Georgia" w:cs="Georgia"/>
          <w:b/>
          <w:bCs/>
          <w:spacing w:val="42"/>
          <w:sz w:val="19"/>
          <w:szCs w:val="19"/>
        </w:rPr>
        <w:t xml:space="preserve"> </w:t>
      </w:r>
      <w:r>
        <w:rPr>
          <w:rFonts w:ascii="Georgia" w:eastAsia="Georgia" w:hAnsi="Georgia" w:cs="Georgia"/>
          <w:b/>
          <w:bCs/>
          <w:sz w:val="19"/>
          <w:szCs w:val="19"/>
        </w:rPr>
        <w:t>Using</w:t>
      </w:r>
      <w:r>
        <w:rPr>
          <w:rFonts w:ascii="Georgia" w:eastAsia="Georgia" w:hAnsi="Georgia" w:cs="Georgia"/>
          <w:b/>
          <w:bCs/>
          <w:spacing w:val="31"/>
          <w:sz w:val="19"/>
          <w:szCs w:val="19"/>
        </w:rPr>
        <w:t xml:space="preserve"> </w:t>
      </w:r>
      <w:r>
        <w:rPr>
          <w:rFonts w:ascii="Georgia" w:eastAsia="Georgia" w:hAnsi="Georgia" w:cs="Georgia"/>
          <w:b/>
          <w:bCs/>
          <w:sz w:val="19"/>
          <w:szCs w:val="19"/>
        </w:rPr>
        <w:t>1H/3He</w:t>
      </w:r>
      <w:r>
        <w:rPr>
          <w:rFonts w:ascii="Georgia" w:eastAsia="Georgia" w:hAnsi="Georgia" w:cs="Georgia"/>
          <w:b/>
          <w:bCs/>
          <w:spacing w:val="35"/>
          <w:sz w:val="19"/>
          <w:szCs w:val="19"/>
        </w:rPr>
        <w:t xml:space="preserve"> </w:t>
      </w:r>
      <w:r>
        <w:rPr>
          <w:rFonts w:ascii="Georgia" w:eastAsia="Georgia" w:hAnsi="Georgia" w:cs="Georgia"/>
          <w:b/>
          <w:bCs/>
          <w:sz w:val="19"/>
          <w:szCs w:val="19"/>
        </w:rPr>
        <w:t>MRI</w:t>
      </w:r>
      <w:r>
        <w:rPr>
          <w:rFonts w:ascii="Georgia" w:eastAsia="Georgia" w:hAnsi="Georgia" w:cs="Georgia"/>
          <w:b/>
          <w:bCs/>
          <w:spacing w:val="29"/>
          <w:sz w:val="19"/>
          <w:szCs w:val="19"/>
        </w:rPr>
        <w:t xml:space="preserve"> </w:t>
      </w:r>
      <w:r>
        <w:rPr>
          <w:rFonts w:ascii="Georgia" w:eastAsia="Georgia" w:hAnsi="Georgia" w:cs="Georgia"/>
          <w:b/>
          <w:bCs/>
          <w:sz w:val="19"/>
          <w:szCs w:val="19"/>
        </w:rPr>
        <w:t>Multivariate</w:t>
      </w:r>
      <w:r>
        <w:rPr>
          <w:rFonts w:ascii="Georgia" w:eastAsia="Georgia" w:hAnsi="Georgia" w:cs="Georgia"/>
          <w:b/>
          <w:bCs/>
          <w:spacing w:val="44"/>
          <w:sz w:val="19"/>
          <w:szCs w:val="19"/>
        </w:rPr>
        <w:t xml:space="preserve"> </w:t>
      </w:r>
      <w:r>
        <w:rPr>
          <w:rFonts w:ascii="Georgia" w:eastAsia="Georgia" w:hAnsi="Georgia" w:cs="Georgia"/>
          <w:b/>
          <w:bCs/>
          <w:sz w:val="19"/>
          <w:szCs w:val="19"/>
        </w:rPr>
        <w:t>Template</w:t>
      </w:r>
      <w:r>
        <w:rPr>
          <w:rFonts w:ascii="Georgia" w:eastAsia="Georgia" w:hAnsi="Georgia" w:cs="Georgia"/>
          <w:b/>
          <w:bCs/>
          <w:spacing w:val="-1"/>
          <w:sz w:val="19"/>
          <w:szCs w:val="19"/>
        </w:rPr>
        <w:t>s</w:t>
      </w:r>
      <w:r>
        <w:rPr>
          <w:rFonts w:ascii="Georgia" w:eastAsia="Georgia" w:hAnsi="Georgia" w:cs="Georgia"/>
          <w:sz w:val="19"/>
          <w:szCs w:val="19"/>
        </w:rPr>
        <w:t>”</w:t>
      </w:r>
      <w:r>
        <w:rPr>
          <w:rFonts w:ascii="Georgia" w:eastAsia="Georgia" w:hAnsi="Georgia" w:cs="Georgia"/>
          <w:spacing w:val="41"/>
          <w:sz w:val="19"/>
          <w:szCs w:val="19"/>
        </w:rPr>
        <w:t xml:space="preserve"> </w:t>
      </w:r>
      <w:r>
        <w:rPr>
          <w:rFonts w:ascii="Georgia" w:eastAsia="Georgia" w:hAnsi="Georgia" w:cs="Georgia"/>
          <w:i/>
          <w:sz w:val="19"/>
          <w:szCs w:val="19"/>
        </w:rPr>
        <w:t xml:space="preserve">Proc. </w:t>
      </w:r>
      <w:r>
        <w:rPr>
          <w:rFonts w:ascii="Georgia" w:eastAsia="Georgia" w:hAnsi="Georgia" w:cs="Georgia"/>
          <w:i/>
          <w:spacing w:val="22"/>
          <w:sz w:val="19"/>
          <w:szCs w:val="19"/>
        </w:rPr>
        <w:t xml:space="preserve"> </w:t>
      </w:r>
      <w:proofErr w:type="spellStart"/>
      <w:proofErr w:type="gramStart"/>
      <w:r>
        <w:rPr>
          <w:rFonts w:ascii="Georgia" w:eastAsia="Georgia" w:hAnsi="Georgia" w:cs="Georgia"/>
          <w:i/>
          <w:sz w:val="19"/>
          <w:szCs w:val="19"/>
        </w:rPr>
        <w:t>sPIE</w:t>
      </w:r>
      <w:proofErr w:type="spellEnd"/>
      <w:proofErr w:type="gramEnd"/>
      <w:r>
        <w:rPr>
          <w:rFonts w:ascii="Georgia" w:eastAsia="Georgia" w:hAnsi="Georgia" w:cs="Georgia"/>
          <w:i/>
          <w:spacing w:val="18"/>
          <w:sz w:val="19"/>
          <w:szCs w:val="19"/>
        </w:rPr>
        <w:t xml:space="preserve"> </w:t>
      </w:r>
      <w:r>
        <w:rPr>
          <w:rFonts w:ascii="Georgia" w:eastAsia="Georgia" w:hAnsi="Georgia" w:cs="Georgia"/>
          <w:i/>
          <w:sz w:val="19"/>
          <w:szCs w:val="19"/>
        </w:rPr>
        <w:t>8672, medical imaging 2013:</w:t>
      </w:r>
      <w:r>
        <w:rPr>
          <w:rFonts w:ascii="Georgia" w:eastAsia="Georgia" w:hAnsi="Georgia" w:cs="Georgia"/>
          <w:i/>
          <w:spacing w:val="16"/>
          <w:sz w:val="19"/>
          <w:szCs w:val="19"/>
        </w:rPr>
        <w:t xml:space="preserve"> </w:t>
      </w:r>
      <w:r>
        <w:rPr>
          <w:rFonts w:ascii="Georgia" w:eastAsia="Georgia" w:hAnsi="Georgia" w:cs="Georgia"/>
          <w:i/>
          <w:sz w:val="19"/>
          <w:szCs w:val="19"/>
        </w:rPr>
        <w:t>Biomedical applications in molecular, structural, and functional imaging</w:t>
      </w:r>
      <w:r>
        <w:rPr>
          <w:rFonts w:ascii="Georgia" w:eastAsia="Georgia" w:hAnsi="Georgia" w:cs="Georgia"/>
          <w:i/>
          <w:spacing w:val="2"/>
          <w:sz w:val="19"/>
          <w:szCs w:val="19"/>
        </w:rPr>
        <w:t xml:space="preserve"> </w:t>
      </w:r>
      <w:r>
        <w:rPr>
          <w:rFonts w:ascii="Georgia" w:eastAsia="Georgia" w:hAnsi="Georgia" w:cs="Georgia"/>
          <w:w w:val="102"/>
          <w:sz w:val="19"/>
          <w:szCs w:val="19"/>
        </w:rPr>
        <w:t>(2013):</w:t>
      </w:r>
    </w:p>
    <w:p w14:paraId="2DF976EE" w14:textId="77777777" w:rsidR="00E61F9D" w:rsidRDefault="005C64D6">
      <w:pPr>
        <w:spacing w:before="60" w:after="0" w:line="240" w:lineRule="auto"/>
        <w:ind w:left="140" w:right="668"/>
        <w:jc w:val="both"/>
        <w:rPr>
          <w:rFonts w:ascii="Georgia" w:eastAsia="Georgia" w:hAnsi="Georgia" w:cs="Georgia"/>
          <w:sz w:val="19"/>
          <w:szCs w:val="19"/>
        </w:rPr>
      </w:pPr>
      <w:r>
        <w:rPr>
          <w:rFonts w:ascii="Georgia" w:eastAsia="Georgia" w:hAnsi="Georgia" w:cs="Georgia"/>
          <w:sz w:val="19"/>
          <w:szCs w:val="19"/>
        </w:rPr>
        <w:t xml:space="preserve">30. </w:t>
      </w:r>
      <w:r>
        <w:rPr>
          <w:rFonts w:ascii="Georgia" w:eastAsia="Georgia" w:hAnsi="Georgia" w:cs="Georgia"/>
          <w:spacing w:val="5"/>
          <w:sz w:val="19"/>
          <w:szCs w:val="19"/>
        </w:rPr>
        <w:t xml:space="preserve"> </w:t>
      </w:r>
      <w:proofErr w:type="spellStart"/>
      <w:r>
        <w:rPr>
          <w:rFonts w:ascii="Georgia" w:eastAsia="Georgia" w:hAnsi="Georgia" w:cs="Georgia"/>
          <w:sz w:val="19"/>
          <w:szCs w:val="19"/>
        </w:rPr>
        <w:t>Vannier</w:t>
      </w:r>
      <w:proofErr w:type="spellEnd"/>
      <w:r>
        <w:rPr>
          <w:rFonts w:ascii="Georgia" w:eastAsia="Georgia" w:hAnsi="Georgia" w:cs="Georgia"/>
          <w:sz w:val="19"/>
          <w:szCs w:val="19"/>
        </w:rPr>
        <w:t>,</w:t>
      </w:r>
      <w:r>
        <w:rPr>
          <w:rFonts w:ascii="Georgia" w:eastAsia="Georgia" w:hAnsi="Georgia" w:cs="Georgia"/>
          <w:spacing w:val="26"/>
          <w:sz w:val="19"/>
          <w:szCs w:val="19"/>
        </w:rPr>
        <w:t xml:space="preserve"> </w:t>
      </w:r>
      <w:r>
        <w:rPr>
          <w:rFonts w:ascii="Georgia" w:eastAsia="Georgia" w:hAnsi="Georgia" w:cs="Georgia"/>
          <w:sz w:val="19"/>
          <w:szCs w:val="19"/>
        </w:rPr>
        <w:t>M.</w:t>
      </w:r>
      <w:r>
        <w:rPr>
          <w:rFonts w:ascii="Georgia" w:eastAsia="Georgia" w:hAnsi="Georgia" w:cs="Georgia"/>
          <w:spacing w:val="15"/>
          <w:sz w:val="19"/>
          <w:szCs w:val="19"/>
        </w:rPr>
        <w:t xml:space="preserve"> </w:t>
      </w:r>
      <w:r>
        <w:rPr>
          <w:rFonts w:ascii="Georgia" w:eastAsia="Georgia" w:hAnsi="Georgia" w:cs="Georgia"/>
          <w:sz w:val="19"/>
          <w:szCs w:val="19"/>
        </w:rPr>
        <w:t>W.,</w:t>
      </w:r>
      <w:r>
        <w:rPr>
          <w:rFonts w:ascii="Georgia" w:eastAsia="Georgia" w:hAnsi="Georgia" w:cs="Georgia"/>
          <w:spacing w:val="21"/>
          <w:sz w:val="19"/>
          <w:szCs w:val="19"/>
        </w:rPr>
        <w:t xml:space="preserve"> </w:t>
      </w:r>
      <w:r>
        <w:rPr>
          <w:rFonts w:ascii="Georgia" w:eastAsia="Georgia" w:hAnsi="Georgia" w:cs="Georgia"/>
          <w:sz w:val="19"/>
          <w:szCs w:val="19"/>
        </w:rPr>
        <w:t>Butterfield,</w:t>
      </w:r>
      <w:r>
        <w:rPr>
          <w:rFonts w:ascii="Georgia" w:eastAsia="Georgia" w:hAnsi="Georgia" w:cs="Georgia"/>
          <w:spacing w:val="31"/>
          <w:sz w:val="19"/>
          <w:szCs w:val="19"/>
        </w:rPr>
        <w:t xml:space="preserve"> </w:t>
      </w:r>
      <w:r>
        <w:rPr>
          <w:rFonts w:ascii="Georgia" w:eastAsia="Georgia" w:hAnsi="Georgia" w:cs="Georgia"/>
          <w:sz w:val="19"/>
          <w:szCs w:val="19"/>
        </w:rPr>
        <w:t>R.</w:t>
      </w:r>
      <w:r>
        <w:rPr>
          <w:rFonts w:ascii="Georgia" w:eastAsia="Georgia" w:hAnsi="Georgia" w:cs="Georgia"/>
          <w:spacing w:val="16"/>
          <w:sz w:val="19"/>
          <w:szCs w:val="19"/>
        </w:rPr>
        <w:t xml:space="preserve"> </w:t>
      </w:r>
      <w:r>
        <w:rPr>
          <w:rFonts w:ascii="Georgia" w:eastAsia="Georgia" w:hAnsi="Georgia" w:cs="Georgia"/>
          <w:sz w:val="19"/>
          <w:szCs w:val="19"/>
        </w:rPr>
        <w:t>L.,</w:t>
      </w:r>
      <w:r>
        <w:rPr>
          <w:rFonts w:ascii="Georgia" w:eastAsia="Georgia" w:hAnsi="Georgia" w:cs="Georgia"/>
          <w:spacing w:val="18"/>
          <w:sz w:val="19"/>
          <w:szCs w:val="19"/>
        </w:rPr>
        <w:t xml:space="preserve"> </w:t>
      </w:r>
      <w:r>
        <w:rPr>
          <w:rFonts w:ascii="Georgia" w:eastAsia="Georgia" w:hAnsi="Georgia" w:cs="Georgia"/>
          <w:sz w:val="19"/>
          <w:szCs w:val="19"/>
        </w:rPr>
        <w:t>Jordan,</w:t>
      </w:r>
      <w:r>
        <w:rPr>
          <w:rFonts w:ascii="Georgia" w:eastAsia="Georgia" w:hAnsi="Georgia" w:cs="Georgia"/>
          <w:spacing w:val="25"/>
          <w:sz w:val="19"/>
          <w:szCs w:val="19"/>
        </w:rPr>
        <w:t xml:space="preserve"> </w:t>
      </w:r>
      <w:r>
        <w:rPr>
          <w:rFonts w:ascii="Georgia" w:eastAsia="Georgia" w:hAnsi="Georgia" w:cs="Georgia"/>
          <w:sz w:val="19"/>
          <w:szCs w:val="19"/>
        </w:rPr>
        <w:t>D.,</w:t>
      </w:r>
      <w:r>
        <w:rPr>
          <w:rFonts w:ascii="Georgia" w:eastAsia="Georgia" w:hAnsi="Georgia" w:cs="Georgia"/>
          <w:spacing w:val="17"/>
          <w:sz w:val="19"/>
          <w:szCs w:val="19"/>
        </w:rPr>
        <w:t xml:space="preserve"> </w:t>
      </w:r>
      <w:r>
        <w:rPr>
          <w:rFonts w:ascii="Georgia" w:eastAsia="Georgia" w:hAnsi="Georgia" w:cs="Georgia"/>
          <w:sz w:val="19"/>
          <w:szCs w:val="19"/>
        </w:rPr>
        <w:t>Murphy,</w:t>
      </w:r>
      <w:r>
        <w:rPr>
          <w:rFonts w:ascii="Georgia" w:eastAsia="Georgia" w:hAnsi="Georgia" w:cs="Georgia"/>
          <w:spacing w:val="27"/>
          <w:sz w:val="19"/>
          <w:szCs w:val="19"/>
        </w:rPr>
        <w:t xml:space="preserve"> </w:t>
      </w:r>
      <w:r>
        <w:rPr>
          <w:rFonts w:ascii="Georgia" w:eastAsia="Georgia" w:hAnsi="Georgia" w:cs="Georgia"/>
          <w:sz w:val="19"/>
          <w:szCs w:val="19"/>
        </w:rPr>
        <w:t>W.</w:t>
      </w:r>
      <w:r>
        <w:rPr>
          <w:rFonts w:ascii="Georgia" w:eastAsia="Georgia" w:hAnsi="Georgia" w:cs="Georgia"/>
          <w:spacing w:val="15"/>
          <w:sz w:val="19"/>
          <w:szCs w:val="19"/>
        </w:rPr>
        <w:t xml:space="preserve"> </w:t>
      </w:r>
      <w:r>
        <w:rPr>
          <w:rFonts w:ascii="Georgia" w:eastAsia="Georgia" w:hAnsi="Georgia" w:cs="Georgia"/>
          <w:sz w:val="19"/>
          <w:szCs w:val="19"/>
        </w:rPr>
        <w:t>A.,</w:t>
      </w:r>
      <w:r>
        <w:rPr>
          <w:rFonts w:ascii="Georgia" w:eastAsia="Georgia" w:hAnsi="Georgia" w:cs="Georgia"/>
          <w:spacing w:val="19"/>
          <w:sz w:val="19"/>
          <w:szCs w:val="19"/>
        </w:rPr>
        <w:t xml:space="preserve"> </w:t>
      </w:r>
      <w:r>
        <w:rPr>
          <w:rFonts w:ascii="Georgia" w:eastAsia="Georgia" w:hAnsi="Georgia" w:cs="Georgia"/>
          <w:sz w:val="19"/>
          <w:szCs w:val="19"/>
        </w:rPr>
        <w:t>Levitt,</w:t>
      </w:r>
      <w:r>
        <w:rPr>
          <w:rFonts w:ascii="Georgia" w:eastAsia="Georgia" w:hAnsi="Georgia" w:cs="Georgia"/>
          <w:spacing w:val="23"/>
          <w:sz w:val="19"/>
          <w:szCs w:val="19"/>
        </w:rPr>
        <w:t xml:space="preserve"> </w:t>
      </w:r>
      <w:r>
        <w:rPr>
          <w:rFonts w:ascii="Georgia" w:eastAsia="Georgia" w:hAnsi="Georgia" w:cs="Georgia"/>
          <w:sz w:val="19"/>
          <w:szCs w:val="19"/>
        </w:rPr>
        <w:t>R.</w:t>
      </w:r>
      <w:r>
        <w:rPr>
          <w:rFonts w:ascii="Georgia" w:eastAsia="Georgia" w:hAnsi="Georgia" w:cs="Georgia"/>
          <w:spacing w:val="16"/>
          <w:sz w:val="19"/>
          <w:szCs w:val="19"/>
        </w:rPr>
        <w:t xml:space="preserve"> </w:t>
      </w:r>
      <w:r>
        <w:rPr>
          <w:rFonts w:ascii="Georgia" w:eastAsia="Georgia" w:hAnsi="Georgia" w:cs="Georgia"/>
          <w:sz w:val="19"/>
          <w:szCs w:val="19"/>
        </w:rPr>
        <w:t>G.,</w:t>
      </w:r>
      <w:r>
        <w:rPr>
          <w:rFonts w:ascii="Georgia" w:eastAsia="Georgia" w:hAnsi="Georgia" w:cs="Georgia"/>
          <w:spacing w:val="17"/>
          <w:sz w:val="19"/>
          <w:szCs w:val="19"/>
        </w:rPr>
        <w:t xml:space="preserve"> </w:t>
      </w:r>
      <w:r>
        <w:rPr>
          <w:rFonts w:ascii="Georgia" w:eastAsia="Georgia" w:hAnsi="Georgia" w:cs="Georgia"/>
          <w:sz w:val="19"/>
          <w:szCs w:val="19"/>
        </w:rPr>
        <w:t>and</w:t>
      </w:r>
      <w:r>
        <w:rPr>
          <w:rFonts w:ascii="Georgia" w:eastAsia="Georgia" w:hAnsi="Georgia" w:cs="Georgia"/>
          <w:spacing w:val="16"/>
          <w:sz w:val="19"/>
          <w:szCs w:val="19"/>
        </w:rPr>
        <w:t xml:space="preserve"> </w:t>
      </w:r>
      <w:proofErr w:type="spellStart"/>
      <w:r>
        <w:rPr>
          <w:rFonts w:ascii="Georgia" w:eastAsia="Georgia" w:hAnsi="Georgia" w:cs="Georgia"/>
          <w:sz w:val="19"/>
          <w:szCs w:val="19"/>
        </w:rPr>
        <w:t>Gado</w:t>
      </w:r>
      <w:proofErr w:type="spellEnd"/>
      <w:r>
        <w:rPr>
          <w:rFonts w:ascii="Georgia" w:eastAsia="Georgia" w:hAnsi="Georgia" w:cs="Georgia"/>
          <w:sz w:val="19"/>
          <w:szCs w:val="19"/>
        </w:rPr>
        <w:t>,</w:t>
      </w:r>
      <w:r>
        <w:rPr>
          <w:rFonts w:ascii="Georgia" w:eastAsia="Georgia" w:hAnsi="Georgia" w:cs="Georgia"/>
          <w:spacing w:val="22"/>
          <w:sz w:val="19"/>
          <w:szCs w:val="19"/>
        </w:rPr>
        <w:t xml:space="preserve"> </w:t>
      </w:r>
      <w:r>
        <w:rPr>
          <w:rFonts w:ascii="Georgia" w:eastAsia="Georgia" w:hAnsi="Georgia" w:cs="Georgia"/>
          <w:sz w:val="19"/>
          <w:szCs w:val="19"/>
        </w:rPr>
        <w:t>M.</w:t>
      </w:r>
      <w:r>
        <w:rPr>
          <w:rFonts w:ascii="Georgia" w:eastAsia="Georgia" w:hAnsi="Georgia" w:cs="Georgia"/>
          <w:spacing w:val="15"/>
          <w:sz w:val="19"/>
          <w:szCs w:val="19"/>
        </w:rPr>
        <w:t xml:space="preserve"> </w:t>
      </w:r>
      <w:r>
        <w:rPr>
          <w:rFonts w:ascii="Georgia" w:eastAsia="Georgia" w:hAnsi="Georgia" w:cs="Georgia"/>
          <w:spacing w:val="-2"/>
          <w:sz w:val="19"/>
          <w:szCs w:val="19"/>
        </w:rPr>
        <w:t>“</w:t>
      </w:r>
      <w:r>
        <w:rPr>
          <w:rFonts w:ascii="Georgia" w:eastAsia="Georgia" w:hAnsi="Georgia" w:cs="Georgia"/>
          <w:b/>
          <w:bCs/>
          <w:sz w:val="19"/>
          <w:szCs w:val="19"/>
        </w:rPr>
        <w:t>Multispectral</w:t>
      </w:r>
      <w:r>
        <w:rPr>
          <w:rFonts w:ascii="Georgia" w:eastAsia="Georgia" w:hAnsi="Georgia" w:cs="Georgia"/>
          <w:b/>
          <w:bCs/>
          <w:spacing w:val="38"/>
          <w:sz w:val="19"/>
          <w:szCs w:val="19"/>
        </w:rPr>
        <w:t xml:space="preserve"> </w:t>
      </w:r>
      <w:r>
        <w:rPr>
          <w:rFonts w:ascii="Georgia" w:eastAsia="Georgia" w:hAnsi="Georgia" w:cs="Georgia"/>
          <w:b/>
          <w:bCs/>
          <w:sz w:val="19"/>
          <w:szCs w:val="19"/>
        </w:rPr>
        <w:t>Analysis</w:t>
      </w:r>
      <w:r>
        <w:rPr>
          <w:rFonts w:ascii="Georgia" w:eastAsia="Georgia" w:hAnsi="Georgia" w:cs="Georgia"/>
          <w:b/>
          <w:bCs/>
          <w:spacing w:val="26"/>
          <w:sz w:val="19"/>
          <w:szCs w:val="19"/>
        </w:rPr>
        <w:t xml:space="preserve"> </w:t>
      </w:r>
      <w:r>
        <w:rPr>
          <w:rFonts w:ascii="Georgia" w:eastAsia="Georgia" w:hAnsi="Georgia" w:cs="Georgia"/>
          <w:b/>
          <w:bCs/>
          <w:w w:val="102"/>
          <w:sz w:val="19"/>
          <w:szCs w:val="19"/>
        </w:rPr>
        <w:t>of</w:t>
      </w:r>
    </w:p>
    <w:p w14:paraId="56544C6B" w14:textId="77777777" w:rsidR="00E61F9D" w:rsidRDefault="005C64D6">
      <w:pPr>
        <w:spacing w:before="33" w:after="0" w:line="240" w:lineRule="auto"/>
        <w:ind w:left="140" w:right="2179"/>
        <w:jc w:val="both"/>
        <w:rPr>
          <w:rFonts w:ascii="Georgia" w:eastAsia="Georgia" w:hAnsi="Georgia" w:cs="Georgia"/>
          <w:sz w:val="19"/>
          <w:szCs w:val="19"/>
        </w:rPr>
      </w:pPr>
      <w:proofErr w:type="gramStart"/>
      <w:r>
        <w:rPr>
          <w:rFonts w:ascii="Georgia" w:eastAsia="Georgia" w:hAnsi="Georgia" w:cs="Georgia"/>
          <w:b/>
          <w:bCs/>
          <w:sz w:val="19"/>
          <w:szCs w:val="19"/>
        </w:rPr>
        <w:t>Magnetic</w:t>
      </w:r>
      <w:r>
        <w:rPr>
          <w:rFonts w:ascii="Georgia" w:eastAsia="Georgia" w:hAnsi="Georgia" w:cs="Georgia"/>
          <w:b/>
          <w:bCs/>
          <w:spacing w:val="19"/>
          <w:sz w:val="19"/>
          <w:szCs w:val="19"/>
        </w:rPr>
        <w:t xml:space="preserve"> </w:t>
      </w:r>
      <w:r>
        <w:rPr>
          <w:rFonts w:ascii="Georgia" w:eastAsia="Georgia" w:hAnsi="Georgia" w:cs="Georgia"/>
          <w:b/>
          <w:bCs/>
          <w:sz w:val="19"/>
          <w:szCs w:val="19"/>
        </w:rPr>
        <w:t>Resonance</w:t>
      </w:r>
      <w:r>
        <w:rPr>
          <w:rFonts w:ascii="Georgia" w:eastAsia="Georgia" w:hAnsi="Georgia" w:cs="Georgia"/>
          <w:b/>
          <w:bCs/>
          <w:spacing w:val="22"/>
          <w:sz w:val="19"/>
          <w:szCs w:val="19"/>
        </w:rPr>
        <w:t xml:space="preserve"> </w:t>
      </w:r>
      <w:r>
        <w:rPr>
          <w:rFonts w:ascii="Georgia" w:eastAsia="Georgia" w:hAnsi="Georgia" w:cs="Georgia"/>
          <w:b/>
          <w:bCs/>
          <w:sz w:val="19"/>
          <w:szCs w:val="19"/>
        </w:rPr>
        <w:t>Images</w:t>
      </w:r>
      <w:r>
        <w:rPr>
          <w:rFonts w:ascii="Georgia" w:eastAsia="Georgia" w:hAnsi="Georgia" w:cs="Georgia"/>
          <w:sz w:val="19"/>
          <w:szCs w:val="19"/>
        </w:rPr>
        <w:t>”</w:t>
      </w:r>
      <w:r>
        <w:rPr>
          <w:rFonts w:ascii="Georgia" w:eastAsia="Georgia" w:hAnsi="Georgia" w:cs="Georgia"/>
          <w:spacing w:val="17"/>
          <w:sz w:val="19"/>
          <w:szCs w:val="19"/>
        </w:rPr>
        <w:t xml:space="preserve"> </w:t>
      </w:r>
      <w:r>
        <w:rPr>
          <w:rFonts w:ascii="Georgia" w:eastAsia="Georgia" w:hAnsi="Georgia" w:cs="Georgia"/>
          <w:i/>
          <w:sz w:val="19"/>
          <w:szCs w:val="19"/>
        </w:rPr>
        <w:t>Radiology</w:t>
      </w:r>
      <w:r>
        <w:rPr>
          <w:rFonts w:ascii="Georgia" w:eastAsia="Georgia" w:hAnsi="Georgia" w:cs="Georgia"/>
          <w:i/>
          <w:spacing w:val="1"/>
          <w:sz w:val="19"/>
          <w:szCs w:val="19"/>
        </w:rPr>
        <w:t xml:space="preserve"> </w:t>
      </w:r>
      <w:r>
        <w:rPr>
          <w:rFonts w:ascii="Georgia" w:eastAsia="Georgia" w:hAnsi="Georgia" w:cs="Georgia"/>
          <w:sz w:val="19"/>
          <w:szCs w:val="19"/>
        </w:rPr>
        <w:t>154,</w:t>
      </w:r>
      <w:r>
        <w:rPr>
          <w:rFonts w:ascii="Georgia" w:eastAsia="Georgia" w:hAnsi="Georgia" w:cs="Georgia"/>
          <w:spacing w:val="8"/>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1</w:t>
      </w:r>
      <w:r>
        <w:rPr>
          <w:rFonts w:ascii="Georgia" w:eastAsia="Georgia" w:hAnsi="Georgia" w:cs="Georgia"/>
          <w:spacing w:val="3"/>
          <w:sz w:val="19"/>
          <w:szCs w:val="19"/>
        </w:rPr>
        <w:t xml:space="preserve"> </w:t>
      </w:r>
      <w:r>
        <w:rPr>
          <w:rFonts w:ascii="Georgia" w:eastAsia="Georgia" w:hAnsi="Georgia" w:cs="Georgia"/>
          <w:sz w:val="19"/>
          <w:szCs w:val="19"/>
        </w:rPr>
        <w:t>(1985):</w:t>
      </w:r>
      <w:r>
        <w:rPr>
          <w:rFonts w:ascii="Georgia" w:eastAsia="Georgia" w:hAnsi="Georgia" w:cs="Georgia"/>
          <w:spacing w:val="29"/>
          <w:sz w:val="19"/>
          <w:szCs w:val="19"/>
        </w:rPr>
        <w:t xml:space="preserve"> </w:t>
      </w:r>
      <w:r>
        <w:rPr>
          <w:rFonts w:ascii="Georgia" w:eastAsia="Georgia" w:hAnsi="Georgia" w:cs="Georgia"/>
          <w:sz w:val="19"/>
          <w:szCs w:val="19"/>
        </w:rPr>
        <w:t>221–4.</w:t>
      </w:r>
      <w:proofErr w:type="gramEnd"/>
      <w:r>
        <w:rPr>
          <w:rFonts w:ascii="Georgia" w:eastAsia="Georgia" w:hAnsi="Georgia" w:cs="Georgia"/>
          <w:spacing w:val="28"/>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spacing w:val="-1"/>
          <w:w w:val="102"/>
          <w:sz w:val="19"/>
          <w:szCs w:val="19"/>
        </w:rPr>
        <w:t>:</w:t>
      </w:r>
      <w:hyperlink r:id="rId42">
        <w:r>
          <w:rPr>
            <w:rFonts w:ascii="Georgia" w:eastAsia="Georgia" w:hAnsi="Georgia" w:cs="Georgia"/>
            <w:color w:val="0000FF"/>
            <w:w w:val="102"/>
            <w:sz w:val="19"/>
            <w:szCs w:val="19"/>
          </w:rPr>
          <w:t>10.1148/radiology.154.1.3964938</w:t>
        </w:r>
      </w:hyperlink>
    </w:p>
    <w:p w14:paraId="7B049B68" w14:textId="77777777" w:rsidR="00E61F9D" w:rsidRDefault="005C64D6">
      <w:pPr>
        <w:spacing w:before="93" w:after="0"/>
        <w:ind w:left="140" w:right="666"/>
        <w:jc w:val="both"/>
        <w:rPr>
          <w:rFonts w:ascii="Georgia" w:eastAsia="Georgia" w:hAnsi="Georgia" w:cs="Georgia"/>
          <w:sz w:val="19"/>
          <w:szCs w:val="19"/>
        </w:rPr>
      </w:pPr>
      <w:r>
        <w:rPr>
          <w:rFonts w:ascii="Georgia" w:eastAsia="Georgia" w:hAnsi="Georgia" w:cs="Georgia"/>
          <w:sz w:val="19"/>
          <w:szCs w:val="19"/>
        </w:rPr>
        <w:t>31.</w:t>
      </w:r>
      <w:r>
        <w:rPr>
          <w:rFonts w:ascii="Georgia" w:eastAsia="Georgia" w:hAnsi="Georgia" w:cs="Georgia"/>
          <w:spacing w:val="43"/>
          <w:sz w:val="19"/>
          <w:szCs w:val="19"/>
        </w:rPr>
        <w:t xml:space="preserve"> </w:t>
      </w:r>
      <w:proofErr w:type="spellStart"/>
      <w:r>
        <w:rPr>
          <w:rFonts w:ascii="Georgia" w:eastAsia="Georgia" w:hAnsi="Georgia" w:cs="Georgia"/>
          <w:sz w:val="19"/>
          <w:szCs w:val="19"/>
        </w:rPr>
        <w:t>Dempster</w:t>
      </w:r>
      <w:proofErr w:type="spellEnd"/>
      <w:r>
        <w:rPr>
          <w:rFonts w:ascii="Georgia" w:eastAsia="Georgia" w:hAnsi="Georgia" w:cs="Georgia"/>
          <w:sz w:val="19"/>
          <w:szCs w:val="19"/>
        </w:rPr>
        <w:t>,</w:t>
      </w:r>
      <w:r>
        <w:rPr>
          <w:rFonts w:ascii="Georgia" w:eastAsia="Georgia" w:hAnsi="Georgia" w:cs="Georgia"/>
          <w:spacing w:val="27"/>
          <w:sz w:val="19"/>
          <w:szCs w:val="19"/>
        </w:rPr>
        <w:t xml:space="preserve"> </w:t>
      </w:r>
      <w:r>
        <w:rPr>
          <w:rFonts w:ascii="Georgia" w:eastAsia="Georgia" w:hAnsi="Georgia" w:cs="Georgia"/>
          <w:sz w:val="19"/>
          <w:szCs w:val="19"/>
        </w:rPr>
        <w:t>A.,</w:t>
      </w:r>
      <w:r>
        <w:rPr>
          <w:rFonts w:ascii="Georgia" w:eastAsia="Georgia" w:hAnsi="Georgia" w:cs="Georgia"/>
          <w:spacing w:val="16"/>
          <w:sz w:val="19"/>
          <w:szCs w:val="19"/>
        </w:rPr>
        <w:t xml:space="preserve"> </w:t>
      </w:r>
      <w:r>
        <w:rPr>
          <w:rFonts w:ascii="Georgia" w:eastAsia="Georgia" w:hAnsi="Georgia" w:cs="Georgia"/>
          <w:sz w:val="19"/>
          <w:szCs w:val="19"/>
        </w:rPr>
        <w:t>Laird,</w:t>
      </w:r>
      <w:r>
        <w:rPr>
          <w:rFonts w:ascii="Georgia" w:eastAsia="Georgia" w:hAnsi="Georgia" w:cs="Georgia"/>
          <w:spacing w:val="19"/>
          <w:sz w:val="19"/>
          <w:szCs w:val="19"/>
        </w:rPr>
        <w:t xml:space="preserve"> </w:t>
      </w:r>
      <w:r>
        <w:rPr>
          <w:rFonts w:ascii="Georgia" w:eastAsia="Georgia" w:hAnsi="Georgia" w:cs="Georgia"/>
          <w:sz w:val="19"/>
          <w:szCs w:val="19"/>
        </w:rPr>
        <w:t>N.,</w:t>
      </w:r>
      <w:r>
        <w:rPr>
          <w:rFonts w:ascii="Georgia" w:eastAsia="Georgia" w:hAnsi="Georgia" w:cs="Georgia"/>
          <w:spacing w:val="14"/>
          <w:sz w:val="19"/>
          <w:szCs w:val="19"/>
        </w:rPr>
        <w:t xml:space="preserve"> </w:t>
      </w:r>
      <w:r>
        <w:rPr>
          <w:rFonts w:ascii="Georgia" w:eastAsia="Georgia" w:hAnsi="Georgia" w:cs="Georgia"/>
          <w:sz w:val="19"/>
          <w:szCs w:val="19"/>
        </w:rPr>
        <w:t>and</w:t>
      </w:r>
      <w:r>
        <w:rPr>
          <w:rFonts w:ascii="Georgia" w:eastAsia="Georgia" w:hAnsi="Georgia" w:cs="Georgia"/>
          <w:spacing w:val="14"/>
          <w:sz w:val="19"/>
          <w:szCs w:val="19"/>
        </w:rPr>
        <w:t xml:space="preserve"> </w:t>
      </w:r>
      <w:r>
        <w:rPr>
          <w:rFonts w:ascii="Georgia" w:eastAsia="Georgia" w:hAnsi="Georgia" w:cs="Georgia"/>
          <w:sz w:val="19"/>
          <w:szCs w:val="19"/>
        </w:rPr>
        <w:t>Rubin,</w:t>
      </w:r>
      <w:r>
        <w:rPr>
          <w:rFonts w:ascii="Georgia" w:eastAsia="Georgia" w:hAnsi="Georgia" w:cs="Georgia"/>
          <w:spacing w:val="20"/>
          <w:sz w:val="19"/>
          <w:szCs w:val="19"/>
        </w:rPr>
        <w:t xml:space="preserve"> </w:t>
      </w:r>
      <w:r>
        <w:rPr>
          <w:rFonts w:ascii="Georgia" w:eastAsia="Georgia" w:hAnsi="Georgia" w:cs="Georgia"/>
          <w:sz w:val="19"/>
          <w:szCs w:val="19"/>
        </w:rPr>
        <w:t>D.</w:t>
      </w:r>
      <w:r>
        <w:rPr>
          <w:rFonts w:ascii="Georgia" w:eastAsia="Georgia" w:hAnsi="Georgia" w:cs="Georgia"/>
          <w:spacing w:val="12"/>
          <w:sz w:val="19"/>
          <w:szCs w:val="19"/>
        </w:rPr>
        <w:t xml:space="preserve"> </w:t>
      </w:r>
      <w:r>
        <w:rPr>
          <w:rFonts w:ascii="Georgia" w:eastAsia="Georgia" w:hAnsi="Georgia" w:cs="Georgia"/>
          <w:spacing w:val="-1"/>
          <w:sz w:val="19"/>
          <w:szCs w:val="19"/>
        </w:rPr>
        <w:t>“</w:t>
      </w:r>
      <w:r>
        <w:rPr>
          <w:rFonts w:ascii="Georgia" w:eastAsia="Georgia" w:hAnsi="Georgia" w:cs="Georgia"/>
          <w:b/>
          <w:bCs/>
          <w:sz w:val="19"/>
          <w:szCs w:val="19"/>
        </w:rPr>
        <w:t>Maximum</w:t>
      </w:r>
      <w:r>
        <w:rPr>
          <w:rFonts w:ascii="Georgia" w:eastAsia="Georgia" w:hAnsi="Georgia" w:cs="Georgia"/>
          <w:b/>
          <w:bCs/>
          <w:spacing w:val="30"/>
          <w:sz w:val="19"/>
          <w:szCs w:val="19"/>
        </w:rPr>
        <w:t xml:space="preserve"> </w:t>
      </w:r>
      <w:r>
        <w:rPr>
          <w:rFonts w:ascii="Georgia" w:eastAsia="Georgia" w:hAnsi="Georgia" w:cs="Georgia"/>
          <w:b/>
          <w:bCs/>
          <w:sz w:val="19"/>
          <w:szCs w:val="19"/>
        </w:rPr>
        <w:t>Likelihood</w:t>
      </w:r>
      <w:r>
        <w:rPr>
          <w:rFonts w:ascii="Georgia" w:eastAsia="Georgia" w:hAnsi="Georgia" w:cs="Georgia"/>
          <w:b/>
          <w:bCs/>
          <w:spacing w:val="29"/>
          <w:sz w:val="19"/>
          <w:szCs w:val="19"/>
        </w:rPr>
        <w:t xml:space="preserve"> </w:t>
      </w:r>
      <w:r>
        <w:rPr>
          <w:rFonts w:ascii="Georgia" w:eastAsia="Georgia" w:hAnsi="Georgia" w:cs="Georgia"/>
          <w:b/>
          <w:bCs/>
          <w:sz w:val="19"/>
          <w:szCs w:val="19"/>
        </w:rPr>
        <w:t>Estimation</w:t>
      </w:r>
      <w:r>
        <w:rPr>
          <w:rFonts w:ascii="Georgia" w:eastAsia="Georgia" w:hAnsi="Georgia" w:cs="Georgia"/>
          <w:b/>
          <w:bCs/>
          <w:spacing w:val="30"/>
          <w:sz w:val="19"/>
          <w:szCs w:val="19"/>
        </w:rPr>
        <w:t xml:space="preserve"> </w:t>
      </w:r>
      <w:r>
        <w:rPr>
          <w:rFonts w:ascii="Georgia" w:eastAsia="Georgia" w:hAnsi="Georgia" w:cs="Georgia"/>
          <w:b/>
          <w:bCs/>
          <w:sz w:val="19"/>
          <w:szCs w:val="19"/>
        </w:rPr>
        <w:t>from</w:t>
      </w:r>
      <w:r>
        <w:rPr>
          <w:rFonts w:ascii="Georgia" w:eastAsia="Georgia" w:hAnsi="Georgia" w:cs="Georgia"/>
          <w:b/>
          <w:bCs/>
          <w:spacing w:val="18"/>
          <w:sz w:val="19"/>
          <w:szCs w:val="19"/>
        </w:rPr>
        <w:t xml:space="preserve"> </w:t>
      </w:r>
      <w:r>
        <w:rPr>
          <w:rFonts w:ascii="Georgia" w:eastAsia="Georgia" w:hAnsi="Georgia" w:cs="Georgia"/>
          <w:b/>
          <w:bCs/>
          <w:sz w:val="19"/>
          <w:szCs w:val="19"/>
        </w:rPr>
        <w:t>Incomplete</w:t>
      </w:r>
      <w:r>
        <w:rPr>
          <w:rFonts w:ascii="Georgia" w:eastAsia="Georgia" w:hAnsi="Georgia" w:cs="Georgia"/>
          <w:b/>
          <w:bCs/>
          <w:spacing w:val="30"/>
          <w:sz w:val="19"/>
          <w:szCs w:val="19"/>
        </w:rPr>
        <w:t xml:space="preserve"> </w:t>
      </w:r>
      <w:r>
        <w:rPr>
          <w:rFonts w:ascii="Georgia" w:eastAsia="Georgia" w:hAnsi="Georgia" w:cs="Georgia"/>
          <w:b/>
          <w:bCs/>
          <w:sz w:val="19"/>
          <w:szCs w:val="19"/>
        </w:rPr>
        <w:t>Data</w:t>
      </w:r>
      <w:r>
        <w:rPr>
          <w:rFonts w:ascii="Georgia" w:eastAsia="Georgia" w:hAnsi="Georgia" w:cs="Georgia"/>
          <w:b/>
          <w:bCs/>
          <w:spacing w:val="17"/>
          <w:sz w:val="19"/>
          <w:szCs w:val="19"/>
        </w:rPr>
        <w:t xml:space="preserve"> </w:t>
      </w:r>
      <w:r>
        <w:rPr>
          <w:rFonts w:ascii="Georgia" w:eastAsia="Georgia" w:hAnsi="Georgia" w:cs="Georgia"/>
          <w:b/>
          <w:bCs/>
          <w:sz w:val="19"/>
          <w:szCs w:val="19"/>
        </w:rPr>
        <w:t>Using</w:t>
      </w:r>
      <w:r>
        <w:rPr>
          <w:rFonts w:ascii="Georgia" w:eastAsia="Georgia" w:hAnsi="Georgia" w:cs="Georgia"/>
          <w:b/>
          <w:bCs/>
          <w:spacing w:val="19"/>
          <w:sz w:val="19"/>
          <w:szCs w:val="19"/>
        </w:rPr>
        <w:t xml:space="preserve"> </w:t>
      </w:r>
      <w:r>
        <w:rPr>
          <w:rFonts w:ascii="Georgia" w:eastAsia="Georgia" w:hAnsi="Georgia" w:cs="Georgia"/>
          <w:b/>
          <w:bCs/>
          <w:sz w:val="19"/>
          <w:szCs w:val="19"/>
        </w:rPr>
        <w:t>the</w:t>
      </w:r>
      <w:r>
        <w:rPr>
          <w:rFonts w:ascii="Georgia" w:eastAsia="Georgia" w:hAnsi="Georgia" w:cs="Georgia"/>
          <w:b/>
          <w:bCs/>
          <w:spacing w:val="14"/>
          <w:sz w:val="19"/>
          <w:szCs w:val="19"/>
        </w:rPr>
        <w:t xml:space="preserve"> </w:t>
      </w:r>
      <w:r>
        <w:rPr>
          <w:rFonts w:ascii="Georgia" w:eastAsia="Georgia" w:hAnsi="Georgia" w:cs="Georgia"/>
          <w:b/>
          <w:bCs/>
          <w:w w:val="102"/>
          <w:sz w:val="19"/>
          <w:szCs w:val="19"/>
        </w:rPr>
        <w:t xml:space="preserve">EM </w:t>
      </w:r>
      <w:r>
        <w:rPr>
          <w:rFonts w:ascii="Georgia" w:eastAsia="Georgia" w:hAnsi="Georgia" w:cs="Georgia"/>
          <w:b/>
          <w:bCs/>
          <w:sz w:val="19"/>
          <w:szCs w:val="19"/>
        </w:rPr>
        <w:t>Algorithms</w:t>
      </w:r>
      <w:r>
        <w:rPr>
          <w:rFonts w:ascii="Georgia" w:eastAsia="Georgia" w:hAnsi="Georgia" w:cs="Georgia"/>
          <w:sz w:val="19"/>
          <w:szCs w:val="19"/>
        </w:rPr>
        <w:t>”</w:t>
      </w:r>
      <w:r>
        <w:rPr>
          <w:rFonts w:ascii="Georgia" w:eastAsia="Georgia" w:hAnsi="Georgia" w:cs="Georgia"/>
          <w:spacing w:val="25"/>
          <w:sz w:val="19"/>
          <w:szCs w:val="19"/>
        </w:rPr>
        <w:t xml:space="preserve"> </w:t>
      </w:r>
      <w:r>
        <w:rPr>
          <w:rFonts w:ascii="Georgia" w:eastAsia="Georgia" w:hAnsi="Georgia" w:cs="Georgia"/>
          <w:i/>
          <w:sz w:val="19"/>
          <w:szCs w:val="19"/>
        </w:rPr>
        <w:t>Journal of the Royal Statistical Society</w:t>
      </w:r>
      <w:r>
        <w:rPr>
          <w:rFonts w:ascii="Georgia" w:eastAsia="Georgia" w:hAnsi="Georgia" w:cs="Georgia"/>
          <w:i/>
          <w:spacing w:val="1"/>
          <w:sz w:val="19"/>
          <w:szCs w:val="19"/>
        </w:rPr>
        <w:t xml:space="preserve"> </w:t>
      </w:r>
      <w:r>
        <w:rPr>
          <w:rFonts w:ascii="Georgia" w:eastAsia="Georgia" w:hAnsi="Georgia" w:cs="Georgia"/>
          <w:sz w:val="19"/>
          <w:szCs w:val="19"/>
        </w:rPr>
        <w:t>39,</w:t>
      </w:r>
      <w:r>
        <w:rPr>
          <w:rFonts w:ascii="Georgia" w:eastAsia="Georgia" w:hAnsi="Georgia" w:cs="Georgia"/>
          <w:spacing w:val="9"/>
          <w:sz w:val="19"/>
          <w:szCs w:val="19"/>
        </w:rPr>
        <w:t xml:space="preserve"> </w:t>
      </w:r>
      <w:r>
        <w:rPr>
          <w:rFonts w:ascii="Georgia" w:eastAsia="Georgia" w:hAnsi="Georgia" w:cs="Georgia"/>
          <w:sz w:val="19"/>
          <w:szCs w:val="19"/>
        </w:rPr>
        <w:t>(1977):</w:t>
      </w:r>
      <w:r>
        <w:rPr>
          <w:rFonts w:ascii="Georgia" w:eastAsia="Georgia" w:hAnsi="Georgia" w:cs="Georgia"/>
          <w:spacing w:val="29"/>
          <w:sz w:val="19"/>
          <w:szCs w:val="19"/>
        </w:rPr>
        <w:t xml:space="preserve"> </w:t>
      </w:r>
      <w:r>
        <w:rPr>
          <w:rFonts w:ascii="Georgia" w:eastAsia="Georgia" w:hAnsi="Georgia" w:cs="Georgia"/>
          <w:w w:val="102"/>
          <w:sz w:val="19"/>
          <w:szCs w:val="19"/>
        </w:rPr>
        <w:t>1–38.</w:t>
      </w:r>
    </w:p>
    <w:p w14:paraId="7ACACC41" w14:textId="77777777" w:rsidR="00E61F9D" w:rsidRDefault="005C64D6">
      <w:pPr>
        <w:spacing w:before="60" w:after="0" w:line="240" w:lineRule="auto"/>
        <w:ind w:left="140" w:right="666"/>
        <w:jc w:val="both"/>
        <w:rPr>
          <w:rFonts w:ascii="Georgia" w:eastAsia="Georgia" w:hAnsi="Georgia" w:cs="Georgia"/>
          <w:sz w:val="19"/>
          <w:szCs w:val="19"/>
        </w:rPr>
      </w:pPr>
      <w:r>
        <w:rPr>
          <w:rFonts w:ascii="Georgia" w:eastAsia="Georgia" w:hAnsi="Georgia" w:cs="Georgia"/>
          <w:sz w:val="19"/>
          <w:szCs w:val="19"/>
        </w:rPr>
        <w:t xml:space="preserve">32. </w:t>
      </w:r>
      <w:r>
        <w:rPr>
          <w:rFonts w:ascii="Georgia" w:eastAsia="Georgia" w:hAnsi="Georgia" w:cs="Georgia"/>
          <w:spacing w:val="4"/>
          <w:sz w:val="19"/>
          <w:szCs w:val="19"/>
        </w:rPr>
        <w:t xml:space="preserve"> </w:t>
      </w:r>
      <w:r>
        <w:rPr>
          <w:rFonts w:ascii="Georgia" w:eastAsia="Georgia" w:hAnsi="Georgia" w:cs="Georgia"/>
          <w:sz w:val="19"/>
          <w:szCs w:val="19"/>
        </w:rPr>
        <w:t>Cline,</w:t>
      </w:r>
      <w:r>
        <w:rPr>
          <w:rFonts w:ascii="Georgia" w:eastAsia="Georgia" w:hAnsi="Georgia" w:cs="Georgia"/>
          <w:spacing w:val="22"/>
          <w:sz w:val="19"/>
          <w:szCs w:val="19"/>
        </w:rPr>
        <w:t xml:space="preserve"> </w:t>
      </w:r>
      <w:r>
        <w:rPr>
          <w:rFonts w:ascii="Georgia" w:eastAsia="Georgia" w:hAnsi="Georgia" w:cs="Georgia"/>
          <w:sz w:val="19"/>
          <w:szCs w:val="19"/>
        </w:rPr>
        <w:t>H.</w:t>
      </w:r>
      <w:r>
        <w:rPr>
          <w:rFonts w:ascii="Georgia" w:eastAsia="Georgia" w:hAnsi="Georgia" w:cs="Georgia"/>
          <w:spacing w:val="14"/>
          <w:sz w:val="19"/>
          <w:szCs w:val="19"/>
        </w:rPr>
        <w:t xml:space="preserve"> </w:t>
      </w:r>
      <w:r>
        <w:rPr>
          <w:rFonts w:ascii="Georgia" w:eastAsia="Georgia" w:hAnsi="Georgia" w:cs="Georgia"/>
          <w:sz w:val="19"/>
          <w:szCs w:val="19"/>
        </w:rPr>
        <w:t>E.,</w:t>
      </w:r>
      <w:r>
        <w:rPr>
          <w:rFonts w:ascii="Georgia" w:eastAsia="Georgia" w:hAnsi="Georgia" w:cs="Georgia"/>
          <w:spacing w:val="17"/>
          <w:sz w:val="19"/>
          <w:szCs w:val="19"/>
        </w:rPr>
        <w:t xml:space="preserve"> </w:t>
      </w:r>
      <w:proofErr w:type="spellStart"/>
      <w:r>
        <w:rPr>
          <w:rFonts w:ascii="Georgia" w:eastAsia="Georgia" w:hAnsi="Georgia" w:cs="Georgia"/>
          <w:sz w:val="19"/>
          <w:szCs w:val="19"/>
        </w:rPr>
        <w:t>Lorensen</w:t>
      </w:r>
      <w:proofErr w:type="spellEnd"/>
      <w:r>
        <w:rPr>
          <w:rFonts w:ascii="Georgia" w:eastAsia="Georgia" w:hAnsi="Georgia" w:cs="Georgia"/>
          <w:sz w:val="19"/>
          <w:szCs w:val="19"/>
        </w:rPr>
        <w:t>,</w:t>
      </w:r>
      <w:r>
        <w:rPr>
          <w:rFonts w:ascii="Georgia" w:eastAsia="Georgia" w:hAnsi="Georgia" w:cs="Georgia"/>
          <w:spacing w:val="29"/>
          <w:sz w:val="19"/>
          <w:szCs w:val="19"/>
        </w:rPr>
        <w:t xml:space="preserve"> </w:t>
      </w:r>
      <w:r>
        <w:rPr>
          <w:rFonts w:ascii="Georgia" w:eastAsia="Georgia" w:hAnsi="Georgia" w:cs="Georgia"/>
          <w:sz w:val="19"/>
          <w:szCs w:val="19"/>
        </w:rPr>
        <w:t>W.</w:t>
      </w:r>
      <w:r>
        <w:rPr>
          <w:rFonts w:ascii="Georgia" w:eastAsia="Georgia" w:hAnsi="Georgia" w:cs="Georgia"/>
          <w:spacing w:val="15"/>
          <w:sz w:val="19"/>
          <w:szCs w:val="19"/>
        </w:rPr>
        <w:t xml:space="preserve"> </w:t>
      </w:r>
      <w:r>
        <w:rPr>
          <w:rFonts w:ascii="Georgia" w:eastAsia="Georgia" w:hAnsi="Georgia" w:cs="Georgia"/>
          <w:sz w:val="19"/>
          <w:szCs w:val="19"/>
        </w:rPr>
        <w:t>E.,</w:t>
      </w:r>
      <w:r>
        <w:rPr>
          <w:rFonts w:ascii="Georgia" w:eastAsia="Georgia" w:hAnsi="Georgia" w:cs="Georgia"/>
          <w:spacing w:val="17"/>
          <w:sz w:val="19"/>
          <w:szCs w:val="19"/>
        </w:rPr>
        <w:t xml:space="preserve"> </w:t>
      </w:r>
      <w:proofErr w:type="spellStart"/>
      <w:r>
        <w:rPr>
          <w:rFonts w:ascii="Georgia" w:eastAsia="Georgia" w:hAnsi="Georgia" w:cs="Georgia"/>
          <w:sz w:val="19"/>
          <w:szCs w:val="19"/>
        </w:rPr>
        <w:t>Kikinis</w:t>
      </w:r>
      <w:proofErr w:type="spellEnd"/>
      <w:r>
        <w:rPr>
          <w:rFonts w:ascii="Georgia" w:eastAsia="Georgia" w:hAnsi="Georgia" w:cs="Georgia"/>
          <w:sz w:val="19"/>
          <w:szCs w:val="19"/>
        </w:rPr>
        <w:t>,</w:t>
      </w:r>
      <w:r>
        <w:rPr>
          <w:rFonts w:ascii="Georgia" w:eastAsia="Georgia" w:hAnsi="Georgia" w:cs="Georgia"/>
          <w:spacing w:val="25"/>
          <w:sz w:val="19"/>
          <w:szCs w:val="19"/>
        </w:rPr>
        <w:t xml:space="preserve"> </w:t>
      </w:r>
      <w:r>
        <w:rPr>
          <w:rFonts w:ascii="Georgia" w:eastAsia="Georgia" w:hAnsi="Georgia" w:cs="Georgia"/>
          <w:sz w:val="19"/>
          <w:szCs w:val="19"/>
        </w:rPr>
        <w:t>R.,</w:t>
      </w:r>
      <w:r>
        <w:rPr>
          <w:rFonts w:ascii="Georgia" w:eastAsia="Georgia" w:hAnsi="Georgia" w:cs="Georgia"/>
          <w:spacing w:val="19"/>
          <w:sz w:val="19"/>
          <w:szCs w:val="19"/>
        </w:rPr>
        <w:t xml:space="preserve"> </w:t>
      </w:r>
      <w:r>
        <w:rPr>
          <w:rFonts w:ascii="Georgia" w:eastAsia="Georgia" w:hAnsi="Georgia" w:cs="Georgia"/>
          <w:sz w:val="19"/>
          <w:szCs w:val="19"/>
        </w:rPr>
        <w:t>and</w:t>
      </w:r>
      <w:r>
        <w:rPr>
          <w:rFonts w:ascii="Georgia" w:eastAsia="Georgia" w:hAnsi="Georgia" w:cs="Georgia"/>
          <w:spacing w:val="16"/>
          <w:sz w:val="19"/>
          <w:szCs w:val="19"/>
        </w:rPr>
        <w:t xml:space="preserve"> </w:t>
      </w:r>
      <w:proofErr w:type="spellStart"/>
      <w:r>
        <w:rPr>
          <w:rFonts w:ascii="Georgia" w:eastAsia="Georgia" w:hAnsi="Georgia" w:cs="Georgia"/>
          <w:sz w:val="19"/>
          <w:szCs w:val="19"/>
        </w:rPr>
        <w:t>Jolesz</w:t>
      </w:r>
      <w:proofErr w:type="spellEnd"/>
      <w:r>
        <w:rPr>
          <w:rFonts w:ascii="Georgia" w:eastAsia="Georgia" w:hAnsi="Georgia" w:cs="Georgia"/>
          <w:sz w:val="19"/>
          <w:szCs w:val="19"/>
        </w:rPr>
        <w:t>,</w:t>
      </w:r>
      <w:r>
        <w:rPr>
          <w:rFonts w:ascii="Georgia" w:eastAsia="Georgia" w:hAnsi="Georgia" w:cs="Georgia"/>
          <w:spacing w:val="23"/>
          <w:sz w:val="19"/>
          <w:szCs w:val="19"/>
        </w:rPr>
        <w:t xml:space="preserve"> </w:t>
      </w:r>
      <w:r>
        <w:rPr>
          <w:rFonts w:ascii="Georgia" w:eastAsia="Georgia" w:hAnsi="Georgia" w:cs="Georgia"/>
          <w:sz w:val="19"/>
          <w:szCs w:val="19"/>
        </w:rPr>
        <w:t>F.</w:t>
      </w:r>
      <w:r>
        <w:rPr>
          <w:rFonts w:ascii="Georgia" w:eastAsia="Georgia" w:hAnsi="Georgia" w:cs="Georgia"/>
          <w:spacing w:val="13"/>
          <w:sz w:val="19"/>
          <w:szCs w:val="19"/>
        </w:rPr>
        <w:t xml:space="preserve"> </w:t>
      </w:r>
      <w:r>
        <w:rPr>
          <w:rFonts w:ascii="Georgia" w:eastAsia="Georgia" w:hAnsi="Georgia" w:cs="Georgia"/>
          <w:spacing w:val="-1"/>
          <w:sz w:val="19"/>
          <w:szCs w:val="19"/>
        </w:rPr>
        <w:t>“</w:t>
      </w:r>
      <w:r>
        <w:rPr>
          <w:rFonts w:ascii="Georgia" w:eastAsia="Georgia" w:hAnsi="Georgia" w:cs="Georgia"/>
          <w:b/>
          <w:bCs/>
          <w:sz w:val="19"/>
          <w:szCs w:val="19"/>
        </w:rPr>
        <w:t>Three-</w:t>
      </w:r>
      <w:proofErr w:type="gramStart"/>
      <w:r>
        <w:rPr>
          <w:rFonts w:ascii="Georgia" w:eastAsia="Georgia" w:hAnsi="Georgia" w:cs="Georgia"/>
          <w:b/>
          <w:bCs/>
          <w:sz w:val="19"/>
          <w:szCs w:val="19"/>
        </w:rPr>
        <w:t xml:space="preserve">Dimensional </w:t>
      </w:r>
      <w:r>
        <w:rPr>
          <w:rFonts w:ascii="Georgia" w:eastAsia="Georgia" w:hAnsi="Georgia" w:cs="Georgia"/>
          <w:b/>
          <w:bCs/>
          <w:spacing w:val="1"/>
          <w:sz w:val="19"/>
          <w:szCs w:val="19"/>
        </w:rPr>
        <w:t xml:space="preserve"> </w:t>
      </w:r>
      <w:r>
        <w:rPr>
          <w:rFonts w:ascii="Georgia" w:eastAsia="Georgia" w:hAnsi="Georgia" w:cs="Georgia"/>
          <w:b/>
          <w:bCs/>
          <w:sz w:val="19"/>
          <w:szCs w:val="19"/>
        </w:rPr>
        <w:t>Segmentation</w:t>
      </w:r>
      <w:proofErr w:type="gramEnd"/>
      <w:r>
        <w:rPr>
          <w:rFonts w:ascii="Georgia" w:eastAsia="Georgia" w:hAnsi="Georgia" w:cs="Georgia"/>
          <w:b/>
          <w:bCs/>
          <w:spacing w:val="37"/>
          <w:sz w:val="19"/>
          <w:szCs w:val="19"/>
        </w:rPr>
        <w:t xml:space="preserve"> </w:t>
      </w:r>
      <w:r>
        <w:rPr>
          <w:rFonts w:ascii="Georgia" w:eastAsia="Georgia" w:hAnsi="Georgia" w:cs="Georgia"/>
          <w:b/>
          <w:bCs/>
          <w:sz w:val="19"/>
          <w:szCs w:val="19"/>
        </w:rPr>
        <w:t>of</w:t>
      </w:r>
      <w:r>
        <w:rPr>
          <w:rFonts w:ascii="Georgia" w:eastAsia="Georgia" w:hAnsi="Georgia" w:cs="Georgia"/>
          <w:b/>
          <w:bCs/>
          <w:spacing w:val="14"/>
          <w:sz w:val="19"/>
          <w:szCs w:val="19"/>
        </w:rPr>
        <w:t xml:space="preserve"> </w:t>
      </w:r>
      <w:r>
        <w:rPr>
          <w:rFonts w:ascii="Georgia" w:eastAsia="Georgia" w:hAnsi="Georgia" w:cs="Georgia"/>
          <w:b/>
          <w:bCs/>
          <w:sz w:val="19"/>
          <w:szCs w:val="19"/>
        </w:rPr>
        <w:t>MR</w:t>
      </w:r>
      <w:r>
        <w:rPr>
          <w:rFonts w:ascii="Georgia" w:eastAsia="Georgia" w:hAnsi="Georgia" w:cs="Georgia"/>
          <w:b/>
          <w:bCs/>
          <w:spacing w:val="17"/>
          <w:sz w:val="19"/>
          <w:szCs w:val="19"/>
        </w:rPr>
        <w:t xml:space="preserve"> </w:t>
      </w:r>
      <w:r>
        <w:rPr>
          <w:rFonts w:ascii="Georgia" w:eastAsia="Georgia" w:hAnsi="Georgia" w:cs="Georgia"/>
          <w:b/>
          <w:bCs/>
          <w:sz w:val="19"/>
          <w:szCs w:val="19"/>
        </w:rPr>
        <w:t>Images</w:t>
      </w:r>
      <w:r>
        <w:rPr>
          <w:rFonts w:ascii="Georgia" w:eastAsia="Georgia" w:hAnsi="Georgia" w:cs="Georgia"/>
          <w:b/>
          <w:bCs/>
          <w:spacing w:val="24"/>
          <w:sz w:val="19"/>
          <w:szCs w:val="19"/>
        </w:rPr>
        <w:t xml:space="preserve"> </w:t>
      </w:r>
      <w:r>
        <w:rPr>
          <w:rFonts w:ascii="Georgia" w:eastAsia="Georgia" w:hAnsi="Georgia" w:cs="Georgia"/>
          <w:b/>
          <w:bCs/>
          <w:sz w:val="19"/>
          <w:szCs w:val="19"/>
        </w:rPr>
        <w:t>of</w:t>
      </w:r>
      <w:r>
        <w:rPr>
          <w:rFonts w:ascii="Georgia" w:eastAsia="Georgia" w:hAnsi="Georgia" w:cs="Georgia"/>
          <w:b/>
          <w:bCs/>
          <w:spacing w:val="14"/>
          <w:sz w:val="19"/>
          <w:szCs w:val="19"/>
        </w:rPr>
        <w:t xml:space="preserve"> </w:t>
      </w:r>
      <w:r>
        <w:rPr>
          <w:rFonts w:ascii="Georgia" w:eastAsia="Georgia" w:hAnsi="Georgia" w:cs="Georgia"/>
          <w:b/>
          <w:bCs/>
          <w:w w:val="102"/>
          <w:sz w:val="19"/>
          <w:szCs w:val="19"/>
        </w:rPr>
        <w:t>the</w:t>
      </w:r>
    </w:p>
    <w:p w14:paraId="510AD3F8" w14:textId="77777777" w:rsidR="00E61F9D" w:rsidRDefault="005C64D6">
      <w:pPr>
        <w:spacing w:before="33" w:after="0" w:line="240" w:lineRule="auto"/>
        <w:ind w:left="140" w:right="3273"/>
        <w:jc w:val="both"/>
        <w:rPr>
          <w:rFonts w:ascii="Georgia" w:eastAsia="Georgia" w:hAnsi="Georgia" w:cs="Georgia"/>
          <w:sz w:val="19"/>
          <w:szCs w:val="19"/>
        </w:rPr>
      </w:pPr>
      <w:r>
        <w:rPr>
          <w:rFonts w:ascii="Georgia" w:eastAsia="Georgia" w:hAnsi="Georgia" w:cs="Georgia"/>
          <w:b/>
          <w:bCs/>
          <w:sz w:val="19"/>
          <w:szCs w:val="19"/>
        </w:rPr>
        <w:t>Head</w:t>
      </w:r>
      <w:r>
        <w:rPr>
          <w:rFonts w:ascii="Georgia" w:eastAsia="Georgia" w:hAnsi="Georgia" w:cs="Georgia"/>
          <w:b/>
          <w:bCs/>
          <w:spacing w:val="11"/>
          <w:sz w:val="19"/>
          <w:szCs w:val="19"/>
        </w:rPr>
        <w:t xml:space="preserve"> </w:t>
      </w:r>
      <w:r>
        <w:rPr>
          <w:rFonts w:ascii="Georgia" w:eastAsia="Georgia" w:hAnsi="Georgia" w:cs="Georgia"/>
          <w:b/>
          <w:bCs/>
          <w:sz w:val="19"/>
          <w:szCs w:val="19"/>
        </w:rPr>
        <w:t>Using</w:t>
      </w:r>
      <w:r>
        <w:rPr>
          <w:rFonts w:ascii="Georgia" w:eastAsia="Georgia" w:hAnsi="Georgia" w:cs="Georgia"/>
          <w:b/>
          <w:bCs/>
          <w:spacing w:val="12"/>
          <w:sz w:val="19"/>
          <w:szCs w:val="19"/>
        </w:rPr>
        <w:t xml:space="preserve"> </w:t>
      </w:r>
      <w:r>
        <w:rPr>
          <w:rFonts w:ascii="Georgia" w:eastAsia="Georgia" w:hAnsi="Georgia" w:cs="Georgia"/>
          <w:b/>
          <w:bCs/>
          <w:sz w:val="19"/>
          <w:szCs w:val="19"/>
        </w:rPr>
        <w:t>Probability</w:t>
      </w:r>
      <w:r>
        <w:rPr>
          <w:rFonts w:ascii="Georgia" w:eastAsia="Georgia" w:hAnsi="Georgia" w:cs="Georgia"/>
          <w:b/>
          <w:bCs/>
          <w:spacing w:val="23"/>
          <w:sz w:val="19"/>
          <w:szCs w:val="19"/>
        </w:rPr>
        <w:t xml:space="preserve"> </w:t>
      </w:r>
      <w:r>
        <w:rPr>
          <w:rFonts w:ascii="Georgia" w:eastAsia="Georgia" w:hAnsi="Georgia" w:cs="Georgia"/>
          <w:b/>
          <w:bCs/>
          <w:sz w:val="19"/>
          <w:szCs w:val="19"/>
        </w:rPr>
        <w:t>and</w:t>
      </w:r>
      <w:r>
        <w:rPr>
          <w:rFonts w:ascii="Georgia" w:eastAsia="Georgia" w:hAnsi="Georgia" w:cs="Georgia"/>
          <w:b/>
          <w:bCs/>
          <w:spacing w:val="8"/>
          <w:sz w:val="19"/>
          <w:szCs w:val="19"/>
        </w:rPr>
        <w:t xml:space="preserve"> </w:t>
      </w:r>
      <w:r>
        <w:rPr>
          <w:rFonts w:ascii="Georgia" w:eastAsia="Georgia" w:hAnsi="Georgia" w:cs="Georgia"/>
          <w:b/>
          <w:bCs/>
          <w:sz w:val="19"/>
          <w:szCs w:val="19"/>
        </w:rPr>
        <w:t>Connectivit</w:t>
      </w:r>
      <w:r>
        <w:rPr>
          <w:rFonts w:ascii="Georgia" w:eastAsia="Georgia" w:hAnsi="Georgia" w:cs="Georgia"/>
          <w:b/>
          <w:bCs/>
          <w:spacing w:val="3"/>
          <w:sz w:val="19"/>
          <w:szCs w:val="19"/>
        </w:rPr>
        <w:t>y</w:t>
      </w:r>
      <w:r>
        <w:rPr>
          <w:rFonts w:ascii="Georgia" w:eastAsia="Georgia" w:hAnsi="Georgia" w:cs="Georgia"/>
          <w:sz w:val="19"/>
          <w:szCs w:val="19"/>
        </w:rPr>
        <w:t>”</w:t>
      </w:r>
      <w:r>
        <w:rPr>
          <w:rFonts w:ascii="Georgia" w:eastAsia="Georgia" w:hAnsi="Georgia" w:cs="Georgia"/>
          <w:spacing w:val="27"/>
          <w:sz w:val="19"/>
          <w:szCs w:val="19"/>
        </w:rPr>
        <w:t xml:space="preserve"> </w:t>
      </w:r>
      <w:r>
        <w:rPr>
          <w:rFonts w:ascii="Georgia" w:eastAsia="Georgia" w:hAnsi="Georgia" w:cs="Georgia"/>
          <w:i/>
          <w:sz w:val="19"/>
          <w:szCs w:val="19"/>
        </w:rPr>
        <w:t xml:space="preserve">J </w:t>
      </w:r>
      <w:proofErr w:type="spellStart"/>
      <w:r>
        <w:rPr>
          <w:rFonts w:ascii="Georgia" w:eastAsia="Georgia" w:hAnsi="Georgia" w:cs="Georgia"/>
          <w:i/>
          <w:sz w:val="19"/>
          <w:szCs w:val="19"/>
        </w:rPr>
        <w:t>Comput</w:t>
      </w:r>
      <w:proofErr w:type="spellEnd"/>
      <w:r>
        <w:rPr>
          <w:rFonts w:ascii="Georgia" w:eastAsia="Georgia" w:hAnsi="Georgia" w:cs="Georgia"/>
          <w:i/>
          <w:sz w:val="19"/>
          <w:szCs w:val="19"/>
        </w:rPr>
        <w:t xml:space="preserve"> Assist </w:t>
      </w:r>
      <w:proofErr w:type="spellStart"/>
      <w:r>
        <w:rPr>
          <w:rFonts w:ascii="Georgia" w:eastAsia="Georgia" w:hAnsi="Georgia" w:cs="Georgia"/>
          <w:i/>
          <w:sz w:val="19"/>
          <w:szCs w:val="19"/>
        </w:rPr>
        <w:t>Tomogr</w:t>
      </w:r>
      <w:proofErr w:type="spellEnd"/>
      <w:r>
        <w:rPr>
          <w:rFonts w:ascii="Georgia" w:eastAsia="Georgia" w:hAnsi="Georgia" w:cs="Georgia"/>
          <w:i/>
          <w:spacing w:val="3"/>
          <w:sz w:val="19"/>
          <w:szCs w:val="19"/>
        </w:rPr>
        <w:t xml:space="preserve"> </w:t>
      </w:r>
      <w:r>
        <w:rPr>
          <w:rFonts w:ascii="Georgia" w:eastAsia="Georgia" w:hAnsi="Georgia" w:cs="Georgia"/>
          <w:sz w:val="19"/>
          <w:szCs w:val="19"/>
        </w:rPr>
        <w:t>14,</w:t>
      </w:r>
      <w:r>
        <w:rPr>
          <w:rFonts w:ascii="Georgia" w:eastAsia="Georgia" w:hAnsi="Georgia" w:cs="Georgia"/>
          <w:spacing w:val="8"/>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6</w:t>
      </w:r>
      <w:r>
        <w:rPr>
          <w:rFonts w:ascii="Georgia" w:eastAsia="Georgia" w:hAnsi="Georgia" w:cs="Georgia"/>
          <w:spacing w:val="3"/>
          <w:sz w:val="19"/>
          <w:szCs w:val="19"/>
        </w:rPr>
        <w:t xml:space="preserve"> </w:t>
      </w:r>
      <w:r>
        <w:rPr>
          <w:rFonts w:ascii="Georgia" w:eastAsia="Georgia" w:hAnsi="Georgia" w:cs="Georgia"/>
          <w:sz w:val="19"/>
          <w:szCs w:val="19"/>
        </w:rPr>
        <w:t>():</w:t>
      </w:r>
      <w:r>
        <w:rPr>
          <w:rFonts w:ascii="Georgia" w:eastAsia="Georgia" w:hAnsi="Georgia" w:cs="Georgia"/>
          <w:spacing w:val="21"/>
          <w:sz w:val="19"/>
          <w:szCs w:val="19"/>
        </w:rPr>
        <w:t xml:space="preserve"> </w:t>
      </w:r>
      <w:r>
        <w:rPr>
          <w:rFonts w:ascii="Georgia" w:eastAsia="Georgia" w:hAnsi="Georgia" w:cs="Georgia"/>
          <w:w w:val="102"/>
          <w:sz w:val="19"/>
          <w:szCs w:val="19"/>
        </w:rPr>
        <w:t>1037–45.</w:t>
      </w:r>
    </w:p>
    <w:p w14:paraId="2772C2C3" w14:textId="77777777" w:rsidR="00E61F9D" w:rsidRDefault="005C64D6">
      <w:pPr>
        <w:spacing w:before="93" w:after="0" w:line="277" w:lineRule="auto"/>
        <w:ind w:left="130" w:right="639" w:firstLine="10"/>
        <w:jc w:val="both"/>
        <w:rPr>
          <w:rFonts w:ascii="Georgia" w:eastAsia="Georgia" w:hAnsi="Georgia" w:cs="Georgia"/>
          <w:sz w:val="19"/>
          <w:szCs w:val="19"/>
        </w:rPr>
      </w:pPr>
      <w:r>
        <w:rPr>
          <w:rFonts w:ascii="Georgia" w:eastAsia="Georgia" w:hAnsi="Georgia" w:cs="Georgia"/>
          <w:sz w:val="19"/>
          <w:szCs w:val="19"/>
        </w:rPr>
        <w:t>33.</w:t>
      </w:r>
      <w:r>
        <w:rPr>
          <w:rFonts w:ascii="Georgia" w:eastAsia="Georgia" w:hAnsi="Georgia" w:cs="Georgia"/>
          <w:spacing w:val="38"/>
          <w:sz w:val="19"/>
          <w:szCs w:val="19"/>
        </w:rPr>
        <w:t xml:space="preserve"> </w:t>
      </w:r>
      <w:proofErr w:type="spellStart"/>
      <w:r>
        <w:rPr>
          <w:rFonts w:ascii="Georgia" w:eastAsia="Georgia" w:hAnsi="Georgia" w:cs="Georgia"/>
          <w:sz w:val="19"/>
          <w:szCs w:val="19"/>
        </w:rPr>
        <w:t>Kikinis</w:t>
      </w:r>
      <w:proofErr w:type="spellEnd"/>
      <w:r>
        <w:rPr>
          <w:rFonts w:ascii="Georgia" w:eastAsia="Georgia" w:hAnsi="Georgia" w:cs="Georgia"/>
          <w:sz w:val="19"/>
          <w:szCs w:val="19"/>
        </w:rPr>
        <w:t>,</w:t>
      </w:r>
      <w:r>
        <w:rPr>
          <w:rFonts w:ascii="Georgia" w:eastAsia="Georgia" w:hAnsi="Georgia" w:cs="Georgia"/>
          <w:spacing w:val="20"/>
          <w:sz w:val="19"/>
          <w:szCs w:val="19"/>
        </w:rPr>
        <w:t xml:space="preserve"> </w:t>
      </w:r>
      <w:r>
        <w:rPr>
          <w:rFonts w:ascii="Georgia" w:eastAsia="Georgia" w:hAnsi="Georgia" w:cs="Georgia"/>
          <w:sz w:val="19"/>
          <w:szCs w:val="19"/>
        </w:rPr>
        <w:t>R.,</w:t>
      </w:r>
      <w:r>
        <w:rPr>
          <w:rFonts w:ascii="Georgia" w:eastAsia="Georgia" w:hAnsi="Georgia" w:cs="Georgia"/>
          <w:spacing w:val="14"/>
          <w:sz w:val="19"/>
          <w:szCs w:val="19"/>
        </w:rPr>
        <w:t xml:space="preserve"> </w:t>
      </w:r>
      <w:proofErr w:type="spellStart"/>
      <w:r>
        <w:rPr>
          <w:rFonts w:ascii="Georgia" w:eastAsia="Georgia" w:hAnsi="Georgia" w:cs="Georgia"/>
          <w:sz w:val="19"/>
          <w:szCs w:val="19"/>
        </w:rPr>
        <w:t>Shenton</w:t>
      </w:r>
      <w:proofErr w:type="spellEnd"/>
      <w:r>
        <w:rPr>
          <w:rFonts w:ascii="Georgia" w:eastAsia="Georgia" w:hAnsi="Georgia" w:cs="Georgia"/>
          <w:sz w:val="19"/>
          <w:szCs w:val="19"/>
        </w:rPr>
        <w:t>,</w:t>
      </w:r>
      <w:r>
        <w:rPr>
          <w:rFonts w:ascii="Georgia" w:eastAsia="Georgia" w:hAnsi="Georgia" w:cs="Georgia"/>
          <w:spacing w:val="22"/>
          <w:sz w:val="19"/>
          <w:szCs w:val="19"/>
        </w:rPr>
        <w:t xml:space="preserve"> </w:t>
      </w:r>
      <w:r>
        <w:rPr>
          <w:rFonts w:ascii="Georgia" w:eastAsia="Georgia" w:hAnsi="Georgia" w:cs="Georgia"/>
          <w:sz w:val="19"/>
          <w:szCs w:val="19"/>
        </w:rPr>
        <w:t>M.</w:t>
      </w:r>
      <w:r>
        <w:rPr>
          <w:rFonts w:ascii="Georgia" w:eastAsia="Georgia" w:hAnsi="Georgia" w:cs="Georgia"/>
          <w:spacing w:val="11"/>
          <w:sz w:val="19"/>
          <w:szCs w:val="19"/>
        </w:rPr>
        <w:t xml:space="preserve"> </w:t>
      </w:r>
      <w:r>
        <w:rPr>
          <w:rFonts w:ascii="Georgia" w:eastAsia="Georgia" w:hAnsi="Georgia" w:cs="Georgia"/>
          <w:sz w:val="19"/>
          <w:szCs w:val="19"/>
        </w:rPr>
        <w:t>E.,</w:t>
      </w:r>
      <w:r>
        <w:rPr>
          <w:rFonts w:ascii="Georgia" w:eastAsia="Georgia" w:hAnsi="Georgia" w:cs="Georgia"/>
          <w:spacing w:val="12"/>
          <w:sz w:val="19"/>
          <w:szCs w:val="19"/>
        </w:rPr>
        <w:t xml:space="preserve"> </w:t>
      </w:r>
      <w:proofErr w:type="spellStart"/>
      <w:r>
        <w:rPr>
          <w:rFonts w:ascii="Georgia" w:eastAsia="Georgia" w:hAnsi="Georgia" w:cs="Georgia"/>
          <w:sz w:val="19"/>
          <w:szCs w:val="19"/>
        </w:rPr>
        <w:t>Gerig</w:t>
      </w:r>
      <w:proofErr w:type="spellEnd"/>
      <w:r>
        <w:rPr>
          <w:rFonts w:ascii="Georgia" w:eastAsia="Georgia" w:hAnsi="Georgia" w:cs="Georgia"/>
          <w:sz w:val="19"/>
          <w:szCs w:val="19"/>
        </w:rPr>
        <w:t>,</w:t>
      </w:r>
      <w:r>
        <w:rPr>
          <w:rFonts w:ascii="Georgia" w:eastAsia="Georgia" w:hAnsi="Georgia" w:cs="Georgia"/>
          <w:spacing w:val="17"/>
          <w:sz w:val="19"/>
          <w:szCs w:val="19"/>
        </w:rPr>
        <w:t xml:space="preserve"> </w:t>
      </w:r>
      <w:r>
        <w:rPr>
          <w:rFonts w:ascii="Georgia" w:eastAsia="Georgia" w:hAnsi="Georgia" w:cs="Georgia"/>
          <w:sz w:val="19"/>
          <w:szCs w:val="19"/>
        </w:rPr>
        <w:t>G.,</w:t>
      </w:r>
      <w:r>
        <w:rPr>
          <w:rFonts w:ascii="Georgia" w:eastAsia="Georgia" w:hAnsi="Georgia" w:cs="Georgia"/>
          <w:spacing w:val="12"/>
          <w:sz w:val="19"/>
          <w:szCs w:val="19"/>
        </w:rPr>
        <w:t xml:space="preserve"> </w:t>
      </w:r>
      <w:r>
        <w:rPr>
          <w:rFonts w:ascii="Georgia" w:eastAsia="Georgia" w:hAnsi="Georgia" w:cs="Georgia"/>
          <w:sz w:val="19"/>
          <w:szCs w:val="19"/>
        </w:rPr>
        <w:t>Martin,</w:t>
      </w:r>
      <w:r>
        <w:rPr>
          <w:rFonts w:ascii="Georgia" w:eastAsia="Georgia" w:hAnsi="Georgia" w:cs="Georgia"/>
          <w:spacing w:val="20"/>
          <w:sz w:val="19"/>
          <w:szCs w:val="19"/>
        </w:rPr>
        <w:t xml:space="preserve"> </w:t>
      </w:r>
      <w:r>
        <w:rPr>
          <w:rFonts w:ascii="Georgia" w:eastAsia="Georgia" w:hAnsi="Georgia" w:cs="Georgia"/>
          <w:sz w:val="19"/>
          <w:szCs w:val="19"/>
        </w:rPr>
        <w:t>J.,</w:t>
      </w:r>
      <w:r>
        <w:rPr>
          <w:rFonts w:ascii="Georgia" w:eastAsia="Georgia" w:hAnsi="Georgia" w:cs="Georgia"/>
          <w:spacing w:val="13"/>
          <w:sz w:val="19"/>
          <w:szCs w:val="19"/>
        </w:rPr>
        <w:t xml:space="preserve"> </w:t>
      </w:r>
      <w:r>
        <w:rPr>
          <w:rFonts w:ascii="Georgia" w:eastAsia="Georgia" w:hAnsi="Georgia" w:cs="Georgia"/>
          <w:sz w:val="19"/>
          <w:szCs w:val="19"/>
        </w:rPr>
        <w:t>Anderson,</w:t>
      </w:r>
      <w:r>
        <w:rPr>
          <w:rFonts w:ascii="Georgia" w:eastAsia="Georgia" w:hAnsi="Georgia" w:cs="Georgia"/>
          <w:spacing w:val="24"/>
          <w:sz w:val="19"/>
          <w:szCs w:val="19"/>
        </w:rPr>
        <w:t xml:space="preserve"> </w:t>
      </w:r>
      <w:r>
        <w:rPr>
          <w:rFonts w:ascii="Georgia" w:eastAsia="Georgia" w:hAnsi="Georgia" w:cs="Georgia"/>
          <w:sz w:val="19"/>
          <w:szCs w:val="19"/>
        </w:rPr>
        <w:t>M.,</w:t>
      </w:r>
      <w:r>
        <w:rPr>
          <w:rFonts w:ascii="Georgia" w:eastAsia="Georgia" w:hAnsi="Georgia" w:cs="Georgia"/>
          <w:spacing w:val="13"/>
          <w:sz w:val="19"/>
          <w:szCs w:val="19"/>
        </w:rPr>
        <w:t xml:space="preserve"> </w:t>
      </w:r>
      <w:r>
        <w:rPr>
          <w:rFonts w:ascii="Georgia" w:eastAsia="Georgia" w:hAnsi="Georgia" w:cs="Georgia"/>
          <w:sz w:val="19"/>
          <w:szCs w:val="19"/>
        </w:rPr>
        <w:t>Metcalf,</w:t>
      </w:r>
      <w:r>
        <w:rPr>
          <w:rFonts w:ascii="Georgia" w:eastAsia="Georgia" w:hAnsi="Georgia" w:cs="Georgia"/>
          <w:spacing w:val="21"/>
          <w:sz w:val="19"/>
          <w:szCs w:val="19"/>
        </w:rPr>
        <w:t xml:space="preserve"> </w:t>
      </w:r>
      <w:r>
        <w:rPr>
          <w:rFonts w:ascii="Georgia" w:eastAsia="Georgia" w:hAnsi="Georgia" w:cs="Georgia"/>
          <w:sz w:val="19"/>
          <w:szCs w:val="19"/>
        </w:rPr>
        <w:t>D.,</w:t>
      </w:r>
      <w:r>
        <w:rPr>
          <w:rFonts w:ascii="Georgia" w:eastAsia="Georgia" w:hAnsi="Georgia" w:cs="Georgia"/>
          <w:spacing w:val="12"/>
          <w:sz w:val="19"/>
          <w:szCs w:val="19"/>
        </w:rPr>
        <w:t xml:space="preserve"> </w:t>
      </w:r>
      <w:r>
        <w:rPr>
          <w:rFonts w:ascii="Georgia" w:eastAsia="Georgia" w:hAnsi="Georgia" w:cs="Georgia"/>
          <w:sz w:val="19"/>
          <w:szCs w:val="19"/>
        </w:rPr>
        <w:t>Guttmann,</w:t>
      </w:r>
      <w:r>
        <w:rPr>
          <w:rFonts w:ascii="Georgia" w:eastAsia="Georgia" w:hAnsi="Georgia" w:cs="Georgia"/>
          <w:spacing w:val="25"/>
          <w:sz w:val="19"/>
          <w:szCs w:val="19"/>
        </w:rPr>
        <w:t xml:space="preserve"> </w:t>
      </w:r>
      <w:r>
        <w:rPr>
          <w:rFonts w:ascii="Georgia" w:eastAsia="Georgia" w:hAnsi="Georgia" w:cs="Georgia"/>
          <w:sz w:val="19"/>
          <w:szCs w:val="19"/>
        </w:rPr>
        <w:t>C.</w:t>
      </w:r>
      <w:r>
        <w:rPr>
          <w:rFonts w:ascii="Georgia" w:eastAsia="Georgia" w:hAnsi="Georgia" w:cs="Georgia"/>
          <w:spacing w:val="9"/>
          <w:sz w:val="19"/>
          <w:szCs w:val="19"/>
        </w:rPr>
        <w:t xml:space="preserve"> </w:t>
      </w:r>
      <w:r>
        <w:rPr>
          <w:rFonts w:ascii="Georgia" w:eastAsia="Georgia" w:hAnsi="Georgia" w:cs="Georgia"/>
          <w:sz w:val="19"/>
          <w:szCs w:val="19"/>
        </w:rPr>
        <w:t>R.,</w:t>
      </w:r>
      <w:r>
        <w:rPr>
          <w:rFonts w:ascii="Georgia" w:eastAsia="Georgia" w:hAnsi="Georgia" w:cs="Georgia"/>
          <w:spacing w:val="14"/>
          <w:sz w:val="19"/>
          <w:szCs w:val="19"/>
        </w:rPr>
        <w:t xml:space="preserve"> </w:t>
      </w:r>
      <w:proofErr w:type="spellStart"/>
      <w:r>
        <w:rPr>
          <w:rFonts w:ascii="Georgia" w:eastAsia="Georgia" w:hAnsi="Georgia" w:cs="Georgia"/>
          <w:sz w:val="19"/>
          <w:szCs w:val="19"/>
        </w:rPr>
        <w:t>McCarley</w:t>
      </w:r>
      <w:proofErr w:type="spellEnd"/>
      <w:r>
        <w:rPr>
          <w:rFonts w:ascii="Georgia" w:eastAsia="Georgia" w:hAnsi="Georgia" w:cs="Georgia"/>
          <w:sz w:val="19"/>
          <w:szCs w:val="19"/>
        </w:rPr>
        <w:t>,</w:t>
      </w:r>
      <w:r>
        <w:rPr>
          <w:rFonts w:ascii="Georgia" w:eastAsia="Georgia" w:hAnsi="Georgia" w:cs="Georgia"/>
          <w:spacing w:val="24"/>
          <w:sz w:val="19"/>
          <w:szCs w:val="19"/>
        </w:rPr>
        <w:t xml:space="preserve"> </w:t>
      </w:r>
      <w:r>
        <w:rPr>
          <w:rFonts w:ascii="Georgia" w:eastAsia="Georgia" w:hAnsi="Georgia" w:cs="Georgia"/>
          <w:sz w:val="19"/>
          <w:szCs w:val="19"/>
        </w:rPr>
        <w:t>R.</w:t>
      </w:r>
      <w:r>
        <w:rPr>
          <w:rFonts w:ascii="Georgia" w:eastAsia="Georgia" w:hAnsi="Georgia" w:cs="Georgia"/>
          <w:spacing w:val="12"/>
          <w:sz w:val="19"/>
          <w:szCs w:val="19"/>
        </w:rPr>
        <w:t xml:space="preserve"> </w:t>
      </w:r>
      <w:r>
        <w:rPr>
          <w:rFonts w:ascii="Georgia" w:eastAsia="Georgia" w:hAnsi="Georgia" w:cs="Georgia"/>
          <w:sz w:val="19"/>
          <w:szCs w:val="19"/>
        </w:rPr>
        <w:t>W.,</w:t>
      </w:r>
      <w:r>
        <w:rPr>
          <w:rFonts w:ascii="Georgia" w:eastAsia="Georgia" w:hAnsi="Georgia" w:cs="Georgia"/>
          <w:spacing w:val="16"/>
          <w:sz w:val="19"/>
          <w:szCs w:val="19"/>
        </w:rPr>
        <w:t xml:space="preserve"> </w:t>
      </w:r>
      <w:proofErr w:type="spellStart"/>
      <w:r>
        <w:rPr>
          <w:rFonts w:ascii="Georgia" w:eastAsia="Georgia" w:hAnsi="Georgia" w:cs="Georgia"/>
          <w:w w:val="102"/>
          <w:sz w:val="19"/>
          <w:szCs w:val="19"/>
        </w:rPr>
        <w:t>Lorensen</w:t>
      </w:r>
      <w:proofErr w:type="spellEnd"/>
      <w:r>
        <w:rPr>
          <w:rFonts w:ascii="Georgia" w:eastAsia="Georgia" w:hAnsi="Georgia" w:cs="Georgia"/>
          <w:w w:val="102"/>
          <w:sz w:val="19"/>
          <w:szCs w:val="19"/>
        </w:rPr>
        <w:t xml:space="preserve">, </w:t>
      </w:r>
      <w:r>
        <w:rPr>
          <w:rFonts w:ascii="Georgia" w:eastAsia="Georgia" w:hAnsi="Georgia" w:cs="Georgia"/>
          <w:sz w:val="19"/>
          <w:szCs w:val="19"/>
        </w:rPr>
        <w:t>W.,</w:t>
      </w:r>
      <w:r>
        <w:rPr>
          <w:rFonts w:ascii="Georgia" w:eastAsia="Georgia" w:hAnsi="Georgia" w:cs="Georgia"/>
          <w:spacing w:val="21"/>
          <w:sz w:val="19"/>
          <w:szCs w:val="19"/>
        </w:rPr>
        <w:t xml:space="preserve"> </w:t>
      </w:r>
      <w:r>
        <w:rPr>
          <w:rFonts w:ascii="Georgia" w:eastAsia="Georgia" w:hAnsi="Georgia" w:cs="Georgia"/>
          <w:sz w:val="19"/>
          <w:szCs w:val="19"/>
        </w:rPr>
        <w:t>and</w:t>
      </w:r>
      <w:r>
        <w:rPr>
          <w:rFonts w:ascii="Georgia" w:eastAsia="Georgia" w:hAnsi="Georgia" w:cs="Georgia"/>
          <w:spacing w:val="16"/>
          <w:sz w:val="19"/>
          <w:szCs w:val="19"/>
        </w:rPr>
        <w:t xml:space="preserve"> </w:t>
      </w:r>
      <w:r>
        <w:rPr>
          <w:rFonts w:ascii="Georgia" w:eastAsia="Georgia" w:hAnsi="Georgia" w:cs="Georgia"/>
          <w:sz w:val="19"/>
          <w:szCs w:val="19"/>
        </w:rPr>
        <w:t>Cline,</w:t>
      </w:r>
      <w:r>
        <w:rPr>
          <w:rFonts w:ascii="Georgia" w:eastAsia="Georgia" w:hAnsi="Georgia" w:cs="Georgia"/>
          <w:spacing w:val="22"/>
          <w:sz w:val="19"/>
          <w:szCs w:val="19"/>
        </w:rPr>
        <w:t xml:space="preserve"> </w:t>
      </w:r>
      <w:r>
        <w:rPr>
          <w:rFonts w:ascii="Georgia" w:eastAsia="Georgia" w:hAnsi="Georgia" w:cs="Georgia"/>
          <w:sz w:val="19"/>
          <w:szCs w:val="19"/>
        </w:rPr>
        <w:t>H.</w:t>
      </w:r>
      <w:r>
        <w:rPr>
          <w:rFonts w:ascii="Georgia" w:eastAsia="Georgia" w:hAnsi="Georgia" w:cs="Georgia"/>
          <w:spacing w:val="14"/>
          <w:sz w:val="19"/>
          <w:szCs w:val="19"/>
        </w:rPr>
        <w:t xml:space="preserve"> </w:t>
      </w:r>
      <w:r>
        <w:rPr>
          <w:rFonts w:ascii="Georgia" w:eastAsia="Georgia" w:hAnsi="Georgia" w:cs="Georgia"/>
          <w:sz w:val="19"/>
          <w:szCs w:val="19"/>
        </w:rPr>
        <w:t>“</w:t>
      </w:r>
      <w:r>
        <w:rPr>
          <w:rFonts w:ascii="Georgia" w:eastAsia="Georgia" w:hAnsi="Georgia" w:cs="Georgia"/>
          <w:b/>
          <w:bCs/>
          <w:sz w:val="19"/>
          <w:szCs w:val="19"/>
        </w:rPr>
        <w:t>Routine</w:t>
      </w:r>
      <w:r>
        <w:rPr>
          <w:rFonts w:ascii="Georgia" w:eastAsia="Georgia" w:hAnsi="Georgia" w:cs="Georgia"/>
          <w:b/>
          <w:bCs/>
          <w:spacing w:val="27"/>
          <w:sz w:val="19"/>
          <w:szCs w:val="19"/>
        </w:rPr>
        <w:t xml:space="preserve"> </w:t>
      </w:r>
      <w:r>
        <w:rPr>
          <w:rFonts w:ascii="Georgia" w:eastAsia="Georgia" w:hAnsi="Georgia" w:cs="Georgia"/>
          <w:b/>
          <w:bCs/>
          <w:sz w:val="19"/>
          <w:szCs w:val="19"/>
        </w:rPr>
        <w:t>Quantitative</w:t>
      </w:r>
      <w:r>
        <w:rPr>
          <w:rFonts w:ascii="Georgia" w:eastAsia="Georgia" w:hAnsi="Georgia" w:cs="Georgia"/>
          <w:b/>
          <w:bCs/>
          <w:spacing w:val="34"/>
          <w:sz w:val="19"/>
          <w:szCs w:val="19"/>
        </w:rPr>
        <w:t xml:space="preserve"> </w:t>
      </w:r>
      <w:r>
        <w:rPr>
          <w:rFonts w:ascii="Georgia" w:eastAsia="Georgia" w:hAnsi="Georgia" w:cs="Georgia"/>
          <w:b/>
          <w:bCs/>
          <w:sz w:val="19"/>
          <w:szCs w:val="19"/>
        </w:rPr>
        <w:t>Analysis</w:t>
      </w:r>
      <w:r>
        <w:rPr>
          <w:rFonts w:ascii="Georgia" w:eastAsia="Georgia" w:hAnsi="Georgia" w:cs="Georgia"/>
          <w:b/>
          <w:bCs/>
          <w:spacing w:val="27"/>
          <w:sz w:val="19"/>
          <w:szCs w:val="19"/>
        </w:rPr>
        <w:t xml:space="preserve"> </w:t>
      </w:r>
      <w:r>
        <w:rPr>
          <w:rFonts w:ascii="Georgia" w:eastAsia="Georgia" w:hAnsi="Georgia" w:cs="Georgia"/>
          <w:b/>
          <w:bCs/>
          <w:sz w:val="19"/>
          <w:szCs w:val="19"/>
        </w:rPr>
        <w:t>of</w:t>
      </w:r>
      <w:r>
        <w:rPr>
          <w:rFonts w:ascii="Georgia" w:eastAsia="Georgia" w:hAnsi="Georgia" w:cs="Georgia"/>
          <w:b/>
          <w:bCs/>
          <w:spacing w:val="14"/>
          <w:sz w:val="19"/>
          <w:szCs w:val="19"/>
        </w:rPr>
        <w:t xml:space="preserve"> </w:t>
      </w:r>
      <w:r>
        <w:rPr>
          <w:rFonts w:ascii="Georgia" w:eastAsia="Georgia" w:hAnsi="Georgia" w:cs="Georgia"/>
          <w:b/>
          <w:bCs/>
          <w:sz w:val="19"/>
          <w:szCs w:val="19"/>
        </w:rPr>
        <w:t>Brain</w:t>
      </w:r>
      <w:r>
        <w:rPr>
          <w:rFonts w:ascii="Georgia" w:eastAsia="Georgia" w:hAnsi="Georgia" w:cs="Georgia"/>
          <w:b/>
          <w:bCs/>
          <w:spacing w:val="22"/>
          <w:sz w:val="19"/>
          <w:szCs w:val="19"/>
        </w:rPr>
        <w:t xml:space="preserve"> </w:t>
      </w:r>
      <w:r>
        <w:rPr>
          <w:rFonts w:ascii="Georgia" w:eastAsia="Georgia" w:hAnsi="Georgia" w:cs="Georgia"/>
          <w:b/>
          <w:bCs/>
          <w:sz w:val="19"/>
          <w:szCs w:val="19"/>
        </w:rPr>
        <w:t>and</w:t>
      </w:r>
      <w:r>
        <w:rPr>
          <w:rFonts w:ascii="Georgia" w:eastAsia="Georgia" w:hAnsi="Georgia" w:cs="Georgia"/>
          <w:b/>
          <w:bCs/>
          <w:spacing w:val="17"/>
          <w:sz w:val="19"/>
          <w:szCs w:val="19"/>
        </w:rPr>
        <w:t xml:space="preserve"> </w:t>
      </w:r>
      <w:r>
        <w:rPr>
          <w:rFonts w:ascii="Georgia" w:eastAsia="Georgia" w:hAnsi="Georgia" w:cs="Georgia"/>
          <w:b/>
          <w:bCs/>
          <w:sz w:val="19"/>
          <w:szCs w:val="19"/>
        </w:rPr>
        <w:t>Cerebrospinal</w:t>
      </w:r>
      <w:r>
        <w:rPr>
          <w:rFonts w:ascii="Georgia" w:eastAsia="Georgia" w:hAnsi="Georgia" w:cs="Georgia"/>
          <w:b/>
          <w:bCs/>
          <w:spacing w:val="39"/>
          <w:sz w:val="19"/>
          <w:szCs w:val="19"/>
        </w:rPr>
        <w:t xml:space="preserve"> </w:t>
      </w:r>
      <w:r>
        <w:rPr>
          <w:rFonts w:ascii="Georgia" w:eastAsia="Georgia" w:hAnsi="Georgia" w:cs="Georgia"/>
          <w:b/>
          <w:bCs/>
          <w:sz w:val="19"/>
          <w:szCs w:val="19"/>
        </w:rPr>
        <w:t>Fluid</w:t>
      </w:r>
      <w:r>
        <w:rPr>
          <w:rFonts w:ascii="Georgia" w:eastAsia="Georgia" w:hAnsi="Georgia" w:cs="Georgia"/>
          <w:b/>
          <w:bCs/>
          <w:spacing w:val="20"/>
          <w:sz w:val="19"/>
          <w:szCs w:val="19"/>
        </w:rPr>
        <w:t xml:space="preserve"> </w:t>
      </w:r>
      <w:r>
        <w:rPr>
          <w:rFonts w:ascii="Georgia" w:eastAsia="Georgia" w:hAnsi="Georgia" w:cs="Georgia"/>
          <w:b/>
          <w:bCs/>
          <w:sz w:val="19"/>
          <w:szCs w:val="19"/>
        </w:rPr>
        <w:t>Spaces</w:t>
      </w:r>
      <w:r>
        <w:rPr>
          <w:rFonts w:ascii="Georgia" w:eastAsia="Georgia" w:hAnsi="Georgia" w:cs="Georgia"/>
          <w:b/>
          <w:bCs/>
          <w:spacing w:val="23"/>
          <w:sz w:val="19"/>
          <w:szCs w:val="19"/>
        </w:rPr>
        <w:t xml:space="preserve"> </w:t>
      </w:r>
      <w:r>
        <w:rPr>
          <w:rFonts w:ascii="Georgia" w:eastAsia="Georgia" w:hAnsi="Georgia" w:cs="Georgia"/>
          <w:b/>
          <w:bCs/>
          <w:sz w:val="19"/>
          <w:szCs w:val="19"/>
        </w:rPr>
        <w:t>with</w:t>
      </w:r>
      <w:r>
        <w:rPr>
          <w:rFonts w:ascii="Georgia" w:eastAsia="Georgia" w:hAnsi="Georgia" w:cs="Georgia"/>
          <w:b/>
          <w:bCs/>
          <w:spacing w:val="20"/>
          <w:sz w:val="19"/>
          <w:szCs w:val="19"/>
        </w:rPr>
        <w:t xml:space="preserve"> </w:t>
      </w:r>
      <w:r>
        <w:rPr>
          <w:rFonts w:ascii="Georgia" w:eastAsia="Georgia" w:hAnsi="Georgia" w:cs="Georgia"/>
          <w:b/>
          <w:bCs/>
          <w:sz w:val="19"/>
          <w:szCs w:val="19"/>
        </w:rPr>
        <w:t>MR</w:t>
      </w:r>
      <w:r>
        <w:rPr>
          <w:rFonts w:ascii="Georgia" w:eastAsia="Georgia" w:hAnsi="Georgia" w:cs="Georgia"/>
          <w:b/>
          <w:bCs/>
          <w:spacing w:val="17"/>
          <w:sz w:val="19"/>
          <w:szCs w:val="19"/>
        </w:rPr>
        <w:t xml:space="preserve"> </w:t>
      </w:r>
      <w:r>
        <w:rPr>
          <w:rFonts w:ascii="Georgia" w:eastAsia="Georgia" w:hAnsi="Georgia" w:cs="Georgia"/>
          <w:b/>
          <w:bCs/>
          <w:sz w:val="19"/>
          <w:szCs w:val="19"/>
        </w:rPr>
        <w:t>Imagin</w:t>
      </w:r>
      <w:r>
        <w:rPr>
          <w:rFonts w:ascii="Georgia" w:eastAsia="Georgia" w:hAnsi="Georgia" w:cs="Georgia"/>
          <w:b/>
          <w:bCs/>
          <w:spacing w:val="-1"/>
          <w:sz w:val="19"/>
          <w:szCs w:val="19"/>
        </w:rPr>
        <w:t>g</w:t>
      </w:r>
      <w:r>
        <w:rPr>
          <w:rFonts w:ascii="Georgia" w:eastAsia="Georgia" w:hAnsi="Georgia" w:cs="Georgia"/>
          <w:sz w:val="19"/>
          <w:szCs w:val="19"/>
        </w:rPr>
        <w:t>”</w:t>
      </w:r>
      <w:r>
        <w:rPr>
          <w:rFonts w:ascii="Georgia" w:eastAsia="Georgia" w:hAnsi="Georgia" w:cs="Georgia"/>
          <w:spacing w:val="28"/>
          <w:sz w:val="19"/>
          <w:szCs w:val="19"/>
        </w:rPr>
        <w:t xml:space="preserve"> </w:t>
      </w:r>
      <w:r>
        <w:rPr>
          <w:rFonts w:ascii="Georgia" w:eastAsia="Georgia" w:hAnsi="Georgia" w:cs="Georgia"/>
          <w:i/>
          <w:sz w:val="19"/>
          <w:szCs w:val="19"/>
        </w:rPr>
        <w:t xml:space="preserve">J </w:t>
      </w:r>
      <w:proofErr w:type="spellStart"/>
      <w:r>
        <w:rPr>
          <w:rFonts w:ascii="Georgia" w:eastAsia="Georgia" w:hAnsi="Georgia" w:cs="Georgia"/>
          <w:i/>
          <w:sz w:val="19"/>
          <w:szCs w:val="19"/>
        </w:rPr>
        <w:t>Magn</w:t>
      </w:r>
      <w:proofErr w:type="spellEnd"/>
      <w:r>
        <w:rPr>
          <w:rFonts w:ascii="Georgia" w:eastAsia="Georgia" w:hAnsi="Georgia" w:cs="Georgia"/>
          <w:i/>
          <w:sz w:val="19"/>
          <w:szCs w:val="19"/>
        </w:rPr>
        <w:t xml:space="preserve"> </w:t>
      </w:r>
      <w:proofErr w:type="spellStart"/>
      <w:r>
        <w:rPr>
          <w:rFonts w:ascii="Georgia" w:eastAsia="Georgia" w:hAnsi="Georgia" w:cs="Georgia"/>
          <w:i/>
          <w:sz w:val="19"/>
          <w:szCs w:val="19"/>
        </w:rPr>
        <w:t>Reson</w:t>
      </w:r>
      <w:proofErr w:type="spellEnd"/>
      <w:r>
        <w:rPr>
          <w:rFonts w:ascii="Georgia" w:eastAsia="Georgia" w:hAnsi="Georgia" w:cs="Georgia"/>
          <w:i/>
          <w:sz w:val="19"/>
          <w:szCs w:val="19"/>
        </w:rPr>
        <w:t xml:space="preserve"> Imaging</w:t>
      </w:r>
      <w:r>
        <w:rPr>
          <w:rFonts w:ascii="Georgia" w:eastAsia="Georgia" w:hAnsi="Georgia" w:cs="Georgia"/>
          <w:i/>
          <w:spacing w:val="1"/>
          <w:sz w:val="19"/>
          <w:szCs w:val="19"/>
        </w:rPr>
        <w:t xml:space="preserve"> </w:t>
      </w:r>
      <w:r>
        <w:rPr>
          <w:rFonts w:ascii="Georgia" w:eastAsia="Georgia" w:hAnsi="Georgia" w:cs="Georgia"/>
          <w:sz w:val="19"/>
          <w:szCs w:val="19"/>
        </w:rPr>
        <w:t>2,</w:t>
      </w:r>
      <w:r>
        <w:rPr>
          <w:rFonts w:ascii="Georgia" w:eastAsia="Georgia" w:hAnsi="Georgia" w:cs="Georgia"/>
          <w:spacing w:val="6"/>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6</w:t>
      </w:r>
      <w:r>
        <w:rPr>
          <w:rFonts w:ascii="Georgia" w:eastAsia="Georgia" w:hAnsi="Georgia" w:cs="Georgia"/>
          <w:spacing w:val="3"/>
          <w:sz w:val="19"/>
          <w:szCs w:val="19"/>
        </w:rPr>
        <w:t xml:space="preserve"> </w:t>
      </w:r>
      <w:r>
        <w:rPr>
          <w:rFonts w:ascii="Georgia" w:eastAsia="Georgia" w:hAnsi="Georgia" w:cs="Georgia"/>
          <w:sz w:val="19"/>
          <w:szCs w:val="19"/>
        </w:rPr>
        <w:t>():</w:t>
      </w:r>
      <w:r>
        <w:rPr>
          <w:rFonts w:ascii="Georgia" w:eastAsia="Georgia" w:hAnsi="Georgia" w:cs="Georgia"/>
          <w:spacing w:val="21"/>
          <w:sz w:val="19"/>
          <w:szCs w:val="19"/>
        </w:rPr>
        <w:t xml:space="preserve"> </w:t>
      </w:r>
      <w:r>
        <w:rPr>
          <w:rFonts w:ascii="Georgia" w:eastAsia="Georgia" w:hAnsi="Georgia" w:cs="Georgia"/>
          <w:w w:val="102"/>
          <w:sz w:val="19"/>
          <w:szCs w:val="19"/>
        </w:rPr>
        <w:t>619–29.</w:t>
      </w:r>
    </w:p>
    <w:p w14:paraId="78A67B5E" w14:textId="77777777" w:rsidR="00E61F9D" w:rsidRDefault="005C64D6">
      <w:pPr>
        <w:spacing w:before="59" w:after="0" w:line="277" w:lineRule="auto"/>
        <w:ind w:left="140" w:right="666"/>
        <w:jc w:val="both"/>
        <w:rPr>
          <w:rFonts w:ascii="Georgia" w:eastAsia="Georgia" w:hAnsi="Georgia" w:cs="Georgia"/>
          <w:sz w:val="19"/>
          <w:szCs w:val="19"/>
        </w:rPr>
      </w:pPr>
      <w:r>
        <w:rPr>
          <w:rFonts w:ascii="Georgia" w:eastAsia="Georgia" w:hAnsi="Georgia" w:cs="Georgia"/>
          <w:sz w:val="19"/>
          <w:szCs w:val="19"/>
        </w:rPr>
        <w:t xml:space="preserve">34. </w:t>
      </w:r>
      <w:r>
        <w:rPr>
          <w:rFonts w:ascii="Georgia" w:eastAsia="Georgia" w:hAnsi="Georgia" w:cs="Georgia"/>
          <w:spacing w:val="9"/>
          <w:sz w:val="19"/>
          <w:szCs w:val="19"/>
        </w:rPr>
        <w:t xml:space="preserve"> </w:t>
      </w:r>
      <w:proofErr w:type="spellStart"/>
      <w:r>
        <w:rPr>
          <w:rFonts w:ascii="Georgia" w:eastAsia="Georgia" w:hAnsi="Georgia" w:cs="Georgia"/>
          <w:sz w:val="19"/>
          <w:szCs w:val="19"/>
        </w:rPr>
        <w:t>Geman</w:t>
      </w:r>
      <w:proofErr w:type="spellEnd"/>
      <w:r>
        <w:rPr>
          <w:rFonts w:ascii="Georgia" w:eastAsia="Georgia" w:hAnsi="Georgia" w:cs="Georgia"/>
          <w:sz w:val="19"/>
          <w:szCs w:val="19"/>
        </w:rPr>
        <w:t>,</w:t>
      </w:r>
      <w:r>
        <w:rPr>
          <w:rFonts w:ascii="Georgia" w:eastAsia="Georgia" w:hAnsi="Georgia" w:cs="Georgia"/>
          <w:spacing w:val="27"/>
          <w:sz w:val="19"/>
          <w:szCs w:val="19"/>
        </w:rPr>
        <w:t xml:space="preserve"> </w:t>
      </w:r>
      <w:r>
        <w:rPr>
          <w:rFonts w:ascii="Georgia" w:eastAsia="Georgia" w:hAnsi="Georgia" w:cs="Georgia"/>
          <w:sz w:val="19"/>
          <w:szCs w:val="19"/>
        </w:rPr>
        <w:t>S.</w:t>
      </w:r>
      <w:r>
        <w:rPr>
          <w:rFonts w:ascii="Georgia" w:eastAsia="Georgia" w:hAnsi="Georgia" w:cs="Georgia"/>
          <w:spacing w:val="14"/>
          <w:sz w:val="19"/>
          <w:szCs w:val="19"/>
        </w:rPr>
        <w:t xml:space="preserve"> </w:t>
      </w:r>
      <w:r>
        <w:rPr>
          <w:rFonts w:ascii="Georgia" w:eastAsia="Georgia" w:hAnsi="Georgia" w:cs="Georgia"/>
          <w:sz w:val="19"/>
          <w:szCs w:val="19"/>
        </w:rPr>
        <w:t>and</w:t>
      </w:r>
      <w:r>
        <w:rPr>
          <w:rFonts w:ascii="Georgia" w:eastAsia="Georgia" w:hAnsi="Georgia" w:cs="Georgia"/>
          <w:spacing w:val="17"/>
          <w:sz w:val="19"/>
          <w:szCs w:val="19"/>
        </w:rPr>
        <w:t xml:space="preserve"> </w:t>
      </w:r>
      <w:proofErr w:type="spellStart"/>
      <w:r>
        <w:rPr>
          <w:rFonts w:ascii="Georgia" w:eastAsia="Georgia" w:hAnsi="Georgia" w:cs="Georgia"/>
          <w:sz w:val="19"/>
          <w:szCs w:val="19"/>
        </w:rPr>
        <w:t>Geman</w:t>
      </w:r>
      <w:proofErr w:type="spellEnd"/>
      <w:r>
        <w:rPr>
          <w:rFonts w:ascii="Georgia" w:eastAsia="Georgia" w:hAnsi="Georgia" w:cs="Georgia"/>
          <w:sz w:val="19"/>
          <w:szCs w:val="19"/>
        </w:rPr>
        <w:t>,</w:t>
      </w:r>
      <w:r>
        <w:rPr>
          <w:rFonts w:ascii="Georgia" w:eastAsia="Georgia" w:hAnsi="Georgia" w:cs="Georgia"/>
          <w:spacing w:val="27"/>
          <w:sz w:val="19"/>
          <w:szCs w:val="19"/>
        </w:rPr>
        <w:t xml:space="preserve"> </w:t>
      </w:r>
      <w:r>
        <w:rPr>
          <w:rFonts w:ascii="Georgia" w:eastAsia="Georgia" w:hAnsi="Georgia" w:cs="Georgia"/>
          <w:sz w:val="19"/>
          <w:szCs w:val="19"/>
        </w:rPr>
        <w:t>D.</w:t>
      </w:r>
      <w:r>
        <w:rPr>
          <w:rFonts w:ascii="Georgia" w:eastAsia="Georgia" w:hAnsi="Georgia" w:cs="Georgia"/>
          <w:spacing w:val="15"/>
          <w:sz w:val="19"/>
          <w:szCs w:val="19"/>
        </w:rPr>
        <w:t xml:space="preserve"> </w:t>
      </w:r>
      <w:r>
        <w:rPr>
          <w:rFonts w:ascii="Georgia" w:eastAsia="Georgia" w:hAnsi="Georgia" w:cs="Georgia"/>
          <w:sz w:val="19"/>
          <w:szCs w:val="19"/>
        </w:rPr>
        <w:t>“</w:t>
      </w:r>
      <w:r>
        <w:rPr>
          <w:rFonts w:ascii="Georgia" w:eastAsia="Georgia" w:hAnsi="Georgia" w:cs="Georgia"/>
          <w:b/>
          <w:bCs/>
          <w:sz w:val="19"/>
          <w:szCs w:val="19"/>
        </w:rPr>
        <w:t>Stochastic</w:t>
      </w:r>
      <w:r>
        <w:rPr>
          <w:rFonts w:ascii="Georgia" w:eastAsia="Georgia" w:hAnsi="Georgia" w:cs="Georgia"/>
          <w:b/>
          <w:bCs/>
          <w:spacing w:val="33"/>
          <w:sz w:val="19"/>
          <w:szCs w:val="19"/>
        </w:rPr>
        <w:t xml:space="preserve"> </w:t>
      </w:r>
      <w:r>
        <w:rPr>
          <w:rFonts w:ascii="Georgia" w:eastAsia="Georgia" w:hAnsi="Georgia" w:cs="Georgia"/>
          <w:b/>
          <w:bCs/>
          <w:sz w:val="19"/>
          <w:szCs w:val="19"/>
        </w:rPr>
        <w:t>Relaxation,</w:t>
      </w:r>
      <w:r>
        <w:rPr>
          <w:rFonts w:ascii="Georgia" w:eastAsia="Georgia" w:hAnsi="Georgia" w:cs="Georgia"/>
          <w:b/>
          <w:bCs/>
          <w:spacing w:val="36"/>
          <w:sz w:val="19"/>
          <w:szCs w:val="19"/>
        </w:rPr>
        <w:t xml:space="preserve"> </w:t>
      </w:r>
      <w:r>
        <w:rPr>
          <w:rFonts w:ascii="Georgia" w:eastAsia="Georgia" w:hAnsi="Georgia" w:cs="Georgia"/>
          <w:b/>
          <w:bCs/>
          <w:sz w:val="19"/>
          <w:szCs w:val="19"/>
        </w:rPr>
        <w:t>Gibbs</w:t>
      </w:r>
      <w:r>
        <w:rPr>
          <w:rFonts w:ascii="Georgia" w:eastAsia="Georgia" w:hAnsi="Georgia" w:cs="Georgia"/>
          <w:b/>
          <w:bCs/>
          <w:spacing w:val="23"/>
          <w:sz w:val="19"/>
          <w:szCs w:val="19"/>
        </w:rPr>
        <w:t xml:space="preserve"> </w:t>
      </w:r>
      <w:r>
        <w:rPr>
          <w:rFonts w:ascii="Georgia" w:eastAsia="Georgia" w:hAnsi="Georgia" w:cs="Georgia"/>
          <w:b/>
          <w:bCs/>
          <w:sz w:val="19"/>
          <w:szCs w:val="19"/>
        </w:rPr>
        <w:t>Distributions,</w:t>
      </w:r>
      <w:r>
        <w:rPr>
          <w:rFonts w:ascii="Georgia" w:eastAsia="Georgia" w:hAnsi="Georgia" w:cs="Georgia"/>
          <w:b/>
          <w:bCs/>
          <w:spacing w:val="41"/>
          <w:sz w:val="19"/>
          <w:szCs w:val="19"/>
        </w:rPr>
        <w:t xml:space="preserve"> </w:t>
      </w:r>
      <w:r>
        <w:rPr>
          <w:rFonts w:ascii="Georgia" w:eastAsia="Georgia" w:hAnsi="Georgia" w:cs="Georgia"/>
          <w:b/>
          <w:bCs/>
          <w:sz w:val="19"/>
          <w:szCs w:val="19"/>
        </w:rPr>
        <w:t>and</w:t>
      </w:r>
      <w:r>
        <w:rPr>
          <w:rFonts w:ascii="Georgia" w:eastAsia="Georgia" w:hAnsi="Georgia" w:cs="Georgia"/>
          <w:b/>
          <w:bCs/>
          <w:spacing w:val="19"/>
          <w:sz w:val="19"/>
          <w:szCs w:val="19"/>
        </w:rPr>
        <w:t xml:space="preserve"> </w:t>
      </w:r>
      <w:r>
        <w:rPr>
          <w:rFonts w:ascii="Georgia" w:eastAsia="Georgia" w:hAnsi="Georgia" w:cs="Georgia"/>
          <w:b/>
          <w:bCs/>
          <w:sz w:val="19"/>
          <w:szCs w:val="19"/>
        </w:rPr>
        <w:t>the</w:t>
      </w:r>
      <w:r>
        <w:rPr>
          <w:rFonts w:ascii="Georgia" w:eastAsia="Georgia" w:hAnsi="Georgia" w:cs="Georgia"/>
          <w:b/>
          <w:bCs/>
          <w:spacing w:val="18"/>
          <w:sz w:val="19"/>
          <w:szCs w:val="19"/>
        </w:rPr>
        <w:t xml:space="preserve"> </w:t>
      </w:r>
      <w:r>
        <w:rPr>
          <w:rFonts w:ascii="Georgia" w:eastAsia="Georgia" w:hAnsi="Georgia" w:cs="Georgia"/>
          <w:b/>
          <w:bCs/>
          <w:sz w:val="19"/>
          <w:szCs w:val="19"/>
        </w:rPr>
        <w:t>Bayesian</w:t>
      </w:r>
      <w:r>
        <w:rPr>
          <w:rFonts w:ascii="Georgia" w:eastAsia="Georgia" w:hAnsi="Georgia" w:cs="Georgia"/>
          <w:b/>
          <w:bCs/>
          <w:spacing w:val="30"/>
          <w:sz w:val="19"/>
          <w:szCs w:val="19"/>
        </w:rPr>
        <w:t xml:space="preserve"> </w:t>
      </w:r>
      <w:r>
        <w:rPr>
          <w:rFonts w:ascii="Georgia" w:eastAsia="Georgia" w:hAnsi="Georgia" w:cs="Georgia"/>
          <w:b/>
          <w:bCs/>
          <w:sz w:val="19"/>
          <w:szCs w:val="19"/>
        </w:rPr>
        <w:t>Restoration</w:t>
      </w:r>
      <w:r>
        <w:rPr>
          <w:rFonts w:ascii="Georgia" w:eastAsia="Georgia" w:hAnsi="Georgia" w:cs="Georgia"/>
          <w:b/>
          <w:bCs/>
          <w:spacing w:val="35"/>
          <w:sz w:val="19"/>
          <w:szCs w:val="19"/>
        </w:rPr>
        <w:t xml:space="preserve"> </w:t>
      </w:r>
      <w:r>
        <w:rPr>
          <w:rFonts w:ascii="Georgia" w:eastAsia="Georgia" w:hAnsi="Georgia" w:cs="Georgia"/>
          <w:b/>
          <w:bCs/>
          <w:sz w:val="19"/>
          <w:szCs w:val="19"/>
        </w:rPr>
        <w:t>of</w:t>
      </w:r>
      <w:r>
        <w:rPr>
          <w:rFonts w:ascii="Georgia" w:eastAsia="Georgia" w:hAnsi="Georgia" w:cs="Georgia"/>
          <w:b/>
          <w:bCs/>
          <w:spacing w:val="16"/>
          <w:sz w:val="19"/>
          <w:szCs w:val="19"/>
        </w:rPr>
        <w:t xml:space="preserve"> </w:t>
      </w:r>
      <w:proofErr w:type="spellStart"/>
      <w:r>
        <w:rPr>
          <w:rFonts w:ascii="Georgia" w:eastAsia="Georgia" w:hAnsi="Georgia" w:cs="Georgia"/>
          <w:b/>
          <w:bCs/>
          <w:w w:val="102"/>
          <w:sz w:val="19"/>
          <w:szCs w:val="19"/>
        </w:rPr>
        <w:t>Im</w:t>
      </w:r>
      <w:proofErr w:type="spellEnd"/>
      <w:r>
        <w:rPr>
          <w:rFonts w:ascii="Georgia" w:eastAsia="Georgia" w:hAnsi="Georgia" w:cs="Georgia"/>
          <w:b/>
          <w:bCs/>
          <w:w w:val="102"/>
          <w:sz w:val="19"/>
          <w:szCs w:val="19"/>
        </w:rPr>
        <w:t xml:space="preserve">- </w:t>
      </w:r>
      <w:r>
        <w:rPr>
          <w:rFonts w:ascii="Georgia" w:eastAsia="Georgia" w:hAnsi="Georgia" w:cs="Georgia"/>
          <w:b/>
          <w:bCs/>
          <w:sz w:val="19"/>
          <w:szCs w:val="19"/>
        </w:rPr>
        <w:t>ages</w:t>
      </w:r>
      <w:r>
        <w:rPr>
          <w:rFonts w:ascii="Georgia" w:eastAsia="Georgia" w:hAnsi="Georgia" w:cs="Georgia"/>
          <w:sz w:val="19"/>
          <w:szCs w:val="19"/>
        </w:rPr>
        <w:t>”</w:t>
      </w:r>
      <w:r>
        <w:rPr>
          <w:rFonts w:ascii="Georgia" w:eastAsia="Georgia" w:hAnsi="Georgia" w:cs="Georgia"/>
          <w:spacing w:val="11"/>
          <w:sz w:val="19"/>
          <w:szCs w:val="19"/>
        </w:rPr>
        <w:t xml:space="preserve"> </w:t>
      </w:r>
      <w:r>
        <w:rPr>
          <w:rFonts w:ascii="Georgia" w:eastAsia="Georgia" w:hAnsi="Georgia" w:cs="Georgia"/>
          <w:i/>
          <w:sz w:val="19"/>
          <w:szCs w:val="19"/>
        </w:rPr>
        <w:t xml:space="preserve">IEEE Trans Pattern Anal Mach </w:t>
      </w:r>
      <w:proofErr w:type="spellStart"/>
      <w:r>
        <w:rPr>
          <w:rFonts w:ascii="Georgia" w:eastAsia="Georgia" w:hAnsi="Georgia" w:cs="Georgia"/>
          <w:i/>
          <w:sz w:val="19"/>
          <w:szCs w:val="19"/>
        </w:rPr>
        <w:t>Intell</w:t>
      </w:r>
      <w:proofErr w:type="spellEnd"/>
      <w:r>
        <w:rPr>
          <w:rFonts w:ascii="Georgia" w:eastAsia="Georgia" w:hAnsi="Georgia" w:cs="Georgia"/>
          <w:i/>
          <w:spacing w:val="3"/>
          <w:sz w:val="19"/>
          <w:szCs w:val="19"/>
        </w:rPr>
        <w:t xml:space="preserve"> </w:t>
      </w:r>
      <w:r>
        <w:rPr>
          <w:rFonts w:ascii="Georgia" w:eastAsia="Georgia" w:hAnsi="Georgia" w:cs="Georgia"/>
          <w:sz w:val="19"/>
          <w:szCs w:val="19"/>
        </w:rPr>
        <w:t>6,</w:t>
      </w:r>
      <w:r>
        <w:rPr>
          <w:rFonts w:ascii="Georgia" w:eastAsia="Georgia" w:hAnsi="Georgia" w:cs="Georgia"/>
          <w:spacing w:val="6"/>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6</w:t>
      </w:r>
      <w:r>
        <w:rPr>
          <w:rFonts w:ascii="Georgia" w:eastAsia="Georgia" w:hAnsi="Georgia" w:cs="Georgia"/>
          <w:spacing w:val="3"/>
          <w:sz w:val="19"/>
          <w:szCs w:val="19"/>
        </w:rPr>
        <w:t xml:space="preserve"> </w:t>
      </w:r>
      <w:r>
        <w:rPr>
          <w:rFonts w:ascii="Georgia" w:eastAsia="Georgia" w:hAnsi="Georgia" w:cs="Georgia"/>
          <w:sz w:val="19"/>
          <w:szCs w:val="19"/>
        </w:rPr>
        <w:t>(1984):</w:t>
      </w:r>
      <w:r>
        <w:rPr>
          <w:rFonts w:ascii="Georgia" w:eastAsia="Georgia" w:hAnsi="Georgia" w:cs="Georgia"/>
          <w:spacing w:val="29"/>
          <w:sz w:val="19"/>
          <w:szCs w:val="19"/>
        </w:rPr>
        <w:t xml:space="preserve"> </w:t>
      </w:r>
      <w:r>
        <w:rPr>
          <w:rFonts w:ascii="Georgia" w:eastAsia="Georgia" w:hAnsi="Georgia" w:cs="Georgia"/>
          <w:w w:val="102"/>
          <w:sz w:val="19"/>
          <w:szCs w:val="19"/>
        </w:rPr>
        <w:t>721–41.</w:t>
      </w:r>
    </w:p>
    <w:p w14:paraId="25D7BEC2" w14:textId="77777777" w:rsidR="00E61F9D" w:rsidRDefault="005C64D6">
      <w:pPr>
        <w:spacing w:before="59" w:after="0" w:line="240" w:lineRule="auto"/>
        <w:ind w:left="140" w:right="667"/>
        <w:jc w:val="both"/>
        <w:rPr>
          <w:rFonts w:ascii="Georgia" w:eastAsia="Georgia" w:hAnsi="Georgia" w:cs="Georgia"/>
          <w:sz w:val="19"/>
          <w:szCs w:val="19"/>
        </w:rPr>
      </w:pPr>
      <w:r>
        <w:rPr>
          <w:rFonts w:ascii="Georgia" w:eastAsia="Georgia" w:hAnsi="Georgia" w:cs="Georgia"/>
          <w:sz w:val="19"/>
          <w:szCs w:val="19"/>
        </w:rPr>
        <w:t>35.</w:t>
      </w:r>
      <w:r>
        <w:rPr>
          <w:rFonts w:ascii="Georgia" w:eastAsia="Georgia" w:hAnsi="Georgia" w:cs="Georgia"/>
          <w:spacing w:val="21"/>
          <w:sz w:val="19"/>
          <w:szCs w:val="19"/>
        </w:rPr>
        <w:t xml:space="preserve"> </w:t>
      </w:r>
      <w:r>
        <w:rPr>
          <w:rFonts w:ascii="Georgia" w:eastAsia="Georgia" w:hAnsi="Georgia" w:cs="Georgia"/>
          <w:sz w:val="19"/>
          <w:szCs w:val="19"/>
        </w:rPr>
        <w:t>Held,</w:t>
      </w:r>
      <w:r>
        <w:rPr>
          <w:rFonts w:ascii="Georgia" w:eastAsia="Georgia" w:hAnsi="Georgia" w:cs="Georgia"/>
          <w:spacing w:val="8"/>
          <w:sz w:val="19"/>
          <w:szCs w:val="19"/>
        </w:rPr>
        <w:t xml:space="preserve"> </w:t>
      </w:r>
      <w:r>
        <w:rPr>
          <w:rFonts w:ascii="Georgia" w:eastAsia="Georgia" w:hAnsi="Georgia" w:cs="Georgia"/>
          <w:sz w:val="19"/>
          <w:szCs w:val="19"/>
        </w:rPr>
        <w:t>K.,</w:t>
      </w:r>
      <w:r>
        <w:rPr>
          <w:rFonts w:ascii="Georgia" w:eastAsia="Georgia" w:hAnsi="Georgia" w:cs="Georgia"/>
          <w:spacing w:val="4"/>
          <w:sz w:val="19"/>
          <w:szCs w:val="19"/>
        </w:rPr>
        <w:t xml:space="preserve"> </w:t>
      </w:r>
      <w:r>
        <w:rPr>
          <w:rFonts w:ascii="Georgia" w:eastAsia="Georgia" w:hAnsi="Georgia" w:cs="Georgia"/>
          <w:sz w:val="19"/>
          <w:szCs w:val="19"/>
        </w:rPr>
        <w:t>Rota</w:t>
      </w:r>
      <w:r>
        <w:rPr>
          <w:rFonts w:ascii="Georgia" w:eastAsia="Georgia" w:hAnsi="Georgia" w:cs="Georgia"/>
          <w:spacing w:val="6"/>
          <w:sz w:val="19"/>
          <w:szCs w:val="19"/>
        </w:rPr>
        <w:t xml:space="preserve"> </w:t>
      </w:r>
      <w:r>
        <w:rPr>
          <w:rFonts w:ascii="Georgia" w:eastAsia="Georgia" w:hAnsi="Georgia" w:cs="Georgia"/>
          <w:sz w:val="19"/>
          <w:szCs w:val="19"/>
        </w:rPr>
        <w:t>Kops,</w:t>
      </w:r>
      <w:r>
        <w:rPr>
          <w:rFonts w:ascii="Georgia" w:eastAsia="Georgia" w:hAnsi="Georgia" w:cs="Georgia"/>
          <w:spacing w:val="9"/>
          <w:sz w:val="19"/>
          <w:szCs w:val="19"/>
        </w:rPr>
        <w:t xml:space="preserve"> </w:t>
      </w:r>
      <w:r>
        <w:rPr>
          <w:rFonts w:ascii="Georgia" w:eastAsia="Georgia" w:hAnsi="Georgia" w:cs="Georgia"/>
          <w:sz w:val="19"/>
          <w:szCs w:val="19"/>
        </w:rPr>
        <w:t>E.,</w:t>
      </w:r>
      <w:r>
        <w:rPr>
          <w:rFonts w:ascii="Georgia" w:eastAsia="Georgia" w:hAnsi="Georgia" w:cs="Georgia"/>
          <w:spacing w:val="4"/>
          <w:sz w:val="19"/>
          <w:szCs w:val="19"/>
        </w:rPr>
        <w:t xml:space="preserve"> </w:t>
      </w:r>
      <w:r>
        <w:rPr>
          <w:rFonts w:ascii="Georgia" w:eastAsia="Georgia" w:hAnsi="Georgia" w:cs="Georgia"/>
          <w:sz w:val="19"/>
          <w:szCs w:val="19"/>
        </w:rPr>
        <w:t>Krause,</w:t>
      </w:r>
      <w:r>
        <w:rPr>
          <w:rFonts w:ascii="Georgia" w:eastAsia="Georgia" w:hAnsi="Georgia" w:cs="Georgia"/>
          <w:spacing w:val="12"/>
          <w:sz w:val="19"/>
          <w:szCs w:val="19"/>
        </w:rPr>
        <w:t xml:space="preserve"> </w:t>
      </w:r>
      <w:r>
        <w:rPr>
          <w:rFonts w:ascii="Georgia" w:eastAsia="Georgia" w:hAnsi="Georgia" w:cs="Georgia"/>
          <w:sz w:val="19"/>
          <w:szCs w:val="19"/>
        </w:rPr>
        <w:t>B.</w:t>
      </w:r>
      <w:r>
        <w:rPr>
          <w:rFonts w:ascii="Georgia" w:eastAsia="Georgia" w:hAnsi="Georgia" w:cs="Georgia"/>
          <w:spacing w:val="3"/>
          <w:sz w:val="19"/>
          <w:szCs w:val="19"/>
        </w:rPr>
        <w:t xml:space="preserve"> </w:t>
      </w:r>
      <w:r>
        <w:rPr>
          <w:rFonts w:ascii="Georgia" w:eastAsia="Georgia" w:hAnsi="Georgia" w:cs="Georgia"/>
          <w:sz w:val="19"/>
          <w:szCs w:val="19"/>
        </w:rPr>
        <w:t>J.,</w:t>
      </w:r>
      <w:r>
        <w:rPr>
          <w:rFonts w:ascii="Georgia" w:eastAsia="Georgia" w:hAnsi="Georgia" w:cs="Georgia"/>
          <w:spacing w:val="5"/>
          <w:sz w:val="19"/>
          <w:szCs w:val="19"/>
        </w:rPr>
        <w:t xml:space="preserve"> </w:t>
      </w:r>
      <w:r>
        <w:rPr>
          <w:rFonts w:ascii="Georgia" w:eastAsia="Georgia" w:hAnsi="Georgia" w:cs="Georgia"/>
          <w:sz w:val="19"/>
          <w:szCs w:val="19"/>
        </w:rPr>
        <w:t>Wells,</w:t>
      </w:r>
      <w:r>
        <w:rPr>
          <w:rFonts w:ascii="Georgia" w:eastAsia="Georgia" w:hAnsi="Georgia" w:cs="Georgia"/>
          <w:spacing w:val="9"/>
          <w:sz w:val="19"/>
          <w:szCs w:val="19"/>
        </w:rPr>
        <w:t xml:space="preserve"> </w:t>
      </w:r>
      <w:r>
        <w:rPr>
          <w:rFonts w:ascii="Georgia" w:eastAsia="Georgia" w:hAnsi="Georgia" w:cs="Georgia"/>
          <w:sz w:val="19"/>
          <w:szCs w:val="19"/>
        </w:rPr>
        <w:t>W.</w:t>
      </w:r>
      <w:r>
        <w:rPr>
          <w:rFonts w:ascii="Georgia" w:eastAsia="Georgia" w:hAnsi="Georgia" w:cs="Georgia"/>
          <w:spacing w:val="3"/>
          <w:sz w:val="19"/>
          <w:szCs w:val="19"/>
        </w:rPr>
        <w:t xml:space="preserve"> </w:t>
      </w:r>
      <w:r>
        <w:rPr>
          <w:rFonts w:ascii="Georgia" w:eastAsia="Georgia" w:hAnsi="Georgia" w:cs="Georgia"/>
          <w:sz w:val="19"/>
          <w:szCs w:val="19"/>
        </w:rPr>
        <w:t>M.,</w:t>
      </w:r>
      <w:r>
        <w:rPr>
          <w:rFonts w:ascii="Georgia" w:eastAsia="Georgia" w:hAnsi="Georgia" w:cs="Georgia"/>
          <w:spacing w:val="5"/>
          <w:sz w:val="19"/>
          <w:szCs w:val="19"/>
        </w:rPr>
        <w:t xml:space="preserve"> </w:t>
      </w:r>
      <w:r>
        <w:rPr>
          <w:rFonts w:ascii="Georgia" w:eastAsia="Georgia" w:hAnsi="Georgia" w:cs="Georgia"/>
          <w:sz w:val="19"/>
          <w:szCs w:val="19"/>
        </w:rPr>
        <w:t>3rd,</w:t>
      </w:r>
      <w:r>
        <w:rPr>
          <w:rFonts w:ascii="Georgia" w:eastAsia="Georgia" w:hAnsi="Georgia" w:cs="Georgia"/>
          <w:spacing w:val="6"/>
          <w:sz w:val="19"/>
          <w:szCs w:val="19"/>
        </w:rPr>
        <w:t xml:space="preserve"> </w:t>
      </w:r>
      <w:proofErr w:type="spellStart"/>
      <w:r>
        <w:rPr>
          <w:rFonts w:ascii="Georgia" w:eastAsia="Georgia" w:hAnsi="Georgia" w:cs="Georgia"/>
          <w:sz w:val="19"/>
          <w:szCs w:val="19"/>
        </w:rPr>
        <w:t>Kikinis</w:t>
      </w:r>
      <w:proofErr w:type="spellEnd"/>
      <w:r>
        <w:rPr>
          <w:rFonts w:ascii="Georgia" w:eastAsia="Georgia" w:hAnsi="Georgia" w:cs="Georgia"/>
          <w:sz w:val="19"/>
          <w:szCs w:val="19"/>
        </w:rPr>
        <w:t>,</w:t>
      </w:r>
      <w:r>
        <w:rPr>
          <w:rFonts w:ascii="Georgia" w:eastAsia="Georgia" w:hAnsi="Georgia" w:cs="Georgia"/>
          <w:spacing w:val="12"/>
          <w:sz w:val="19"/>
          <w:szCs w:val="19"/>
        </w:rPr>
        <w:t xml:space="preserve"> </w:t>
      </w:r>
      <w:r>
        <w:rPr>
          <w:rFonts w:ascii="Georgia" w:eastAsia="Georgia" w:hAnsi="Georgia" w:cs="Georgia"/>
          <w:sz w:val="19"/>
          <w:szCs w:val="19"/>
        </w:rPr>
        <w:t>R.,</w:t>
      </w:r>
      <w:r>
        <w:rPr>
          <w:rFonts w:ascii="Georgia" w:eastAsia="Georgia" w:hAnsi="Georgia" w:cs="Georgia"/>
          <w:spacing w:val="6"/>
          <w:sz w:val="19"/>
          <w:szCs w:val="19"/>
        </w:rPr>
        <w:t xml:space="preserve"> </w:t>
      </w:r>
      <w:r>
        <w:rPr>
          <w:rFonts w:ascii="Georgia" w:eastAsia="Georgia" w:hAnsi="Georgia" w:cs="Georgia"/>
          <w:sz w:val="19"/>
          <w:szCs w:val="19"/>
        </w:rPr>
        <w:t>and</w:t>
      </w:r>
      <w:r>
        <w:rPr>
          <w:rFonts w:ascii="Georgia" w:eastAsia="Georgia" w:hAnsi="Georgia" w:cs="Georgia"/>
          <w:spacing w:val="4"/>
          <w:sz w:val="19"/>
          <w:szCs w:val="19"/>
        </w:rPr>
        <w:t xml:space="preserve"> </w:t>
      </w:r>
      <w:r>
        <w:rPr>
          <w:rFonts w:ascii="Georgia" w:eastAsia="Georgia" w:hAnsi="Georgia" w:cs="Georgia"/>
          <w:sz w:val="19"/>
          <w:szCs w:val="19"/>
        </w:rPr>
        <w:t>Müller-</w:t>
      </w:r>
      <w:proofErr w:type="spellStart"/>
      <w:r>
        <w:rPr>
          <w:rFonts w:ascii="Georgia" w:eastAsia="Georgia" w:hAnsi="Georgia" w:cs="Georgia"/>
          <w:sz w:val="19"/>
          <w:szCs w:val="19"/>
        </w:rPr>
        <w:t>Gärtner</w:t>
      </w:r>
      <w:proofErr w:type="spellEnd"/>
      <w:r>
        <w:rPr>
          <w:rFonts w:ascii="Georgia" w:eastAsia="Georgia" w:hAnsi="Georgia" w:cs="Georgia"/>
          <w:sz w:val="19"/>
          <w:szCs w:val="19"/>
        </w:rPr>
        <w:t>,</w:t>
      </w:r>
      <w:r>
        <w:rPr>
          <w:rFonts w:ascii="Georgia" w:eastAsia="Georgia" w:hAnsi="Georgia" w:cs="Georgia"/>
          <w:spacing w:val="26"/>
          <w:sz w:val="19"/>
          <w:szCs w:val="19"/>
        </w:rPr>
        <w:t xml:space="preserve"> </w:t>
      </w:r>
      <w:r>
        <w:rPr>
          <w:rFonts w:ascii="Georgia" w:eastAsia="Georgia" w:hAnsi="Georgia" w:cs="Georgia"/>
          <w:sz w:val="19"/>
          <w:szCs w:val="19"/>
        </w:rPr>
        <w:t>H.</w:t>
      </w:r>
      <w:r>
        <w:rPr>
          <w:rFonts w:ascii="Georgia" w:eastAsia="Georgia" w:hAnsi="Georgia" w:cs="Georgia"/>
          <w:spacing w:val="2"/>
          <w:sz w:val="19"/>
          <w:szCs w:val="19"/>
        </w:rPr>
        <w:t xml:space="preserve"> </w:t>
      </w:r>
      <w:r>
        <w:rPr>
          <w:rFonts w:ascii="Georgia" w:eastAsia="Georgia" w:hAnsi="Georgia" w:cs="Georgia"/>
          <w:sz w:val="19"/>
          <w:szCs w:val="19"/>
        </w:rPr>
        <w:t>W.</w:t>
      </w:r>
      <w:r>
        <w:rPr>
          <w:rFonts w:ascii="Georgia" w:eastAsia="Georgia" w:hAnsi="Georgia" w:cs="Georgia"/>
          <w:spacing w:val="3"/>
          <w:sz w:val="19"/>
          <w:szCs w:val="19"/>
        </w:rPr>
        <w:t xml:space="preserve"> </w:t>
      </w:r>
      <w:r>
        <w:rPr>
          <w:rFonts w:ascii="Georgia" w:eastAsia="Georgia" w:hAnsi="Georgia" w:cs="Georgia"/>
          <w:spacing w:val="-2"/>
          <w:sz w:val="19"/>
          <w:szCs w:val="19"/>
        </w:rPr>
        <w:t>“</w:t>
      </w:r>
      <w:r>
        <w:rPr>
          <w:rFonts w:ascii="Georgia" w:eastAsia="Georgia" w:hAnsi="Georgia" w:cs="Georgia"/>
          <w:b/>
          <w:bCs/>
          <w:sz w:val="19"/>
          <w:szCs w:val="19"/>
        </w:rPr>
        <w:t>Markov</w:t>
      </w:r>
      <w:r>
        <w:rPr>
          <w:rFonts w:ascii="Georgia" w:eastAsia="Georgia" w:hAnsi="Georgia" w:cs="Georgia"/>
          <w:b/>
          <w:bCs/>
          <w:spacing w:val="15"/>
          <w:sz w:val="19"/>
          <w:szCs w:val="19"/>
        </w:rPr>
        <w:t xml:space="preserve"> </w:t>
      </w:r>
      <w:r>
        <w:rPr>
          <w:rFonts w:ascii="Georgia" w:eastAsia="Georgia" w:hAnsi="Georgia" w:cs="Georgia"/>
          <w:b/>
          <w:bCs/>
          <w:sz w:val="19"/>
          <w:szCs w:val="19"/>
        </w:rPr>
        <w:t>Random</w:t>
      </w:r>
      <w:r>
        <w:rPr>
          <w:rFonts w:ascii="Georgia" w:eastAsia="Georgia" w:hAnsi="Georgia" w:cs="Georgia"/>
          <w:b/>
          <w:bCs/>
          <w:spacing w:val="15"/>
          <w:sz w:val="19"/>
          <w:szCs w:val="19"/>
        </w:rPr>
        <w:t xml:space="preserve"> </w:t>
      </w:r>
      <w:r>
        <w:rPr>
          <w:rFonts w:ascii="Georgia" w:eastAsia="Georgia" w:hAnsi="Georgia" w:cs="Georgia"/>
          <w:b/>
          <w:bCs/>
          <w:w w:val="102"/>
          <w:sz w:val="19"/>
          <w:szCs w:val="19"/>
        </w:rPr>
        <w:t>Field</w:t>
      </w:r>
    </w:p>
    <w:p w14:paraId="60BDEAD2" w14:textId="77777777" w:rsidR="00E61F9D" w:rsidRDefault="005C64D6">
      <w:pPr>
        <w:spacing w:before="33" w:after="0" w:line="240" w:lineRule="auto"/>
        <w:ind w:left="140" w:right="1368"/>
        <w:jc w:val="both"/>
        <w:rPr>
          <w:rFonts w:ascii="Georgia" w:eastAsia="Georgia" w:hAnsi="Georgia" w:cs="Georgia"/>
          <w:sz w:val="19"/>
          <w:szCs w:val="19"/>
        </w:rPr>
      </w:pPr>
      <w:proofErr w:type="gramStart"/>
      <w:r>
        <w:rPr>
          <w:rFonts w:ascii="Georgia" w:eastAsia="Georgia" w:hAnsi="Georgia" w:cs="Georgia"/>
          <w:b/>
          <w:bCs/>
          <w:sz w:val="19"/>
          <w:szCs w:val="19"/>
        </w:rPr>
        <w:t>Segmentation</w:t>
      </w:r>
      <w:r>
        <w:rPr>
          <w:rFonts w:ascii="Georgia" w:eastAsia="Georgia" w:hAnsi="Georgia" w:cs="Georgia"/>
          <w:b/>
          <w:bCs/>
          <w:spacing w:val="28"/>
          <w:sz w:val="19"/>
          <w:szCs w:val="19"/>
        </w:rPr>
        <w:t xml:space="preserve"> </w:t>
      </w:r>
      <w:r>
        <w:rPr>
          <w:rFonts w:ascii="Georgia" w:eastAsia="Georgia" w:hAnsi="Georgia" w:cs="Georgia"/>
          <w:b/>
          <w:bCs/>
          <w:sz w:val="19"/>
          <w:szCs w:val="19"/>
        </w:rPr>
        <w:t>of</w:t>
      </w:r>
      <w:r>
        <w:rPr>
          <w:rFonts w:ascii="Georgia" w:eastAsia="Georgia" w:hAnsi="Georgia" w:cs="Georgia"/>
          <w:b/>
          <w:bCs/>
          <w:spacing w:val="5"/>
          <w:sz w:val="19"/>
          <w:szCs w:val="19"/>
        </w:rPr>
        <w:t xml:space="preserve"> </w:t>
      </w:r>
      <w:r>
        <w:rPr>
          <w:rFonts w:ascii="Georgia" w:eastAsia="Georgia" w:hAnsi="Georgia" w:cs="Georgia"/>
          <w:b/>
          <w:bCs/>
          <w:sz w:val="19"/>
          <w:szCs w:val="19"/>
        </w:rPr>
        <w:t>Brain</w:t>
      </w:r>
      <w:r>
        <w:rPr>
          <w:rFonts w:ascii="Georgia" w:eastAsia="Georgia" w:hAnsi="Georgia" w:cs="Georgia"/>
          <w:b/>
          <w:bCs/>
          <w:spacing w:val="12"/>
          <w:sz w:val="19"/>
          <w:szCs w:val="19"/>
        </w:rPr>
        <w:t xml:space="preserve"> </w:t>
      </w:r>
      <w:r>
        <w:rPr>
          <w:rFonts w:ascii="Georgia" w:eastAsia="Georgia" w:hAnsi="Georgia" w:cs="Georgia"/>
          <w:b/>
          <w:bCs/>
          <w:sz w:val="19"/>
          <w:szCs w:val="19"/>
        </w:rPr>
        <w:t>MR</w:t>
      </w:r>
      <w:r>
        <w:rPr>
          <w:rFonts w:ascii="Georgia" w:eastAsia="Georgia" w:hAnsi="Georgia" w:cs="Georgia"/>
          <w:b/>
          <w:bCs/>
          <w:spacing w:val="8"/>
          <w:sz w:val="19"/>
          <w:szCs w:val="19"/>
        </w:rPr>
        <w:t xml:space="preserve"> </w:t>
      </w:r>
      <w:r>
        <w:rPr>
          <w:rFonts w:ascii="Georgia" w:eastAsia="Georgia" w:hAnsi="Georgia" w:cs="Georgia"/>
          <w:b/>
          <w:bCs/>
          <w:sz w:val="19"/>
          <w:szCs w:val="19"/>
        </w:rPr>
        <w:t>Image</w:t>
      </w:r>
      <w:r>
        <w:rPr>
          <w:rFonts w:ascii="Georgia" w:eastAsia="Georgia" w:hAnsi="Georgia" w:cs="Georgia"/>
          <w:b/>
          <w:bCs/>
          <w:spacing w:val="-1"/>
          <w:sz w:val="19"/>
          <w:szCs w:val="19"/>
        </w:rPr>
        <w:t>s</w:t>
      </w:r>
      <w:r>
        <w:rPr>
          <w:rFonts w:ascii="Georgia" w:eastAsia="Georgia" w:hAnsi="Georgia" w:cs="Georgia"/>
          <w:sz w:val="19"/>
          <w:szCs w:val="19"/>
        </w:rPr>
        <w:t>”</w:t>
      </w:r>
      <w:r>
        <w:rPr>
          <w:rFonts w:ascii="Georgia" w:eastAsia="Georgia" w:hAnsi="Georgia" w:cs="Georgia"/>
          <w:spacing w:val="18"/>
          <w:sz w:val="19"/>
          <w:szCs w:val="19"/>
        </w:rPr>
        <w:t xml:space="preserve"> </w:t>
      </w:r>
      <w:r>
        <w:rPr>
          <w:rFonts w:ascii="Georgia" w:eastAsia="Georgia" w:hAnsi="Georgia" w:cs="Georgia"/>
          <w:i/>
          <w:sz w:val="19"/>
          <w:szCs w:val="19"/>
        </w:rPr>
        <w:t>IEEE Trans Med Imaging</w:t>
      </w:r>
      <w:r>
        <w:rPr>
          <w:rFonts w:ascii="Georgia" w:eastAsia="Georgia" w:hAnsi="Georgia" w:cs="Georgia"/>
          <w:i/>
          <w:spacing w:val="1"/>
          <w:sz w:val="19"/>
          <w:szCs w:val="19"/>
        </w:rPr>
        <w:t xml:space="preserve"> </w:t>
      </w:r>
      <w:r>
        <w:rPr>
          <w:rFonts w:ascii="Georgia" w:eastAsia="Georgia" w:hAnsi="Georgia" w:cs="Georgia"/>
          <w:sz w:val="19"/>
          <w:szCs w:val="19"/>
        </w:rPr>
        <w:t>16,</w:t>
      </w:r>
      <w:r>
        <w:rPr>
          <w:rFonts w:ascii="Georgia" w:eastAsia="Georgia" w:hAnsi="Georgia" w:cs="Georgia"/>
          <w:spacing w:val="8"/>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6</w:t>
      </w:r>
      <w:r>
        <w:rPr>
          <w:rFonts w:ascii="Georgia" w:eastAsia="Georgia" w:hAnsi="Georgia" w:cs="Georgia"/>
          <w:spacing w:val="3"/>
          <w:sz w:val="19"/>
          <w:szCs w:val="19"/>
        </w:rPr>
        <w:t xml:space="preserve"> </w:t>
      </w:r>
      <w:r>
        <w:rPr>
          <w:rFonts w:ascii="Georgia" w:eastAsia="Georgia" w:hAnsi="Georgia" w:cs="Georgia"/>
          <w:sz w:val="19"/>
          <w:szCs w:val="19"/>
        </w:rPr>
        <w:t>(1997):</w:t>
      </w:r>
      <w:r>
        <w:rPr>
          <w:rFonts w:ascii="Georgia" w:eastAsia="Georgia" w:hAnsi="Georgia" w:cs="Georgia"/>
          <w:spacing w:val="29"/>
          <w:sz w:val="19"/>
          <w:szCs w:val="19"/>
        </w:rPr>
        <w:t xml:space="preserve"> </w:t>
      </w:r>
      <w:r>
        <w:rPr>
          <w:rFonts w:ascii="Georgia" w:eastAsia="Georgia" w:hAnsi="Georgia" w:cs="Georgia"/>
          <w:sz w:val="19"/>
          <w:szCs w:val="19"/>
        </w:rPr>
        <w:t>878–86.</w:t>
      </w:r>
      <w:proofErr w:type="gramEnd"/>
      <w:r>
        <w:rPr>
          <w:rFonts w:ascii="Georgia" w:eastAsia="Georgia" w:hAnsi="Georgia" w:cs="Georgia"/>
          <w:spacing w:val="31"/>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43">
        <w:r>
          <w:rPr>
            <w:rFonts w:ascii="Georgia" w:eastAsia="Georgia" w:hAnsi="Georgia" w:cs="Georgia"/>
            <w:color w:val="0000FF"/>
            <w:w w:val="102"/>
            <w:sz w:val="19"/>
            <w:szCs w:val="19"/>
          </w:rPr>
          <w:t>10.1109/42.650883</w:t>
        </w:r>
      </w:hyperlink>
    </w:p>
    <w:p w14:paraId="70E66C07" w14:textId="77777777" w:rsidR="00E61F9D" w:rsidRDefault="005C64D6">
      <w:pPr>
        <w:spacing w:before="93" w:after="0" w:line="240" w:lineRule="auto"/>
        <w:ind w:left="140" w:right="667"/>
        <w:jc w:val="both"/>
        <w:rPr>
          <w:rFonts w:ascii="Georgia" w:eastAsia="Georgia" w:hAnsi="Georgia" w:cs="Georgia"/>
          <w:sz w:val="19"/>
          <w:szCs w:val="19"/>
        </w:rPr>
      </w:pPr>
      <w:r>
        <w:rPr>
          <w:rFonts w:ascii="Georgia" w:eastAsia="Georgia" w:hAnsi="Georgia" w:cs="Georgia"/>
          <w:sz w:val="19"/>
          <w:szCs w:val="19"/>
        </w:rPr>
        <w:t xml:space="preserve">36. </w:t>
      </w:r>
      <w:r>
        <w:rPr>
          <w:rFonts w:ascii="Georgia" w:eastAsia="Georgia" w:hAnsi="Georgia" w:cs="Georgia"/>
          <w:spacing w:val="4"/>
          <w:sz w:val="19"/>
          <w:szCs w:val="19"/>
        </w:rPr>
        <w:t xml:space="preserve"> </w:t>
      </w:r>
      <w:r>
        <w:rPr>
          <w:rFonts w:ascii="Georgia" w:eastAsia="Georgia" w:hAnsi="Georgia" w:cs="Georgia"/>
          <w:sz w:val="19"/>
          <w:szCs w:val="19"/>
        </w:rPr>
        <w:t>Van</w:t>
      </w:r>
      <w:r>
        <w:rPr>
          <w:rFonts w:ascii="Georgia" w:eastAsia="Georgia" w:hAnsi="Georgia" w:cs="Georgia"/>
          <w:spacing w:val="17"/>
          <w:sz w:val="19"/>
          <w:szCs w:val="19"/>
        </w:rPr>
        <w:t xml:space="preserve"> </w:t>
      </w:r>
      <w:proofErr w:type="spellStart"/>
      <w:r>
        <w:rPr>
          <w:rFonts w:ascii="Georgia" w:eastAsia="Georgia" w:hAnsi="Georgia" w:cs="Georgia"/>
          <w:sz w:val="19"/>
          <w:szCs w:val="19"/>
        </w:rPr>
        <w:t>Leemput</w:t>
      </w:r>
      <w:proofErr w:type="spellEnd"/>
      <w:r>
        <w:rPr>
          <w:rFonts w:ascii="Georgia" w:eastAsia="Georgia" w:hAnsi="Georgia" w:cs="Georgia"/>
          <w:sz w:val="19"/>
          <w:szCs w:val="19"/>
        </w:rPr>
        <w:t>,</w:t>
      </w:r>
      <w:r>
        <w:rPr>
          <w:rFonts w:ascii="Georgia" w:eastAsia="Georgia" w:hAnsi="Georgia" w:cs="Georgia"/>
          <w:spacing w:val="28"/>
          <w:sz w:val="19"/>
          <w:szCs w:val="19"/>
        </w:rPr>
        <w:t xml:space="preserve"> </w:t>
      </w:r>
      <w:r>
        <w:rPr>
          <w:rFonts w:ascii="Georgia" w:eastAsia="Georgia" w:hAnsi="Georgia" w:cs="Georgia"/>
          <w:sz w:val="19"/>
          <w:szCs w:val="19"/>
        </w:rPr>
        <w:t>K.,</w:t>
      </w:r>
      <w:r>
        <w:rPr>
          <w:rFonts w:ascii="Georgia" w:eastAsia="Georgia" w:hAnsi="Georgia" w:cs="Georgia"/>
          <w:spacing w:val="17"/>
          <w:sz w:val="19"/>
          <w:szCs w:val="19"/>
        </w:rPr>
        <w:t xml:space="preserve"> </w:t>
      </w:r>
      <w:proofErr w:type="spellStart"/>
      <w:r>
        <w:rPr>
          <w:rFonts w:ascii="Georgia" w:eastAsia="Georgia" w:hAnsi="Georgia" w:cs="Georgia"/>
          <w:sz w:val="19"/>
          <w:szCs w:val="19"/>
        </w:rPr>
        <w:t>Maes</w:t>
      </w:r>
      <w:proofErr w:type="spellEnd"/>
      <w:r>
        <w:rPr>
          <w:rFonts w:ascii="Georgia" w:eastAsia="Georgia" w:hAnsi="Georgia" w:cs="Georgia"/>
          <w:sz w:val="19"/>
          <w:szCs w:val="19"/>
        </w:rPr>
        <w:t>,</w:t>
      </w:r>
      <w:r>
        <w:rPr>
          <w:rFonts w:ascii="Georgia" w:eastAsia="Georgia" w:hAnsi="Georgia" w:cs="Georgia"/>
          <w:spacing w:val="22"/>
          <w:sz w:val="19"/>
          <w:szCs w:val="19"/>
        </w:rPr>
        <w:t xml:space="preserve"> </w:t>
      </w:r>
      <w:r>
        <w:rPr>
          <w:rFonts w:ascii="Georgia" w:eastAsia="Georgia" w:hAnsi="Georgia" w:cs="Georgia"/>
          <w:sz w:val="19"/>
          <w:szCs w:val="19"/>
        </w:rPr>
        <w:t>F.,</w:t>
      </w:r>
      <w:r>
        <w:rPr>
          <w:rFonts w:ascii="Georgia" w:eastAsia="Georgia" w:hAnsi="Georgia" w:cs="Georgia"/>
          <w:spacing w:val="16"/>
          <w:sz w:val="19"/>
          <w:szCs w:val="19"/>
        </w:rPr>
        <w:t xml:space="preserve"> </w:t>
      </w:r>
      <w:proofErr w:type="spellStart"/>
      <w:r>
        <w:rPr>
          <w:rFonts w:ascii="Georgia" w:eastAsia="Georgia" w:hAnsi="Georgia" w:cs="Georgia"/>
          <w:sz w:val="19"/>
          <w:szCs w:val="19"/>
        </w:rPr>
        <w:t>Vandermeulen</w:t>
      </w:r>
      <w:proofErr w:type="spellEnd"/>
      <w:r>
        <w:rPr>
          <w:rFonts w:ascii="Georgia" w:eastAsia="Georgia" w:hAnsi="Georgia" w:cs="Georgia"/>
          <w:sz w:val="19"/>
          <w:szCs w:val="19"/>
        </w:rPr>
        <w:t>,</w:t>
      </w:r>
      <w:r>
        <w:rPr>
          <w:rFonts w:ascii="Georgia" w:eastAsia="Georgia" w:hAnsi="Georgia" w:cs="Georgia"/>
          <w:spacing w:val="38"/>
          <w:sz w:val="19"/>
          <w:szCs w:val="19"/>
        </w:rPr>
        <w:t xml:space="preserve"> </w:t>
      </w:r>
      <w:r>
        <w:rPr>
          <w:rFonts w:ascii="Georgia" w:eastAsia="Georgia" w:hAnsi="Georgia" w:cs="Georgia"/>
          <w:sz w:val="19"/>
          <w:szCs w:val="19"/>
        </w:rPr>
        <w:t>D.,</w:t>
      </w:r>
      <w:r>
        <w:rPr>
          <w:rFonts w:ascii="Georgia" w:eastAsia="Georgia" w:hAnsi="Georgia" w:cs="Georgia"/>
          <w:spacing w:val="17"/>
          <w:sz w:val="19"/>
          <w:szCs w:val="19"/>
        </w:rPr>
        <w:t xml:space="preserve"> </w:t>
      </w:r>
      <w:r>
        <w:rPr>
          <w:rFonts w:ascii="Georgia" w:eastAsia="Georgia" w:hAnsi="Georgia" w:cs="Georgia"/>
          <w:sz w:val="19"/>
          <w:szCs w:val="19"/>
        </w:rPr>
        <w:t>and</w:t>
      </w:r>
      <w:r>
        <w:rPr>
          <w:rFonts w:ascii="Georgia" w:eastAsia="Georgia" w:hAnsi="Georgia" w:cs="Georgia"/>
          <w:spacing w:val="16"/>
          <w:sz w:val="19"/>
          <w:szCs w:val="19"/>
        </w:rPr>
        <w:t xml:space="preserve"> </w:t>
      </w:r>
      <w:proofErr w:type="spellStart"/>
      <w:r>
        <w:rPr>
          <w:rFonts w:ascii="Georgia" w:eastAsia="Georgia" w:hAnsi="Georgia" w:cs="Georgia"/>
          <w:sz w:val="19"/>
          <w:szCs w:val="19"/>
        </w:rPr>
        <w:t>Suetens</w:t>
      </w:r>
      <w:proofErr w:type="spellEnd"/>
      <w:r>
        <w:rPr>
          <w:rFonts w:ascii="Georgia" w:eastAsia="Georgia" w:hAnsi="Georgia" w:cs="Georgia"/>
          <w:sz w:val="19"/>
          <w:szCs w:val="19"/>
        </w:rPr>
        <w:t>,</w:t>
      </w:r>
      <w:r>
        <w:rPr>
          <w:rFonts w:ascii="Georgia" w:eastAsia="Georgia" w:hAnsi="Georgia" w:cs="Georgia"/>
          <w:spacing w:val="26"/>
          <w:sz w:val="19"/>
          <w:szCs w:val="19"/>
        </w:rPr>
        <w:t xml:space="preserve"> </w:t>
      </w:r>
      <w:r>
        <w:rPr>
          <w:rFonts w:ascii="Georgia" w:eastAsia="Georgia" w:hAnsi="Georgia" w:cs="Georgia"/>
          <w:sz w:val="19"/>
          <w:szCs w:val="19"/>
        </w:rPr>
        <w:t>P.</w:t>
      </w:r>
      <w:r>
        <w:rPr>
          <w:rFonts w:ascii="Georgia" w:eastAsia="Georgia" w:hAnsi="Georgia" w:cs="Georgia"/>
          <w:spacing w:val="15"/>
          <w:sz w:val="19"/>
          <w:szCs w:val="19"/>
        </w:rPr>
        <w:t xml:space="preserve"> </w:t>
      </w:r>
      <w:r>
        <w:rPr>
          <w:rFonts w:ascii="Georgia" w:eastAsia="Georgia" w:hAnsi="Georgia" w:cs="Georgia"/>
          <w:sz w:val="19"/>
          <w:szCs w:val="19"/>
        </w:rPr>
        <w:t>“</w:t>
      </w:r>
      <w:r>
        <w:rPr>
          <w:rFonts w:ascii="Georgia" w:eastAsia="Georgia" w:hAnsi="Georgia" w:cs="Georgia"/>
          <w:b/>
          <w:bCs/>
          <w:sz w:val="19"/>
          <w:szCs w:val="19"/>
        </w:rPr>
        <w:t>Automated</w:t>
      </w:r>
      <w:r>
        <w:rPr>
          <w:rFonts w:ascii="Georgia" w:eastAsia="Georgia" w:hAnsi="Georgia" w:cs="Georgia"/>
          <w:b/>
          <w:bCs/>
          <w:spacing w:val="33"/>
          <w:sz w:val="19"/>
          <w:szCs w:val="19"/>
        </w:rPr>
        <w:t xml:space="preserve"> </w:t>
      </w:r>
      <w:r>
        <w:rPr>
          <w:rFonts w:ascii="Georgia" w:eastAsia="Georgia" w:hAnsi="Georgia" w:cs="Georgia"/>
          <w:b/>
          <w:bCs/>
          <w:sz w:val="19"/>
          <w:szCs w:val="19"/>
        </w:rPr>
        <w:t>Model-Based</w:t>
      </w:r>
      <w:r>
        <w:rPr>
          <w:rFonts w:ascii="Georgia" w:eastAsia="Georgia" w:hAnsi="Georgia" w:cs="Georgia"/>
          <w:b/>
          <w:bCs/>
          <w:spacing w:val="35"/>
          <w:sz w:val="19"/>
          <w:szCs w:val="19"/>
        </w:rPr>
        <w:t xml:space="preserve"> </w:t>
      </w:r>
      <w:r>
        <w:rPr>
          <w:rFonts w:ascii="Georgia" w:eastAsia="Georgia" w:hAnsi="Georgia" w:cs="Georgia"/>
          <w:b/>
          <w:bCs/>
          <w:sz w:val="19"/>
          <w:szCs w:val="19"/>
        </w:rPr>
        <w:t>Tissue</w:t>
      </w:r>
      <w:r>
        <w:rPr>
          <w:rFonts w:ascii="Georgia" w:eastAsia="Georgia" w:hAnsi="Georgia" w:cs="Georgia"/>
          <w:b/>
          <w:bCs/>
          <w:spacing w:val="23"/>
          <w:sz w:val="19"/>
          <w:szCs w:val="19"/>
        </w:rPr>
        <w:t xml:space="preserve"> </w:t>
      </w:r>
      <w:r>
        <w:rPr>
          <w:rFonts w:ascii="Georgia" w:eastAsia="Georgia" w:hAnsi="Georgia" w:cs="Georgia"/>
          <w:b/>
          <w:bCs/>
          <w:sz w:val="19"/>
          <w:szCs w:val="19"/>
        </w:rPr>
        <w:t>Classification</w:t>
      </w:r>
      <w:r>
        <w:rPr>
          <w:rFonts w:ascii="Georgia" w:eastAsia="Georgia" w:hAnsi="Georgia" w:cs="Georgia"/>
          <w:b/>
          <w:bCs/>
          <w:spacing w:val="37"/>
          <w:sz w:val="19"/>
          <w:szCs w:val="19"/>
        </w:rPr>
        <w:t xml:space="preserve"> </w:t>
      </w:r>
      <w:r>
        <w:rPr>
          <w:rFonts w:ascii="Georgia" w:eastAsia="Georgia" w:hAnsi="Georgia" w:cs="Georgia"/>
          <w:b/>
          <w:bCs/>
          <w:w w:val="102"/>
          <w:sz w:val="19"/>
          <w:szCs w:val="19"/>
        </w:rPr>
        <w:t>of</w:t>
      </w:r>
    </w:p>
    <w:p w14:paraId="52CB3E68" w14:textId="77777777" w:rsidR="00E61F9D" w:rsidRDefault="005C64D6">
      <w:pPr>
        <w:spacing w:before="33" w:after="0" w:line="240" w:lineRule="auto"/>
        <w:ind w:left="140" w:right="2272"/>
        <w:jc w:val="both"/>
        <w:rPr>
          <w:rFonts w:ascii="Georgia" w:eastAsia="Georgia" w:hAnsi="Georgia" w:cs="Georgia"/>
          <w:sz w:val="19"/>
          <w:szCs w:val="19"/>
        </w:rPr>
      </w:pPr>
      <w:proofErr w:type="gramStart"/>
      <w:r>
        <w:rPr>
          <w:rFonts w:ascii="Georgia" w:eastAsia="Georgia" w:hAnsi="Georgia" w:cs="Georgia"/>
          <w:b/>
          <w:bCs/>
          <w:sz w:val="19"/>
          <w:szCs w:val="19"/>
        </w:rPr>
        <w:t>MR</w:t>
      </w:r>
      <w:r>
        <w:rPr>
          <w:rFonts w:ascii="Georgia" w:eastAsia="Georgia" w:hAnsi="Georgia" w:cs="Georgia"/>
          <w:b/>
          <w:bCs/>
          <w:spacing w:val="8"/>
          <w:sz w:val="19"/>
          <w:szCs w:val="19"/>
        </w:rPr>
        <w:t xml:space="preserve"> </w:t>
      </w:r>
      <w:r>
        <w:rPr>
          <w:rFonts w:ascii="Georgia" w:eastAsia="Georgia" w:hAnsi="Georgia" w:cs="Georgia"/>
          <w:b/>
          <w:bCs/>
          <w:sz w:val="19"/>
          <w:szCs w:val="19"/>
        </w:rPr>
        <w:t>Images</w:t>
      </w:r>
      <w:r>
        <w:rPr>
          <w:rFonts w:ascii="Georgia" w:eastAsia="Georgia" w:hAnsi="Georgia" w:cs="Georgia"/>
          <w:b/>
          <w:bCs/>
          <w:spacing w:val="15"/>
          <w:sz w:val="19"/>
          <w:szCs w:val="19"/>
        </w:rPr>
        <w:t xml:space="preserve"> </w:t>
      </w:r>
      <w:r>
        <w:rPr>
          <w:rFonts w:ascii="Georgia" w:eastAsia="Georgia" w:hAnsi="Georgia" w:cs="Georgia"/>
          <w:b/>
          <w:bCs/>
          <w:sz w:val="19"/>
          <w:szCs w:val="19"/>
        </w:rPr>
        <w:t>of</w:t>
      </w:r>
      <w:r>
        <w:rPr>
          <w:rFonts w:ascii="Georgia" w:eastAsia="Georgia" w:hAnsi="Georgia" w:cs="Georgia"/>
          <w:b/>
          <w:bCs/>
          <w:spacing w:val="5"/>
          <w:sz w:val="19"/>
          <w:szCs w:val="19"/>
        </w:rPr>
        <w:t xml:space="preserve"> </w:t>
      </w:r>
      <w:r>
        <w:rPr>
          <w:rFonts w:ascii="Georgia" w:eastAsia="Georgia" w:hAnsi="Georgia" w:cs="Georgia"/>
          <w:b/>
          <w:bCs/>
          <w:sz w:val="19"/>
          <w:szCs w:val="19"/>
        </w:rPr>
        <w:t>the</w:t>
      </w:r>
      <w:r>
        <w:rPr>
          <w:rFonts w:ascii="Georgia" w:eastAsia="Georgia" w:hAnsi="Georgia" w:cs="Georgia"/>
          <w:b/>
          <w:bCs/>
          <w:spacing w:val="7"/>
          <w:sz w:val="19"/>
          <w:szCs w:val="19"/>
        </w:rPr>
        <w:t xml:space="preserve"> </w:t>
      </w:r>
      <w:r>
        <w:rPr>
          <w:rFonts w:ascii="Georgia" w:eastAsia="Georgia" w:hAnsi="Georgia" w:cs="Georgia"/>
          <w:b/>
          <w:bCs/>
          <w:sz w:val="19"/>
          <w:szCs w:val="19"/>
        </w:rPr>
        <w:t>Brain</w:t>
      </w:r>
      <w:r>
        <w:rPr>
          <w:rFonts w:ascii="Georgia" w:eastAsia="Georgia" w:hAnsi="Georgia" w:cs="Georgia"/>
          <w:sz w:val="19"/>
          <w:szCs w:val="19"/>
        </w:rPr>
        <w:t>”</w:t>
      </w:r>
      <w:r>
        <w:rPr>
          <w:rFonts w:ascii="Georgia" w:eastAsia="Georgia" w:hAnsi="Georgia" w:cs="Georgia"/>
          <w:spacing w:val="14"/>
          <w:sz w:val="19"/>
          <w:szCs w:val="19"/>
        </w:rPr>
        <w:t xml:space="preserve"> </w:t>
      </w:r>
      <w:r>
        <w:rPr>
          <w:rFonts w:ascii="Georgia" w:eastAsia="Georgia" w:hAnsi="Georgia" w:cs="Georgia"/>
          <w:i/>
          <w:sz w:val="19"/>
          <w:szCs w:val="19"/>
        </w:rPr>
        <w:t>IEEE Trans Med Imaging</w:t>
      </w:r>
      <w:r>
        <w:rPr>
          <w:rFonts w:ascii="Georgia" w:eastAsia="Georgia" w:hAnsi="Georgia" w:cs="Georgia"/>
          <w:i/>
          <w:spacing w:val="2"/>
          <w:sz w:val="19"/>
          <w:szCs w:val="19"/>
        </w:rPr>
        <w:t xml:space="preserve"> </w:t>
      </w:r>
      <w:r>
        <w:rPr>
          <w:rFonts w:ascii="Georgia" w:eastAsia="Georgia" w:hAnsi="Georgia" w:cs="Georgia"/>
          <w:sz w:val="19"/>
          <w:szCs w:val="19"/>
        </w:rPr>
        <w:t>18,</w:t>
      </w:r>
      <w:r>
        <w:rPr>
          <w:rFonts w:ascii="Georgia" w:eastAsia="Georgia" w:hAnsi="Georgia" w:cs="Georgia"/>
          <w:spacing w:val="6"/>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10</w:t>
      </w:r>
      <w:r>
        <w:rPr>
          <w:rFonts w:ascii="Georgia" w:eastAsia="Georgia" w:hAnsi="Georgia" w:cs="Georgia"/>
          <w:spacing w:val="5"/>
          <w:sz w:val="19"/>
          <w:szCs w:val="19"/>
        </w:rPr>
        <w:t xml:space="preserve"> </w:t>
      </w:r>
      <w:r>
        <w:rPr>
          <w:rFonts w:ascii="Georgia" w:eastAsia="Georgia" w:hAnsi="Georgia" w:cs="Georgia"/>
          <w:sz w:val="19"/>
          <w:szCs w:val="19"/>
        </w:rPr>
        <w:t>(1999):</w:t>
      </w:r>
      <w:r>
        <w:rPr>
          <w:rFonts w:ascii="Georgia" w:eastAsia="Georgia" w:hAnsi="Georgia" w:cs="Georgia"/>
          <w:spacing w:val="29"/>
          <w:sz w:val="19"/>
          <w:szCs w:val="19"/>
        </w:rPr>
        <w:t xml:space="preserve"> </w:t>
      </w:r>
      <w:r>
        <w:rPr>
          <w:rFonts w:ascii="Georgia" w:eastAsia="Georgia" w:hAnsi="Georgia" w:cs="Georgia"/>
          <w:sz w:val="19"/>
          <w:szCs w:val="19"/>
        </w:rPr>
        <w:t>897–908.</w:t>
      </w:r>
      <w:proofErr w:type="gramEnd"/>
      <w:r>
        <w:rPr>
          <w:rFonts w:ascii="Georgia" w:eastAsia="Georgia" w:hAnsi="Georgia" w:cs="Georgia"/>
          <w:spacing w:val="34"/>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spacing w:val="-1"/>
          <w:w w:val="102"/>
          <w:sz w:val="19"/>
          <w:szCs w:val="19"/>
        </w:rPr>
        <w:t>:</w:t>
      </w:r>
      <w:hyperlink r:id="rId44">
        <w:r>
          <w:rPr>
            <w:rFonts w:ascii="Georgia" w:eastAsia="Georgia" w:hAnsi="Georgia" w:cs="Georgia"/>
            <w:color w:val="0000FF"/>
            <w:w w:val="102"/>
            <w:sz w:val="19"/>
            <w:szCs w:val="19"/>
          </w:rPr>
          <w:t>10.1109/42.811270</w:t>
        </w:r>
      </w:hyperlink>
    </w:p>
    <w:p w14:paraId="5A25EAFB" w14:textId="77777777" w:rsidR="00E61F9D" w:rsidRDefault="005C64D6">
      <w:pPr>
        <w:spacing w:before="93" w:after="0" w:line="240" w:lineRule="auto"/>
        <w:ind w:left="140" w:right="-5"/>
        <w:jc w:val="both"/>
        <w:rPr>
          <w:rFonts w:ascii="Georgia" w:eastAsia="Georgia" w:hAnsi="Georgia" w:cs="Georgia"/>
          <w:sz w:val="19"/>
          <w:szCs w:val="19"/>
        </w:rPr>
      </w:pPr>
      <w:r>
        <w:rPr>
          <w:rFonts w:ascii="Georgia" w:eastAsia="Georgia" w:hAnsi="Georgia" w:cs="Georgia"/>
          <w:sz w:val="19"/>
          <w:szCs w:val="19"/>
        </w:rPr>
        <w:t>37.</w:t>
      </w:r>
      <w:r>
        <w:rPr>
          <w:rFonts w:ascii="Georgia" w:eastAsia="Georgia" w:hAnsi="Georgia" w:cs="Georgia"/>
          <w:spacing w:val="17"/>
          <w:sz w:val="19"/>
          <w:szCs w:val="19"/>
        </w:rPr>
        <w:t xml:space="preserve"> </w:t>
      </w:r>
      <w:proofErr w:type="spellStart"/>
      <w:r>
        <w:rPr>
          <w:rFonts w:ascii="Georgia" w:eastAsia="Georgia" w:hAnsi="Georgia" w:cs="Georgia"/>
          <w:sz w:val="19"/>
          <w:szCs w:val="19"/>
        </w:rPr>
        <w:t>Ashburner</w:t>
      </w:r>
      <w:proofErr w:type="spellEnd"/>
      <w:r>
        <w:rPr>
          <w:rFonts w:ascii="Georgia" w:eastAsia="Georgia" w:hAnsi="Georgia" w:cs="Georgia"/>
          <w:sz w:val="19"/>
          <w:szCs w:val="19"/>
        </w:rPr>
        <w:t>,</w:t>
      </w:r>
      <w:r>
        <w:rPr>
          <w:rFonts w:ascii="Georgia" w:eastAsia="Georgia" w:hAnsi="Georgia" w:cs="Georgia"/>
          <w:spacing w:val="8"/>
          <w:sz w:val="19"/>
          <w:szCs w:val="19"/>
        </w:rPr>
        <w:t xml:space="preserve"> </w:t>
      </w:r>
      <w:r>
        <w:rPr>
          <w:rFonts w:ascii="Georgia" w:eastAsia="Georgia" w:hAnsi="Georgia" w:cs="Georgia"/>
          <w:sz w:val="19"/>
          <w:szCs w:val="19"/>
        </w:rPr>
        <w:t>J.</w:t>
      </w:r>
      <w:r>
        <w:rPr>
          <w:rFonts w:ascii="Georgia" w:eastAsia="Georgia" w:hAnsi="Georgia" w:cs="Georgia"/>
          <w:spacing w:val="-9"/>
          <w:sz w:val="19"/>
          <w:szCs w:val="19"/>
        </w:rPr>
        <w:t xml:space="preserve"> </w:t>
      </w:r>
      <w:r>
        <w:rPr>
          <w:rFonts w:ascii="Georgia" w:eastAsia="Georgia" w:hAnsi="Georgia" w:cs="Georgia"/>
          <w:sz w:val="19"/>
          <w:szCs w:val="19"/>
        </w:rPr>
        <w:t>and</w:t>
      </w:r>
      <w:r>
        <w:rPr>
          <w:rFonts w:ascii="Georgia" w:eastAsia="Georgia" w:hAnsi="Georgia" w:cs="Georgia"/>
          <w:spacing w:val="-8"/>
          <w:sz w:val="19"/>
          <w:szCs w:val="19"/>
        </w:rPr>
        <w:t xml:space="preserve"> </w:t>
      </w:r>
      <w:proofErr w:type="spellStart"/>
      <w:r>
        <w:rPr>
          <w:rFonts w:ascii="Georgia" w:eastAsia="Georgia" w:hAnsi="Georgia" w:cs="Georgia"/>
          <w:sz w:val="19"/>
          <w:szCs w:val="19"/>
        </w:rPr>
        <w:t>Friston</w:t>
      </w:r>
      <w:proofErr w:type="spellEnd"/>
      <w:r>
        <w:rPr>
          <w:rFonts w:ascii="Georgia" w:eastAsia="Georgia" w:hAnsi="Georgia" w:cs="Georgia"/>
          <w:sz w:val="19"/>
          <w:szCs w:val="19"/>
        </w:rPr>
        <w:t>,</w:t>
      </w:r>
      <w:r>
        <w:rPr>
          <w:rFonts w:ascii="Georgia" w:eastAsia="Georgia" w:hAnsi="Georgia" w:cs="Georgia"/>
          <w:spacing w:val="2"/>
          <w:sz w:val="19"/>
          <w:szCs w:val="19"/>
        </w:rPr>
        <w:t xml:space="preserve"> </w:t>
      </w:r>
      <w:r>
        <w:rPr>
          <w:rFonts w:ascii="Georgia" w:eastAsia="Georgia" w:hAnsi="Georgia" w:cs="Georgia"/>
          <w:sz w:val="19"/>
          <w:szCs w:val="19"/>
        </w:rPr>
        <w:t>K.</w:t>
      </w:r>
      <w:r>
        <w:rPr>
          <w:rFonts w:ascii="Georgia" w:eastAsia="Georgia" w:hAnsi="Georgia" w:cs="Georgia"/>
          <w:spacing w:val="-10"/>
          <w:sz w:val="19"/>
          <w:szCs w:val="19"/>
        </w:rPr>
        <w:t xml:space="preserve"> </w:t>
      </w:r>
      <w:r>
        <w:rPr>
          <w:rFonts w:ascii="Georgia" w:eastAsia="Georgia" w:hAnsi="Georgia" w:cs="Georgia"/>
          <w:sz w:val="19"/>
          <w:szCs w:val="19"/>
        </w:rPr>
        <w:t>J.</w:t>
      </w:r>
      <w:r>
        <w:rPr>
          <w:rFonts w:ascii="Georgia" w:eastAsia="Georgia" w:hAnsi="Georgia" w:cs="Georgia"/>
          <w:spacing w:val="-11"/>
          <w:sz w:val="19"/>
          <w:szCs w:val="19"/>
        </w:rPr>
        <w:t xml:space="preserve"> </w:t>
      </w:r>
      <w:r>
        <w:rPr>
          <w:rFonts w:ascii="Georgia" w:eastAsia="Georgia" w:hAnsi="Georgia" w:cs="Georgia"/>
          <w:spacing w:val="-1"/>
          <w:sz w:val="19"/>
          <w:szCs w:val="19"/>
        </w:rPr>
        <w:t>“</w:t>
      </w:r>
      <w:r>
        <w:rPr>
          <w:rFonts w:ascii="Georgia" w:eastAsia="Georgia" w:hAnsi="Georgia" w:cs="Georgia"/>
          <w:b/>
          <w:bCs/>
          <w:sz w:val="19"/>
          <w:szCs w:val="19"/>
        </w:rPr>
        <w:t>Unified</w:t>
      </w:r>
      <w:r>
        <w:rPr>
          <w:rFonts w:ascii="Georgia" w:eastAsia="Georgia" w:hAnsi="Georgia" w:cs="Georgia"/>
          <w:b/>
          <w:bCs/>
          <w:spacing w:val="1"/>
          <w:sz w:val="19"/>
          <w:szCs w:val="19"/>
        </w:rPr>
        <w:t xml:space="preserve"> </w:t>
      </w:r>
      <w:r>
        <w:rPr>
          <w:rFonts w:ascii="Georgia" w:eastAsia="Georgia" w:hAnsi="Georgia" w:cs="Georgia"/>
          <w:b/>
          <w:bCs/>
          <w:sz w:val="19"/>
          <w:szCs w:val="19"/>
        </w:rPr>
        <w:t>Segmentation</w:t>
      </w:r>
      <w:r>
        <w:rPr>
          <w:rFonts w:ascii="Georgia" w:eastAsia="Georgia" w:hAnsi="Georgia" w:cs="Georgia"/>
          <w:sz w:val="19"/>
          <w:szCs w:val="19"/>
        </w:rPr>
        <w:t>”</w:t>
      </w:r>
      <w:r>
        <w:rPr>
          <w:rFonts w:ascii="Georgia" w:eastAsia="Georgia" w:hAnsi="Georgia" w:cs="Georgia"/>
          <w:spacing w:val="15"/>
          <w:sz w:val="19"/>
          <w:szCs w:val="19"/>
        </w:rPr>
        <w:t xml:space="preserve"> </w:t>
      </w:r>
      <w:proofErr w:type="spellStart"/>
      <w:r>
        <w:rPr>
          <w:rFonts w:ascii="Georgia" w:eastAsia="Georgia" w:hAnsi="Georgia" w:cs="Georgia"/>
          <w:i/>
          <w:sz w:val="19"/>
          <w:szCs w:val="19"/>
        </w:rPr>
        <w:t>Neuroimage</w:t>
      </w:r>
      <w:proofErr w:type="spellEnd"/>
      <w:r>
        <w:rPr>
          <w:rFonts w:ascii="Georgia" w:eastAsia="Georgia" w:hAnsi="Georgia" w:cs="Georgia"/>
          <w:i/>
          <w:spacing w:val="-14"/>
          <w:sz w:val="19"/>
          <w:szCs w:val="19"/>
        </w:rPr>
        <w:t xml:space="preserve"> </w:t>
      </w:r>
      <w:r>
        <w:rPr>
          <w:rFonts w:ascii="Georgia" w:eastAsia="Georgia" w:hAnsi="Georgia" w:cs="Georgia"/>
          <w:sz w:val="19"/>
          <w:szCs w:val="19"/>
        </w:rPr>
        <w:t>26,</w:t>
      </w:r>
      <w:r>
        <w:rPr>
          <w:rFonts w:ascii="Georgia" w:eastAsia="Georgia" w:hAnsi="Georgia" w:cs="Georgia"/>
          <w:spacing w:val="-3"/>
          <w:sz w:val="19"/>
          <w:szCs w:val="19"/>
        </w:rPr>
        <w:t xml:space="preserve"> </w:t>
      </w:r>
      <w:r>
        <w:rPr>
          <w:rFonts w:ascii="Georgia" w:eastAsia="Georgia" w:hAnsi="Georgia" w:cs="Georgia"/>
          <w:sz w:val="19"/>
          <w:szCs w:val="19"/>
        </w:rPr>
        <w:t>no.</w:t>
      </w:r>
      <w:r>
        <w:rPr>
          <w:rFonts w:ascii="Georgia" w:eastAsia="Georgia" w:hAnsi="Georgia" w:cs="Georgia"/>
          <w:spacing w:val="17"/>
          <w:sz w:val="19"/>
          <w:szCs w:val="19"/>
        </w:rPr>
        <w:t xml:space="preserve"> </w:t>
      </w:r>
      <w:r>
        <w:rPr>
          <w:rFonts w:ascii="Georgia" w:eastAsia="Georgia" w:hAnsi="Georgia" w:cs="Georgia"/>
          <w:sz w:val="19"/>
          <w:szCs w:val="19"/>
        </w:rPr>
        <w:t>3</w:t>
      </w:r>
      <w:r>
        <w:rPr>
          <w:rFonts w:ascii="Georgia" w:eastAsia="Georgia" w:hAnsi="Georgia" w:cs="Georgia"/>
          <w:spacing w:val="-13"/>
          <w:sz w:val="19"/>
          <w:szCs w:val="19"/>
        </w:rPr>
        <w:t xml:space="preserve"> </w:t>
      </w:r>
      <w:r>
        <w:rPr>
          <w:rFonts w:ascii="Georgia" w:eastAsia="Georgia" w:hAnsi="Georgia" w:cs="Georgia"/>
          <w:sz w:val="19"/>
          <w:szCs w:val="19"/>
        </w:rPr>
        <w:t>(2005):</w:t>
      </w:r>
      <w:r>
        <w:rPr>
          <w:rFonts w:ascii="Georgia" w:eastAsia="Georgia" w:hAnsi="Georgia" w:cs="Georgia"/>
          <w:spacing w:val="22"/>
          <w:sz w:val="19"/>
          <w:szCs w:val="19"/>
        </w:rPr>
        <w:t xml:space="preserve"> </w:t>
      </w:r>
      <w:r>
        <w:rPr>
          <w:rFonts w:ascii="Georgia" w:eastAsia="Georgia" w:hAnsi="Georgia" w:cs="Georgia"/>
          <w:sz w:val="19"/>
          <w:szCs w:val="19"/>
        </w:rPr>
        <w:t>839–51.</w:t>
      </w:r>
      <w:r>
        <w:rPr>
          <w:rFonts w:ascii="Georgia" w:eastAsia="Georgia" w:hAnsi="Georgia" w:cs="Georgia"/>
          <w:spacing w:val="26"/>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spacing w:val="-1"/>
          <w:w w:val="102"/>
          <w:sz w:val="19"/>
          <w:szCs w:val="19"/>
        </w:rPr>
        <w:t>:</w:t>
      </w:r>
      <w:hyperlink r:id="rId45">
        <w:r>
          <w:rPr>
            <w:rFonts w:ascii="Georgia" w:eastAsia="Georgia" w:hAnsi="Georgia" w:cs="Georgia"/>
            <w:color w:val="0000FF"/>
            <w:w w:val="102"/>
            <w:sz w:val="19"/>
            <w:szCs w:val="19"/>
          </w:rPr>
          <w:t>10.1016/j.neuroimage.2005.</w:t>
        </w:r>
      </w:hyperlink>
    </w:p>
    <w:p w14:paraId="7BB478CB" w14:textId="77777777" w:rsidR="00E61F9D" w:rsidRDefault="005C64D6">
      <w:pPr>
        <w:spacing w:before="93" w:after="0" w:line="277" w:lineRule="auto"/>
        <w:ind w:left="140" w:right="630"/>
        <w:jc w:val="both"/>
        <w:rPr>
          <w:rFonts w:ascii="Georgia" w:eastAsia="Georgia" w:hAnsi="Georgia" w:cs="Georgia"/>
          <w:sz w:val="19"/>
          <w:szCs w:val="19"/>
        </w:rPr>
      </w:pPr>
      <w:r>
        <w:rPr>
          <w:rFonts w:ascii="Georgia" w:eastAsia="Georgia" w:hAnsi="Georgia" w:cs="Georgia"/>
          <w:sz w:val="19"/>
          <w:szCs w:val="19"/>
        </w:rPr>
        <w:t xml:space="preserve">38. </w:t>
      </w:r>
      <w:r>
        <w:rPr>
          <w:rFonts w:ascii="Georgia" w:eastAsia="Georgia" w:hAnsi="Georgia" w:cs="Georgia"/>
          <w:spacing w:val="34"/>
          <w:sz w:val="19"/>
          <w:szCs w:val="19"/>
        </w:rPr>
        <w:t xml:space="preserve"> </w:t>
      </w:r>
      <w:r>
        <w:rPr>
          <w:rFonts w:ascii="Georgia" w:eastAsia="Georgia" w:hAnsi="Georgia" w:cs="Georgia"/>
          <w:sz w:val="19"/>
          <w:szCs w:val="19"/>
        </w:rPr>
        <w:t>Tustison,</w:t>
      </w:r>
      <w:r>
        <w:rPr>
          <w:rFonts w:ascii="Georgia" w:eastAsia="Georgia" w:hAnsi="Georgia" w:cs="Georgia"/>
          <w:spacing w:val="41"/>
          <w:sz w:val="19"/>
          <w:szCs w:val="19"/>
        </w:rPr>
        <w:t xml:space="preserve"> </w:t>
      </w:r>
      <w:r>
        <w:rPr>
          <w:rFonts w:ascii="Georgia" w:eastAsia="Georgia" w:hAnsi="Georgia" w:cs="Georgia"/>
          <w:sz w:val="19"/>
          <w:szCs w:val="19"/>
        </w:rPr>
        <w:t>N.</w:t>
      </w:r>
      <w:r>
        <w:rPr>
          <w:rFonts w:ascii="Georgia" w:eastAsia="Georgia" w:hAnsi="Georgia" w:cs="Georgia"/>
          <w:spacing w:val="25"/>
          <w:sz w:val="19"/>
          <w:szCs w:val="19"/>
        </w:rPr>
        <w:t xml:space="preserve"> </w:t>
      </w:r>
      <w:r>
        <w:rPr>
          <w:rFonts w:ascii="Georgia" w:eastAsia="Georgia" w:hAnsi="Georgia" w:cs="Georgia"/>
          <w:sz w:val="19"/>
          <w:szCs w:val="19"/>
        </w:rPr>
        <w:t>J.,</w:t>
      </w:r>
      <w:r>
        <w:rPr>
          <w:rFonts w:ascii="Georgia" w:eastAsia="Georgia" w:hAnsi="Georgia" w:cs="Georgia"/>
          <w:spacing w:val="32"/>
          <w:sz w:val="19"/>
          <w:szCs w:val="19"/>
        </w:rPr>
        <w:t xml:space="preserve"> </w:t>
      </w:r>
      <w:proofErr w:type="spellStart"/>
      <w:r>
        <w:rPr>
          <w:rFonts w:ascii="Georgia" w:eastAsia="Georgia" w:hAnsi="Georgia" w:cs="Georgia"/>
          <w:sz w:val="19"/>
          <w:szCs w:val="19"/>
        </w:rPr>
        <w:t>Avants</w:t>
      </w:r>
      <w:proofErr w:type="spellEnd"/>
      <w:r>
        <w:rPr>
          <w:rFonts w:ascii="Georgia" w:eastAsia="Georgia" w:hAnsi="Georgia" w:cs="Georgia"/>
          <w:sz w:val="19"/>
          <w:szCs w:val="19"/>
        </w:rPr>
        <w:t>,</w:t>
      </w:r>
      <w:r>
        <w:rPr>
          <w:rFonts w:ascii="Georgia" w:eastAsia="Georgia" w:hAnsi="Georgia" w:cs="Georgia"/>
          <w:spacing w:val="38"/>
          <w:sz w:val="19"/>
          <w:szCs w:val="19"/>
        </w:rPr>
        <w:t xml:space="preserve"> </w:t>
      </w:r>
      <w:r>
        <w:rPr>
          <w:rFonts w:ascii="Georgia" w:eastAsia="Georgia" w:hAnsi="Georgia" w:cs="Georgia"/>
          <w:sz w:val="19"/>
          <w:szCs w:val="19"/>
        </w:rPr>
        <w:t>B.</w:t>
      </w:r>
      <w:r>
        <w:rPr>
          <w:rFonts w:ascii="Georgia" w:eastAsia="Georgia" w:hAnsi="Georgia" w:cs="Georgia"/>
          <w:spacing w:val="26"/>
          <w:sz w:val="19"/>
          <w:szCs w:val="19"/>
        </w:rPr>
        <w:t xml:space="preserve"> </w:t>
      </w:r>
      <w:r>
        <w:rPr>
          <w:rFonts w:ascii="Georgia" w:eastAsia="Georgia" w:hAnsi="Georgia" w:cs="Georgia"/>
          <w:sz w:val="19"/>
          <w:szCs w:val="19"/>
        </w:rPr>
        <w:t>B.,</w:t>
      </w:r>
      <w:r>
        <w:rPr>
          <w:rFonts w:ascii="Georgia" w:eastAsia="Georgia" w:hAnsi="Georgia" w:cs="Georgia"/>
          <w:spacing w:val="33"/>
          <w:sz w:val="19"/>
          <w:szCs w:val="19"/>
        </w:rPr>
        <w:t xml:space="preserve"> </w:t>
      </w:r>
      <w:proofErr w:type="spellStart"/>
      <w:r>
        <w:rPr>
          <w:rFonts w:ascii="Georgia" w:eastAsia="Georgia" w:hAnsi="Georgia" w:cs="Georgia"/>
          <w:sz w:val="19"/>
          <w:szCs w:val="19"/>
        </w:rPr>
        <w:t>Flors</w:t>
      </w:r>
      <w:proofErr w:type="spellEnd"/>
      <w:r>
        <w:rPr>
          <w:rFonts w:ascii="Georgia" w:eastAsia="Georgia" w:hAnsi="Georgia" w:cs="Georgia"/>
          <w:sz w:val="19"/>
          <w:szCs w:val="19"/>
        </w:rPr>
        <w:t>,</w:t>
      </w:r>
      <w:r>
        <w:rPr>
          <w:rFonts w:ascii="Georgia" w:eastAsia="Georgia" w:hAnsi="Georgia" w:cs="Georgia"/>
          <w:spacing w:val="35"/>
          <w:sz w:val="19"/>
          <w:szCs w:val="19"/>
        </w:rPr>
        <w:t xml:space="preserve"> </w:t>
      </w:r>
      <w:r>
        <w:rPr>
          <w:rFonts w:ascii="Georgia" w:eastAsia="Georgia" w:hAnsi="Georgia" w:cs="Georgia"/>
          <w:sz w:val="19"/>
          <w:szCs w:val="19"/>
        </w:rPr>
        <w:t>L.,</w:t>
      </w:r>
      <w:r>
        <w:rPr>
          <w:rFonts w:ascii="Georgia" w:eastAsia="Georgia" w:hAnsi="Georgia" w:cs="Georgia"/>
          <w:spacing w:val="32"/>
          <w:sz w:val="19"/>
          <w:szCs w:val="19"/>
        </w:rPr>
        <w:t xml:space="preserve"> </w:t>
      </w:r>
      <w:proofErr w:type="spellStart"/>
      <w:r>
        <w:rPr>
          <w:rFonts w:ascii="Georgia" w:eastAsia="Georgia" w:hAnsi="Georgia" w:cs="Georgia"/>
          <w:sz w:val="19"/>
          <w:szCs w:val="19"/>
        </w:rPr>
        <w:t>Altes</w:t>
      </w:r>
      <w:proofErr w:type="spellEnd"/>
      <w:r>
        <w:rPr>
          <w:rFonts w:ascii="Georgia" w:eastAsia="Georgia" w:hAnsi="Georgia" w:cs="Georgia"/>
          <w:sz w:val="19"/>
          <w:szCs w:val="19"/>
        </w:rPr>
        <w:t>,</w:t>
      </w:r>
      <w:r>
        <w:rPr>
          <w:rFonts w:ascii="Georgia" w:eastAsia="Georgia" w:hAnsi="Georgia" w:cs="Georgia"/>
          <w:spacing w:val="35"/>
          <w:sz w:val="19"/>
          <w:szCs w:val="19"/>
        </w:rPr>
        <w:t xml:space="preserve"> </w:t>
      </w:r>
      <w:r>
        <w:rPr>
          <w:rFonts w:ascii="Georgia" w:eastAsia="Georgia" w:hAnsi="Georgia" w:cs="Georgia"/>
          <w:sz w:val="19"/>
          <w:szCs w:val="19"/>
        </w:rPr>
        <w:t>T.</w:t>
      </w:r>
      <w:r>
        <w:rPr>
          <w:rFonts w:ascii="Georgia" w:eastAsia="Georgia" w:hAnsi="Georgia" w:cs="Georgia"/>
          <w:spacing w:val="26"/>
          <w:sz w:val="19"/>
          <w:szCs w:val="19"/>
        </w:rPr>
        <w:t xml:space="preserve"> </w:t>
      </w:r>
      <w:r>
        <w:rPr>
          <w:rFonts w:ascii="Georgia" w:eastAsia="Georgia" w:hAnsi="Georgia" w:cs="Georgia"/>
          <w:sz w:val="19"/>
          <w:szCs w:val="19"/>
        </w:rPr>
        <w:t>A.,</w:t>
      </w:r>
      <w:r>
        <w:rPr>
          <w:rFonts w:ascii="Georgia" w:eastAsia="Georgia" w:hAnsi="Georgia" w:cs="Georgia"/>
          <w:spacing w:val="33"/>
          <w:sz w:val="19"/>
          <w:szCs w:val="19"/>
        </w:rPr>
        <w:t xml:space="preserve"> </w:t>
      </w:r>
      <w:r>
        <w:rPr>
          <w:rFonts w:ascii="Georgia" w:eastAsia="Georgia" w:hAnsi="Georgia" w:cs="Georgia"/>
          <w:sz w:val="19"/>
          <w:szCs w:val="19"/>
        </w:rPr>
        <w:t>Lange,</w:t>
      </w:r>
      <w:r>
        <w:rPr>
          <w:rFonts w:ascii="Georgia" w:eastAsia="Georgia" w:hAnsi="Georgia" w:cs="Georgia"/>
          <w:spacing w:val="37"/>
          <w:sz w:val="19"/>
          <w:szCs w:val="19"/>
        </w:rPr>
        <w:t xml:space="preserve"> </w:t>
      </w:r>
      <w:r>
        <w:rPr>
          <w:rFonts w:ascii="Georgia" w:eastAsia="Georgia" w:hAnsi="Georgia" w:cs="Georgia"/>
          <w:sz w:val="19"/>
          <w:szCs w:val="19"/>
        </w:rPr>
        <w:t>E.</w:t>
      </w:r>
      <w:r>
        <w:rPr>
          <w:rFonts w:ascii="Georgia" w:eastAsia="Georgia" w:hAnsi="Georgia" w:cs="Georgia"/>
          <w:spacing w:val="24"/>
          <w:sz w:val="19"/>
          <w:szCs w:val="19"/>
        </w:rPr>
        <w:t xml:space="preserve"> </w:t>
      </w:r>
      <w:r>
        <w:rPr>
          <w:rFonts w:ascii="Georgia" w:eastAsia="Georgia" w:hAnsi="Georgia" w:cs="Georgia"/>
          <w:sz w:val="19"/>
          <w:szCs w:val="19"/>
        </w:rPr>
        <w:t>E.</w:t>
      </w:r>
      <w:r>
        <w:rPr>
          <w:rFonts w:ascii="Georgia" w:eastAsia="Georgia" w:hAnsi="Georgia" w:cs="Georgia"/>
          <w:spacing w:val="24"/>
          <w:sz w:val="19"/>
          <w:szCs w:val="19"/>
        </w:rPr>
        <w:t xml:space="preserve"> </w:t>
      </w:r>
      <w:r>
        <w:rPr>
          <w:rFonts w:ascii="Georgia" w:eastAsia="Georgia" w:hAnsi="Georgia" w:cs="Georgia"/>
          <w:sz w:val="19"/>
          <w:szCs w:val="19"/>
        </w:rPr>
        <w:t>de,</w:t>
      </w:r>
      <w:r>
        <w:rPr>
          <w:rFonts w:ascii="Georgia" w:eastAsia="Georgia" w:hAnsi="Georgia" w:cs="Georgia"/>
          <w:spacing w:val="31"/>
          <w:sz w:val="19"/>
          <w:szCs w:val="19"/>
        </w:rPr>
        <w:t xml:space="preserve"> </w:t>
      </w:r>
      <w:proofErr w:type="spellStart"/>
      <w:r>
        <w:rPr>
          <w:rFonts w:ascii="Georgia" w:eastAsia="Georgia" w:hAnsi="Georgia" w:cs="Georgia"/>
          <w:sz w:val="19"/>
          <w:szCs w:val="19"/>
        </w:rPr>
        <w:t>Mugler</w:t>
      </w:r>
      <w:proofErr w:type="spellEnd"/>
      <w:r>
        <w:rPr>
          <w:rFonts w:ascii="Georgia" w:eastAsia="Georgia" w:hAnsi="Georgia" w:cs="Georgia"/>
          <w:sz w:val="19"/>
          <w:szCs w:val="19"/>
        </w:rPr>
        <w:t>,</w:t>
      </w:r>
      <w:r>
        <w:rPr>
          <w:rFonts w:ascii="Georgia" w:eastAsia="Georgia" w:hAnsi="Georgia" w:cs="Georgia"/>
          <w:spacing w:val="39"/>
          <w:sz w:val="19"/>
          <w:szCs w:val="19"/>
        </w:rPr>
        <w:t xml:space="preserve"> </w:t>
      </w:r>
      <w:r>
        <w:rPr>
          <w:rFonts w:ascii="Georgia" w:eastAsia="Georgia" w:hAnsi="Georgia" w:cs="Georgia"/>
          <w:sz w:val="19"/>
          <w:szCs w:val="19"/>
        </w:rPr>
        <w:t>J.</w:t>
      </w:r>
      <w:r>
        <w:rPr>
          <w:rFonts w:ascii="Georgia" w:eastAsia="Georgia" w:hAnsi="Georgia" w:cs="Georgia"/>
          <w:spacing w:val="25"/>
          <w:sz w:val="19"/>
          <w:szCs w:val="19"/>
        </w:rPr>
        <w:t xml:space="preserve"> </w:t>
      </w:r>
      <w:r>
        <w:rPr>
          <w:rFonts w:ascii="Georgia" w:eastAsia="Georgia" w:hAnsi="Georgia" w:cs="Georgia"/>
          <w:sz w:val="19"/>
          <w:szCs w:val="19"/>
        </w:rPr>
        <w:t>P.,</w:t>
      </w:r>
      <w:r>
        <w:rPr>
          <w:rFonts w:ascii="Georgia" w:eastAsia="Georgia" w:hAnsi="Georgia" w:cs="Georgia"/>
          <w:spacing w:val="32"/>
          <w:sz w:val="19"/>
          <w:szCs w:val="19"/>
        </w:rPr>
        <w:t xml:space="preserve"> </w:t>
      </w:r>
      <w:r>
        <w:rPr>
          <w:rFonts w:ascii="Georgia" w:eastAsia="Georgia" w:hAnsi="Georgia" w:cs="Georgia"/>
          <w:sz w:val="19"/>
          <w:szCs w:val="19"/>
        </w:rPr>
        <w:t>3rd,</w:t>
      </w:r>
      <w:r>
        <w:rPr>
          <w:rFonts w:ascii="Georgia" w:eastAsia="Georgia" w:hAnsi="Georgia" w:cs="Georgia"/>
          <w:spacing w:val="33"/>
          <w:sz w:val="19"/>
          <w:szCs w:val="19"/>
        </w:rPr>
        <w:t xml:space="preserve"> </w:t>
      </w:r>
      <w:r>
        <w:rPr>
          <w:rFonts w:ascii="Georgia" w:eastAsia="Georgia" w:hAnsi="Georgia" w:cs="Georgia"/>
          <w:sz w:val="19"/>
          <w:szCs w:val="19"/>
        </w:rPr>
        <w:t>and</w:t>
      </w:r>
      <w:r>
        <w:rPr>
          <w:rFonts w:ascii="Georgia" w:eastAsia="Georgia" w:hAnsi="Georgia" w:cs="Georgia"/>
          <w:spacing w:val="27"/>
          <w:sz w:val="19"/>
          <w:szCs w:val="19"/>
        </w:rPr>
        <w:t xml:space="preserve"> </w:t>
      </w:r>
      <w:r>
        <w:rPr>
          <w:rFonts w:ascii="Georgia" w:eastAsia="Georgia" w:hAnsi="Georgia" w:cs="Georgia"/>
          <w:sz w:val="19"/>
          <w:szCs w:val="19"/>
        </w:rPr>
        <w:t>Gee,</w:t>
      </w:r>
      <w:r>
        <w:rPr>
          <w:rFonts w:ascii="Georgia" w:eastAsia="Georgia" w:hAnsi="Georgia" w:cs="Georgia"/>
          <w:spacing w:val="33"/>
          <w:sz w:val="19"/>
          <w:szCs w:val="19"/>
        </w:rPr>
        <w:t xml:space="preserve"> </w:t>
      </w:r>
      <w:r>
        <w:rPr>
          <w:rFonts w:ascii="Georgia" w:eastAsia="Georgia" w:hAnsi="Georgia" w:cs="Georgia"/>
          <w:sz w:val="19"/>
          <w:szCs w:val="19"/>
        </w:rPr>
        <w:t>J.</w:t>
      </w:r>
      <w:r>
        <w:rPr>
          <w:rFonts w:ascii="Georgia" w:eastAsia="Georgia" w:hAnsi="Georgia" w:cs="Georgia"/>
          <w:spacing w:val="25"/>
          <w:sz w:val="19"/>
          <w:szCs w:val="19"/>
        </w:rPr>
        <w:t xml:space="preserve"> </w:t>
      </w:r>
      <w:r>
        <w:rPr>
          <w:rFonts w:ascii="Georgia" w:eastAsia="Georgia" w:hAnsi="Georgia" w:cs="Georgia"/>
          <w:sz w:val="19"/>
          <w:szCs w:val="19"/>
        </w:rPr>
        <w:t>C.</w:t>
      </w:r>
      <w:r>
        <w:rPr>
          <w:rFonts w:ascii="Georgia" w:eastAsia="Georgia" w:hAnsi="Georgia" w:cs="Georgia"/>
          <w:spacing w:val="24"/>
          <w:sz w:val="19"/>
          <w:szCs w:val="19"/>
        </w:rPr>
        <w:t xml:space="preserve"> </w:t>
      </w:r>
      <w:r>
        <w:rPr>
          <w:rFonts w:ascii="Georgia" w:eastAsia="Georgia" w:hAnsi="Georgia" w:cs="Georgia"/>
          <w:spacing w:val="-2"/>
          <w:w w:val="102"/>
          <w:sz w:val="19"/>
          <w:szCs w:val="19"/>
        </w:rPr>
        <w:t>“</w:t>
      </w:r>
      <w:r>
        <w:rPr>
          <w:rFonts w:ascii="Georgia" w:eastAsia="Georgia" w:hAnsi="Georgia" w:cs="Georgia"/>
          <w:b/>
          <w:bCs/>
          <w:w w:val="102"/>
          <w:sz w:val="19"/>
          <w:szCs w:val="19"/>
        </w:rPr>
        <w:t xml:space="preserve">Ventilation- </w:t>
      </w:r>
      <w:r>
        <w:rPr>
          <w:rFonts w:ascii="Georgia" w:eastAsia="Georgia" w:hAnsi="Georgia" w:cs="Georgia"/>
          <w:b/>
          <w:bCs/>
          <w:sz w:val="19"/>
          <w:szCs w:val="19"/>
        </w:rPr>
        <w:t>Based</w:t>
      </w:r>
      <w:r>
        <w:rPr>
          <w:rFonts w:ascii="Georgia" w:eastAsia="Georgia" w:hAnsi="Georgia" w:cs="Georgia"/>
          <w:b/>
          <w:bCs/>
          <w:spacing w:val="1"/>
          <w:sz w:val="19"/>
          <w:szCs w:val="19"/>
        </w:rPr>
        <w:t xml:space="preserve"> </w:t>
      </w:r>
      <w:r>
        <w:rPr>
          <w:rFonts w:ascii="Georgia" w:eastAsia="Georgia" w:hAnsi="Georgia" w:cs="Georgia"/>
          <w:b/>
          <w:bCs/>
          <w:sz w:val="19"/>
          <w:szCs w:val="19"/>
        </w:rPr>
        <w:t>Segmentation</w:t>
      </w:r>
      <w:r>
        <w:rPr>
          <w:rFonts w:ascii="Georgia" w:eastAsia="Georgia" w:hAnsi="Georgia" w:cs="Georgia"/>
          <w:b/>
          <w:bCs/>
          <w:spacing w:val="16"/>
          <w:sz w:val="19"/>
          <w:szCs w:val="19"/>
        </w:rPr>
        <w:t xml:space="preserve"> </w:t>
      </w:r>
      <w:r>
        <w:rPr>
          <w:rFonts w:ascii="Georgia" w:eastAsia="Georgia" w:hAnsi="Georgia" w:cs="Georgia"/>
          <w:b/>
          <w:bCs/>
          <w:sz w:val="19"/>
          <w:szCs w:val="19"/>
        </w:rPr>
        <w:t>of</w:t>
      </w:r>
      <w:r>
        <w:rPr>
          <w:rFonts w:ascii="Georgia" w:eastAsia="Georgia" w:hAnsi="Georgia" w:cs="Georgia"/>
          <w:b/>
          <w:bCs/>
          <w:spacing w:val="-7"/>
          <w:sz w:val="19"/>
          <w:szCs w:val="19"/>
        </w:rPr>
        <w:t xml:space="preserve"> </w:t>
      </w:r>
      <w:r>
        <w:rPr>
          <w:rFonts w:ascii="Georgia" w:eastAsia="Georgia" w:hAnsi="Georgia" w:cs="Georgia"/>
          <w:b/>
          <w:bCs/>
          <w:sz w:val="19"/>
          <w:szCs w:val="19"/>
        </w:rPr>
        <w:t>the</w:t>
      </w:r>
      <w:r>
        <w:rPr>
          <w:rFonts w:ascii="Georgia" w:eastAsia="Georgia" w:hAnsi="Georgia" w:cs="Georgia"/>
          <w:b/>
          <w:bCs/>
          <w:spacing w:val="-5"/>
          <w:sz w:val="19"/>
          <w:szCs w:val="19"/>
        </w:rPr>
        <w:t xml:space="preserve"> </w:t>
      </w:r>
      <w:r>
        <w:rPr>
          <w:rFonts w:ascii="Georgia" w:eastAsia="Georgia" w:hAnsi="Georgia" w:cs="Georgia"/>
          <w:b/>
          <w:bCs/>
          <w:sz w:val="19"/>
          <w:szCs w:val="19"/>
        </w:rPr>
        <w:t>Lungs</w:t>
      </w:r>
      <w:r>
        <w:rPr>
          <w:rFonts w:ascii="Georgia" w:eastAsia="Georgia" w:hAnsi="Georgia" w:cs="Georgia"/>
          <w:b/>
          <w:bCs/>
          <w:spacing w:val="1"/>
          <w:sz w:val="19"/>
          <w:szCs w:val="19"/>
        </w:rPr>
        <w:t xml:space="preserve"> </w:t>
      </w:r>
      <w:r>
        <w:rPr>
          <w:rFonts w:ascii="Georgia" w:eastAsia="Georgia" w:hAnsi="Georgia" w:cs="Georgia"/>
          <w:b/>
          <w:bCs/>
          <w:sz w:val="19"/>
          <w:szCs w:val="19"/>
        </w:rPr>
        <w:t>Using Hyperpolarized</w:t>
      </w:r>
      <w:r>
        <w:rPr>
          <w:rFonts w:ascii="Georgia" w:eastAsia="Georgia" w:hAnsi="Georgia" w:cs="Georgia"/>
          <w:b/>
          <w:bCs/>
          <w:spacing w:val="20"/>
          <w:sz w:val="19"/>
          <w:szCs w:val="19"/>
        </w:rPr>
        <w:t xml:space="preserve"> </w:t>
      </w:r>
      <w:r>
        <w:rPr>
          <w:rFonts w:ascii="Georgia" w:eastAsia="Georgia" w:hAnsi="Georgia" w:cs="Georgia"/>
          <w:b/>
          <w:bCs/>
          <w:sz w:val="19"/>
          <w:szCs w:val="19"/>
        </w:rPr>
        <w:t>(</w:t>
      </w:r>
      <w:proofErr w:type="gramStart"/>
      <w:r>
        <w:rPr>
          <w:rFonts w:ascii="Georgia" w:eastAsia="Georgia" w:hAnsi="Georgia" w:cs="Georgia"/>
          <w:b/>
          <w:bCs/>
          <w:sz w:val="19"/>
          <w:szCs w:val="19"/>
        </w:rPr>
        <w:t>3)He</w:t>
      </w:r>
      <w:proofErr w:type="gramEnd"/>
      <w:r>
        <w:rPr>
          <w:rFonts w:ascii="Georgia" w:eastAsia="Georgia" w:hAnsi="Georgia" w:cs="Georgia"/>
          <w:b/>
          <w:bCs/>
          <w:sz w:val="19"/>
          <w:szCs w:val="19"/>
        </w:rPr>
        <w:t xml:space="preserve"> MR</w:t>
      </w:r>
      <w:r>
        <w:rPr>
          <w:rFonts w:ascii="Georgia" w:eastAsia="Georgia" w:hAnsi="Georgia" w:cs="Georgia"/>
          <w:b/>
          <w:bCs/>
          <w:spacing w:val="-1"/>
          <w:sz w:val="19"/>
          <w:szCs w:val="19"/>
        </w:rPr>
        <w:t>I</w:t>
      </w:r>
      <w:r>
        <w:rPr>
          <w:rFonts w:ascii="Georgia" w:eastAsia="Georgia" w:hAnsi="Georgia" w:cs="Georgia"/>
          <w:sz w:val="19"/>
          <w:szCs w:val="19"/>
        </w:rPr>
        <w:t xml:space="preserve">” </w:t>
      </w:r>
      <w:r>
        <w:rPr>
          <w:rFonts w:ascii="Georgia" w:eastAsia="Georgia" w:hAnsi="Georgia" w:cs="Georgia"/>
          <w:i/>
          <w:sz w:val="19"/>
          <w:szCs w:val="19"/>
        </w:rPr>
        <w:t>J</w:t>
      </w:r>
      <w:r>
        <w:rPr>
          <w:rFonts w:ascii="Georgia" w:eastAsia="Georgia" w:hAnsi="Georgia" w:cs="Georgia"/>
          <w:i/>
          <w:spacing w:val="-11"/>
          <w:sz w:val="19"/>
          <w:szCs w:val="19"/>
        </w:rPr>
        <w:t xml:space="preserve"> </w:t>
      </w:r>
      <w:proofErr w:type="spellStart"/>
      <w:r>
        <w:rPr>
          <w:rFonts w:ascii="Georgia" w:eastAsia="Georgia" w:hAnsi="Georgia" w:cs="Georgia"/>
          <w:i/>
          <w:sz w:val="19"/>
          <w:szCs w:val="19"/>
        </w:rPr>
        <w:t>Magn</w:t>
      </w:r>
      <w:proofErr w:type="spellEnd"/>
      <w:r>
        <w:rPr>
          <w:rFonts w:ascii="Georgia" w:eastAsia="Georgia" w:hAnsi="Georgia" w:cs="Georgia"/>
          <w:i/>
          <w:spacing w:val="-11"/>
          <w:sz w:val="19"/>
          <w:szCs w:val="19"/>
        </w:rPr>
        <w:t xml:space="preserve"> </w:t>
      </w:r>
      <w:proofErr w:type="spellStart"/>
      <w:r>
        <w:rPr>
          <w:rFonts w:ascii="Georgia" w:eastAsia="Georgia" w:hAnsi="Georgia" w:cs="Georgia"/>
          <w:i/>
          <w:sz w:val="19"/>
          <w:szCs w:val="19"/>
        </w:rPr>
        <w:t>Reson</w:t>
      </w:r>
      <w:proofErr w:type="spellEnd"/>
      <w:r>
        <w:rPr>
          <w:rFonts w:ascii="Georgia" w:eastAsia="Georgia" w:hAnsi="Georgia" w:cs="Georgia"/>
          <w:i/>
          <w:spacing w:val="-11"/>
          <w:sz w:val="19"/>
          <w:szCs w:val="19"/>
        </w:rPr>
        <w:t xml:space="preserve"> </w:t>
      </w:r>
      <w:r>
        <w:rPr>
          <w:rFonts w:ascii="Georgia" w:eastAsia="Georgia" w:hAnsi="Georgia" w:cs="Georgia"/>
          <w:i/>
          <w:sz w:val="19"/>
          <w:szCs w:val="19"/>
        </w:rPr>
        <w:t>Imaging</w:t>
      </w:r>
      <w:r>
        <w:rPr>
          <w:rFonts w:ascii="Georgia" w:eastAsia="Georgia" w:hAnsi="Georgia" w:cs="Georgia"/>
          <w:i/>
          <w:spacing w:val="-11"/>
          <w:sz w:val="19"/>
          <w:szCs w:val="19"/>
        </w:rPr>
        <w:t xml:space="preserve"> </w:t>
      </w:r>
      <w:r>
        <w:rPr>
          <w:rFonts w:ascii="Georgia" w:eastAsia="Georgia" w:hAnsi="Georgia" w:cs="Georgia"/>
          <w:sz w:val="19"/>
          <w:szCs w:val="19"/>
        </w:rPr>
        <w:t>34, no.</w:t>
      </w:r>
      <w:r>
        <w:rPr>
          <w:rFonts w:ascii="Georgia" w:eastAsia="Georgia" w:hAnsi="Georgia" w:cs="Georgia"/>
          <w:spacing w:val="18"/>
          <w:sz w:val="19"/>
          <w:szCs w:val="19"/>
        </w:rPr>
        <w:t xml:space="preserve"> </w:t>
      </w:r>
      <w:r>
        <w:rPr>
          <w:rFonts w:ascii="Georgia" w:eastAsia="Georgia" w:hAnsi="Georgia" w:cs="Georgia"/>
          <w:sz w:val="19"/>
          <w:szCs w:val="19"/>
        </w:rPr>
        <w:t>4</w:t>
      </w:r>
      <w:r>
        <w:rPr>
          <w:rFonts w:ascii="Georgia" w:eastAsia="Georgia" w:hAnsi="Georgia" w:cs="Georgia"/>
          <w:spacing w:val="-8"/>
          <w:sz w:val="19"/>
          <w:szCs w:val="19"/>
        </w:rPr>
        <w:t xml:space="preserve"> </w:t>
      </w:r>
      <w:r>
        <w:rPr>
          <w:rFonts w:ascii="Georgia" w:eastAsia="Georgia" w:hAnsi="Georgia" w:cs="Georgia"/>
          <w:sz w:val="19"/>
          <w:szCs w:val="19"/>
        </w:rPr>
        <w:t>(2011):</w:t>
      </w:r>
      <w:r>
        <w:rPr>
          <w:rFonts w:ascii="Georgia" w:eastAsia="Georgia" w:hAnsi="Georgia" w:cs="Georgia"/>
          <w:spacing w:val="23"/>
          <w:sz w:val="19"/>
          <w:szCs w:val="19"/>
        </w:rPr>
        <w:t xml:space="preserve"> </w:t>
      </w:r>
      <w:r>
        <w:rPr>
          <w:rFonts w:ascii="Georgia" w:eastAsia="Georgia" w:hAnsi="Georgia" w:cs="Georgia"/>
          <w:w w:val="102"/>
          <w:sz w:val="19"/>
          <w:szCs w:val="19"/>
        </w:rPr>
        <w:t xml:space="preserve">831–41.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46">
        <w:r>
          <w:rPr>
            <w:rFonts w:ascii="Georgia" w:eastAsia="Georgia" w:hAnsi="Georgia" w:cs="Georgia"/>
            <w:color w:val="0000FF"/>
            <w:w w:val="102"/>
            <w:sz w:val="19"/>
            <w:szCs w:val="19"/>
          </w:rPr>
          <w:t>10.1002/jmri.22738</w:t>
        </w:r>
      </w:hyperlink>
    </w:p>
    <w:p w14:paraId="558B0D3D" w14:textId="77777777" w:rsidR="00E61F9D" w:rsidRDefault="005C64D6">
      <w:pPr>
        <w:spacing w:before="28" w:after="0" w:line="265" w:lineRule="auto"/>
        <w:ind w:left="140" w:right="630"/>
        <w:jc w:val="both"/>
        <w:rPr>
          <w:rFonts w:ascii="Georgia" w:eastAsia="Georgia" w:hAnsi="Georgia" w:cs="Georgia"/>
          <w:sz w:val="19"/>
          <w:szCs w:val="19"/>
        </w:rPr>
      </w:pPr>
      <w:r>
        <w:rPr>
          <w:rFonts w:ascii="Georgia" w:eastAsia="Georgia" w:hAnsi="Georgia" w:cs="Georgia"/>
          <w:sz w:val="19"/>
          <w:szCs w:val="19"/>
        </w:rPr>
        <w:t>39.</w:t>
      </w:r>
      <w:r>
        <w:rPr>
          <w:rFonts w:ascii="Georgia" w:eastAsia="Georgia" w:hAnsi="Georgia" w:cs="Georgia"/>
          <w:spacing w:val="46"/>
          <w:sz w:val="19"/>
          <w:szCs w:val="19"/>
        </w:rPr>
        <w:t xml:space="preserve"> </w:t>
      </w:r>
      <w:proofErr w:type="spellStart"/>
      <w:r>
        <w:rPr>
          <w:rFonts w:ascii="Georgia" w:eastAsia="Georgia" w:hAnsi="Georgia" w:cs="Georgia"/>
          <w:sz w:val="19"/>
          <w:szCs w:val="19"/>
        </w:rPr>
        <w:t>Avants</w:t>
      </w:r>
      <w:proofErr w:type="spellEnd"/>
      <w:r>
        <w:rPr>
          <w:rFonts w:ascii="Georgia" w:eastAsia="Georgia" w:hAnsi="Georgia" w:cs="Georgia"/>
          <w:sz w:val="19"/>
          <w:szCs w:val="19"/>
        </w:rPr>
        <w:t>,</w:t>
      </w:r>
      <w:r>
        <w:rPr>
          <w:rFonts w:ascii="Georgia" w:eastAsia="Georgia" w:hAnsi="Georgia" w:cs="Georgia"/>
          <w:spacing w:val="23"/>
          <w:sz w:val="19"/>
          <w:szCs w:val="19"/>
        </w:rPr>
        <w:t xml:space="preserve"> </w:t>
      </w:r>
      <w:r>
        <w:rPr>
          <w:rFonts w:ascii="Georgia" w:eastAsia="Georgia" w:hAnsi="Georgia" w:cs="Georgia"/>
          <w:sz w:val="19"/>
          <w:szCs w:val="19"/>
        </w:rPr>
        <w:t>B.</w:t>
      </w:r>
      <w:r>
        <w:rPr>
          <w:rFonts w:ascii="Georgia" w:eastAsia="Georgia" w:hAnsi="Georgia" w:cs="Georgia"/>
          <w:spacing w:val="13"/>
          <w:sz w:val="19"/>
          <w:szCs w:val="19"/>
        </w:rPr>
        <w:t xml:space="preserve"> </w:t>
      </w:r>
      <w:r>
        <w:rPr>
          <w:rFonts w:ascii="Georgia" w:eastAsia="Georgia" w:hAnsi="Georgia" w:cs="Georgia"/>
          <w:sz w:val="19"/>
          <w:szCs w:val="19"/>
        </w:rPr>
        <w:t>B.,</w:t>
      </w:r>
      <w:r>
        <w:rPr>
          <w:rFonts w:ascii="Georgia" w:eastAsia="Georgia" w:hAnsi="Georgia" w:cs="Georgia"/>
          <w:spacing w:val="17"/>
          <w:sz w:val="19"/>
          <w:szCs w:val="19"/>
        </w:rPr>
        <w:t xml:space="preserve"> </w:t>
      </w:r>
      <w:r>
        <w:rPr>
          <w:rFonts w:ascii="Georgia" w:eastAsia="Georgia" w:hAnsi="Georgia" w:cs="Georgia"/>
          <w:sz w:val="19"/>
          <w:szCs w:val="19"/>
        </w:rPr>
        <w:t>Tustison,</w:t>
      </w:r>
      <w:r>
        <w:rPr>
          <w:rFonts w:ascii="Georgia" w:eastAsia="Georgia" w:hAnsi="Georgia" w:cs="Georgia"/>
          <w:spacing w:val="26"/>
          <w:sz w:val="19"/>
          <w:szCs w:val="19"/>
        </w:rPr>
        <w:t xml:space="preserve"> </w:t>
      </w:r>
      <w:r>
        <w:rPr>
          <w:rFonts w:ascii="Georgia" w:eastAsia="Georgia" w:hAnsi="Georgia" w:cs="Georgia"/>
          <w:sz w:val="19"/>
          <w:szCs w:val="19"/>
        </w:rPr>
        <w:t>N.</w:t>
      </w:r>
      <w:r>
        <w:rPr>
          <w:rFonts w:ascii="Georgia" w:eastAsia="Georgia" w:hAnsi="Georgia" w:cs="Georgia"/>
          <w:spacing w:val="12"/>
          <w:sz w:val="19"/>
          <w:szCs w:val="19"/>
        </w:rPr>
        <w:t xml:space="preserve"> </w:t>
      </w:r>
      <w:r>
        <w:rPr>
          <w:rFonts w:ascii="Georgia" w:eastAsia="Georgia" w:hAnsi="Georgia" w:cs="Georgia"/>
          <w:sz w:val="19"/>
          <w:szCs w:val="19"/>
        </w:rPr>
        <w:t>J.,</w:t>
      </w:r>
      <w:r>
        <w:rPr>
          <w:rFonts w:ascii="Georgia" w:eastAsia="Georgia" w:hAnsi="Georgia" w:cs="Georgia"/>
          <w:spacing w:val="16"/>
          <w:sz w:val="19"/>
          <w:szCs w:val="19"/>
        </w:rPr>
        <w:t xml:space="preserve"> </w:t>
      </w:r>
      <w:r>
        <w:rPr>
          <w:rFonts w:ascii="Georgia" w:eastAsia="Georgia" w:hAnsi="Georgia" w:cs="Georgia"/>
          <w:sz w:val="19"/>
          <w:szCs w:val="19"/>
        </w:rPr>
        <w:t>Wu,</w:t>
      </w:r>
      <w:r>
        <w:rPr>
          <w:rFonts w:ascii="Georgia" w:eastAsia="Georgia" w:hAnsi="Georgia" w:cs="Georgia"/>
          <w:spacing w:val="17"/>
          <w:sz w:val="19"/>
          <w:szCs w:val="19"/>
        </w:rPr>
        <w:t xml:space="preserve"> </w:t>
      </w:r>
      <w:r>
        <w:rPr>
          <w:rFonts w:ascii="Georgia" w:eastAsia="Georgia" w:hAnsi="Georgia" w:cs="Georgia"/>
          <w:sz w:val="19"/>
          <w:szCs w:val="19"/>
        </w:rPr>
        <w:t>J.,</w:t>
      </w:r>
      <w:r>
        <w:rPr>
          <w:rFonts w:ascii="Georgia" w:eastAsia="Georgia" w:hAnsi="Georgia" w:cs="Georgia"/>
          <w:spacing w:val="16"/>
          <w:sz w:val="19"/>
          <w:szCs w:val="19"/>
        </w:rPr>
        <w:t xml:space="preserve"> </w:t>
      </w:r>
      <w:r>
        <w:rPr>
          <w:rFonts w:ascii="Georgia" w:eastAsia="Georgia" w:hAnsi="Georgia" w:cs="Georgia"/>
          <w:sz w:val="19"/>
          <w:szCs w:val="19"/>
        </w:rPr>
        <w:t>Cook,</w:t>
      </w:r>
      <w:r>
        <w:rPr>
          <w:rFonts w:ascii="Georgia" w:eastAsia="Georgia" w:hAnsi="Georgia" w:cs="Georgia"/>
          <w:spacing w:val="20"/>
          <w:sz w:val="19"/>
          <w:szCs w:val="19"/>
        </w:rPr>
        <w:t xml:space="preserve"> </w:t>
      </w:r>
      <w:r>
        <w:rPr>
          <w:rFonts w:ascii="Georgia" w:eastAsia="Georgia" w:hAnsi="Georgia" w:cs="Georgia"/>
          <w:sz w:val="19"/>
          <w:szCs w:val="19"/>
        </w:rPr>
        <w:t>P.</w:t>
      </w:r>
      <w:r>
        <w:rPr>
          <w:rFonts w:ascii="Georgia" w:eastAsia="Georgia" w:hAnsi="Georgia" w:cs="Georgia"/>
          <w:spacing w:val="13"/>
          <w:sz w:val="19"/>
          <w:szCs w:val="19"/>
        </w:rPr>
        <w:t xml:space="preserve"> </w:t>
      </w:r>
      <w:r>
        <w:rPr>
          <w:rFonts w:ascii="Georgia" w:eastAsia="Georgia" w:hAnsi="Georgia" w:cs="Georgia"/>
          <w:sz w:val="19"/>
          <w:szCs w:val="19"/>
        </w:rPr>
        <w:t>A.,</w:t>
      </w:r>
      <w:r>
        <w:rPr>
          <w:rFonts w:ascii="Georgia" w:eastAsia="Georgia" w:hAnsi="Georgia" w:cs="Georgia"/>
          <w:spacing w:val="17"/>
          <w:sz w:val="19"/>
          <w:szCs w:val="19"/>
        </w:rPr>
        <w:t xml:space="preserve"> </w:t>
      </w:r>
      <w:r>
        <w:rPr>
          <w:rFonts w:ascii="Georgia" w:eastAsia="Georgia" w:hAnsi="Georgia" w:cs="Georgia"/>
          <w:sz w:val="19"/>
          <w:szCs w:val="19"/>
        </w:rPr>
        <w:t>and</w:t>
      </w:r>
      <w:r>
        <w:rPr>
          <w:rFonts w:ascii="Georgia" w:eastAsia="Georgia" w:hAnsi="Georgia" w:cs="Georgia"/>
          <w:spacing w:val="14"/>
          <w:sz w:val="19"/>
          <w:szCs w:val="19"/>
        </w:rPr>
        <w:t xml:space="preserve"> </w:t>
      </w:r>
      <w:r>
        <w:rPr>
          <w:rFonts w:ascii="Georgia" w:eastAsia="Georgia" w:hAnsi="Georgia" w:cs="Georgia"/>
          <w:sz w:val="19"/>
          <w:szCs w:val="19"/>
        </w:rPr>
        <w:t>Gee,</w:t>
      </w:r>
      <w:r>
        <w:rPr>
          <w:rFonts w:ascii="Georgia" w:eastAsia="Georgia" w:hAnsi="Georgia" w:cs="Georgia"/>
          <w:spacing w:val="17"/>
          <w:sz w:val="19"/>
          <w:szCs w:val="19"/>
        </w:rPr>
        <w:t xml:space="preserve"> </w:t>
      </w:r>
      <w:r>
        <w:rPr>
          <w:rFonts w:ascii="Georgia" w:eastAsia="Georgia" w:hAnsi="Georgia" w:cs="Georgia"/>
          <w:sz w:val="19"/>
          <w:szCs w:val="19"/>
        </w:rPr>
        <w:t>J.</w:t>
      </w:r>
      <w:r>
        <w:rPr>
          <w:rFonts w:ascii="Georgia" w:eastAsia="Georgia" w:hAnsi="Georgia" w:cs="Georgia"/>
          <w:spacing w:val="12"/>
          <w:sz w:val="19"/>
          <w:szCs w:val="19"/>
        </w:rPr>
        <w:t xml:space="preserve"> </w:t>
      </w:r>
      <w:r>
        <w:rPr>
          <w:rFonts w:ascii="Georgia" w:eastAsia="Georgia" w:hAnsi="Georgia" w:cs="Georgia"/>
          <w:sz w:val="19"/>
          <w:szCs w:val="19"/>
        </w:rPr>
        <w:t>C.</w:t>
      </w:r>
      <w:r>
        <w:rPr>
          <w:rFonts w:ascii="Georgia" w:eastAsia="Georgia" w:hAnsi="Georgia" w:cs="Georgia"/>
          <w:spacing w:val="11"/>
          <w:sz w:val="19"/>
          <w:szCs w:val="19"/>
        </w:rPr>
        <w:t xml:space="preserve"> </w:t>
      </w:r>
      <w:r>
        <w:rPr>
          <w:rFonts w:ascii="Georgia" w:eastAsia="Georgia" w:hAnsi="Georgia" w:cs="Georgia"/>
          <w:spacing w:val="-2"/>
          <w:sz w:val="19"/>
          <w:szCs w:val="19"/>
        </w:rPr>
        <w:t>“</w:t>
      </w:r>
      <w:r>
        <w:rPr>
          <w:rFonts w:ascii="Georgia" w:eastAsia="Georgia" w:hAnsi="Georgia" w:cs="Georgia"/>
          <w:b/>
          <w:bCs/>
          <w:sz w:val="19"/>
          <w:szCs w:val="19"/>
        </w:rPr>
        <w:t>An</w:t>
      </w:r>
      <w:r>
        <w:rPr>
          <w:rFonts w:ascii="Georgia" w:eastAsia="Georgia" w:hAnsi="Georgia" w:cs="Georgia"/>
          <w:b/>
          <w:bCs/>
          <w:spacing w:val="15"/>
          <w:sz w:val="19"/>
          <w:szCs w:val="19"/>
        </w:rPr>
        <w:t xml:space="preserve"> </w:t>
      </w:r>
      <w:r>
        <w:rPr>
          <w:rFonts w:ascii="Georgia" w:eastAsia="Georgia" w:hAnsi="Georgia" w:cs="Georgia"/>
          <w:b/>
          <w:bCs/>
          <w:sz w:val="19"/>
          <w:szCs w:val="19"/>
        </w:rPr>
        <w:t>Open</w:t>
      </w:r>
      <w:r>
        <w:rPr>
          <w:rFonts w:ascii="Georgia" w:eastAsia="Georgia" w:hAnsi="Georgia" w:cs="Georgia"/>
          <w:b/>
          <w:bCs/>
          <w:spacing w:val="18"/>
          <w:sz w:val="19"/>
          <w:szCs w:val="19"/>
        </w:rPr>
        <w:t xml:space="preserve"> </w:t>
      </w:r>
      <w:r>
        <w:rPr>
          <w:rFonts w:ascii="Georgia" w:eastAsia="Georgia" w:hAnsi="Georgia" w:cs="Georgia"/>
          <w:b/>
          <w:bCs/>
          <w:sz w:val="19"/>
          <w:szCs w:val="19"/>
        </w:rPr>
        <w:t>Source</w:t>
      </w:r>
      <w:r>
        <w:rPr>
          <w:rFonts w:ascii="Georgia" w:eastAsia="Georgia" w:hAnsi="Georgia" w:cs="Georgia"/>
          <w:b/>
          <w:bCs/>
          <w:spacing w:val="23"/>
          <w:sz w:val="19"/>
          <w:szCs w:val="19"/>
        </w:rPr>
        <w:t xml:space="preserve"> </w:t>
      </w:r>
      <w:r>
        <w:rPr>
          <w:rFonts w:ascii="Georgia" w:eastAsia="Georgia" w:hAnsi="Georgia" w:cs="Georgia"/>
          <w:b/>
          <w:bCs/>
          <w:sz w:val="19"/>
          <w:szCs w:val="19"/>
        </w:rPr>
        <w:t>Multivariate</w:t>
      </w:r>
      <w:r>
        <w:rPr>
          <w:rFonts w:ascii="Georgia" w:eastAsia="Georgia" w:hAnsi="Georgia" w:cs="Georgia"/>
          <w:b/>
          <w:bCs/>
          <w:spacing w:val="33"/>
          <w:sz w:val="19"/>
          <w:szCs w:val="19"/>
        </w:rPr>
        <w:t xml:space="preserve"> </w:t>
      </w:r>
      <w:r>
        <w:rPr>
          <w:rFonts w:ascii="Georgia" w:eastAsia="Georgia" w:hAnsi="Georgia" w:cs="Georgia"/>
          <w:b/>
          <w:bCs/>
          <w:sz w:val="19"/>
          <w:szCs w:val="19"/>
        </w:rPr>
        <w:t>Framework</w:t>
      </w:r>
      <w:r>
        <w:rPr>
          <w:rFonts w:ascii="Georgia" w:eastAsia="Georgia" w:hAnsi="Georgia" w:cs="Georgia"/>
          <w:b/>
          <w:bCs/>
          <w:spacing w:val="31"/>
          <w:sz w:val="19"/>
          <w:szCs w:val="19"/>
        </w:rPr>
        <w:t xml:space="preserve"> </w:t>
      </w:r>
      <w:r>
        <w:rPr>
          <w:rFonts w:ascii="Georgia" w:eastAsia="Georgia" w:hAnsi="Georgia" w:cs="Georgia"/>
          <w:b/>
          <w:bCs/>
          <w:sz w:val="19"/>
          <w:szCs w:val="19"/>
        </w:rPr>
        <w:t>for</w:t>
      </w:r>
      <w:r>
        <w:rPr>
          <w:rFonts w:ascii="Georgia" w:eastAsia="Georgia" w:hAnsi="Georgia" w:cs="Georgia"/>
          <w:b/>
          <w:bCs/>
          <w:spacing w:val="14"/>
          <w:sz w:val="19"/>
          <w:szCs w:val="19"/>
        </w:rPr>
        <w:t xml:space="preserve"> </w:t>
      </w:r>
      <w:r>
        <w:rPr>
          <w:rFonts w:ascii="Times New Roman" w:eastAsia="Times New Roman" w:hAnsi="Times New Roman" w:cs="Times New Roman"/>
          <w:i/>
          <w:w w:val="119"/>
        </w:rPr>
        <w:t>n</w:t>
      </w:r>
      <w:r>
        <w:rPr>
          <w:rFonts w:ascii="Georgia" w:eastAsia="Georgia" w:hAnsi="Georgia" w:cs="Georgia"/>
          <w:b/>
          <w:bCs/>
          <w:w w:val="102"/>
          <w:sz w:val="19"/>
          <w:szCs w:val="19"/>
        </w:rPr>
        <w:t xml:space="preserve">- </w:t>
      </w:r>
      <w:r>
        <w:rPr>
          <w:rFonts w:ascii="Georgia" w:eastAsia="Georgia" w:hAnsi="Georgia" w:cs="Georgia"/>
          <w:b/>
          <w:bCs/>
          <w:sz w:val="19"/>
          <w:szCs w:val="19"/>
        </w:rPr>
        <w:t>Tissue</w:t>
      </w:r>
      <w:r>
        <w:rPr>
          <w:rFonts w:ascii="Georgia" w:eastAsia="Georgia" w:hAnsi="Georgia" w:cs="Georgia"/>
          <w:b/>
          <w:bCs/>
          <w:spacing w:val="3"/>
          <w:sz w:val="19"/>
          <w:szCs w:val="19"/>
        </w:rPr>
        <w:t xml:space="preserve"> </w:t>
      </w:r>
      <w:r>
        <w:rPr>
          <w:rFonts w:ascii="Georgia" w:eastAsia="Georgia" w:hAnsi="Georgia" w:cs="Georgia"/>
          <w:b/>
          <w:bCs/>
          <w:sz w:val="19"/>
          <w:szCs w:val="19"/>
        </w:rPr>
        <w:t>Segmentation</w:t>
      </w:r>
      <w:r>
        <w:rPr>
          <w:rFonts w:ascii="Georgia" w:eastAsia="Georgia" w:hAnsi="Georgia" w:cs="Georgia"/>
          <w:b/>
          <w:bCs/>
          <w:spacing w:val="17"/>
          <w:sz w:val="19"/>
          <w:szCs w:val="19"/>
        </w:rPr>
        <w:t xml:space="preserve"> </w:t>
      </w:r>
      <w:r>
        <w:rPr>
          <w:rFonts w:ascii="Georgia" w:eastAsia="Georgia" w:hAnsi="Georgia" w:cs="Georgia"/>
          <w:b/>
          <w:bCs/>
          <w:sz w:val="19"/>
          <w:szCs w:val="19"/>
        </w:rPr>
        <w:t>with</w:t>
      </w:r>
      <w:r>
        <w:rPr>
          <w:rFonts w:ascii="Georgia" w:eastAsia="Georgia" w:hAnsi="Georgia" w:cs="Georgia"/>
          <w:b/>
          <w:bCs/>
          <w:spacing w:val="-1"/>
          <w:sz w:val="19"/>
          <w:szCs w:val="19"/>
        </w:rPr>
        <w:t xml:space="preserve"> </w:t>
      </w:r>
      <w:r>
        <w:rPr>
          <w:rFonts w:ascii="Georgia" w:eastAsia="Georgia" w:hAnsi="Georgia" w:cs="Georgia"/>
          <w:b/>
          <w:bCs/>
          <w:sz w:val="19"/>
          <w:szCs w:val="19"/>
        </w:rPr>
        <w:t>Evaluation</w:t>
      </w:r>
      <w:r>
        <w:rPr>
          <w:rFonts w:ascii="Georgia" w:eastAsia="Georgia" w:hAnsi="Georgia" w:cs="Georgia"/>
          <w:b/>
          <w:bCs/>
          <w:spacing w:val="11"/>
          <w:sz w:val="19"/>
          <w:szCs w:val="19"/>
        </w:rPr>
        <w:t xml:space="preserve"> </w:t>
      </w:r>
      <w:r>
        <w:rPr>
          <w:rFonts w:ascii="Georgia" w:eastAsia="Georgia" w:hAnsi="Georgia" w:cs="Georgia"/>
          <w:b/>
          <w:bCs/>
          <w:sz w:val="19"/>
          <w:szCs w:val="19"/>
        </w:rPr>
        <w:t>on</w:t>
      </w:r>
      <w:r>
        <w:rPr>
          <w:rFonts w:ascii="Georgia" w:eastAsia="Georgia" w:hAnsi="Georgia" w:cs="Georgia"/>
          <w:b/>
          <w:bCs/>
          <w:spacing w:val="-5"/>
          <w:sz w:val="19"/>
          <w:szCs w:val="19"/>
        </w:rPr>
        <w:t xml:space="preserve"> </w:t>
      </w:r>
      <w:r>
        <w:rPr>
          <w:rFonts w:ascii="Georgia" w:eastAsia="Georgia" w:hAnsi="Georgia" w:cs="Georgia"/>
          <w:b/>
          <w:bCs/>
          <w:sz w:val="19"/>
          <w:szCs w:val="19"/>
        </w:rPr>
        <w:t>Public</w:t>
      </w:r>
      <w:r>
        <w:rPr>
          <w:rFonts w:ascii="Georgia" w:eastAsia="Georgia" w:hAnsi="Georgia" w:cs="Georgia"/>
          <w:b/>
          <w:bCs/>
          <w:spacing w:val="2"/>
          <w:sz w:val="19"/>
          <w:szCs w:val="19"/>
        </w:rPr>
        <w:t xml:space="preserve"> </w:t>
      </w:r>
      <w:r>
        <w:rPr>
          <w:rFonts w:ascii="Georgia" w:eastAsia="Georgia" w:hAnsi="Georgia" w:cs="Georgia"/>
          <w:b/>
          <w:bCs/>
          <w:sz w:val="19"/>
          <w:szCs w:val="19"/>
        </w:rPr>
        <w:t>Dat</w:t>
      </w:r>
      <w:r>
        <w:rPr>
          <w:rFonts w:ascii="Georgia" w:eastAsia="Georgia" w:hAnsi="Georgia" w:cs="Georgia"/>
          <w:b/>
          <w:bCs/>
          <w:spacing w:val="-1"/>
          <w:sz w:val="19"/>
          <w:szCs w:val="19"/>
        </w:rPr>
        <w:t>a</w:t>
      </w:r>
      <w:r>
        <w:rPr>
          <w:rFonts w:ascii="Georgia" w:eastAsia="Georgia" w:hAnsi="Georgia" w:cs="Georgia"/>
          <w:sz w:val="19"/>
          <w:szCs w:val="19"/>
        </w:rPr>
        <w:t>”</w:t>
      </w:r>
      <w:r>
        <w:rPr>
          <w:rFonts w:ascii="Georgia" w:eastAsia="Georgia" w:hAnsi="Georgia" w:cs="Georgia"/>
          <w:spacing w:val="2"/>
          <w:sz w:val="19"/>
          <w:szCs w:val="19"/>
        </w:rPr>
        <w:t xml:space="preserve"> </w:t>
      </w:r>
      <w:proofErr w:type="spellStart"/>
      <w:r>
        <w:rPr>
          <w:rFonts w:ascii="Georgia" w:eastAsia="Georgia" w:hAnsi="Georgia" w:cs="Georgia"/>
          <w:i/>
          <w:sz w:val="19"/>
          <w:szCs w:val="19"/>
        </w:rPr>
        <w:t>Neuroinformatics</w:t>
      </w:r>
      <w:proofErr w:type="spellEnd"/>
      <w:r>
        <w:rPr>
          <w:rFonts w:ascii="Georgia" w:eastAsia="Georgia" w:hAnsi="Georgia" w:cs="Georgia"/>
          <w:i/>
          <w:spacing w:val="-9"/>
          <w:sz w:val="19"/>
          <w:szCs w:val="19"/>
        </w:rPr>
        <w:t xml:space="preserve"> </w:t>
      </w:r>
      <w:r>
        <w:rPr>
          <w:rFonts w:ascii="Georgia" w:eastAsia="Georgia" w:hAnsi="Georgia" w:cs="Georgia"/>
          <w:sz w:val="19"/>
          <w:szCs w:val="19"/>
        </w:rPr>
        <w:t>9,</w:t>
      </w:r>
      <w:r>
        <w:rPr>
          <w:rFonts w:ascii="Georgia" w:eastAsia="Georgia" w:hAnsi="Georgia" w:cs="Georgia"/>
          <w:spacing w:val="-2"/>
          <w:sz w:val="19"/>
          <w:szCs w:val="19"/>
        </w:rPr>
        <w:t xml:space="preserve"> </w:t>
      </w:r>
      <w:r>
        <w:rPr>
          <w:rFonts w:ascii="Georgia" w:eastAsia="Georgia" w:hAnsi="Georgia" w:cs="Georgia"/>
          <w:sz w:val="19"/>
          <w:szCs w:val="19"/>
        </w:rPr>
        <w:t>no.</w:t>
      </w:r>
      <w:r>
        <w:rPr>
          <w:rFonts w:ascii="Georgia" w:eastAsia="Georgia" w:hAnsi="Georgia" w:cs="Georgia"/>
          <w:spacing w:val="18"/>
          <w:sz w:val="19"/>
          <w:szCs w:val="19"/>
        </w:rPr>
        <w:t xml:space="preserve"> </w:t>
      </w:r>
      <w:r>
        <w:rPr>
          <w:rFonts w:ascii="Georgia" w:eastAsia="Georgia" w:hAnsi="Georgia" w:cs="Georgia"/>
          <w:sz w:val="19"/>
          <w:szCs w:val="19"/>
        </w:rPr>
        <w:t>4</w:t>
      </w:r>
      <w:r>
        <w:rPr>
          <w:rFonts w:ascii="Georgia" w:eastAsia="Georgia" w:hAnsi="Georgia" w:cs="Georgia"/>
          <w:spacing w:val="-7"/>
          <w:sz w:val="19"/>
          <w:szCs w:val="19"/>
        </w:rPr>
        <w:t xml:space="preserve"> </w:t>
      </w:r>
      <w:r>
        <w:rPr>
          <w:rFonts w:ascii="Georgia" w:eastAsia="Georgia" w:hAnsi="Georgia" w:cs="Georgia"/>
          <w:sz w:val="19"/>
          <w:szCs w:val="19"/>
        </w:rPr>
        <w:t>(2011):</w:t>
      </w:r>
      <w:r>
        <w:rPr>
          <w:rFonts w:ascii="Georgia" w:eastAsia="Georgia" w:hAnsi="Georgia" w:cs="Georgia"/>
          <w:spacing w:val="24"/>
          <w:sz w:val="19"/>
          <w:szCs w:val="19"/>
        </w:rPr>
        <w:t xml:space="preserve"> </w:t>
      </w:r>
      <w:r>
        <w:rPr>
          <w:rFonts w:ascii="Georgia" w:eastAsia="Georgia" w:hAnsi="Georgia" w:cs="Georgia"/>
          <w:sz w:val="19"/>
          <w:szCs w:val="19"/>
        </w:rPr>
        <w:t>381–400.</w:t>
      </w:r>
      <w:r>
        <w:rPr>
          <w:rFonts w:ascii="Georgia" w:eastAsia="Georgia" w:hAnsi="Georgia" w:cs="Georgia"/>
          <w:spacing w:val="30"/>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spacing w:val="-1"/>
          <w:w w:val="102"/>
          <w:sz w:val="19"/>
          <w:szCs w:val="19"/>
        </w:rPr>
        <w:t>:</w:t>
      </w:r>
      <w:hyperlink r:id="rId47">
        <w:r>
          <w:rPr>
            <w:rFonts w:ascii="Georgia" w:eastAsia="Georgia" w:hAnsi="Georgia" w:cs="Georgia"/>
            <w:color w:val="0000FF"/>
            <w:w w:val="102"/>
            <w:sz w:val="19"/>
            <w:szCs w:val="19"/>
          </w:rPr>
          <w:t>10.1007/s12021-</w:t>
        </w:r>
      </w:hyperlink>
    </w:p>
    <w:p w14:paraId="5287C2FD" w14:textId="77777777" w:rsidR="00E61F9D" w:rsidRDefault="00620CA7">
      <w:pPr>
        <w:spacing w:before="10" w:after="0" w:line="240" w:lineRule="auto"/>
        <w:ind w:left="140" w:right="10516"/>
        <w:jc w:val="both"/>
        <w:rPr>
          <w:rFonts w:ascii="Georgia" w:eastAsia="Georgia" w:hAnsi="Georgia" w:cs="Georgia"/>
          <w:sz w:val="19"/>
          <w:szCs w:val="19"/>
        </w:rPr>
      </w:pPr>
      <w:hyperlink r:id="rId48">
        <w:r w:rsidR="005C64D6">
          <w:rPr>
            <w:rFonts w:ascii="Georgia" w:eastAsia="Georgia" w:hAnsi="Georgia" w:cs="Georgia"/>
            <w:color w:val="0000FF"/>
            <w:w w:val="102"/>
            <w:sz w:val="19"/>
            <w:szCs w:val="19"/>
          </w:rPr>
          <w:t>011-9109-y</w:t>
        </w:r>
      </w:hyperlink>
    </w:p>
    <w:p w14:paraId="3D5037FB" w14:textId="77777777" w:rsidR="00E61F9D" w:rsidRDefault="005C64D6">
      <w:pPr>
        <w:spacing w:before="93" w:after="0" w:line="277" w:lineRule="auto"/>
        <w:ind w:left="140" w:right="638" w:hanging="5"/>
        <w:jc w:val="both"/>
        <w:rPr>
          <w:rFonts w:ascii="Georgia" w:eastAsia="Georgia" w:hAnsi="Georgia" w:cs="Georgia"/>
          <w:sz w:val="19"/>
          <w:szCs w:val="19"/>
        </w:rPr>
      </w:pPr>
      <w:r>
        <w:rPr>
          <w:rFonts w:ascii="Georgia" w:eastAsia="Georgia" w:hAnsi="Georgia" w:cs="Georgia"/>
          <w:sz w:val="19"/>
          <w:szCs w:val="19"/>
        </w:rPr>
        <w:t xml:space="preserve">40. </w:t>
      </w:r>
      <w:r>
        <w:rPr>
          <w:rFonts w:ascii="Georgia" w:eastAsia="Georgia" w:hAnsi="Georgia" w:cs="Georgia"/>
          <w:spacing w:val="29"/>
          <w:sz w:val="19"/>
          <w:szCs w:val="19"/>
        </w:rPr>
        <w:t xml:space="preserve"> </w:t>
      </w:r>
      <w:proofErr w:type="spellStart"/>
      <w:r>
        <w:rPr>
          <w:rFonts w:ascii="Georgia" w:eastAsia="Georgia" w:hAnsi="Georgia" w:cs="Georgia"/>
          <w:sz w:val="19"/>
          <w:szCs w:val="19"/>
        </w:rPr>
        <w:t>Altes</w:t>
      </w:r>
      <w:proofErr w:type="spellEnd"/>
      <w:r>
        <w:rPr>
          <w:rFonts w:ascii="Georgia" w:eastAsia="Georgia" w:hAnsi="Georgia" w:cs="Georgia"/>
          <w:sz w:val="19"/>
          <w:szCs w:val="19"/>
        </w:rPr>
        <w:t>,</w:t>
      </w:r>
      <w:r>
        <w:rPr>
          <w:rFonts w:ascii="Georgia" w:eastAsia="Georgia" w:hAnsi="Georgia" w:cs="Georgia"/>
          <w:spacing w:val="31"/>
          <w:sz w:val="19"/>
          <w:szCs w:val="19"/>
        </w:rPr>
        <w:t xml:space="preserve"> </w:t>
      </w:r>
      <w:r>
        <w:rPr>
          <w:rFonts w:ascii="Georgia" w:eastAsia="Georgia" w:hAnsi="Georgia" w:cs="Georgia"/>
          <w:sz w:val="19"/>
          <w:szCs w:val="19"/>
        </w:rPr>
        <w:t>T.,</w:t>
      </w:r>
      <w:r>
        <w:rPr>
          <w:rFonts w:ascii="Georgia" w:eastAsia="Georgia" w:hAnsi="Georgia" w:cs="Georgia"/>
          <w:spacing w:val="29"/>
          <w:sz w:val="19"/>
          <w:szCs w:val="19"/>
        </w:rPr>
        <w:t xml:space="preserve"> </w:t>
      </w:r>
      <w:r>
        <w:rPr>
          <w:rFonts w:ascii="Georgia" w:eastAsia="Georgia" w:hAnsi="Georgia" w:cs="Georgia"/>
          <w:sz w:val="19"/>
          <w:szCs w:val="19"/>
        </w:rPr>
        <w:t>Johnson,</w:t>
      </w:r>
      <w:r>
        <w:rPr>
          <w:rFonts w:ascii="Georgia" w:eastAsia="Georgia" w:hAnsi="Georgia" w:cs="Georgia"/>
          <w:spacing w:val="37"/>
          <w:sz w:val="19"/>
          <w:szCs w:val="19"/>
        </w:rPr>
        <w:t xml:space="preserve"> </w:t>
      </w:r>
      <w:r>
        <w:rPr>
          <w:rFonts w:ascii="Georgia" w:eastAsia="Georgia" w:hAnsi="Georgia" w:cs="Georgia"/>
          <w:sz w:val="19"/>
          <w:szCs w:val="19"/>
        </w:rPr>
        <w:t>M.,</w:t>
      </w:r>
      <w:r>
        <w:rPr>
          <w:rFonts w:ascii="Georgia" w:eastAsia="Georgia" w:hAnsi="Georgia" w:cs="Georgia"/>
          <w:spacing w:val="28"/>
          <w:sz w:val="19"/>
          <w:szCs w:val="19"/>
        </w:rPr>
        <w:t xml:space="preserve"> </w:t>
      </w:r>
      <w:r>
        <w:rPr>
          <w:rFonts w:ascii="Georgia" w:eastAsia="Georgia" w:hAnsi="Georgia" w:cs="Georgia"/>
          <w:sz w:val="19"/>
          <w:szCs w:val="19"/>
        </w:rPr>
        <w:t>III,</w:t>
      </w:r>
      <w:r>
        <w:rPr>
          <w:rFonts w:ascii="Georgia" w:eastAsia="Georgia" w:hAnsi="Georgia" w:cs="Georgia"/>
          <w:spacing w:val="26"/>
          <w:sz w:val="19"/>
          <w:szCs w:val="19"/>
        </w:rPr>
        <w:t xml:space="preserve"> </w:t>
      </w:r>
      <w:r>
        <w:rPr>
          <w:rFonts w:ascii="Georgia" w:eastAsia="Georgia" w:hAnsi="Georgia" w:cs="Georgia"/>
          <w:sz w:val="19"/>
          <w:szCs w:val="19"/>
        </w:rPr>
        <w:t>J.</w:t>
      </w:r>
      <w:r>
        <w:rPr>
          <w:rFonts w:ascii="Georgia" w:eastAsia="Georgia" w:hAnsi="Georgia" w:cs="Georgia"/>
          <w:spacing w:val="22"/>
          <w:sz w:val="19"/>
          <w:szCs w:val="19"/>
        </w:rPr>
        <w:t xml:space="preserve"> </w:t>
      </w:r>
      <w:r>
        <w:rPr>
          <w:rFonts w:ascii="Georgia" w:eastAsia="Georgia" w:hAnsi="Georgia" w:cs="Georgia"/>
          <w:sz w:val="19"/>
          <w:szCs w:val="19"/>
        </w:rPr>
        <w:t>M.,</w:t>
      </w:r>
      <w:r>
        <w:rPr>
          <w:rFonts w:ascii="Georgia" w:eastAsia="Georgia" w:hAnsi="Georgia" w:cs="Georgia"/>
          <w:spacing w:val="28"/>
          <w:sz w:val="19"/>
          <w:szCs w:val="19"/>
        </w:rPr>
        <w:t xml:space="preserve"> </w:t>
      </w:r>
      <w:r>
        <w:rPr>
          <w:rFonts w:ascii="Georgia" w:eastAsia="Georgia" w:hAnsi="Georgia" w:cs="Georgia"/>
          <w:sz w:val="19"/>
          <w:szCs w:val="19"/>
        </w:rPr>
        <w:t>Miller,</w:t>
      </w:r>
      <w:r>
        <w:rPr>
          <w:rFonts w:ascii="Georgia" w:eastAsia="Georgia" w:hAnsi="Georgia" w:cs="Georgia"/>
          <w:spacing w:val="33"/>
          <w:sz w:val="19"/>
          <w:szCs w:val="19"/>
        </w:rPr>
        <w:t xml:space="preserve"> </w:t>
      </w:r>
      <w:r>
        <w:rPr>
          <w:rFonts w:ascii="Georgia" w:eastAsia="Georgia" w:hAnsi="Georgia" w:cs="Georgia"/>
          <w:sz w:val="19"/>
          <w:szCs w:val="19"/>
        </w:rPr>
        <w:t>G.</w:t>
      </w:r>
      <w:r>
        <w:rPr>
          <w:rFonts w:ascii="Georgia" w:eastAsia="Georgia" w:hAnsi="Georgia" w:cs="Georgia"/>
          <w:spacing w:val="22"/>
          <w:sz w:val="19"/>
          <w:szCs w:val="19"/>
        </w:rPr>
        <w:t xml:space="preserve"> </w:t>
      </w:r>
      <w:r>
        <w:rPr>
          <w:rFonts w:ascii="Georgia" w:eastAsia="Georgia" w:hAnsi="Georgia" w:cs="Georgia"/>
          <w:sz w:val="19"/>
          <w:szCs w:val="19"/>
        </w:rPr>
        <w:t>W.,</w:t>
      </w:r>
      <w:r>
        <w:rPr>
          <w:rFonts w:ascii="Georgia" w:eastAsia="Georgia" w:hAnsi="Georgia" w:cs="Georgia"/>
          <w:spacing w:val="31"/>
          <w:sz w:val="19"/>
          <w:szCs w:val="19"/>
        </w:rPr>
        <w:t xml:space="preserve"> </w:t>
      </w:r>
      <w:proofErr w:type="spellStart"/>
      <w:r>
        <w:rPr>
          <w:rFonts w:ascii="Georgia" w:eastAsia="Georgia" w:hAnsi="Georgia" w:cs="Georgia"/>
          <w:sz w:val="19"/>
          <w:szCs w:val="19"/>
        </w:rPr>
        <w:t>Flors</w:t>
      </w:r>
      <w:proofErr w:type="spellEnd"/>
      <w:r>
        <w:rPr>
          <w:rFonts w:ascii="Georgia" w:eastAsia="Georgia" w:hAnsi="Georgia" w:cs="Georgia"/>
          <w:sz w:val="19"/>
          <w:szCs w:val="19"/>
        </w:rPr>
        <w:t>,</w:t>
      </w:r>
      <w:r>
        <w:rPr>
          <w:rFonts w:ascii="Georgia" w:eastAsia="Georgia" w:hAnsi="Georgia" w:cs="Georgia"/>
          <w:spacing w:val="32"/>
          <w:sz w:val="19"/>
          <w:szCs w:val="19"/>
        </w:rPr>
        <w:t xml:space="preserve"> </w:t>
      </w:r>
      <w:r>
        <w:rPr>
          <w:rFonts w:ascii="Georgia" w:eastAsia="Georgia" w:hAnsi="Georgia" w:cs="Georgia"/>
          <w:sz w:val="19"/>
          <w:szCs w:val="19"/>
        </w:rPr>
        <w:t>L.,</w:t>
      </w:r>
      <w:r>
        <w:rPr>
          <w:rFonts w:ascii="Georgia" w:eastAsia="Georgia" w:hAnsi="Georgia" w:cs="Georgia"/>
          <w:spacing w:val="28"/>
          <w:sz w:val="19"/>
          <w:szCs w:val="19"/>
        </w:rPr>
        <w:t xml:space="preserve"> </w:t>
      </w:r>
      <w:r>
        <w:rPr>
          <w:rFonts w:ascii="Georgia" w:eastAsia="Georgia" w:hAnsi="Georgia" w:cs="Georgia"/>
          <w:sz w:val="19"/>
          <w:szCs w:val="19"/>
        </w:rPr>
        <w:t>Mata,</w:t>
      </w:r>
      <w:r>
        <w:rPr>
          <w:rFonts w:ascii="Georgia" w:eastAsia="Georgia" w:hAnsi="Georgia" w:cs="Georgia"/>
          <w:spacing w:val="32"/>
          <w:sz w:val="19"/>
          <w:szCs w:val="19"/>
        </w:rPr>
        <w:t xml:space="preserve"> </w:t>
      </w:r>
      <w:r>
        <w:rPr>
          <w:rFonts w:ascii="Georgia" w:eastAsia="Georgia" w:hAnsi="Georgia" w:cs="Georgia"/>
          <w:sz w:val="19"/>
          <w:szCs w:val="19"/>
        </w:rPr>
        <w:t>J.,</w:t>
      </w:r>
      <w:r>
        <w:rPr>
          <w:rFonts w:ascii="Georgia" w:eastAsia="Georgia" w:hAnsi="Georgia" w:cs="Georgia"/>
          <w:spacing w:val="28"/>
          <w:sz w:val="19"/>
          <w:szCs w:val="19"/>
        </w:rPr>
        <w:t xml:space="preserve"> </w:t>
      </w:r>
      <w:r>
        <w:rPr>
          <w:rFonts w:ascii="Georgia" w:eastAsia="Georgia" w:hAnsi="Georgia" w:cs="Georgia"/>
          <w:sz w:val="19"/>
          <w:szCs w:val="19"/>
        </w:rPr>
        <w:t>Salinas,</w:t>
      </w:r>
      <w:r>
        <w:rPr>
          <w:rFonts w:ascii="Georgia" w:eastAsia="Georgia" w:hAnsi="Georgia" w:cs="Georgia"/>
          <w:spacing w:val="35"/>
          <w:sz w:val="19"/>
          <w:szCs w:val="19"/>
        </w:rPr>
        <w:t xml:space="preserve"> </w:t>
      </w:r>
      <w:r>
        <w:rPr>
          <w:rFonts w:ascii="Georgia" w:eastAsia="Georgia" w:hAnsi="Georgia" w:cs="Georgia"/>
          <w:sz w:val="19"/>
          <w:szCs w:val="19"/>
        </w:rPr>
        <w:t>C.,</w:t>
      </w:r>
      <w:r>
        <w:rPr>
          <w:rFonts w:ascii="Georgia" w:eastAsia="Georgia" w:hAnsi="Georgia" w:cs="Georgia"/>
          <w:spacing w:val="26"/>
          <w:sz w:val="19"/>
          <w:szCs w:val="19"/>
        </w:rPr>
        <w:t xml:space="preserve"> </w:t>
      </w:r>
      <w:r>
        <w:rPr>
          <w:rFonts w:ascii="Georgia" w:eastAsia="Georgia" w:hAnsi="Georgia" w:cs="Georgia"/>
          <w:sz w:val="19"/>
          <w:szCs w:val="19"/>
        </w:rPr>
        <w:t>Tustison,</w:t>
      </w:r>
      <w:r>
        <w:rPr>
          <w:rFonts w:ascii="Georgia" w:eastAsia="Georgia" w:hAnsi="Georgia" w:cs="Georgia"/>
          <w:spacing w:val="38"/>
          <w:sz w:val="19"/>
          <w:szCs w:val="19"/>
        </w:rPr>
        <w:t xml:space="preserve"> </w:t>
      </w:r>
      <w:r>
        <w:rPr>
          <w:rFonts w:ascii="Georgia" w:eastAsia="Georgia" w:hAnsi="Georgia" w:cs="Georgia"/>
          <w:sz w:val="19"/>
          <w:szCs w:val="19"/>
        </w:rPr>
        <w:t>N.,</w:t>
      </w:r>
      <w:r>
        <w:rPr>
          <w:rFonts w:ascii="Georgia" w:eastAsia="Georgia" w:hAnsi="Georgia" w:cs="Georgia"/>
          <w:spacing w:val="27"/>
          <w:sz w:val="19"/>
          <w:szCs w:val="19"/>
        </w:rPr>
        <w:t xml:space="preserve"> </w:t>
      </w:r>
      <w:r>
        <w:rPr>
          <w:rFonts w:ascii="Georgia" w:eastAsia="Georgia" w:hAnsi="Georgia" w:cs="Georgia"/>
          <w:sz w:val="19"/>
          <w:szCs w:val="19"/>
        </w:rPr>
        <w:t>Lee,</w:t>
      </w:r>
      <w:r>
        <w:rPr>
          <w:rFonts w:ascii="Georgia" w:eastAsia="Georgia" w:hAnsi="Georgia" w:cs="Georgia"/>
          <w:spacing w:val="29"/>
          <w:sz w:val="19"/>
          <w:szCs w:val="19"/>
        </w:rPr>
        <w:t xml:space="preserve"> </w:t>
      </w:r>
      <w:r>
        <w:rPr>
          <w:rFonts w:ascii="Georgia" w:eastAsia="Georgia" w:hAnsi="Georgia" w:cs="Georgia"/>
          <w:sz w:val="19"/>
          <w:szCs w:val="19"/>
        </w:rPr>
        <w:t>P</w:t>
      </w:r>
      <w:proofErr w:type="gramStart"/>
      <w:r>
        <w:rPr>
          <w:rFonts w:ascii="Georgia" w:eastAsia="Georgia" w:hAnsi="Georgia" w:cs="Georgia"/>
          <w:sz w:val="19"/>
          <w:szCs w:val="19"/>
        </w:rPr>
        <w:t>.-</w:t>
      </w:r>
      <w:proofErr w:type="gramEnd"/>
      <w:r>
        <w:rPr>
          <w:rFonts w:ascii="Georgia" w:eastAsia="Georgia" w:hAnsi="Georgia" w:cs="Georgia"/>
          <w:sz w:val="19"/>
          <w:szCs w:val="19"/>
        </w:rPr>
        <w:t>S.,</w:t>
      </w:r>
      <w:r>
        <w:rPr>
          <w:rFonts w:ascii="Georgia" w:eastAsia="Georgia" w:hAnsi="Georgia" w:cs="Georgia"/>
          <w:spacing w:val="31"/>
          <w:sz w:val="19"/>
          <w:szCs w:val="19"/>
        </w:rPr>
        <w:t xml:space="preserve"> </w:t>
      </w:r>
      <w:r>
        <w:rPr>
          <w:rFonts w:ascii="Georgia" w:eastAsia="Georgia" w:hAnsi="Georgia" w:cs="Georgia"/>
          <w:sz w:val="19"/>
          <w:szCs w:val="19"/>
        </w:rPr>
        <w:t>Song,</w:t>
      </w:r>
      <w:r>
        <w:rPr>
          <w:rFonts w:ascii="Georgia" w:eastAsia="Georgia" w:hAnsi="Georgia" w:cs="Georgia"/>
          <w:spacing w:val="31"/>
          <w:sz w:val="19"/>
          <w:szCs w:val="19"/>
        </w:rPr>
        <w:t xml:space="preserve"> </w:t>
      </w:r>
      <w:r>
        <w:rPr>
          <w:rFonts w:ascii="Georgia" w:eastAsia="Georgia" w:hAnsi="Georgia" w:cs="Georgia"/>
          <w:sz w:val="19"/>
          <w:szCs w:val="19"/>
        </w:rPr>
        <w:t>T.,</w:t>
      </w:r>
      <w:r>
        <w:rPr>
          <w:rFonts w:ascii="Georgia" w:eastAsia="Georgia" w:hAnsi="Georgia" w:cs="Georgia"/>
          <w:spacing w:val="29"/>
          <w:sz w:val="19"/>
          <w:szCs w:val="19"/>
        </w:rPr>
        <w:t xml:space="preserve"> </w:t>
      </w:r>
      <w:proofErr w:type="spellStart"/>
      <w:r>
        <w:rPr>
          <w:rFonts w:ascii="Georgia" w:eastAsia="Georgia" w:hAnsi="Georgia" w:cs="Georgia"/>
          <w:w w:val="102"/>
          <w:sz w:val="19"/>
          <w:szCs w:val="19"/>
        </w:rPr>
        <w:t>Froh</w:t>
      </w:r>
      <w:proofErr w:type="spellEnd"/>
      <w:r>
        <w:rPr>
          <w:rFonts w:ascii="Georgia" w:eastAsia="Georgia" w:hAnsi="Georgia" w:cs="Georgia"/>
          <w:w w:val="102"/>
          <w:sz w:val="19"/>
          <w:szCs w:val="19"/>
        </w:rPr>
        <w:t xml:space="preserve">, </w:t>
      </w:r>
      <w:r>
        <w:rPr>
          <w:rFonts w:ascii="Georgia" w:eastAsia="Georgia" w:hAnsi="Georgia" w:cs="Georgia"/>
          <w:sz w:val="19"/>
          <w:szCs w:val="19"/>
        </w:rPr>
        <w:t>K.</w:t>
      </w:r>
      <w:r>
        <w:rPr>
          <w:rFonts w:ascii="Georgia" w:eastAsia="Georgia" w:hAnsi="Georgia" w:cs="Georgia"/>
          <w:spacing w:val="17"/>
          <w:sz w:val="19"/>
          <w:szCs w:val="19"/>
        </w:rPr>
        <w:t xml:space="preserve"> </w:t>
      </w:r>
      <w:r>
        <w:rPr>
          <w:rFonts w:ascii="Georgia" w:eastAsia="Georgia" w:hAnsi="Georgia" w:cs="Georgia"/>
          <w:sz w:val="19"/>
          <w:szCs w:val="19"/>
        </w:rPr>
        <w:t>Y.</w:t>
      </w:r>
      <w:r>
        <w:rPr>
          <w:rFonts w:ascii="Georgia" w:eastAsia="Georgia" w:hAnsi="Georgia" w:cs="Georgia"/>
          <w:spacing w:val="16"/>
          <w:sz w:val="19"/>
          <w:szCs w:val="19"/>
        </w:rPr>
        <w:t xml:space="preserve"> </w:t>
      </w:r>
      <w:r>
        <w:rPr>
          <w:rFonts w:ascii="Georgia" w:eastAsia="Georgia" w:hAnsi="Georgia" w:cs="Georgia"/>
          <w:sz w:val="19"/>
          <w:szCs w:val="19"/>
        </w:rPr>
        <w:t>D.,</w:t>
      </w:r>
      <w:r>
        <w:rPr>
          <w:rFonts w:ascii="Georgia" w:eastAsia="Georgia" w:hAnsi="Georgia" w:cs="Georgia"/>
          <w:spacing w:val="21"/>
          <w:sz w:val="19"/>
          <w:szCs w:val="19"/>
        </w:rPr>
        <w:t xml:space="preserve"> </w:t>
      </w:r>
      <w:r>
        <w:rPr>
          <w:rFonts w:ascii="Georgia" w:eastAsia="Georgia" w:hAnsi="Georgia" w:cs="Georgia"/>
          <w:sz w:val="19"/>
          <w:szCs w:val="19"/>
        </w:rPr>
        <w:t>and</w:t>
      </w:r>
      <w:r>
        <w:rPr>
          <w:rFonts w:ascii="Georgia" w:eastAsia="Georgia" w:hAnsi="Georgia" w:cs="Georgia"/>
          <w:spacing w:val="19"/>
          <w:sz w:val="19"/>
          <w:szCs w:val="19"/>
        </w:rPr>
        <w:t xml:space="preserve"> </w:t>
      </w:r>
      <w:proofErr w:type="spellStart"/>
      <w:r>
        <w:rPr>
          <w:rFonts w:ascii="Georgia" w:eastAsia="Georgia" w:hAnsi="Georgia" w:cs="Georgia"/>
          <w:sz w:val="19"/>
          <w:szCs w:val="19"/>
        </w:rPr>
        <w:t>Botfield</w:t>
      </w:r>
      <w:proofErr w:type="spellEnd"/>
      <w:r>
        <w:rPr>
          <w:rFonts w:ascii="Georgia" w:eastAsia="Georgia" w:hAnsi="Georgia" w:cs="Georgia"/>
          <w:sz w:val="19"/>
          <w:szCs w:val="19"/>
        </w:rPr>
        <w:t>,</w:t>
      </w:r>
      <w:r>
        <w:rPr>
          <w:rFonts w:ascii="Georgia" w:eastAsia="Georgia" w:hAnsi="Georgia" w:cs="Georgia"/>
          <w:spacing w:val="30"/>
          <w:sz w:val="19"/>
          <w:szCs w:val="19"/>
        </w:rPr>
        <w:t xml:space="preserve"> </w:t>
      </w:r>
      <w:r>
        <w:rPr>
          <w:rFonts w:ascii="Georgia" w:eastAsia="Georgia" w:hAnsi="Georgia" w:cs="Georgia"/>
          <w:sz w:val="19"/>
          <w:szCs w:val="19"/>
        </w:rPr>
        <w:t>M.</w:t>
      </w:r>
      <w:r>
        <w:rPr>
          <w:rFonts w:ascii="Georgia" w:eastAsia="Georgia" w:hAnsi="Georgia" w:cs="Georgia"/>
          <w:spacing w:val="18"/>
          <w:sz w:val="19"/>
          <w:szCs w:val="19"/>
        </w:rPr>
        <w:t xml:space="preserve"> </w:t>
      </w:r>
      <w:r>
        <w:rPr>
          <w:rFonts w:ascii="Georgia" w:eastAsia="Georgia" w:hAnsi="Georgia" w:cs="Georgia"/>
          <w:sz w:val="19"/>
          <w:szCs w:val="19"/>
        </w:rPr>
        <w:t>“</w:t>
      </w:r>
      <w:r>
        <w:rPr>
          <w:rFonts w:ascii="Georgia" w:eastAsia="Georgia" w:hAnsi="Georgia" w:cs="Georgia"/>
          <w:b/>
          <w:bCs/>
          <w:sz w:val="19"/>
          <w:szCs w:val="19"/>
        </w:rPr>
        <w:t>The</w:t>
      </w:r>
      <w:r>
        <w:rPr>
          <w:rFonts w:ascii="Georgia" w:eastAsia="Georgia" w:hAnsi="Georgia" w:cs="Georgia"/>
          <w:b/>
          <w:bCs/>
          <w:spacing w:val="22"/>
          <w:sz w:val="19"/>
          <w:szCs w:val="19"/>
        </w:rPr>
        <w:t xml:space="preserve"> </w:t>
      </w:r>
      <w:r>
        <w:rPr>
          <w:rFonts w:ascii="Georgia" w:eastAsia="Georgia" w:hAnsi="Georgia" w:cs="Georgia"/>
          <w:b/>
          <w:bCs/>
          <w:sz w:val="19"/>
          <w:szCs w:val="19"/>
        </w:rPr>
        <w:t>Effect</w:t>
      </w:r>
      <w:r>
        <w:rPr>
          <w:rFonts w:ascii="Georgia" w:eastAsia="Georgia" w:hAnsi="Georgia" w:cs="Georgia"/>
          <w:b/>
          <w:bCs/>
          <w:spacing w:val="24"/>
          <w:sz w:val="19"/>
          <w:szCs w:val="19"/>
        </w:rPr>
        <w:t xml:space="preserve"> </w:t>
      </w:r>
      <w:r>
        <w:rPr>
          <w:rFonts w:ascii="Georgia" w:eastAsia="Georgia" w:hAnsi="Georgia" w:cs="Georgia"/>
          <w:b/>
          <w:bCs/>
          <w:sz w:val="19"/>
          <w:szCs w:val="19"/>
        </w:rPr>
        <w:t>of</w:t>
      </w:r>
      <w:r>
        <w:rPr>
          <w:rFonts w:ascii="Georgia" w:eastAsia="Georgia" w:hAnsi="Georgia" w:cs="Georgia"/>
          <w:b/>
          <w:bCs/>
          <w:spacing w:val="17"/>
          <w:sz w:val="19"/>
          <w:szCs w:val="19"/>
        </w:rPr>
        <w:t xml:space="preserve"> </w:t>
      </w:r>
      <w:proofErr w:type="spellStart"/>
      <w:r>
        <w:rPr>
          <w:rFonts w:ascii="Georgia" w:eastAsia="Georgia" w:hAnsi="Georgia" w:cs="Georgia"/>
          <w:b/>
          <w:bCs/>
          <w:sz w:val="19"/>
          <w:szCs w:val="19"/>
        </w:rPr>
        <w:t>Ivacaftor</w:t>
      </w:r>
      <w:proofErr w:type="spellEnd"/>
      <w:r>
        <w:rPr>
          <w:rFonts w:ascii="Georgia" w:eastAsia="Georgia" w:hAnsi="Georgia" w:cs="Georgia"/>
          <w:b/>
          <w:bCs/>
          <w:sz w:val="19"/>
          <w:szCs w:val="19"/>
        </w:rPr>
        <w:t>,</w:t>
      </w:r>
      <w:r>
        <w:rPr>
          <w:rFonts w:ascii="Georgia" w:eastAsia="Georgia" w:hAnsi="Georgia" w:cs="Georgia"/>
          <w:b/>
          <w:bCs/>
          <w:spacing w:val="35"/>
          <w:sz w:val="19"/>
          <w:szCs w:val="19"/>
        </w:rPr>
        <w:t xml:space="preserve"> </w:t>
      </w:r>
      <w:r>
        <w:rPr>
          <w:rFonts w:ascii="Georgia" w:eastAsia="Georgia" w:hAnsi="Georgia" w:cs="Georgia"/>
          <w:b/>
          <w:bCs/>
          <w:sz w:val="19"/>
          <w:szCs w:val="19"/>
        </w:rPr>
        <w:t>an</w:t>
      </w:r>
      <w:r>
        <w:rPr>
          <w:rFonts w:ascii="Georgia" w:eastAsia="Georgia" w:hAnsi="Georgia" w:cs="Georgia"/>
          <w:b/>
          <w:bCs/>
          <w:spacing w:val="18"/>
          <w:sz w:val="19"/>
          <w:szCs w:val="19"/>
        </w:rPr>
        <w:t xml:space="preserve"> </w:t>
      </w:r>
      <w:r>
        <w:rPr>
          <w:rFonts w:ascii="Georgia" w:eastAsia="Georgia" w:hAnsi="Georgia" w:cs="Georgia"/>
          <w:b/>
          <w:bCs/>
          <w:sz w:val="19"/>
          <w:szCs w:val="19"/>
        </w:rPr>
        <w:t>Investigational</w:t>
      </w:r>
      <w:r>
        <w:rPr>
          <w:rFonts w:ascii="Georgia" w:eastAsia="Georgia" w:hAnsi="Georgia" w:cs="Georgia"/>
          <w:b/>
          <w:bCs/>
          <w:spacing w:val="42"/>
          <w:sz w:val="19"/>
          <w:szCs w:val="19"/>
        </w:rPr>
        <w:t xml:space="preserve"> </w:t>
      </w:r>
      <w:r>
        <w:rPr>
          <w:rFonts w:ascii="Georgia" w:eastAsia="Georgia" w:hAnsi="Georgia" w:cs="Georgia"/>
          <w:b/>
          <w:bCs/>
          <w:sz w:val="19"/>
          <w:szCs w:val="19"/>
        </w:rPr>
        <w:t>CFTR</w:t>
      </w:r>
      <w:r>
        <w:rPr>
          <w:rFonts w:ascii="Georgia" w:eastAsia="Georgia" w:hAnsi="Georgia" w:cs="Georgia"/>
          <w:b/>
          <w:bCs/>
          <w:spacing w:val="24"/>
          <w:sz w:val="19"/>
          <w:szCs w:val="19"/>
        </w:rPr>
        <w:t xml:space="preserve"> </w:t>
      </w:r>
      <w:proofErr w:type="spellStart"/>
      <w:r>
        <w:rPr>
          <w:rFonts w:ascii="Georgia" w:eastAsia="Georgia" w:hAnsi="Georgia" w:cs="Georgia"/>
          <w:b/>
          <w:bCs/>
          <w:sz w:val="19"/>
          <w:szCs w:val="19"/>
        </w:rPr>
        <w:t>Potentiator</w:t>
      </w:r>
      <w:proofErr w:type="spellEnd"/>
      <w:r>
        <w:rPr>
          <w:rFonts w:ascii="Georgia" w:eastAsia="Georgia" w:hAnsi="Georgia" w:cs="Georgia"/>
          <w:b/>
          <w:bCs/>
          <w:sz w:val="19"/>
          <w:szCs w:val="19"/>
        </w:rPr>
        <w:t>,</w:t>
      </w:r>
      <w:r>
        <w:rPr>
          <w:rFonts w:ascii="Georgia" w:eastAsia="Georgia" w:hAnsi="Georgia" w:cs="Georgia"/>
          <w:b/>
          <w:bCs/>
          <w:spacing w:val="40"/>
          <w:sz w:val="19"/>
          <w:szCs w:val="19"/>
        </w:rPr>
        <w:t xml:space="preserve"> </w:t>
      </w:r>
      <w:r>
        <w:rPr>
          <w:rFonts w:ascii="Georgia" w:eastAsia="Georgia" w:hAnsi="Georgia" w:cs="Georgia"/>
          <w:b/>
          <w:bCs/>
          <w:sz w:val="19"/>
          <w:szCs w:val="19"/>
        </w:rPr>
        <w:t>on</w:t>
      </w:r>
      <w:r>
        <w:rPr>
          <w:rFonts w:ascii="Georgia" w:eastAsia="Georgia" w:hAnsi="Georgia" w:cs="Georgia"/>
          <w:b/>
          <w:bCs/>
          <w:spacing w:val="18"/>
          <w:sz w:val="19"/>
          <w:szCs w:val="19"/>
        </w:rPr>
        <w:t xml:space="preserve"> </w:t>
      </w:r>
      <w:r>
        <w:rPr>
          <w:rFonts w:ascii="Georgia" w:eastAsia="Georgia" w:hAnsi="Georgia" w:cs="Georgia"/>
          <w:b/>
          <w:bCs/>
          <w:sz w:val="19"/>
          <w:szCs w:val="19"/>
        </w:rPr>
        <w:t>Hyperpolarized</w:t>
      </w:r>
      <w:r>
        <w:rPr>
          <w:rFonts w:ascii="Georgia" w:eastAsia="Georgia" w:hAnsi="Georgia" w:cs="Georgia"/>
          <w:b/>
          <w:bCs/>
          <w:spacing w:val="44"/>
          <w:sz w:val="19"/>
          <w:szCs w:val="19"/>
        </w:rPr>
        <w:t xml:space="preserve"> </w:t>
      </w:r>
      <w:r>
        <w:rPr>
          <w:rFonts w:ascii="Georgia" w:eastAsia="Georgia" w:hAnsi="Georgia" w:cs="Georgia"/>
          <w:b/>
          <w:bCs/>
          <w:w w:val="102"/>
          <w:sz w:val="19"/>
          <w:szCs w:val="19"/>
        </w:rPr>
        <w:t xml:space="preserve">No- </w:t>
      </w:r>
      <w:proofErr w:type="spellStart"/>
      <w:r>
        <w:rPr>
          <w:rFonts w:ascii="Georgia" w:eastAsia="Georgia" w:hAnsi="Georgia" w:cs="Georgia"/>
          <w:b/>
          <w:bCs/>
          <w:sz w:val="19"/>
          <w:szCs w:val="19"/>
        </w:rPr>
        <w:t>ble</w:t>
      </w:r>
      <w:proofErr w:type="spellEnd"/>
      <w:r>
        <w:rPr>
          <w:rFonts w:ascii="Georgia" w:eastAsia="Georgia" w:hAnsi="Georgia" w:cs="Georgia"/>
          <w:b/>
          <w:bCs/>
          <w:spacing w:val="17"/>
          <w:sz w:val="19"/>
          <w:szCs w:val="19"/>
        </w:rPr>
        <w:t xml:space="preserve"> </w:t>
      </w:r>
      <w:r>
        <w:rPr>
          <w:rFonts w:ascii="Georgia" w:eastAsia="Georgia" w:hAnsi="Georgia" w:cs="Georgia"/>
          <w:b/>
          <w:bCs/>
          <w:sz w:val="19"/>
          <w:szCs w:val="19"/>
        </w:rPr>
        <w:t>Gas</w:t>
      </w:r>
      <w:r>
        <w:rPr>
          <w:rFonts w:ascii="Georgia" w:eastAsia="Georgia" w:hAnsi="Georgia" w:cs="Georgia"/>
          <w:b/>
          <w:bCs/>
          <w:spacing w:val="18"/>
          <w:sz w:val="19"/>
          <w:szCs w:val="19"/>
        </w:rPr>
        <w:t xml:space="preserve"> </w:t>
      </w:r>
      <w:r>
        <w:rPr>
          <w:rFonts w:ascii="Georgia" w:eastAsia="Georgia" w:hAnsi="Georgia" w:cs="Georgia"/>
          <w:b/>
          <w:bCs/>
          <w:sz w:val="19"/>
          <w:szCs w:val="19"/>
        </w:rPr>
        <w:t>Magnetic</w:t>
      </w:r>
      <w:r>
        <w:rPr>
          <w:rFonts w:ascii="Georgia" w:eastAsia="Georgia" w:hAnsi="Georgia" w:cs="Georgia"/>
          <w:b/>
          <w:bCs/>
          <w:spacing w:val="29"/>
          <w:sz w:val="19"/>
          <w:szCs w:val="19"/>
        </w:rPr>
        <w:t xml:space="preserve"> </w:t>
      </w:r>
      <w:r>
        <w:rPr>
          <w:rFonts w:ascii="Georgia" w:eastAsia="Georgia" w:hAnsi="Georgia" w:cs="Georgia"/>
          <w:b/>
          <w:bCs/>
          <w:sz w:val="19"/>
          <w:szCs w:val="19"/>
        </w:rPr>
        <w:t>Resonance</w:t>
      </w:r>
      <w:r>
        <w:rPr>
          <w:rFonts w:ascii="Georgia" w:eastAsia="Georgia" w:hAnsi="Georgia" w:cs="Georgia"/>
          <w:b/>
          <w:bCs/>
          <w:spacing w:val="32"/>
          <w:sz w:val="19"/>
          <w:szCs w:val="19"/>
        </w:rPr>
        <w:t xml:space="preserve"> </w:t>
      </w:r>
      <w:r>
        <w:rPr>
          <w:rFonts w:ascii="Georgia" w:eastAsia="Georgia" w:hAnsi="Georgia" w:cs="Georgia"/>
          <w:b/>
          <w:bCs/>
          <w:sz w:val="19"/>
          <w:szCs w:val="19"/>
        </w:rPr>
        <w:t>Imaging</w:t>
      </w:r>
      <w:r>
        <w:rPr>
          <w:rFonts w:ascii="Georgia" w:eastAsia="Georgia" w:hAnsi="Georgia" w:cs="Georgia"/>
          <w:b/>
          <w:bCs/>
          <w:spacing w:val="27"/>
          <w:sz w:val="19"/>
          <w:szCs w:val="19"/>
        </w:rPr>
        <w:t xml:space="preserve"> </w:t>
      </w:r>
      <w:r>
        <w:rPr>
          <w:rFonts w:ascii="Georgia" w:eastAsia="Georgia" w:hAnsi="Georgia" w:cs="Georgia"/>
          <w:b/>
          <w:bCs/>
          <w:sz w:val="19"/>
          <w:szCs w:val="19"/>
        </w:rPr>
        <w:t>in</w:t>
      </w:r>
      <w:r>
        <w:rPr>
          <w:rFonts w:ascii="Georgia" w:eastAsia="Georgia" w:hAnsi="Georgia" w:cs="Georgia"/>
          <w:b/>
          <w:bCs/>
          <w:spacing w:val="15"/>
          <w:sz w:val="19"/>
          <w:szCs w:val="19"/>
        </w:rPr>
        <w:t xml:space="preserve"> </w:t>
      </w:r>
      <w:r>
        <w:rPr>
          <w:rFonts w:ascii="Georgia" w:eastAsia="Georgia" w:hAnsi="Georgia" w:cs="Georgia"/>
          <w:b/>
          <w:bCs/>
          <w:sz w:val="19"/>
          <w:szCs w:val="19"/>
        </w:rPr>
        <w:t>Subjects</w:t>
      </w:r>
      <w:r>
        <w:rPr>
          <w:rFonts w:ascii="Georgia" w:eastAsia="Georgia" w:hAnsi="Georgia" w:cs="Georgia"/>
          <w:b/>
          <w:bCs/>
          <w:spacing w:val="27"/>
          <w:sz w:val="19"/>
          <w:szCs w:val="19"/>
        </w:rPr>
        <w:t xml:space="preserve"> </w:t>
      </w:r>
      <w:r>
        <w:rPr>
          <w:rFonts w:ascii="Georgia" w:eastAsia="Georgia" w:hAnsi="Georgia" w:cs="Georgia"/>
          <w:b/>
          <w:bCs/>
          <w:sz w:val="19"/>
          <w:szCs w:val="19"/>
        </w:rPr>
        <w:t>with</w:t>
      </w:r>
      <w:r>
        <w:rPr>
          <w:rFonts w:ascii="Georgia" w:eastAsia="Georgia" w:hAnsi="Georgia" w:cs="Georgia"/>
          <w:b/>
          <w:bCs/>
          <w:spacing w:val="20"/>
          <w:sz w:val="19"/>
          <w:szCs w:val="19"/>
        </w:rPr>
        <w:t xml:space="preserve"> </w:t>
      </w:r>
      <w:r>
        <w:rPr>
          <w:rFonts w:ascii="Georgia" w:eastAsia="Georgia" w:hAnsi="Georgia" w:cs="Georgia"/>
          <w:b/>
          <w:bCs/>
          <w:sz w:val="19"/>
          <w:szCs w:val="19"/>
        </w:rPr>
        <w:t>Cystic</w:t>
      </w:r>
      <w:r>
        <w:rPr>
          <w:rFonts w:ascii="Georgia" w:eastAsia="Georgia" w:hAnsi="Georgia" w:cs="Georgia"/>
          <w:b/>
          <w:bCs/>
          <w:spacing w:val="23"/>
          <w:sz w:val="19"/>
          <w:szCs w:val="19"/>
        </w:rPr>
        <w:t xml:space="preserve"> </w:t>
      </w:r>
      <w:r>
        <w:rPr>
          <w:rFonts w:ascii="Georgia" w:eastAsia="Georgia" w:hAnsi="Georgia" w:cs="Georgia"/>
          <w:b/>
          <w:bCs/>
          <w:sz w:val="19"/>
          <w:szCs w:val="19"/>
        </w:rPr>
        <w:t>Fibrosis</w:t>
      </w:r>
      <w:r>
        <w:rPr>
          <w:rFonts w:ascii="Georgia" w:eastAsia="Georgia" w:hAnsi="Georgia" w:cs="Georgia"/>
          <w:b/>
          <w:bCs/>
          <w:spacing w:val="27"/>
          <w:sz w:val="19"/>
          <w:szCs w:val="19"/>
        </w:rPr>
        <w:t xml:space="preserve"> </w:t>
      </w:r>
      <w:r>
        <w:rPr>
          <w:rFonts w:ascii="Georgia" w:eastAsia="Georgia" w:hAnsi="Georgia" w:cs="Georgia"/>
          <w:b/>
          <w:bCs/>
          <w:sz w:val="19"/>
          <w:szCs w:val="19"/>
        </w:rPr>
        <w:t>Who</w:t>
      </w:r>
      <w:r>
        <w:rPr>
          <w:rFonts w:ascii="Georgia" w:eastAsia="Georgia" w:hAnsi="Georgia" w:cs="Georgia"/>
          <w:b/>
          <w:bCs/>
          <w:spacing w:val="20"/>
          <w:sz w:val="19"/>
          <w:szCs w:val="19"/>
        </w:rPr>
        <w:t xml:space="preserve"> </w:t>
      </w:r>
      <w:r>
        <w:rPr>
          <w:rFonts w:ascii="Georgia" w:eastAsia="Georgia" w:hAnsi="Georgia" w:cs="Georgia"/>
          <w:b/>
          <w:bCs/>
          <w:sz w:val="19"/>
          <w:szCs w:val="19"/>
        </w:rPr>
        <w:t>Have</w:t>
      </w:r>
      <w:r>
        <w:rPr>
          <w:rFonts w:ascii="Georgia" w:eastAsia="Georgia" w:hAnsi="Georgia" w:cs="Georgia"/>
          <w:b/>
          <w:bCs/>
          <w:spacing w:val="21"/>
          <w:sz w:val="19"/>
          <w:szCs w:val="19"/>
        </w:rPr>
        <w:t xml:space="preserve"> </w:t>
      </w:r>
      <w:r>
        <w:rPr>
          <w:rFonts w:ascii="Georgia" w:eastAsia="Georgia" w:hAnsi="Georgia" w:cs="Georgia"/>
          <w:b/>
          <w:bCs/>
          <w:sz w:val="19"/>
          <w:szCs w:val="19"/>
        </w:rPr>
        <w:t>the</w:t>
      </w:r>
      <w:r>
        <w:rPr>
          <w:rFonts w:ascii="Georgia" w:eastAsia="Georgia" w:hAnsi="Georgia" w:cs="Georgia"/>
          <w:b/>
          <w:bCs/>
          <w:spacing w:val="17"/>
          <w:sz w:val="19"/>
          <w:szCs w:val="19"/>
        </w:rPr>
        <w:t xml:space="preserve"> </w:t>
      </w:r>
      <w:r>
        <w:rPr>
          <w:rFonts w:ascii="Georgia" w:eastAsia="Georgia" w:hAnsi="Georgia" w:cs="Georgia"/>
          <w:b/>
          <w:bCs/>
          <w:sz w:val="19"/>
          <w:szCs w:val="19"/>
        </w:rPr>
        <w:t>G551D-CFTR</w:t>
      </w:r>
      <w:r>
        <w:rPr>
          <w:rFonts w:ascii="Georgia" w:eastAsia="Georgia" w:hAnsi="Georgia" w:cs="Georgia"/>
          <w:b/>
          <w:bCs/>
          <w:spacing w:val="36"/>
          <w:sz w:val="19"/>
          <w:szCs w:val="19"/>
        </w:rPr>
        <w:t xml:space="preserve"> </w:t>
      </w:r>
      <w:r>
        <w:rPr>
          <w:rFonts w:ascii="Georgia" w:eastAsia="Georgia" w:hAnsi="Georgia" w:cs="Georgia"/>
          <w:b/>
          <w:bCs/>
          <w:w w:val="102"/>
          <w:sz w:val="19"/>
          <w:szCs w:val="19"/>
        </w:rPr>
        <w:t>Mutatio</w:t>
      </w:r>
      <w:r>
        <w:rPr>
          <w:rFonts w:ascii="Georgia" w:eastAsia="Georgia" w:hAnsi="Georgia" w:cs="Georgia"/>
          <w:b/>
          <w:bCs/>
          <w:spacing w:val="-1"/>
          <w:w w:val="102"/>
          <w:sz w:val="19"/>
          <w:szCs w:val="19"/>
        </w:rPr>
        <w:t>n</w:t>
      </w:r>
      <w:r>
        <w:rPr>
          <w:rFonts w:ascii="Georgia" w:eastAsia="Georgia" w:hAnsi="Georgia" w:cs="Georgia"/>
          <w:w w:val="102"/>
          <w:sz w:val="19"/>
          <w:szCs w:val="19"/>
        </w:rPr>
        <w:t xml:space="preserve">” </w:t>
      </w:r>
      <w:r>
        <w:rPr>
          <w:rFonts w:ascii="Georgia" w:eastAsia="Georgia" w:hAnsi="Georgia" w:cs="Georgia"/>
          <w:i/>
          <w:sz w:val="19"/>
          <w:szCs w:val="19"/>
        </w:rPr>
        <w:t>PATHOGENESIS AND CLINICAL ISSUES IN CYSTIC FIBROSIS</w:t>
      </w:r>
      <w:r>
        <w:rPr>
          <w:rFonts w:ascii="Georgia" w:eastAsia="Georgia" w:hAnsi="Georgia" w:cs="Georgia"/>
          <w:i/>
          <w:spacing w:val="6"/>
          <w:sz w:val="19"/>
          <w:szCs w:val="19"/>
        </w:rPr>
        <w:t xml:space="preserve"> </w:t>
      </w:r>
      <w:r>
        <w:rPr>
          <w:rFonts w:ascii="Georgia" w:eastAsia="Georgia" w:hAnsi="Georgia" w:cs="Georgia"/>
          <w:sz w:val="19"/>
          <w:szCs w:val="19"/>
        </w:rPr>
        <w:t>B35,</w:t>
      </w:r>
      <w:r>
        <w:rPr>
          <w:rFonts w:ascii="Georgia" w:eastAsia="Georgia" w:hAnsi="Georgia" w:cs="Georgia"/>
          <w:spacing w:val="9"/>
          <w:sz w:val="19"/>
          <w:szCs w:val="19"/>
        </w:rPr>
        <w:t xml:space="preserve"> </w:t>
      </w:r>
      <w:r>
        <w:rPr>
          <w:rFonts w:ascii="Georgia" w:eastAsia="Georgia" w:hAnsi="Georgia" w:cs="Georgia"/>
          <w:sz w:val="19"/>
          <w:szCs w:val="19"/>
        </w:rPr>
        <w:t>(2012):</w:t>
      </w:r>
      <w:r>
        <w:rPr>
          <w:rFonts w:ascii="Georgia" w:eastAsia="Georgia" w:hAnsi="Georgia" w:cs="Georgia"/>
          <w:spacing w:val="29"/>
          <w:sz w:val="19"/>
          <w:szCs w:val="19"/>
        </w:rPr>
        <w:t xml:space="preserve"> </w:t>
      </w:r>
      <w:r>
        <w:rPr>
          <w:rFonts w:ascii="Georgia" w:eastAsia="Georgia" w:hAnsi="Georgia" w:cs="Georgia"/>
          <w:w w:val="102"/>
          <w:sz w:val="19"/>
          <w:szCs w:val="19"/>
        </w:rPr>
        <w:t>A2814–A2814.</w:t>
      </w:r>
    </w:p>
    <w:p w14:paraId="49806A61" w14:textId="77777777" w:rsidR="00E61F9D" w:rsidRDefault="005C64D6">
      <w:pPr>
        <w:spacing w:before="59" w:after="0" w:line="240" w:lineRule="auto"/>
        <w:ind w:left="135" w:right="640"/>
        <w:jc w:val="both"/>
        <w:rPr>
          <w:rFonts w:ascii="Georgia" w:eastAsia="Georgia" w:hAnsi="Georgia" w:cs="Georgia"/>
          <w:sz w:val="19"/>
          <w:szCs w:val="19"/>
        </w:rPr>
      </w:pPr>
      <w:r>
        <w:rPr>
          <w:rFonts w:ascii="Georgia" w:eastAsia="Georgia" w:hAnsi="Georgia" w:cs="Georgia"/>
          <w:sz w:val="19"/>
          <w:szCs w:val="19"/>
        </w:rPr>
        <w:t xml:space="preserve">41. </w:t>
      </w:r>
      <w:r>
        <w:rPr>
          <w:rFonts w:ascii="Georgia" w:eastAsia="Georgia" w:hAnsi="Georgia" w:cs="Georgia"/>
          <w:spacing w:val="23"/>
          <w:sz w:val="19"/>
          <w:szCs w:val="19"/>
        </w:rPr>
        <w:t xml:space="preserve"> </w:t>
      </w:r>
      <w:r>
        <w:rPr>
          <w:rFonts w:ascii="Georgia" w:eastAsia="Georgia" w:hAnsi="Georgia" w:cs="Georgia"/>
          <w:sz w:val="19"/>
          <w:szCs w:val="19"/>
        </w:rPr>
        <w:t>Teague,</w:t>
      </w:r>
      <w:r>
        <w:rPr>
          <w:rFonts w:ascii="Georgia" w:eastAsia="Georgia" w:hAnsi="Georgia" w:cs="Georgia"/>
          <w:spacing w:val="33"/>
          <w:sz w:val="19"/>
          <w:szCs w:val="19"/>
        </w:rPr>
        <w:t xml:space="preserve"> </w:t>
      </w:r>
      <w:r>
        <w:rPr>
          <w:rFonts w:ascii="Georgia" w:eastAsia="Georgia" w:hAnsi="Georgia" w:cs="Georgia"/>
          <w:sz w:val="19"/>
          <w:szCs w:val="19"/>
        </w:rPr>
        <w:t>W.</w:t>
      </w:r>
      <w:r>
        <w:rPr>
          <w:rFonts w:ascii="Georgia" w:eastAsia="Georgia" w:hAnsi="Georgia" w:cs="Georgia"/>
          <w:spacing w:val="21"/>
          <w:sz w:val="19"/>
          <w:szCs w:val="19"/>
        </w:rPr>
        <w:t xml:space="preserve"> </w:t>
      </w:r>
      <w:r>
        <w:rPr>
          <w:rFonts w:ascii="Georgia" w:eastAsia="Georgia" w:hAnsi="Georgia" w:cs="Georgia"/>
          <w:sz w:val="19"/>
          <w:szCs w:val="19"/>
        </w:rPr>
        <w:t>G.,</w:t>
      </w:r>
      <w:r>
        <w:rPr>
          <w:rFonts w:ascii="Georgia" w:eastAsia="Georgia" w:hAnsi="Georgia" w:cs="Georgia"/>
          <w:spacing w:val="25"/>
          <w:sz w:val="19"/>
          <w:szCs w:val="19"/>
        </w:rPr>
        <w:t xml:space="preserve"> </w:t>
      </w:r>
      <w:r>
        <w:rPr>
          <w:rFonts w:ascii="Georgia" w:eastAsia="Georgia" w:hAnsi="Georgia" w:cs="Georgia"/>
          <w:sz w:val="19"/>
          <w:szCs w:val="19"/>
        </w:rPr>
        <w:t>Tustison,</w:t>
      </w:r>
      <w:r>
        <w:rPr>
          <w:rFonts w:ascii="Georgia" w:eastAsia="Georgia" w:hAnsi="Georgia" w:cs="Georgia"/>
          <w:spacing w:val="36"/>
          <w:sz w:val="19"/>
          <w:szCs w:val="19"/>
        </w:rPr>
        <w:t xml:space="preserve"> </w:t>
      </w:r>
      <w:r>
        <w:rPr>
          <w:rFonts w:ascii="Georgia" w:eastAsia="Georgia" w:hAnsi="Georgia" w:cs="Georgia"/>
          <w:sz w:val="19"/>
          <w:szCs w:val="19"/>
        </w:rPr>
        <w:t>N.</w:t>
      </w:r>
      <w:r>
        <w:rPr>
          <w:rFonts w:ascii="Georgia" w:eastAsia="Georgia" w:hAnsi="Georgia" w:cs="Georgia"/>
          <w:spacing w:val="20"/>
          <w:sz w:val="19"/>
          <w:szCs w:val="19"/>
        </w:rPr>
        <w:t xml:space="preserve"> </w:t>
      </w:r>
      <w:r>
        <w:rPr>
          <w:rFonts w:ascii="Georgia" w:eastAsia="Georgia" w:hAnsi="Georgia" w:cs="Georgia"/>
          <w:sz w:val="19"/>
          <w:szCs w:val="19"/>
        </w:rPr>
        <w:t>J.,</w:t>
      </w:r>
      <w:r>
        <w:rPr>
          <w:rFonts w:ascii="Georgia" w:eastAsia="Georgia" w:hAnsi="Georgia" w:cs="Georgia"/>
          <w:spacing w:val="26"/>
          <w:sz w:val="19"/>
          <w:szCs w:val="19"/>
        </w:rPr>
        <w:t xml:space="preserve"> </w:t>
      </w:r>
      <w:r>
        <w:rPr>
          <w:rFonts w:ascii="Georgia" w:eastAsia="Georgia" w:hAnsi="Georgia" w:cs="Georgia"/>
          <w:sz w:val="19"/>
          <w:szCs w:val="19"/>
        </w:rPr>
        <w:t>and</w:t>
      </w:r>
      <w:r>
        <w:rPr>
          <w:rFonts w:ascii="Georgia" w:eastAsia="Georgia" w:hAnsi="Georgia" w:cs="Georgia"/>
          <w:spacing w:val="22"/>
          <w:sz w:val="19"/>
          <w:szCs w:val="19"/>
        </w:rPr>
        <w:t xml:space="preserve"> </w:t>
      </w:r>
      <w:proofErr w:type="spellStart"/>
      <w:r>
        <w:rPr>
          <w:rFonts w:ascii="Georgia" w:eastAsia="Georgia" w:hAnsi="Georgia" w:cs="Georgia"/>
          <w:sz w:val="19"/>
          <w:szCs w:val="19"/>
        </w:rPr>
        <w:t>Altes</w:t>
      </w:r>
      <w:proofErr w:type="spellEnd"/>
      <w:r>
        <w:rPr>
          <w:rFonts w:ascii="Georgia" w:eastAsia="Georgia" w:hAnsi="Georgia" w:cs="Georgia"/>
          <w:sz w:val="19"/>
          <w:szCs w:val="19"/>
        </w:rPr>
        <w:t>,</w:t>
      </w:r>
      <w:r>
        <w:rPr>
          <w:rFonts w:ascii="Georgia" w:eastAsia="Georgia" w:hAnsi="Georgia" w:cs="Georgia"/>
          <w:spacing w:val="29"/>
          <w:sz w:val="19"/>
          <w:szCs w:val="19"/>
        </w:rPr>
        <w:t xml:space="preserve"> </w:t>
      </w:r>
      <w:r>
        <w:rPr>
          <w:rFonts w:ascii="Georgia" w:eastAsia="Georgia" w:hAnsi="Georgia" w:cs="Georgia"/>
          <w:sz w:val="19"/>
          <w:szCs w:val="19"/>
        </w:rPr>
        <w:t>T.</w:t>
      </w:r>
      <w:r>
        <w:rPr>
          <w:rFonts w:ascii="Georgia" w:eastAsia="Georgia" w:hAnsi="Georgia" w:cs="Georgia"/>
          <w:spacing w:val="21"/>
          <w:sz w:val="19"/>
          <w:szCs w:val="19"/>
        </w:rPr>
        <w:t xml:space="preserve"> </w:t>
      </w:r>
      <w:r>
        <w:rPr>
          <w:rFonts w:ascii="Georgia" w:eastAsia="Georgia" w:hAnsi="Georgia" w:cs="Georgia"/>
          <w:sz w:val="19"/>
          <w:szCs w:val="19"/>
        </w:rPr>
        <w:t>A.</w:t>
      </w:r>
      <w:r>
        <w:rPr>
          <w:rFonts w:ascii="Georgia" w:eastAsia="Georgia" w:hAnsi="Georgia" w:cs="Georgia"/>
          <w:spacing w:val="22"/>
          <w:sz w:val="19"/>
          <w:szCs w:val="19"/>
        </w:rPr>
        <w:t xml:space="preserve"> </w:t>
      </w:r>
      <w:r>
        <w:rPr>
          <w:rFonts w:ascii="Georgia" w:eastAsia="Georgia" w:hAnsi="Georgia" w:cs="Georgia"/>
          <w:spacing w:val="-1"/>
          <w:sz w:val="19"/>
          <w:szCs w:val="19"/>
        </w:rPr>
        <w:t>“</w:t>
      </w:r>
      <w:r>
        <w:rPr>
          <w:rFonts w:ascii="Georgia" w:eastAsia="Georgia" w:hAnsi="Georgia" w:cs="Georgia"/>
          <w:b/>
          <w:bCs/>
          <w:sz w:val="19"/>
          <w:szCs w:val="19"/>
        </w:rPr>
        <w:t>Ventilation</w:t>
      </w:r>
      <w:r>
        <w:rPr>
          <w:rFonts w:ascii="Georgia" w:eastAsia="Georgia" w:hAnsi="Georgia" w:cs="Georgia"/>
          <w:b/>
          <w:bCs/>
          <w:spacing w:val="41"/>
          <w:sz w:val="19"/>
          <w:szCs w:val="19"/>
        </w:rPr>
        <w:t xml:space="preserve"> </w:t>
      </w:r>
      <w:r>
        <w:rPr>
          <w:rFonts w:ascii="Georgia" w:eastAsia="Georgia" w:hAnsi="Georgia" w:cs="Georgia"/>
          <w:b/>
          <w:bCs/>
          <w:sz w:val="19"/>
          <w:szCs w:val="19"/>
        </w:rPr>
        <w:t>Heterogeneity</w:t>
      </w:r>
      <w:r>
        <w:rPr>
          <w:rFonts w:ascii="Georgia" w:eastAsia="Georgia" w:hAnsi="Georgia" w:cs="Georgia"/>
          <w:b/>
          <w:bCs/>
          <w:spacing w:val="45"/>
          <w:sz w:val="19"/>
          <w:szCs w:val="19"/>
        </w:rPr>
        <w:t xml:space="preserve"> </w:t>
      </w:r>
      <w:r>
        <w:rPr>
          <w:rFonts w:ascii="Georgia" w:eastAsia="Georgia" w:hAnsi="Georgia" w:cs="Georgia"/>
          <w:b/>
          <w:bCs/>
          <w:sz w:val="19"/>
          <w:szCs w:val="19"/>
        </w:rPr>
        <w:t>in</w:t>
      </w:r>
      <w:r>
        <w:rPr>
          <w:rFonts w:ascii="Georgia" w:eastAsia="Georgia" w:hAnsi="Georgia" w:cs="Georgia"/>
          <w:b/>
          <w:bCs/>
          <w:spacing w:val="21"/>
          <w:sz w:val="19"/>
          <w:szCs w:val="19"/>
        </w:rPr>
        <w:t xml:space="preserve"> </w:t>
      </w:r>
      <w:r>
        <w:rPr>
          <w:rFonts w:ascii="Georgia" w:eastAsia="Georgia" w:hAnsi="Georgia" w:cs="Georgia"/>
          <w:b/>
          <w:bCs/>
          <w:sz w:val="19"/>
          <w:szCs w:val="19"/>
        </w:rPr>
        <w:t>Asthma</w:t>
      </w:r>
      <w:r>
        <w:rPr>
          <w:rFonts w:ascii="Georgia" w:eastAsia="Georgia" w:hAnsi="Georgia" w:cs="Georgia"/>
          <w:sz w:val="19"/>
          <w:szCs w:val="19"/>
        </w:rPr>
        <w:t>”</w:t>
      </w:r>
      <w:r>
        <w:rPr>
          <w:rFonts w:ascii="Georgia" w:eastAsia="Georgia" w:hAnsi="Georgia" w:cs="Georgia"/>
          <w:spacing w:val="34"/>
          <w:sz w:val="19"/>
          <w:szCs w:val="19"/>
        </w:rPr>
        <w:t xml:space="preserve"> </w:t>
      </w:r>
      <w:r>
        <w:rPr>
          <w:rFonts w:ascii="Georgia" w:eastAsia="Georgia" w:hAnsi="Georgia" w:cs="Georgia"/>
          <w:i/>
          <w:sz w:val="19"/>
          <w:szCs w:val="19"/>
        </w:rPr>
        <w:t>J</w:t>
      </w:r>
      <w:r>
        <w:rPr>
          <w:rFonts w:ascii="Georgia" w:eastAsia="Georgia" w:hAnsi="Georgia" w:cs="Georgia"/>
          <w:i/>
          <w:spacing w:val="15"/>
          <w:sz w:val="19"/>
          <w:szCs w:val="19"/>
        </w:rPr>
        <w:t xml:space="preserve"> </w:t>
      </w:r>
      <w:r>
        <w:rPr>
          <w:rFonts w:ascii="Georgia" w:eastAsia="Georgia" w:hAnsi="Georgia" w:cs="Georgia"/>
          <w:i/>
          <w:sz w:val="19"/>
          <w:szCs w:val="19"/>
        </w:rPr>
        <w:t>Asthma</w:t>
      </w:r>
      <w:r>
        <w:rPr>
          <w:rFonts w:ascii="Georgia" w:eastAsia="Georgia" w:hAnsi="Georgia" w:cs="Georgia"/>
          <w:i/>
          <w:spacing w:val="17"/>
          <w:sz w:val="19"/>
          <w:szCs w:val="19"/>
        </w:rPr>
        <w:t xml:space="preserve"> </w:t>
      </w:r>
      <w:r>
        <w:rPr>
          <w:rFonts w:ascii="Georgia" w:eastAsia="Georgia" w:hAnsi="Georgia" w:cs="Georgia"/>
          <w:sz w:val="19"/>
          <w:szCs w:val="19"/>
        </w:rPr>
        <w:t>51,</w:t>
      </w:r>
      <w:r>
        <w:rPr>
          <w:rFonts w:ascii="Georgia" w:eastAsia="Georgia" w:hAnsi="Georgia" w:cs="Georgia"/>
          <w:spacing w:val="25"/>
          <w:sz w:val="19"/>
          <w:szCs w:val="19"/>
        </w:rPr>
        <w:t xml:space="preserve"> </w:t>
      </w:r>
      <w:r>
        <w:rPr>
          <w:rFonts w:ascii="Georgia" w:eastAsia="Georgia" w:hAnsi="Georgia" w:cs="Georgia"/>
          <w:sz w:val="19"/>
          <w:szCs w:val="19"/>
        </w:rPr>
        <w:t xml:space="preserve">no. </w:t>
      </w:r>
      <w:r>
        <w:rPr>
          <w:rFonts w:ascii="Georgia" w:eastAsia="Georgia" w:hAnsi="Georgia" w:cs="Georgia"/>
          <w:spacing w:val="22"/>
          <w:sz w:val="19"/>
          <w:szCs w:val="19"/>
        </w:rPr>
        <w:t xml:space="preserve"> </w:t>
      </w:r>
      <w:r>
        <w:rPr>
          <w:rFonts w:ascii="Georgia" w:eastAsia="Georgia" w:hAnsi="Georgia" w:cs="Georgia"/>
          <w:sz w:val="19"/>
          <w:szCs w:val="19"/>
        </w:rPr>
        <w:t>7</w:t>
      </w:r>
      <w:r>
        <w:rPr>
          <w:rFonts w:ascii="Georgia" w:eastAsia="Georgia" w:hAnsi="Georgia" w:cs="Georgia"/>
          <w:spacing w:val="19"/>
          <w:sz w:val="19"/>
          <w:szCs w:val="19"/>
        </w:rPr>
        <w:t xml:space="preserve"> </w:t>
      </w:r>
      <w:r>
        <w:rPr>
          <w:rFonts w:ascii="Georgia" w:eastAsia="Georgia" w:hAnsi="Georgia" w:cs="Georgia"/>
          <w:w w:val="102"/>
          <w:sz w:val="19"/>
          <w:szCs w:val="19"/>
        </w:rPr>
        <w:t>(2014):</w:t>
      </w:r>
    </w:p>
    <w:p w14:paraId="5E7DEF0B" w14:textId="77777777" w:rsidR="00E61F9D" w:rsidRDefault="005C64D6">
      <w:pPr>
        <w:spacing w:before="33" w:after="0" w:line="240" w:lineRule="auto"/>
        <w:ind w:left="140" w:right="7558"/>
        <w:jc w:val="both"/>
        <w:rPr>
          <w:rFonts w:ascii="Georgia" w:eastAsia="Georgia" w:hAnsi="Georgia" w:cs="Georgia"/>
          <w:sz w:val="19"/>
          <w:szCs w:val="19"/>
        </w:rPr>
      </w:pPr>
      <w:r>
        <w:rPr>
          <w:rFonts w:ascii="Georgia" w:eastAsia="Georgia" w:hAnsi="Georgia" w:cs="Georgia"/>
          <w:sz w:val="19"/>
          <w:szCs w:val="19"/>
        </w:rPr>
        <w:t>677–84.</w:t>
      </w:r>
      <w:r>
        <w:rPr>
          <w:rFonts w:ascii="Georgia" w:eastAsia="Georgia" w:hAnsi="Georgia" w:cs="Georgia"/>
          <w:spacing w:val="31"/>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49">
        <w:r>
          <w:rPr>
            <w:rFonts w:ascii="Georgia" w:eastAsia="Georgia" w:hAnsi="Georgia" w:cs="Georgia"/>
            <w:color w:val="0000FF"/>
            <w:w w:val="102"/>
            <w:sz w:val="19"/>
            <w:szCs w:val="19"/>
          </w:rPr>
          <w:t>10.3109/02770903.2014.914535</w:t>
        </w:r>
      </w:hyperlink>
    </w:p>
    <w:p w14:paraId="204850BD" w14:textId="77777777" w:rsidR="00E61F9D" w:rsidRDefault="005C64D6">
      <w:pPr>
        <w:spacing w:before="93" w:after="0" w:line="240" w:lineRule="auto"/>
        <w:ind w:left="135" w:right="670"/>
        <w:jc w:val="both"/>
        <w:rPr>
          <w:rFonts w:ascii="Georgia" w:eastAsia="Georgia" w:hAnsi="Georgia" w:cs="Georgia"/>
          <w:sz w:val="19"/>
          <w:szCs w:val="19"/>
        </w:rPr>
      </w:pPr>
      <w:r>
        <w:rPr>
          <w:rFonts w:ascii="Georgia" w:eastAsia="Georgia" w:hAnsi="Georgia" w:cs="Georgia"/>
          <w:sz w:val="19"/>
          <w:szCs w:val="19"/>
        </w:rPr>
        <w:t xml:space="preserve">42. </w:t>
      </w:r>
      <w:r>
        <w:rPr>
          <w:rFonts w:ascii="Georgia" w:eastAsia="Georgia" w:hAnsi="Georgia" w:cs="Georgia"/>
          <w:spacing w:val="4"/>
          <w:sz w:val="19"/>
          <w:szCs w:val="19"/>
        </w:rPr>
        <w:t xml:space="preserve"> </w:t>
      </w:r>
      <w:r>
        <w:rPr>
          <w:rFonts w:ascii="Georgia" w:eastAsia="Georgia" w:hAnsi="Georgia" w:cs="Georgia"/>
          <w:sz w:val="19"/>
          <w:szCs w:val="19"/>
        </w:rPr>
        <w:t>Kirby,</w:t>
      </w:r>
      <w:r>
        <w:rPr>
          <w:rFonts w:ascii="Georgia" w:eastAsia="Georgia" w:hAnsi="Georgia" w:cs="Georgia"/>
          <w:spacing w:val="22"/>
          <w:sz w:val="19"/>
          <w:szCs w:val="19"/>
        </w:rPr>
        <w:t xml:space="preserve"> </w:t>
      </w:r>
      <w:r>
        <w:rPr>
          <w:rFonts w:ascii="Georgia" w:eastAsia="Georgia" w:hAnsi="Georgia" w:cs="Georgia"/>
          <w:sz w:val="19"/>
          <w:szCs w:val="19"/>
        </w:rPr>
        <w:t>M.,</w:t>
      </w:r>
      <w:r>
        <w:rPr>
          <w:rFonts w:ascii="Georgia" w:eastAsia="Georgia" w:hAnsi="Georgia" w:cs="Georgia"/>
          <w:spacing w:val="17"/>
          <w:sz w:val="19"/>
          <w:szCs w:val="19"/>
        </w:rPr>
        <w:t xml:space="preserve"> </w:t>
      </w:r>
      <w:r>
        <w:rPr>
          <w:rFonts w:ascii="Georgia" w:eastAsia="Georgia" w:hAnsi="Georgia" w:cs="Georgia"/>
          <w:sz w:val="19"/>
          <w:szCs w:val="19"/>
        </w:rPr>
        <w:t>Pike,</w:t>
      </w:r>
      <w:r>
        <w:rPr>
          <w:rFonts w:ascii="Georgia" w:eastAsia="Georgia" w:hAnsi="Georgia" w:cs="Georgia"/>
          <w:spacing w:val="20"/>
          <w:sz w:val="19"/>
          <w:szCs w:val="19"/>
        </w:rPr>
        <w:t xml:space="preserve"> </w:t>
      </w:r>
      <w:r>
        <w:rPr>
          <w:rFonts w:ascii="Georgia" w:eastAsia="Georgia" w:hAnsi="Georgia" w:cs="Georgia"/>
          <w:sz w:val="19"/>
          <w:szCs w:val="19"/>
        </w:rPr>
        <w:t>D.,</w:t>
      </w:r>
      <w:r>
        <w:rPr>
          <w:rFonts w:ascii="Georgia" w:eastAsia="Georgia" w:hAnsi="Georgia" w:cs="Georgia"/>
          <w:spacing w:val="17"/>
          <w:sz w:val="19"/>
          <w:szCs w:val="19"/>
        </w:rPr>
        <w:t xml:space="preserve"> </w:t>
      </w:r>
      <w:proofErr w:type="spellStart"/>
      <w:r>
        <w:rPr>
          <w:rFonts w:ascii="Georgia" w:eastAsia="Georgia" w:hAnsi="Georgia" w:cs="Georgia"/>
          <w:sz w:val="19"/>
          <w:szCs w:val="19"/>
        </w:rPr>
        <w:t>Coxson</w:t>
      </w:r>
      <w:proofErr w:type="spellEnd"/>
      <w:r>
        <w:rPr>
          <w:rFonts w:ascii="Georgia" w:eastAsia="Georgia" w:hAnsi="Georgia" w:cs="Georgia"/>
          <w:sz w:val="19"/>
          <w:szCs w:val="19"/>
        </w:rPr>
        <w:t>,</w:t>
      </w:r>
      <w:r>
        <w:rPr>
          <w:rFonts w:ascii="Georgia" w:eastAsia="Georgia" w:hAnsi="Georgia" w:cs="Georgia"/>
          <w:spacing w:val="25"/>
          <w:sz w:val="19"/>
          <w:szCs w:val="19"/>
        </w:rPr>
        <w:t xml:space="preserve"> </w:t>
      </w:r>
      <w:r>
        <w:rPr>
          <w:rFonts w:ascii="Georgia" w:eastAsia="Georgia" w:hAnsi="Georgia" w:cs="Georgia"/>
          <w:sz w:val="19"/>
          <w:szCs w:val="19"/>
        </w:rPr>
        <w:t>H.</w:t>
      </w:r>
      <w:r>
        <w:rPr>
          <w:rFonts w:ascii="Georgia" w:eastAsia="Georgia" w:hAnsi="Georgia" w:cs="Georgia"/>
          <w:spacing w:val="13"/>
          <w:sz w:val="19"/>
          <w:szCs w:val="19"/>
        </w:rPr>
        <w:t xml:space="preserve"> </w:t>
      </w:r>
      <w:r>
        <w:rPr>
          <w:rFonts w:ascii="Georgia" w:eastAsia="Georgia" w:hAnsi="Georgia" w:cs="Georgia"/>
          <w:sz w:val="19"/>
          <w:szCs w:val="19"/>
        </w:rPr>
        <w:t>O.,</w:t>
      </w:r>
      <w:r>
        <w:rPr>
          <w:rFonts w:ascii="Georgia" w:eastAsia="Georgia" w:hAnsi="Georgia" w:cs="Georgia"/>
          <w:spacing w:val="17"/>
          <w:sz w:val="19"/>
          <w:szCs w:val="19"/>
        </w:rPr>
        <w:t xml:space="preserve"> </w:t>
      </w:r>
      <w:r>
        <w:rPr>
          <w:rFonts w:ascii="Georgia" w:eastAsia="Georgia" w:hAnsi="Georgia" w:cs="Georgia"/>
          <w:sz w:val="19"/>
          <w:szCs w:val="19"/>
        </w:rPr>
        <w:t>McCormack,</w:t>
      </w:r>
      <w:r>
        <w:rPr>
          <w:rFonts w:ascii="Georgia" w:eastAsia="Georgia" w:hAnsi="Georgia" w:cs="Georgia"/>
          <w:spacing w:val="32"/>
          <w:sz w:val="19"/>
          <w:szCs w:val="19"/>
        </w:rPr>
        <w:t xml:space="preserve"> </w:t>
      </w:r>
      <w:r>
        <w:rPr>
          <w:rFonts w:ascii="Georgia" w:eastAsia="Georgia" w:hAnsi="Georgia" w:cs="Georgia"/>
          <w:sz w:val="19"/>
          <w:szCs w:val="19"/>
        </w:rPr>
        <w:t>D.</w:t>
      </w:r>
      <w:r>
        <w:rPr>
          <w:rFonts w:ascii="Georgia" w:eastAsia="Georgia" w:hAnsi="Georgia" w:cs="Georgia"/>
          <w:spacing w:val="14"/>
          <w:sz w:val="19"/>
          <w:szCs w:val="19"/>
        </w:rPr>
        <w:t xml:space="preserve"> </w:t>
      </w:r>
      <w:r>
        <w:rPr>
          <w:rFonts w:ascii="Georgia" w:eastAsia="Georgia" w:hAnsi="Georgia" w:cs="Georgia"/>
          <w:sz w:val="19"/>
          <w:szCs w:val="19"/>
        </w:rPr>
        <w:t>G.,</w:t>
      </w:r>
      <w:r>
        <w:rPr>
          <w:rFonts w:ascii="Georgia" w:eastAsia="Georgia" w:hAnsi="Georgia" w:cs="Georgia"/>
          <w:spacing w:val="16"/>
          <w:sz w:val="19"/>
          <w:szCs w:val="19"/>
        </w:rPr>
        <w:t xml:space="preserve"> </w:t>
      </w:r>
      <w:r>
        <w:rPr>
          <w:rFonts w:ascii="Georgia" w:eastAsia="Georgia" w:hAnsi="Georgia" w:cs="Georgia"/>
          <w:sz w:val="19"/>
          <w:szCs w:val="19"/>
        </w:rPr>
        <w:t>and</w:t>
      </w:r>
      <w:r>
        <w:rPr>
          <w:rFonts w:ascii="Georgia" w:eastAsia="Georgia" w:hAnsi="Georgia" w:cs="Georgia"/>
          <w:spacing w:val="16"/>
          <w:sz w:val="19"/>
          <w:szCs w:val="19"/>
        </w:rPr>
        <w:t xml:space="preserve"> </w:t>
      </w:r>
      <w:proofErr w:type="spellStart"/>
      <w:r>
        <w:rPr>
          <w:rFonts w:ascii="Georgia" w:eastAsia="Georgia" w:hAnsi="Georgia" w:cs="Georgia"/>
          <w:sz w:val="19"/>
          <w:szCs w:val="19"/>
        </w:rPr>
        <w:t>Parraga</w:t>
      </w:r>
      <w:proofErr w:type="spellEnd"/>
      <w:r>
        <w:rPr>
          <w:rFonts w:ascii="Georgia" w:eastAsia="Georgia" w:hAnsi="Georgia" w:cs="Georgia"/>
          <w:sz w:val="19"/>
          <w:szCs w:val="19"/>
        </w:rPr>
        <w:t>,</w:t>
      </w:r>
      <w:r>
        <w:rPr>
          <w:rFonts w:ascii="Georgia" w:eastAsia="Georgia" w:hAnsi="Georgia" w:cs="Georgia"/>
          <w:spacing w:val="25"/>
          <w:sz w:val="19"/>
          <w:szCs w:val="19"/>
        </w:rPr>
        <w:t xml:space="preserve"> </w:t>
      </w:r>
      <w:r>
        <w:rPr>
          <w:rFonts w:ascii="Georgia" w:eastAsia="Georgia" w:hAnsi="Georgia" w:cs="Georgia"/>
          <w:sz w:val="19"/>
          <w:szCs w:val="19"/>
        </w:rPr>
        <w:t>G.</w:t>
      </w:r>
      <w:r>
        <w:rPr>
          <w:rFonts w:ascii="Georgia" w:eastAsia="Georgia" w:hAnsi="Georgia" w:cs="Georgia"/>
          <w:spacing w:val="14"/>
          <w:sz w:val="19"/>
          <w:szCs w:val="19"/>
        </w:rPr>
        <w:t xml:space="preserve"> </w:t>
      </w:r>
      <w:r>
        <w:rPr>
          <w:rFonts w:ascii="Georgia" w:eastAsia="Georgia" w:hAnsi="Georgia" w:cs="Georgia"/>
          <w:spacing w:val="-2"/>
          <w:sz w:val="19"/>
          <w:szCs w:val="19"/>
        </w:rPr>
        <w:t>“</w:t>
      </w:r>
      <w:r>
        <w:rPr>
          <w:rFonts w:ascii="Georgia" w:eastAsia="Georgia" w:hAnsi="Georgia" w:cs="Georgia"/>
          <w:b/>
          <w:bCs/>
          <w:sz w:val="19"/>
          <w:szCs w:val="19"/>
        </w:rPr>
        <w:t>Hyperpolarized</w:t>
      </w:r>
      <w:r>
        <w:rPr>
          <w:rFonts w:ascii="Georgia" w:eastAsia="Georgia" w:hAnsi="Georgia" w:cs="Georgia"/>
          <w:b/>
          <w:bCs/>
          <w:spacing w:val="42"/>
          <w:sz w:val="19"/>
          <w:szCs w:val="19"/>
        </w:rPr>
        <w:t xml:space="preserve"> </w:t>
      </w:r>
      <w:r>
        <w:rPr>
          <w:rFonts w:ascii="Georgia" w:eastAsia="Georgia" w:hAnsi="Georgia" w:cs="Georgia"/>
          <w:b/>
          <w:bCs/>
          <w:sz w:val="19"/>
          <w:szCs w:val="19"/>
        </w:rPr>
        <w:t>(</w:t>
      </w:r>
      <w:proofErr w:type="gramStart"/>
      <w:r>
        <w:rPr>
          <w:rFonts w:ascii="Georgia" w:eastAsia="Georgia" w:hAnsi="Georgia" w:cs="Georgia"/>
          <w:b/>
          <w:bCs/>
          <w:sz w:val="19"/>
          <w:szCs w:val="19"/>
        </w:rPr>
        <w:t>3)He</w:t>
      </w:r>
      <w:proofErr w:type="gramEnd"/>
      <w:r>
        <w:rPr>
          <w:rFonts w:ascii="Georgia" w:eastAsia="Georgia" w:hAnsi="Georgia" w:cs="Georgia"/>
          <w:b/>
          <w:bCs/>
          <w:spacing w:val="21"/>
          <w:sz w:val="19"/>
          <w:szCs w:val="19"/>
        </w:rPr>
        <w:t xml:space="preserve"> </w:t>
      </w:r>
      <w:r>
        <w:rPr>
          <w:rFonts w:ascii="Georgia" w:eastAsia="Georgia" w:hAnsi="Georgia" w:cs="Georgia"/>
          <w:b/>
          <w:bCs/>
          <w:sz w:val="19"/>
          <w:szCs w:val="19"/>
        </w:rPr>
        <w:t>Ventilation</w:t>
      </w:r>
      <w:r>
        <w:rPr>
          <w:rFonts w:ascii="Georgia" w:eastAsia="Georgia" w:hAnsi="Georgia" w:cs="Georgia"/>
          <w:b/>
          <w:bCs/>
          <w:spacing w:val="32"/>
          <w:sz w:val="19"/>
          <w:szCs w:val="19"/>
        </w:rPr>
        <w:t xml:space="preserve"> </w:t>
      </w:r>
      <w:r>
        <w:rPr>
          <w:rFonts w:ascii="Georgia" w:eastAsia="Georgia" w:hAnsi="Georgia" w:cs="Georgia"/>
          <w:b/>
          <w:bCs/>
          <w:w w:val="102"/>
          <w:sz w:val="19"/>
          <w:szCs w:val="19"/>
        </w:rPr>
        <w:t>Defects</w:t>
      </w:r>
    </w:p>
    <w:p w14:paraId="114E310A" w14:textId="77777777" w:rsidR="00E61F9D" w:rsidRDefault="00E61F9D">
      <w:pPr>
        <w:spacing w:after="0"/>
        <w:jc w:val="both"/>
        <w:sectPr w:rsidR="00E61F9D">
          <w:pgSz w:w="12240" w:h="15840"/>
          <w:pgMar w:top="680" w:right="0" w:bottom="280" w:left="580" w:header="720" w:footer="720" w:gutter="0"/>
          <w:cols w:space="720"/>
        </w:sectPr>
      </w:pPr>
    </w:p>
    <w:p w14:paraId="7FBBFFF5" w14:textId="77777777" w:rsidR="00E61F9D" w:rsidRDefault="005C64D6">
      <w:pPr>
        <w:spacing w:before="85" w:after="0"/>
        <w:ind w:left="140" w:right="52"/>
        <w:jc w:val="both"/>
        <w:rPr>
          <w:rFonts w:ascii="Georgia" w:eastAsia="Georgia" w:hAnsi="Georgia" w:cs="Georgia"/>
          <w:sz w:val="19"/>
          <w:szCs w:val="19"/>
        </w:rPr>
      </w:pPr>
      <w:proofErr w:type="gramStart"/>
      <w:r>
        <w:rPr>
          <w:rFonts w:ascii="Georgia" w:eastAsia="Georgia" w:hAnsi="Georgia" w:cs="Georgia"/>
          <w:b/>
          <w:bCs/>
          <w:sz w:val="19"/>
          <w:szCs w:val="19"/>
        </w:rPr>
        <w:lastRenderedPageBreak/>
        <w:t>Used</w:t>
      </w:r>
      <w:r>
        <w:rPr>
          <w:rFonts w:ascii="Georgia" w:eastAsia="Georgia" w:hAnsi="Georgia" w:cs="Georgia"/>
          <w:b/>
          <w:bCs/>
          <w:spacing w:val="10"/>
          <w:sz w:val="19"/>
          <w:szCs w:val="19"/>
        </w:rPr>
        <w:t xml:space="preserve"> </w:t>
      </w:r>
      <w:r>
        <w:rPr>
          <w:rFonts w:ascii="Georgia" w:eastAsia="Georgia" w:hAnsi="Georgia" w:cs="Georgia"/>
          <w:b/>
          <w:bCs/>
          <w:sz w:val="19"/>
          <w:szCs w:val="19"/>
        </w:rPr>
        <w:t>to</w:t>
      </w:r>
      <w:r>
        <w:rPr>
          <w:rFonts w:ascii="Georgia" w:eastAsia="Georgia" w:hAnsi="Georgia" w:cs="Georgia"/>
          <w:b/>
          <w:bCs/>
          <w:spacing w:val="4"/>
          <w:sz w:val="19"/>
          <w:szCs w:val="19"/>
        </w:rPr>
        <w:t xml:space="preserve"> </w:t>
      </w:r>
      <w:r>
        <w:rPr>
          <w:rFonts w:ascii="Georgia" w:eastAsia="Georgia" w:hAnsi="Georgia" w:cs="Georgia"/>
          <w:b/>
          <w:bCs/>
          <w:sz w:val="19"/>
          <w:szCs w:val="19"/>
        </w:rPr>
        <w:t>Predict</w:t>
      </w:r>
      <w:r>
        <w:rPr>
          <w:rFonts w:ascii="Georgia" w:eastAsia="Georgia" w:hAnsi="Georgia" w:cs="Georgia"/>
          <w:b/>
          <w:bCs/>
          <w:spacing w:val="14"/>
          <w:sz w:val="19"/>
          <w:szCs w:val="19"/>
        </w:rPr>
        <w:t xml:space="preserve"> </w:t>
      </w:r>
      <w:r>
        <w:rPr>
          <w:rFonts w:ascii="Georgia" w:eastAsia="Georgia" w:hAnsi="Georgia" w:cs="Georgia"/>
          <w:b/>
          <w:bCs/>
          <w:sz w:val="19"/>
          <w:szCs w:val="19"/>
        </w:rPr>
        <w:t>Pulmonary</w:t>
      </w:r>
      <w:r>
        <w:rPr>
          <w:rFonts w:ascii="Georgia" w:eastAsia="Georgia" w:hAnsi="Georgia" w:cs="Georgia"/>
          <w:b/>
          <w:bCs/>
          <w:spacing w:val="22"/>
          <w:sz w:val="19"/>
          <w:szCs w:val="19"/>
        </w:rPr>
        <w:t xml:space="preserve"> </w:t>
      </w:r>
      <w:r>
        <w:rPr>
          <w:rFonts w:ascii="Georgia" w:eastAsia="Georgia" w:hAnsi="Georgia" w:cs="Georgia"/>
          <w:b/>
          <w:bCs/>
          <w:sz w:val="19"/>
          <w:szCs w:val="19"/>
        </w:rPr>
        <w:t>Exacerbations</w:t>
      </w:r>
      <w:r>
        <w:rPr>
          <w:rFonts w:ascii="Georgia" w:eastAsia="Georgia" w:hAnsi="Georgia" w:cs="Georgia"/>
          <w:b/>
          <w:bCs/>
          <w:spacing w:val="28"/>
          <w:sz w:val="19"/>
          <w:szCs w:val="19"/>
        </w:rPr>
        <w:t xml:space="preserve"> </w:t>
      </w:r>
      <w:r>
        <w:rPr>
          <w:rFonts w:ascii="Georgia" w:eastAsia="Georgia" w:hAnsi="Georgia" w:cs="Georgia"/>
          <w:b/>
          <w:bCs/>
          <w:sz w:val="19"/>
          <w:szCs w:val="19"/>
        </w:rPr>
        <w:t>in</w:t>
      </w:r>
      <w:r>
        <w:rPr>
          <w:rFonts w:ascii="Georgia" w:eastAsia="Georgia" w:hAnsi="Georgia" w:cs="Georgia"/>
          <w:b/>
          <w:bCs/>
          <w:spacing w:val="4"/>
          <w:sz w:val="19"/>
          <w:szCs w:val="19"/>
        </w:rPr>
        <w:t xml:space="preserve"> </w:t>
      </w:r>
      <w:r>
        <w:rPr>
          <w:rFonts w:ascii="Georgia" w:eastAsia="Georgia" w:hAnsi="Georgia" w:cs="Georgia"/>
          <w:b/>
          <w:bCs/>
          <w:sz w:val="19"/>
          <w:szCs w:val="19"/>
        </w:rPr>
        <w:t>Mild</w:t>
      </w:r>
      <w:r>
        <w:rPr>
          <w:rFonts w:ascii="Georgia" w:eastAsia="Georgia" w:hAnsi="Georgia" w:cs="Georgia"/>
          <w:b/>
          <w:bCs/>
          <w:spacing w:val="9"/>
          <w:sz w:val="19"/>
          <w:szCs w:val="19"/>
        </w:rPr>
        <w:t xml:space="preserve"> </w:t>
      </w:r>
      <w:r>
        <w:rPr>
          <w:rFonts w:ascii="Georgia" w:eastAsia="Georgia" w:hAnsi="Georgia" w:cs="Georgia"/>
          <w:b/>
          <w:bCs/>
          <w:sz w:val="19"/>
          <w:szCs w:val="19"/>
        </w:rPr>
        <w:t>to</w:t>
      </w:r>
      <w:r>
        <w:rPr>
          <w:rFonts w:ascii="Georgia" w:eastAsia="Georgia" w:hAnsi="Georgia" w:cs="Georgia"/>
          <w:b/>
          <w:bCs/>
          <w:spacing w:val="4"/>
          <w:sz w:val="19"/>
          <w:szCs w:val="19"/>
        </w:rPr>
        <w:t xml:space="preserve"> </w:t>
      </w:r>
      <w:r>
        <w:rPr>
          <w:rFonts w:ascii="Georgia" w:eastAsia="Georgia" w:hAnsi="Georgia" w:cs="Georgia"/>
          <w:b/>
          <w:bCs/>
          <w:sz w:val="19"/>
          <w:szCs w:val="19"/>
        </w:rPr>
        <w:t>Moderate</w:t>
      </w:r>
      <w:r>
        <w:rPr>
          <w:rFonts w:ascii="Georgia" w:eastAsia="Georgia" w:hAnsi="Georgia" w:cs="Georgia"/>
          <w:b/>
          <w:bCs/>
          <w:spacing w:val="19"/>
          <w:sz w:val="19"/>
          <w:szCs w:val="19"/>
        </w:rPr>
        <w:t xml:space="preserve"> </w:t>
      </w:r>
      <w:r>
        <w:rPr>
          <w:rFonts w:ascii="Georgia" w:eastAsia="Georgia" w:hAnsi="Georgia" w:cs="Georgia"/>
          <w:b/>
          <w:bCs/>
          <w:sz w:val="19"/>
          <w:szCs w:val="19"/>
        </w:rPr>
        <w:t>Chronic</w:t>
      </w:r>
      <w:r>
        <w:rPr>
          <w:rFonts w:ascii="Georgia" w:eastAsia="Georgia" w:hAnsi="Georgia" w:cs="Georgia"/>
          <w:b/>
          <w:bCs/>
          <w:spacing w:val="16"/>
          <w:sz w:val="19"/>
          <w:szCs w:val="19"/>
        </w:rPr>
        <w:t xml:space="preserve"> </w:t>
      </w:r>
      <w:r>
        <w:rPr>
          <w:rFonts w:ascii="Georgia" w:eastAsia="Georgia" w:hAnsi="Georgia" w:cs="Georgia"/>
          <w:b/>
          <w:bCs/>
          <w:sz w:val="19"/>
          <w:szCs w:val="19"/>
        </w:rPr>
        <w:t>Obstructive</w:t>
      </w:r>
      <w:r>
        <w:rPr>
          <w:rFonts w:ascii="Georgia" w:eastAsia="Georgia" w:hAnsi="Georgia" w:cs="Georgia"/>
          <w:b/>
          <w:bCs/>
          <w:spacing w:val="23"/>
          <w:sz w:val="19"/>
          <w:szCs w:val="19"/>
        </w:rPr>
        <w:t xml:space="preserve"> </w:t>
      </w:r>
      <w:r>
        <w:rPr>
          <w:rFonts w:ascii="Georgia" w:eastAsia="Georgia" w:hAnsi="Georgia" w:cs="Georgia"/>
          <w:b/>
          <w:bCs/>
          <w:sz w:val="19"/>
          <w:szCs w:val="19"/>
        </w:rPr>
        <w:t>Pulmonary</w:t>
      </w:r>
      <w:r>
        <w:rPr>
          <w:rFonts w:ascii="Georgia" w:eastAsia="Georgia" w:hAnsi="Georgia" w:cs="Georgia"/>
          <w:b/>
          <w:bCs/>
          <w:spacing w:val="22"/>
          <w:sz w:val="19"/>
          <w:szCs w:val="19"/>
        </w:rPr>
        <w:t xml:space="preserve"> </w:t>
      </w:r>
      <w:r>
        <w:rPr>
          <w:rFonts w:ascii="Georgia" w:eastAsia="Georgia" w:hAnsi="Georgia" w:cs="Georgia"/>
          <w:b/>
          <w:bCs/>
          <w:sz w:val="19"/>
          <w:szCs w:val="19"/>
        </w:rPr>
        <w:t>Diseas</w:t>
      </w:r>
      <w:r>
        <w:rPr>
          <w:rFonts w:ascii="Georgia" w:eastAsia="Georgia" w:hAnsi="Georgia" w:cs="Georgia"/>
          <w:b/>
          <w:bCs/>
          <w:spacing w:val="-1"/>
          <w:sz w:val="19"/>
          <w:szCs w:val="19"/>
        </w:rPr>
        <w:t>e</w:t>
      </w:r>
      <w:r>
        <w:rPr>
          <w:rFonts w:ascii="Georgia" w:eastAsia="Georgia" w:hAnsi="Georgia" w:cs="Georgia"/>
          <w:sz w:val="19"/>
          <w:szCs w:val="19"/>
        </w:rPr>
        <w:t>”</w:t>
      </w:r>
      <w:r>
        <w:rPr>
          <w:rFonts w:ascii="Georgia" w:eastAsia="Georgia" w:hAnsi="Georgia" w:cs="Georgia"/>
          <w:spacing w:val="18"/>
          <w:sz w:val="19"/>
          <w:szCs w:val="19"/>
        </w:rPr>
        <w:t xml:space="preserve"> </w:t>
      </w:r>
      <w:proofErr w:type="spellStart"/>
      <w:r>
        <w:rPr>
          <w:rFonts w:ascii="Georgia" w:eastAsia="Georgia" w:hAnsi="Georgia" w:cs="Georgia"/>
          <w:i/>
          <w:sz w:val="19"/>
          <w:szCs w:val="19"/>
        </w:rPr>
        <w:t>Radi</w:t>
      </w:r>
      <w:proofErr w:type="spellEnd"/>
      <w:r>
        <w:rPr>
          <w:rFonts w:ascii="Georgia" w:eastAsia="Georgia" w:hAnsi="Georgia" w:cs="Georgia"/>
          <w:i/>
          <w:sz w:val="19"/>
          <w:szCs w:val="19"/>
        </w:rPr>
        <w:t>- ology</w:t>
      </w:r>
      <w:r>
        <w:rPr>
          <w:rFonts w:ascii="Georgia" w:eastAsia="Georgia" w:hAnsi="Georgia" w:cs="Georgia"/>
          <w:i/>
          <w:spacing w:val="1"/>
          <w:sz w:val="19"/>
          <w:szCs w:val="19"/>
        </w:rPr>
        <w:t xml:space="preserve"> </w:t>
      </w:r>
      <w:r>
        <w:rPr>
          <w:rFonts w:ascii="Georgia" w:eastAsia="Georgia" w:hAnsi="Georgia" w:cs="Georgia"/>
          <w:sz w:val="19"/>
          <w:szCs w:val="19"/>
        </w:rPr>
        <w:t>273,</w:t>
      </w:r>
      <w:r>
        <w:rPr>
          <w:rFonts w:ascii="Georgia" w:eastAsia="Georgia" w:hAnsi="Georgia" w:cs="Georgia"/>
          <w:spacing w:val="8"/>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3</w:t>
      </w:r>
      <w:r>
        <w:rPr>
          <w:rFonts w:ascii="Georgia" w:eastAsia="Georgia" w:hAnsi="Georgia" w:cs="Georgia"/>
          <w:spacing w:val="3"/>
          <w:sz w:val="19"/>
          <w:szCs w:val="19"/>
        </w:rPr>
        <w:t xml:space="preserve"> </w:t>
      </w:r>
      <w:r>
        <w:rPr>
          <w:rFonts w:ascii="Georgia" w:eastAsia="Georgia" w:hAnsi="Georgia" w:cs="Georgia"/>
          <w:sz w:val="19"/>
          <w:szCs w:val="19"/>
        </w:rPr>
        <w:t>(2014):</w:t>
      </w:r>
      <w:r>
        <w:rPr>
          <w:rFonts w:ascii="Georgia" w:eastAsia="Georgia" w:hAnsi="Georgia" w:cs="Georgia"/>
          <w:spacing w:val="29"/>
          <w:sz w:val="19"/>
          <w:szCs w:val="19"/>
        </w:rPr>
        <w:t xml:space="preserve"> </w:t>
      </w:r>
      <w:r>
        <w:rPr>
          <w:rFonts w:ascii="Georgia" w:eastAsia="Georgia" w:hAnsi="Georgia" w:cs="Georgia"/>
          <w:sz w:val="19"/>
          <w:szCs w:val="19"/>
        </w:rPr>
        <w:t>887–96.</w:t>
      </w:r>
      <w:proofErr w:type="gramEnd"/>
      <w:r>
        <w:rPr>
          <w:rFonts w:ascii="Georgia" w:eastAsia="Georgia" w:hAnsi="Georgia" w:cs="Georgia"/>
          <w:spacing w:val="31"/>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50">
        <w:r>
          <w:rPr>
            <w:rFonts w:ascii="Georgia" w:eastAsia="Georgia" w:hAnsi="Georgia" w:cs="Georgia"/>
            <w:color w:val="0000FF"/>
            <w:w w:val="102"/>
            <w:sz w:val="19"/>
            <w:szCs w:val="19"/>
          </w:rPr>
          <w:t>10.1148/radiol.14140161</w:t>
        </w:r>
      </w:hyperlink>
    </w:p>
    <w:p w14:paraId="6A57441A" w14:textId="77777777" w:rsidR="00E61F9D" w:rsidRDefault="005C64D6">
      <w:pPr>
        <w:spacing w:before="60" w:after="0" w:line="240" w:lineRule="auto"/>
        <w:ind w:left="135" w:right="87"/>
        <w:jc w:val="both"/>
        <w:rPr>
          <w:rFonts w:ascii="Georgia" w:eastAsia="Georgia" w:hAnsi="Georgia" w:cs="Georgia"/>
          <w:sz w:val="19"/>
          <w:szCs w:val="19"/>
        </w:rPr>
      </w:pPr>
      <w:r>
        <w:rPr>
          <w:rFonts w:ascii="Georgia" w:eastAsia="Georgia" w:hAnsi="Georgia" w:cs="Georgia"/>
          <w:sz w:val="19"/>
          <w:szCs w:val="19"/>
        </w:rPr>
        <w:t xml:space="preserve">43. </w:t>
      </w:r>
      <w:r>
        <w:rPr>
          <w:rFonts w:ascii="Georgia" w:eastAsia="Georgia" w:hAnsi="Georgia" w:cs="Georgia"/>
          <w:spacing w:val="6"/>
          <w:sz w:val="19"/>
          <w:szCs w:val="19"/>
        </w:rPr>
        <w:t xml:space="preserve"> </w:t>
      </w:r>
      <w:r>
        <w:rPr>
          <w:rFonts w:ascii="Georgia" w:eastAsia="Georgia" w:hAnsi="Georgia" w:cs="Georgia"/>
          <w:sz w:val="19"/>
          <w:szCs w:val="19"/>
        </w:rPr>
        <w:t>Sled,</w:t>
      </w:r>
      <w:r>
        <w:rPr>
          <w:rFonts w:ascii="Georgia" w:eastAsia="Georgia" w:hAnsi="Georgia" w:cs="Georgia"/>
          <w:spacing w:val="21"/>
          <w:sz w:val="19"/>
          <w:szCs w:val="19"/>
        </w:rPr>
        <w:t xml:space="preserve"> </w:t>
      </w:r>
      <w:r>
        <w:rPr>
          <w:rFonts w:ascii="Georgia" w:eastAsia="Georgia" w:hAnsi="Georgia" w:cs="Georgia"/>
          <w:sz w:val="19"/>
          <w:szCs w:val="19"/>
        </w:rPr>
        <w:t>J.</w:t>
      </w:r>
      <w:r>
        <w:rPr>
          <w:rFonts w:ascii="Georgia" w:eastAsia="Georgia" w:hAnsi="Georgia" w:cs="Georgia"/>
          <w:spacing w:val="14"/>
          <w:sz w:val="19"/>
          <w:szCs w:val="19"/>
        </w:rPr>
        <w:t xml:space="preserve"> </w:t>
      </w:r>
      <w:r>
        <w:rPr>
          <w:rFonts w:ascii="Georgia" w:eastAsia="Georgia" w:hAnsi="Georgia" w:cs="Georgia"/>
          <w:sz w:val="19"/>
          <w:szCs w:val="19"/>
        </w:rPr>
        <w:t>G.,</w:t>
      </w:r>
      <w:r>
        <w:rPr>
          <w:rFonts w:ascii="Georgia" w:eastAsia="Georgia" w:hAnsi="Georgia" w:cs="Georgia"/>
          <w:spacing w:val="18"/>
          <w:sz w:val="19"/>
          <w:szCs w:val="19"/>
        </w:rPr>
        <w:t xml:space="preserve"> </w:t>
      </w:r>
      <w:proofErr w:type="spellStart"/>
      <w:r>
        <w:rPr>
          <w:rFonts w:ascii="Georgia" w:eastAsia="Georgia" w:hAnsi="Georgia" w:cs="Georgia"/>
          <w:sz w:val="19"/>
          <w:szCs w:val="19"/>
        </w:rPr>
        <w:t>Zijdenbos</w:t>
      </w:r>
      <w:proofErr w:type="spellEnd"/>
      <w:r>
        <w:rPr>
          <w:rFonts w:ascii="Georgia" w:eastAsia="Georgia" w:hAnsi="Georgia" w:cs="Georgia"/>
          <w:sz w:val="19"/>
          <w:szCs w:val="19"/>
        </w:rPr>
        <w:t>,</w:t>
      </w:r>
      <w:r>
        <w:rPr>
          <w:rFonts w:ascii="Georgia" w:eastAsia="Georgia" w:hAnsi="Georgia" w:cs="Georgia"/>
          <w:spacing w:val="31"/>
          <w:sz w:val="19"/>
          <w:szCs w:val="19"/>
        </w:rPr>
        <w:t xml:space="preserve"> </w:t>
      </w:r>
      <w:r>
        <w:rPr>
          <w:rFonts w:ascii="Georgia" w:eastAsia="Georgia" w:hAnsi="Georgia" w:cs="Georgia"/>
          <w:sz w:val="19"/>
          <w:szCs w:val="19"/>
        </w:rPr>
        <w:t>A.</w:t>
      </w:r>
      <w:r>
        <w:rPr>
          <w:rFonts w:ascii="Georgia" w:eastAsia="Georgia" w:hAnsi="Georgia" w:cs="Georgia"/>
          <w:spacing w:val="15"/>
          <w:sz w:val="19"/>
          <w:szCs w:val="19"/>
        </w:rPr>
        <w:t xml:space="preserve"> </w:t>
      </w:r>
      <w:r>
        <w:rPr>
          <w:rFonts w:ascii="Georgia" w:eastAsia="Georgia" w:hAnsi="Georgia" w:cs="Georgia"/>
          <w:sz w:val="19"/>
          <w:szCs w:val="19"/>
        </w:rPr>
        <w:t>P.,</w:t>
      </w:r>
      <w:r>
        <w:rPr>
          <w:rFonts w:ascii="Georgia" w:eastAsia="Georgia" w:hAnsi="Georgia" w:cs="Georgia"/>
          <w:spacing w:val="20"/>
          <w:sz w:val="19"/>
          <w:szCs w:val="19"/>
        </w:rPr>
        <w:t xml:space="preserve"> </w:t>
      </w:r>
      <w:r>
        <w:rPr>
          <w:rFonts w:ascii="Georgia" w:eastAsia="Georgia" w:hAnsi="Georgia" w:cs="Georgia"/>
          <w:sz w:val="19"/>
          <w:szCs w:val="19"/>
        </w:rPr>
        <w:t>and</w:t>
      </w:r>
      <w:r>
        <w:rPr>
          <w:rFonts w:ascii="Georgia" w:eastAsia="Georgia" w:hAnsi="Georgia" w:cs="Georgia"/>
          <w:spacing w:val="16"/>
          <w:sz w:val="19"/>
          <w:szCs w:val="19"/>
        </w:rPr>
        <w:t xml:space="preserve"> </w:t>
      </w:r>
      <w:r>
        <w:rPr>
          <w:rFonts w:ascii="Georgia" w:eastAsia="Georgia" w:hAnsi="Georgia" w:cs="Georgia"/>
          <w:sz w:val="19"/>
          <w:szCs w:val="19"/>
        </w:rPr>
        <w:t>Evans,</w:t>
      </w:r>
      <w:r>
        <w:rPr>
          <w:rFonts w:ascii="Georgia" w:eastAsia="Georgia" w:hAnsi="Georgia" w:cs="Georgia"/>
          <w:spacing w:val="24"/>
          <w:sz w:val="19"/>
          <w:szCs w:val="19"/>
        </w:rPr>
        <w:t xml:space="preserve"> </w:t>
      </w:r>
      <w:r>
        <w:rPr>
          <w:rFonts w:ascii="Georgia" w:eastAsia="Georgia" w:hAnsi="Georgia" w:cs="Georgia"/>
          <w:sz w:val="19"/>
          <w:szCs w:val="19"/>
        </w:rPr>
        <w:t>A.</w:t>
      </w:r>
      <w:r>
        <w:rPr>
          <w:rFonts w:ascii="Georgia" w:eastAsia="Georgia" w:hAnsi="Georgia" w:cs="Georgia"/>
          <w:spacing w:val="15"/>
          <w:sz w:val="19"/>
          <w:szCs w:val="19"/>
        </w:rPr>
        <w:t xml:space="preserve"> </w:t>
      </w:r>
      <w:r>
        <w:rPr>
          <w:rFonts w:ascii="Georgia" w:eastAsia="Georgia" w:hAnsi="Georgia" w:cs="Georgia"/>
          <w:sz w:val="19"/>
          <w:szCs w:val="19"/>
        </w:rPr>
        <w:t>C.</w:t>
      </w:r>
      <w:r>
        <w:rPr>
          <w:rFonts w:ascii="Georgia" w:eastAsia="Georgia" w:hAnsi="Georgia" w:cs="Georgia"/>
          <w:spacing w:val="13"/>
          <w:sz w:val="19"/>
          <w:szCs w:val="19"/>
        </w:rPr>
        <w:t xml:space="preserve"> </w:t>
      </w:r>
      <w:r>
        <w:rPr>
          <w:rFonts w:ascii="Georgia" w:eastAsia="Georgia" w:hAnsi="Georgia" w:cs="Georgia"/>
          <w:spacing w:val="-1"/>
          <w:sz w:val="19"/>
          <w:szCs w:val="19"/>
        </w:rPr>
        <w:t>“</w:t>
      </w:r>
      <w:r>
        <w:rPr>
          <w:rFonts w:ascii="Georgia" w:eastAsia="Georgia" w:hAnsi="Georgia" w:cs="Georgia"/>
          <w:b/>
          <w:bCs/>
          <w:sz w:val="19"/>
          <w:szCs w:val="19"/>
        </w:rPr>
        <w:t>A</w:t>
      </w:r>
      <w:r>
        <w:rPr>
          <w:rFonts w:ascii="Georgia" w:eastAsia="Georgia" w:hAnsi="Georgia" w:cs="Georgia"/>
          <w:b/>
          <w:bCs/>
          <w:spacing w:val="15"/>
          <w:sz w:val="19"/>
          <w:szCs w:val="19"/>
        </w:rPr>
        <w:t xml:space="preserve"> </w:t>
      </w:r>
      <w:r>
        <w:rPr>
          <w:rFonts w:ascii="Georgia" w:eastAsia="Georgia" w:hAnsi="Georgia" w:cs="Georgia"/>
          <w:b/>
          <w:bCs/>
          <w:sz w:val="19"/>
          <w:szCs w:val="19"/>
        </w:rPr>
        <w:t>Nonparametric</w:t>
      </w:r>
      <w:r>
        <w:rPr>
          <w:rFonts w:ascii="Georgia" w:eastAsia="Georgia" w:hAnsi="Georgia" w:cs="Georgia"/>
          <w:b/>
          <w:bCs/>
          <w:spacing w:val="41"/>
          <w:sz w:val="19"/>
          <w:szCs w:val="19"/>
        </w:rPr>
        <w:t xml:space="preserve"> </w:t>
      </w:r>
      <w:r>
        <w:rPr>
          <w:rFonts w:ascii="Georgia" w:eastAsia="Georgia" w:hAnsi="Georgia" w:cs="Georgia"/>
          <w:b/>
          <w:bCs/>
          <w:sz w:val="19"/>
          <w:szCs w:val="19"/>
        </w:rPr>
        <w:t>Method</w:t>
      </w:r>
      <w:r>
        <w:rPr>
          <w:rFonts w:ascii="Georgia" w:eastAsia="Georgia" w:hAnsi="Georgia" w:cs="Georgia"/>
          <w:b/>
          <w:bCs/>
          <w:spacing w:val="26"/>
          <w:sz w:val="19"/>
          <w:szCs w:val="19"/>
        </w:rPr>
        <w:t xml:space="preserve"> </w:t>
      </w:r>
      <w:r>
        <w:rPr>
          <w:rFonts w:ascii="Georgia" w:eastAsia="Georgia" w:hAnsi="Georgia" w:cs="Georgia"/>
          <w:b/>
          <w:bCs/>
          <w:sz w:val="19"/>
          <w:szCs w:val="19"/>
        </w:rPr>
        <w:t>for</w:t>
      </w:r>
      <w:r>
        <w:rPr>
          <w:rFonts w:ascii="Georgia" w:eastAsia="Georgia" w:hAnsi="Georgia" w:cs="Georgia"/>
          <w:b/>
          <w:bCs/>
          <w:spacing w:val="17"/>
          <w:sz w:val="19"/>
          <w:szCs w:val="19"/>
        </w:rPr>
        <w:t xml:space="preserve"> </w:t>
      </w:r>
      <w:r>
        <w:rPr>
          <w:rFonts w:ascii="Georgia" w:eastAsia="Georgia" w:hAnsi="Georgia" w:cs="Georgia"/>
          <w:b/>
          <w:bCs/>
          <w:sz w:val="19"/>
          <w:szCs w:val="19"/>
        </w:rPr>
        <w:t>Automatic</w:t>
      </w:r>
      <w:r>
        <w:rPr>
          <w:rFonts w:ascii="Georgia" w:eastAsia="Georgia" w:hAnsi="Georgia" w:cs="Georgia"/>
          <w:b/>
          <w:bCs/>
          <w:spacing w:val="31"/>
          <w:sz w:val="19"/>
          <w:szCs w:val="19"/>
        </w:rPr>
        <w:t xml:space="preserve"> </w:t>
      </w:r>
      <w:r>
        <w:rPr>
          <w:rFonts w:ascii="Georgia" w:eastAsia="Georgia" w:hAnsi="Georgia" w:cs="Georgia"/>
          <w:b/>
          <w:bCs/>
          <w:sz w:val="19"/>
          <w:szCs w:val="19"/>
        </w:rPr>
        <w:t>Correction</w:t>
      </w:r>
      <w:r>
        <w:rPr>
          <w:rFonts w:ascii="Georgia" w:eastAsia="Georgia" w:hAnsi="Georgia" w:cs="Georgia"/>
          <w:b/>
          <w:bCs/>
          <w:spacing w:val="32"/>
          <w:sz w:val="19"/>
          <w:szCs w:val="19"/>
        </w:rPr>
        <w:t xml:space="preserve"> </w:t>
      </w:r>
      <w:r>
        <w:rPr>
          <w:rFonts w:ascii="Georgia" w:eastAsia="Georgia" w:hAnsi="Georgia" w:cs="Georgia"/>
          <w:b/>
          <w:bCs/>
          <w:sz w:val="19"/>
          <w:szCs w:val="19"/>
        </w:rPr>
        <w:t>of</w:t>
      </w:r>
      <w:r>
        <w:rPr>
          <w:rFonts w:ascii="Georgia" w:eastAsia="Georgia" w:hAnsi="Georgia" w:cs="Georgia"/>
          <w:b/>
          <w:bCs/>
          <w:spacing w:val="15"/>
          <w:sz w:val="19"/>
          <w:szCs w:val="19"/>
        </w:rPr>
        <w:t xml:space="preserve"> </w:t>
      </w:r>
      <w:r>
        <w:rPr>
          <w:rFonts w:ascii="Georgia" w:eastAsia="Georgia" w:hAnsi="Georgia" w:cs="Georgia"/>
          <w:b/>
          <w:bCs/>
          <w:w w:val="102"/>
          <w:sz w:val="19"/>
          <w:szCs w:val="19"/>
        </w:rPr>
        <w:t>Intensity</w:t>
      </w:r>
    </w:p>
    <w:p w14:paraId="30DC7B14" w14:textId="77777777" w:rsidR="00E61F9D" w:rsidRDefault="005C64D6">
      <w:pPr>
        <w:spacing w:before="33" w:after="0" w:line="240" w:lineRule="auto"/>
        <w:ind w:left="140" w:right="1600"/>
        <w:jc w:val="both"/>
        <w:rPr>
          <w:rFonts w:ascii="Georgia" w:eastAsia="Georgia" w:hAnsi="Georgia" w:cs="Georgia"/>
          <w:sz w:val="19"/>
          <w:szCs w:val="19"/>
        </w:rPr>
      </w:pPr>
      <w:proofErr w:type="spellStart"/>
      <w:proofErr w:type="gramStart"/>
      <w:r>
        <w:rPr>
          <w:rFonts w:ascii="Georgia" w:eastAsia="Georgia" w:hAnsi="Georgia" w:cs="Georgia"/>
          <w:b/>
          <w:bCs/>
          <w:sz w:val="19"/>
          <w:szCs w:val="19"/>
        </w:rPr>
        <w:t>Nonuniformity</w:t>
      </w:r>
      <w:proofErr w:type="spellEnd"/>
      <w:r>
        <w:rPr>
          <w:rFonts w:ascii="Georgia" w:eastAsia="Georgia" w:hAnsi="Georgia" w:cs="Georgia"/>
          <w:b/>
          <w:bCs/>
          <w:spacing w:val="30"/>
          <w:sz w:val="19"/>
          <w:szCs w:val="19"/>
        </w:rPr>
        <w:t xml:space="preserve"> </w:t>
      </w:r>
      <w:r>
        <w:rPr>
          <w:rFonts w:ascii="Georgia" w:eastAsia="Georgia" w:hAnsi="Georgia" w:cs="Georgia"/>
          <w:b/>
          <w:bCs/>
          <w:sz w:val="19"/>
          <w:szCs w:val="19"/>
        </w:rPr>
        <w:t>in</w:t>
      </w:r>
      <w:r>
        <w:rPr>
          <w:rFonts w:ascii="Georgia" w:eastAsia="Georgia" w:hAnsi="Georgia" w:cs="Georgia"/>
          <w:b/>
          <w:bCs/>
          <w:spacing w:val="5"/>
          <w:sz w:val="19"/>
          <w:szCs w:val="19"/>
        </w:rPr>
        <w:t xml:space="preserve"> </w:t>
      </w:r>
      <w:r>
        <w:rPr>
          <w:rFonts w:ascii="Georgia" w:eastAsia="Georgia" w:hAnsi="Georgia" w:cs="Georgia"/>
          <w:b/>
          <w:bCs/>
          <w:sz w:val="19"/>
          <w:szCs w:val="19"/>
        </w:rPr>
        <w:t>MRI</w:t>
      </w:r>
      <w:r>
        <w:rPr>
          <w:rFonts w:ascii="Georgia" w:eastAsia="Georgia" w:hAnsi="Georgia" w:cs="Georgia"/>
          <w:b/>
          <w:bCs/>
          <w:spacing w:val="10"/>
          <w:sz w:val="19"/>
          <w:szCs w:val="19"/>
        </w:rPr>
        <w:t xml:space="preserve"> </w:t>
      </w:r>
      <w:r>
        <w:rPr>
          <w:rFonts w:ascii="Georgia" w:eastAsia="Georgia" w:hAnsi="Georgia" w:cs="Georgia"/>
          <w:b/>
          <w:bCs/>
          <w:sz w:val="19"/>
          <w:szCs w:val="19"/>
        </w:rPr>
        <w:t>Data</w:t>
      </w:r>
      <w:r>
        <w:rPr>
          <w:rFonts w:ascii="Georgia" w:eastAsia="Georgia" w:hAnsi="Georgia" w:cs="Georgia"/>
          <w:sz w:val="19"/>
          <w:szCs w:val="19"/>
        </w:rPr>
        <w:t>”</w:t>
      </w:r>
      <w:r>
        <w:rPr>
          <w:rFonts w:ascii="Georgia" w:eastAsia="Georgia" w:hAnsi="Georgia" w:cs="Georgia"/>
          <w:spacing w:val="13"/>
          <w:sz w:val="19"/>
          <w:szCs w:val="19"/>
        </w:rPr>
        <w:t xml:space="preserve"> </w:t>
      </w:r>
      <w:r>
        <w:rPr>
          <w:rFonts w:ascii="Georgia" w:eastAsia="Georgia" w:hAnsi="Georgia" w:cs="Georgia"/>
          <w:i/>
          <w:sz w:val="19"/>
          <w:szCs w:val="19"/>
        </w:rPr>
        <w:t>IEEE Trans Med Imaging</w:t>
      </w:r>
      <w:r>
        <w:rPr>
          <w:rFonts w:ascii="Georgia" w:eastAsia="Georgia" w:hAnsi="Georgia" w:cs="Georgia"/>
          <w:i/>
          <w:spacing w:val="1"/>
          <w:sz w:val="19"/>
          <w:szCs w:val="19"/>
        </w:rPr>
        <w:t xml:space="preserve"> </w:t>
      </w:r>
      <w:r>
        <w:rPr>
          <w:rFonts w:ascii="Georgia" w:eastAsia="Georgia" w:hAnsi="Georgia" w:cs="Georgia"/>
          <w:sz w:val="19"/>
          <w:szCs w:val="19"/>
        </w:rPr>
        <w:t>17,</w:t>
      </w:r>
      <w:r>
        <w:rPr>
          <w:rFonts w:ascii="Georgia" w:eastAsia="Georgia" w:hAnsi="Georgia" w:cs="Georgia"/>
          <w:spacing w:val="6"/>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1</w:t>
      </w:r>
      <w:r>
        <w:rPr>
          <w:rFonts w:ascii="Georgia" w:eastAsia="Georgia" w:hAnsi="Georgia" w:cs="Georgia"/>
          <w:spacing w:val="3"/>
          <w:sz w:val="19"/>
          <w:szCs w:val="19"/>
        </w:rPr>
        <w:t xml:space="preserve"> </w:t>
      </w:r>
      <w:r>
        <w:rPr>
          <w:rFonts w:ascii="Georgia" w:eastAsia="Georgia" w:hAnsi="Georgia" w:cs="Georgia"/>
          <w:sz w:val="19"/>
          <w:szCs w:val="19"/>
        </w:rPr>
        <w:t>(1998):</w:t>
      </w:r>
      <w:r>
        <w:rPr>
          <w:rFonts w:ascii="Georgia" w:eastAsia="Georgia" w:hAnsi="Georgia" w:cs="Georgia"/>
          <w:spacing w:val="29"/>
          <w:sz w:val="19"/>
          <w:szCs w:val="19"/>
        </w:rPr>
        <w:t xml:space="preserve"> </w:t>
      </w:r>
      <w:r>
        <w:rPr>
          <w:rFonts w:ascii="Georgia" w:eastAsia="Georgia" w:hAnsi="Georgia" w:cs="Georgia"/>
          <w:sz w:val="19"/>
          <w:szCs w:val="19"/>
        </w:rPr>
        <w:t>87–97.</w:t>
      </w:r>
      <w:proofErr w:type="gramEnd"/>
      <w:r>
        <w:rPr>
          <w:rFonts w:ascii="Georgia" w:eastAsia="Georgia" w:hAnsi="Georgia" w:cs="Georgia"/>
          <w:spacing w:val="29"/>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51">
        <w:r>
          <w:rPr>
            <w:rFonts w:ascii="Georgia" w:eastAsia="Georgia" w:hAnsi="Georgia" w:cs="Georgia"/>
            <w:color w:val="0000FF"/>
            <w:w w:val="102"/>
            <w:sz w:val="19"/>
            <w:szCs w:val="19"/>
          </w:rPr>
          <w:t>10.1109/42.668698</w:t>
        </w:r>
      </w:hyperlink>
    </w:p>
    <w:p w14:paraId="156A7BBF" w14:textId="77777777" w:rsidR="00E61F9D" w:rsidRDefault="005C64D6">
      <w:pPr>
        <w:spacing w:before="93" w:after="0" w:line="277" w:lineRule="auto"/>
        <w:ind w:left="133" w:right="58" w:firstLine="2"/>
        <w:jc w:val="both"/>
        <w:rPr>
          <w:rFonts w:ascii="Georgia" w:eastAsia="Georgia" w:hAnsi="Georgia" w:cs="Georgia"/>
          <w:sz w:val="19"/>
          <w:szCs w:val="19"/>
        </w:rPr>
      </w:pPr>
      <w:r>
        <w:rPr>
          <w:rFonts w:ascii="Georgia" w:eastAsia="Georgia" w:hAnsi="Georgia" w:cs="Georgia"/>
          <w:sz w:val="19"/>
          <w:szCs w:val="19"/>
        </w:rPr>
        <w:t>44.</w:t>
      </w:r>
      <w:r>
        <w:rPr>
          <w:rFonts w:ascii="Georgia" w:eastAsia="Georgia" w:hAnsi="Georgia" w:cs="Georgia"/>
          <w:spacing w:val="39"/>
          <w:sz w:val="19"/>
          <w:szCs w:val="19"/>
        </w:rPr>
        <w:t xml:space="preserve"> </w:t>
      </w:r>
      <w:proofErr w:type="spellStart"/>
      <w:r>
        <w:rPr>
          <w:rFonts w:ascii="Georgia" w:eastAsia="Georgia" w:hAnsi="Georgia" w:cs="Georgia"/>
          <w:sz w:val="19"/>
          <w:szCs w:val="19"/>
        </w:rPr>
        <w:t>Boyes</w:t>
      </w:r>
      <w:proofErr w:type="spellEnd"/>
      <w:r>
        <w:rPr>
          <w:rFonts w:ascii="Georgia" w:eastAsia="Georgia" w:hAnsi="Georgia" w:cs="Georgia"/>
          <w:sz w:val="19"/>
          <w:szCs w:val="19"/>
        </w:rPr>
        <w:t>,</w:t>
      </w:r>
      <w:r>
        <w:rPr>
          <w:rFonts w:ascii="Georgia" w:eastAsia="Georgia" w:hAnsi="Georgia" w:cs="Georgia"/>
          <w:spacing w:val="18"/>
          <w:sz w:val="19"/>
          <w:szCs w:val="19"/>
        </w:rPr>
        <w:t xml:space="preserve"> </w:t>
      </w:r>
      <w:r>
        <w:rPr>
          <w:rFonts w:ascii="Georgia" w:eastAsia="Georgia" w:hAnsi="Georgia" w:cs="Georgia"/>
          <w:sz w:val="19"/>
          <w:szCs w:val="19"/>
        </w:rPr>
        <w:t>R.</w:t>
      </w:r>
      <w:r>
        <w:rPr>
          <w:rFonts w:ascii="Georgia" w:eastAsia="Georgia" w:hAnsi="Georgia" w:cs="Georgia"/>
          <w:spacing w:val="12"/>
          <w:sz w:val="19"/>
          <w:szCs w:val="19"/>
        </w:rPr>
        <w:t xml:space="preserve"> </w:t>
      </w:r>
      <w:r>
        <w:rPr>
          <w:rFonts w:ascii="Georgia" w:eastAsia="Georgia" w:hAnsi="Georgia" w:cs="Georgia"/>
          <w:sz w:val="19"/>
          <w:szCs w:val="19"/>
        </w:rPr>
        <w:t>G.,</w:t>
      </w:r>
      <w:r>
        <w:rPr>
          <w:rFonts w:ascii="Georgia" w:eastAsia="Georgia" w:hAnsi="Georgia" w:cs="Georgia"/>
          <w:spacing w:val="12"/>
          <w:sz w:val="19"/>
          <w:szCs w:val="19"/>
        </w:rPr>
        <w:t xml:space="preserve"> </w:t>
      </w:r>
      <w:r>
        <w:rPr>
          <w:rFonts w:ascii="Georgia" w:eastAsia="Georgia" w:hAnsi="Georgia" w:cs="Georgia"/>
          <w:sz w:val="19"/>
          <w:szCs w:val="19"/>
        </w:rPr>
        <w:t>Gunter,</w:t>
      </w:r>
      <w:r>
        <w:rPr>
          <w:rFonts w:ascii="Georgia" w:eastAsia="Georgia" w:hAnsi="Georgia" w:cs="Georgia"/>
          <w:spacing w:val="20"/>
          <w:sz w:val="19"/>
          <w:szCs w:val="19"/>
        </w:rPr>
        <w:t xml:space="preserve"> </w:t>
      </w:r>
      <w:r>
        <w:rPr>
          <w:rFonts w:ascii="Georgia" w:eastAsia="Georgia" w:hAnsi="Georgia" w:cs="Georgia"/>
          <w:sz w:val="19"/>
          <w:szCs w:val="19"/>
        </w:rPr>
        <w:t>J.</w:t>
      </w:r>
      <w:r>
        <w:rPr>
          <w:rFonts w:ascii="Georgia" w:eastAsia="Georgia" w:hAnsi="Georgia" w:cs="Georgia"/>
          <w:spacing w:val="10"/>
          <w:sz w:val="19"/>
          <w:szCs w:val="19"/>
        </w:rPr>
        <w:t xml:space="preserve"> </w:t>
      </w:r>
      <w:r>
        <w:rPr>
          <w:rFonts w:ascii="Georgia" w:eastAsia="Georgia" w:hAnsi="Georgia" w:cs="Georgia"/>
          <w:sz w:val="19"/>
          <w:szCs w:val="19"/>
        </w:rPr>
        <w:t>L.,</w:t>
      </w:r>
      <w:r>
        <w:rPr>
          <w:rFonts w:ascii="Georgia" w:eastAsia="Georgia" w:hAnsi="Georgia" w:cs="Georgia"/>
          <w:spacing w:val="13"/>
          <w:sz w:val="19"/>
          <w:szCs w:val="19"/>
        </w:rPr>
        <w:t xml:space="preserve"> </w:t>
      </w:r>
      <w:r>
        <w:rPr>
          <w:rFonts w:ascii="Georgia" w:eastAsia="Georgia" w:hAnsi="Georgia" w:cs="Georgia"/>
          <w:sz w:val="19"/>
          <w:szCs w:val="19"/>
        </w:rPr>
        <w:t>Frost,</w:t>
      </w:r>
      <w:r>
        <w:rPr>
          <w:rFonts w:ascii="Georgia" w:eastAsia="Georgia" w:hAnsi="Georgia" w:cs="Georgia"/>
          <w:spacing w:val="17"/>
          <w:sz w:val="19"/>
          <w:szCs w:val="19"/>
        </w:rPr>
        <w:t xml:space="preserve"> </w:t>
      </w:r>
      <w:r>
        <w:rPr>
          <w:rFonts w:ascii="Georgia" w:eastAsia="Georgia" w:hAnsi="Georgia" w:cs="Georgia"/>
          <w:sz w:val="19"/>
          <w:szCs w:val="19"/>
        </w:rPr>
        <w:t>C.,</w:t>
      </w:r>
      <w:r>
        <w:rPr>
          <w:rFonts w:ascii="Georgia" w:eastAsia="Georgia" w:hAnsi="Georgia" w:cs="Georgia"/>
          <w:spacing w:val="11"/>
          <w:sz w:val="19"/>
          <w:szCs w:val="19"/>
        </w:rPr>
        <w:t xml:space="preserve"> </w:t>
      </w:r>
      <w:proofErr w:type="spellStart"/>
      <w:r>
        <w:rPr>
          <w:rFonts w:ascii="Georgia" w:eastAsia="Georgia" w:hAnsi="Georgia" w:cs="Georgia"/>
          <w:sz w:val="19"/>
          <w:szCs w:val="19"/>
        </w:rPr>
        <w:t>Janke</w:t>
      </w:r>
      <w:proofErr w:type="spellEnd"/>
      <w:r>
        <w:rPr>
          <w:rFonts w:ascii="Georgia" w:eastAsia="Georgia" w:hAnsi="Georgia" w:cs="Georgia"/>
          <w:sz w:val="19"/>
          <w:szCs w:val="19"/>
        </w:rPr>
        <w:t>,</w:t>
      </w:r>
      <w:r>
        <w:rPr>
          <w:rFonts w:ascii="Georgia" w:eastAsia="Georgia" w:hAnsi="Georgia" w:cs="Georgia"/>
          <w:spacing w:val="18"/>
          <w:sz w:val="19"/>
          <w:szCs w:val="19"/>
        </w:rPr>
        <w:t xml:space="preserve"> </w:t>
      </w:r>
      <w:r>
        <w:rPr>
          <w:rFonts w:ascii="Georgia" w:eastAsia="Georgia" w:hAnsi="Georgia" w:cs="Georgia"/>
          <w:sz w:val="19"/>
          <w:szCs w:val="19"/>
        </w:rPr>
        <w:t>A.</w:t>
      </w:r>
      <w:r>
        <w:rPr>
          <w:rFonts w:ascii="Georgia" w:eastAsia="Georgia" w:hAnsi="Georgia" w:cs="Georgia"/>
          <w:spacing w:val="11"/>
          <w:sz w:val="19"/>
          <w:szCs w:val="19"/>
        </w:rPr>
        <w:t xml:space="preserve"> </w:t>
      </w:r>
      <w:r>
        <w:rPr>
          <w:rFonts w:ascii="Georgia" w:eastAsia="Georgia" w:hAnsi="Georgia" w:cs="Georgia"/>
          <w:sz w:val="19"/>
          <w:szCs w:val="19"/>
        </w:rPr>
        <w:t>L.,</w:t>
      </w:r>
      <w:r>
        <w:rPr>
          <w:rFonts w:ascii="Georgia" w:eastAsia="Georgia" w:hAnsi="Georgia" w:cs="Georgia"/>
          <w:spacing w:val="13"/>
          <w:sz w:val="19"/>
          <w:szCs w:val="19"/>
        </w:rPr>
        <w:t xml:space="preserve"> </w:t>
      </w:r>
      <w:proofErr w:type="spellStart"/>
      <w:r>
        <w:rPr>
          <w:rFonts w:ascii="Georgia" w:eastAsia="Georgia" w:hAnsi="Georgia" w:cs="Georgia"/>
          <w:sz w:val="19"/>
          <w:szCs w:val="19"/>
        </w:rPr>
        <w:t>Yeatman</w:t>
      </w:r>
      <w:proofErr w:type="spellEnd"/>
      <w:r>
        <w:rPr>
          <w:rFonts w:ascii="Georgia" w:eastAsia="Georgia" w:hAnsi="Georgia" w:cs="Georgia"/>
          <w:sz w:val="19"/>
          <w:szCs w:val="19"/>
        </w:rPr>
        <w:t>,</w:t>
      </w:r>
      <w:r>
        <w:rPr>
          <w:rFonts w:ascii="Georgia" w:eastAsia="Georgia" w:hAnsi="Georgia" w:cs="Georgia"/>
          <w:spacing w:val="23"/>
          <w:sz w:val="19"/>
          <w:szCs w:val="19"/>
        </w:rPr>
        <w:t xml:space="preserve"> </w:t>
      </w:r>
      <w:r>
        <w:rPr>
          <w:rFonts w:ascii="Georgia" w:eastAsia="Georgia" w:hAnsi="Georgia" w:cs="Georgia"/>
          <w:sz w:val="19"/>
          <w:szCs w:val="19"/>
        </w:rPr>
        <w:t>T.,</w:t>
      </w:r>
      <w:r>
        <w:rPr>
          <w:rFonts w:ascii="Georgia" w:eastAsia="Georgia" w:hAnsi="Georgia" w:cs="Georgia"/>
          <w:spacing w:val="14"/>
          <w:sz w:val="19"/>
          <w:szCs w:val="19"/>
        </w:rPr>
        <w:t xml:space="preserve"> </w:t>
      </w:r>
      <w:r>
        <w:rPr>
          <w:rFonts w:ascii="Georgia" w:eastAsia="Georgia" w:hAnsi="Georgia" w:cs="Georgia"/>
          <w:sz w:val="19"/>
          <w:szCs w:val="19"/>
        </w:rPr>
        <w:t>Hill,</w:t>
      </w:r>
      <w:r>
        <w:rPr>
          <w:rFonts w:ascii="Georgia" w:eastAsia="Georgia" w:hAnsi="Georgia" w:cs="Georgia"/>
          <w:spacing w:val="14"/>
          <w:sz w:val="19"/>
          <w:szCs w:val="19"/>
        </w:rPr>
        <w:t xml:space="preserve"> </w:t>
      </w:r>
      <w:r>
        <w:rPr>
          <w:rFonts w:ascii="Georgia" w:eastAsia="Georgia" w:hAnsi="Georgia" w:cs="Georgia"/>
          <w:sz w:val="19"/>
          <w:szCs w:val="19"/>
        </w:rPr>
        <w:t>D.</w:t>
      </w:r>
      <w:r>
        <w:rPr>
          <w:rFonts w:ascii="Georgia" w:eastAsia="Georgia" w:hAnsi="Georgia" w:cs="Georgia"/>
          <w:spacing w:val="10"/>
          <w:sz w:val="19"/>
          <w:szCs w:val="19"/>
        </w:rPr>
        <w:t xml:space="preserve"> </w:t>
      </w:r>
      <w:r>
        <w:rPr>
          <w:rFonts w:ascii="Georgia" w:eastAsia="Georgia" w:hAnsi="Georgia" w:cs="Georgia"/>
          <w:sz w:val="19"/>
          <w:szCs w:val="19"/>
        </w:rPr>
        <w:t>L.</w:t>
      </w:r>
      <w:r>
        <w:rPr>
          <w:rFonts w:ascii="Georgia" w:eastAsia="Georgia" w:hAnsi="Georgia" w:cs="Georgia"/>
          <w:spacing w:val="11"/>
          <w:sz w:val="19"/>
          <w:szCs w:val="19"/>
        </w:rPr>
        <w:t xml:space="preserve"> </w:t>
      </w:r>
      <w:r>
        <w:rPr>
          <w:rFonts w:ascii="Georgia" w:eastAsia="Georgia" w:hAnsi="Georgia" w:cs="Georgia"/>
          <w:sz w:val="19"/>
          <w:szCs w:val="19"/>
        </w:rPr>
        <w:t>G.,</w:t>
      </w:r>
      <w:r>
        <w:rPr>
          <w:rFonts w:ascii="Georgia" w:eastAsia="Georgia" w:hAnsi="Georgia" w:cs="Georgia"/>
          <w:spacing w:val="12"/>
          <w:sz w:val="19"/>
          <w:szCs w:val="19"/>
        </w:rPr>
        <w:t xml:space="preserve"> </w:t>
      </w:r>
      <w:r>
        <w:rPr>
          <w:rFonts w:ascii="Georgia" w:eastAsia="Georgia" w:hAnsi="Georgia" w:cs="Georgia"/>
          <w:sz w:val="19"/>
          <w:szCs w:val="19"/>
        </w:rPr>
        <w:t>Bernstein,</w:t>
      </w:r>
      <w:r>
        <w:rPr>
          <w:rFonts w:ascii="Georgia" w:eastAsia="Georgia" w:hAnsi="Georgia" w:cs="Georgia"/>
          <w:spacing w:val="24"/>
          <w:sz w:val="19"/>
          <w:szCs w:val="19"/>
        </w:rPr>
        <w:t xml:space="preserve"> </w:t>
      </w:r>
      <w:r>
        <w:rPr>
          <w:rFonts w:ascii="Georgia" w:eastAsia="Georgia" w:hAnsi="Georgia" w:cs="Georgia"/>
          <w:sz w:val="19"/>
          <w:szCs w:val="19"/>
        </w:rPr>
        <w:t>M.</w:t>
      </w:r>
      <w:r>
        <w:rPr>
          <w:rFonts w:ascii="Georgia" w:eastAsia="Georgia" w:hAnsi="Georgia" w:cs="Georgia"/>
          <w:spacing w:val="11"/>
          <w:sz w:val="19"/>
          <w:szCs w:val="19"/>
        </w:rPr>
        <w:t xml:space="preserve"> </w:t>
      </w:r>
      <w:r>
        <w:rPr>
          <w:rFonts w:ascii="Georgia" w:eastAsia="Georgia" w:hAnsi="Georgia" w:cs="Georgia"/>
          <w:sz w:val="19"/>
          <w:szCs w:val="19"/>
        </w:rPr>
        <w:t>A.,</w:t>
      </w:r>
      <w:r>
        <w:rPr>
          <w:rFonts w:ascii="Georgia" w:eastAsia="Georgia" w:hAnsi="Georgia" w:cs="Georgia"/>
          <w:spacing w:val="14"/>
          <w:sz w:val="19"/>
          <w:szCs w:val="19"/>
        </w:rPr>
        <w:t xml:space="preserve"> </w:t>
      </w:r>
      <w:r>
        <w:rPr>
          <w:rFonts w:ascii="Georgia" w:eastAsia="Georgia" w:hAnsi="Georgia" w:cs="Georgia"/>
          <w:sz w:val="19"/>
          <w:szCs w:val="19"/>
        </w:rPr>
        <w:t>Thompson,</w:t>
      </w:r>
      <w:r>
        <w:rPr>
          <w:rFonts w:ascii="Georgia" w:eastAsia="Georgia" w:hAnsi="Georgia" w:cs="Georgia"/>
          <w:spacing w:val="26"/>
          <w:sz w:val="19"/>
          <w:szCs w:val="19"/>
        </w:rPr>
        <w:t xml:space="preserve"> </w:t>
      </w:r>
      <w:r>
        <w:rPr>
          <w:rFonts w:ascii="Georgia" w:eastAsia="Georgia" w:hAnsi="Georgia" w:cs="Georgia"/>
          <w:sz w:val="19"/>
          <w:szCs w:val="19"/>
        </w:rPr>
        <w:t>P.</w:t>
      </w:r>
      <w:r>
        <w:rPr>
          <w:rFonts w:ascii="Georgia" w:eastAsia="Georgia" w:hAnsi="Georgia" w:cs="Georgia"/>
          <w:spacing w:val="11"/>
          <w:sz w:val="19"/>
          <w:szCs w:val="19"/>
        </w:rPr>
        <w:t xml:space="preserve"> </w:t>
      </w:r>
      <w:r>
        <w:rPr>
          <w:rFonts w:ascii="Georgia" w:eastAsia="Georgia" w:hAnsi="Georgia" w:cs="Georgia"/>
          <w:sz w:val="19"/>
          <w:szCs w:val="19"/>
        </w:rPr>
        <w:t>M.,</w:t>
      </w:r>
      <w:r>
        <w:rPr>
          <w:rFonts w:ascii="Georgia" w:eastAsia="Georgia" w:hAnsi="Georgia" w:cs="Georgia"/>
          <w:spacing w:val="13"/>
          <w:sz w:val="19"/>
          <w:szCs w:val="19"/>
        </w:rPr>
        <w:t xml:space="preserve"> </w:t>
      </w:r>
      <w:r>
        <w:rPr>
          <w:rFonts w:ascii="Georgia" w:eastAsia="Georgia" w:hAnsi="Georgia" w:cs="Georgia"/>
          <w:w w:val="102"/>
          <w:sz w:val="19"/>
          <w:szCs w:val="19"/>
        </w:rPr>
        <w:t xml:space="preserve">Weiner, </w:t>
      </w:r>
      <w:r>
        <w:rPr>
          <w:rFonts w:ascii="Georgia" w:eastAsia="Georgia" w:hAnsi="Georgia" w:cs="Georgia"/>
          <w:sz w:val="19"/>
          <w:szCs w:val="19"/>
        </w:rPr>
        <w:t>M.</w:t>
      </w:r>
      <w:r>
        <w:rPr>
          <w:rFonts w:ascii="Georgia" w:eastAsia="Georgia" w:hAnsi="Georgia" w:cs="Georgia"/>
          <w:spacing w:val="21"/>
          <w:sz w:val="19"/>
          <w:szCs w:val="19"/>
        </w:rPr>
        <w:t xml:space="preserve"> </w:t>
      </w:r>
      <w:r>
        <w:rPr>
          <w:rFonts w:ascii="Georgia" w:eastAsia="Georgia" w:hAnsi="Georgia" w:cs="Georgia"/>
          <w:sz w:val="19"/>
          <w:szCs w:val="19"/>
        </w:rPr>
        <w:t>W.,</w:t>
      </w:r>
      <w:r>
        <w:rPr>
          <w:rFonts w:ascii="Georgia" w:eastAsia="Georgia" w:hAnsi="Georgia" w:cs="Georgia"/>
          <w:spacing w:val="29"/>
          <w:sz w:val="19"/>
          <w:szCs w:val="19"/>
        </w:rPr>
        <w:t xml:space="preserve"> </w:t>
      </w:r>
      <w:proofErr w:type="spellStart"/>
      <w:r>
        <w:rPr>
          <w:rFonts w:ascii="Georgia" w:eastAsia="Georgia" w:hAnsi="Georgia" w:cs="Georgia"/>
          <w:sz w:val="19"/>
          <w:szCs w:val="19"/>
        </w:rPr>
        <w:t>Schuff</w:t>
      </w:r>
      <w:proofErr w:type="spellEnd"/>
      <w:r>
        <w:rPr>
          <w:rFonts w:ascii="Georgia" w:eastAsia="Georgia" w:hAnsi="Georgia" w:cs="Georgia"/>
          <w:sz w:val="19"/>
          <w:szCs w:val="19"/>
        </w:rPr>
        <w:t>,</w:t>
      </w:r>
      <w:r>
        <w:rPr>
          <w:rFonts w:ascii="Georgia" w:eastAsia="Georgia" w:hAnsi="Georgia" w:cs="Georgia"/>
          <w:spacing w:val="32"/>
          <w:sz w:val="19"/>
          <w:szCs w:val="19"/>
        </w:rPr>
        <w:t xml:space="preserve"> </w:t>
      </w:r>
      <w:r>
        <w:rPr>
          <w:rFonts w:ascii="Georgia" w:eastAsia="Georgia" w:hAnsi="Georgia" w:cs="Georgia"/>
          <w:sz w:val="19"/>
          <w:szCs w:val="19"/>
        </w:rPr>
        <w:t>N.,</w:t>
      </w:r>
      <w:r>
        <w:rPr>
          <w:rFonts w:ascii="Georgia" w:eastAsia="Georgia" w:hAnsi="Georgia" w:cs="Georgia"/>
          <w:spacing w:val="25"/>
          <w:sz w:val="19"/>
          <w:szCs w:val="19"/>
        </w:rPr>
        <w:t xml:space="preserve"> </w:t>
      </w:r>
      <w:r>
        <w:rPr>
          <w:rFonts w:ascii="Georgia" w:eastAsia="Georgia" w:hAnsi="Georgia" w:cs="Georgia"/>
          <w:sz w:val="19"/>
          <w:szCs w:val="19"/>
        </w:rPr>
        <w:t>Alexander,</w:t>
      </w:r>
      <w:r>
        <w:rPr>
          <w:rFonts w:ascii="Georgia" w:eastAsia="Georgia" w:hAnsi="Georgia" w:cs="Georgia"/>
          <w:spacing w:val="38"/>
          <w:sz w:val="19"/>
          <w:szCs w:val="19"/>
        </w:rPr>
        <w:t xml:space="preserve"> </w:t>
      </w:r>
      <w:r>
        <w:rPr>
          <w:rFonts w:ascii="Georgia" w:eastAsia="Georgia" w:hAnsi="Georgia" w:cs="Georgia"/>
          <w:sz w:val="19"/>
          <w:szCs w:val="19"/>
        </w:rPr>
        <w:t>G.</w:t>
      </w:r>
      <w:r>
        <w:rPr>
          <w:rFonts w:ascii="Georgia" w:eastAsia="Georgia" w:hAnsi="Georgia" w:cs="Georgia"/>
          <w:spacing w:val="21"/>
          <w:sz w:val="19"/>
          <w:szCs w:val="19"/>
        </w:rPr>
        <w:t xml:space="preserve"> </w:t>
      </w:r>
      <w:r>
        <w:rPr>
          <w:rFonts w:ascii="Georgia" w:eastAsia="Georgia" w:hAnsi="Georgia" w:cs="Georgia"/>
          <w:sz w:val="19"/>
          <w:szCs w:val="19"/>
        </w:rPr>
        <w:t>E.,</w:t>
      </w:r>
      <w:r>
        <w:rPr>
          <w:rFonts w:ascii="Georgia" w:eastAsia="Georgia" w:hAnsi="Georgia" w:cs="Georgia"/>
          <w:spacing w:val="25"/>
          <w:sz w:val="19"/>
          <w:szCs w:val="19"/>
        </w:rPr>
        <w:t xml:space="preserve"> </w:t>
      </w:r>
      <w:proofErr w:type="spellStart"/>
      <w:r>
        <w:rPr>
          <w:rFonts w:ascii="Georgia" w:eastAsia="Georgia" w:hAnsi="Georgia" w:cs="Georgia"/>
          <w:sz w:val="19"/>
          <w:szCs w:val="19"/>
        </w:rPr>
        <w:t>Killiany</w:t>
      </w:r>
      <w:proofErr w:type="spellEnd"/>
      <w:r>
        <w:rPr>
          <w:rFonts w:ascii="Georgia" w:eastAsia="Georgia" w:hAnsi="Georgia" w:cs="Georgia"/>
          <w:sz w:val="19"/>
          <w:szCs w:val="19"/>
        </w:rPr>
        <w:t>,</w:t>
      </w:r>
      <w:r>
        <w:rPr>
          <w:rFonts w:ascii="Georgia" w:eastAsia="Georgia" w:hAnsi="Georgia" w:cs="Georgia"/>
          <w:spacing w:val="34"/>
          <w:sz w:val="19"/>
          <w:szCs w:val="19"/>
        </w:rPr>
        <w:t xml:space="preserve"> </w:t>
      </w:r>
      <w:r>
        <w:rPr>
          <w:rFonts w:ascii="Georgia" w:eastAsia="Georgia" w:hAnsi="Georgia" w:cs="Georgia"/>
          <w:sz w:val="19"/>
          <w:szCs w:val="19"/>
        </w:rPr>
        <w:t>R.</w:t>
      </w:r>
      <w:r>
        <w:rPr>
          <w:rFonts w:ascii="Georgia" w:eastAsia="Georgia" w:hAnsi="Georgia" w:cs="Georgia"/>
          <w:spacing w:val="23"/>
          <w:sz w:val="19"/>
          <w:szCs w:val="19"/>
        </w:rPr>
        <w:t xml:space="preserve"> </w:t>
      </w:r>
      <w:r>
        <w:rPr>
          <w:rFonts w:ascii="Georgia" w:eastAsia="Georgia" w:hAnsi="Georgia" w:cs="Georgia"/>
          <w:sz w:val="19"/>
          <w:szCs w:val="19"/>
        </w:rPr>
        <w:t>J.,</w:t>
      </w:r>
      <w:r>
        <w:rPr>
          <w:rFonts w:ascii="Georgia" w:eastAsia="Georgia" w:hAnsi="Georgia" w:cs="Georgia"/>
          <w:spacing w:val="26"/>
          <w:sz w:val="19"/>
          <w:szCs w:val="19"/>
        </w:rPr>
        <w:t xml:space="preserve"> </w:t>
      </w:r>
      <w:proofErr w:type="spellStart"/>
      <w:r>
        <w:rPr>
          <w:rFonts w:ascii="Georgia" w:eastAsia="Georgia" w:hAnsi="Georgia" w:cs="Georgia"/>
          <w:sz w:val="19"/>
          <w:szCs w:val="19"/>
        </w:rPr>
        <w:t>DeCarli</w:t>
      </w:r>
      <w:proofErr w:type="spellEnd"/>
      <w:r>
        <w:rPr>
          <w:rFonts w:ascii="Georgia" w:eastAsia="Georgia" w:hAnsi="Georgia" w:cs="Georgia"/>
          <w:sz w:val="19"/>
          <w:szCs w:val="19"/>
        </w:rPr>
        <w:t>,</w:t>
      </w:r>
      <w:r>
        <w:rPr>
          <w:rFonts w:ascii="Georgia" w:eastAsia="Georgia" w:hAnsi="Georgia" w:cs="Georgia"/>
          <w:spacing w:val="34"/>
          <w:sz w:val="19"/>
          <w:szCs w:val="19"/>
        </w:rPr>
        <w:t xml:space="preserve"> </w:t>
      </w:r>
      <w:r>
        <w:rPr>
          <w:rFonts w:ascii="Georgia" w:eastAsia="Georgia" w:hAnsi="Georgia" w:cs="Georgia"/>
          <w:sz w:val="19"/>
          <w:szCs w:val="19"/>
        </w:rPr>
        <w:t>C.,</w:t>
      </w:r>
      <w:r>
        <w:rPr>
          <w:rFonts w:ascii="Georgia" w:eastAsia="Georgia" w:hAnsi="Georgia" w:cs="Georgia"/>
          <w:spacing w:val="24"/>
          <w:sz w:val="19"/>
          <w:szCs w:val="19"/>
        </w:rPr>
        <w:t xml:space="preserve"> </w:t>
      </w:r>
      <w:r>
        <w:rPr>
          <w:rFonts w:ascii="Georgia" w:eastAsia="Georgia" w:hAnsi="Georgia" w:cs="Georgia"/>
          <w:sz w:val="19"/>
          <w:szCs w:val="19"/>
        </w:rPr>
        <w:t>Jack,</w:t>
      </w:r>
      <w:r>
        <w:rPr>
          <w:rFonts w:ascii="Georgia" w:eastAsia="Georgia" w:hAnsi="Georgia" w:cs="Georgia"/>
          <w:spacing w:val="29"/>
          <w:sz w:val="19"/>
          <w:szCs w:val="19"/>
        </w:rPr>
        <w:t xml:space="preserve"> </w:t>
      </w:r>
      <w:r>
        <w:rPr>
          <w:rFonts w:ascii="Georgia" w:eastAsia="Georgia" w:hAnsi="Georgia" w:cs="Georgia"/>
          <w:sz w:val="19"/>
          <w:szCs w:val="19"/>
        </w:rPr>
        <w:t>C.</w:t>
      </w:r>
      <w:r>
        <w:rPr>
          <w:rFonts w:ascii="Georgia" w:eastAsia="Georgia" w:hAnsi="Georgia" w:cs="Georgia"/>
          <w:spacing w:val="20"/>
          <w:sz w:val="19"/>
          <w:szCs w:val="19"/>
        </w:rPr>
        <w:t xml:space="preserve"> </w:t>
      </w:r>
      <w:r>
        <w:rPr>
          <w:rFonts w:ascii="Georgia" w:eastAsia="Georgia" w:hAnsi="Georgia" w:cs="Georgia"/>
          <w:sz w:val="19"/>
          <w:szCs w:val="19"/>
        </w:rPr>
        <w:t>R.,</w:t>
      </w:r>
      <w:r>
        <w:rPr>
          <w:rFonts w:ascii="Georgia" w:eastAsia="Georgia" w:hAnsi="Georgia" w:cs="Georgia"/>
          <w:spacing w:val="27"/>
          <w:sz w:val="19"/>
          <w:szCs w:val="19"/>
        </w:rPr>
        <w:t xml:space="preserve"> </w:t>
      </w:r>
      <w:r>
        <w:rPr>
          <w:rFonts w:ascii="Georgia" w:eastAsia="Georgia" w:hAnsi="Georgia" w:cs="Georgia"/>
          <w:sz w:val="19"/>
          <w:szCs w:val="19"/>
        </w:rPr>
        <w:t>Fox,</w:t>
      </w:r>
      <w:r>
        <w:rPr>
          <w:rFonts w:ascii="Georgia" w:eastAsia="Georgia" w:hAnsi="Georgia" w:cs="Georgia"/>
          <w:spacing w:val="27"/>
          <w:sz w:val="19"/>
          <w:szCs w:val="19"/>
        </w:rPr>
        <w:t xml:space="preserve"> </w:t>
      </w:r>
      <w:r>
        <w:rPr>
          <w:rFonts w:ascii="Georgia" w:eastAsia="Georgia" w:hAnsi="Georgia" w:cs="Georgia"/>
          <w:sz w:val="19"/>
          <w:szCs w:val="19"/>
        </w:rPr>
        <w:t>N.</w:t>
      </w:r>
      <w:r>
        <w:rPr>
          <w:rFonts w:ascii="Georgia" w:eastAsia="Georgia" w:hAnsi="Georgia" w:cs="Georgia"/>
          <w:spacing w:val="21"/>
          <w:sz w:val="19"/>
          <w:szCs w:val="19"/>
        </w:rPr>
        <w:t xml:space="preserve"> </w:t>
      </w:r>
      <w:r>
        <w:rPr>
          <w:rFonts w:ascii="Georgia" w:eastAsia="Georgia" w:hAnsi="Georgia" w:cs="Georgia"/>
          <w:sz w:val="19"/>
          <w:szCs w:val="19"/>
        </w:rPr>
        <w:t>C.,</w:t>
      </w:r>
      <w:r>
        <w:rPr>
          <w:rFonts w:ascii="Georgia" w:eastAsia="Georgia" w:hAnsi="Georgia" w:cs="Georgia"/>
          <w:spacing w:val="24"/>
          <w:sz w:val="19"/>
          <w:szCs w:val="19"/>
        </w:rPr>
        <w:t xml:space="preserve"> </w:t>
      </w:r>
      <w:r>
        <w:rPr>
          <w:rFonts w:ascii="Georgia" w:eastAsia="Georgia" w:hAnsi="Georgia" w:cs="Georgia"/>
          <w:sz w:val="19"/>
          <w:szCs w:val="19"/>
        </w:rPr>
        <w:t>and</w:t>
      </w:r>
      <w:r>
        <w:rPr>
          <w:rFonts w:ascii="Georgia" w:eastAsia="Georgia" w:hAnsi="Georgia" w:cs="Georgia"/>
          <w:spacing w:val="22"/>
          <w:sz w:val="19"/>
          <w:szCs w:val="19"/>
        </w:rPr>
        <w:t xml:space="preserve"> </w:t>
      </w:r>
      <w:r>
        <w:rPr>
          <w:rFonts w:ascii="Georgia" w:eastAsia="Georgia" w:hAnsi="Georgia" w:cs="Georgia"/>
          <w:sz w:val="19"/>
          <w:szCs w:val="19"/>
        </w:rPr>
        <w:t>ADNI</w:t>
      </w:r>
      <w:r>
        <w:rPr>
          <w:rFonts w:ascii="Georgia" w:eastAsia="Georgia" w:hAnsi="Georgia" w:cs="Georgia"/>
          <w:spacing w:val="27"/>
          <w:sz w:val="19"/>
          <w:szCs w:val="19"/>
        </w:rPr>
        <w:t xml:space="preserve"> </w:t>
      </w:r>
      <w:r>
        <w:rPr>
          <w:rFonts w:ascii="Georgia" w:eastAsia="Georgia" w:hAnsi="Georgia" w:cs="Georgia"/>
          <w:sz w:val="19"/>
          <w:szCs w:val="19"/>
        </w:rPr>
        <w:t xml:space="preserve">Study. </w:t>
      </w:r>
      <w:r>
        <w:rPr>
          <w:rFonts w:ascii="Georgia" w:eastAsia="Georgia" w:hAnsi="Georgia" w:cs="Georgia"/>
          <w:spacing w:val="27"/>
          <w:sz w:val="19"/>
          <w:szCs w:val="19"/>
        </w:rPr>
        <w:t xml:space="preserve"> </w:t>
      </w:r>
      <w:proofErr w:type="gramStart"/>
      <w:r>
        <w:rPr>
          <w:rFonts w:ascii="Georgia" w:eastAsia="Georgia" w:hAnsi="Georgia" w:cs="Georgia"/>
          <w:spacing w:val="-2"/>
          <w:sz w:val="19"/>
          <w:szCs w:val="19"/>
        </w:rPr>
        <w:t>“</w:t>
      </w:r>
      <w:r>
        <w:rPr>
          <w:rFonts w:ascii="Georgia" w:eastAsia="Georgia" w:hAnsi="Georgia" w:cs="Georgia"/>
          <w:b/>
          <w:bCs/>
          <w:sz w:val="19"/>
          <w:szCs w:val="19"/>
        </w:rPr>
        <w:t>Intensity</w:t>
      </w:r>
      <w:r>
        <w:rPr>
          <w:rFonts w:ascii="Georgia" w:eastAsia="Georgia" w:hAnsi="Georgia" w:cs="Georgia"/>
          <w:b/>
          <w:bCs/>
          <w:spacing w:val="36"/>
          <w:sz w:val="19"/>
          <w:szCs w:val="19"/>
        </w:rPr>
        <w:t xml:space="preserve"> </w:t>
      </w:r>
      <w:r>
        <w:rPr>
          <w:rFonts w:ascii="Georgia" w:eastAsia="Georgia" w:hAnsi="Georgia" w:cs="Georgia"/>
          <w:b/>
          <w:bCs/>
          <w:w w:val="102"/>
          <w:sz w:val="19"/>
          <w:szCs w:val="19"/>
        </w:rPr>
        <w:t xml:space="preserve">Non- </w:t>
      </w:r>
      <w:r>
        <w:rPr>
          <w:rFonts w:ascii="Georgia" w:eastAsia="Georgia" w:hAnsi="Georgia" w:cs="Georgia"/>
          <w:b/>
          <w:bCs/>
          <w:sz w:val="19"/>
          <w:szCs w:val="19"/>
        </w:rPr>
        <w:t>Uniformity</w:t>
      </w:r>
      <w:r>
        <w:rPr>
          <w:rFonts w:ascii="Georgia" w:eastAsia="Georgia" w:hAnsi="Georgia" w:cs="Georgia"/>
          <w:b/>
          <w:bCs/>
          <w:spacing w:val="29"/>
          <w:sz w:val="19"/>
          <w:szCs w:val="19"/>
        </w:rPr>
        <w:t xml:space="preserve"> </w:t>
      </w:r>
      <w:r>
        <w:rPr>
          <w:rFonts w:ascii="Georgia" w:eastAsia="Georgia" w:hAnsi="Georgia" w:cs="Georgia"/>
          <w:b/>
          <w:bCs/>
          <w:sz w:val="19"/>
          <w:szCs w:val="19"/>
        </w:rPr>
        <w:t>Correction</w:t>
      </w:r>
      <w:r>
        <w:rPr>
          <w:rFonts w:ascii="Georgia" w:eastAsia="Georgia" w:hAnsi="Georgia" w:cs="Georgia"/>
          <w:b/>
          <w:bCs/>
          <w:spacing w:val="29"/>
          <w:sz w:val="19"/>
          <w:szCs w:val="19"/>
        </w:rPr>
        <w:t xml:space="preserve"> </w:t>
      </w:r>
      <w:r>
        <w:rPr>
          <w:rFonts w:ascii="Georgia" w:eastAsia="Georgia" w:hAnsi="Georgia" w:cs="Georgia"/>
          <w:b/>
          <w:bCs/>
          <w:sz w:val="19"/>
          <w:szCs w:val="19"/>
        </w:rPr>
        <w:t>Using</w:t>
      </w:r>
      <w:r>
        <w:rPr>
          <w:rFonts w:ascii="Georgia" w:eastAsia="Georgia" w:hAnsi="Georgia" w:cs="Georgia"/>
          <w:b/>
          <w:bCs/>
          <w:spacing w:val="18"/>
          <w:sz w:val="19"/>
          <w:szCs w:val="19"/>
        </w:rPr>
        <w:t xml:space="preserve"> </w:t>
      </w:r>
      <w:r>
        <w:rPr>
          <w:rFonts w:ascii="Georgia" w:eastAsia="Georgia" w:hAnsi="Georgia" w:cs="Georgia"/>
          <w:b/>
          <w:bCs/>
          <w:sz w:val="19"/>
          <w:szCs w:val="19"/>
        </w:rPr>
        <w:t>N3</w:t>
      </w:r>
      <w:r>
        <w:rPr>
          <w:rFonts w:ascii="Georgia" w:eastAsia="Georgia" w:hAnsi="Georgia" w:cs="Georgia"/>
          <w:b/>
          <w:bCs/>
          <w:spacing w:val="14"/>
          <w:sz w:val="19"/>
          <w:szCs w:val="19"/>
        </w:rPr>
        <w:t xml:space="preserve"> </w:t>
      </w:r>
      <w:r>
        <w:rPr>
          <w:rFonts w:ascii="Georgia" w:eastAsia="Georgia" w:hAnsi="Georgia" w:cs="Georgia"/>
          <w:b/>
          <w:bCs/>
          <w:sz w:val="19"/>
          <w:szCs w:val="19"/>
        </w:rPr>
        <w:t>on</w:t>
      </w:r>
      <w:r>
        <w:rPr>
          <w:rFonts w:ascii="Georgia" w:eastAsia="Georgia" w:hAnsi="Georgia" w:cs="Georgia"/>
          <w:b/>
          <w:bCs/>
          <w:spacing w:val="13"/>
          <w:sz w:val="19"/>
          <w:szCs w:val="19"/>
        </w:rPr>
        <w:t xml:space="preserve"> </w:t>
      </w:r>
      <w:r>
        <w:rPr>
          <w:rFonts w:ascii="Georgia" w:eastAsia="Georgia" w:hAnsi="Georgia" w:cs="Georgia"/>
          <w:b/>
          <w:bCs/>
          <w:sz w:val="19"/>
          <w:szCs w:val="19"/>
        </w:rPr>
        <w:t>3-T</w:t>
      </w:r>
      <w:r>
        <w:rPr>
          <w:rFonts w:ascii="Georgia" w:eastAsia="Georgia" w:hAnsi="Georgia" w:cs="Georgia"/>
          <w:b/>
          <w:bCs/>
          <w:spacing w:val="13"/>
          <w:sz w:val="19"/>
          <w:szCs w:val="19"/>
        </w:rPr>
        <w:t xml:space="preserve"> </w:t>
      </w:r>
      <w:r>
        <w:rPr>
          <w:rFonts w:ascii="Georgia" w:eastAsia="Georgia" w:hAnsi="Georgia" w:cs="Georgia"/>
          <w:b/>
          <w:bCs/>
          <w:sz w:val="19"/>
          <w:szCs w:val="19"/>
        </w:rPr>
        <w:t>Scanners</w:t>
      </w:r>
      <w:r>
        <w:rPr>
          <w:rFonts w:ascii="Georgia" w:eastAsia="Georgia" w:hAnsi="Georgia" w:cs="Georgia"/>
          <w:b/>
          <w:bCs/>
          <w:spacing w:val="26"/>
          <w:sz w:val="19"/>
          <w:szCs w:val="19"/>
        </w:rPr>
        <w:t xml:space="preserve"> </w:t>
      </w:r>
      <w:r>
        <w:rPr>
          <w:rFonts w:ascii="Georgia" w:eastAsia="Georgia" w:hAnsi="Georgia" w:cs="Georgia"/>
          <w:b/>
          <w:bCs/>
          <w:sz w:val="19"/>
          <w:szCs w:val="19"/>
        </w:rPr>
        <w:t>with</w:t>
      </w:r>
      <w:r>
        <w:rPr>
          <w:rFonts w:ascii="Georgia" w:eastAsia="Georgia" w:hAnsi="Georgia" w:cs="Georgia"/>
          <w:b/>
          <w:bCs/>
          <w:spacing w:val="16"/>
          <w:sz w:val="19"/>
          <w:szCs w:val="19"/>
        </w:rPr>
        <w:t xml:space="preserve"> </w:t>
      </w:r>
      <w:r>
        <w:rPr>
          <w:rFonts w:ascii="Georgia" w:eastAsia="Georgia" w:hAnsi="Georgia" w:cs="Georgia"/>
          <w:b/>
          <w:bCs/>
          <w:sz w:val="19"/>
          <w:szCs w:val="19"/>
        </w:rPr>
        <w:t>Multichannel</w:t>
      </w:r>
      <w:r>
        <w:rPr>
          <w:rFonts w:ascii="Georgia" w:eastAsia="Georgia" w:hAnsi="Georgia" w:cs="Georgia"/>
          <w:b/>
          <w:bCs/>
          <w:spacing w:val="34"/>
          <w:sz w:val="19"/>
          <w:szCs w:val="19"/>
        </w:rPr>
        <w:t xml:space="preserve"> </w:t>
      </w:r>
      <w:r>
        <w:rPr>
          <w:rFonts w:ascii="Georgia" w:eastAsia="Georgia" w:hAnsi="Georgia" w:cs="Georgia"/>
          <w:b/>
          <w:bCs/>
          <w:sz w:val="19"/>
          <w:szCs w:val="19"/>
        </w:rPr>
        <w:t>Phased</w:t>
      </w:r>
      <w:r>
        <w:rPr>
          <w:rFonts w:ascii="Georgia" w:eastAsia="Georgia" w:hAnsi="Georgia" w:cs="Georgia"/>
          <w:b/>
          <w:bCs/>
          <w:spacing w:val="22"/>
          <w:sz w:val="19"/>
          <w:szCs w:val="19"/>
        </w:rPr>
        <w:t xml:space="preserve"> </w:t>
      </w:r>
      <w:r>
        <w:rPr>
          <w:rFonts w:ascii="Georgia" w:eastAsia="Georgia" w:hAnsi="Georgia" w:cs="Georgia"/>
          <w:b/>
          <w:bCs/>
          <w:sz w:val="19"/>
          <w:szCs w:val="19"/>
        </w:rPr>
        <w:t>Array</w:t>
      </w:r>
      <w:r>
        <w:rPr>
          <w:rFonts w:ascii="Georgia" w:eastAsia="Georgia" w:hAnsi="Georgia" w:cs="Georgia"/>
          <w:b/>
          <w:bCs/>
          <w:spacing w:val="18"/>
          <w:sz w:val="19"/>
          <w:szCs w:val="19"/>
        </w:rPr>
        <w:t xml:space="preserve"> </w:t>
      </w:r>
      <w:r>
        <w:rPr>
          <w:rFonts w:ascii="Georgia" w:eastAsia="Georgia" w:hAnsi="Georgia" w:cs="Georgia"/>
          <w:b/>
          <w:bCs/>
          <w:sz w:val="19"/>
          <w:szCs w:val="19"/>
        </w:rPr>
        <w:t>Coil</w:t>
      </w:r>
      <w:r>
        <w:rPr>
          <w:rFonts w:ascii="Georgia" w:eastAsia="Georgia" w:hAnsi="Georgia" w:cs="Georgia"/>
          <w:b/>
          <w:bCs/>
          <w:spacing w:val="-1"/>
          <w:sz w:val="19"/>
          <w:szCs w:val="19"/>
        </w:rPr>
        <w:t>s</w:t>
      </w:r>
      <w:r>
        <w:rPr>
          <w:rFonts w:ascii="Georgia" w:eastAsia="Georgia" w:hAnsi="Georgia" w:cs="Georgia"/>
          <w:sz w:val="19"/>
          <w:szCs w:val="19"/>
        </w:rPr>
        <w:t>”</w:t>
      </w:r>
      <w:r>
        <w:rPr>
          <w:rFonts w:ascii="Georgia" w:eastAsia="Georgia" w:hAnsi="Georgia" w:cs="Georgia"/>
          <w:spacing w:val="18"/>
          <w:sz w:val="19"/>
          <w:szCs w:val="19"/>
        </w:rPr>
        <w:t xml:space="preserve"> </w:t>
      </w:r>
      <w:proofErr w:type="spellStart"/>
      <w:r>
        <w:rPr>
          <w:rFonts w:ascii="Georgia" w:eastAsia="Georgia" w:hAnsi="Georgia" w:cs="Georgia"/>
          <w:i/>
          <w:sz w:val="19"/>
          <w:szCs w:val="19"/>
        </w:rPr>
        <w:t>Neuroimage</w:t>
      </w:r>
      <w:proofErr w:type="spellEnd"/>
      <w:r>
        <w:rPr>
          <w:rFonts w:ascii="Georgia" w:eastAsia="Georgia" w:hAnsi="Georgia" w:cs="Georgia"/>
          <w:i/>
          <w:spacing w:val="8"/>
          <w:sz w:val="19"/>
          <w:szCs w:val="19"/>
        </w:rPr>
        <w:t xml:space="preserve"> </w:t>
      </w:r>
      <w:r>
        <w:rPr>
          <w:rFonts w:ascii="Georgia" w:eastAsia="Georgia" w:hAnsi="Georgia" w:cs="Georgia"/>
          <w:sz w:val="19"/>
          <w:szCs w:val="19"/>
        </w:rPr>
        <w:t>39,</w:t>
      </w:r>
      <w:r>
        <w:rPr>
          <w:rFonts w:ascii="Georgia" w:eastAsia="Georgia" w:hAnsi="Georgia" w:cs="Georgia"/>
          <w:spacing w:val="17"/>
          <w:sz w:val="19"/>
          <w:szCs w:val="19"/>
        </w:rPr>
        <w:t xml:space="preserve"> </w:t>
      </w:r>
      <w:r>
        <w:rPr>
          <w:rFonts w:ascii="Georgia" w:eastAsia="Georgia" w:hAnsi="Georgia" w:cs="Georgia"/>
          <w:sz w:val="19"/>
          <w:szCs w:val="19"/>
        </w:rPr>
        <w:t>no.</w:t>
      </w:r>
      <w:r>
        <w:rPr>
          <w:rFonts w:ascii="Georgia" w:eastAsia="Georgia" w:hAnsi="Georgia" w:cs="Georgia"/>
          <w:spacing w:val="40"/>
          <w:sz w:val="19"/>
          <w:szCs w:val="19"/>
        </w:rPr>
        <w:t xml:space="preserve"> </w:t>
      </w:r>
      <w:r>
        <w:rPr>
          <w:rFonts w:ascii="Georgia" w:eastAsia="Georgia" w:hAnsi="Georgia" w:cs="Georgia"/>
          <w:w w:val="102"/>
          <w:sz w:val="19"/>
          <w:szCs w:val="19"/>
        </w:rPr>
        <w:t xml:space="preserve">4 </w:t>
      </w:r>
      <w:r>
        <w:rPr>
          <w:rFonts w:ascii="Georgia" w:eastAsia="Georgia" w:hAnsi="Georgia" w:cs="Georgia"/>
          <w:sz w:val="19"/>
          <w:szCs w:val="19"/>
        </w:rPr>
        <w:t>(2008):</w:t>
      </w:r>
      <w:r>
        <w:rPr>
          <w:rFonts w:ascii="Georgia" w:eastAsia="Georgia" w:hAnsi="Georgia" w:cs="Georgia"/>
          <w:spacing w:val="30"/>
          <w:sz w:val="19"/>
          <w:szCs w:val="19"/>
        </w:rPr>
        <w:t xml:space="preserve"> </w:t>
      </w:r>
      <w:r>
        <w:rPr>
          <w:rFonts w:ascii="Georgia" w:eastAsia="Georgia" w:hAnsi="Georgia" w:cs="Georgia"/>
          <w:sz w:val="19"/>
          <w:szCs w:val="19"/>
        </w:rPr>
        <w:t>1752–62.</w:t>
      </w:r>
      <w:proofErr w:type="gramEnd"/>
      <w:r>
        <w:rPr>
          <w:rFonts w:ascii="Georgia" w:eastAsia="Georgia" w:hAnsi="Georgia" w:cs="Georgia"/>
          <w:spacing w:val="32"/>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52">
        <w:r>
          <w:rPr>
            <w:rFonts w:ascii="Georgia" w:eastAsia="Georgia" w:hAnsi="Georgia" w:cs="Georgia"/>
            <w:color w:val="0000FF"/>
            <w:w w:val="102"/>
            <w:sz w:val="19"/>
            <w:szCs w:val="19"/>
          </w:rPr>
          <w:t>10.1016/j.neuroimage.2007.10.026</w:t>
        </w:r>
      </w:hyperlink>
    </w:p>
    <w:p w14:paraId="3119FAD2" w14:textId="77777777" w:rsidR="00E61F9D" w:rsidRDefault="005C64D6">
      <w:pPr>
        <w:spacing w:before="60" w:after="0"/>
        <w:ind w:left="116" w:right="48" w:firstLine="19"/>
        <w:jc w:val="both"/>
        <w:rPr>
          <w:rFonts w:ascii="Georgia" w:eastAsia="Georgia" w:hAnsi="Georgia" w:cs="Georgia"/>
          <w:sz w:val="19"/>
          <w:szCs w:val="19"/>
        </w:rPr>
      </w:pPr>
      <w:r>
        <w:rPr>
          <w:rFonts w:ascii="Georgia" w:eastAsia="Georgia" w:hAnsi="Georgia" w:cs="Georgia"/>
          <w:sz w:val="19"/>
          <w:szCs w:val="19"/>
        </w:rPr>
        <w:t xml:space="preserve">45.  </w:t>
      </w:r>
      <w:r>
        <w:rPr>
          <w:rFonts w:ascii="Georgia" w:eastAsia="Georgia" w:hAnsi="Georgia" w:cs="Georgia"/>
          <w:spacing w:val="24"/>
          <w:sz w:val="19"/>
          <w:szCs w:val="19"/>
        </w:rPr>
        <w:t xml:space="preserve"> </w:t>
      </w:r>
      <w:r>
        <w:rPr>
          <w:rFonts w:ascii="Georgia" w:eastAsia="Georgia" w:hAnsi="Georgia" w:cs="Georgia"/>
          <w:sz w:val="19"/>
          <w:szCs w:val="19"/>
        </w:rPr>
        <w:t>Tustison</w:t>
      </w:r>
      <w:proofErr w:type="gramStart"/>
      <w:r>
        <w:rPr>
          <w:rFonts w:ascii="Georgia" w:eastAsia="Georgia" w:hAnsi="Georgia" w:cs="Georgia"/>
          <w:sz w:val="19"/>
          <w:szCs w:val="19"/>
        </w:rPr>
        <w:t xml:space="preserve">, </w:t>
      </w:r>
      <w:r>
        <w:rPr>
          <w:rFonts w:ascii="Georgia" w:eastAsia="Georgia" w:hAnsi="Georgia" w:cs="Georgia"/>
          <w:spacing w:val="11"/>
          <w:sz w:val="19"/>
          <w:szCs w:val="19"/>
        </w:rPr>
        <w:t xml:space="preserve"> </w:t>
      </w:r>
      <w:r>
        <w:rPr>
          <w:rFonts w:ascii="Georgia" w:eastAsia="Georgia" w:hAnsi="Georgia" w:cs="Georgia"/>
          <w:sz w:val="19"/>
          <w:szCs w:val="19"/>
        </w:rPr>
        <w:t>N</w:t>
      </w:r>
      <w:proofErr w:type="gramEnd"/>
      <w:r>
        <w:rPr>
          <w:rFonts w:ascii="Georgia" w:eastAsia="Georgia" w:hAnsi="Georgia" w:cs="Georgia"/>
          <w:sz w:val="19"/>
          <w:szCs w:val="19"/>
        </w:rPr>
        <w:t>.</w:t>
      </w:r>
      <w:r>
        <w:rPr>
          <w:rFonts w:ascii="Georgia" w:eastAsia="Georgia" w:hAnsi="Georgia" w:cs="Georgia"/>
          <w:spacing w:val="37"/>
          <w:sz w:val="19"/>
          <w:szCs w:val="19"/>
        </w:rPr>
        <w:t xml:space="preserve"> </w:t>
      </w:r>
      <w:r>
        <w:rPr>
          <w:rFonts w:ascii="Georgia" w:eastAsia="Georgia" w:hAnsi="Georgia" w:cs="Georgia"/>
          <w:sz w:val="19"/>
          <w:szCs w:val="19"/>
        </w:rPr>
        <w:t xml:space="preserve">J., </w:t>
      </w:r>
      <w:r>
        <w:rPr>
          <w:rFonts w:ascii="Georgia" w:eastAsia="Georgia" w:hAnsi="Georgia" w:cs="Georgia"/>
          <w:spacing w:val="1"/>
          <w:sz w:val="19"/>
          <w:szCs w:val="19"/>
        </w:rPr>
        <w:t xml:space="preserve"> </w:t>
      </w:r>
      <w:proofErr w:type="spellStart"/>
      <w:r>
        <w:rPr>
          <w:rFonts w:ascii="Georgia" w:eastAsia="Georgia" w:hAnsi="Georgia" w:cs="Georgia"/>
          <w:sz w:val="19"/>
          <w:szCs w:val="19"/>
        </w:rPr>
        <w:t>Awate</w:t>
      </w:r>
      <w:proofErr w:type="spellEnd"/>
      <w:r>
        <w:rPr>
          <w:rFonts w:ascii="Georgia" w:eastAsia="Georgia" w:hAnsi="Georgia" w:cs="Georgia"/>
          <w:sz w:val="19"/>
          <w:szCs w:val="19"/>
        </w:rPr>
        <w:t xml:space="preserve">, </w:t>
      </w:r>
      <w:r>
        <w:rPr>
          <w:rFonts w:ascii="Georgia" w:eastAsia="Georgia" w:hAnsi="Georgia" w:cs="Georgia"/>
          <w:spacing w:val="6"/>
          <w:sz w:val="19"/>
          <w:szCs w:val="19"/>
        </w:rPr>
        <w:t xml:space="preserve"> </w:t>
      </w:r>
      <w:r>
        <w:rPr>
          <w:rFonts w:ascii="Georgia" w:eastAsia="Georgia" w:hAnsi="Georgia" w:cs="Georgia"/>
          <w:sz w:val="19"/>
          <w:szCs w:val="19"/>
        </w:rPr>
        <w:t>S.</w:t>
      </w:r>
      <w:r>
        <w:rPr>
          <w:rFonts w:ascii="Georgia" w:eastAsia="Georgia" w:hAnsi="Georgia" w:cs="Georgia"/>
          <w:spacing w:val="36"/>
          <w:sz w:val="19"/>
          <w:szCs w:val="19"/>
        </w:rPr>
        <w:t xml:space="preserve"> </w:t>
      </w:r>
      <w:r>
        <w:rPr>
          <w:rFonts w:ascii="Georgia" w:eastAsia="Georgia" w:hAnsi="Georgia" w:cs="Georgia"/>
          <w:sz w:val="19"/>
          <w:szCs w:val="19"/>
        </w:rPr>
        <w:t xml:space="preserve">P., </w:t>
      </w:r>
      <w:r>
        <w:rPr>
          <w:rFonts w:ascii="Georgia" w:eastAsia="Georgia" w:hAnsi="Georgia" w:cs="Georgia"/>
          <w:spacing w:val="2"/>
          <w:sz w:val="19"/>
          <w:szCs w:val="19"/>
        </w:rPr>
        <w:t xml:space="preserve"> </w:t>
      </w:r>
      <w:proofErr w:type="spellStart"/>
      <w:r>
        <w:rPr>
          <w:rFonts w:ascii="Georgia" w:eastAsia="Georgia" w:hAnsi="Georgia" w:cs="Georgia"/>
          <w:sz w:val="19"/>
          <w:szCs w:val="19"/>
        </w:rPr>
        <w:t>Cai</w:t>
      </w:r>
      <w:proofErr w:type="spellEnd"/>
      <w:r>
        <w:rPr>
          <w:rFonts w:ascii="Georgia" w:eastAsia="Georgia" w:hAnsi="Georgia" w:cs="Georgia"/>
          <w:sz w:val="19"/>
          <w:szCs w:val="19"/>
        </w:rPr>
        <w:t xml:space="preserve">, </w:t>
      </w:r>
      <w:r>
        <w:rPr>
          <w:rFonts w:ascii="Georgia" w:eastAsia="Georgia" w:hAnsi="Georgia" w:cs="Georgia"/>
          <w:spacing w:val="1"/>
          <w:sz w:val="19"/>
          <w:szCs w:val="19"/>
        </w:rPr>
        <w:t xml:space="preserve"> </w:t>
      </w:r>
      <w:r>
        <w:rPr>
          <w:rFonts w:ascii="Georgia" w:eastAsia="Georgia" w:hAnsi="Georgia" w:cs="Georgia"/>
          <w:sz w:val="19"/>
          <w:szCs w:val="19"/>
        </w:rPr>
        <w:t xml:space="preserve">J., </w:t>
      </w:r>
      <w:r>
        <w:rPr>
          <w:rFonts w:ascii="Georgia" w:eastAsia="Georgia" w:hAnsi="Georgia" w:cs="Georgia"/>
          <w:spacing w:val="1"/>
          <w:sz w:val="19"/>
          <w:szCs w:val="19"/>
        </w:rPr>
        <w:t xml:space="preserve"> </w:t>
      </w:r>
      <w:proofErr w:type="spellStart"/>
      <w:r>
        <w:rPr>
          <w:rFonts w:ascii="Georgia" w:eastAsia="Georgia" w:hAnsi="Georgia" w:cs="Georgia"/>
          <w:sz w:val="19"/>
          <w:szCs w:val="19"/>
        </w:rPr>
        <w:t>Altes</w:t>
      </w:r>
      <w:proofErr w:type="spellEnd"/>
      <w:r>
        <w:rPr>
          <w:rFonts w:ascii="Georgia" w:eastAsia="Georgia" w:hAnsi="Georgia" w:cs="Georgia"/>
          <w:sz w:val="19"/>
          <w:szCs w:val="19"/>
        </w:rPr>
        <w:t xml:space="preserve">, </w:t>
      </w:r>
      <w:r>
        <w:rPr>
          <w:rFonts w:ascii="Georgia" w:eastAsia="Georgia" w:hAnsi="Georgia" w:cs="Georgia"/>
          <w:spacing w:val="4"/>
          <w:sz w:val="19"/>
          <w:szCs w:val="19"/>
        </w:rPr>
        <w:t xml:space="preserve"> </w:t>
      </w:r>
      <w:r>
        <w:rPr>
          <w:rFonts w:ascii="Georgia" w:eastAsia="Georgia" w:hAnsi="Georgia" w:cs="Georgia"/>
          <w:sz w:val="19"/>
          <w:szCs w:val="19"/>
        </w:rPr>
        <w:t>T.</w:t>
      </w:r>
      <w:r>
        <w:rPr>
          <w:rFonts w:ascii="Georgia" w:eastAsia="Georgia" w:hAnsi="Georgia" w:cs="Georgia"/>
          <w:spacing w:val="38"/>
          <w:sz w:val="19"/>
          <w:szCs w:val="19"/>
        </w:rPr>
        <w:t xml:space="preserve"> </w:t>
      </w:r>
      <w:r>
        <w:rPr>
          <w:rFonts w:ascii="Georgia" w:eastAsia="Georgia" w:hAnsi="Georgia" w:cs="Georgia"/>
          <w:sz w:val="19"/>
          <w:szCs w:val="19"/>
        </w:rPr>
        <w:t xml:space="preserve">A., </w:t>
      </w:r>
      <w:r>
        <w:rPr>
          <w:rFonts w:ascii="Georgia" w:eastAsia="Georgia" w:hAnsi="Georgia" w:cs="Georgia"/>
          <w:spacing w:val="2"/>
          <w:sz w:val="19"/>
          <w:szCs w:val="19"/>
        </w:rPr>
        <w:t xml:space="preserve"> </w:t>
      </w:r>
      <w:r>
        <w:rPr>
          <w:rFonts w:ascii="Georgia" w:eastAsia="Georgia" w:hAnsi="Georgia" w:cs="Georgia"/>
          <w:sz w:val="19"/>
          <w:szCs w:val="19"/>
        </w:rPr>
        <w:t xml:space="preserve">Miller, </w:t>
      </w:r>
      <w:r>
        <w:rPr>
          <w:rFonts w:ascii="Georgia" w:eastAsia="Georgia" w:hAnsi="Georgia" w:cs="Georgia"/>
          <w:spacing w:val="6"/>
          <w:sz w:val="19"/>
          <w:szCs w:val="19"/>
        </w:rPr>
        <w:t xml:space="preserve"> </w:t>
      </w:r>
      <w:r>
        <w:rPr>
          <w:rFonts w:ascii="Georgia" w:eastAsia="Georgia" w:hAnsi="Georgia" w:cs="Georgia"/>
          <w:sz w:val="19"/>
          <w:szCs w:val="19"/>
        </w:rPr>
        <w:t>G.</w:t>
      </w:r>
      <w:r>
        <w:rPr>
          <w:rFonts w:ascii="Georgia" w:eastAsia="Georgia" w:hAnsi="Georgia" w:cs="Georgia"/>
          <w:spacing w:val="37"/>
          <w:sz w:val="19"/>
          <w:szCs w:val="19"/>
        </w:rPr>
        <w:t xml:space="preserve"> </w:t>
      </w:r>
      <w:r>
        <w:rPr>
          <w:rFonts w:ascii="Georgia" w:eastAsia="Georgia" w:hAnsi="Georgia" w:cs="Georgia"/>
          <w:sz w:val="19"/>
          <w:szCs w:val="19"/>
        </w:rPr>
        <w:t xml:space="preserve">W., </w:t>
      </w:r>
      <w:r>
        <w:rPr>
          <w:rFonts w:ascii="Georgia" w:eastAsia="Georgia" w:hAnsi="Georgia" w:cs="Georgia"/>
          <w:spacing w:val="4"/>
          <w:sz w:val="19"/>
          <w:szCs w:val="19"/>
        </w:rPr>
        <w:t xml:space="preserve"> </w:t>
      </w:r>
      <w:r>
        <w:rPr>
          <w:rFonts w:ascii="Georgia" w:eastAsia="Georgia" w:hAnsi="Georgia" w:cs="Georgia"/>
          <w:sz w:val="19"/>
          <w:szCs w:val="19"/>
        </w:rPr>
        <w:t xml:space="preserve">Lange, </w:t>
      </w:r>
      <w:r>
        <w:rPr>
          <w:rFonts w:ascii="Georgia" w:eastAsia="Georgia" w:hAnsi="Georgia" w:cs="Georgia"/>
          <w:spacing w:val="6"/>
          <w:sz w:val="19"/>
          <w:szCs w:val="19"/>
        </w:rPr>
        <w:t xml:space="preserve"> </w:t>
      </w:r>
      <w:r>
        <w:rPr>
          <w:rFonts w:ascii="Georgia" w:eastAsia="Georgia" w:hAnsi="Georgia" w:cs="Georgia"/>
          <w:sz w:val="19"/>
          <w:szCs w:val="19"/>
        </w:rPr>
        <w:t>E.</w:t>
      </w:r>
      <w:r>
        <w:rPr>
          <w:rFonts w:ascii="Georgia" w:eastAsia="Georgia" w:hAnsi="Georgia" w:cs="Georgia"/>
          <w:spacing w:val="36"/>
          <w:sz w:val="19"/>
          <w:szCs w:val="19"/>
        </w:rPr>
        <w:t xml:space="preserve"> </w:t>
      </w:r>
      <w:r>
        <w:rPr>
          <w:rFonts w:ascii="Georgia" w:eastAsia="Georgia" w:hAnsi="Georgia" w:cs="Georgia"/>
          <w:sz w:val="19"/>
          <w:szCs w:val="19"/>
        </w:rPr>
        <w:t>E.</w:t>
      </w:r>
      <w:r>
        <w:rPr>
          <w:rFonts w:ascii="Georgia" w:eastAsia="Georgia" w:hAnsi="Georgia" w:cs="Georgia"/>
          <w:spacing w:val="36"/>
          <w:sz w:val="19"/>
          <w:szCs w:val="19"/>
        </w:rPr>
        <w:t xml:space="preserve"> </w:t>
      </w:r>
      <w:r>
        <w:rPr>
          <w:rFonts w:ascii="Georgia" w:eastAsia="Georgia" w:hAnsi="Georgia" w:cs="Georgia"/>
          <w:sz w:val="19"/>
          <w:szCs w:val="19"/>
        </w:rPr>
        <w:t xml:space="preserve">de,  </w:t>
      </w:r>
      <w:proofErr w:type="spellStart"/>
      <w:r>
        <w:rPr>
          <w:rFonts w:ascii="Georgia" w:eastAsia="Georgia" w:hAnsi="Georgia" w:cs="Georgia"/>
          <w:sz w:val="19"/>
          <w:szCs w:val="19"/>
        </w:rPr>
        <w:t>Mugler</w:t>
      </w:r>
      <w:proofErr w:type="spellEnd"/>
      <w:r>
        <w:rPr>
          <w:rFonts w:ascii="Georgia" w:eastAsia="Georgia" w:hAnsi="Georgia" w:cs="Georgia"/>
          <w:sz w:val="19"/>
          <w:szCs w:val="19"/>
        </w:rPr>
        <w:t xml:space="preserve">, </w:t>
      </w:r>
      <w:r>
        <w:rPr>
          <w:rFonts w:ascii="Georgia" w:eastAsia="Georgia" w:hAnsi="Georgia" w:cs="Georgia"/>
          <w:spacing w:val="8"/>
          <w:sz w:val="19"/>
          <w:szCs w:val="19"/>
        </w:rPr>
        <w:t xml:space="preserve"> </w:t>
      </w:r>
      <w:r>
        <w:rPr>
          <w:rFonts w:ascii="Georgia" w:eastAsia="Georgia" w:hAnsi="Georgia" w:cs="Georgia"/>
          <w:sz w:val="19"/>
          <w:szCs w:val="19"/>
        </w:rPr>
        <w:t>J.</w:t>
      </w:r>
      <w:r>
        <w:rPr>
          <w:rFonts w:ascii="Georgia" w:eastAsia="Georgia" w:hAnsi="Georgia" w:cs="Georgia"/>
          <w:spacing w:val="37"/>
          <w:sz w:val="19"/>
          <w:szCs w:val="19"/>
        </w:rPr>
        <w:t xml:space="preserve"> </w:t>
      </w:r>
      <w:r>
        <w:rPr>
          <w:rFonts w:ascii="Georgia" w:eastAsia="Georgia" w:hAnsi="Georgia" w:cs="Georgia"/>
          <w:sz w:val="19"/>
          <w:szCs w:val="19"/>
        </w:rPr>
        <w:t xml:space="preserve">P., </w:t>
      </w:r>
      <w:r>
        <w:rPr>
          <w:rFonts w:ascii="Georgia" w:eastAsia="Georgia" w:hAnsi="Georgia" w:cs="Georgia"/>
          <w:spacing w:val="2"/>
          <w:sz w:val="19"/>
          <w:szCs w:val="19"/>
        </w:rPr>
        <w:t xml:space="preserve"> </w:t>
      </w:r>
      <w:r>
        <w:rPr>
          <w:rFonts w:ascii="Georgia" w:eastAsia="Georgia" w:hAnsi="Georgia" w:cs="Georgia"/>
          <w:sz w:val="19"/>
          <w:szCs w:val="19"/>
        </w:rPr>
        <w:t xml:space="preserve">3rd, </w:t>
      </w:r>
      <w:r>
        <w:rPr>
          <w:rFonts w:ascii="Georgia" w:eastAsia="Georgia" w:hAnsi="Georgia" w:cs="Georgia"/>
          <w:spacing w:val="2"/>
          <w:sz w:val="19"/>
          <w:szCs w:val="19"/>
        </w:rPr>
        <w:t xml:space="preserve"> </w:t>
      </w:r>
      <w:r>
        <w:rPr>
          <w:rFonts w:ascii="Georgia" w:eastAsia="Georgia" w:hAnsi="Georgia" w:cs="Georgia"/>
          <w:sz w:val="19"/>
          <w:szCs w:val="19"/>
        </w:rPr>
        <w:t>and</w:t>
      </w:r>
      <w:r>
        <w:rPr>
          <w:rFonts w:ascii="Georgia" w:eastAsia="Georgia" w:hAnsi="Georgia" w:cs="Georgia"/>
          <w:spacing w:val="39"/>
          <w:sz w:val="19"/>
          <w:szCs w:val="19"/>
        </w:rPr>
        <w:t xml:space="preserve"> </w:t>
      </w:r>
      <w:r>
        <w:rPr>
          <w:rFonts w:ascii="Georgia" w:eastAsia="Georgia" w:hAnsi="Georgia" w:cs="Georgia"/>
          <w:sz w:val="19"/>
          <w:szCs w:val="19"/>
        </w:rPr>
        <w:t xml:space="preserve">Gee, </w:t>
      </w:r>
      <w:r>
        <w:rPr>
          <w:rFonts w:ascii="Georgia" w:eastAsia="Georgia" w:hAnsi="Georgia" w:cs="Georgia"/>
          <w:spacing w:val="2"/>
          <w:sz w:val="19"/>
          <w:szCs w:val="19"/>
        </w:rPr>
        <w:t xml:space="preserve"> </w:t>
      </w:r>
      <w:r>
        <w:rPr>
          <w:rFonts w:ascii="Georgia" w:eastAsia="Georgia" w:hAnsi="Georgia" w:cs="Georgia"/>
          <w:sz w:val="19"/>
          <w:szCs w:val="19"/>
        </w:rPr>
        <w:t>J.</w:t>
      </w:r>
      <w:r>
        <w:rPr>
          <w:rFonts w:ascii="Georgia" w:eastAsia="Georgia" w:hAnsi="Georgia" w:cs="Georgia"/>
          <w:spacing w:val="37"/>
          <w:sz w:val="19"/>
          <w:szCs w:val="19"/>
        </w:rPr>
        <w:t xml:space="preserve"> </w:t>
      </w:r>
      <w:r>
        <w:rPr>
          <w:rFonts w:ascii="Georgia" w:eastAsia="Georgia" w:hAnsi="Georgia" w:cs="Georgia"/>
          <w:w w:val="102"/>
          <w:sz w:val="19"/>
          <w:szCs w:val="19"/>
        </w:rPr>
        <w:t xml:space="preserve">C. </w:t>
      </w:r>
      <w:r>
        <w:rPr>
          <w:rFonts w:ascii="Georgia" w:eastAsia="Georgia" w:hAnsi="Georgia" w:cs="Georgia"/>
          <w:sz w:val="19"/>
          <w:szCs w:val="19"/>
        </w:rPr>
        <w:t>“</w:t>
      </w:r>
      <w:r>
        <w:rPr>
          <w:rFonts w:ascii="Georgia" w:eastAsia="Georgia" w:hAnsi="Georgia" w:cs="Georgia"/>
          <w:b/>
          <w:bCs/>
          <w:sz w:val="19"/>
          <w:szCs w:val="19"/>
        </w:rPr>
        <w:t xml:space="preserve">Pulmonary </w:t>
      </w:r>
      <w:r>
        <w:rPr>
          <w:rFonts w:ascii="Georgia" w:eastAsia="Georgia" w:hAnsi="Georgia" w:cs="Georgia"/>
          <w:b/>
          <w:bCs/>
          <w:spacing w:val="6"/>
          <w:sz w:val="19"/>
          <w:szCs w:val="19"/>
        </w:rPr>
        <w:t xml:space="preserve"> </w:t>
      </w:r>
      <w:r>
        <w:rPr>
          <w:rFonts w:ascii="Georgia" w:eastAsia="Georgia" w:hAnsi="Georgia" w:cs="Georgia"/>
          <w:b/>
          <w:bCs/>
          <w:sz w:val="19"/>
          <w:szCs w:val="19"/>
        </w:rPr>
        <w:t xml:space="preserve">Kinematics </w:t>
      </w:r>
      <w:r>
        <w:rPr>
          <w:rFonts w:ascii="Georgia" w:eastAsia="Georgia" w:hAnsi="Georgia" w:cs="Georgia"/>
          <w:b/>
          <w:bCs/>
          <w:spacing w:val="5"/>
          <w:sz w:val="19"/>
          <w:szCs w:val="19"/>
        </w:rPr>
        <w:t xml:space="preserve"> </w:t>
      </w:r>
      <w:r>
        <w:rPr>
          <w:rFonts w:ascii="Georgia" w:eastAsia="Georgia" w:hAnsi="Georgia" w:cs="Georgia"/>
          <w:b/>
          <w:bCs/>
          <w:sz w:val="19"/>
          <w:szCs w:val="19"/>
        </w:rPr>
        <w:t>from</w:t>
      </w:r>
      <w:r>
        <w:rPr>
          <w:rFonts w:ascii="Georgia" w:eastAsia="Georgia" w:hAnsi="Georgia" w:cs="Georgia"/>
          <w:b/>
          <w:bCs/>
          <w:spacing w:val="41"/>
          <w:sz w:val="19"/>
          <w:szCs w:val="19"/>
        </w:rPr>
        <w:t xml:space="preserve"> </w:t>
      </w:r>
      <w:r>
        <w:rPr>
          <w:rFonts w:ascii="Georgia" w:eastAsia="Georgia" w:hAnsi="Georgia" w:cs="Georgia"/>
          <w:b/>
          <w:bCs/>
          <w:sz w:val="19"/>
          <w:szCs w:val="19"/>
        </w:rPr>
        <w:t>Tagged</w:t>
      </w:r>
      <w:r>
        <w:rPr>
          <w:rFonts w:ascii="Georgia" w:eastAsia="Georgia" w:hAnsi="Georgia" w:cs="Georgia"/>
          <w:b/>
          <w:bCs/>
          <w:spacing w:val="44"/>
          <w:sz w:val="19"/>
          <w:szCs w:val="19"/>
        </w:rPr>
        <w:t xml:space="preserve"> </w:t>
      </w:r>
      <w:r>
        <w:rPr>
          <w:rFonts w:ascii="Georgia" w:eastAsia="Georgia" w:hAnsi="Georgia" w:cs="Georgia"/>
          <w:b/>
          <w:bCs/>
          <w:sz w:val="19"/>
          <w:szCs w:val="19"/>
        </w:rPr>
        <w:t xml:space="preserve">Hyperpolarized </w:t>
      </w:r>
      <w:r>
        <w:rPr>
          <w:rFonts w:ascii="Georgia" w:eastAsia="Georgia" w:hAnsi="Georgia" w:cs="Georgia"/>
          <w:b/>
          <w:bCs/>
          <w:spacing w:val="14"/>
          <w:sz w:val="19"/>
          <w:szCs w:val="19"/>
        </w:rPr>
        <w:t xml:space="preserve"> </w:t>
      </w:r>
      <w:r>
        <w:rPr>
          <w:rFonts w:ascii="Georgia" w:eastAsia="Georgia" w:hAnsi="Georgia" w:cs="Georgia"/>
          <w:b/>
          <w:bCs/>
          <w:sz w:val="19"/>
          <w:szCs w:val="19"/>
        </w:rPr>
        <w:t xml:space="preserve">Helium-3 </w:t>
      </w:r>
      <w:r>
        <w:rPr>
          <w:rFonts w:ascii="Georgia" w:eastAsia="Georgia" w:hAnsi="Georgia" w:cs="Georgia"/>
          <w:b/>
          <w:bCs/>
          <w:spacing w:val="2"/>
          <w:sz w:val="19"/>
          <w:szCs w:val="19"/>
        </w:rPr>
        <w:t xml:space="preserve"> </w:t>
      </w:r>
      <w:r>
        <w:rPr>
          <w:rFonts w:ascii="Georgia" w:eastAsia="Georgia" w:hAnsi="Georgia" w:cs="Georgia"/>
          <w:b/>
          <w:bCs/>
          <w:sz w:val="19"/>
          <w:szCs w:val="19"/>
        </w:rPr>
        <w:t>MR</w:t>
      </w:r>
      <w:r>
        <w:rPr>
          <w:rFonts w:ascii="Georgia" w:eastAsia="Georgia" w:hAnsi="Georgia" w:cs="Georgia"/>
          <w:b/>
          <w:bCs/>
          <w:spacing w:val="-1"/>
          <w:sz w:val="19"/>
          <w:szCs w:val="19"/>
        </w:rPr>
        <w:t>I</w:t>
      </w:r>
      <w:r>
        <w:rPr>
          <w:rFonts w:ascii="Georgia" w:eastAsia="Georgia" w:hAnsi="Georgia" w:cs="Georgia"/>
          <w:sz w:val="19"/>
          <w:szCs w:val="19"/>
        </w:rPr>
        <w:t>”</w:t>
      </w:r>
      <w:r>
        <w:rPr>
          <w:rFonts w:ascii="Georgia" w:eastAsia="Georgia" w:hAnsi="Georgia" w:cs="Georgia"/>
          <w:spacing w:val="40"/>
          <w:sz w:val="19"/>
          <w:szCs w:val="19"/>
        </w:rPr>
        <w:t xml:space="preserve"> </w:t>
      </w:r>
      <w:r>
        <w:rPr>
          <w:rFonts w:ascii="Georgia" w:eastAsia="Georgia" w:hAnsi="Georgia" w:cs="Georgia"/>
          <w:i/>
          <w:sz w:val="19"/>
          <w:szCs w:val="19"/>
        </w:rPr>
        <w:t>J</w:t>
      </w:r>
      <w:r>
        <w:rPr>
          <w:rFonts w:ascii="Georgia" w:eastAsia="Georgia" w:hAnsi="Georgia" w:cs="Georgia"/>
          <w:i/>
          <w:spacing w:val="28"/>
          <w:sz w:val="19"/>
          <w:szCs w:val="19"/>
        </w:rPr>
        <w:t xml:space="preserve"> </w:t>
      </w:r>
      <w:proofErr w:type="spellStart"/>
      <w:r>
        <w:rPr>
          <w:rFonts w:ascii="Georgia" w:eastAsia="Georgia" w:hAnsi="Georgia" w:cs="Georgia"/>
          <w:i/>
          <w:sz w:val="19"/>
          <w:szCs w:val="19"/>
        </w:rPr>
        <w:t>Magn</w:t>
      </w:r>
      <w:proofErr w:type="spellEnd"/>
      <w:r>
        <w:rPr>
          <w:rFonts w:ascii="Georgia" w:eastAsia="Georgia" w:hAnsi="Georgia" w:cs="Georgia"/>
          <w:i/>
          <w:spacing w:val="28"/>
          <w:sz w:val="19"/>
          <w:szCs w:val="19"/>
        </w:rPr>
        <w:t xml:space="preserve"> </w:t>
      </w:r>
      <w:proofErr w:type="spellStart"/>
      <w:r>
        <w:rPr>
          <w:rFonts w:ascii="Georgia" w:eastAsia="Georgia" w:hAnsi="Georgia" w:cs="Georgia"/>
          <w:i/>
          <w:sz w:val="19"/>
          <w:szCs w:val="19"/>
        </w:rPr>
        <w:t>Reson</w:t>
      </w:r>
      <w:proofErr w:type="spellEnd"/>
      <w:r>
        <w:rPr>
          <w:rFonts w:ascii="Georgia" w:eastAsia="Georgia" w:hAnsi="Georgia" w:cs="Georgia"/>
          <w:i/>
          <w:spacing w:val="28"/>
          <w:sz w:val="19"/>
          <w:szCs w:val="19"/>
        </w:rPr>
        <w:t xml:space="preserve"> </w:t>
      </w:r>
      <w:r>
        <w:rPr>
          <w:rFonts w:ascii="Georgia" w:eastAsia="Georgia" w:hAnsi="Georgia" w:cs="Georgia"/>
          <w:i/>
          <w:sz w:val="19"/>
          <w:szCs w:val="19"/>
        </w:rPr>
        <w:t>Imaging</w:t>
      </w:r>
      <w:r>
        <w:rPr>
          <w:rFonts w:ascii="Georgia" w:eastAsia="Georgia" w:hAnsi="Georgia" w:cs="Georgia"/>
          <w:i/>
          <w:spacing w:val="30"/>
          <w:sz w:val="19"/>
          <w:szCs w:val="19"/>
        </w:rPr>
        <w:t xml:space="preserve"> </w:t>
      </w:r>
      <w:r>
        <w:rPr>
          <w:rFonts w:ascii="Georgia" w:eastAsia="Georgia" w:hAnsi="Georgia" w:cs="Georgia"/>
          <w:sz w:val="19"/>
          <w:szCs w:val="19"/>
        </w:rPr>
        <w:t>31,</w:t>
      </w:r>
      <w:r>
        <w:rPr>
          <w:rFonts w:ascii="Georgia" w:eastAsia="Georgia" w:hAnsi="Georgia" w:cs="Georgia"/>
          <w:spacing w:val="44"/>
          <w:sz w:val="19"/>
          <w:szCs w:val="19"/>
        </w:rPr>
        <w:t xml:space="preserve"> </w:t>
      </w:r>
      <w:r>
        <w:rPr>
          <w:rFonts w:ascii="Georgia" w:eastAsia="Georgia" w:hAnsi="Georgia" w:cs="Georgia"/>
          <w:sz w:val="19"/>
          <w:szCs w:val="19"/>
        </w:rPr>
        <w:t xml:space="preserve">no.  </w:t>
      </w:r>
      <w:r>
        <w:rPr>
          <w:rFonts w:ascii="Georgia" w:eastAsia="Georgia" w:hAnsi="Georgia" w:cs="Georgia"/>
          <w:spacing w:val="15"/>
          <w:sz w:val="19"/>
          <w:szCs w:val="19"/>
        </w:rPr>
        <w:t xml:space="preserve"> </w:t>
      </w:r>
      <w:r>
        <w:rPr>
          <w:rFonts w:ascii="Georgia" w:eastAsia="Georgia" w:hAnsi="Georgia" w:cs="Georgia"/>
          <w:sz w:val="19"/>
          <w:szCs w:val="19"/>
        </w:rPr>
        <w:t>5</w:t>
      </w:r>
      <w:r>
        <w:rPr>
          <w:rFonts w:ascii="Georgia" w:eastAsia="Georgia" w:hAnsi="Georgia" w:cs="Georgia"/>
          <w:spacing w:val="32"/>
          <w:sz w:val="19"/>
          <w:szCs w:val="19"/>
        </w:rPr>
        <w:t xml:space="preserve"> </w:t>
      </w:r>
      <w:r>
        <w:rPr>
          <w:rFonts w:ascii="Georgia" w:eastAsia="Georgia" w:hAnsi="Georgia" w:cs="Georgia"/>
          <w:w w:val="102"/>
          <w:sz w:val="19"/>
          <w:szCs w:val="19"/>
        </w:rPr>
        <w:t>(2010):</w:t>
      </w:r>
    </w:p>
    <w:p w14:paraId="4CB8191D" w14:textId="77777777" w:rsidR="00E61F9D" w:rsidRDefault="005C64D6">
      <w:pPr>
        <w:spacing w:after="0" w:line="240" w:lineRule="auto"/>
        <w:ind w:left="136" w:right="8004"/>
        <w:jc w:val="both"/>
        <w:rPr>
          <w:rFonts w:ascii="Georgia" w:eastAsia="Georgia" w:hAnsi="Georgia" w:cs="Georgia"/>
          <w:sz w:val="19"/>
          <w:szCs w:val="19"/>
        </w:rPr>
      </w:pPr>
      <w:r>
        <w:rPr>
          <w:rFonts w:ascii="Georgia" w:eastAsia="Georgia" w:hAnsi="Georgia" w:cs="Georgia"/>
          <w:sz w:val="19"/>
          <w:szCs w:val="19"/>
        </w:rPr>
        <w:t>1236–41.</w:t>
      </w:r>
      <w:r>
        <w:rPr>
          <w:rFonts w:ascii="Georgia" w:eastAsia="Georgia" w:hAnsi="Georgia" w:cs="Georgia"/>
          <w:spacing w:val="32"/>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53">
        <w:r>
          <w:rPr>
            <w:rFonts w:ascii="Georgia" w:eastAsia="Georgia" w:hAnsi="Georgia" w:cs="Georgia"/>
            <w:color w:val="0000FF"/>
            <w:w w:val="103"/>
            <w:sz w:val="19"/>
            <w:szCs w:val="19"/>
          </w:rPr>
          <w:t>10.1002/jmri.22137</w:t>
        </w:r>
      </w:hyperlink>
    </w:p>
    <w:p w14:paraId="4DA84AAC" w14:textId="77777777" w:rsidR="00E61F9D" w:rsidRDefault="005C64D6">
      <w:pPr>
        <w:spacing w:before="93" w:after="0" w:line="240" w:lineRule="auto"/>
        <w:ind w:left="135" w:right="86"/>
        <w:jc w:val="both"/>
        <w:rPr>
          <w:rFonts w:ascii="Georgia" w:eastAsia="Georgia" w:hAnsi="Georgia" w:cs="Georgia"/>
          <w:sz w:val="19"/>
          <w:szCs w:val="19"/>
        </w:rPr>
      </w:pPr>
      <w:r>
        <w:rPr>
          <w:rFonts w:ascii="Georgia" w:eastAsia="Georgia" w:hAnsi="Georgia" w:cs="Georgia"/>
          <w:sz w:val="19"/>
          <w:szCs w:val="19"/>
        </w:rPr>
        <w:t>46.</w:t>
      </w:r>
      <w:r>
        <w:rPr>
          <w:rFonts w:ascii="Georgia" w:eastAsia="Georgia" w:hAnsi="Georgia" w:cs="Georgia"/>
          <w:spacing w:val="21"/>
          <w:sz w:val="19"/>
          <w:szCs w:val="19"/>
        </w:rPr>
        <w:t xml:space="preserve"> </w:t>
      </w:r>
      <w:r>
        <w:rPr>
          <w:rFonts w:ascii="Georgia" w:eastAsia="Georgia" w:hAnsi="Georgia" w:cs="Georgia"/>
          <w:sz w:val="19"/>
          <w:szCs w:val="19"/>
        </w:rPr>
        <w:t>Wang,</w:t>
      </w:r>
      <w:r>
        <w:rPr>
          <w:rFonts w:ascii="Georgia" w:eastAsia="Georgia" w:hAnsi="Georgia" w:cs="Georgia"/>
          <w:spacing w:val="4"/>
          <w:sz w:val="19"/>
          <w:szCs w:val="19"/>
        </w:rPr>
        <w:t xml:space="preserve"> </w:t>
      </w:r>
      <w:r>
        <w:rPr>
          <w:rFonts w:ascii="Georgia" w:eastAsia="Georgia" w:hAnsi="Georgia" w:cs="Georgia"/>
          <w:sz w:val="19"/>
          <w:szCs w:val="19"/>
        </w:rPr>
        <w:t>H.</w:t>
      </w:r>
      <w:r>
        <w:rPr>
          <w:rFonts w:ascii="Georgia" w:eastAsia="Georgia" w:hAnsi="Georgia" w:cs="Georgia"/>
          <w:spacing w:val="-5"/>
          <w:sz w:val="19"/>
          <w:szCs w:val="19"/>
        </w:rPr>
        <w:t xml:space="preserve"> </w:t>
      </w:r>
      <w:r>
        <w:rPr>
          <w:rFonts w:ascii="Georgia" w:eastAsia="Georgia" w:hAnsi="Georgia" w:cs="Georgia"/>
          <w:sz w:val="19"/>
          <w:szCs w:val="19"/>
        </w:rPr>
        <w:t>and</w:t>
      </w:r>
      <w:r>
        <w:rPr>
          <w:rFonts w:ascii="Georgia" w:eastAsia="Georgia" w:hAnsi="Georgia" w:cs="Georgia"/>
          <w:spacing w:val="-3"/>
          <w:sz w:val="19"/>
          <w:szCs w:val="19"/>
        </w:rPr>
        <w:t xml:space="preserve"> </w:t>
      </w:r>
      <w:proofErr w:type="spellStart"/>
      <w:r>
        <w:rPr>
          <w:rFonts w:ascii="Georgia" w:eastAsia="Georgia" w:hAnsi="Georgia" w:cs="Georgia"/>
          <w:sz w:val="19"/>
          <w:szCs w:val="19"/>
        </w:rPr>
        <w:t>Yushkevich</w:t>
      </w:r>
      <w:proofErr w:type="spellEnd"/>
      <w:r>
        <w:rPr>
          <w:rFonts w:ascii="Georgia" w:eastAsia="Georgia" w:hAnsi="Georgia" w:cs="Georgia"/>
          <w:sz w:val="19"/>
          <w:szCs w:val="19"/>
        </w:rPr>
        <w:t>,</w:t>
      </w:r>
      <w:r>
        <w:rPr>
          <w:rFonts w:ascii="Georgia" w:eastAsia="Georgia" w:hAnsi="Georgia" w:cs="Georgia"/>
          <w:spacing w:val="13"/>
          <w:sz w:val="19"/>
          <w:szCs w:val="19"/>
        </w:rPr>
        <w:t xml:space="preserve"> </w:t>
      </w:r>
      <w:r>
        <w:rPr>
          <w:rFonts w:ascii="Georgia" w:eastAsia="Georgia" w:hAnsi="Georgia" w:cs="Georgia"/>
          <w:sz w:val="19"/>
          <w:szCs w:val="19"/>
        </w:rPr>
        <w:t>P.</w:t>
      </w:r>
      <w:r>
        <w:rPr>
          <w:rFonts w:ascii="Georgia" w:eastAsia="Georgia" w:hAnsi="Georgia" w:cs="Georgia"/>
          <w:spacing w:val="-4"/>
          <w:sz w:val="19"/>
          <w:szCs w:val="19"/>
        </w:rPr>
        <w:t xml:space="preserve"> </w:t>
      </w:r>
      <w:r>
        <w:rPr>
          <w:rFonts w:ascii="Georgia" w:eastAsia="Georgia" w:hAnsi="Georgia" w:cs="Georgia"/>
          <w:sz w:val="19"/>
          <w:szCs w:val="19"/>
        </w:rPr>
        <w:t>A.</w:t>
      </w:r>
      <w:r>
        <w:rPr>
          <w:rFonts w:ascii="Georgia" w:eastAsia="Georgia" w:hAnsi="Georgia" w:cs="Georgia"/>
          <w:spacing w:val="-4"/>
          <w:sz w:val="19"/>
          <w:szCs w:val="19"/>
        </w:rPr>
        <w:t xml:space="preserve"> </w:t>
      </w:r>
      <w:r>
        <w:rPr>
          <w:rFonts w:ascii="Georgia" w:eastAsia="Georgia" w:hAnsi="Georgia" w:cs="Georgia"/>
          <w:sz w:val="19"/>
          <w:szCs w:val="19"/>
        </w:rPr>
        <w:t>“</w:t>
      </w:r>
      <w:r>
        <w:rPr>
          <w:rFonts w:ascii="Georgia" w:eastAsia="Georgia" w:hAnsi="Georgia" w:cs="Georgia"/>
          <w:b/>
          <w:bCs/>
          <w:sz w:val="19"/>
          <w:szCs w:val="19"/>
        </w:rPr>
        <w:t>Multi-Atlas</w:t>
      </w:r>
      <w:r>
        <w:rPr>
          <w:rFonts w:ascii="Georgia" w:eastAsia="Georgia" w:hAnsi="Georgia" w:cs="Georgia"/>
          <w:b/>
          <w:bCs/>
          <w:spacing w:val="15"/>
          <w:sz w:val="19"/>
          <w:szCs w:val="19"/>
        </w:rPr>
        <w:t xml:space="preserve"> </w:t>
      </w:r>
      <w:r>
        <w:rPr>
          <w:rFonts w:ascii="Georgia" w:eastAsia="Georgia" w:hAnsi="Georgia" w:cs="Georgia"/>
          <w:b/>
          <w:bCs/>
          <w:sz w:val="19"/>
          <w:szCs w:val="19"/>
        </w:rPr>
        <w:t>Segmentation</w:t>
      </w:r>
      <w:r>
        <w:rPr>
          <w:rFonts w:ascii="Georgia" w:eastAsia="Georgia" w:hAnsi="Georgia" w:cs="Georgia"/>
          <w:b/>
          <w:bCs/>
          <w:spacing w:val="18"/>
          <w:sz w:val="19"/>
          <w:szCs w:val="19"/>
        </w:rPr>
        <w:t xml:space="preserve"> </w:t>
      </w:r>
      <w:r>
        <w:rPr>
          <w:rFonts w:ascii="Georgia" w:eastAsia="Georgia" w:hAnsi="Georgia" w:cs="Georgia"/>
          <w:b/>
          <w:bCs/>
          <w:sz w:val="19"/>
          <w:szCs w:val="19"/>
        </w:rPr>
        <w:t>with Joint</w:t>
      </w:r>
      <w:r>
        <w:rPr>
          <w:rFonts w:ascii="Georgia" w:eastAsia="Georgia" w:hAnsi="Georgia" w:cs="Georgia"/>
          <w:b/>
          <w:bCs/>
          <w:spacing w:val="1"/>
          <w:sz w:val="19"/>
          <w:szCs w:val="19"/>
        </w:rPr>
        <w:t xml:space="preserve"> </w:t>
      </w:r>
      <w:r>
        <w:rPr>
          <w:rFonts w:ascii="Georgia" w:eastAsia="Georgia" w:hAnsi="Georgia" w:cs="Georgia"/>
          <w:b/>
          <w:bCs/>
          <w:sz w:val="19"/>
          <w:szCs w:val="19"/>
        </w:rPr>
        <w:t>Label</w:t>
      </w:r>
      <w:r>
        <w:rPr>
          <w:rFonts w:ascii="Georgia" w:eastAsia="Georgia" w:hAnsi="Georgia" w:cs="Georgia"/>
          <w:b/>
          <w:bCs/>
          <w:spacing w:val="2"/>
          <w:sz w:val="19"/>
          <w:szCs w:val="19"/>
        </w:rPr>
        <w:t xml:space="preserve"> </w:t>
      </w:r>
      <w:r>
        <w:rPr>
          <w:rFonts w:ascii="Georgia" w:eastAsia="Georgia" w:hAnsi="Georgia" w:cs="Georgia"/>
          <w:b/>
          <w:bCs/>
          <w:sz w:val="19"/>
          <w:szCs w:val="19"/>
        </w:rPr>
        <w:t>Fusion</w:t>
      </w:r>
      <w:r>
        <w:rPr>
          <w:rFonts w:ascii="Georgia" w:eastAsia="Georgia" w:hAnsi="Georgia" w:cs="Georgia"/>
          <w:b/>
          <w:bCs/>
          <w:spacing w:val="4"/>
          <w:sz w:val="19"/>
          <w:szCs w:val="19"/>
        </w:rPr>
        <w:t xml:space="preserve"> </w:t>
      </w:r>
      <w:r>
        <w:rPr>
          <w:rFonts w:ascii="Georgia" w:eastAsia="Georgia" w:hAnsi="Georgia" w:cs="Georgia"/>
          <w:b/>
          <w:bCs/>
          <w:sz w:val="19"/>
          <w:szCs w:val="19"/>
        </w:rPr>
        <w:t>and</w:t>
      </w:r>
      <w:r>
        <w:rPr>
          <w:rFonts w:ascii="Georgia" w:eastAsia="Georgia" w:hAnsi="Georgia" w:cs="Georgia"/>
          <w:b/>
          <w:bCs/>
          <w:spacing w:val="-2"/>
          <w:sz w:val="19"/>
          <w:szCs w:val="19"/>
        </w:rPr>
        <w:t xml:space="preserve"> </w:t>
      </w:r>
      <w:r>
        <w:rPr>
          <w:rFonts w:ascii="Georgia" w:eastAsia="Georgia" w:hAnsi="Georgia" w:cs="Georgia"/>
          <w:b/>
          <w:bCs/>
          <w:sz w:val="19"/>
          <w:szCs w:val="19"/>
        </w:rPr>
        <w:t>Corrective</w:t>
      </w:r>
      <w:r>
        <w:rPr>
          <w:rFonts w:ascii="Georgia" w:eastAsia="Georgia" w:hAnsi="Georgia" w:cs="Georgia"/>
          <w:b/>
          <w:bCs/>
          <w:spacing w:val="11"/>
          <w:sz w:val="19"/>
          <w:szCs w:val="19"/>
        </w:rPr>
        <w:t xml:space="preserve"> </w:t>
      </w:r>
      <w:r>
        <w:rPr>
          <w:rFonts w:ascii="Georgia" w:eastAsia="Georgia" w:hAnsi="Georgia" w:cs="Georgia"/>
          <w:b/>
          <w:bCs/>
          <w:w w:val="102"/>
          <w:sz w:val="19"/>
          <w:szCs w:val="19"/>
        </w:rPr>
        <w:t>Learning-an</w:t>
      </w:r>
    </w:p>
    <w:p w14:paraId="4C4579DB" w14:textId="77777777" w:rsidR="00E61F9D" w:rsidRDefault="005C64D6">
      <w:pPr>
        <w:spacing w:before="33" w:after="0" w:line="240" w:lineRule="auto"/>
        <w:ind w:left="140" w:right="2259"/>
        <w:jc w:val="both"/>
        <w:rPr>
          <w:rFonts w:ascii="Georgia" w:eastAsia="Georgia" w:hAnsi="Georgia" w:cs="Georgia"/>
          <w:sz w:val="19"/>
          <w:szCs w:val="19"/>
        </w:rPr>
      </w:pPr>
      <w:r>
        <w:rPr>
          <w:rFonts w:ascii="Georgia" w:eastAsia="Georgia" w:hAnsi="Georgia" w:cs="Georgia"/>
          <w:b/>
          <w:bCs/>
          <w:sz w:val="19"/>
          <w:szCs w:val="19"/>
        </w:rPr>
        <w:t>Open</w:t>
      </w:r>
      <w:r>
        <w:rPr>
          <w:rFonts w:ascii="Georgia" w:eastAsia="Georgia" w:hAnsi="Georgia" w:cs="Georgia"/>
          <w:b/>
          <w:bCs/>
          <w:spacing w:val="11"/>
          <w:sz w:val="19"/>
          <w:szCs w:val="19"/>
        </w:rPr>
        <w:t xml:space="preserve"> </w:t>
      </w:r>
      <w:r>
        <w:rPr>
          <w:rFonts w:ascii="Georgia" w:eastAsia="Georgia" w:hAnsi="Georgia" w:cs="Georgia"/>
          <w:b/>
          <w:bCs/>
          <w:sz w:val="19"/>
          <w:szCs w:val="19"/>
        </w:rPr>
        <w:t>Source</w:t>
      </w:r>
      <w:r>
        <w:rPr>
          <w:rFonts w:ascii="Georgia" w:eastAsia="Georgia" w:hAnsi="Georgia" w:cs="Georgia"/>
          <w:b/>
          <w:bCs/>
          <w:spacing w:val="15"/>
          <w:sz w:val="19"/>
          <w:szCs w:val="19"/>
        </w:rPr>
        <w:t xml:space="preserve"> </w:t>
      </w:r>
      <w:r>
        <w:rPr>
          <w:rFonts w:ascii="Georgia" w:eastAsia="Georgia" w:hAnsi="Georgia" w:cs="Georgia"/>
          <w:b/>
          <w:bCs/>
          <w:sz w:val="19"/>
          <w:szCs w:val="19"/>
        </w:rPr>
        <w:t>Implementation</w:t>
      </w:r>
      <w:r>
        <w:rPr>
          <w:rFonts w:ascii="Georgia" w:eastAsia="Georgia" w:hAnsi="Georgia" w:cs="Georgia"/>
          <w:sz w:val="19"/>
          <w:szCs w:val="19"/>
        </w:rPr>
        <w:t>”</w:t>
      </w:r>
      <w:r>
        <w:rPr>
          <w:rFonts w:ascii="Georgia" w:eastAsia="Georgia" w:hAnsi="Georgia" w:cs="Georgia"/>
          <w:spacing w:val="34"/>
          <w:sz w:val="19"/>
          <w:szCs w:val="19"/>
        </w:rPr>
        <w:t xml:space="preserve"> </w:t>
      </w:r>
      <w:r>
        <w:rPr>
          <w:rFonts w:ascii="Georgia" w:eastAsia="Georgia" w:hAnsi="Georgia" w:cs="Georgia"/>
          <w:i/>
          <w:sz w:val="19"/>
          <w:szCs w:val="19"/>
        </w:rPr>
        <w:t xml:space="preserve">Front </w:t>
      </w:r>
      <w:proofErr w:type="spellStart"/>
      <w:r>
        <w:rPr>
          <w:rFonts w:ascii="Georgia" w:eastAsia="Georgia" w:hAnsi="Georgia" w:cs="Georgia"/>
          <w:i/>
          <w:sz w:val="19"/>
          <w:szCs w:val="19"/>
        </w:rPr>
        <w:t>Neuroinform</w:t>
      </w:r>
      <w:proofErr w:type="spellEnd"/>
      <w:r>
        <w:rPr>
          <w:rFonts w:ascii="Georgia" w:eastAsia="Georgia" w:hAnsi="Georgia" w:cs="Georgia"/>
          <w:i/>
          <w:spacing w:val="2"/>
          <w:sz w:val="19"/>
          <w:szCs w:val="19"/>
        </w:rPr>
        <w:t xml:space="preserve"> </w:t>
      </w:r>
      <w:r>
        <w:rPr>
          <w:rFonts w:ascii="Georgia" w:eastAsia="Georgia" w:hAnsi="Georgia" w:cs="Georgia"/>
          <w:sz w:val="19"/>
          <w:szCs w:val="19"/>
        </w:rPr>
        <w:t>7,</w:t>
      </w:r>
      <w:r>
        <w:rPr>
          <w:rFonts w:ascii="Georgia" w:eastAsia="Georgia" w:hAnsi="Georgia" w:cs="Georgia"/>
          <w:spacing w:val="4"/>
          <w:sz w:val="19"/>
          <w:szCs w:val="19"/>
        </w:rPr>
        <w:t xml:space="preserve"> </w:t>
      </w:r>
      <w:r>
        <w:rPr>
          <w:rFonts w:ascii="Georgia" w:eastAsia="Georgia" w:hAnsi="Georgia" w:cs="Georgia"/>
          <w:sz w:val="19"/>
          <w:szCs w:val="19"/>
        </w:rPr>
        <w:t>(2013):</w:t>
      </w:r>
      <w:r>
        <w:rPr>
          <w:rFonts w:ascii="Georgia" w:eastAsia="Georgia" w:hAnsi="Georgia" w:cs="Georgia"/>
          <w:spacing w:val="29"/>
          <w:sz w:val="19"/>
          <w:szCs w:val="19"/>
        </w:rPr>
        <w:t xml:space="preserve"> </w:t>
      </w:r>
      <w:r>
        <w:rPr>
          <w:rFonts w:ascii="Georgia" w:eastAsia="Georgia" w:hAnsi="Georgia" w:cs="Georgia"/>
          <w:sz w:val="19"/>
          <w:szCs w:val="19"/>
        </w:rPr>
        <w:t>27.</w:t>
      </w:r>
      <w:r>
        <w:rPr>
          <w:rFonts w:ascii="Georgia" w:eastAsia="Georgia" w:hAnsi="Georgia" w:cs="Georgia"/>
          <w:spacing w:val="22"/>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54">
        <w:r>
          <w:rPr>
            <w:rFonts w:ascii="Georgia" w:eastAsia="Georgia" w:hAnsi="Georgia" w:cs="Georgia"/>
            <w:color w:val="0000FF"/>
            <w:w w:val="102"/>
            <w:sz w:val="19"/>
            <w:szCs w:val="19"/>
          </w:rPr>
          <w:t>10.3389/fninf.2013.00027</w:t>
        </w:r>
      </w:hyperlink>
    </w:p>
    <w:p w14:paraId="2060AA71" w14:textId="77777777" w:rsidR="00E61F9D" w:rsidRDefault="005C64D6">
      <w:pPr>
        <w:spacing w:before="93" w:after="0" w:line="240" w:lineRule="auto"/>
        <w:ind w:left="135" w:right="87"/>
        <w:jc w:val="both"/>
        <w:rPr>
          <w:rFonts w:ascii="Georgia" w:eastAsia="Georgia" w:hAnsi="Georgia" w:cs="Georgia"/>
          <w:sz w:val="19"/>
          <w:szCs w:val="19"/>
        </w:rPr>
      </w:pPr>
      <w:r>
        <w:rPr>
          <w:rFonts w:ascii="Georgia" w:eastAsia="Georgia" w:hAnsi="Georgia" w:cs="Georgia"/>
          <w:sz w:val="19"/>
          <w:szCs w:val="19"/>
        </w:rPr>
        <w:t>47.</w:t>
      </w:r>
      <w:r>
        <w:rPr>
          <w:rFonts w:ascii="Georgia" w:eastAsia="Georgia" w:hAnsi="Georgia" w:cs="Georgia"/>
          <w:spacing w:val="32"/>
          <w:sz w:val="19"/>
          <w:szCs w:val="19"/>
        </w:rPr>
        <w:t xml:space="preserve"> </w:t>
      </w:r>
      <w:r>
        <w:rPr>
          <w:rFonts w:ascii="Georgia" w:eastAsia="Georgia" w:hAnsi="Georgia" w:cs="Georgia"/>
          <w:sz w:val="19"/>
          <w:szCs w:val="19"/>
        </w:rPr>
        <w:t>Wang,</w:t>
      </w:r>
      <w:r>
        <w:rPr>
          <w:rFonts w:ascii="Georgia" w:eastAsia="Georgia" w:hAnsi="Georgia" w:cs="Georgia"/>
          <w:spacing w:val="16"/>
          <w:sz w:val="19"/>
          <w:szCs w:val="19"/>
        </w:rPr>
        <w:t xml:space="preserve"> </w:t>
      </w:r>
      <w:r>
        <w:rPr>
          <w:rFonts w:ascii="Georgia" w:eastAsia="Georgia" w:hAnsi="Georgia" w:cs="Georgia"/>
          <w:sz w:val="19"/>
          <w:szCs w:val="19"/>
        </w:rPr>
        <w:t>H.,</w:t>
      </w:r>
      <w:r>
        <w:rPr>
          <w:rFonts w:ascii="Georgia" w:eastAsia="Georgia" w:hAnsi="Georgia" w:cs="Georgia"/>
          <w:spacing w:val="13"/>
          <w:sz w:val="19"/>
          <w:szCs w:val="19"/>
        </w:rPr>
        <w:t xml:space="preserve"> </w:t>
      </w:r>
      <w:proofErr w:type="spellStart"/>
      <w:r>
        <w:rPr>
          <w:rFonts w:ascii="Georgia" w:eastAsia="Georgia" w:hAnsi="Georgia" w:cs="Georgia"/>
          <w:sz w:val="19"/>
          <w:szCs w:val="19"/>
        </w:rPr>
        <w:t>Suh</w:t>
      </w:r>
      <w:proofErr w:type="spellEnd"/>
      <w:r>
        <w:rPr>
          <w:rFonts w:ascii="Georgia" w:eastAsia="Georgia" w:hAnsi="Georgia" w:cs="Georgia"/>
          <w:sz w:val="19"/>
          <w:szCs w:val="19"/>
        </w:rPr>
        <w:t>,</w:t>
      </w:r>
      <w:r>
        <w:rPr>
          <w:rFonts w:ascii="Georgia" w:eastAsia="Georgia" w:hAnsi="Georgia" w:cs="Georgia"/>
          <w:spacing w:val="13"/>
          <w:sz w:val="19"/>
          <w:szCs w:val="19"/>
        </w:rPr>
        <w:t xml:space="preserve"> </w:t>
      </w:r>
      <w:r>
        <w:rPr>
          <w:rFonts w:ascii="Georgia" w:eastAsia="Georgia" w:hAnsi="Georgia" w:cs="Georgia"/>
          <w:sz w:val="19"/>
          <w:szCs w:val="19"/>
        </w:rPr>
        <w:t>J.</w:t>
      </w:r>
      <w:r>
        <w:rPr>
          <w:rFonts w:ascii="Georgia" w:eastAsia="Georgia" w:hAnsi="Georgia" w:cs="Georgia"/>
          <w:spacing w:val="8"/>
          <w:sz w:val="19"/>
          <w:szCs w:val="19"/>
        </w:rPr>
        <w:t xml:space="preserve"> </w:t>
      </w:r>
      <w:r>
        <w:rPr>
          <w:rFonts w:ascii="Georgia" w:eastAsia="Georgia" w:hAnsi="Georgia" w:cs="Georgia"/>
          <w:sz w:val="19"/>
          <w:szCs w:val="19"/>
        </w:rPr>
        <w:t>W.,</w:t>
      </w:r>
      <w:r>
        <w:rPr>
          <w:rFonts w:ascii="Georgia" w:eastAsia="Georgia" w:hAnsi="Georgia" w:cs="Georgia"/>
          <w:spacing w:val="14"/>
          <w:sz w:val="19"/>
          <w:szCs w:val="19"/>
        </w:rPr>
        <w:t xml:space="preserve"> </w:t>
      </w:r>
      <w:r>
        <w:rPr>
          <w:rFonts w:ascii="Georgia" w:eastAsia="Georgia" w:hAnsi="Georgia" w:cs="Georgia"/>
          <w:sz w:val="19"/>
          <w:szCs w:val="19"/>
        </w:rPr>
        <w:t>Das,</w:t>
      </w:r>
      <w:r>
        <w:rPr>
          <w:rFonts w:ascii="Georgia" w:eastAsia="Georgia" w:hAnsi="Georgia" w:cs="Georgia"/>
          <w:spacing w:val="12"/>
          <w:sz w:val="19"/>
          <w:szCs w:val="19"/>
        </w:rPr>
        <w:t xml:space="preserve"> </w:t>
      </w:r>
      <w:r>
        <w:rPr>
          <w:rFonts w:ascii="Georgia" w:eastAsia="Georgia" w:hAnsi="Georgia" w:cs="Georgia"/>
          <w:sz w:val="19"/>
          <w:szCs w:val="19"/>
        </w:rPr>
        <w:t>S.</w:t>
      </w:r>
      <w:r>
        <w:rPr>
          <w:rFonts w:ascii="Georgia" w:eastAsia="Georgia" w:hAnsi="Georgia" w:cs="Georgia"/>
          <w:spacing w:val="8"/>
          <w:sz w:val="19"/>
          <w:szCs w:val="19"/>
        </w:rPr>
        <w:t xml:space="preserve"> </w:t>
      </w:r>
      <w:r>
        <w:rPr>
          <w:rFonts w:ascii="Georgia" w:eastAsia="Georgia" w:hAnsi="Georgia" w:cs="Georgia"/>
          <w:sz w:val="19"/>
          <w:szCs w:val="19"/>
        </w:rPr>
        <w:t>R.,</w:t>
      </w:r>
      <w:r>
        <w:rPr>
          <w:rFonts w:ascii="Georgia" w:eastAsia="Georgia" w:hAnsi="Georgia" w:cs="Georgia"/>
          <w:spacing w:val="12"/>
          <w:sz w:val="19"/>
          <w:szCs w:val="19"/>
        </w:rPr>
        <w:t xml:space="preserve"> </w:t>
      </w:r>
      <w:proofErr w:type="spellStart"/>
      <w:r>
        <w:rPr>
          <w:rFonts w:ascii="Georgia" w:eastAsia="Georgia" w:hAnsi="Georgia" w:cs="Georgia"/>
          <w:sz w:val="19"/>
          <w:szCs w:val="19"/>
        </w:rPr>
        <w:t>Pluta</w:t>
      </w:r>
      <w:proofErr w:type="spellEnd"/>
      <w:r>
        <w:rPr>
          <w:rFonts w:ascii="Georgia" w:eastAsia="Georgia" w:hAnsi="Georgia" w:cs="Georgia"/>
          <w:sz w:val="19"/>
          <w:szCs w:val="19"/>
        </w:rPr>
        <w:t>,</w:t>
      </w:r>
      <w:r>
        <w:rPr>
          <w:rFonts w:ascii="Georgia" w:eastAsia="Georgia" w:hAnsi="Georgia" w:cs="Georgia"/>
          <w:spacing w:val="15"/>
          <w:sz w:val="19"/>
          <w:szCs w:val="19"/>
        </w:rPr>
        <w:t xml:space="preserve"> </w:t>
      </w:r>
      <w:r>
        <w:rPr>
          <w:rFonts w:ascii="Georgia" w:eastAsia="Georgia" w:hAnsi="Georgia" w:cs="Georgia"/>
          <w:sz w:val="19"/>
          <w:szCs w:val="19"/>
        </w:rPr>
        <w:t>J.</w:t>
      </w:r>
      <w:r>
        <w:rPr>
          <w:rFonts w:ascii="Georgia" w:eastAsia="Georgia" w:hAnsi="Georgia" w:cs="Georgia"/>
          <w:spacing w:val="9"/>
          <w:sz w:val="19"/>
          <w:szCs w:val="19"/>
        </w:rPr>
        <w:t xml:space="preserve"> </w:t>
      </w:r>
      <w:r>
        <w:rPr>
          <w:rFonts w:ascii="Georgia" w:eastAsia="Georgia" w:hAnsi="Georgia" w:cs="Georgia"/>
          <w:sz w:val="19"/>
          <w:szCs w:val="19"/>
        </w:rPr>
        <w:t>B.,</w:t>
      </w:r>
      <w:r>
        <w:rPr>
          <w:rFonts w:ascii="Georgia" w:eastAsia="Georgia" w:hAnsi="Georgia" w:cs="Georgia"/>
          <w:spacing w:val="12"/>
          <w:sz w:val="19"/>
          <w:szCs w:val="19"/>
        </w:rPr>
        <w:t xml:space="preserve"> </w:t>
      </w:r>
      <w:proofErr w:type="spellStart"/>
      <w:r>
        <w:rPr>
          <w:rFonts w:ascii="Georgia" w:eastAsia="Georgia" w:hAnsi="Georgia" w:cs="Georgia"/>
          <w:sz w:val="19"/>
          <w:szCs w:val="19"/>
        </w:rPr>
        <w:t>Craige</w:t>
      </w:r>
      <w:proofErr w:type="spellEnd"/>
      <w:r>
        <w:rPr>
          <w:rFonts w:ascii="Georgia" w:eastAsia="Georgia" w:hAnsi="Georgia" w:cs="Georgia"/>
          <w:sz w:val="19"/>
          <w:szCs w:val="19"/>
        </w:rPr>
        <w:t>,</w:t>
      </w:r>
      <w:r>
        <w:rPr>
          <w:rFonts w:ascii="Georgia" w:eastAsia="Georgia" w:hAnsi="Georgia" w:cs="Georgia"/>
          <w:spacing w:val="17"/>
          <w:sz w:val="19"/>
          <w:szCs w:val="19"/>
        </w:rPr>
        <w:t xml:space="preserve"> </w:t>
      </w:r>
      <w:r>
        <w:rPr>
          <w:rFonts w:ascii="Georgia" w:eastAsia="Georgia" w:hAnsi="Georgia" w:cs="Georgia"/>
          <w:sz w:val="19"/>
          <w:szCs w:val="19"/>
        </w:rPr>
        <w:t>C.,</w:t>
      </w:r>
      <w:r>
        <w:rPr>
          <w:rFonts w:ascii="Georgia" w:eastAsia="Georgia" w:hAnsi="Georgia" w:cs="Georgia"/>
          <w:spacing w:val="9"/>
          <w:sz w:val="19"/>
          <w:szCs w:val="19"/>
        </w:rPr>
        <w:t xml:space="preserve"> </w:t>
      </w:r>
      <w:r>
        <w:rPr>
          <w:rFonts w:ascii="Georgia" w:eastAsia="Georgia" w:hAnsi="Georgia" w:cs="Georgia"/>
          <w:sz w:val="19"/>
          <w:szCs w:val="19"/>
        </w:rPr>
        <w:t>and</w:t>
      </w:r>
      <w:r>
        <w:rPr>
          <w:rFonts w:ascii="Georgia" w:eastAsia="Georgia" w:hAnsi="Georgia" w:cs="Georgia"/>
          <w:spacing w:val="10"/>
          <w:sz w:val="19"/>
          <w:szCs w:val="19"/>
        </w:rPr>
        <w:t xml:space="preserve"> </w:t>
      </w:r>
      <w:proofErr w:type="spellStart"/>
      <w:r>
        <w:rPr>
          <w:rFonts w:ascii="Georgia" w:eastAsia="Georgia" w:hAnsi="Georgia" w:cs="Georgia"/>
          <w:sz w:val="19"/>
          <w:szCs w:val="19"/>
        </w:rPr>
        <w:t>Yushkevich</w:t>
      </w:r>
      <w:proofErr w:type="spellEnd"/>
      <w:r>
        <w:rPr>
          <w:rFonts w:ascii="Georgia" w:eastAsia="Georgia" w:hAnsi="Georgia" w:cs="Georgia"/>
          <w:sz w:val="19"/>
          <w:szCs w:val="19"/>
        </w:rPr>
        <w:t>,</w:t>
      </w:r>
      <w:r>
        <w:rPr>
          <w:rFonts w:ascii="Georgia" w:eastAsia="Georgia" w:hAnsi="Georgia" w:cs="Georgia"/>
          <w:spacing w:val="25"/>
          <w:sz w:val="19"/>
          <w:szCs w:val="19"/>
        </w:rPr>
        <w:t xml:space="preserve"> </w:t>
      </w:r>
      <w:r>
        <w:rPr>
          <w:rFonts w:ascii="Georgia" w:eastAsia="Georgia" w:hAnsi="Georgia" w:cs="Georgia"/>
          <w:sz w:val="19"/>
          <w:szCs w:val="19"/>
        </w:rPr>
        <w:t>P.</w:t>
      </w:r>
      <w:r>
        <w:rPr>
          <w:rFonts w:ascii="Georgia" w:eastAsia="Georgia" w:hAnsi="Georgia" w:cs="Georgia"/>
          <w:spacing w:val="9"/>
          <w:sz w:val="19"/>
          <w:szCs w:val="19"/>
        </w:rPr>
        <w:t xml:space="preserve"> </w:t>
      </w:r>
      <w:r>
        <w:rPr>
          <w:rFonts w:ascii="Georgia" w:eastAsia="Georgia" w:hAnsi="Georgia" w:cs="Georgia"/>
          <w:sz w:val="19"/>
          <w:szCs w:val="19"/>
        </w:rPr>
        <w:t>A.</w:t>
      </w:r>
      <w:r>
        <w:rPr>
          <w:rFonts w:ascii="Georgia" w:eastAsia="Georgia" w:hAnsi="Georgia" w:cs="Georgia"/>
          <w:spacing w:val="10"/>
          <w:sz w:val="19"/>
          <w:szCs w:val="19"/>
        </w:rPr>
        <w:t xml:space="preserve"> </w:t>
      </w:r>
      <w:r>
        <w:rPr>
          <w:rFonts w:ascii="Georgia" w:eastAsia="Georgia" w:hAnsi="Georgia" w:cs="Georgia"/>
          <w:spacing w:val="-2"/>
          <w:sz w:val="19"/>
          <w:szCs w:val="19"/>
        </w:rPr>
        <w:t>“</w:t>
      </w:r>
      <w:r>
        <w:rPr>
          <w:rFonts w:ascii="Georgia" w:eastAsia="Georgia" w:hAnsi="Georgia" w:cs="Georgia"/>
          <w:b/>
          <w:bCs/>
          <w:sz w:val="19"/>
          <w:szCs w:val="19"/>
        </w:rPr>
        <w:t>Multi-Atlas</w:t>
      </w:r>
      <w:r>
        <w:rPr>
          <w:rFonts w:ascii="Georgia" w:eastAsia="Georgia" w:hAnsi="Georgia" w:cs="Georgia"/>
          <w:b/>
          <w:bCs/>
          <w:spacing w:val="28"/>
          <w:sz w:val="19"/>
          <w:szCs w:val="19"/>
        </w:rPr>
        <w:t xml:space="preserve"> </w:t>
      </w:r>
      <w:r>
        <w:rPr>
          <w:rFonts w:ascii="Georgia" w:eastAsia="Georgia" w:hAnsi="Georgia" w:cs="Georgia"/>
          <w:b/>
          <w:bCs/>
          <w:sz w:val="19"/>
          <w:szCs w:val="19"/>
        </w:rPr>
        <w:t>Segmentation</w:t>
      </w:r>
      <w:r>
        <w:rPr>
          <w:rFonts w:ascii="Georgia" w:eastAsia="Georgia" w:hAnsi="Georgia" w:cs="Georgia"/>
          <w:b/>
          <w:bCs/>
          <w:spacing w:val="32"/>
          <w:sz w:val="19"/>
          <w:szCs w:val="19"/>
        </w:rPr>
        <w:t xml:space="preserve"> </w:t>
      </w:r>
      <w:r>
        <w:rPr>
          <w:rFonts w:ascii="Georgia" w:eastAsia="Georgia" w:hAnsi="Georgia" w:cs="Georgia"/>
          <w:b/>
          <w:bCs/>
          <w:sz w:val="19"/>
          <w:szCs w:val="19"/>
        </w:rPr>
        <w:t>with</w:t>
      </w:r>
      <w:r>
        <w:rPr>
          <w:rFonts w:ascii="Georgia" w:eastAsia="Georgia" w:hAnsi="Georgia" w:cs="Georgia"/>
          <w:b/>
          <w:bCs/>
          <w:spacing w:val="14"/>
          <w:sz w:val="19"/>
          <w:szCs w:val="19"/>
        </w:rPr>
        <w:t xml:space="preserve"> </w:t>
      </w:r>
      <w:r>
        <w:rPr>
          <w:rFonts w:ascii="Georgia" w:eastAsia="Georgia" w:hAnsi="Georgia" w:cs="Georgia"/>
          <w:b/>
          <w:bCs/>
          <w:w w:val="102"/>
          <w:sz w:val="19"/>
          <w:szCs w:val="19"/>
        </w:rPr>
        <w:t>Joint</w:t>
      </w:r>
    </w:p>
    <w:p w14:paraId="37776966" w14:textId="77777777" w:rsidR="00E61F9D" w:rsidRDefault="005C64D6">
      <w:pPr>
        <w:spacing w:before="33" w:after="0" w:line="240" w:lineRule="auto"/>
        <w:ind w:left="140" w:right="1482"/>
        <w:jc w:val="both"/>
        <w:rPr>
          <w:rFonts w:ascii="Georgia" w:eastAsia="Georgia" w:hAnsi="Georgia" w:cs="Georgia"/>
          <w:sz w:val="19"/>
          <w:szCs w:val="19"/>
        </w:rPr>
      </w:pPr>
      <w:proofErr w:type="gramStart"/>
      <w:r>
        <w:rPr>
          <w:rFonts w:ascii="Georgia" w:eastAsia="Georgia" w:hAnsi="Georgia" w:cs="Georgia"/>
          <w:b/>
          <w:bCs/>
          <w:sz w:val="19"/>
          <w:szCs w:val="19"/>
        </w:rPr>
        <w:t>Label</w:t>
      </w:r>
      <w:r>
        <w:rPr>
          <w:rFonts w:ascii="Georgia" w:eastAsia="Georgia" w:hAnsi="Georgia" w:cs="Georgia"/>
          <w:b/>
          <w:bCs/>
          <w:spacing w:val="12"/>
          <w:sz w:val="19"/>
          <w:szCs w:val="19"/>
        </w:rPr>
        <w:t xml:space="preserve"> </w:t>
      </w:r>
      <w:r>
        <w:rPr>
          <w:rFonts w:ascii="Georgia" w:eastAsia="Georgia" w:hAnsi="Georgia" w:cs="Georgia"/>
          <w:b/>
          <w:bCs/>
          <w:sz w:val="19"/>
          <w:szCs w:val="19"/>
        </w:rPr>
        <w:t>Fusion</w:t>
      </w:r>
      <w:r>
        <w:rPr>
          <w:rFonts w:ascii="Georgia" w:eastAsia="Georgia" w:hAnsi="Georgia" w:cs="Georgia"/>
          <w:sz w:val="19"/>
          <w:szCs w:val="19"/>
        </w:rPr>
        <w:t>”</w:t>
      </w:r>
      <w:r>
        <w:rPr>
          <w:rFonts w:ascii="Georgia" w:eastAsia="Georgia" w:hAnsi="Georgia" w:cs="Georgia"/>
          <w:spacing w:val="16"/>
          <w:sz w:val="19"/>
          <w:szCs w:val="19"/>
        </w:rPr>
        <w:t xml:space="preserve"> </w:t>
      </w:r>
      <w:r>
        <w:rPr>
          <w:rFonts w:ascii="Georgia" w:eastAsia="Georgia" w:hAnsi="Georgia" w:cs="Georgia"/>
          <w:i/>
          <w:sz w:val="19"/>
          <w:szCs w:val="19"/>
        </w:rPr>
        <w:t xml:space="preserve">IEEE Trans Pattern Anal Mach </w:t>
      </w:r>
      <w:proofErr w:type="spellStart"/>
      <w:r>
        <w:rPr>
          <w:rFonts w:ascii="Georgia" w:eastAsia="Georgia" w:hAnsi="Georgia" w:cs="Georgia"/>
          <w:i/>
          <w:sz w:val="19"/>
          <w:szCs w:val="19"/>
        </w:rPr>
        <w:t>Intell</w:t>
      </w:r>
      <w:proofErr w:type="spellEnd"/>
      <w:r>
        <w:rPr>
          <w:rFonts w:ascii="Georgia" w:eastAsia="Georgia" w:hAnsi="Georgia" w:cs="Georgia"/>
          <w:i/>
          <w:spacing w:val="3"/>
          <w:sz w:val="19"/>
          <w:szCs w:val="19"/>
        </w:rPr>
        <w:t xml:space="preserve"> </w:t>
      </w:r>
      <w:r>
        <w:rPr>
          <w:rFonts w:ascii="Georgia" w:eastAsia="Georgia" w:hAnsi="Georgia" w:cs="Georgia"/>
          <w:sz w:val="19"/>
          <w:szCs w:val="19"/>
        </w:rPr>
        <w:t>35,</w:t>
      </w:r>
      <w:r>
        <w:rPr>
          <w:rFonts w:ascii="Georgia" w:eastAsia="Georgia" w:hAnsi="Georgia" w:cs="Georgia"/>
          <w:spacing w:val="6"/>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3</w:t>
      </w:r>
      <w:r>
        <w:rPr>
          <w:rFonts w:ascii="Georgia" w:eastAsia="Georgia" w:hAnsi="Georgia" w:cs="Georgia"/>
          <w:spacing w:val="3"/>
          <w:sz w:val="19"/>
          <w:szCs w:val="19"/>
        </w:rPr>
        <w:t xml:space="preserve"> </w:t>
      </w:r>
      <w:r>
        <w:rPr>
          <w:rFonts w:ascii="Georgia" w:eastAsia="Georgia" w:hAnsi="Georgia" w:cs="Georgia"/>
          <w:sz w:val="19"/>
          <w:szCs w:val="19"/>
        </w:rPr>
        <w:t>(2013):</w:t>
      </w:r>
      <w:r>
        <w:rPr>
          <w:rFonts w:ascii="Georgia" w:eastAsia="Georgia" w:hAnsi="Georgia" w:cs="Georgia"/>
          <w:spacing w:val="29"/>
          <w:sz w:val="19"/>
          <w:szCs w:val="19"/>
        </w:rPr>
        <w:t xml:space="preserve"> </w:t>
      </w:r>
      <w:r>
        <w:rPr>
          <w:rFonts w:ascii="Georgia" w:eastAsia="Georgia" w:hAnsi="Georgia" w:cs="Georgia"/>
          <w:sz w:val="19"/>
          <w:szCs w:val="19"/>
        </w:rPr>
        <w:t>611–23.</w:t>
      </w:r>
      <w:proofErr w:type="gramEnd"/>
      <w:r>
        <w:rPr>
          <w:rFonts w:ascii="Georgia" w:eastAsia="Georgia" w:hAnsi="Georgia" w:cs="Georgia"/>
          <w:spacing w:val="30"/>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spacing w:val="-1"/>
          <w:w w:val="102"/>
          <w:sz w:val="19"/>
          <w:szCs w:val="19"/>
        </w:rPr>
        <w:t>:</w:t>
      </w:r>
      <w:hyperlink r:id="rId55">
        <w:r>
          <w:rPr>
            <w:rFonts w:ascii="Georgia" w:eastAsia="Georgia" w:hAnsi="Georgia" w:cs="Georgia"/>
            <w:color w:val="0000FF"/>
            <w:w w:val="102"/>
            <w:sz w:val="19"/>
            <w:szCs w:val="19"/>
          </w:rPr>
          <w:t>10.1109/TPAMI.2012.143</w:t>
        </w:r>
      </w:hyperlink>
    </w:p>
    <w:p w14:paraId="7B13384E" w14:textId="77777777" w:rsidR="00E61F9D" w:rsidRDefault="005C64D6">
      <w:pPr>
        <w:spacing w:before="93" w:after="0" w:line="277" w:lineRule="auto"/>
        <w:ind w:left="133" w:right="82" w:firstLine="2"/>
        <w:jc w:val="both"/>
        <w:rPr>
          <w:rFonts w:ascii="Georgia" w:eastAsia="Georgia" w:hAnsi="Georgia" w:cs="Georgia"/>
          <w:sz w:val="19"/>
          <w:szCs w:val="19"/>
        </w:rPr>
      </w:pPr>
      <w:r>
        <w:rPr>
          <w:rFonts w:ascii="Georgia" w:eastAsia="Georgia" w:hAnsi="Georgia" w:cs="Georgia"/>
          <w:sz w:val="19"/>
          <w:szCs w:val="19"/>
        </w:rPr>
        <w:t xml:space="preserve">48. </w:t>
      </w:r>
      <w:r>
        <w:rPr>
          <w:rFonts w:ascii="Georgia" w:eastAsia="Georgia" w:hAnsi="Georgia" w:cs="Georgia"/>
          <w:spacing w:val="18"/>
          <w:sz w:val="19"/>
          <w:szCs w:val="19"/>
        </w:rPr>
        <w:t xml:space="preserve"> </w:t>
      </w:r>
      <w:proofErr w:type="spellStart"/>
      <w:r>
        <w:rPr>
          <w:rFonts w:ascii="Georgia" w:eastAsia="Georgia" w:hAnsi="Georgia" w:cs="Georgia"/>
          <w:sz w:val="19"/>
          <w:szCs w:val="19"/>
        </w:rPr>
        <w:t>Yushkevich</w:t>
      </w:r>
      <w:proofErr w:type="spellEnd"/>
      <w:r>
        <w:rPr>
          <w:rFonts w:ascii="Georgia" w:eastAsia="Georgia" w:hAnsi="Georgia" w:cs="Georgia"/>
          <w:sz w:val="19"/>
          <w:szCs w:val="19"/>
        </w:rPr>
        <w:t>,</w:t>
      </w:r>
      <w:r>
        <w:rPr>
          <w:rFonts w:ascii="Georgia" w:eastAsia="Georgia" w:hAnsi="Georgia" w:cs="Georgia"/>
          <w:spacing w:val="23"/>
          <w:sz w:val="19"/>
          <w:szCs w:val="19"/>
        </w:rPr>
        <w:t xml:space="preserve"> </w:t>
      </w:r>
      <w:r>
        <w:rPr>
          <w:rFonts w:ascii="Georgia" w:eastAsia="Georgia" w:hAnsi="Georgia" w:cs="Georgia"/>
          <w:sz w:val="19"/>
          <w:szCs w:val="19"/>
        </w:rPr>
        <w:t>P.</w:t>
      </w:r>
      <w:r>
        <w:rPr>
          <w:rFonts w:ascii="Georgia" w:eastAsia="Georgia" w:hAnsi="Georgia" w:cs="Georgia"/>
          <w:spacing w:val="2"/>
          <w:sz w:val="19"/>
          <w:szCs w:val="19"/>
        </w:rPr>
        <w:t xml:space="preserve"> </w:t>
      </w:r>
      <w:r>
        <w:rPr>
          <w:rFonts w:ascii="Georgia" w:eastAsia="Georgia" w:hAnsi="Georgia" w:cs="Georgia"/>
          <w:sz w:val="19"/>
          <w:szCs w:val="19"/>
        </w:rPr>
        <w:t>A.,</w:t>
      </w:r>
      <w:r>
        <w:rPr>
          <w:rFonts w:ascii="Georgia" w:eastAsia="Georgia" w:hAnsi="Georgia" w:cs="Georgia"/>
          <w:spacing w:val="10"/>
          <w:sz w:val="19"/>
          <w:szCs w:val="19"/>
        </w:rPr>
        <w:t xml:space="preserve"> </w:t>
      </w:r>
      <w:r>
        <w:rPr>
          <w:rFonts w:ascii="Georgia" w:eastAsia="Georgia" w:hAnsi="Georgia" w:cs="Georgia"/>
          <w:sz w:val="19"/>
          <w:szCs w:val="19"/>
        </w:rPr>
        <w:t>Wang,</w:t>
      </w:r>
      <w:r>
        <w:rPr>
          <w:rFonts w:ascii="Georgia" w:eastAsia="Georgia" w:hAnsi="Georgia" w:cs="Georgia"/>
          <w:spacing w:val="14"/>
          <w:sz w:val="19"/>
          <w:szCs w:val="19"/>
        </w:rPr>
        <w:t xml:space="preserve"> </w:t>
      </w:r>
      <w:r>
        <w:rPr>
          <w:rFonts w:ascii="Georgia" w:eastAsia="Georgia" w:hAnsi="Georgia" w:cs="Georgia"/>
          <w:sz w:val="19"/>
          <w:szCs w:val="19"/>
        </w:rPr>
        <w:t>H.,</w:t>
      </w:r>
      <w:r>
        <w:rPr>
          <w:rFonts w:ascii="Georgia" w:eastAsia="Georgia" w:hAnsi="Georgia" w:cs="Georgia"/>
          <w:spacing w:val="11"/>
          <w:sz w:val="19"/>
          <w:szCs w:val="19"/>
        </w:rPr>
        <w:t xml:space="preserve"> </w:t>
      </w:r>
      <w:proofErr w:type="spellStart"/>
      <w:r>
        <w:rPr>
          <w:rFonts w:ascii="Georgia" w:eastAsia="Georgia" w:hAnsi="Georgia" w:cs="Georgia"/>
          <w:sz w:val="19"/>
          <w:szCs w:val="19"/>
        </w:rPr>
        <w:t>Pluta</w:t>
      </w:r>
      <w:proofErr w:type="spellEnd"/>
      <w:r>
        <w:rPr>
          <w:rFonts w:ascii="Georgia" w:eastAsia="Georgia" w:hAnsi="Georgia" w:cs="Georgia"/>
          <w:sz w:val="19"/>
          <w:szCs w:val="19"/>
        </w:rPr>
        <w:t>,</w:t>
      </w:r>
      <w:r>
        <w:rPr>
          <w:rFonts w:ascii="Georgia" w:eastAsia="Georgia" w:hAnsi="Georgia" w:cs="Georgia"/>
          <w:spacing w:val="13"/>
          <w:sz w:val="19"/>
          <w:szCs w:val="19"/>
        </w:rPr>
        <w:t xml:space="preserve"> </w:t>
      </w:r>
      <w:r>
        <w:rPr>
          <w:rFonts w:ascii="Georgia" w:eastAsia="Georgia" w:hAnsi="Georgia" w:cs="Georgia"/>
          <w:sz w:val="19"/>
          <w:szCs w:val="19"/>
        </w:rPr>
        <w:t>J.,</w:t>
      </w:r>
      <w:r>
        <w:rPr>
          <w:rFonts w:ascii="Georgia" w:eastAsia="Georgia" w:hAnsi="Georgia" w:cs="Georgia"/>
          <w:spacing w:val="9"/>
          <w:sz w:val="19"/>
          <w:szCs w:val="19"/>
        </w:rPr>
        <w:t xml:space="preserve"> </w:t>
      </w:r>
      <w:r>
        <w:rPr>
          <w:rFonts w:ascii="Georgia" w:eastAsia="Georgia" w:hAnsi="Georgia" w:cs="Georgia"/>
          <w:sz w:val="19"/>
          <w:szCs w:val="19"/>
        </w:rPr>
        <w:t>Das,</w:t>
      </w:r>
      <w:r>
        <w:rPr>
          <w:rFonts w:ascii="Georgia" w:eastAsia="Georgia" w:hAnsi="Georgia" w:cs="Georgia"/>
          <w:spacing w:val="10"/>
          <w:sz w:val="19"/>
          <w:szCs w:val="19"/>
        </w:rPr>
        <w:t xml:space="preserve"> </w:t>
      </w:r>
      <w:r>
        <w:rPr>
          <w:rFonts w:ascii="Georgia" w:eastAsia="Georgia" w:hAnsi="Georgia" w:cs="Georgia"/>
          <w:sz w:val="19"/>
          <w:szCs w:val="19"/>
        </w:rPr>
        <w:t>S. R.,</w:t>
      </w:r>
      <w:r>
        <w:rPr>
          <w:rFonts w:ascii="Georgia" w:eastAsia="Georgia" w:hAnsi="Georgia" w:cs="Georgia"/>
          <w:spacing w:val="10"/>
          <w:sz w:val="19"/>
          <w:szCs w:val="19"/>
        </w:rPr>
        <w:t xml:space="preserve"> </w:t>
      </w:r>
      <w:proofErr w:type="spellStart"/>
      <w:r>
        <w:rPr>
          <w:rFonts w:ascii="Georgia" w:eastAsia="Georgia" w:hAnsi="Georgia" w:cs="Georgia"/>
          <w:sz w:val="19"/>
          <w:szCs w:val="19"/>
        </w:rPr>
        <w:t>Craige</w:t>
      </w:r>
      <w:proofErr w:type="spellEnd"/>
      <w:r>
        <w:rPr>
          <w:rFonts w:ascii="Georgia" w:eastAsia="Georgia" w:hAnsi="Georgia" w:cs="Georgia"/>
          <w:sz w:val="19"/>
          <w:szCs w:val="19"/>
        </w:rPr>
        <w:t>,</w:t>
      </w:r>
      <w:r>
        <w:rPr>
          <w:rFonts w:ascii="Georgia" w:eastAsia="Georgia" w:hAnsi="Georgia" w:cs="Georgia"/>
          <w:spacing w:val="15"/>
          <w:sz w:val="19"/>
          <w:szCs w:val="19"/>
        </w:rPr>
        <w:t xml:space="preserve"> </w:t>
      </w:r>
      <w:r>
        <w:rPr>
          <w:rFonts w:ascii="Georgia" w:eastAsia="Georgia" w:hAnsi="Georgia" w:cs="Georgia"/>
          <w:sz w:val="19"/>
          <w:szCs w:val="19"/>
        </w:rPr>
        <w:t>C.,</w:t>
      </w:r>
      <w:r>
        <w:rPr>
          <w:rFonts w:ascii="Georgia" w:eastAsia="Georgia" w:hAnsi="Georgia" w:cs="Georgia"/>
          <w:spacing w:val="7"/>
          <w:sz w:val="19"/>
          <w:szCs w:val="19"/>
        </w:rPr>
        <w:t xml:space="preserve"> </w:t>
      </w:r>
      <w:proofErr w:type="spellStart"/>
      <w:r>
        <w:rPr>
          <w:rFonts w:ascii="Georgia" w:eastAsia="Georgia" w:hAnsi="Georgia" w:cs="Georgia"/>
          <w:sz w:val="19"/>
          <w:szCs w:val="19"/>
        </w:rPr>
        <w:t>Avants</w:t>
      </w:r>
      <w:proofErr w:type="spellEnd"/>
      <w:r>
        <w:rPr>
          <w:rFonts w:ascii="Georgia" w:eastAsia="Georgia" w:hAnsi="Georgia" w:cs="Georgia"/>
          <w:sz w:val="19"/>
          <w:szCs w:val="19"/>
        </w:rPr>
        <w:t>,</w:t>
      </w:r>
      <w:r>
        <w:rPr>
          <w:rFonts w:ascii="Georgia" w:eastAsia="Georgia" w:hAnsi="Georgia" w:cs="Georgia"/>
          <w:spacing w:val="15"/>
          <w:sz w:val="19"/>
          <w:szCs w:val="19"/>
        </w:rPr>
        <w:t xml:space="preserve"> </w:t>
      </w:r>
      <w:r>
        <w:rPr>
          <w:rFonts w:ascii="Georgia" w:eastAsia="Georgia" w:hAnsi="Georgia" w:cs="Georgia"/>
          <w:sz w:val="19"/>
          <w:szCs w:val="19"/>
        </w:rPr>
        <w:t>B.</w:t>
      </w:r>
      <w:r>
        <w:rPr>
          <w:rFonts w:ascii="Georgia" w:eastAsia="Georgia" w:hAnsi="Georgia" w:cs="Georgia"/>
          <w:spacing w:val="2"/>
          <w:sz w:val="19"/>
          <w:szCs w:val="19"/>
        </w:rPr>
        <w:t xml:space="preserve"> </w:t>
      </w:r>
      <w:r>
        <w:rPr>
          <w:rFonts w:ascii="Georgia" w:eastAsia="Georgia" w:hAnsi="Georgia" w:cs="Georgia"/>
          <w:sz w:val="19"/>
          <w:szCs w:val="19"/>
        </w:rPr>
        <w:t>B.,</w:t>
      </w:r>
      <w:r>
        <w:rPr>
          <w:rFonts w:ascii="Georgia" w:eastAsia="Georgia" w:hAnsi="Georgia" w:cs="Georgia"/>
          <w:spacing w:val="10"/>
          <w:sz w:val="19"/>
          <w:szCs w:val="19"/>
        </w:rPr>
        <w:t xml:space="preserve"> </w:t>
      </w:r>
      <w:r>
        <w:rPr>
          <w:rFonts w:ascii="Georgia" w:eastAsia="Georgia" w:hAnsi="Georgia" w:cs="Georgia"/>
          <w:sz w:val="19"/>
          <w:szCs w:val="19"/>
        </w:rPr>
        <w:t>Weiner,</w:t>
      </w:r>
      <w:r>
        <w:rPr>
          <w:rFonts w:ascii="Georgia" w:eastAsia="Georgia" w:hAnsi="Georgia" w:cs="Georgia"/>
          <w:spacing w:val="16"/>
          <w:sz w:val="19"/>
          <w:szCs w:val="19"/>
        </w:rPr>
        <w:t xml:space="preserve"> </w:t>
      </w:r>
      <w:r>
        <w:rPr>
          <w:rFonts w:ascii="Georgia" w:eastAsia="Georgia" w:hAnsi="Georgia" w:cs="Georgia"/>
          <w:sz w:val="19"/>
          <w:szCs w:val="19"/>
        </w:rPr>
        <w:t>M.</w:t>
      </w:r>
      <w:r>
        <w:rPr>
          <w:rFonts w:ascii="Georgia" w:eastAsia="Georgia" w:hAnsi="Georgia" w:cs="Georgia"/>
          <w:spacing w:val="1"/>
          <w:sz w:val="19"/>
          <w:szCs w:val="19"/>
        </w:rPr>
        <w:t xml:space="preserve"> </w:t>
      </w:r>
      <w:r>
        <w:rPr>
          <w:rFonts w:ascii="Georgia" w:eastAsia="Georgia" w:hAnsi="Georgia" w:cs="Georgia"/>
          <w:sz w:val="19"/>
          <w:szCs w:val="19"/>
        </w:rPr>
        <w:t>W.,</w:t>
      </w:r>
      <w:r>
        <w:rPr>
          <w:rFonts w:ascii="Georgia" w:eastAsia="Georgia" w:hAnsi="Georgia" w:cs="Georgia"/>
          <w:spacing w:val="11"/>
          <w:sz w:val="19"/>
          <w:szCs w:val="19"/>
        </w:rPr>
        <w:t xml:space="preserve"> </w:t>
      </w:r>
      <w:r>
        <w:rPr>
          <w:rFonts w:ascii="Georgia" w:eastAsia="Georgia" w:hAnsi="Georgia" w:cs="Georgia"/>
          <w:sz w:val="19"/>
          <w:szCs w:val="19"/>
        </w:rPr>
        <w:t>and</w:t>
      </w:r>
      <w:r>
        <w:rPr>
          <w:rFonts w:ascii="Georgia" w:eastAsia="Georgia" w:hAnsi="Georgia" w:cs="Georgia"/>
          <w:spacing w:val="4"/>
          <w:sz w:val="19"/>
          <w:szCs w:val="19"/>
        </w:rPr>
        <w:t xml:space="preserve"> </w:t>
      </w:r>
      <w:r>
        <w:rPr>
          <w:rFonts w:ascii="Georgia" w:eastAsia="Georgia" w:hAnsi="Georgia" w:cs="Georgia"/>
          <w:sz w:val="19"/>
          <w:szCs w:val="19"/>
        </w:rPr>
        <w:t>Mueller,</w:t>
      </w:r>
      <w:r>
        <w:rPr>
          <w:rFonts w:ascii="Georgia" w:eastAsia="Georgia" w:hAnsi="Georgia" w:cs="Georgia"/>
          <w:spacing w:val="17"/>
          <w:sz w:val="19"/>
          <w:szCs w:val="19"/>
        </w:rPr>
        <w:t xml:space="preserve"> </w:t>
      </w:r>
      <w:r>
        <w:rPr>
          <w:rFonts w:ascii="Georgia" w:eastAsia="Georgia" w:hAnsi="Georgia" w:cs="Georgia"/>
          <w:sz w:val="19"/>
          <w:szCs w:val="19"/>
        </w:rPr>
        <w:t xml:space="preserve">S. </w:t>
      </w:r>
      <w:r>
        <w:rPr>
          <w:rFonts w:ascii="Georgia" w:eastAsia="Georgia" w:hAnsi="Georgia" w:cs="Georgia"/>
          <w:spacing w:val="-2"/>
          <w:w w:val="102"/>
          <w:sz w:val="19"/>
          <w:szCs w:val="19"/>
        </w:rPr>
        <w:t>“</w:t>
      </w:r>
      <w:r>
        <w:rPr>
          <w:rFonts w:ascii="Georgia" w:eastAsia="Georgia" w:hAnsi="Georgia" w:cs="Georgia"/>
          <w:b/>
          <w:bCs/>
          <w:w w:val="102"/>
          <w:sz w:val="19"/>
          <w:szCs w:val="19"/>
        </w:rPr>
        <w:t xml:space="preserve">Nearly </w:t>
      </w:r>
      <w:r>
        <w:rPr>
          <w:rFonts w:ascii="Georgia" w:eastAsia="Georgia" w:hAnsi="Georgia" w:cs="Georgia"/>
          <w:b/>
          <w:bCs/>
          <w:sz w:val="19"/>
          <w:szCs w:val="19"/>
        </w:rPr>
        <w:t>Automatic</w:t>
      </w:r>
      <w:r>
        <w:rPr>
          <w:rFonts w:ascii="Georgia" w:eastAsia="Georgia" w:hAnsi="Georgia" w:cs="Georgia"/>
          <w:b/>
          <w:bCs/>
          <w:spacing w:val="39"/>
          <w:sz w:val="19"/>
          <w:szCs w:val="19"/>
        </w:rPr>
        <w:t xml:space="preserve"> </w:t>
      </w:r>
      <w:r>
        <w:rPr>
          <w:rFonts w:ascii="Georgia" w:eastAsia="Georgia" w:hAnsi="Georgia" w:cs="Georgia"/>
          <w:b/>
          <w:bCs/>
          <w:sz w:val="19"/>
          <w:szCs w:val="19"/>
        </w:rPr>
        <w:t>Segmentation</w:t>
      </w:r>
      <w:r>
        <w:rPr>
          <w:rFonts w:ascii="Georgia" w:eastAsia="Georgia" w:hAnsi="Georgia" w:cs="Georgia"/>
          <w:b/>
          <w:bCs/>
          <w:spacing w:val="46"/>
          <w:sz w:val="19"/>
          <w:szCs w:val="19"/>
        </w:rPr>
        <w:t xml:space="preserve"> </w:t>
      </w:r>
      <w:r>
        <w:rPr>
          <w:rFonts w:ascii="Georgia" w:eastAsia="Georgia" w:hAnsi="Georgia" w:cs="Georgia"/>
          <w:b/>
          <w:bCs/>
          <w:sz w:val="19"/>
          <w:szCs w:val="19"/>
        </w:rPr>
        <w:t>of</w:t>
      </w:r>
      <w:r>
        <w:rPr>
          <w:rFonts w:ascii="Georgia" w:eastAsia="Georgia" w:hAnsi="Georgia" w:cs="Georgia"/>
          <w:b/>
          <w:bCs/>
          <w:spacing w:val="23"/>
          <w:sz w:val="19"/>
          <w:szCs w:val="19"/>
        </w:rPr>
        <w:t xml:space="preserve"> </w:t>
      </w:r>
      <w:r>
        <w:rPr>
          <w:rFonts w:ascii="Georgia" w:eastAsia="Georgia" w:hAnsi="Georgia" w:cs="Georgia"/>
          <w:b/>
          <w:bCs/>
          <w:sz w:val="19"/>
          <w:szCs w:val="19"/>
        </w:rPr>
        <w:t>Hippocampal</w:t>
      </w:r>
      <w:r>
        <w:rPr>
          <w:rFonts w:ascii="Georgia" w:eastAsia="Georgia" w:hAnsi="Georgia" w:cs="Georgia"/>
          <w:b/>
          <w:bCs/>
          <w:spacing w:val="45"/>
          <w:sz w:val="19"/>
          <w:szCs w:val="19"/>
        </w:rPr>
        <w:t xml:space="preserve"> </w:t>
      </w:r>
      <w:r>
        <w:rPr>
          <w:rFonts w:ascii="Georgia" w:eastAsia="Georgia" w:hAnsi="Georgia" w:cs="Georgia"/>
          <w:b/>
          <w:bCs/>
          <w:sz w:val="19"/>
          <w:szCs w:val="19"/>
        </w:rPr>
        <w:t>Subfields</w:t>
      </w:r>
      <w:r>
        <w:rPr>
          <w:rFonts w:ascii="Georgia" w:eastAsia="Georgia" w:hAnsi="Georgia" w:cs="Georgia"/>
          <w:b/>
          <w:bCs/>
          <w:spacing w:val="37"/>
          <w:sz w:val="19"/>
          <w:szCs w:val="19"/>
        </w:rPr>
        <w:t xml:space="preserve"> </w:t>
      </w:r>
      <w:r>
        <w:rPr>
          <w:rFonts w:ascii="Georgia" w:eastAsia="Georgia" w:hAnsi="Georgia" w:cs="Georgia"/>
          <w:b/>
          <w:bCs/>
          <w:sz w:val="19"/>
          <w:szCs w:val="19"/>
        </w:rPr>
        <w:t>in</w:t>
      </w:r>
      <w:r>
        <w:rPr>
          <w:rFonts w:ascii="Georgia" w:eastAsia="Georgia" w:hAnsi="Georgia" w:cs="Georgia"/>
          <w:b/>
          <w:bCs/>
          <w:spacing w:val="23"/>
          <w:sz w:val="19"/>
          <w:szCs w:val="19"/>
        </w:rPr>
        <w:t xml:space="preserve"> </w:t>
      </w:r>
      <w:r>
        <w:rPr>
          <w:rFonts w:ascii="Georgia" w:eastAsia="Georgia" w:hAnsi="Georgia" w:cs="Georgia"/>
          <w:b/>
          <w:bCs/>
          <w:sz w:val="19"/>
          <w:szCs w:val="19"/>
        </w:rPr>
        <w:t>in</w:t>
      </w:r>
      <w:r>
        <w:rPr>
          <w:rFonts w:ascii="Georgia" w:eastAsia="Georgia" w:hAnsi="Georgia" w:cs="Georgia"/>
          <w:b/>
          <w:bCs/>
          <w:spacing w:val="23"/>
          <w:sz w:val="19"/>
          <w:szCs w:val="19"/>
        </w:rPr>
        <w:t xml:space="preserve"> </w:t>
      </w:r>
      <w:r>
        <w:rPr>
          <w:rFonts w:ascii="Georgia" w:eastAsia="Georgia" w:hAnsi="Georgia" w:cs="Georgia"/>
          <w:b/>
          <w:bCs/>
          <w:sz w:val="19"/>
          <w:szCs w:val="19"/>
        </w:rPr>
        <w:t>Vivo</w:t>
      </w:r>
      <w:r>
        <w:rPr>
          <w:rFonts w:ascii="Georgia" w:eastAsia="Georgia" w:hAnsi="Georgia" w:cs="Georgia"/>
          <w:b/>
          <w:bCs/>
          <w:spacing w:val="28"/>
          <w:sz w:val="19"/>
          <w:szCs w:val="19"/>
        </w:rPr>
        <w:t xml:space="preserve"> </w:t>
      </w:r>
      <w:r>
        <w:rPr>
          <w:rFonts w:ascii="Georgia" w:eastAsia="Georgia" w:hAnsi="Georgia" w:cs="Georgia"/>
          <w:b/>
          <w:bCs/>
          <w:sz w:val="19"/>
          <w:szCs w:val="19"/>
        </w:rPr>
        <w:t>Focal</w:t>
      </w:r>
      <w:r>
        <w:rPr>
          <w:rFonts w:ascii="Georgia" w:eastAsia="Georgia" w:hAnsi="Georgia" w:cs="Georgia"/>
          <w:b/>
          <w:bCs/>
          <w:spacing w:val="30"/>
          <w:sz w:val="19"/>
          <w:szCs w:val="19"/>
        </w:rPr>
        <w:t xml:space="preserve"> </w:t>
      </w:r>
      <w:r>
        <w:rPr>
          <w:rFonts w:ascii="Georgia" w:eastAsia="Georgia" w:hAnsi="Georgia" w:cs="Georgia"/>
          <w:b/>
          <w:bCs/>
          <w:sz w:val="19"/>
          <w:szCs w:val="19"/>
        </w:rPr>
        <w:t>T2-Weighted</w:t>
      </w:r>
      <w:r>
        <w:rPr>
          <w:rFonts w:ascii="Georgia" w:eastAsia="Georgia" w:hAnsi="Georgia" w:cs="Georgia"/>
          <w:b/>
          <w:bCs/>
          <w:spacing w:val="44"/>
          <w:sz w:val="19"/>
          <w:szCs w:val="19"/>
        </w:rPr>
        <w:t xml:space="preserve"> </w:t>
      </w:r>
      <w:r>
        <w:rPr>
          <w:rFonts w:ascii="Georgia" w:eastAsia="Georgia" w:hAnsi="Georgia" w:cs="Georgia"/>
          <w:b/>
          <w:bCs/>
          <w:sz w:val="19"/>
          <w:szCs w:val="19"/>
        </w:rPr>
        <w:t>MR</w:t>
      </w:r>
      <w:r>
        <w:rPr>
          <w:rFonts w:ascii="Georgia" w:eastAsia="Georgia" w:hAnsi="Georgia" w:cs="Georgia"/>
          <w:b/>
          <w:bCs/>
          <w:spacing w:val="-1"/>
          <w:sz w:val="19"/>
          <w:szCs w:val="19"/>
        </w:rPr>
        <w:t>I</w:t>
      </w:r>
      <w:r>
        <w:rPr>
          <w:rFonts w:ascii="Georgia" w:eastAsia="Georgia" w:hAnsi="Georgia" w:cs="Georgia"/>
          <w:sz w:val="19"/>
          <w:szCs w:val="19"/>
        </w:rPr>
        <w:t>”</w:t>
      </w:r>
      <w:r>
        <w:rPr>
          <w:rFonts w:ascii="Georgia" w:eastAsia="Georgia" w:hAnsi="Georgia" w:cs="Georgia"/>
          <w:spacing w:val="28"/>
          <w:sz w:val="19"/>
          <w:szCs w:val="19"/>
        </w:rPr>
        <w:t xml:space="preserve"> </w:t>
      </w:r>
      <w:proofErr w:type="spellStart"/>
      <w:r>
        <w:rPr>
          <w:rFonts w:ascii="Georgia" w:eastAsia="Georgia" w:hAnsi="Georgia" w:cs="Georgia"/>
          <w:i/>
          <w:sz w:val="19"/>
          <w:szCs w:val="19"/>
        </w:rPr>
        <w:t>Neuroimage</w:t>
      </w:r>
      <w:proofErr w:type="spellEnd"/>
      <w:r>
        <w:rPr>
          <w:rFonts w:ascii="Georgia" w:eastAsia="Georgia" w:hAnsi="Georgia" w:cs="Georgia"/>
          <w:i/>
          <w:spacing w:val="18"/>
          <w:sz w:val="19"/>
          <w:szCs w:val="19"/>
        </w:rPr>
        <w:t xml:space="preserve"> </w:t>
      </w:r>
      <w:r>
        <w:rPr>
          <w:rFonts w:ascii="Georgia" w:eastAsia="Georgia" w:hAnsi="Georgia" w:cs="Georgia"/>
          <w:sz w:val="19"/>
          <w:szCs w:val="19"/>
        </w:rPr>
        <w:t>53,</w:t>
      </w:r>
      <w:r>
        <w:rPr>
          <w:rFonts w:ascii="Georgia" w:eastAsia="Georgia" w:hAnsi="Georgia" w:cs="Georgia"/>
          <w:spacing w:val="27"/>
          <w:sz w:val="19"/>
          <w:szCs w:val="19"/>
        </w:rPr>
        <w:t xml:space="preserve"> </w:t>
      </w:r>
      <w:r>
        <w:rPr>
          <w:rFonts w:ascii="Georgia" w:eastAsia="Georgia" w:hAnsi="Georgia" w:cs="Georgia"/>
          <w:sz w:val="19"/>
          <w:szCs w:val="19"/>
        </w:rPr>
        <w:t xml:space="preserve">no. </w:t>
      </w:r>
      <w:r>
        <w:rPr>
          <w:rFonts w:ascii="Georgia" w:eastAsia="Georgia" w:hAnsi="Georgia" w:cs="Georgia"/>
          <w:spacing w:val="26"/>
          <w:sz w:val="19"/>
          <w:szCs w:val="19"/>
        </w:rPr>
        <w:t xml:space="preserve"> </w:t>
      </w:r>
      <w:proofErr w:type="gramStart"/>
      <w:r>
        <w:rPr>
          <w:rFonts w:ascii="Georgia" w:eastAsia="Georgia" w:hAnsi="Georgia" w:cs="Georgia"/>
          <w:w w:val="102"/>
          <w:sz w:val="19"/>
          <w:szCs w:val="19"/>
        </w:rPr>
        <w:t xml:space="preserve">4 </w:t>
      </w:r>
      <w:r>
        <w:rPr>
          <w:rFonts w:ascii="Georgia" w:eastAsia="Georgia" w:hAnsi="Georgia" w:cs="Georgia"/>
          <w:sz w:val="19"/>
          <w:szCs w:val="19"/>
        </w:rPr>
        <w:t>(2010):</w:t>
      </w:r>
      <w:r>
        <w:rPr>
          <w:rFonts w:ascii="Georgia" w:eastAsia="Georgia" w:hAnsi="Georgia" w:cs="Georgia"/>
          <w:spacing w:val="29"/>
          <w:sz w:val="19"/>
          <w:szCs w:val="19"/>
        </w:rPr>
        <w:t xml:space="preserve"> </w:t>
      </w:r>
      <w:r>
        <w:rPr>
          <w:rFonts w:ascii="Georgia" w:eastAsia="Georgia" w:hAnsi="Georgia" w:cs="Georgia"/>
          <w:sz w:val="19"/>
          <w:szCs w:val="19"/>
        </w:rPr>
        <w:t>1208–24.</w:t>
      </w:r>
      <w:proofErr w:type="gramEnd"/>
      <w:r>
        <w:rPr>
          <w:rFonts w:ascii="Georgia" w:eastAsia="Georgia" w:hAnsi="Georgia" w:cs="Georgia"/>
          <w:spacing w:val="33"/>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spacing w:val="-1"/>
          <w:w w:val="102"/>
          <w:sz w:val="19"/>
          <w:szCs w:val="19"/>
        </w:rPr>
        <w:t>:</w:t>
      </w:r>
      <w:hyperlink r:id="rId56">
        <w:r>
          <w:rPr>
            <w:rFonts w:ascii="Georgia" w:eastAsia="Georgia" w:hAnsi="Georgia" w:cs="Georgia"/>
            <w:color w:val="0000FF"/>
            <w:w w:val="102"/>
            <w:sz w:val="19"/>
            <w:szCs w:val="19"/>
          </w:rPr>
          <w:t>10.1016/j.neuroimage.2010.06.040</w:t>
        </w:r>
      </w:hyperlink>
    </w:p>
    <w:p w14:paraId="2B6408C4" w14:textId="77777777" w:rsidR="00E61F9D" w:rsidRDefault="005C64D6">
      <w:pPr>
        <w:spacing w:before="59" w:after="0" w:line="240" w:lineRule="auto"/>
        <w:ind w:left="135" w:right="3248"/>
        <w:jc w:val="both"/>
        <w:rPr>
          <w:rFonts w:ascii="Georgia" w:eastAsia="Georgia" w:hAnsi="Georgia" w:cs="Georgia"/>
          <w:sz w:val="19"/>
          <w:szCs w:val="19"/>
        </w:rPr>
      </w:pPr>
      <w:r>
        <w:rPr>
          <w:rFonts w:ascii="Georgia" w:eastAsia="Georgia" w:hAnsi="Georgia" w:cs="Georgia"/>
          <w:sz w:val="19"/>
          <w:szCs w:val="19"/>
        </w:rPr>
        <w:t>49.</w:t>
      </w:r>
      <w:r>
        <w:rPr>
          <w:rFonts w:ascii="Georgia" w:eastAsia="Georgia" w:hAnsi="Georgia" w:cs="Georgia"/>
          <w:spacing w:val="25"/>
          <w:sz w:val="19"/>
          <w:szCs w:val="19"/>
        </w:rPr>
        <w:t xml:space="preserve"> </w:t>
      </w:r>
      <w:r>
        <w:rPr>
          <w:rFonts w:ascii="Georgia" w:eastAsia="Georgia" w:hAnsi="Georgia" w:cs="Georgia"/>
          <w:sz w:val="19"/>
          <w:szCs w:val="19"/>
        </w:rPr>
        <w:t>Available</w:t>
      </w:r>
      <w:r>
        <w:rPr>
          <w:rFonts w:ascii="Georgia" w:eastAsia="Georgia" w:hAnsi="Georgia" w:cs="Georgia"/>
          <w:spacing w:val="16"/>
          <w:sz w:val="19"/>
          <w:szCs w:val="19"/>
        </w:rPr>
        <w:t xml:space="preserve"> </w:t>
      </w:r>
      <w:r>
        <w:rPr>
          <w:rFonts w:ascii="Georgia" w:eastAsia="Georgia" w:hAnsi="Georgia" w:cs="Georgia"/>
          <w:sz w:val="19"/>
          <w:szCs w:val="19"/>
        </w:rPr>
        <w:t>at</w:t>
      </w:r>
      <w:r>
        <w:rPr>
          <w:rFonts w:ascii="Georgia" w:eastAsia="Georgia" w:hAnsi="Georgia" w:cs="Georgia"/>
          <w:spacing w:val="4"/>
          <w:sz w:val="19"/>
          <w:szCs w:val="19"/>
        </w:rPr>
        <w:t xml:space="preserve"> </w:t>
      </w:r>
      <w:hyperlink r:id="rId57">
        <w:r>
          <w:rPr>
            <w:rFonts w:ascii="Georgia" w:eastAsia="Georgia" w:hAnsi="Georgia" w:cs="Georgia"/>
            <w:color w:val="0000FF"/>
            <w:w w:val="102"/>
            <w:sz w:val="19"/>
            <w:szCs w:val="19"/>
          </w:rPr>
          <w:t>https://masi.vuse.vanderbilt.edu/workshop2013/index.php/Main_Page</w:t>
        </w:r>
      </w:hyperlink>
    </w:p>
    <w:p w14:paraId="37B10791" w14:textId="77777777" w:rsidR="00E61F9D" w:rsidRDefault="005C64D6">
      <w:pPr>
        <w:spacing w:before="93" w:after="0" w:line="240" w:lineRule="auto"/>
        <w:ind w:left="140" w:right="87"/>
        <w:jc w:val="both"/>
        <w:rPr>
          <w:rFonts w:ascii="Georgia" w:eastAsia="Georgia" w:hAnsi="Georgia" w:cs="Georgia"/>
          <w:sz w:val="19"/>
          <w:szCs w:val="19"/>
        </w:rPr>
      </w:pPr>
      <w:r>
        <w:rPr>
          <w:rFonts w:ascii="Georgia" w:eastAsia="Georgia" w:hAnsi="Georgia" w:cs="Georgia"/>
          <w:sz w:val="19"/>
          <w:szCs w:val="19"/>
        </w:rPr>
        <w:t>50.</w:t>
      </w:r>
      <w:r>
        <w:rPr>
          <w:rFonts w:ascii="Georgia" w:eastAsia="Georgia" w:hAnsi="Georgia" w:cs="Georgia"/>
          <w:spacing w:val="34"/>
          <w:sz w:val="19"/>
          <w:szCs w:val="19"/>
        </w:rPr>
        <w:t xml:space="preserve"> </w:t>
      </w:r>
      <w:r>
        <w:rPr>
          <w:rFonts w:ascii="Georgia" w:eastAsia="Georgia" w:hAnsi="Georgia" w:cs="Georgia"/>
          <w:sz w:val="19"/>
          <w:szCs w:val="19"/>
        </w:rPr>
        <w:t>Tustison,</w:t>
      </w:r>
      <w:r>
        <w:rPr>
          <w:rFonts w:ascii="Georgia" w:eastAsia="Georgia" w:hAnsi="Georgia" w:cs="Georgia"/>
          <w:spacing w:val="22"/>
          <w:sz w:val="19"/>
          <w:szCs w:val="19"/>
        </w:rPr>
        <w:t xml:space="preserve"> </w:t>
      </w:r>
      <w:r>
        <w:rPr>
          <w:rFonts w:ascii="Georgia" w:eastAsia="Georgia" w:hAnsi="Georgia" w:cs="Georgia"/>
          <w:sz w:val="19"/>
          <w:szCs w:val="19"/>
        </w:rPr>
        <w:t>N.</w:t>
      </w:r>
      <w:r>
        <w:rPr>
          <w:rFonts w:ascii="Georgia" w:eastAsia="Georgia" w:hAnsi="Georgia" w:cs="Georgia"/>
          <w:spacing w:val="9"/>
          <w:sz w:val="19"/>
          <w:szCs w:val="19"/>
        </w:rPr>
        <w:t xml:space="preserve"> </w:t>
      </w:r>
      <w:r>
        <w:rPr>
          <w:rFonts w:ascii="Georgia" w:eastAsia="Georgia" w:hAnsi="Georgia" w:cs="Georgia"/>
          <w:sz w:val="19"/>
          <w:szCs w:val="19"/>
        </w:rPr>
        <w:t>J.,</w:t>
      </w:r>
      <w:r>
        <w:rPr>
          <w:rFonts w:ascii="Georgia" w:eastAsia="Georgia" w:hAnsi="Georgia" w:cs="Georgia"/>
          <w:spacing w:val="12"/>
          <w:sz w:val="19"/>
          <w:szCs w:val="19"/>
        </w:rPr>
        <w:t xml:space="preserve"> </w:t>
      </w:r>
      <w:r>
        <w:rPr>
          <w:rFonts w:ascii="Georgia" w:eastAsia="Georgia" w:hAnsi="Georgia" w:cs="Georgia"/>
          <w:sz w:val="19"/>
          <w:szCs w:val="19"/>
        </w:rPr>
        <w:t>Qing,</w:t>
      </w:r>
      <w:r>
        <w:rPr>
          <w:rFonts w:ascii="Georgia" w:eastAsia="Georgia" w:hAnsi="Georgia" w:cs="Georgia"/>
          <w:spacing w:val="15"/>
          <w:sz w:val="19"/>
          <w:szCs w:val="19"/>
        </w:rPr>
        <w:t xml:space="preserve"> </w:t>
      </w:r>
      <w:r>
        <w:rPr>
          <w:rFonts w:ascii="Georgia" w:eastAsia="Georgia" w:hAnsi="Georgia" w:cs="Georgia"/>
          <w:sz w:val="19"/>
          <w:szCs w:val="19"/>
        </w:rPr>
        <w:t>K.,</w:t>
      </w:r>
      <w:r>
        <w:rPr>
          <w:rFonts w:ascii="Georgia" w:eastAsia="Georgia" w:hAnsi="Georgia" w:cs="Georgia"/>
          <w:spacing w:val="11"/>
          <w:sz w:val="19"/>
          <w:szCs w:val="19"/>
        </w:rPr>
        <w:t xml:space="preserve"> </w:t>
      </w:r>
      <w:r>
        <w:rPr>
          <w:rFonts w:ascii="Georgia" w:eastAsia="Georgia" w:hAnsi="Georgia" w:cs="Georgia"/>
          <w:sz w:val="19"/>
          <w:szCs w:val="19"/>
        </w:rPr>
        <w:t>Wang,</w:t>
      </w:r>
      <w:r>
        <w:rPr>
          <w:rFonts w:ascii="Georgia" w:eastAsia="Georgia" w:hAnsi="Georgia" w:cs="Georgia"/>
          <w:spacing w:val="17"/>
          <w:sz w:val="19"/>
          <w:szCs w:val="19"/>
        </w:rPr>
        <w:t xml:space="preserve"> </w:t>
      </w:r>
      <w:r>
        <w:rPr>
          <w:rFonts w:ascii="Georgia" w:eastAsia="Georgia" w:hAnsi="Georgia" w:cs="Georgia"/>
          <w:sz w:val="19"/>
          <w:szCs w:val="19"/>
        </w:rPr>
        <w:t>C.,</w:t>
      </w:r>
      <w:r>
        <w:rPr>
          <w:rFonts w:ascii="Georgia" w:eastAsia="Georgia" w:hAnsi="Georgia" w:cs="Georgia"/>
          <w:spacing w:val="10"/>
          <w:sz w:val="19"/>
          <w:szCs w:val="19"/>
        </w:rPr>
        <w:t xml:space="preserve"> </w:t>
      </w:r>
      <w:proofErr w:type="spellStart"/>
      <w:r>
        <w:rPr>
          <w:rFonts w:ascii="Georgia" w:eastAsia="Georgia" w:hAnsi="Georgia" w:cs="Georgia"/>
          <w:sz w:val="19"/>
          <w:szCs w:val="19"/>
        </w:rPr>
        <w:t>Altes</w:t>
      </w:r>
      <w:proofErr w:type="spellEnd"/>
      <w:r>
        <w:rPr>
          <w:rFonts w:ascii="Georgia" w:eastAsia="Georgia" w:hAnsi="Georgia" w:cs="Georgia"/>
          <w:sz w:val="19"/>
          <w:szCs w:val="19"/>
        </w:rPr>
        <w:t>,</w:t>
      </w:r>
      <w:r>
        <w:rPr>
          <w:rFonts w:ascii="Georgia" w:eastAsia="Georgia" w:hAnsi="Georgia" w:cs="Georgia"/>
          <w:spacing w:val="15"/>
          <w:sz w:val="19"/>
          <w:szCs w:val="19"/>
        </w:rPr>
        <w:t xml:space="preserve"> </w:t>
      </w:r>
      <w:r>
        <w:rPr>
          <w:rFonts w:ascii="Georgia" w:eastAsia="Georgia" w:hAnsi="Georgia" w:cs="Georgia"/>
          <w:sz w:val="19"/>
          <w:szCs w:val="19"/>
        </w:rPr>
        <w:t>T.</w:t>
      </w:r>
      <w:r>
        <w:rPr>
          <w:rFonts w:ascii="Georgia" w:eastAsia="Georgia" w:hAnsi="Georgia" w:cs="Georgia"/>
          <w:spacing w:val="10"/>
          <w:sz w:val="19"/>
          <w:szCs w:val="19"/>
        </w:rPr>
        <w:t xml:space="preserve"> </w:t>
      </w:r>
      <w:r>
        <w:rPr>
          <w:rFonts w:ascii="Georgia" w:eastAsia="Georgia" w:hAnsi="Georgia" w:cs="Georgia"/>
          <w:sz w:val="19"/>
          <w:szCs w:val="19"/>
        </w:rPr>
        <w:t>A.,</w:t>
      </w:r>
      <w:r>
        <w:rPr>
          <w:rFonts w:ascii="Georgia" w:eastAsia="Georgia" w:hAnsi="Georgia" w:cs="Georgia"/>
          <w:spacing w:val="13"/>
          <w:sz w:val="19"/>
          <w:szCs w:val="19"/>
        </w:rPr>
        <w:t xml:space="preserve"> </w:t>
      </w:r>
      <w:r>
        <w:rPr>
          <w:rFonts w:ascii="Georgia" w:eastAsia="Georgia" w:hAnsi="Georgia" w:cs="Georgia"/>
          <w:sz w:val="19"/>
          <w:szCs w:val="19"/>
        </w:rPr>
        <w:t>and</w:t>
      </w:r>
      <w:r>
        <w:rPr>
          <w:rFonts w:ascii="Georgia" w:eastAsia="Georgia" w:hAnsi="Georgia" w:cs="Georgia"/>
          <w:spacing w:val="11"/>
          <w:sz w:val="19"/>
          <w:szCs w:val="19"/>
        </w:rPr>
        <w:t xml:space="preserve"> </w:t>
      </w:r>
      <w:proofErr w:type="spellStart"/>
      <w:r>
        <w:rPr>
          <w:rFonts w:ascii="Georgia" w:eastAsia="Georgia" w:hAnsi="Georgia" w:cs="Georgia"/>
          <w:sz w:val="19"/>
          <w:szCs w:val="19"/>
        </w:rPr>
        <w:t>Mugler</w:t>
      </w:r>
      <w:proofErr w:type="spellEnd"/>
      <w:r>
        <w:rPr>
          <w:rFonts w:ascii="Georgia" w:eastAsia="Georgia" w:hAnsi="Georgia" w:cs="Georgia"/>
          <w:sz w:val="19"/>
          <w:szCs w:val="19"/>
        </w:rPr>
        <w:t>,</w:t>
      </w:r>
      <w:r>
        <w:rPr>
          <w:rFonts w:ascii="Georgia" w:eastAsia="Georgia" w:hAnsi="Georgia" w:cs="Georgia"/>
          <w:spacing w:val="19"/>
          <w:sz w:val="19"/>
          <w:szCs w:val="19"/>
        </w:rPr>
        <w:t xml:space="preserve"> </w:t>
      </w:r>
      <w:r>
        <w:rPr>
          <w:rFonts w:ascii="Georgia" w:eastAsia="Georgia" w:hAnsi="Georgia" w:cs="Georgia"/>
          <w:sz w:val="19"/>
          <w:szCs w:val="19"/>
        </w:rPr>
        <w:t>J.</w:t>
      </w:r>
      <w:r>
        <w:rPr>
          <w:rFonts w:ascii="Georgia" w:eastAsia="Georgia" w:hAnsi="Georgia" w:cs="Georgia"/>
          <w:spacing w:val="9"/>
          <w:sz w:val="19"/>
          <w:szCs w:val="19"/>
        </w:rPr>
        <w:t xml:space="preserve"> </w:t>
      </w:r>
      <w:r>
        <w:rPr>
          <w:rFonts w:ascii="Georgia" w:eastAsia="Georgia" w:hAnsi="Georgia" w:cs="Georgia"/>
          <w:sz w:val="19"/>
          <w:szCs w:val="19"/>
        </w:rPr>
        <w:t>P.,</w:t>
      </w:r>
      <w:r>
        <w:rPr>
          <w:rFonts w:ascii="Georgia" w:eastAsia="Georgia" w:hAnsi="Georgia" w:cs="Georgia"/>
          <w:spacing w:val="13"/>
          <w:sz w:val="19"/>
          <w:szCs w:val="19"/>
        </w:rPr>
        <w:t xml:space="preserve"> </w:t>
      </w:r>
      <w:r>
        <w:rPr>
          <w:rFonts w:ascii="Georgia" w:eastAsia="Georgia" w:hAnsi="Georgia" w:cs="Georgia"/>
          <w:sz w:val="19"/>
          <w:szCs w:val="19"/>
        </w:rPr>
        <w:t>3rd.</w:t>
      </w:r>
      <w:r>
        <w:rPr>
          <w:rFonts w:ascii="Georgia" w:eastAsia="Georgia" w:hAnsi="Georgia" w:cs="Georgia"/>
          <w:spacing w:val="36"/>
          <w:sz w:val="19"/>
          <w:szCs w:val="19"/>
        </w:rPr>
        <w:t xml:space="preserve"> </w:t>
      </w:r>
      <w:r>
        <w:rPr>
          <w:rFonts w:ascii="Georgia" w:eastAsia="Georgia" w:hAnsi="Georgia" w:cs="Georgia"/>
          <w:spacing w:val="-2"/>
          <w:sz w:val="19"/>
          <w:szCs w:val="19"/>
        </w:rPr>
        <w:t>“</w:t>
      </w:r>
      <w:r>
        <w:rPr>
          <w:rFonts w:ascii="Georgia" w:eastAsia="Georgia" w:hAnsi="Georgia" w:cs="Georgia"/>
          <w:b/>
          <w:bCs/>
          <w:sz w:val="19"/>
          <w:szCs w:val="19"/>
        </w:rPr>
        <w:t>Atlas-Based</w:t>
      </w:r>
      <w:r>
        <w:rPr>
          <w:rFonts w:ascii="Georgia" w:eastAsia="Georgia" w:hAnsi="Georgia" w:cs="Georgia"/>
          <w:b/>
          <w:bCs/>
          <w:spacing w:val="30"/>
          <w:sz w:val="19"/>
          <w:szCs w:val="19"/>
        </w:rPr>
        <w:t xml:space="preserve"> </w:t>
      </w:r>
      <w:r>
        <w:rPr>
          <w:rFonts w:ascii="Georgia" w:eastAsia="Georgia" w:hAnsi="Georgia" w:cs="Georgia"/>
          <w:b/>
          <w:bCs/>
          <w:sz w:val="19"/>
          <w:szCs w:val="19"/>
        </w:rPr>
        <w:t>Estimation</w:t>
      </w:r>
      <w:r>
        <w:rPr>
          <w:rFonts w:ascii="Georgia" w:eastAsia="Georgia" w:hAnsi="Georgia" w:cs="Georgia"/>
          <w:b/>
          <w:bCs/>
          <w:spacing w:val="27"/>
          <w:sz w:val="19"/>
          <w:szCs w:val="19"/>
        </w:rPr>
        <w:t xml:space="preserve"> </w:t>
      </w:r>
      <w:r>
        <w:rPr>
          <w:rFonts w:ascii="Georgia" w:eastAsia="Georgia" w:hAnsi="Georgia" w:cs="Georgia"/>
          <w:b/>
          <w:bCs/>
          <w:sz w:val="19"/>
          <w:szCs w:val="19"/>
        </w:rPr>
        <w:t>of</w:t>
      </w:r>
      <w:r>
        <w:rPr>
          <w:rFonts w:ascii="Georgia" w:eastAsia="Georgia" w:hAnsi="Georgia" w:cs="Georgia"/>
          <w:b/>
          <w:bCs/>
          <w:spacing w:val="9"/>
          <w:sz w:val="19"/>
          <w:szCs w:val="19"/>
        </w:rPr>
        <w:t xml:space="preserve"> </w:t>
      </w:r>
      <w:r>
        <w:rPr>
          <w:rFonts w:ascii="Georgia" w:eastAsia="Georgia" w:hAnsi="Georgia" w:cs="Georgia"/>
          <w:b/>
          <w:bCs/>
          <w:sz w:val="19"/>
          <w:szCs w:val="19"/>
        </w:rPr>
        <w:t>Lung</w:t>
      </w:r>
      <w:r>
        <w:rPr>
          <w:rFonts w:ascii="Georgia" w:eastAsia="Georgia" w:hAnsi="Georgia" w:cs="Georgia"/>
          <w:b/>
          <w:bCs/>
          <w:spacing w:val="15"/>
          <w:sz w:val="19"/>
          <w:szCs w:val="19"/>
        </w:rPr>
        <w:t xml:space="preserve"> </w:t>
      </w:r>
      <w:r>
        <w:rPr>
          <w:rFonts w:ascii="Georgia" w:eastAsia="Georgia" w:hAnsi="Georgia" w:cs="Georgia"/>
          <w:b/>
          <w:bCs/>
          <w:sz w:val="19"/>
          <w:szCs w:val="19"/>
        </w:rPr>
        <w:t>and</w:t>
      </w:r>
      <w:r>
        <w:rPr>
          <w:rFonts w:ascii="Georgia" w:eastAsia="Georgia" w:hAnsi="Georgia" w:cs="Georgia"/>
          <w:b/>
          <w:bCs/>
          <w:spacing w:val="12"/>
          <w:sz w:val="19"/>
          <w:szCs w:val="19"/>
        </w:rPr>
        <w:t xml:space="preserve"> </w:t>
      </w:r>
      <w:r>
        <w:rPr>
          <w:rFonts w:ascii="Georgia" w:eastAsia="Georgia" w:hAnsi="Georgia" w:cs="Georgia"/>
          <w:b/>
          <w:bCs/>
          <w:w w:val="102"/>
          <w:sz w:val="19"/>
          <w:szCs w:val="19"/>
        </w:rPr>
        <w:t>Lobar</w:t>
      </w:r>
    </w:p>
    <w:p w14:paraId="1D7C20A4" w14:textId="77777777" w:rsidR="00E61F9D" w:rsidRDefault="005C64D6">
      <w:pPr>
        <w:spacing w:before="33" w:after="0" w:line="240" w:lineRule="auto"/>
        <w:ind w:left="140" w:right="5830"/>
        <w:jc w:val="both"/>
        <w:rPr>
          <w:rFonts w:ascii="Georgia" w:eastAsia="Georgia" w:hAnsi="Georgia" w:cs="Georgia"/>
          <w:sz w:val="19"/>
          <w:szCs w:val="19"/>
        </w:rPr>
      </w:pPr>
      <w:r>
        <w:rPr>
          <w:rFonts w:ascii="Georgia" w:eastAsia="Georgia" w:hAnsi="Georgia" w:cs="Georgia"/>
          <w:b/>
          <w:bCs/>
          <w:sz w:val="19"/>
          <w:szCs w:val="19"/>
        </w:rPr>
        <w:t>Anatomy</w:t>
      </w:r>
      <w:r>
        <w:rPr>
          <w:rFonts w:ascii="Georgia" w:eastAsia="Georgia" w:hAnsi="Georgia" w:cs="Georgia"/>
          <w:b/>
          <w:bCs/>
          <w:spacing w:val="19"/>
          <w:sz w:val="19"/>
          <w:szCs w:val="19"/>
        </w:rPr>
        <w:t xml:space="preserve"> </w:t>
      </w:r>
      <w:r>
        <w:rPr>
          <w:rFonts w:ascii="Georgia" w:eastAsia="Georgia" w:hAnsi="Georgia" w:cs="Georgia"/>
          <w:b/>
          <w:bCs/>
          <w:sz w:val="19"/>
          <w:szCs w:val="19"/>
        </w:rPr>
        <w:t>in</w:t>
      </w:r>
      <w:r>
        <w:rPr>
          <w:rFonts w:ascii="Georgia" w:eastAsia="Georgia" w:hAnsi="Georgia" w:cs="Georgia"/>
          <w:b/>
          <w:bCs/>
          <w:spacing w:val="5"/>
          <w:sz w:val="19"/>
          <w:szCs w:val="19"/>
        </w:rPr>
        <w:t xml:space="preserve"> </w:t>
      </w:r>
      <w:r>
        <w:rPr>
          <w:rFonts w:ascii="Georgia" w:eastAsia="Georgia" w:hAnsi="Georgia" w:cs="Georgia"/>
          <w:b/>
          <w:bCs/>
          <w:sz w:val="19"/>
          <w:szCs w:val="19"/>
        </w:rPr>
        <w:t>Proton</w:t>
      </w:r>
      <w:r>
        <w:rPr>
          <w:rFonts w:ascii="Georgia" w:eastAsia="Georgia" w:hAnsi="Georgia" w:cs="Georgia"/>
          <w:b/>
          <w:bCs/>
          <w:spacing w:val="15"/>
          <w:sz w:val="19"/>
          <w:szCs w:val="19"/>
        </w:rPr>
        <w:t xml:space="preserve"> </w:t>
      </w:r>
      <w:r>
        <w:rPr>
          <w:rFonts w:ascii="Georgia" w:eastAsia="Georgia" w:hAnsi="Georgia" w:cs="Georgia"/>
          <w:b/>
          <w:bCs/>
          <w:sz w:val="19"/>
          <w:szCs w:val="19"/>
        </w:rPr>
        <w:t>MRI</w:t>
      </w:r>
      <w:r>
        <w:rPr>
          <w:rFonts w:ascii="Georgia" w:eastAsia="Georgia" w:hAnsi="Georgia" w:cs="Georgia"/>
          <w:sz w:val="19"/>
          <w:szCs w:val="19"/>
        </w:rPr>
        <w:t>”</w:t>
      </w:r>
      <w:r>
        <w:rPr>
          <w:rFonts w:ascii="Georgia" w:eastAsia="Georgia" w:hAnsi="Georgia" w:cs="Georgia"/>
          <w:spacing w:val="11"/>
          <w:sz w:val="19"/>
          <w:szCs w:val="19"/>
        </w:rPr>
        <w:t xml:space="preserve"> </w:t>
      </w:r>
      <w:proofErr w:type="spellStart"/>
      <w:r>
        <w:rPr>
          <w:rFonts w:ascii="Georgia" w:eastAsia="Georgia" w:hAnsi="Georgia" w:cs="Georgia"/>
          <w:i/>
          <w:sz w:val="19"/>
          <w:szCs w:val="19"/>
        </w:rPr>
        <w:t>Magn</w:t>
      </w:r>
      <w:proofErr w:type="spellEnd"/>
      <w:r>
        <w:rPr>
          <w:rFonts w:ascii="Georgia" w:eastAsia="Georgia" w:hAnsi="Georgia" w:cs="Georgia"/>
          <w:i/>
          <w:sz w:val="19"/>
          <w:szCs w:val="19"/>
        </w:rPr>
        <w:t xml:space="preserve"> </w:t>
      </w:r>
      <w:proofErr w:type="spellStart"/>
      <w:r>
        <w:rPr>
          <w:rFonts w:ascii="Georgia" w:eastAsia="Georgia" w:hAnsi="Georgia" w:cs="Georgia"/>
          <w:i/>
          <w:sz w:val="19"/>
          <w:szCs w:val="19"/>
        </w:rPr>
        <w:t>Reson</w:t>
      </w:r>
      <w:proofErr w:type="spellEnd"/>
      <w:r>
        <w:rPr>
          <w:rFonts w:ascii="Georgia" w:eastAsia="Georgia" w:hAnsi="Georgia" w:cs="Georgia"/>
          <w:i/>
          <w:sz w:val="19"/>
          <w:szCs w:val="19"/>
        </w:rPr>
        <w:t xml:space="preserve"> Med</w:t>
      </w:r>
      <w:r>
        <w:rPr>
          <w:rFonts w:ascii="Georgia" w:eastAsia="Georgia" w:hAnsi="Georgia" w:cs="Georgia"/>
          <w:i/>
          <w:spacing w:val="4"/>
          <w:sz w:val="19"/>
          <w:szCs w:val="19"/>
        </w:rPr>
        <w:t xml:space="preserve"> </w:t>
      </w:r>
      <w:r>
        <w:rPr>
          <w:rFonts w:ascii="Georgia" w:eastAsia="Georgia" w:hAnsi="Georgia" w:cs="Georgia"/>
          <w:w w:val="102"/>
          <w:sz w:val="19"/>
          <w:szCs w:val="19"/>
        </w:rPr>
        <w:t>(Accepted):</w:t>
      </w:r>
    </w:p>
    <w:p w14:paraId="3DFCFAAF" w14:textId="77777777" w:rsidR="00E61F9D" w:rsidRDefault="005C64D6">
      <w:pPr>
        <w:spacing w:before="93" w:after="0" w:line="277" w:lineRule="auto"/>
        <w:ind w:left="140" w:right="50"/>
        <w:jc w:val="both"/>
        <w:rPr>
          <w:rFonts w:ascii="Georgia" w:eastAsia="Georgia" w:hAnsi="Georgia" w:cs="Georgia"/>
          <w:sz w:val="19"/>
          <w:szCs w:val="19"/>
        </w:rPr>
      </w:pPr>
      <w:r>
        <w:rPr>
          <w:rFonts w:ascii="Georgia" w:eastAsia="Georgia" w:hAnsi="Georgia" w:cs="Georgia"/>
          <w:sz w:val="19"/>
          <w:szCs w:val="19"/>
        </w:rPr>
        <w:t xml:space="preserve">51.   </w:t>
      </w:r>
      <w:r>
        <w:rPr>
          <w:rFonts w:ascii="Georgia" w:eastAsia="Georgia" w:hAnsi="Georgia" w:cs="Georgia"/>
          <w:spacing w:val="16"/>
          <w:sz w:val="19"/>
          <w:szCs w:val="19"/>
        </w:rPr>
        <w:t xml:space="preserve"> </w:t>
      </w:r>
      <w:proofErr w:type="spellStart"/>
      <w:r>
        <w:rPr>
          <w:rFonts w:ascii="Georgia" w:eastAsia="Georgia" w:hAnsi="Georgia" w:cs="Georgia"/>
          <w:sz w:val="19"/>
          <w:szCs w:val="19"/>
        </w:rPr>
        <w:t>Manjón</w:t>
      </w:r>
      <w:proofErr w:type="spellEnd"/>
      <w:proofErr w:type="gramStart"/>
      <w:r>
        <w:rPr>
          <w:rFonts w:ascii="Georgia" w:eastAsia="Georgia" w:hAnsi="Georgia" w:cs="Georgia"/>
          <w:sz w:val="19"/>
          <w:szCs w:val="19"/>
        </w:rPr>
        <w:t xml:space="preserve">, </w:t>
      </w:r>
      <w:r>
        <w:rPr>
          <w:rFonts w:ascii="Georgia" w:eastAsia="Georgia" w:hAnsi="Georgia" w:cs="Georgia"/>
          <w:spacing w:val="24"/>
          <w:sz w:val="19"/>
          <w:szCs w:val="19"/>
        </w:rPr>
        <w:t xml:space="preserve"> </w:t>
      </w:r>
      <w:r>
        <w:rPr>
          <w:rFonts w:ascii="Georgia" w:eastAsia="Georgia" w:hAnsi="Georgia" w:cs="Georgia"/>
          <w:sz w:val="19"/>
          <w:szCs w:val="19"/>
        </w:rPr>
        <w:t>J</w:t>
      </w:r>
      <w:proofErr w:type="gramEnd"/>
      <w:r>
        <w:rPr>
          <w:rFonts w:ascii="Georgia" w:eastAsia="Georgia" w:hAnsi="Georgia" w:cs="Georgia"/>
          <w:sz w:val="19"/>
          <w:szCs w:val="19"/>
        </w:rPr>
        <w:t xml:space="preserve">. </w:t>
      </w:r>
      <w:r>
        <w:rPr>
          <w:rFonts w:ascii="Georgia" w:eastAsia="Georgia" w:hAnsi="Georgia" w:cs="Georgia"/>
          <w:spacing w:val="3"/>
          <w:sz w:val="19"/>
          <w:szCs w:val="19"/>
        </w:rPr>
        <w:t xml:space="preserve"> </w:t>
      </w:r>
      <w:r>
        <w:rPr>
          <w:rFonts w:ascii="Georgia" w:eastAsia="Georgia" w:hAnsi="Georgia" w:cs="Georgia"/>
          <w:sz w:val="19"/>
          <w:szCs w:val="19"/>
        </w:rPr>
        <w:t>V.</w:t>
      </w:r>
      <w:proofErr w:type="gramStart"/>
      <w:r>
        <w:rPr>
          <w:rFonts w:ascii="Georgia" w:eastAsia="Georgia" w:hAnsi="Georgia" w:cs="Georgia"/>
          <w:sz w:val="19"/>
          <w:szCs w:val="19"/>
        </w:rPr>
        <w:t xml:space="preserve">, </w:t>
      </w:r>
      <w:r>
        <w:rPr>
          <w:rFonts w:ascii="Georgia" w:eastAsia="Georgia" w:hAnsi="Georgia" w:cs="Georgia"/>
          <w:spacing w:val="17"/>
          <w:sz w:val="19"/>
          <w:szCs w:val="19"/>
        </w:rPr>
        <w:t xml:space="preserve"> </w:t>
      </w:r>
      <w:r>
        <w:rPr>
          <w:rFonts w:ascii="Georgia" w:eastAsia="Georgia" w:hAnsi="Georgia" w:cs="Georgia"/>
          <w:sz w:val="19"/>
          <w:szCs w:val="19"/>
        </w:rPr>
        <w:t>Coupé</w:t>
      </w:r>
      <w:proofErr w:type="gramEnd"/>
      <w:r>
        <w:rPr>
          <w:rFonts w:ascii="Georgia" w:eastAsia="Georgia" w:hAnsi="Georgia" w:cs="Georgia"/>
          <w:sz w:val="19"/>
          <w:szCs w:val="19"/>
        </w:rPr>
        <w:t xml:space="preserve">, </w:t>
      </w:r>
      <w:r>
        <w:rPr>
          <w:rFonts w:ascii="Georgia" w:eastAsia="Georgia" w:hAnsi="Georgia" w:cs="Georgia"/>
          <w:spacing w:val="22"/>
          <w:sz w:val="19"/>
          <w:szCs w:val="19"/>
        </w:rPr>
        <w:t xml:space="preserve"> </w:t>
      </w:r>
      <w:r>
        <w:rPr>
          <w:rFonts w:ascii="Georgia" w:eastAsia="Georgia" w:hAnsi="Georgia" w:cs="Georgia"/>
          <w:sz w:val="19"/>
          <w:szCs w:val="19"/>
        </w:rPr>
        <w:t xml:space="preserve">P., </w:t>
      </w:r>
      <w:r>
        <w:rPr>
          <w:rFonts w:ascii="Georgia" w:eastAsia="Georgia" w:hAnsi="Georgia" w:cs="Georgia"/>
          <w:spacing w:val="18"/>
          <w:sz w:val="19"/>
          <w:szCs w:val="19"/>
        </w:rPr>
        <w:t xml:space="preserve"> </w:t>
      </w:r>
      <w:proofErr w:type="spellStart"/>
      <w:r>
        <w:rPr>
          <w:rFonts w:ascii="Georgia" w:eastAsia="Georgia" w:hAnsi="Georgia" w:cs="Georgia"/>
          <w:sz w:val="19"/>
          <w:szCs w:val="19"/>
        </w:rPr>
        <w:t>Martí-Bonmatí</w:t>
      </w:r>
      <w:proofErr w:type="spellEnd"/>
      <w:r>
        <w:rPr>
          <w:rFonts w:ascii="Georgia" w:eastAsia="Georgia" w:hAnsi="Georgia" w:cs="Georgia"/>
          <w:sz w:val="19"/>
          <w:szCs w:val="19"/>
        </w:rPr>
        <w:t xml:space="preserve">, </w:t>
      </w:r>
      <w:r>
        <w:rPr>
          <w:rFonts w:ascii="Georgia" w:eastAsia="Georgia" w:hAnsi="Georgia" w:cs="Georgia"/>
          <w:spacing w:val="36"/>
          <w:sz w:val="19"/>
          <w:szCs w:val="19"/>
        </w:rPr>
        <w:t xml:space="preserve"> </w:t>
      </w:r>
      <w:r>
        <w:rPr>
          <w:rFonts w:ascii="Georgia" w:eastAsia="Georgia" w:hAnsi="Georgia" w:cs="Georgia"/>
          <w:sz w:val="19"/>
          <w:szCs w:val="19"/>
        </w:rPr>
        <w:t xml:space="preserve">L., </w:t>
      </w:r>
      <w:r>
        <w:rPr>
          <w:rFonts w:ascii="Georgia" w:eastAsia="Georgia" w:hAnsi="Georgia" w:cs="Georgia"/>
          <w:spacing w:val="16"/>
          <w:sz w:val="19"/>
          <w:szCs w:val="19"/>
        </w:rPr>
        <w:t xml:space="preserve"> </w:t>
      </w:r>
      <w:r>
        <w:rPr>
          <w:rFonts w:ascii="Georgia" w:eastAsia="Georgia" w:hAnsi="Georgia" w:cs="Georgia"/>
          <w:sz w:val="19"/>
          <w:szCs w:val="19"/>
        </w:rPr>
        <w:t xml:space="preserve">Collins, </w:t>
      </w:r>
      <w:r>
        <w:rPr>
          <w:rFonts w:ascii="Georgia" w:eastAsia="Georgia" w:hAnsi="Georgia" w:cs="Georgia"/>
          <w:spacing w:val="23"/>
          <w:sz w:val="19"/>
          <w:szCs w:val="19"/>
        </w:rPr>
        <w:t xml:space="preserve"> </w:t>
      </w:r>
      <w:r>
        <w:rPr>
          <w:rFonts w:ascii="Georgia" w:eastAsia="Georgia" w:hAnsi="Georgia" w:cs="Georgia"/>
          <w:sz w:val="19"/>
          <w:szCs w:val="19"/>
        </w:rPr>
        <w:t xml:space="preserve">D. </w:t>
      </w:r>
      <w:r>
        <w:rPr>
          <w:rFonts w:ascii="Georgia" w:eastAsia="Georgia" w:hAnsi="Georgia" w:cs="Georgia"/>
          <w:spacing w:val="3"/>
          <w:sz w:val="19"/>
          <w:szCs w:val="19"/>
        </w:rPr>
        <w:t xml:space="preserve"> </w:t>
      </w:r>
      <w:r>
        <w:rPr>
          <w:rFonts w:ascii="Georgia" w:eastAsia="Georgia" w:hAnsi="Georgia" w:cs="Georgia"/>
          <w:sz w:val="19"/>
          <w:szCs w:val="19"/>
        </w:rPr>
        <w:t>L.</w:t>
      </w:r>
      <w:proofErr w:type="gramStart"/>
      <w:r>
        <w:rPr>
          <w:rFonts w:ascii="Georgia" w:eastAsia="Georgia" w:hAnsi="Georgia" w:cs="Georgia"/>
          <w:sz w:val="19"/>
          <w:szCs w:val="19"/>
        </w:rPr>
        <w:t xml:space="preserve">, </w:t>
      </w:r>
      <w:r>
        <w:rPr>
          <w:rFonts w:ascii="Georgia" w:eastAsia="Georgia" w:hAnsi="Georgia" w:cs="Georgia"/>
          <w:spacing w:val="17"/>
          <w:sz w:val="19"/>
          <w:szCs w:val="19"/>
        </w:rPr>
        <w:t xml:space="preserve"> </w:t>
      </w:r>
      <w:r>
        <w:rPr>
          <w:rFonts w:ascii="Georgia" w:eastAsia="Georgia" w:hAnsi="Georgia" w:cs="Georgia"/>
          <w:sz w:val="19"/>
          <w:szCs w:val="19"/>
        </w:rPr>
        <w:t>and</w:t>
      </w:r>
      <w:proofErr w:type="gramEnd"/>
      <w:r>
        <w:rPr>
          <w:rFonts w:ascii="Georgia" w:eastAsia="Georgia" w:hAnsi="Georgia" w:cs="Georgia"/>
          <w:sz w:val="19"/>
          <w:szCs w:val="19"/>
        </w:rPr>
        <w:t xml:space="preserve"> </w:t>
      </w:r>
      <w:r>
        <w:rPr>
          <w:rFonts w:ascii="Georgia" w:eastAsia="Georgia" w:hAnsi="Georgia" w:cs="Georgia"/>
          <w:spacing w:val="5"/>
          <w:sz w:val="19"/>
          <w:szCs w:val="19"/>
        </w:rPr>
        <w:t xml:space="preserve"> </w:t>
      </w:r>
      <w:r>
        <w:rPr>
          <w:rFonts w:ascii="Georgia" w:eastAsia="Georgia" w:hAnsi="Georgia" w:cs="Georgia"/>
          <w:sz w:val="19"/>
          <w:szCs w:val="19"/>
        </w:rPr>
        <w:t xml:space="preserve">Robles, </w:t>
      </w:r>
      <w:r>
        <w:rPr>
          <w:rFonts w:ascii="Georgia" w:eastAsia="Georgia" w:hAnsi="Georgia" w:cs="Georgia"/>
          <w:spacing w:val="22"/>
          <w:sz w:val="19"/>
          <w:szCs w:val="19"/>
        </w:rPr>
        <w:t xml:space="preserve"> </w:t>
      </w:r>
      <w:r>
        <w:rPr>
          <w:rFonts w:ascii="Georgia" w:eastAsia="Georgia" w:hAnsi="Georgia" w:cs="Georgia"/>
          <w:sz w:val="19"/>
          <w:szCs w:val="19"/>
        </w:rPr>
        <w:t xml:space="preserve">M. </w:t>
      </w:r>
      <w:r>
        <w:rPr>
          <w:rFonts w:ascii="Georgia" w:eastAsia="Georgia" w:hAnsi="Georgia" w:cs="Georgia"/>
          <w:spacing w:val="4"/>
          <w:sz w:val="19"/>
          <w:szCs w:val="19"/>
        </w:rPr>
        <w:t xml:space="preserve"> </w:t>
      </w:r>
      <w:r>
        <w:rPr>
          <w:rFonts w:ascii="Georgia" w:eastAsia="Georgia" w:hAnsi="Georgia" w:cs="Georgia"/>
          <w:spacing w:val="-2"/>
          <w:sz w:val="19"/>
          <w:szCs w:val="19"/>
        </w:rPr>
        <w:t>“</w:t>
      </w:r>
      <w:proofErr w:type="gramStart"/>
      <w:r>
        <w:rPr>
          <w:rFonts w:ascii="Georgia" w:eastAsia="Georgia" w:hAnsi="Georgia" w:cs="Georgia"/>
          <w:b/>
          <w:bCs/>
          <w:sz w:val="19"/>
          <w:szCs w:val="19"/>
        </w:rPr>
        <w:t xml:space="preserve">Adaptive </w:t>
      </w:r>
      <w:r>
        <w:rPr>
          <w:rFonts w:ascii="Georgia" w:eastAsia="Georgia" w:hAnsi="Georgia" w:cs="Georgia"/>
          <w:b/>
          <w:bCs/>
          <w:spacing w:val="18"/>
          <w:sz w:val="19"/>
          <w:szCs w:val="19"/>
        </w:rPr>
        <w:t xml:space="preserve"> </w:t>
      </w:r>
      <w:r>
        <w:rPr>
          <w:rFonts w:ascii="Georgia" w:eastAsia="Georgia" w:hAnsi="Georgia" w:cs="Georgia"/>
          <w:b/>
          <w:bCs/>
          <w:sz w:val="19"/>
          <w:szCs w:val="19"/>
        </w:rPr>
        <w:t>Non</w:t>
      </w:r>
      <w:proofErr w:type="gramEnd"/>
      <w:r>
        <w:rPr>
          <w:rFonts w:ascii="Georgia" w:eastAsia="Georgia" w:hAnsi="Georgia" w:cs="Georgia"/>
          <w:b/>
          <w:bCs/>
          <w:sz w:val="19"/>
          <w:szCs w:val="19"/>
        </w:rPr>
        <w:t xml:space="preserve">-Local </w:t>
      </w:r>
      <w:r>
        <w:rPr>
          <w:rFonts w:ascii="Georgia" w:eastAsia="Georgia" w:hAnsi="Georgia" w:cs="Georgia"/>
          <w:b/>
          <w:bCs/>
          <w:spacing w:val="19"/>
          <w:sz w:val="19"/>
          <w:szCs w:val="19"/>
        </w:rPr>
        <w:t xml:space="preserve"> </w:t>
      </w:r>
      <w:r>
        <w:rPr>
          <w:rFonts w:ascii="Georgia" w:eastAsia="Georgia" w:hAnsi="Georgia" w:cs="Georgia"/>
          <w:b/>
          <w:bCs/>
          <w:sz w:val="19"/>
          <w:szCs w:val="19"/>
        </w:rPr>
        <w:t xml:space="preserve">Means </w:t>
      </w:r>
      <w:r>
        <w:rPr>
          <w:rFonts w:ascii="Georgia" w:eastAsia="Georgia" w:hAnsi="Georgia" w:cs="Georgia"/>
          <w:b/>
          <w:bCs/>
          <w:spacing w:val="12"/>
          <w:sz w:val="19"/>
          <w:szCs w:val="19"/>
        </w:rPr>
        <w:t xml:space="preserve"> </w:t>
      </w:r>
      <w:r>
        <w:rPr>
          <w:rFonts w:ascii="Georgia" w:eastAsia="Georgia" w:hAnsi="Georgia" w:cs="Georgia"/>
          <w:b/>
          <w:bCs/>
          <w:w w:val="102"/>
          <w:sz w:val="19"/>
          <w:szCs w:val="19"/>
        </w:rPr>
        <w:t xml:space="preserve">De- </w:t>
      </w:r>
      <w:r>
        <w:rPr>
          <w:rFonts w:ascii="Georgia" w:eastAsia="Georgia" w:hAnsi="Georgia" w:cs="Georgia"/>
          <w:b/>
          <w:bCs/>
          <w:sz w:val="19"/>
          <w:szCs w:val="19"/>
        </w:rPr>
        <w:t>noising</w:t>
      </w:r>
      <w:r>
        <w:rPr>
          <w:rFonts w:ascii="Georgia" w:eastAsia="Georgia" w:hAnsi="Georgia" w:cs="Georgia"/>
          <w:b/>
          <w:bCs/>
          <w:spacing w:val="18"/>
          <w:sz w:val="19"/>
          <w:szCs w:val="19"/>
        </w:rPr>
        <w:t xml:space="preserve"> </w:t>
      </w:r>
      <w:r>
        <w:rPr>
          <w:rFonts w:ascii="Georgia" w:eastAsia="Georgia" w:hAnsi="Georgia" w:cs="Georgia"/>
          <w:b/>
          <w:bCs/>
          <w:sz w:val="19"/>
          <w:szCs w:val="19"/>
        </w:rPr>
        <w:t>of</w:t>
      </w:r>
      <w:r>
        <w:rPr>
          <w:rFonts w:ascii="Georgia" w:eastAsia="Georgia" w:hAnsi="Georgia" w:cs="Georgia"/>
          <w:b/>
          <w:bCs/>
          <w:spacing w:val="7"/>
          <w:sz w:val="19"/>
          <w:szCs w:val="19"/>
        </w:rPr>
        <w:t xml:space="preserve"> </w:t>
      </w:r>
      <w:r>
        <w:rPr>
          <w:rFonts w:ascii="Georgia" w:eastAsia="Georgia" w:hAnsi="Georgia" w:cs="Georgia"/>
          <w:b/>
          <w:bCs/>
          <w:sz w:val="19"/>
          <w:szCs w:val="19"/>
        </w:rPr>
        <w:t>MR</w:t>
      </w:r>
      <w:r>
        <w:rPr>
          <w:rFonts w:ascii="Georgia" w:eastAsia="Georgia" w:hAnsi="Georgia" w:cs="Georgia"/>
          <w:b/>
          <w:bCs/>
          <w:spacing w:val="10"/>
          <w:sz w:val="19"/>
          <w:szCs w:val="19"/>
        </w:rPr>
        <w:t xml:space="preserve"> </w:t>
      </w:r>
      <w:r>
        <w:rPr>
          <w:rFonts w:ascii="Georgia" w:eastAsia="Georgia" w:hAnsi="Georgia" w:cs="Georgia"/>
          <w:b/>
          <w:bCs/>
          <w:sz w:val="19"/>
          <w:szCs w:val="19"/>
        </w:rPr>
        <w:t>Images</w:t>
      </w:r>
      <w:r>
        <w:rPr>
          <w:rFonts w:ascii="Georgia" w:eastAsia="Georgia" w:hAnsi="Georgia" w:cs="Georgia"/>
          <w:b/>
          <w:bCs/>
          <w:spacing w:val="17"/>
          <w:sz w:val="19"/>
          <w:szCs w:val="19"/>
        </w:rPr>
        <w:t xml:space="preserve"> </w:t>
      </w:r>
      <w:r>
        <w:rPr>
          <w:rFonts w:ascii="Georgia" w:eastAsia="Georgia" w:hAnsi="Georgia" w:cs="Georgia"/>
          <w:b/>
          <w:bCs/>
          <w:sz w:val="19"/>
          <w:szCs w:val="19"/>
        </w:rPr>
        <w:t>with</w:t>
      </w:r>
      <w:r>
        <w:rPr>
          <w:rFonts w:ascii="Georgia" w:eastAsia="Georgia" w:hAnsi="Georgia" w:cs="Georgia"/>
          <w:b/>
          <w:bCs/>
          <w:spacing w:val="12"/>
          <w:sz w:val="19"/>
          <w:szCs w:val="19"/>
        </w:rPr>
        <w:t xml:space="preserve"> </w:t>
      </w:r>
      <w:r>
        <w:rPr>
          <w:rFonts w:ascii="Georgia" w:eastAsia="Georgia" w:hAnsi="Georgia" w:cs="Georgia"/>
          <w:b/>
          <w:bCs/>
          <w:sz w:val="19"/>
          <w:szCs w:val="19"/>
        </w:rPr>
        <w:t>Spatially</w:t>
      </w:r>
      <w:r>
        <w:rPr>
          <w:rFonts w:ascii="Georgia" w:eastAsia="Georgia" w:hAnsi="Georgia" w:cs="Georgia"/>
          <w:b/>
          <w:bCs/>
          <w:spacing w:val="20"/>
          <w:sz w:val="19"/>
          <w:szCs w:val="19"/>
        </w:rPr>
        <w:t xml:space="preserve"> </w:t>
      </w:r>
      <w:r>
        <w:rPr>
          <w:rFonts w:ascii="Georgia" w:eastAsia="Georgia" w:hAnsi="Georgia" w:cs="Georgia"/>
          <w:b/>
          <w:bCs/>
          <w:sz w:val="19"/>
          <w:szCs w:val="19"/>
        </w:rPr>
        <w:t>Varying</w:t>
      </w:r>
      <w:r>
        <w:rPr>
          <w:rFonts w:ascii="Georgia" w:eastAsia="Georgia" w:hAnsi="Georgia" w:cs="Georgia"/>
          <w:b/>
          <w:bCs/>
          <w:spacing w:val="19"/>
          <w:sz w:val="19"/>
          <w:szCs w:val="19"/>
        </w:rPr>
        <w:t xml:space="preserve"> </w:t>
      </w:r>
      <w:r>
        <w:rPr>
          <w:rFonts w:ascii="Georgia" w:eastAsia="Georgia" w:hAnsi="Georgia" w:cs="Georgia"/>
          <w:b/>
          <w:bCs/>
          <w:sz w:val="19"/>
          <w:szCs w:val="19"/>
        </w:rPr>
        <w:t>Noise</w:t>
      </w:r>
      <w:r>
        <w:rPr>
          <w:rFonts w:ascii="Georgia" w:eastAsia="Georgia" w:hAnsi="Georgia" w:cs="Georgia"/>
          <w:b/>
          <w:bCs/>
          <w:spacing w:val="14"/>
          <w:sz w:val="19"/>
          <w:szCs w:val="19"/>
        </w:rPr>
        <w:t xml:space="preserve"> </w:t>
      </w:r>
      <w:r>
        <w:rPr>
          <w:rFonts w:ascii="Georgia" w:eastAsia="Georgia" w:hAnsi="Georgia" w:cs="Georgia"/>
          <w:b/>
          <w:bCs/>
          <w:sz w:val="19"/>
          <w:szCs w:val="19"/>
        </w:rPr>
        <w:t>Level</w:t>
      </w:r>
      <w:r>
        <w:rPr>
          <w:rFonts w:ascii="Georgia" w:eastAsia="Georgia" w:hAnsi="Georgia" w:cs="Georgia"/>
          <w:b/>
          <w:bCs/>
          <w:spacing w:val="-1"/>
          <w:sz w:val="19"/>
          <w:szCs w:val="19"/>
        </w:rPr>
        <w:t>s</w:t>
      </w:r>
      <w:r>
        <w:rPr>
          <w:rFonts w:ascii="Georgia" w:eastAsia="Georgia" w:hAnsi="Georgia" w:cs="Georgia"/>
          <w:sz w:val="19"/>
          <w:szCs w:val="19"/>
        </w:rPr>
        <w:t>”</w:t>
      </w:r>
      <w:r>
        <w:rPr>
          <w:rFonts w:ascii="Georgia" w:eastAsia="Georgia" w:hAnsi="Georgia" w:cs="Georgia"/>
          <w:spacing w:val="16"/>
          <w:sz w:val="19"/>
          <w:szCs w:val="19"/>
        </w:rPr>
        <w:t xml:space="preserve"> </w:t>
      </w:r>
      <w:r>
        <w:rPr>
          <w:rFonts w:ascii="Georgia" w:eastAsia="Georgia" w:hAnsi="Georgia" w:cs="Georgia"/>
          <w:i/>
          <w:sz w:val="19"/>
          <w:szCs w:val="19"/>
        </w:rPr>
        <w:t xml:space="preserve">J </w:t>
      </w:r>
      <w:proofErr w:type="spellStart"/>
      <w:r>
        <w:rPr>
          <w:rFonts w:ascii="Georgia" w:eastAsia="Georgia" w:hAnsi="Georgia" w:cs="Georgia"/>
          <w:i/>
          <w:sz w:val="19"/>
          <w:szCs w:val="19"/>
        </w:rPr>
        <w:t>Magn</w:t>
      </w:r>
      <w:proofErr w:type="spellEnd"/>
      <w:r>
        <w:rPr>
          <w:rFonts w:ascii="Georgia" w:eastAsia="Georgia" w:hAnsi="Georgia" w:cs="Georgia"/>
          <w:i/>
          <w:sz w:val="19"/>
          <w:szCs w:val="19"/>
        </w:rPr>
        <w:t xml:space="preserve"> </w:t>
      </w:r>
      <w:proofErr w:type="spellStart"/>
      <w:r>
        <w:rPr>
          <w:rFonts w:ascii="Georgia" w:eastAsia="Georgia" w:hAnsi="Georgia" w:cs="Georgia"/>
          <w:i/>
          <w:sz w:val="19"/>
          <w:szCs w:val="19"/>
        </w:rPr>
        <w:t>Reson</w:t>
      </w:r>
      <w:proofErr w:type="spellEnd"/>
      <w:r>
        <w:rPr>
          <w:rFonts w:ascii="Georgia" w:eastAsia="Georgia" w:hAnsi="Georgia" w:cs="Georgia"/>
          <w:i/>
          <w:sz w:val="19"/>
          <w:szCs w:val="19"/>
        </w:rPr>
        <w:t xml:space="preserve"> Imaging</w:t>
      </w:r>
      <w:r>
        <w:rPr>
          <w:rFonts w:ascii="Georgia" w:eastAsia="Georgia" w:hAnsi="Georgia" w:cs="Georgia"/>
          <w:i/>
          <w:spacing w:val="2"/>
          <w:sz w:val="19"/>
          <w:szCs w:val="19"/>
        </w:rPr>
        <w:t xml:space="preserve"> </w:t>
      </w:r>
      <w:r>
        <w:rPr>
          <w:rFonts w:ascii="Georgia" w:eastAsia="Georgia" w:hAnsi="Georgia" w:cs="Georgia"/>
          <w:sz w:val="19"/>
          <w:szCs w:val="19"/>
        </w:rPr>
        <w:t>31,</w:t>
      </w:r>
      <w:r>
        <w:rPr>
          <w:rFonts w:ascii="Georgia" w:eastAsia="Georgia" w:hAnsi="Georgia" w:cs="Georgia"/>
          <w:spacing w:val="17"/>
          <w:sz w:val="19"/>
          <w:szCs w:val="19"/>
        </w:rPr>
        <w:t xml:space="preserve"> </w:t>
      </w:r>
      <w:r>
        <w:rPr>
          <w:rFonts w:ascii="Georgia" w:eastAsia="Georgia" w:hAnsi="Georgia" w:cs="Georgia"/>
          <w:sz w:val="19"/>
          <w:szCs w:val="19"/>
        </w:rPr>
        <w:t xml:space="preserve">no. </w:t>
      </w:r>
      <w:r>
        <w:rPr>
          <w:rFonts w:ascii="Georgia" w:eastAsia="Georgia" w:hAnsi="Georgia" w:cs="Georgia"/>
          <w:spacing w:val="41"/>
          <w:sz w:val="19"/>
          <w:szCs w:val="19"/>
        </w:rPr>
        <w:t xml:space="preserve"> </w:t>
      </w:r>
      <w:proofErr w:type="gramStart"/>
      <w:r>
        <w:rPr>
          <w:rFonts w:ascii="Georgia" w:eastAsia="Georgia" w:hAnsi="Georgia" w:cs="Georgia"/>
          <w:sz w:val="19"/>
          <w:szCs w:val="19"/>
        </w:rPr>
        <w:t>1</w:t>
      </w:r>
      <w:r>
        <w:rPr>
          <w:rFonts w:ascii="Georgia" w:eastAsia="Georgia" w:hAnsi="Georgia" w:cs="Georgia"/>
          <w:spacing w:val="4"/>
          <w:sz w:val="19"/>
          <w:szCs w:val="19"/>
        </w:rPr>
        <w:t xml:space="preserve"> </w:t>
      </w:r>
      <w:r>
        <w:rPr>
          <w:rFonts w:ascii="Georgia" w:eastAsia="Georgia" w:hAnsi="Georgia" w:cs="Georgia"/>
          <w:sz w:val="19"/>
          <w:szCs w:val="19"/>
        </w:rPr>
        <w:t xml:space="preserve">(2010): </w:t>
      </w:r>
      <w:r>
        <w:rPr>
          <w:rFonts w:ascii="Georgia" w:eastAsia="Georgia" w:hAnsi="Georgia" w:cs="Georgia"/>
          <w:spacing w:val="16"/>
          <w:sz w:val="19"/>
          <w:szCs w:val="19"/>
        </w:rPr>
        <w:t xml:space="preserve"> </w:t>
      </w:r>
      <w:r>
        <w:rPr>
          <w:rFonts w:ascii="Georgia" w:eastAsia="Georgia" w:hAnsi="Georgia" w:cs="Georgia"/>
          <w:w w:val="102"/>
          <w:sz w:val="19"/>
          <w:szCs w:val="19"/>
        </w:rPr>
        <w:t>192–203.</w:t>
      </w:r>
      <w:proofErr w:type="gramEnd"/>
      <w:r>
        <w:rPr>
          <w:rFonts w:ascii="Georgia" w:eastAsia="Georgia" w:hAnsi="Georgia" w:cs="Georgia"/>
          <w:w w:val="102"/>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58">
        <w:r>
          <w:rPr>
            <w:rFonts w:ascii="Georgia" w:eastAsia="Georgia" w:hAnsi="Georgia" w:cs="Georgia"/>
            <w:color w:val="0000FF"/>
            <w:w w:val="103"/>
            <w:sz w:val="19"/>
            <w:szCs w:val="19"/>
          </w:rPr>
          <w:t>10.1002/jmri.22003</w:t>
        </w:r>
      </w:hyperlink>
    </w:p>
    <w:p w14:paraId="2D29F3E0" w14:textId="77777777" w:rsidR="00E61F9D" w:rsidRDefault="005C64D6">
      <w:pPr>
        <w:spacing w:before="59" w:after="0" w:line="240" w:lineRule="auto"/>
        <w:ind w:left="140" w:right="87"/>
        <w:jc w:val="both"/>
        <w:rPr>
          <w:rFonts w:ascii="Georgia" w:eastAsia="Georgia" w:hAnsi="Georgia" w:cs="Georgia"/>
          <w:sz w:val="19"/>
          <w:szCs w:val="19"/>
        </w:rPr>
      </w:pPr>
      <w:r>
        <w:rPr>
          <w:rFonts w:ascii="Georgia" w:eastAsia="Georgia" w:hAnsi="Georgia" w:cs="Georgia"/>
          <w:sz w:val="19"/>
          <w:szCs w:val="19"/>
        </w:rPr>
        <w:t xml:space="preserve">52. </w:t>
      </w:r>
      <w:r>
        <w:rPr>
          <w:rFonts w:ascii="Georgia" w:eastAsia="Georgia" w:hAnsi="Georgia" w:cs="Georgia"/>
          <w:spacing w:val="12"/>
          <w:sz w:val="19"/>
          <w:szCs w:val="19"/>
        </w:rPr>
        <w:t xml:space="preserve"> </w:t>
      </w:r>
      <w:r>
        <w:rPr>
          <w:rFonts w:ascii="Georgia" w:eastAsia="Georgia" w:hAnsi="Georgia" w:cs="Georgia"/>
          <w:sz w:val="19"/>
          <w:szCs w:val="19"/>
        </w:rPr>
        <w:t>Wang,</w:t>
      </w:r>
      <w:r>
        <w:rPr>
          <w:rFonts w:ascii="Georgia" w:eastAsia="Georgia" w:hAnsi="Georgia" w:cs="Georgia"/>
          <w:spacing w:val="27"/>
          <w:sz w:val="19"/>
          <w:szCs w:val="19"/>
        </w:rPr>
        <w:t xml:space="preserve"> </w:t>
      </w:r>
      <w:r>
        <w:rPr>
          <w:rFonts w:ascii="Georgia" w:eastAsia="Georgia" w:hAnsi="Georgia" w:cs="Georgia"/>
          <w:sz w:val="19"/>
          <w:szCs w:val="19"/>
        </w:rPr>
        <w:t>H.,</w:t>
      </w:r>
      <w:r>
        <w:rPr>
          <w:rFonts w:ascii="Georgia" w:eastAsia="Georgia" w:hAnsi="Georgia" w:cs="Georgia"/>
          <w:spacing w:val="25"/>
          <w:sz w:val="19"/>
          <w:szCs w:val="19"/>
        </w:rPr>
        <w:t xml:space="preserve"> </w:t>
      </w:r>
      <w:proofErr w:type="spellStart"/>
      <w:r>
        <w:rPr>
          <w:rFonts w:ascii="Georgia" w:eastAsia="Georgia" w:hAnsi="Georgia" w:cs="Georgia"/>
          <w:sz w:val="19"/>
          <w:szCs w:val="19"/>
        </w:rPr>
        <w:t>Suh</w:t>
      </w:r>
      <w:proofErr w:type="spellEnd"/>
      <w:r>
        <w:rPr>
          <w:rFonts w:ascii="Georgia" w:eastAsia="Georgia" w:hAnsi="Georgia" w:cs="Georgia"/>
          <w:sz w:val="19"/>
          <w:szCs w:val="19"/>
        </w:rPr>
        <w:t>,</w:t>
      </w:r>
      <w:r>
        <w:rPr>
          <w:rFonts w:ascii="Georgia" w:eastAsia="Georgia" w:hAnsi="Georgia" w:cs="Georgia"/>
          <w:spacing w:val="24"/>
          <w:sz w:val="19"/>
          <w:szCs w:val="19"/>
        </w:rPr>
        <w:t xml:space="preserve"> </w:t>
      </w:r>
      <w:r>
        <w:rPr>
          <w:rFonts w:ascii="Georgia" w:eastAsia="Georgia" w:hAnsi="Georgia" w:cs="Georgia"/>
          <w:sz w:val="19"/>
          <w:szCs w:val="19"/>
        </w:rPr>
        <w:t>J.</w:t>
      </w:r>
      <w:r>
        <w:rPr>
          <w:rFonts w:ascii="Georgia" w:eastAsia="Georgia" w:hAnsi="Georgia" w:cs="Georgia"/>
          <w:spacing w:val="17"/>
          <w:sz w:val="19"/>
          <w:szCs w:val="19"/>
        </w:rPr>
        <w:t xml:space="preserve"> </w:t>
      </w:r>
      <w:r>
        <w:rPr>
          <w:rFonts w:ascii="Georgia" w:eastAsia="Georgia" w:hAnsi="Georgia" w:cs="Georgia"/>
          <w:sz w:val="19"/>
          <w:szCs w:val="19"/>
        </w:rPr>
        <w:t>W.,</w:t>
      </w:r>
      <w:r>
        <w:rPr>
          <w:rFonts w:ascii="Georgia" w:eastAsia="Georgia" w:hAnsi="Georgia" w:cs="Georgia"/>
          <w:spacing w:val="26"/>
          <w:sz w:val="19"/>
          <w:szCs w:val="19"/>
        </w:rPr>
        <w:t xml:space="preserve"> </w:t>
      </w:r>
      <w:r>
        <w:rPr>
          <w:rFonts w:ascii="Georgia" w:eastAsia="Georgia" w:hAnsi="Georgia" w:cs="Georgia"/>
          <w:sz w:val="19"/>
          <w:szCs w:val="19"/>
        </w:rPr>
        <w:t>Das,</w:t>
      </w:r>
      <w:r>
        <w:rPr>
          <w:rFonts w:ascii="Georgia" w:eastAsia="Georgia" w:hAnsi="Georgia" w:cs="Georgia"/>
          <w:spacing w:val="24"/>
          <w:sz w:val="19"/>
          <w:szCs w:val="19"/>
        </w:rPr>
        <w:t xml:space="preserve"> </w:t>
      </w:r>
      <w:r>
        <w:rPr>
          <w:rFonts w:ascii="Georgia" w:eastAsia="Georgia" w:hAnsi="Georgia" w:cs="Georgia"/>
          <w:sz w:val="19"/>
          <w:szCs w:val="19"/>
        </w:rPr>
        <w:t>S.</w:t>
      </w:r>
      <w:r>
        <w:rPr>
          <w:rFonts w:ascii="Georgia" w:eastAsia="Georgia" w:hAnsi="Georgia" w:cs="Georgia"/>
          <w:spacing w:val="16"/>
          <w:sz w:val="19"/>
          <w:szCs w:val="19"/>
        </w:rPr>
        <w:t xml:space="preserve"> </w:t>
      </w:r>
      <w:r>
        <w:rPr>
          <w:rFonts w:ascii="Georgia" w:eastAsia="Georgia" w:hAnsi="Georgia" w:cs="Georgia"/>
          <w:sz w:val="19"/>
          <w:szCs w:val="19"/>
        </w:rPr>
        <w:t>R.,</w:t>
      </w:r>
      <w:r>
        <w:rPr>
          <w:rFonts w:ascii="Georgia" w:eastAsia="Georgia" w:hAnsi="Georgia" w:cs="Georgia"/>
          <w:spacing w:val="23"/>
          <w:sz w:val="19"/>
          <w:szCs w:val="19"/>
        </w:rPr>
        <w:t xml:space="preserve"> </w:t>
      </w:r>
      <w:proofErr w:type="spellStart"/>
      <w:r>
        <w:rPr>
          <w:rFonts w:ascii="Georgia" w:eastAsia="Georgia" w:hAnsi="Georgia" w:cs="Georgia"/>
          <w:sz w:val="19"/>
          <w:szCs w:val="19"/>
        </w:rPr>
        <w:t>Pluta</w:t>
      </w:r>
      <w:proofErr w:type="spellEnd"/>
      <w:r>
        <w:rPr>
          <w:rFonts w:ascii="Georgia" w:eastAsia="Georgia" w:hAnsi="Georgia" w:cs="Georgia"/>
          <w:sz w:val="19"/>
          <w:szCs w:val="19"/>
        </w:rPr>
        <w:t>,</w:t>
      </w:r>
      <w:r>
        <w:rPr>
          <w:rFonts w:ascii="Georgia" w:eastAsia="Georgia" w:hAnsi="Georgia" w:cs="Georgia"/>
          <w:spacing w:val="27"/>
          <w:sz w:val="19"/>
          <w:szCs w:val="19"/>
        </w:rPr>
        <w:t xml:space="preserve"> </w:t>
      </w:r>
      <w:r>
        <w:rPr>
          <w:rFonts w:ascii="Georgia" w:eastAsia="Georgia" w:hAnsi="Georgia" w:cs="Georgia"/>
          <w:sz w:val="19"/>
          <w:szCs w:val="19"/>
        </w:rPr>
        <w:t>J.,</w:t>
      </w:r>
      <w:r>
        <w:rPr>
          <w:rFonts w:ascii="Georgia" w:eastAsia="Georgia" w:hAnsi="Georgia" w:cs="Georgia"/>
          <w:spacing w:val="22"/>
          <w:sz w:val="19"/>
          <w:szCs w:val="19"/>
        </w:rPr>
        <w:t xml:space="preserve"> </w:t>
      </w:r>
      <w:proofErr w:type="spellStart"/>
      <w:r>
        <w:rPr>
          <w:rFonts w:ascii="Georgia" w:eastAsia="Georgia" w:hAnsi="Georgia" w:cs="Georgia"/>
          <w:sz w:val="19"/>
          <w:szCs w:val="19"/>
        </w:rPr>
        <w:t>Craige</w:t>
      </w:r>
      <w:proofErr w:type="spellEnd"/>
      <w:r>
        <w:rPr>
          <w:rFonts w:ascii="Georgia" w:eastAsia="Georgia" w:hAnsi="Georgia" w:cs="Georgia"/>
          <w:sz w:val="19"/>
          <w:szCs w:val="19"/>
        </w:rPr>
        <w:t>,</w:t>
      </w:r>
      <w:r>
        <w:rPr>
          <w:rFonts w:ascii="Georgia" w:eastAsia="Georgia" w:hAnsi="Georgia" w:cs="Georgia"/>
          <w:spacing w:val="29"/>
          <w:sz w:val="19"/>
          <w:szCs w:val="19"/>
        </w:rPr>
        <w:t xml:space="preserve"> </w:t>
      </w:r>
      <w:r>
        <w:rPr>
          <w:rFonts w:ascii="Georgia" w:eastAsia="Georgia" w:hAnsi="Georgia" w:cs="Georgia"/>
          <w:sz w:val="19"/>
          <w:szCs w:val="19"/>
        </w:rPr>
        <w:t>C.,</w:t>
      </w:r>
      <w:r>
        <w:rPr>
          <w:rFonts w:ascii="Georgia" w:eastAsia="Georgia" w:hAnsi="Georgia" w:cs="Georgia"/>
          <w:spacing w:val="20"/>
          <w:sz w:val="19"/>
          <w:szCs w:val="19"/>
        </w:rPr>
        <w:t xml:space="preserve"> </w:t>
      </w:r>
      <w:r>
        <w:rPr>
          <w:rFonts w:ascii="Georgia" w:eastAsia="Georgia" w:hAnsi="Georgia" w:cs="Georgia"/>
          <w:sz w:val="19"/>
          <w:szCs w:val="19"/>
        </w:rPr>
        <w:t>and</w:t>
      </w:r>
      <w:r>
        <w:rPr>
          <w:rFonts w:ascii="Georgia" w:eastAsia="Georgia" w:hAnsi="Georgia" w:cs="Georgia"/>
          <w:spacing w:val="19"/>
          <w:sz w:val="19"/>
          <w:szCs w:val="19"/>
        </w:rPr>
        <w:t xml:space="preserve"> </w:t>
      </w:r>
      <w:proofErr w:type="spellStart"/>
      <w:r>
        <w:rPr>
          <w:rFonts w:ascii="Georgia" w:eastAsia="Georgia" w:hAnsi="Georgia" w:cs="Georgia"/>
          <w:sz w:val="19"/>
          <w:szCs w:val="19"/>
        </w:rPr>
        <w:t>Yushkevich</w:t>
      </w:r>
      <w:proofErr w:type="spellEnd"/>
      <w:r>
        <w:rPr>
          <w:rFonts w:ascii="Georgia" w:eastAsia="Georgia" w:hAnsi="Georgia" w:cs="Georgia"/>
          <w:sz w:val="19"/>
          <w:szCs w:val="19"/>
        </w:rPr>
        <w:t>,</w:t>
      </w:r>
      <w:r>
        <w:rPr>
          <w:rFonts w:ascii="Georgia" w:eastAsia="Georgia" w:hAnsi="Georgia" w:cs="Georgia"/>
          <w:spacing w:val="37"/>
          <w:sz w:val="19"/>
          <w:szCs w:val="19"/>
        </w:rPr>
        <w:t xml:space="preserve"> </w:t>
      </w:r>
      <w:r>
        <w:rPr>
          <w:rFonts w:ascii="Georgia" w:eastAsia="Georgia" w:hAnsi="Georgia" w:cs="Georgia"/>
          <w:sz w:val="19"/>
          <w:szCs w:val="19"/>
        </w:rPr>
        <w:t>P.</w:t>
      </w:r>
      <w:r>
        <w:rPr>
          <w:rFonts w:ascii="Georgia" w:eastAsia="Georgia" w:hAnsi="Georgia" w:cs="Georgia"/>
          <w:spacing w:val="18"/>
          <w:sz w:val="19"/>
          <w:szCs w:val="19"/>
        </w:rPr>
        <w:t xml:space="preserve"> </w:t>
      </w:r>
      <w:r>
        <w:rPr>
          <w:rFonts w:ascii="Georgia" w:eastAsia="Georgia" w:hAnsi="Georgia" w:cs="Georgia"/>
          <w:sz w:val="19"/>
          <w:szCs w:val="19"/>
        </w:rPr>
        <w:t>A.</w:t>
      </w:r>
      <w:r>
        <w:rPr>
          <w:rFonts w:ascii="Georgia" w:eastAsia="Georgia" w:hAnsi="Georgia" w:cs="Georgia"/>
          <w:spacing w:val="18"/>
          <w:sz w:val="19"/>
          <w:szCs w:val="19"/>
        </w:rPr>
        <w:t xml:space="preserve"> </w:t>
      </w:r>
      <w:r>
        <w:rPr>
          <w:rFonts w:ascii="Georgia" w:eastAsia="Georgia" w:hAnsi="Georgia" w:cs="Georgia"/>
          <w:spacing w:val="-2"/>
          <w:sz w:val="19"/>
          <w:szCs w:val="19"/>
        </w:rPr>
        <w:t>“</w:t>
      </w:r>
      <w:r>
        <w:rPr>
          <w:rFonts w:ascii="Georgia" w:eastAsia="Georgia" w:hAnsi="Georgia" w:cs="Georgia"/>
          <w:b/>
          <w:bCs/>
          <w:sz w:val="19"/>
          <w:szCs w:val="19"/>
        </w:rPr>
        <w:t>Multi-Atlas</w:t>
      </w:r>
      <w:r>
        <w:rPr>
          <w:rFonts w:ascii="Georgia" w:eastAsia="Georgia" w:hAnsi="Georgia" w:cs="Georgia"/>
          <w:b/>
          <w:bCs/>
          <w:spacing w:val="37"/>
          <w:sz w:val="19"/>
          <w:szCs w:val="19"/>
        </w:rPr>
        <w:t xml:space="preserve"> </w:t>
      </w:r>
      <w:r>
        <w:rPr>
          <w:rFonts w:ascii="Georgia" w:eastAsia="Georgia" w:hAnsi="Georgia" w:cs="Georgia"/>
          <w:b/>
          <w:bCs/>
          <w:sz w:val="19"/>
          <w:szCs w:val="19"/>
        </w:rPr>
        <w:t>Segmentation</w:t>
      </w:r>
      <w:r>
        <w:rPr>
          <w:rFonts w:ascii="Georgia" w:eastAsia="Georgia" w:hAnsi="Georgia" w:cs="Georgia"/>
          <w:b/>
          <w:bCs/>
          <w:spacing w:val="41"/>
          <w:sz w:val="19"/>
          <w:szCs w:val="19"/>
        </w:rPr>
        <w:t xml:space="preserve"> </w:t>
      </w:r>
      <w:r>
        <w:rPr>
          <w:rFonts w:ascii="Georgia" w:eastAsia="Georgia" w:hAnsi="Georgia" w:cs="Georgia"/>
          <w:b/>
          <w:bCs/>
          <w:sz w:val="19"/>
          <w:szCs w:val="19"/>
        </w:rPr>
        <w:t>with</w:t>
      </w:r>
      <w:r>
        <w:rPr>
          <w:rFonts w:ascii="Georgia" w:eastAsia="Georgia" w:hAnsi="Georgia" w:cs="Georgia"/>
          <w:b/>
          <w:bCs/>
          <w:spacing w:val="23"/>
          <w:sz w:val="19"/>
          <w:szCs w:val="19"/>
        </w:rPr>
        <w:t xml:space="preserve"> </w:t>
      </w:r>
      <w:r>
        <w:rPr>
          <w:rFonts w:ascii="Georgia" w:eastAsia="Georgia" w:hAnsi="Georgia" w:cs="Georgia"/>
          <w:b/>
          <w:bCs/>
          <w:w w:val="102"/>
          <w:sz w:val="19"/>
          <w:szCs w:val="19"/>
        </w:rPr>
        <w:t>Joint</w:t>
      </w:r>
    </w:p>
    <w:p w14:paraId="3D7DAC38" w14:textId="77777777" w:rsidR="00E61F9D" w:rsidRDefault="005C64D6">
      <w:pPr>
        <w:spacing w:before="33" w:after="0" w:line="240" w:lineRule="auto"/>
        <w:ind w:left="140" w:right="3019"/>
        <w:jc w:val="both"/>
        <w:rPr>
          <w:rFonts w:ascii="Georgia" w:eastAsia="Georgia" w:hAnsi="Georgia" w:cs="Georgia"/>
          <w:sz w:val="19"/>
          <w:szCs w:val="19"/>
        </w:rPr>
      </w:pPr>
      <w:r>
        <w:rPr>
          <w:rFonts w:ascii="Georgia" w:eastAsia="Georgia" w:hAnsi="Georgia" w:cs="Georgia"/>
          <w:b/>
          <w:bCs/>
          <w:sz w:val="19"/>
          <w:szCs w:val="19"/>
        </w:rPr>
        <w:t>Label</w:t>
      </w:r>
      <w:r>
        <w:rPr>
          <w:rFonts w:ascii="Georgia" w:eastAsia="Georgia" w:hAnsi="Georgia" w:cs="Georgia"/>
          <w:b/>
          <w:bCs/>
          <w:spacing w:val="12"/>
          <w:sz w:val="19"/>
          <w:szCs w:val="19"/>
        </w:rPr>
        <w:t xml:space="preserve"> </w:t>
      </w:r>
      <w:r>
        <w:rPr>
          <w:rFonts w:ascii="Georgia" w:eastAsia="Georgia" w:hAnsi="Georgia" w:cs="Georgia"/>
          <w:b/>
          <w:bCs/>
          <w:sz w:val="19"/>
          <w:szCs w:val="19"/>
        </w:rPr>
        <w:t>Fusion</w:t>
      </w:r>
      <w:r>
        <w:rPr>
          <w:rFonts w:ascii="Georgia" w:eastAsia="Georgia" w:hAnsi="Georgia" w:cs="Georgia"/>
          <w:sz w:val="19"/>
          <w:szCs w:val="19"/>
        </w:rPr>
        <w:t>”</w:t>
      </w:r>
      <w:r>
        <w:rPr>
          <w:rFonts w:ascii="Georgia" w:eastAsia="Georgia" w:hAnsi="Georgia" w:cs="Georgia"/>
          <w:spacing w:val="16"/>
          <w:sz w:val="19"/>
          <w:szCs w:val="19"/>
        </w:rPr>
        <w:t xml:space="preserve"> </w:t>
      </w:r>
      <w:r>
        <w:rPr>
          <w:rFonts w:ascii="Georgia" w:eastAsia="Georgia" w:hAnsi="Georgia" w:cs="Georgia"/>
          <w:i/>
          <w:sz w:val="19"/>
          <w:szCs w:val="19"/>
        </w:rPr>
        <w:t xml:space="preserve">IEEE Trans Pattern Anal Mach </w:t>
      </w:r>
      <w:proofErr w:type="spellStart"/>
      <w:r>
        <w:rPr>
          <w:rFonts w:ascii="Georgia" w:eastAsia="Georgia" w:hAnsi="Georgia" w:cs="Georgia"/>
          <w:i/>
          <w:sz w:val="19"/>
          <w:szCs w:val="19"/>
        </w:rPr>
        <w:t>Intell</w:t>
      </w:r>
      <w:proofErr w:type="spellEnd"/>
      <w:r>
        <w:rPr>
          <w:rFonts w:ascii="Georgia" w:eastAsia="Georgia" w:hAnsi="Georgia" w:cs="Georgia"/>
          <w:i/>
          <w:spacing w:val="3"/>
          <w:sz w:val="19"/>
          <w:szCs w:val="19"/>
        </w:rPr>
        <w:t xml:space="preserve"> </w:t>
      </w:r>
      <w:r>
        <w:rPr>
          <w:rFonts w:ascii="Georgia" w:eastAsia="Georgia" w:hAnsi="Georgia" w:cs="Georgia"/>
          <w:sz w:val="19"/>
          <w:szCs w:val="19"/>
        </w:rPr>
        <w:t>(2012):</w:t>
      </w:r>
      <w:r>
        <w:rPr>
          <w:rFonts w:ascii="Georgia" w:eastAsia="Georgia" w:hAnsi="Georgia" w:cs="Georgia"/>
          <w:spacing w:val="29"/>
          <w:sz w:val="19"/>
          <w:szCs w:val="19"/>
        </w:rPr>
        <w:t xml:space="preserve"> </w:t>
      </w:r>
      <w:r>
        <w:rPr>
          <w:rFonts w:ascii="Georgia" w:eastAsia="Georgia" w:hAnsi="Georgia" w:cs="Georgia"/>
          <w:w w:val="102"/>
          <w:sz w:val="19"/>
          <w:szCs w:val="19"/>
        </w:rPr>
        <w:t>doi:</w:t>
      </w:r>
      <w:hyperlink r:id="rId59">
        <w:r>
          <w:rPr>
            <w:rFonts w:ascii="Georgia" w:eastAsia="Georgia" w:hAnsi="Georgia" w:cs="Georgia"/>
            <w:color w:val="0000FF"/>
            <w:w w:val="102"/>
            <w:sz w:val="19"/>
            <w:szCs w:val="19"/>
          </w:rPr>
          <w:t>10.1109/TPAMI.2012.143</w:t>
        </w:r>
      </w:hyperlink>
    </w:p>
    <w:p w14:paraId="1944C400" w14:textId="77777777" w:rsidR="00E61F9D" w:rsidRDefault="005C64D6">
      <w:pPr>
        <w:spacing w:before="93" w:after="0" w:line="240" w:lineRule="auto"/>
        <w:ind w:left="140" w:right="4865"/>
        <w:jc w:val="both"/>
        <w:rPr>
          <w:rFonts w:ascii="Georgia" w:eastAsia="Georgia" w:hAnsi="Georgia" w:cs="Georgia"/>
          <w:sz w:val="19"/>
          <w:szCs w:val="19"/>
        </w:rPr>
      </w:pPr>
      <w:r>
        <w:rPr>
          <w:rFonts w:ascii="Georgia" w:eastAsia="Georgia" w:hAnsi="Georgia" w:cs="Georgia"/>
          <w:sz w:val="19"/>
          <w:szCs w:val="19"/>
        </w:rPr>
        <w:t>53.</w:t>
      </w:r>
      <w:r>
        <w:rPr>
          <w:rFonts w:ascii="Georgia" w:eastAsia="Georgia" w:hAnsi="Georgia" w:cs="Georgia"/>
          <w:spacing w:val="22"/>
          <w:sz w:val="19"/>
          <w:szCs w:val="19"/>
        </w:rPr>
        <w:t xml:space="preserve"> </w:t>
      </w:r>
      <w:r>
        <w:rPr>
          <w:rFonts w:ascii="Georgia" w:eastAsia="Georgia" w:hAnsi="Georgia" w:cs="Georgia"/>
          <w:sz w:val="19"/>
          <w:szCs w:val="19"/>
        </w:rPr>
        <w:t>“</w:t>
      </w:r>
      <w:r>
        <w:rPr>
          <w:rFonts w:ascii="Georgia" w:eastAsia="Georgia" w:hAnsi="Georgia" w:cs="Georgia"/>
          <w:b/>
          <w:bCs/>
          <w:sz w:val="19"/>
          <w:szCs w:val="19"/>
        </w:rPr>
        <w:t>MICCAI</w:t>
      </w:r>
      <w:r>
        <w:rPr>
          <w:rFonts w:ascii="Georgia" w:eastAsia="Georgia" w:hAnsi="Georgia" w:cs="Georgia"/>
          <w:b/>
          <w:bCs/>
          <w:spacing w:val="18"/>
          <w:sz w:val="19"/>
          <w:szCs w:val="19"/>
        </w:rPr>
        <w:t xml:space="preserve"> </w:t>
      </w:r>
      <w:r>
        <w:rPr>
          <w:rFonts w:ascii="Georgia" w:eastAsia="Georgia" w:hAnsi="Georgia" w:cs="Georgia"/>
          <w:b/>
          <w:bCs/>
          <w:sz w:val="19"/>
          <w:szCs w:val="19"/>
        </w:rPr>
        <w:t>2012</w:t>
      </w:r>
      <w:r>
        <w:rPr>
          <w:rFonts w:ascii="Georgia" w:eastAsia="Georgia" w:hAnsi="Georgia" w:cs="Georgia"/>
          <w:b/>
          <w:bCs/>
          <w:spacing w:val="10"/>
          <w:sz w:val="19"/>
          <w:szCs w:val="19"/>
        </w:rPr>
        <w:t xml:space="preserve"> </w:t>
      </w:r>
      <w:r>
        <w:rPr>
          <w:rFonts w:ascii="Georgia" w:eastAsia="Georgia" w:hAnsi="Georgia" w:cs="Georgia"/>
          <w:b/>
          <w:bCs/>
          <w:sz w:val="19"/>
          <w:szCs w:val="19"/>
        </w:rPr>
        <w:t>Workshop</w:t>
      </w:r>
      <w:r>
        <w:rPr>
          <w:rFonts w:ascii="Georgia" w:eastAsia="Georgia" w:hAnsi="Georgia" w:cs="Georgia"/>
          <w:b/>
          <w:bCs/>
          <w:spacing w:val="21"/>
          <w:sz w:val="19"/>
          <w:szCs w:val="19"/>
        </w:rPr>
        <w:t xml:space="preserve"> </w:t>
      </w:r>
      <w:r>
        <w:rPr>
          <w:rFonts w:ascii="Georgia" w:eastAsia="Georgia" w:hAnsi="Georgia" w:cs="Georgia"/>
          <w:b/>
          <w:bCs/>
          <w:sz w:val="19"/>
          <w:szCs w:val="19"/>
        </w:rPr>
        <w:t>on</w:t>
      </w:r>
      <w:r>
        <w:rPr>
          <w:rFonts w:ascii="Georgia" w:eastAsia="Georgia" w:hAnsi="Georgia" w:cs="Georgia"/>
          <w:b/>
          <w:bCs/>
          <w:spacing w:val="6"/>
          <w:sz w:val="19"/>
          <w:szCs w:val="19"/>
        </w:rPr>
        <w:t xml:space="preserve"> </w:t>
      </w:r>
      <w:r>
        <w:rPr>
          <w:rFonts w:ascii="Georgia" w:eastAsia="Georgia" w:hAnsi="Georgia" w:cs="Georgia"/>
          <w:b/>
          <w:bCs/>
          <w:sz w:val="19"/>
          <w:szCs w:val="19"/>
        </w:rPr>
        <w:t>Multi-</w:t>
      </w:r>
      <w:r>
        <w:rPr>
          <w:rFonts w:ascii="Georgia" w:eastAsia="Georgia" w:hAnsi="Georgia" w:cs="Georgia"/>
          <w:b/>
          <w:bCs/>
          <w:spacing w:val="13"/>
          <w:sz w:val="19"/>
          <w:szCs w:val="19"/>
        </w:rPr>
        <w:t xml:space="preserve"> </w:t>
      </w:r>
      <w:r>
        <w:rPr>
          <w:rFonts w:ascii="Georgia" w:eastAsia="Georgia" w:hAnsi="Georgia" w:cs="Georgia"/>
          <w:b/>
          <w:bCs/>
          <w:sz w:val="19"/>
          <w:szCs w:val="19"/>
        </w:rPr>
        <w:t>Atlas</w:t>
      </w:r>
      <w:r>
        <w:rPr>
          <w:rFonts w:ascii="Georgia" w:eastAsia="Georgia" w:hAnsi="Georgia" w:cs="Georgia"/>
          <w:b/>
          <w:bCs/>
          <w:spacing w:val="11"/>
          <w:sz w:val="19"/>
          <w:szCs w:val="19"/>
        </w:rPr>
        <w:t xml:space="preserve"> </w:t>
      </w:r>
      <w:r>
        <w:rPr>
          <w:rFonts w:ascii="Georgia" w:eastAsia="Georgia" w:hAnsi="Georgia" w:cs="Georgia"/>
          <w:b/>
          <w:bCs/>
          <w:sz w:val="19"/>
          <w:szCs w:val="19"/>
        </w:rPr>
        <w:t>Labeling</w:t>
      </w:r>
      <w:r>
        <w:rPr>
          <w:rFonts w:ascii="Georgia" w:eastAsia="Georgia" w:hAnsi="Georgia" w:cs="Georgia"/>
          <w:sz w:val="19"/>
          <w:szCs w:val="19"/>
        </w:rPr>
        <w:t>”</w:t>
      </w:r>
      <w:r>
        <w:rPr>
          <w:rFonts w:ascii="Georgia" w:eastAsia="Georgia" w:hAnsi="Georgia" w:cs="Georgia"/>
          <w:spacing w:val="19"/>
          <w:sz w:val="19"/>
          <w:szCs w:val="19"/>
        </w:rPr>
        <w:t xml:space="preserve"> </w:t>
      </w:r>
      <w:r>
        <w:rPr>
          <w:rFonts w:ascii="Georgia" w:eastAsia="Georgia" w:hAnsi="Georgia" w:cs="Georgia"/>
          <w:w w:val="102"/>
          <w:sz w:val="19"/>
          <w:szCs w:val="19"/>
        </w:rPr>
        <w:t>(2012):</w:t>
      </w:r>
    </w:p>
    <w:p w14:paraId="7E1FFDCD" w14:textId="77777777" w:rsidR="00E61F9D" w:rsidRDefault="005C64D6">
      <w:pPr>
        <w:spacing w:before="93" w:after="0" w:line="277" w:lineRule="auto"/>
        <w:ind w:left="132" w:right="87" w:firstLine="8"/>
        <w:jc w:val="both"/>
        <w:rPr>
          <w:rFonts w:ascii="Georgia" w:eastAsia="Georgia" w:hAnsi="Georgia" w:cs="Georgia"/>
          <w:sz w:val="19"/>
          <w:szCs w:val="19"/>
        </w:rPr>
      </w:pPr>
      <w:r>
        <w:rPr>
          <w:rFonts w:ascii="Georgia" w:eastAsia="Georgia" w:hAnsi="Georgia" w:cs="Georgia"/>
          <w:sz w:val="19"/>
          <w:szCs w:val="19"/>
        </w:rPr>
        <w:t xml:space="preserve">54. </w:t>
      </w:r>
      <w:r>
        <w:rPr>
          <w:rFonts w:ascii="Georgia" w:eastAsia="Georgia" w:hAnsi="Georgia" w:cs="Georgia"/>
          <w:spacing w:val="4"/>
          <w:sz w:val="19"/>
          <w:szCs w:val="19"/>
        </w:rPr>
        <w:t xml:space="preserve"> </w:t>
      </w:r>
      <w:proofErr w:type="spellStart"/>
      <w:r>
        <w:rPr>
          <w:rFonts w:ascii="Georgia" w:eastAsia="Georgia" w:hAnsi="Georgia" w:cs="Georgia"/>
          <w:sz w:val="19"/>
          <w:szCs w:val="19"/>
        </w:rPr>
        <w:t>Asman</w:t>
      </w:r>
      <w:proofErr w:type="spellEnd"/>
      <w:r>
        <w:rPr>
          <w:rFonts w:ascii="Georgia" w:eastAsia="Georgia" w:hAnsi="Georgia" w:cs="Georgia"/>
          <w:sz w:val="19"/>
          <w:szCs w:val="19"/>
        </w:rPr>
        <w:t>,</w:t>
      </w:r>
      <w:r>
        <w:rPr>
          <w:rFonts w:ascii="Georgia" w:eastAsia="Georgia" w:hAnsi="Georgia" w:cs="Georgia"/>
          <w:spacing w:val="26"/>
          <w:sz w:val="19"/>
          <w:szCs w:val="19"/>
        </w:rPr>
        <w:t xml:space="preserve"> </w:t>
      </w:r>
      <w:r>
        <w:rPr>
          <w:rFonts w:ascii="Georgia" w:eastAsia="Georgia" w:hAnsi="Georgia" w:cs="Georgia"/>
          <w:sz w:val="19"/>
          <w:szCs w:val="19"/>
        </w:rPr>
        <w:t>A.,</w:t>
      </w:r>
      <w:r>
        <w:rPr>
          <w:rFonts w:ascii="Georgia" w:eastAsia="Georgia" w:hAnsi="Georgia" w:cs="Georgia"/>
          <w:spacing w:val="20"/>
          <w:sz w:val="19"/>
          <w:szCs w:val="19"/>
        </w:rPr>
        <w:t xml:space="preserve"> </w:t>
      </w:r>
      <w:proofErr w:type="spellStart"/>
      <w:r>
        <w:rPr>
          <w:rFonts w:ascii="Georgia" w:eastAsia="Georgia" w:hAnsi="Georgia" w:cs="Georgia"/>
          <w:sz w:val="19"/>
          <w:szCs w:val="19"/>
        </w:rPr>
        <w:t>Akhondi-Asl</w:t>
      </w:r>
      <w:proofErr w:type="spellEnd"/>
      <w:r>
        <w:rPr>
          <w:rFonts w:ascii="Georgia" w:eastAsia="Georgia" w:hAnsi="Georgia" w:cs="Georgia"/>
          <w:sz w:val="19"/>
          <w:szCs w:val="19"/>
        </w:rPr>
        <w:t>,</w:t>
      </w:r>
      <w:r>
        <w:rPr>
          <w:rFonts w:ascii="Georgia" w:eastAsia="Georgia" w:hAnsi="Georgia" w:cs="Georgia"/>
          <w:spacing w:val="35"/>
          <w:sz w:val="19"/>
          <w:szCs w:val="19"/>
        </w:rPr>
        <w:t xml:space="preserve"> </w:t>
      </w:r>
      <w:r>
        <w:rPr>
          <w:rFonts w:ascii="Georgia" w:eastAsia="Georgia" w:hAnsi="Georgia" w:cs="Georgia"/>
          <w:sz w:val="19"/>
          <w:szCs w:val="19"/>
        </w:rPr>
        <w:t>A.,</w:t>
      </w:r>
      <w:r>
        <w:rPr>
          <w:rFonts w:ascii="Georgia" w:eastAsia="Georgia" w:hAnsi="Georgia" w:cs="Georgia"/>
          <w:spacing w:val="20"/>
          <w:sz w:val="19"/>
          <w:szCs w:val="19"/>
        </w:rPr>
        <w:t xml:space="preserve"> </w:t>
      </w:r>
      <w:r>
        <w:rPr>
          <w:rFonts w:ascii="Georgia" w:eastAsia="Georgia" w:hAnsi="Georgia" w:cs="Georgia"/>
          <w:sz w:val="19"/>
          <w:szCs w:val="19"/>
        </w:rPr>
        <w:t>Wang,</w:t>
      </w:r>
      <w:r>
        <w:rPr>
          <w:rFonts w:ascii="Georgia" w:eastAsia="Georgia" w:hAnsi="Georgia" w:cs="Georgia"/>
          <w:spacing w:val="24"/>
          <w:sz w:val="19"/>
          <w:szCs w:val="19"/>
        </w:rPr>
        <w:t xml:space="preserve"> </w:t>
      </w:r>
      <w:r>
        <w:rPr>
          <w:rFonts w:ascii="Georgia" w:eastAsia="Georgia" w:hAnsi="Georgia" w:cs="Georgia"/>
          <w:sz w:val="19"/>
          <w:szCs w:val="19"/>
        </w:rPr>
        <w:t>H.,</w:t>
      </w:r>
      <w:r>
        <w:rPr>
          <w:rFonts w:ascii="Georgia" w:eastAsia="Georgia" w:hAnsi="Georgia" w:cs="Georgia"/>
          <w:spacing w:val="21"/>
          <w:sz w:val="19"/>
          <w:szCs w:val="19"/>
        </w:rPr>
        <w:t xml:space="preserve"> </w:t>
      </w:r>
      <w:r>
        <w:rPr>
          <w:rFonts w:ascii="Georgia" w:eastAsia="Georgia" w:hAnsi="Georgia" w:cs="Georgia"/>
          <w:sz w:val="19"/>
          <w:szCs w:val="19"/>
        </w:rPr>
        <w:t>Tustison,</w:t>
      </w:r>
      <w:r>
        <w:rPr>
          <w:rFonts w:ascii="Georgia" w:eastAsia="Georgia" w:hAnsi="Georgia" w:cs="Georgia"/>
          <w:spacing w:val="29"/>
          <w:sz w:val="19"/>
          <w:szCs w:val="19"/>
        </w:rPr>
        <w:t xml:space="preserve"> </w:t>
      </w:r>
      <w:r>
        <w:rPr>
          <w:rFonts w:ascii="Georgia" w:eastAsia="Georgia" w:hAnsi="Georgia" w:cs="Georgia"/>
          <w:sz w:val="19"/>
          <w:szCs w:val="19"/>
        </w:rPr>
        <w:t>N.,</w:t>
      </w:r>
      <w:r>
        <w:rPr>
          <w:rFonts w:ascii="Georgia" w:eastAsia="Georgia" w:hAnsi="Georgia" w:cs="Georgia"/>
          <w:spacing w:val="18"/>
          <w:sz w:val="19"/>
          <w:szCs w:val="19"/>
        </w:rPr>
        <w:t xml:space="preserve"> </w:t>
      </w:r>
      <w:proofErr w:type="spellStart"/>
      <w:r>
        <w:rPr>
          <w:rFonts w:ascii="Georgia" w:eastAsia="Georgia" w:hAnsi="Georgia" w:cs="Georgia"/>
          <w:sz w:val="19"/>
          <w:szCs w:val="19"/>
        </w:rPr>
        <w:t>Avants</w:t>
      </w:r>
      <w:proofErr w:type="spellEnd"/>
      <w:r>
        <w:rPr>
          <w:rFonts w:ascii="Georgia" w:eastAsia="Georgia" w:hAnsi="Georgia" w:cs="Georgia"/>
          <w:sz w:val="19"/>
          <w:szCs w:val="19"/>
        </w:rPr>
        <w:t>,</w:t>
      </w:r>
      <w:r>
        <w:rPr>
          <w:rFonts w:ascii="Georgia" w:eastAsia="Georgia" w:hAnsi="Georgia" w:cs="Georgia"/>
          <w:spacing w:val="26"/>
          <w:sz w:val="19"/>
          <w:szCs w:val="19"/>
        </w:rPr>
        <w:t xml:space="preserve"> </w:t>
      </w:r>
      <w:r>
        <w:rPr>
          <w:rFonts w:ascii="Georgia" w:eastAsia="Georgia" w:hAnsi="Georgia" w:cs="Georgia"/>
          <w:sz w:val="19"/>
          <w:szCs w:val="19"/>
        </w:rPr>
        <w:t>B.,</w:t>
      </w:r>
      <w:r>
        <w:rPr>
          <w:rFonts w:ascii="Georgia" w:eastAsia="Georgia" w:hAnsi="Georgia" w:cs="Georgia"/>
          <w:spacing w:val="20"/>
          <w:sz w:val="19"/>
          <w:szCs w:val="19"/>
        </w:rPr>
        <w:t xml:space="preserve"> </w:t>
      </w:r>
      <w:r>
        <w:rPr>
          <w:rFonts w:ascii="Georgia" w:eastAsia="Georgia" w:hAnsi="Georgia" w:cs="Georgia"/>
          <w:sz w:val="19"/>
          <w:szCs w:val="19"/>
        </w:rPr>
        <w:t>Warfield,</w:t>
      </w:r>
      <w:r>
        <w:rPr>
          <w:rFonts w:ascii="Georgia" w:eastAsia="Georgia" w:hAnsi="Georgia" w:cs="Georgia"/>
          <w:spacing w:val="29"/>
          <w:sz w:val="19"/>
          <w:szCs w:val="19"/>
        </w:rPr>
        <w:t xml:space="preserve"> </w:t>
      </w:r>
      <w:r>
        <w:rPr>
          <w:rFonts w:ascii="Georgia" w:eastAsia="Georgia" w:hAnsi="Georgia" w:cs="Georgia"/>
          <w:sz w:val="19"/>
          <w:szCs w:val="19"/>
        </w:rPr>
        <w:t>S.</w:t>
      </w:r>
      <w:r>
        <w:rPr>
          <w:rFonts w:ascii="Georgia" w:eastAsia="Georgia" w:hAnsi="Georgia" w:cs="Georgia"/>
          <w:spacing w:val="14"/>
          <w:sz w:val="19"/>
          <w:szCs w:val="19"/>
        </w:rPr>
        <w:t xml:space="preserve"> </w:t>
      </w:r>
      <w:r>
        <w:rPr>
          <w:rFonts w:ascii="Georgia" w:eastAsia="Georgia" w:hAnsi="Georgia" w:cs="Georgia"/>
          <w:sz w:val="19"/>
          <w:szCs w:val="19"/>
        </w:rPr>
        <w:t>K.,</w:t>
      </w:r>
      <w:r>
        <w:rPr>
          <w:rFonts w:ascii="Georgia" w:eastAsia="Georgia" w:hAnsi="Georgia" w:cs="Georgia"/>
          <w:spacing w:val="18"/>
          <w:sz w:val="19"/>
          <w:szCs w:val="19"/>
        </w:rPr>
        <w:t xml:space="preserve"> </w:t>
      </w:r>
      <w:r>
        <w:rPr>
          <w:rFonts w:ascii="Georgia" w:eastAsia="Georgia" w:hAnsi="Georgia" w:cs="Georgia"/>
          <w:sz w:val="19"/>
          <w:szCs w:val="19"/>
        </w:rPr>
        <w:t>and</w:t>
      </w:r>
      <w:r>
        <w:rPr>
          <w:rFonts w:ascii="Georgia" w:eastAsia="Georgia" w:hAnsi="Georgia" w:cs="Georgia"/>
          <w:spacing w:val="17"/>
          <w:sz w:val="19"/>
          <w:szCs w:val="19"/>
        </w:rPr>
        <w:t xml:space="preserve"> </w:t>
      </w:r>
      <w:proofErr w:type="spellStart"/>
      <w:r>
        <w:rPr>
          <w:rFonts w:ascii="Georgia" w:eastAsia="Georgia" w:hAnsi="Georgia" w:cs="Georgia"/>
          <w:sz w:val="19"/>
          <w:szCs w:val="19"/>
        </w:rPr>
        <w:t>Landman</w:t>
      </w:r>
      <w:proofErr w:type="spellEnd"/>
      <w:r>
        <w:rPr>
          <w:rFonts w:ascii="Georgia" w:eastAsia="Georgia" w:hAnsi="Georgia" w:cs="Georgia"/>
          <w:sz w:val="19"/>
          <w:szCs w:val="19"/>
        </w:rPr>
        <w:t>,</w:t>
      </w:r>
      <w:r>
        <w:rPr>
          <w:rFonts w:ascii="Georgia" w:eastAsia="Georgia" w:hAnsi="Georgia" w:cs="Georgia"/>
          <w:spacing w:val="30"/>
          <w:sz w:val="19"/>
          <w:szCs w:val="19"/>
        </w:rPr>
        <w:t xml:space="preserve"> </w:t>
      </w:r>
      <w:r>
        <w:rPr>
          <w:rFonts w:ascii="Georgia" w:eastAsia="Georgia" w:hAnsi="Georgia" w:cs="Georgia"/>
          <w:sz w:val="19"/>
          <w:szCs w:val="19"/>
        </w:rPr>
        <w:t>B.</w:t>
      </w:r>
      <w:r>
        <w:rPr>
          <w:rFonts w:ascii="Georgia" w:eastAsia="Georgia" w:hAnsi="Georgia" w:cs="Georgia"/>
          <w:spacing w:val="16"/>
          <w:sz w:val="19"/>
          <w:szCs w:val="19"/>
        </w:rPr>
        <w:t xml:space="preserve"> </w:t>
      </w:r>
      <w:r>
        <w:rPr>
          <w:rFonts w:ascii="Georgia" w:eastAsia="Georgia" w:hAnsi="Georgia" w:cs="Georgia"/>
          <w:spacing w:val="-2"/>
          <w:sz w:val="19"/>
          <w:szCs w:val="19"/>
        </w:rPr>
        <w:t>“</w:t>
      </w:r>
      <w:r>
        <w:rPr>
          <w:rFonts w:ascii="Georgia" w:eastAsia="Georgia" w:hAnsi="Georgia" w:cs="Georgia"/>
          <w:b/>
          <w:bCs/>
          <w:sz w:val="19"/>
          <w:szCs w:val="19"/>
        </w:rPr>
        <w:t>MICCAI</w:t>
      </w:r>
      <w:r>
        <w:rPr>
          <w:rFonts w:ascii="Georgia" w:eastAsia="Georgia" w:hAnsi="Georgia" w:cs="Georgia"/>
          <w:b/>
          <w:bCs/>
          <w:spacing w:val="28"/>
          <w:sz w:val="19"/>
          <w:szCs w:val="19"/>
        </w:rPr>
        <w:t xml:space="preserve"> </w:t>
      </w:r>
      <w:r>
        <w:rPr>
          <w:rFonts w:ascii="Georgia" w:eastAsia="Georgia" w:hAnsi="Georgia" w:cs="Georgia"/>
          <w:b/>
          <w:bCs/>
          <w:sz w:val="19"/>
          <w:szCs w:val="19"/>
        </w:rPr>
        <w:t>2013</w:t>
      </w:r>
      <w:r>
        <w:rPr>
          <w:rFonts w:ascii="Georgia" w:eastAsia="Georgia" w:hAnsi="Georgia" w:cs="Georgia"/>
          <w:b/>
          <w:bCs/>
          <w:spacing w:val="20"/>
          <w:sz w:val="19"/>
          <w:szCs w:val="19"/>
        </w:rPr>
        <w:t xml:space="preserve"> </w:t>
      </w:r>
      <w:proofErr w:type="spellStart"/>
      <w:r>
        <w:rPr>
          <w:rFonts w:ascii="Georgia" w:eastAsia="Georgia" w:hAnsi="Georgia" w:cs="Georgia"/>
          <w:b/>
          <w:bCs/>
          <w:w w:val="102"/>
          <w:sz w:val="19"/>
          <w:szCs w:val="19"/>
        </w:rPr>
        <w:t>Seg</w:t>
      </w:r>
      <w:proofErr w:type="spellEnd"/>
      <w:r>
        <w:rPr>
          <w:rFonts w:ascii="Georgia" w:eastAsia="Georgia" w:hAnsi="Georgia" w:cs="Georgia"/>
          <w:b/>
          <w:bCs/>
          <w:w w:val="102"/>
          <w:sz w:val="19"/>
          <w:szCs w:val="19"/>
        </w:rPr>
        <w:t xml:space="preserve">- </w:t>
      </w:r>
      <w:r>
        <w:rPr>
          <w:rFonts w:ascii="Georgia" w:eastAsia="Georgia" w:hAnsi="Georgia" w:cs="Georgia"/>
          <w:b/>
          <w:bCs/>
          <w:sz w:val="19"/>
          <w:szCs w:val="19"/>
        </w:rPr>
        <w:t>mentation</w:t>
      </w:r>
      <w:r>
        <w:rPr>
          <w:rFonts w:ascii="Georgia" w:eastAsia="Georgia" w:hAnsi="Georgia" w:cs="Georgia"/>
          <w:b/>
          <w:bCs/>
          <w:spacing w:val="38"/>
          <w:sz w:val="19"/>
          <w:szCs w:val="19"/>
        </w:rPr>
        <w:t xml:space="preserve"> </w:t>
      </w:r>
      <w:r>
        <w:rPr>
          <w:rFonts w:ascii="Georgia" w:eastAsia="Georgia" w:hAnsi="Georgia" w:cs="Georgia"/>
          <w:b/>
          <w:bCs/>
          <w:sz w:val="19"/>
          <w:szCs w:val="19"/>
        </w:rPr>
        <w:t>Algorithms,</w:t>
      </w:r>
      <w:r>
        <w:rPr>
          <w:rFonts w:ascii="Georgia" w:eastAsia="Georgia" w:hAnsi="Georgia" w:cs="Georgia"/>
          <w:b/>
          <w:bCs/>
          <w:spacing w:val="46"/>
          <w:sz w:val="19"/>
          <w:szCs w:val="19"/>
        </w:rPr>
        <w:t xml:space="preserve"> </w:t>
      </w:r>
      <w:r>
        <w:rPr>
          <w:rFonts w:ascii="Georgia" w:eastAsia="Georgia" w:hAnsi="Georgia" w:cs="Georgia"/>
          <w:b/>
          <w:bCs/>
          <w:sz w:val="19"/>
          <w:szCs w:val="19"/>
        </w:rPr>
        <w:t>Theory</w:t>
      </w:r>
      <w:r>
        <w:rPr>
          <w:rFonts w:ascii="Georgia" w:eastAsia="Georgia" w:hAnsi="Georgia" w:cs="Georgia"/>
          <w:b/>
          <w:bCs/>
          <w:spacing w:val="32"/>
          <w:sz w:val="19"/>
          <w:szCs w:val="19"/>
        </w:rPr>
        <w:t xml:space="preserve"> </w:t>
      </w:r>
      <w:r>
        <w:rPr>
          <w:rFonts w:ascii="Georgia" w:eastAsia="Georgia" w:hAnsi="Georgia" w:cs="Georgia"/>
          <w:b/>
          <w:bCs/>
          <w:sz w:val="19"/>
          <w:szCs w:val="19"/>
        </w:rPr>
        <w:t>and</w:t>
      </w:r>
      <w:r>
        <w:rPr>
          <w:rFonts w:ascii="Georgia" w:eastAsia="Georgia" w:hAnsi="Georgia" w:cs="Georgia"/>
          <w:b/>
          <w:bCs/>
          <w:spacing w:val="25"/>
          <w:sz w:val="19"/>
          <w:szCs w:val="19"/>
        </w:rPr>
        <w:t xml:space="preserve"> </w:t>
      </w:r>
      <w:r>
        <w:rPr>
          <w:rFonts w:ascii="Georgia" w:eastAsia="Georgia" w:hAnsi="Georgia" w:cs="Georgia"/>
          <w:b/>
          <w:bCs/>
          <w:sz w:val="19"/>
          <w:szCs w:val="19"/>
        </w:rPr>
        <w:t>Applications</w:t>
      </w:r>
      <w:r>
        <w:rPr>
          <w:rFonts w:ascii="Georgia" w:eastAsia="Georgia" w:hAnsi="Georgia" w:cs="Georgia"/>
          <w:b/>
          <w:bCs/>
          <w:spacing w:val="43"/>
          <w:sz w:val="19"/>
          <w:szCs w:val="19"/>
        </w:rPr>
        <w:t xml:space="preserve"> </w:t>
      </w:r>
      <w:r>
        <w:rPr>
          <w:rFonts w:ascii="Georgia" w:eastAsia="Georgia" w:hAnsi="Georgia" w:cs="Georgia"/>
          <w:b/>
          <w:bCs/>
          <w:sz w:val="19"/>
          <w:szCs w:val="19"/>
        </w:rPr>
        <w:t>(SATA)</w:t>
      </w:r>
      <w:r>
        <w:rPr>
          <w:rFonts w:ascii="Georgia" w:eastAsia="Georgia" w:hAnsi="Georgia" w:cs="Georgia"/>
          <w:b/>
          <w:bCs/>
          <w:spacing w:val="32"/>
          <w:sz w:val="19"/>
          <w:szCs w:val="19"/>
        </w:rPr>
        <w:t xml:space="preserve"> </w:t>
      </w:r>
      <w:r>
        <w:rPr>
          <w:rFonts w:ascii="Georgia" w:eastAsia="Georgia" w:hAnsi="Georgia" w:cs="Georgia"/>
          <w:b/>
          <w:bCs/>
          <w:sz w:val="19"/>
          <w:szCs w:val="19"/>
        </w:rPr>
        <w:t>Challenge</w:t>
      </w:r>
      <w:r>
        <w:rPr>
          <w:rFonts w:ascii="Georgia" w:eastAsia="Georgia" w:hAnsi="Georgia" w:cs="Georgia"/>
          <w:b/>
          <w:bCs/>
          <w:spacing w:val="37"/>
          <w:sz w:val="19"/>
          <w:szCs w:val="19"/>
        </w:rPr>
        <w:t xml:space="preserve"> </w:t>
      </w:r>
      <w:r>
        <w:rPr>
          <w:rFonts w:ascii="Georgia" w:eastAsia="Georgia" w:hAnsi="Georgia" w:cs="Georgia"/>
          <w:b/>
          <w:bCs/>
          <w:sz w:val="19"/>
          <w:szCs w:val="19"/>
        </w:rPr>
        <w:t>Results</w:t>
      </w:r>
      <w:r>
        <w:rPr>
          <w:rFonts w:ascii="Georgia" w:eastAsia="Georgia" w:hAnsi="Georgia" w:cs="Georgia"/>
          <w:b/>
          <w:bCs/>
          <w:spacing w:val="32"/>
          <w:sz w:val="19"/>
          <w:szCs w:val="19"/>
        </w:rPr>
        <w:t xml:space="preserve"> </w:t>
      </w:r>
      <w:r>
        <w:rPr>
          <w:rFonts w:ascii="Georgia" w:eastAsia="Georgia" w:hAnsi="Georgia" w:cs="Georgia"/>
          <w:b/>
          <w:bCs/>
          <w:sz w:val="19"/>
          <w:szCs w:val="19"/>
        </w:rPr>
        <w:t>Summary</w:t>
      </w:r>
      <w:r>
        <w:rPr>
          <w:rFonts w:ascii="Georgia" w:eastAsia="Georgia" w:hAnsi="Georgia" w:cs="Georgia"/>
          <w:b/>
          <w:bCs/>
          <w:spacing w:val="-1"/>
          <w:sz w:val="19"/>
          <w:szCs w:val="19"/>
        </w:rPr>
        <w:t>,</w:t>
      </w:r>
      <w:r>
        <w:rPr>
          <w:rFonts w:ascii="Georgia" w:eastAsia="Georgia" w:hAnsi="Georgia" w:cs="Georgia"/>
          <w:sz w:val="19"/>
          <w:szCs w:val="19"/>
        </w:rPr>
        <w:t>”</w:t>
      </w:r>
      <w:r>
        <w:rPr>
          <w:rFonts w:ascii="Georgia" w:eastAsia="Georgia" w:hAnsi="Georgia" w:cs="Georgia"/>
          <w:spacing w:val="44"/>
          <w:sz w:val="19"/>
          <w:szCs w:val="19"/>
        </w:rPr>
        <w:t xml:space="preserve"> </w:t>
      </w:r>
      <w:r>
        <w:rPr>
          <w:rFonts w:ascii="Georgia" w:eastAsia="Georgia" w:hAnsi="Georgia" w:cs="Georgia"/>
          <w:i/>
          <w:sz w:val="19"/>
          <w:szCs w:val="19"/>
        </w:rPr>
        <w:t>MICCAI</w:t>
      </w:r>
      <w:r>
        <w:rPr>
          <w:rFonts w:ascii="Georgia" w:eastAsia="Georgia" w:hAnsi="Georgia" w:cs="Georgia"/>
          <w:i/>
          <w:spacing w:val="16"/>
          <w:sz w:val="19"/>
          <w:szCs w:val="19"/>
        </w:rPr>
        <w:t xml:space="preserve"> </w:t>
      </w:r>
      <w:r>
        <w:rPr>
          <w:rFonts w:ascii="Georgia" w:eastAsia="Georgia" w:hAnsi="Georgia" w:cs="Georgia"/>
          <w:i/>
          <w:sz w:val="19"/>
          <w:szCs w:val="19"/>
        </w:rPr>
        <w:t>2013</w:t>
      </w:r>
      <w:r>
        <w:rPr>
          <w:rFonts w:ascii="Georgia" w:eastAsia="Georgia" w:hAnsi="Georgia" w:cs="Georgia"/>
          <w:i/>
          <w:spacing w:val="16"/>
          <w:sz w:val="19"/>
          <w:szCs w:val="19"/>
        </w:rPr>
        <w:t xml:space="preserve"> </w:t>
      </w:r>
      <w:r>
        <w:rPr>
          <w:rFonts w:ascii="Georgia" w:eastAsia="Georgia" w:hAnsi="Georgia" w:cs="Georgia"/>
          <w:i/>
          <w:sz w:val="19"/>
          <w:szCs w:val="19"/>
        </w:rPr>
        <w:t>challenge workshop on segmentation:</w:t>
      </w:r>
      <w:r>
        <w:rPr>
          <w:rFonts w:ascii="Georgia" w:eastAsia="Georgia" w:hAnsi="Georgia" w:cs="Georgia"/>
          <w:i/>
          <w:spacing w:val="15"/>
          <w:sz w:val="19"/>
          <w:szCs w:val="19"/>
        </w:rPr>
        <w:t xml:space="preserve"> </w:t>
      </w:r>
      <w:r>
        <w:rPr>
          <w:rFonts w:ascii="Georgia" w:eastAsia="Georgia" w:hAnsi="Georgia" w:cs="Georgia"/>
          <w:i/>
          <w:sz w:val="19"/>
          <w:szCs w:val="19"/>
        </w:rPr>
        <w:t>Algorithms, theory and applications.</w:t>
      </w:r>
      <w:r>
        <w:rPr>
          <w:rFonts w:ascii="Georgia" w:eastAsia="Georgia" w:hAnsi="Georgia" w:cs="Georgia"/>
          <w:i/>
          <w:spacing w:val="17"/>
          <w:sz w:val="19"/>
          <w:szCs w:val="19"/>
        </w:rPr>
        <w:t xml:space="preserve"> </w:t>
      </w:r>
      <w:r>
        <w:rPr>
          <w:rFonts w:ascii="Georgia" w:eastAsia="Georgia" w:hAnsi="Georgia" w:cs="Georgia"/>
          <w:w w:val="102"/>
          <w:sz w:val="19"/>
          <w:szCs w:val="19"/>
        </w:rPr>
        <w:t>(2013):</w:t>
      </w:r>
    </w:p>
    <w:p w14:paraId="2C589E74" w14:textId="77777777" w:rsidR="00E61F9D" w:rsidRDefault="005C64D6">
      <w:pPr>
        <w:spacing w:before="59" w:after="0" w:line="277" w:lineRule="auto"/>
        <w:ind w:left="140" w:right="50"/>
        <w:jc w:val="both"/>
        <w:rPr>
          <w:rFonts w:ascii="Georgia" w:eastAsia="Georgia" w:hAnsi="Georgia" w:cs="Georgia"/>
          <w:sz w:val="19"/>
          <w:szCs w:val="19"/>
        </w:rPr>
      </w:pPr>
      <w:r>
        <w:rPr>
          <w:rFonts w:ascii="Georgia" w:eastAsia="Georgia" w:hAnsi="Georgia" w:cs="Georgia"/>
          <w:sz w:val="19"/>
          <w:szCs w:val="19"/>
        </w:rPr>
        <w:t xml:space="preserve">55.  </w:t>
      </w:r>
      <w:r>
        <w:rPr>
          <w:rFonts w:ascii="Georgia" w:eastAsia="Georgia" w:hAnsi="Georgia" w:cs="Georgia"/>
          <w:spacing w:val="44"/>
          <w:sz w:val="19"/>
          <w:szCs w:val="19"/>
        </w:rPr>
        <w:t xml:space="preserve"> </w:t>
      </w:r>
      <w:proofErr w:type="spellStart"/>
      <w:r>
        <w:rPr>
          <w:rFonts w:ascii="Georgia" w:eastAsia="Georgia" w:hAnsi="Georgia" w:cs="Georgia"/>
          <w:sz w:val="19"/>
          <w:szCs w:val="19"/>
        </w:rPr>
        <w:t>Avants</w:t>
      </w:r>
      <w:proofErr w:type="spellEnd"/>
      <w:proofErr w:type="gramStart"/>
      <w:r>
        <w:rPr>
          <w:rFonts w:ascii="Georgia" w:eastAsia="Georgia" w:hAnsi="Georgia" w:cs="Georgia"/>
          <w:sz w:val="19"/>
          <w:szCs w:val="19"/>
        </w:rPr>
        <w:t xml:space="preserve">, </w:t>
      </w:r>
      <w:r>
        <w:rPr>
          <w:rFonts w:ascii="Georgia" w:eastAsia="Georgia" w:hAnsi="Georgia" w:cs="Georgia"/>
          <w:spacing w:val="16"/>
          <w:sz w:val="19"/>
          <w:szCs w:val="19"/>
        </w:rPr>
        <w:t xml:space="preserve"> </w:t>
      </w:r>
      <w:r>
        <w:rPr>
          <w:rFonts w:ascii="Georgia" w:eastAsia="Georgia" w:hAnsi="Georgia" w:cs="Georgia"/>
          <w:sz w:val="19"/>
          <w:szCs w:val="19"/>
        </w:rPr>
        <w:t>B</w:t>
      </w:r>
      <w:proofErr w:type="gramEnd"/>
      <w:r>
        <w:rPr>
          <w:rFonts w:ascii="Georgia" w:eastAsia="Georgia" w:hAnsi="Georgia" w:cs="Georgia"/>
          <w:sz w:val="19"/>
          <w:szCs w:val="19"/>
        </w:rPr>
        <w:t>.</w:t>
      </w:r>
      <w:r>
        <w:rPr>
          <w:rFonts w:ascii="Georgia" w:eastAsia="Georgia" w:hAnsi="Georgia" w:cs="Georgia"/>
          <w:spacing w:val="44"/>
          <w:sz w:val="19"/>
          <w:szCs w:val="19"/>
        </w:rPr>
        <w:t xml:space="preserve"> </w:t>
      </w:r>
      <w:r>
        <w:rPr>
          <w:rFonts w:ascii="Georgia" w:eastAsia="Georgia" w:hAnsi="Georgia" w:cs="Georgia"/>
          <w:sz w:val="19"/>
          <w:szCs w:val="19"/>
        </w:rPr>
        <w:t xml:space="preserve">B., </w:t>
      </w:r>
      <w:r>
        <w:rPr>
          <w:rFonts w:ascii="Georgia" w:eastAsia="Georgia" w:hAnsi="Georgia" w:cs="Georgia"/>
          <w:spacing w:val="10"/>
          <w:sz w:val="19"/>
          <w:szCs w:val="19"/>
        </w:rPr>
        <w:t xml:space="preserve"> </w:t>
      </w:r>
      <w:r>
        <w:rPr>
          <w:rFonts w:ascii="Georgia" w:eastAsia="Georgia" w:hAnsi="Georgia" w:cs="Georgia"/>
          <w:sz w:val="19"/>
          <w:szCs w:val="19"/>
        </w:rPr>
        <w:t xml:space="preserve">Tustison, </w:t>
      </w:r>
      <w:r>
        <w:rPr>
          <w:rFonts w:ascii="Georgia" w:eastAsia="Georgia" w:hAnsi="Georgia" w:cs="Georgia"/>
          <w:spacing w:val="19"/>
          <w:sz w:val="19"/>
          <w:szCs w:val="19"/>
        </w:rPr>
        <w:t xml:space="preserve"> </w:t>
      </w:r>
      <w:r>
        <w:rPr>
          <w:rFonts w:ascii="Georgia" w:eastAsia="Georgia" w:hAnsi="Georgia" w:cs="Georgia"/>
          <w:sz w:val="19"/>
          <w:szCs w:val="19"/>
        </w:rPr>
        <w:t>N.</w:t>
      </w:r>
      <w:r>
        <w:rPr>
          <w:rFonts w:ascii="Georgia" w:eastAsia="Georgia" w:hAnsi="Georgia" w:cs="Georgia"/>
          <w:spacing w:val="43"/>
          <w:sz w:val="19"/>
          <w:szCs w:val="19"/>
        </w:rPr>
        <w:t xml:space="preserve"> </w:t>
      </w:r>
      <w:r>
        <w:rPr>
          <w:rFonts w:ascii="Georgia" w:eastAsia="Georgia" w:hAnsi="Georgia" w:cs="Georgia"/>
          <w:sz w:val="19"/>
          <w:szCs w:val="19"/>
        </w:rPr>
        <w:t xml:space="preserve">J., </w:t>
      </w:r>
      <w:r>
        <w:rPr>
          <w:rFonts w:ascii="Georgia" w:eastAsia="Georgia" w:hAnsi="Georgia" w:cs="Georgia"/>
          <w:spacing w:val="9"/>
          <w:sz w:val="19"/>
          <w:szCs w:val="19"/>
        </w:rPr>
        <w:t xml:space="preserve"> </w:t>
      </w:r>
      <w:r>
        <w:rPr>
          <w:rFonts w:ascii="Georgia" w:eastAsia="Georgia" w:hAnsi="Georgia" w:cs="Georgia"/>
          <w:sz w:val="19"/>
          <w:szCs w:val="19"/>
        </w:rPr>
        <w:t xml:space="preserve">Song, </w:t>
      </w:r>
      <w:r>
        <w:rPr>
          <w:rFonts w:ascii="Georgia" w:eastAsia="Georgia" w:hAnsi="Georgia" w:cs="Georgia"/>
          <w:spacing w:val="12"/>
          <w:sz w:val="19"/>
          <w:szCs w:val="19"/>
        </w:rPr>
        <w:t xml:space="preserve"> </w:t>
      </w:r>
      <w:r>
        <w:rPr>
          <w:rFonts w:ascii="Georgia" w:eastAsia="Georgia" w:hAnsi="Georgia" w:cs="Georgia"/>
          <w:sz w:val="19"/>
          <w:szCs w:val="19"/>
        </w:rPr>
        <w:t xml:space="preserve">G., </w:t>
      </w:r>
      <w:r>
        <w:rPr>
          <w:rFonts w:ascii="Georgia" w:eastAsia="Georgia" w:hAnsi="Georgia" w:cs="Georgia"/>
          <w:spacing w:val="8"/>
          <w:sz w:val="19"/>
          <w:szCs w:val="19"/>
        </w:rPr>
        <w:t xml:space="preserve"> </w:t>
      </w:r>
      <w:r>
        <w:rPr>
          <w:rFonts w:ascii="Georgia" w:eastAsia="Georgia" w:hAnsi="Georgia" w:cs="Georgia"/>
          <w:sz w:val="19"/>
          <w:szCs w:val="19"/>
        </w:rPr>
        <w:t xml:space="preserve">Cook, </w:t>
      </w:r>
      <w:r>
        <w:rPr>
          <w:rFonts w:ascii="Georgia" w:eastAsia="Georgia" w:hAnsi="Georgia" w:cs="Georgia"/>
          <w:spacing w:val="13"/>
          <w:sz w:val="19"/>
          <w:szCs w:val="19"/>
        </w:rPr>
        <w:t xml:space="preserve"> </w:t>
      </w:r>
      <w:r>
        <w:rPr>
          <w:rFonts w:ascii="Georgia" w:eastAsia="Georgia" w:hAnsi="Georgia" w:cs="Georgia"/>
          <w:sz w:val="19"/>
          <w:szCs w:val="19"/>
        </w:rPr>
        <w:t>P.</w:t>
      </w:r>
      <w:r>
        <w:rPr>
          <w:rFonts w:ascii="Georgia" w:eastAsia="Georgia" w:hAnsi="Georgia" w:cs="Georgia"/>
          <w:spacing w:val="44"/>
          <w:sz w:val="19"/>
          <w:szCs w:val="19"/>
        </w:rPr>
        <w:t xml:space="preserve"> </w:t>
      </w:r>
      <w:r>
        <w:rPr>
          <w:rFonts w:ascii="Georgia" w:eastAsia="Georgia" w:hAnsi="Georgia" w:cs="Georgia"/>
          <w:sz w:val="19"/>
          <w:szCs w:val="19"/>
        </w:rPr>
        <w:t xml:space="preserve">A., </w:t>
      </w:r>
      <w:r>
        <w:rPr>
          <w:rFonts w:ascii="Georgia" w:eastAsia="Georgia" w:hAnsi="Georgia" w:cs="Georgia"/>
          <w:spacing w:val="10"/>
          <w:sz w:val="19"/>
          <w:szCs w:val="19"/>
        </w:rPr>
        <w:t xml:space="preserve"> </w:t>
      </w:r>
      <w:r>
        <w:rPr>
          <w:rFonts w:ascii="Georgia" w:eastAsia="Georgia" w:hAnsi="Georgia" w:cs="Georgia"/>
          <w:sz w:val="19"/>
          <w:szCs w:val="19"/>
        </w:rPr>
        <w:t xml:space="preserve">Klein, </w:t>
      </w:r>
      <w:r>
        <w:rPr>
          <w:rFonts w:ascii="Georgia" w:eastAsia="Georgia" w:hAnsi="Georgia" w:cs="Georgia"/>
          <w:spacing w:val="13"/>
          <w:sz w:val="19"/>
          <w:szCs w:val="19"/>
        </w:rPr>
        <w:t xml:space="preserve"> </w:t>
      </w:r>
      <w:r>
        <w:rPr>
          <w:rFonts w:ascii="Georgia" w:eastAsia="Georgia" w:hAnsi="Georgia" w:cs="Georgia"/>
          <w:sz w:val="19"/>
          <w:szCs w:val="19"/>
        </w:rPr>
        <w:t xml:space="preserve">A., </w:t>
      </w:r>
      <w:r>
        <w:rPr>
          <w:rFonts w:ascii="Georgia" w:eastAsia="Georgia" w:hAnsi="Georgia" w:cs="Georgia"/>
          <w:spacing w:val="10"/>
          <w:sz w:val="19"/>
          <w:szCs w:val="19"/>
        </w:rPr>
        <w:t xml:space="preserve"> </w:t>
      </w:r>
      <w:r>
        <w:rPr>
          <w:rFonts w:ascii="Georgia" w:eastAsia="Georgia" w:hAnsi="Georgia" w:cs="Georgia"/>
          <w:sz w:val="19"/>
          <w:szCs w:val="19"/>
        </w:rPr>
        <w:t>and</w:t>
      </w:r>
      <w:r>
        <w:rPr>
          <w:rFonts w:ascii="Georgia" w:eastAsia="Georgia" w:hAnsi="Georgia" w:cs="Georgia"/>
          <w:spacing w:val="45"/>
          <w:sz w:val="19"/>
          <w:szCs w:val="19"/>
        </w:rPr>
        <w:t xml:space="preserve"> </w:t>
      </w:r>
      <w:r>
        <w:rPr>
          <w:rFonts w:ascii="Georgia" w:eastAsia="Georgia" w:hAnsi="Georgia" w:cs="Georgia"/>
          <w:sz w:val="19"/>
          <w:szCs w:val="19"/>
        </w:rPr>
        <w:t xml:space="preserve">Gee, </w:t>
      </w:r>
      <w:r>
        <w:rPr>
          <w:rFonts w:ascii="Georgia" w:eastAsia="Georgia" w:hAnsi="Georgia" w:cs="Georgia"/>
          <w:spacing w:val="10"/>
          <w:sz w:val="19"/>
          <w:szCs w:val="19"/>
        </w:rPr>
        <w:t xml:space="preserve"> </w:t>
      </w:r>
      <w:r>
        <w:rPr>
          <w:rFonts w:ascii="Georgia" w:eastAsia="Georgia" w:hAnsi="Georgia" w:cs="Georgia"/>
          <w:sz w:val="19"/>
          <w:szCs w:val="19"/>
        </w:rPr>
        <w:t>J.</w:t>
      </w:r>
      <w:r>
        <w:rPr>
          <w:rFonts w:ascii="Georgia" w:eastAsia="Georgia" w:hAnsi="Georgia" w:cs="Georgia"/>
          <w:spacing w:val="43"/>
          <w:sz w:val="19"/>
          <w:szCs w:val="19"/>
        </w:rPr>
        <w:t xml:space="preserve"> </w:t>
      </w:r>
      <w:r>
        <w:rPr>
          <w:rFonts w:ascii="Georgia" w:eastAsia="Georgia" w:hAnsi="Georgia" w:cs="Georgia"/>
          <w:sz w:val="19"/>
          <w:szCs w:val="19"/>
        </w:rPr>
        <w:t>C.</w:t>
      </w:r>
      <w:r>
        <w:rPr>
          <w:rFonts w:ascii="Georgia" w:eastAsia="Georgia" w:hAnsi="Georgia" w:cs="Georgia"/>
          <w:spacing w:val="42"/>
          <w:sz w:val="19"/>
          <w:szCs w:val="19"/>
        </w:rPr>
        <w:t xml:space="preserve"> </w:t>
      </w:r>
      <w:r>
        <w:rPr>
          <w:rFonts w:ascii="Georgia" w:eastAsia="Georgia" w:hAnsi="Georgia" w:cs="Georgia"/>
          <w:spacing w:val="-2"/>
          <w:sz w:val="19"/>
          <w:szCs w:val="19"/>
        </w:rPr>
        <w:t>“</w:t>
      </w:r>
      <w:r>
        <w:rPr>
          <w:rFonts w:ascii="Georgia" w:eastAsia="Georgia" w:hAnsi="Georgia" w:cs="Georgia"/>
          <w:b/>
          <w:bCs/>
          <w:sz w:val="19"/>
          <w:szCs w:val="19"/>
        </w:rPr>
        <w:t>A</w:t>
      </w:r>
      <w:r>
        <w:rPr>
          <w:rFonts w:ascii="Georgia" w:eastAsia="Georgia" w:hAnsi="Georgia" w:cs="Georgia"/>
          <w:b/>
          <w:bCs/>
          <w:spacing w:val="46"/>
          <w:sz w:val="19"/>
          <w:szCs w:val="19"/>
        </w:rPr>
        <w:t xml:space="preserve"> </w:t>
      </w:r>
      <w:r>
        <w:rPr>
          <w:rFonts w:ascii="Georgia" w:eastAsia="Georgia" w:hAnsi="Georgia" w:cs="Georgia"/>
          <w:b/>
          <w:bCs/>
          <w:sz w:val="19"/>
          <w:szCs w:val="19"/>
        </w:rPr>
        <w:t xml:space="preserve">Reproducible </w:t>
      </w:r>
      <w:r>
        <w:rPr>
          <w:rFonts w:ascii="Georgia" w:eastAsia="Georgia" w:hAnsi="Georgia" w:cs="Georgia"/>
          <w:b/>
          <w:bCs/>
          <w:spacing w:val="19"/>
          <w:sz w:val="19"/>
          <w:szCs w:val="19"/>
        </w:rPr>
        <w:t xml:space="preserve"> </w:t>
      </w:r>
      <w:r>
        <w:rPr>
          <w:rFonts w:ascii="Georgia" w:eastAsia="Georgia" w:hAnsi="Georgia" w:cs="Georgia"/>
          <w:b/>
          <w:bCs/>
          <w:sz w:val="19"/>
          <w:szCs w:val="19"/>
        </w:rPr>
        <w:t xml:space="preserve">Evaluation </w:t>
      </w:r>
      <w:r>
        <w:rPr>
          <w:rFonts w:ascii="Georgia" w:eastAsia="Georgia" w:hAnsi="Georgia" w:cs="Georgia"/>
          <w:b/>
          <w:bCs/>
          <w:spacing w:val="14"/>
          <w:sz w:val="19"/>
          <w:szCs w:val="19"/>
        </w:rPr>
        <w:t xml:space="preserve"> </w:t>
      </w:r>
      <w:r>
        <w:rPr>
          <w:rFonts w:ascii="Georgia" w:eastAsia="Georgia" w:hAnsi="Georgia" w:cs="Georgia"/>
          <w:b/>
          <w:bCs/>
          <w:w w:val="102"/>
          <w:sz w:val="19"/>
          <w:szCs w:val="19"/>
        </w:rPr>
        <w:t xml:space="preserve">of </w:t>
      </w:r>
      <w:r>
        <w:rPr>
          <w:rFonts w:ascii="Georgia" w:eastAsia="Georgia" w:hAnsi="Georgia" w:cs="Georgia"/>
          <w:b/>
          <w:bCs/>
          <w:sz w:val="19"/>
          <w:szCs w:val="19"/>
        </w:rPr>
        <w:t>ANTs</w:t>
      </w:r>
      <w:r>
        <w:rPr>
          <w:rFonts w:ascii="Georgia" w:eastAsia="Georgia" w:hAnsi="Georgia" w:cs="Georgia"/>
          <w:b/>
          <w:bCs/>
          <w:spacing w:val="13"/>
          <w:sz w:val="19"/>
          <w:szCs w:val="19"/>
        </w:rPr>
        <w:t xml:space="preserve"> </w:t>
      </w:r>
      <w:r>
        <w:rPr>
          <w:rFonts w:ascii="Georgia" w:eastAsia="Georgia" w:hAnsi="Georgia" w:cs="Georgia"/>
          <w:b/>
          <w:bCs/>
          <w:sz w:val="19"/>
          <w:szCs w:val="19"/>
        </w:rPr>
        <w:t>Similarity</w:t>
      </w:r>
      <w:r>
        <w:rPr>
          <w:rFonts w:ascii="Georgia" w:eastAsia="Georgia" w:hAnsi="Georgia" w:cs="Georgia"/>
          <w:b/>
          <w:bCs/>
          <w:spacing w:val="22"/>
          <w:sz w:val="19"/>
          <w:szCs w:val="19"/>
        </w:rPr>
        <w:t xml:space="preserve"> </w:t>
      </w:r>
      <w:r>
        <w:rPr>
          <w:rFonts w:ascii="Georgia" w:eastAsia="Georgia" w:hAnsi="Georgia" w:cs="Georgia"/>
          <w:b/>
          <w:bCs/>
          <w:sz w:val="19"/>
          <w:szCs w:val="19"/>
        </w:rPr>
        <w:t>Metric</w:t>
      </w:r>
      <w:r>
        <w:rPr>
          <w:rFonts w:ascii="Georgia" w:eastAsia="Georgia" w:hAnsi="Georgia" w:cs="Georgia"/>
          <w:b/>
          <w:bCs/>
          <w:spacing w:val="15"/>
          <w:sz w:val="19"/>
          <w:szCs w:val="19"/>
        </w:rPr>
        <w:t xml:space="preserve"> </w:t>
      </w:r>
      <w:r>
        <w:rPr>
          <w:rFonts w:ascii="Georgia" w:eastAsia="Georgia" w:hAnsi="Georgia" w:cs="Georgia"/>
          <w:b/>
          <w:bCs/>
          <w:sz w:val="19"/>
          <w:szCs w:val="19"/>
        </w:rPr>
        <w:t>Performance</w:t>
      </w:r>
      <w:r>
        <w:rPr>
          <w:rFonts w:ascii="Georgia" w:eastAsia="Georgia" w:hAnsi="Georgia" w:cs="Georgia"/>
          <w:b/>
          <w:bCs/>
          <w:spacing w:val="28"/>
          <w:sz w:val="19"/>
          <w:szCs w:val="19"/>
        </w:rPr>
        <w:t xml:space="preserve"> </w:t>
      </w:r>
      <w:r>
        <w:rPr>
          <w:rFonts w:ascii="Georgia" w:eastAsia="Georgia" w:hAnsi="Georgia" w:cs="Georgia"/>
          <w:b/>
          <w:bCs/>
          <w:sz w:val="19"/>
          <w:szCs w:val="19"/>
        </w:rPr>
        <w:t>in</w:t>
      </w:r>
      <w:r>
        <w:rPr>
          <w:rFonts w:ascii="Georgia" w:eastAsia="Georgia" w:hAnsi="Georgia" w:cs="Georgia"/>
          <w:b/>
          <w:bCs/>
          <w:spacing w:val="6"/>
          <w:sz w:val="19"/>
          <w:szCs w:val="19"/>
        </w:rPr>
        <w:t xml:space="preserve"> </w:t>
      </w:r>
      <w:r>
        <w:rPr>
          <w:rFonts w:ascii="Georgia" w:eastAsia="Georgia" w:hAnsi="Georgia" w:cs="Georgia"/>
          <w:b/>
          <w:bCs/>
          <w:sz w:val="19"/>
          <w:szCs w:val="19"/>
        </w:rPr>
        <w:t>Brain</w:t>
      </w:r>
      <w:r>
        <w:rPr>
          <w:rFonts w:ascii="Georgia" w:eastAsia="Georgia" w:hAnsi="Georgia" w:cs="Georgia"/>
          <w:b/>
          <w:bCs/>
          <w:spacing w:val="13"/>
          <w:sz w:val="19"/>
          <w:szCs w:val="19"/>
        </w:rPr>
        <w:t xml:space="preserve"> </w:t>
      </w:r>
      <w:r>
        <w:rPr>
          <w:rFonts w:ascii="Georgia" w:eastAsia="Georgia" w:hAnsi="Georgia" w:cs="Georgia"/>
          <w:b/>
          <w:bCs/>
          <w:sz w:val="19"/>
          <w:szCs w:val="19"/>
        </w:rPr>
        <w:t>Image</w:t>
      </w:r>
      <w:r>
        <w:rPr>
          <w:rFonts w:ascii="Georgia" w:eastAsia="Georgia" w:hAnsi="Georgia" w:cs="Georgia"/>
          <w:b/>
          <w:bCs/>
          <w:spacing w:val="14"/>
          <w:sz w:val="19"/>
          <w:szCs w:val="19"/>
        </w:rPr>
        <w:t xml:space="preserve"> </w:t>
      </w:r>
      <w:r>
        <w:rPr>
          <w:rFonts w:ascii="Georgia" w:eastAsia="Georgia" w:hAnsi="Georgia" w:cs="Georgia"/>
          <w:b/>
          <w:bCs/>
          <w:sz w:val="19"/>
          <w:szCs w:val="19"/>
        </w:rPr>
        <w:t>Registratio</w:t>
      </w:r>
      <w:r>
        <w:rPr>
          <w:rFonts w:ascii="Georgia" w:eastAsia="Georgia" w:hAnsi="Georgia" w:cs="Georgia"/>
          <w:b/>
          <w:bCs/>
          <w:spacing w:val="-1"/>
          <w:sz w:val="19"/>
          <w:szCs w:val="19"/>
        </w:rPr>
        <w:t>n</w:t>
      </w:r>
      <w:r>
        <w:rPr>
          <w:rFonts w:ascii="Georgia" w:eastAsia="Georgia" w:hAnsi="Georgia" w:cs="Georgia"/>
          <w:sz w:val="19"/>
          <w:szCs w:val="19"/>
        </w:rPr>
        <w:t>”</w:t>
      </w:r>
      <w:r>
        <w:rPr>
          <w:rFonts w:ascii="Georgia" w:eastAsia="Georgia" w:hAnsi="Georgia" w:cs="Georgia"/>
          <w:spacing w:val="26"/>
          <w:sz w:val="19"/>
          <w:szCs w:val="19"/>
        </w:rPr>
        <w:t xml:space="preserve"> </w:t>
      </w:r>
      <w:proofErr w:type="spellStart"/>
      <w:r>
        <w:rPr>
          <w:rFonts w:ascii="Georgia" w:eastAsia="Georgia" w:hAnsi="Georgia" w:cs="Georgia"/>
          <w:i/>
          <w:sz w:val="19"/>
          <w:szCs w:val="19"/>
        </w:rPr>
        <w:t>Neuroimage</w:t>
      </w:r>
      <w:proofErr w:type="spellEnd"/>
      <w:r>
        <w:rPr>
          <w:rFonts w:ascii="Georgia" w:eastAsia="Georgia" w:hAnsi="Georgia" w:cs="Georgia"/>
          <w:i/>
          <w:sz w:val="19"/>
          <w:szCs w:val="19"/>
        </w:rPr>
        <w:t xml:space="preserve"> </w:t>
      </w:r>
      <w:r>
        <w:rPr>
          <w:rFonts w:ascii="Georgia" w:eastAsia="Georgia" w:hAnsi="Georgia" w:cs="Georgia"/>
          <w:sz w:val="19"/>
          <w:szCs w:val="19"/>
        </w:rPr>
        <w:t>54,</w:t>
      </w:r>
      <w:r>
        <w:rPr>
          <w:rFonts w:ascii="Georgia" w:eastAsia="Georgia" w:hAnsi="Georgia" w:cs="Georgia"/>
          <w:spacing w:val="17"/>
          <w:sz w:val="19"/>
          <w:szCs w:val="19"/>
        </w:rPr>
        <w:t xml:space="preserve"> </w:t>
      </w:r>
      <w:r>
        <w:rPr>
          <w:rFonts w:ascii="Georgia" w:eastAsia="Georgia" w:hAnsi="Georgia" w:cs="Georgia"/>
          <w:sz w:val="19"/>
          <w:szCs w:val="19"/>
        </w:rPr>
        <w:t xml:space="preserve">no.  </w:t>
      </w:r>
      <w:r>
        <w:rPr>
          <w:rFonts w:ascii="Georgia" w:eastAsia="Georgia" w:hAnsi="Georgia" w:cs="Georgia"/>
          <w:spacing w:val="24"/>
          <w:sz w:val="19"/>
          <w:szCs w:val="19"/>
        </w:rPr>
        <w:t xml:space="preserve"> </w:t>
      </w:r>
      <w:proofErr w:type="gramStart"/>
      <w:r>
        <w:rPr>
          <w:rFonts w:ascii="Georgia" w:eastAsia="Georgia" w:hAnsi="Georgia" w:cs="Georgia"/>
          <w:sz w:val="19"/>
          <w:szCs w:val="19"/>
        </w:rPr>
        <w:t>3</w:t>
      </w:r>
      <w:r>
        <w:rPr>
          <w:rFonts w:ascii="Georgia" w:eastAsia="Georgia" w:hAnsi="Georgia" w:cs="Georgia"/>
          <w:spacing w:val="2"/>
          <w:sz w:val="19"/>
          <w:szCs w:val="19"/>
        </w:rPr>
        <w:t xml:space="preserve"> </w:t>
      </w:r>
      <w:r>
        <w:rPr>
          <w:rFonts w:ascii="Georgia" w:eastAsia="Georgia" w:hAnsi="Georgia" w:cs="Georgia"/>
          <w:sz w:val="19"/>
          <w:szCs w:val="19"/>
        </w:rPr>
        <w:t xml:space="preserve">(2011): </w:t>
      </w:r>
      <w:r>
        <w:rPr>
          <w:rFonts w:ascii="Georgia" w:eastAsia="Georgia" w:hAnsi="Georgia" w:cs="Georgia"/>
          <w:spacing w:val="29"/>
          <w:sz w:val="19"/>
          <w:szCs w:val="19"/>
        </w:rPr>
        <w:t xml:space="preserve"> </w:t>
      </w:r>
      <w:r>
        <w:rPr>
          <w:rFonts w:ascii="Georgia" w:eastAsia="Georgia" w:hAnsi="Georgia" w:cs="Georgia"/>
          <w:w w:val="102"/>
          <w:sz w:val="19"/>
          <w:szCs w:val="19"/>
        </w:rPr>
        <w:t>2033–44.</w:t>
      </w:r>
      <w:proofErr w:type="gramEnd"/>
      <w:r>
        <w:rPr>
          <w:rFonts w:ascii="Georgia" w:eastAsia="Georgia" w:hAnsi="Georgia" w:cs="Georgia"/>
          <w:w w:val="102"/>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60">
        <w:r>
          <w:rPr>
            <w:rFonts w:ascii="Georgia" w:eastAsia="Georgia" w:hAnsi="Georgia" w:cs="Georgia"/>
            <w:color w:val="0000FF"/>
            <w:w w:val="102"/>
            <w:sz w:val="19"/>
            <w:szCs w:val="19"/>
          </w:rPr>
          <w:t>10.1016/j.neuroimage.2010.09.025</w:t>
        </w:r>
      </w:hyperlink>
    </w:p>
    <w:p w14:paraId="5EC3A114" w14:textId="77777777" w:rsidR="00E61F9D" w:rsidRDefault="005C64D6">
      <w:pPr>
        <w:spacing w:before="59" w:after="0" w:line="240" w:lineRule="auto"/>
        <w:ind w:left="140" w:right="87"/>
        <w:jc w:val="both"/>
        <w:rPr>
          <w:rFonts w:ascii="Georgia" w:eastAsia="Georgia" w:hAnsi="Georgia" w:cs="Georgia"/>
          <w:sz w:val="19"/>
          <w:szCs w:val="19"/>
        </w:rPr>
      </w:pPr>
      <w:r>
        <w:rPr>
          <w:rFonts w:ascii="Georgia" w:eastAsia="Georgia" w:hAnsi="Georgia" w:cs="Georgia"/>
          <w:sz w:val="19"/>
          <w:szCs w:val="19"/>
        </w:rPr>
        <w:t>56.</w:t>
      </w:r>
      <w:r>
        <w:rPr>
          <w:rFonts w:ascii="Georgia" w:eastAsia="Georgia" w:hAnsi="Georgia" w:cs="Georgia"/>
          <w:spacing w:val="32"/>
          <w:sz w:val="19"/>
          <w:szCs w:val="19"/>
        </w:rPr>
        <w:t xml:space="preserve"> </w:t>
      </w:r>
      <w:proofErr w:type="spellStart"/>
      <w:r>
        <w:rPr>
          <w:rFonts w:ascii="Georgia" w:eastAsia="Georgia" w:hAnsi="Georgia" w:cs="Georgia"/>
          <w:sz w:val="19"/>
          <w:szCs w:val="19"/>
        </w:rPr>
        <w:t>Avants</w:t>
      </w:r>
      <w:proofErr w:type="spellEnd"/>
      <w:r>
        <w:rPr>
          <w:rFonts w:ascii="Georgia" w:eastAsia="Georgia" w:hAnsi="Georgia" w:cs="Georgia"/>
          <w:sz w:val="19"/>
          <w:szCs w:val="19"/>
        </w:rPr>
        <w:t>,</w:t>
      </w:r>
      <w:r>
        <w:rPr>
          <w:rFonts w:ascii="Georgia" w:eastAsia="Georgia" w:hAnsi="Georgia" w:cs="Georgia"/>
          <w:spacing w:val="18"/>
          <w:sz w:val="19"/>
          <w:szCs w:val="19"/>
        </w:rPr>
        <w:t xml:space="preserve"> </w:t>
      </w:r>
      <w:r>
        <w:rPr>
          <w:rFonts w:ascii="Georgia" w:eastAsia="Georgia" w:hAnsi="Georgia" w:cs="Georgia"/>
          <w:sz w:val="19"/>
          <w:szCs w:val="19"/>
        </w:rPr>
        <w:t>B.</w:t>
      </w:r>
      <w:r>
        <w:rPr>
          <w:rFonts w:ascii="Georgia" w:eastAsia="Georgia" w:hAnsi="Georgia" w:cs="Georgia"/>
          <w:spacing w:val="9"/>
          <w:sz w:val="19"/>
          <w:szCs w:val="19"/>
        </w:rPr>
        <w:t xml:space="preserve"> </w:t>
      </w:r>
      <w:r>
        <w:rPr>
          <w:rFonts w:ascii="Georgia" w:eastAsia="Georgia" w:hAnsi="Georgia" w:cs="Georgia"/>
          <w:sz w:val="19"/>
          <w:szCs w:val="19"/>
        </w:rPr>
        <w:t>B.,</w:t>
      </w:r>
      <w:r>
        <w:rPr>
          <w:rFonts w:ascii="Georgia" w:eastAsia="Georgia" w:hAnsi="Georgia" w:cs="Georgia"/>
          <w:spacing w:val="12"/>
          <w:sz w:val="19"/>
          <w:szCs w:val="19"/>
        </w:rPr>
        <w:t xml:space="preserve"> </w:t>
      </w:r>
      <w:r>
        <w:rPr>
          <w:rFonts w:ascii="Georgia" w:eastAsia="Georgia" w:hAnsi="Georgia" w:cs="Georgia"/>
          <w:sz w:val="19"/>
          <w:szCs w:val="19"/>
        </w:rPr>
        <w:t>Tustison,</w:t>
      </w:r>
      <w:r>
        <w:rPr>
          <w:rFonts w:ascii="Georgia" w:eastAsia="Georgia" w:hAnsi="Georgia" w:cs="Georgia"/>
          <w:spacing w:val="21"/>
          <w:sz w:val="19"/>
          <w:szCs w:val="19"/>
        </w:rPr>
        <w:t xml:space="preserve"> </w:t>
      </w:r>
      <w:r>
        <w:rPr>
          <w:rFonts w:ascii="Georgia" w:eastAsia="Georgia" w:hAnsi="Georgia" w:cs="Georgia"/>
          <w:sz w:val="19"/>
          <w:szCs w:val="19"/>
        </w:rPr>
        <w:t>N.</w:t>
      </w:r>
      <w:r>
        <w:rPr>
          <w:rFonts w:ascii="Georgia" w:eastAsia="Georgia" w:hAnsi="Georgia" w:cs="Georgia"/>
          <w:spacing w:val="9"/>
          <w:sz w:val="19"/>
          <w:szCs w:val="19"/>
        </w:rPr>
        <w:t xml:space="preserve"> </w:t>
      </w:r>
      <w:r>
        <w:rPr>
          <w:rFonts w:ascii="Georgia" w:eastAsia="Georgia" w:hAnsi="Georgia" w:cs="Georgia"/>
          <w:sz w:val="19"/>
          <w:szCs w:val="19"/>
        </w:rPr>
        <w:t>J.,</w:t>
      </w:r>
      <w:r>
        <w:rPr>
          <w:rFonts w:ascii="Georgia" w:eastAsia="Georgia" w:hAnsi="Georgia" w:cs="Georgia"/>
          <w:spacing w:val="11"/>
          <w:sz w:val="19"/>
          <w:szCs w:val="19"/>
        </w:rPr>
        <w:t xml:space="preserve"> </w:t>
      </w:r>
      <w:r>
        <w:rPr>
          <w:rFonts w:ascii="Georgia" w:eastAsia="Georgia" w:hAnsi="Georgia" w:cs="Georgia"/>
          <w:sz w:val="19"/>
          <w:szCs w:val="19"/>
        </w:rPr>
        <w:t>Stauffer,</w:t>
      </w:r>
      <w:r>
        <w:rPr>
          <w:rFonts w:ascii="Georgia" w:eastAsia="Georgia" w:hAnsi="Georgia" w:cs="Georgia"/>
          <w:spacing w:val="19"/>
          <w:sz w:val="19"/>
          <w:szCs w:val="19"/>
        </w:rPr>
        <w:t xml:space="preserve"> </w:t>
      </w:r>
      <w:r>
        <w:rPr>
          <w:rFonts w:ascii="Georgia" w:eastAsia="Georgia" w:hAnsi="Georgia" w:cs="Georgia"/>
          <w:sz w:val="19"/>
          <w:szCs w:val="19"/>
        </w:rPr>
        <w:t>M.,</w:t>
      </w:r>
      <w:r>
        <w:rPr>
          <w:rFonts w:ascii="Georgia" w:eastAsia="Georgia" w:hAnsi="Georgia" w:cs="Georgia"/>
          <w:spacing w:val="11"/>
          <w:sz w:val="19"/>
          <w:szCs w:val="19"/>
        </w:rPr>
        <w:t xml:space="preserve"> </w:t>
      </w:r>
      <w:r>
        <w:rPr>
          <w:rFonts w:ascii="Georgia" w:eastAsia="Georgia" w:hAnsi="Georgia" w:cs="Georgia"/>
          <w:sz w:val="19"/>
          <w:szCs w:val="19"/>
        </w:rPr>
        <w:t>Song,</w:t>
      </w:r>
      <w:r>
        <w:rPr>
          <w:rFonts w:ascii="Georgia" w:eastAsia="Georgia" w:hAnsi="Georgia" w:cs="Georgia"/>
          <w:spacing w:val="14"/>
          <w:sz w:val="19"/>
          <w:szCs w:val="19"/>
        </w:rPr>
        <w:t xml:space="preserve"> </w:t>
      </w:r>
      <w:r>
        <w:rPr>
          <w:rFonts w:ascii="Georgia" w:eastAsia="Georgia" w:hAnsi="Georgia" w:cs="Georgia"/>
          <w:sz w:val="19"/>
          <w:szCs w:val="19"/>
        </w:rPr>
        <w:t>G.,</w:t>
      </w:r>
      <w:r>
        <w:rPr>
          <w:rFonts w:ascii="Georgia" w:eastAsia="Georgia" w:hAnsi="Georgia" w:cs="Georgia"/>
          <w:spacing w:val="11"/>
          <w:sz w:val="19"/>
          <w:szCs w:val="19"/>
        </w:rPr>
        <w:t xml:space="preserve"> </w:t>
      </w:r>
      <w:r>
        <w:rPr>
          <w:rFonts w:ascii="Georgia" w:eastAsia="Georgia" w:hAnsi="Georgia" w:cs="Georgia"/>
          <w:sz w:val="19"/>
          <w:szCs w:val="19"/>
        </w:rPr>
        <w:t>Wu,</w:t>
      </w:r>
      <w:r>
        <w:rPr>
          <w:rFonts w:ascii="Georgia" w:eastAsia="Georgia" w:hAnsi="Georgia" w:cs="Georgia"/>
          <w:spacing w:val="12"/>
          <w:sz w:val="19"/>
          <w:szCs w:val="19"/>
        </w:rPr>
        <w:t xml:space="preserve"> </w:t>
      </w:r>
      <w:r>
        <w:rPr>
          <w:rFonts w:ascii="Georgia" w:eastAsia="Georgia" w:hAnsi="Georgia" w:cs="Georgia"/>
          <w:sz w:val="19"/>
          <w:szCs w:val="19"/>
        </w:rPr>
        <w:t>B.,</w:t>
      </w:r>
      <w:r>
        <w:rPr>
          <w:rFonts w:ascii="Georgia" w:eastAsia="Georgia" w:hAnsi="Georgia" w:cs="Georgia"/>
          <w:spacing w:val="12"/>
          <w:sz w:val="19"/>
          <w:szCs w:val="19"/>
        </w:rPr>
        <w:t xml:space="preserve"> </w:t>
      </w:r>
      <w:r>
        <w:rPr>
          <w:rFonts w:ascii="Georgia" w:eastAsia="Georgia" w:hAnsi="Georgia" w:cs="Georgia"/>
          <w:sz w:val="19"/>
          <w:szCs w:val="19"/>
        </w:rPr>
        <w:t>and</w:t>
      </w:r>
      <w:r>
        <w:rPr>
          <w:rFonts w:ascii="Georgia" w:eastAsia="Georgia" w:hAnsi="Georgia" w:cs="Georgia"/>
          <w:spacing w:val="11"/>
          <w:sz w:val="19"/>
          <w:szCs w:val="19"/>
        </w:rPr>
        <w:t xml:space="preserve"> </w:t>
      </w:r>
      <w:r>
        <w:rPr>
          <w:rFonts w:ascii="Georgia" w:eastAsia="Georgia" w:hAnsi="Georgia" w:cs="Georgia"/>
          <w:sz w:val="19"/>
          <w:szCs w:val="19"/>
        </w:rPr>
        <w:t>Gee,</w:t>
      </w:r>
      <w:r>
        <w:rPr>
          <w:rFonts w:ascii="Georgia" w:eastAsia="Georgia" w:hAnsi="Georgia" w:cs="Georgia"/>
          <w:spacing w:val="12"/>
          <w:sz w:val="19"/>
          <w:szCs w:val="19"/>
        </w:rPr>
        <w:t xml:space="preserve"> </w:t>
      </w:r>
      <w:r>
        <w:rPr>
          <w:rFonts w:ascii="Georgia" w:eastAsia="Georgia" w:hAnsi="Georgia" w:cs="Georgia"/>
          <w:sz w:val="19"/>
          <w:szCs w:val="19"/>
        </w:rPr>
        <w:t>J.</w:t>
      </w:r>
      <w:r>
        <w:rPr>
          <w:rFonts w:ascii="Georgia" w:eastAsia="Georgia" w:hAnsi="Georgia" w:cs="Georgia"/>
          <w:spacing w:val="8"/>
          <w:sz w:val="19"/>
          <w:szCs w:val="19"/>
        </w:rPr>
        <w:t xml:space="preserve"> </w:t>
      </w:r>
      <w:r>
        <w:rPr>
          <w:rFonts w:ascii="Georgia" w:eastAsia="Georgia" w:hAnsi="Georgia" w:cs="Georgia"/>
          <w:sz w:val="19"/>
          <w:szCs w:val="19"/>
        </w:rPr>
        <w:t>C.</w:t>
      </w:r>
      <w:r>
        <w:rPr>
          <w:rFonts w:ascii="Georgia" w:eastAsia="Georgia" w:hAnsi="Georgia" w:cs="Georgia"/>
          <w:spacing w:val="8"/>
          <w:sz w:val="19"/>
          <w:szCs w:val="19"/>
        </w:rPr>
        <w:t xml:space="preserve"> </w:t>
      </w:r>
      <w:r>
        <w:rPr>
          <w:rFonts w:ascii="Georgia" w:eastAsia="Georgia" w:hAnsi="Georgia" w:cs="Georgia"/>
          <w:spacing w:val="-2"/>
          <w:sz w:val="19"/>
          <w:szCs w:val="19"/>
        </w:rPr>
        <w:t>“</w:t>
      </w:r>
      <w:r>
        <w:rPr>
          <w:rFonts w:ascii="Georgia" w:eastAsia="Georgia" w:hAnsi="Georgia" w:cs="Georgia"/>
          <w:b/>
          <w:bCs/>
          <w:sz w:val="19"/>
          <w:szCs w:val="19"/>
        </w:rPr>
        <w:t>The</w:t>
      </w:r>
      <w:r>
        <w:rPr>
          <w:rFonts w:ascii="Georgia" w:eastAsia="Georgia" w:hAnsi="Georgia" w:cs="Georgia"/>
          <w:b/>
          <w:bCs/>
          <w:spacing w:val="13"/>
          <w:sz w:val="19"/>
          <w:szCs w:val="19"/>
        </w:rPr>
        <w:t xml:space="preserve"> </w:t>
      </w:r>
      <w:r>
        <w:rPr>
          <w:rFonts w:ascii="Georgia" w:eastAsia="Georgia" w:hAnsi="Georgia" w:cs="Georgia"/>
          <w:b/>
          <w:bCs/>
          <w:sz w:val="19"/>
          <w:szCs w:val="19"/>
        </w:rPr>
        <w:t>Insight</w:t>
      </w:r>
      <w:r>
        <w:rPr>
          <w:rFonts w:ascii="Georgia" w:eastAsia="Georgia" w:hAnsi="Georgia" w:cs="Georgia"/>
          <w:b/>
          <w:bCs/>
          <w:spacing w:val="19"/>
          <w:sz w:val="19"/>
          <w:szCs w:val="19"/>
        </w:rPr>
        <w:t xml:space="preserve"> </w:t>
      </w:r>
      <w:proofErr w:type="spellStart"/>
      <w:r>
        <w:rPr>
          <w:rFonts w:ascii="Georgia" w:eastAsia="Georgia" w:hAnsi="Georgia" w:cs="Georgia"/>
          <w:b/>
          <w:bCs/>
          <w:sz w:val="19"/>
          <w:szCs w:val="19"/>
        </w:rPr>
        <w:t>ToolKit</w:t>
      </w:r>
      <w:proofErr w:type="spellEnd"/>
      <w:r>
        <w:rPr>
          <w:rFonts w:ascii="Georgia" w:eastAsia="Georgia" w:hAnsi="Georgia" w:cs="Georgia"/>
          <w:b/>
          <w:bCs/>
          <w:spacing w:val="20"/>
          <w:sz w:val="19"/>
          <w:szCs w:val="19"/>
        </w:rPr>
        <w:t xml:space="preserve"> </w:t>
      </w:r>
      <w:r>
        <w:rPr>
          <w:rFonts w:ascii="Georgia" w:eastAsia="Georgia" w:hAnsi="Georgia" w:cs="Georgia"/>
          <w:b/>
          <w:bCs/>
          <w:sz w:val="19"/>
          <w:szCs w:val="19"/>
        </w:rPr>
        <w:t>Image</w:t>
      </w:r>
      <w:r>
        <w:rPr>
          <w:rFonts w:ascii="Georgia" w:eastAsia="Georgia" w:hAnsi="Georgia" w:cs="Georgia"/>
          <w:b/>
          <w:bCs/>
          <w:spacing w:val="17"/>
          <w:sz w:val="19"/>
          <w:szCs w:val="19"/>
        </w:rPr>
        <w:t xml:space="preserve"> </w:t>
      </w:r>
      <w:r>
        <w:rPr>
          <w:rFonts w:ascii="Georgia" w:eastAsia="Georgia" w:hAnsi="Georgia" w:cs="Georgia"/>
          <w:b/>
          <w:bCs/>
          <w:w w:val="102"/>
          <w:sz w:val="19"/>
          <w:szCs w:val="19"/>
        </w:rPr>
        <w:t>Registration</w:t>
      </w:r>
    </w:p>
    <w:p w14:paraId="12076D69" w14:textId="77777777" w:rsidR="00E61F9D" w:rsidRDefault="005C64D6">
      <w:pPr>
        <w:spacing w:before="33" w:after="0" w:line="240" w:lineRule="auto"/>
        <w:ind w:left="140" w:right="3988"/>
        <w:jc w:val="both"/>
        <w:rPr>
          <w:rFonts w:ascii="Georgia" w:eastAsia="Georgia" w:hAnsi="Georgia" w:cs="Georgia"/>
          <w:sz w:val="19"/>
          <w:szCs w:val="19"/>
        </w:rPr>
      </w:pPr>
      <w:r>
        <w:rPr>
          <w:rFonts w:ascii="Georgia" w:eastAsia="Georgia" w:hAnsi="Georgia" w:cs="Georgia"/>
          <w:b/>
          <w:bCs/>
          <w:sz w:val="19"/>
          <w:szCs w:val="19"/>
        </w:rPr>
        <w:t>Framewor</w:t>
      </w:r>
      <w:r>
        <w:rPr>
          <w:rFonts w:ascii="Georgia" w:eastAsia="Georgia" w:hAnsi="Georgia" w:cs="Georgia"/>
          <w:b/>
          <w:bCs/>
          <w:spacing w:val="4"/>
          <w:sz w:val="19"/>
          <w:szCs w:val="19"/>
        </w:rPr>
        <w:t>k</w:t>
      </w:r>
      <w:r>
        <w:rPr>
          <w:rFonts w:ascii="Georgia" w:eastAsia="Georgia" w:hAnsi="Georgia" w:cs="Georgia"/>
          <w:sz w:val="19"/>
          <w:szCs w:val="19"/>
        </w:rPr>
        <w:t>”</w:t>
      </w:r>
      <w:r>
        <w:rPr>
          <w:rFonts w:ascii="Georgia" w:eastAsia="Georgia" w:hAnsi="Georgia" w:cs="Georgia"/>
          <w:spacing w:val="25"/>
          <w:sz w:val="19"/>
          <w:szCs w:val="19"/>
        </w:rPr>
        <w:t xml:space="preserve"> </w:t>
      </w:r>
      <w:r>
        <w:rPr>
          <w:rFonts w:ascii="Georgia" w:eastAsia="Georgia" w:hAnsi="Georgia" w:cs="Georgia"/>
          <w:i/>
          <w:sz w:val="19"/>
          <w:szCs w:val="19"/>
        </w:rPr>
        <w:t xml:space="preserve">Front </w:t>
      </w:r>
      <w:proofErr w:type="spellStart"/>
      <w:r>
        <w:rPr>
          <w:rFonts w:ascii="Georgia" w:eastAsia="Georgia" w:hAnsi="Georgia" w:cs="Georgia"/>
          <w:i/>
          <w:sz w:val="19"/>
          <w:szCs w:val="19"/>
        </w:rPr>
        <w:t>Neuroinform</w:t>
      </w:r>
      <w:proofErr w:type="spellEnd"/>
      <w:r>
        <w:rPr>
          <w:rFonts w:ascii="Georgia" w:eastAsia="Georgia" w:hAnsi="Georgia" w:cs="Georgia"/>
          <w:i/>
          <w:spacing w:val="2"/>
          <w:sz w:val="19"/>
          <w:szCs w:val="19"/>
        </w:rPr>
        <w:t xml:space="preserve"> </w:t>
      </w:r>
      <w:r>
        <w:rPr>
          <w:rFonts w:ascii="Georgia" w:eastAsia="Georgia" w:hAnsi="Georgia" w:cs="Georgia"/>
          <w:sz w:val="19"/>
          <w:szCs w:val="19"/>
        </w:rPr>
        <w:t>8,</w:t>
      </w:r>
      <w:r>
        <w:rPr>
          <w:rFonts w:ascii="Georgia" w:eastAsia="Georgia" w:hAnsi="Georgia" w:cs="Georgia"/>
          <w:spacing w:val="4"/>
          <w:sz w:val="19"/>
          <w:szCs w:val="19"/>
        </w:rPr>
        <w:t xml:space="preserve"> </w:t>
      </w:r>
      <w:r>
        <w:rPr>
          <w:rFonts w:ascii="Georgia" w:eastAsia="Georgia" w:hAnsi="Georgia" w:cs="Georgia"/>
          <w:sz w:val="19"/>
          <w:szCs w:val="19"/>
        </w:rPr>
        <w:t>(2014):</w:t>
      </w:r>
      <w:r>
        <w:rPr>
          <w:rFonts w:ascii="Georgia" w:eastAsia="Georgia" w:hAnsi="Georgia" w:cs="Georgia"/>
          <w:spacing w:val="29"/>
          <w:sz w:val="19"/>
          <w:szCs w:val="19"/>
        </w:rPr>
        <w:t xml:space="preserve"> </w:t>
      </w:r>
      <w:r>
        <w:rPr>
          <w:rFonts w:ascii="Georgia" w:eastAsia="Georgia" w:hAnsi="Georgia" w:cs="Georgia"/>
          <w:sz w:val="19"/>
          <w:szCs w:val="19"/>
        </w:rPr>
        <w:t>44.</w:t>
      </w:r>
      <w:r>
        <w:rPr>
          <w:rFonts w:ascii="Georgia" w:eastAsia="Georgia" w:hAnsi="Georgia" w:cs="Georgia"/>
          <w:spacing w:val="25"/>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61">
        <w:r>
          <w:rPr>
            <w:rFonts w:ascii="Georgia" w:eastAsia="Georgia" w:hAnsi="Georgia" w:cs="Georgia"/>
            <w:color w:val="0000FF"/>
            <w:w w:val="102"/>
            <w:sz w:val="19"/>
            <w:szCs w:val="19"/>
          </w:rPr>
          <w:t>10.3389/fninf.2014.00044</w:t>
        </w:r>
      </w:hyperlink>
    </w:p>
    <w:p w14:paraId="41FD1343" w14:textId="77777777" w:rsidR="00E61F9D" w:rsidRDefault="005C64D6">
      <w:pPr>
        <w:spacing w:before="93" w:after="0" w:line="277" w:lineRule="auto"/>
        <w:ind w:left="133" w:right="87" w:firstLine="7"/>
        <w:jc w:val="both"/>
        <w:rPr>
          <w:rFonts w:ascii="Georgia" w:eastAsia="Georgia" w:hAnsi="Georgia" w:cs="Georgia"/>
          <w:sz w:val="19"/>
          <w:szCs w:val="19"/>
        </w:rPr>
      </w:pPr>
      <w:r>
        <w:rPr>
          <w:rFonts w:ascii="Georgia" w:eastAsia="Georgia" w:hAnsi="Georgia" w:cs="Georgia"/>
          <w:sz w:val="19"/>
          <w:szCs w:val="19"/>
        </w:rPr>
        <w:t>57.</w:t>
      </w:r>
      <w:r>
        <w:rPr>
          <w:rFonts w:ascii="Georgia" w:eastAsia="Georgia" w:hAnsi="Georgia" w:cs="Georgia"/>
          <w:spacing w:val="42"/>
          <w:sz w:val="19"/>
          <w:szCs w:val="19"/>
        </w:rPr>
        <w:t xml:space="preserve"> </w:t>
      </w:r>
      <w:proofErr w:type="spellStart"/>
      <w:r>
        <w:rPr>
          <w:rFonts w:ascii="Georgia" w:eastAsia="Georgia" w:hAnsi="Georgia" w:cs="Georgia"/>
          <w:sz w:val="19"/>
          <w:szCs w:val="19"/>
        </w:rPr>
        <w:t>Avants</w:t>
      </w:r>
      <w:proofErr w:type="spellEnd"/>
      <w:r>
        <w:rPr>
          <w:rFonts w:ascii="Georgia" w:eastAsia="Georgia" w:hAnsi="Georgia" w:cs="Georgia"/>
          <w:sz w:val="19"/>
          <w:szCs w:val="19"/>
        </w:rPr>
        <w:t>,</w:t>
      </w:r>
      <w:r>
        <w:rPr>
          <w:rFonts w:ascii="Georgia" w:eastAsia="Georgia" w:hAnsi="Georgia" w:cs="Georgia"/>
          <w:spacing w:val="22"/>
          <w:sz w:val="19"/>
          <w:szCs w:val="19"/>
        </w:rPr>
        <w:t xml:space="preserve"> </w:t>
      </w:r>
      <w:r>
        <w:rPr>
          <w:rFonts w:ascii="Georgia" w:eastAsia="Georgia" w:hAnsi="Georgia" w:cs="Georgia"/>
          <w:sz w:val="19"/>
          <w:szCs w:val="19"/>
        </w:rPr>
        <w:t>B.</w:t>
      </w:r>
      <w:r>
        <w:rPr>
          <w:rFonts w:ascii="Georgia" w:eastAsia="Georgia" w:hAnsi="Georgia" w:cs="Georgia"/>
          <w:spacing w:val="13"/>
          <w:sz w:val="19"/>
          <w:szCs w:val="19"/>
        </w:rPr>
        <w:t xml:space="preserve"> </w:t>
      </w:r>
      <w:r>
        <w:rPr>
          <w:rFonts w:ascii="Georgia" w:eastAsia="Georgia" w:hAnsi="Georgia" w:cs="Georgia"/>
          <w:sz w:val="19"/>
          <w:szCs w:val="19"/>
        </w:rPr>
        <w:t>B.,</w:t>
      </w:r>
      <w:r>
        <w:rPr>
          <w:rFonts w:ascii="Georgia" w:eastAsia="Georgia" w:hAnsi="Georgia" w:cs="Georgia"/>
          <w:spacing w:val="16"/>
          <w:sz w:val="19"/>
          <w:szCs w:val="19"/>
        </w:rPr>
        <w:t xml:space="preserve"> </w:t>
      </w:r>
      <w:r>
        <w:rPr>
          <w:rFonts w:ascii="Georgia" w:eastAsia="Georgia" w:hAnsi="Georgia" w:cs="Georgia"/>
          <w:sz w:val="19"/>
          <w:szCs w:val="19"/>
        </w:rPr>
        <w:t>Klein,</w:t>
      </w:r>
      <w:r>
        <w:rPr>
          <w:rFonts w:ascii="Georgia" w:eastAsia="Georgia" w:hAnsi="Georgia" w:cs="Georgia"/>
          <w:spacing w:val="19"/>
          <w:sz w:val="19"/>
          <w:szCs w:val="19"/>
        </w:rPr>
        <w:t xml:space="preserve"> </w:t>
      </w:r>
      <w:r>
        <w:rPr>
          <w:rFonts w:ascii="Georgia" w:eastAsia="Georgia" w:hAnsi="Georgia" w:cs="Georgia"/>
          <w:sz w:val="19"/>
          <w:szCs w:val="19"/>
        </w:rPr>
        <w:t>A.,</w:t>
      </w:r>
      <w:r>
        <w:rPr>
          <w:rFonts w:ascii="Georgia" w:eastAsia="Georgia" w:hAnsi="Georgia" w:cs="Georgia"/>
          <w:spacing w:val="16"/>
          <w:sz w:val="19"/>
          <w:szCs w:val="19"/>
        </w:rPr>
        <w:t xml:space="preserve"> </w:t>
      </w:r>
      <w:r>
        <w:rPr>
          <w:rFonts w:ascii="Georgia" w:eastAsia="Georgia" w:hAnsi="Georgia" w:cs="Georgia"/>
          <w:sz w:val="19"/>
          <w:szCs w:val="19"/>
        </w:rPr>
        <w:t>Tustison,</w:t>
      </w:r>
      <w:r>
        <w:rPr>
          <w:rFonts w:ascii="Georgia" w:eastAsia="Georgia" w:hAnsi="Georgia" w:cs="Georgia"/>
          <w:spacing w:val="25"/>
          <w:sz w:val="19"/>
          <w:szCs w:val="19"/>
        </w:rPr>
        <w:t xml:space="preserve"> </w:t>
      </w:r>
      <w:r>
        <w:rPr>
          <w:rFonts w:ascii="Georgia" w:eastAsia="Georgia" w:hAnsi="Georgia" w:cs="Georgia"/>
          <w:sz w:val="19"/>
          <w:szCs w:val="19"/>
        </w:rPr>
        <w:t>N.</w:t>
      </w:r>
      <w:r>
        <w:rPr>
          <w:rFonts w:ascii="Georgia" w:eastAsia="Georgia" w:hAnsi="Georgia" w:cs="Georgia"/>
          <w:spacing w:val="12"/>
          <w:sz w:val="19"/>
          <w:szCs w:val="19"/>
        </w:rPr>
        <w:t xml:space="preserve"> </w:t>
      </w:r>
      <w:r>
        <w:rPr>
          <w:rFonts w:ascii="Georgia" w:eastAsia="Georgia" w:hAnsi="Georgia" w:cs="Georgia"/>
          <w:sz w:val="19"/>
          <w:szCs w:val="19"/>
        </w:rPr>
        <w:t>J.,</w:t>
      </w:r>
      <w:r>
        <w:rPr>
          <w:rFonts w:ascii="Georgia" w:eastAsia="Georgia" w:hAnsi="Georgia" w:cs="Georgia"/>
          <w:spacing w:val="15"/>
          <w:sz w:val="19"/>
          <w:szCs w:val="19"/>
        </w:rPr>
        <w:t xml:space="preserve"> </w:t>
      </w:r>
      <w:r>
        <w:rPr>
          <w:rFonts w:ascii="Georgia" w:eastAsia="Georgia" w:hAnsi="Georgia" w:cs="Georgia"/>
          <w:sz w:val="19"/>
          <w:szCs w:val="19"/>
        </w:rPr>
        <w:t>Woo,</w:t>
      </w:r>
      <w:r>
        <w:rPr>
          <w:rFonts w:ascii="Georgia" w:eastAsia="Georgia" w:hAnsi="Georgia" w:cs="Georgia"/>
          <w:spacing w:val="18"/>
          <w:sz w:val="19"/>
          <w:szCs w:val="19"/>
        </w:rPr>
        <w:t xml:space="preserve"> </w:t>
      </w:r>
      <w:r>
        <w:rPr>
          <w:rFonts w:ascii="Georgia" w:eastAsia="Georgia" w:hAnsi="Georgia" w:cs="Georgia"/>
          <w:sz w:val="19"/>
          <w:szCs w:val="19"/>
        </w:rPr>
        <w:t>J.,</w:t>
      </w:r>
      <w:r>
        <w:rPr>
          <w:rFonts w:ascii="Georgia" w:eastAsia="Georgia" w:hAnsi="Georgia" w:cs="Georgia"/>
          <w:spacing w:val="15"/>
          <w:sz w:val="19"/>
          <w:szCs w:val="19"/>
        </w:rPr>
        <w:t xml:space="preserve"> </w:t>
      </w:r>
      <w:r>
        <w:rPr>
          <w:rFonts w:ascii="Georgia" w:eastAsia="Georgia" w:hAnsi="Georgia" w:cs="Georgia"/>
          <w:sz w:val="19"/>
          <w:szCs w:val="19"/>
        </w:rPr>
        <w:t>and</w:t>
      </w:r>
      <w:r>
        <w:rPr>
          <w:rFonts w:ascii="Georgia" w:eastAsia="Georgia" w:hAnsi="Georgia" w:cs="Georgia"/>
          <w:spacing w:val="14"/>
          <w:sz w:val="19"/>
          <w:szCs w:val="19"/>
        </w:rPr>
        <w:t xml:space="preserve"> </w:t>
      </w:r>
      <w:r>
        <w:rPr>
          <w:rFonts w:ascii="Georgia" w:eastAsia="Georgia" w:hAnsi="Georgia" w:cs="Georgia"/>
          <w:sz w:val="19"/>
          <w:szCs w:val="19"/>
        </w:rPr>
        <w:t>Gee,</w:t>
      </w:r>
      <w:r>
        <w:rPr>
          <w:rFonts w:ascii="Georgia" w:eastAsia="Georgia" w:hAnsi="Georgia" w:cs="Georgia"/>
          <w:spacing w:val="16"/>
          <w:sz w:val="19"/>
          <w:szCs w:val="19"/>
        </w:rPr>
        <w:t xml:space="preserve"> </w:t>
      </w:r>
      <w:r>
        <w:rPr>
          <w:rFonts w:ascii="Georgia" w:eastAsia="Georgia" w:hAnsi="Georgia" w:cs="Georgia"/>
          <w:sz w:val="19"/>
          <w:szCs w:val="19"/>
        </w:rPr>
        <w:t>J.</w:t>
      </w:r>
      <w:r>
        <w:rPr>
          <w:rFonts w:ascii="Georgia" w:eastAsia="Georgia" w:hAnsi="Georgia" w:cs="Georgia"/>
          <w:spacing w:val="12"/>
          <w:sz w:val="19"/>
          <w:szCs w:val="19"/>
        </w:rPr>
        <w:t xml:space="preserve"> </w:t>
      </w:r>
      <w:r>
        <w:rPr>
          <w:rFonts w:ascii="Georgia" w:eastAsia="Georgia" w:hAnsi="Georgia" w:cs="Georgia"/>
          <w:sz w:val="19"/>
          <w:szCs w:val="19"/>
        </w:rPr>
        <w:t>C.</w:t>
      </w:r>
      <w:r>
        <w:rPr>
          <w:rFonts w:ascii="Georgia" w:eastAsia="Georgia" w:hAnsi="Georgia" w:cs="Georgia"/>
          <w:spacing w:val="11"/>
          <w:sz w:val="19"/>
          <w:szCs w:val="19"/>
        </w:rPr>
        <w:t xml:space="preserve"> </w:t>
      </w:r>
      <w:r>
        <w:rPr>
          <w:rFonts w:ascii="Georgia" w:eastAsia="Georgia" w:hAnsi="Georgia" w:cs="Georgia"/>
          <w:spacing w:val="-2"/>
          <w:sz w:val="19"/>
          <w:szCs w:val="19"/>
        </w:rPr>
        <w:t>“</w:t>
      </w:r>
      <w:r>
        <w:rPr>
          <w:rFonts w:ascii="Georgia" w:eastAsia="Georgia" w:hAnsi="Georgia" w:cs="Georgia"/>
          <w:b/>
          <w:bCs/>
          <w:sz w:val="19"/>
          <w:szCs w:val="19"/>
        </w:rPr>
        <w:t>Evaluation</w:t>
      </w:r>
      <w:r>
        <w:rPr>
          <w:rFonts w:ascii="Georgia" w:eastAsia="Georgia" w:hAnsi="Georgia" w:cs="Georgia"/>
          <w:b/>
          <w:bCs/>
          <w:spacing w:val="31"/>
          <w:sz w:val="19"/>
          <w:szCs w:val="19"/>
        </w:rPr>
        <w:t xml:space="preserve"> </w:t>
      </w:r>
      <w:r>
        <w:rPr>
          <w:rFonts w:ascii="Georgia" w:eastAsia="Georgia" w:hAnsi="Georgia" w:cs="Georgia"/>
          <w:b/>
          <w:bCs/>
          <w:sz w:val="19"/>
          <w:szCs w:val="19"/>
        </w:rPr>
        <w:t>of</w:t>
      </w:r>
      <w:r>
        <w:rPr>
          <w:rFonts w:ascii="Georgia" w:eastAsia="Georgia" w:hAnsi="Georgia" w:cs="Georgia"/>
          <w:b/>
          <w:bCs/>
          <w:spacing w:val="12"/>
          <w:sz w:val="19"/>
          <w:szCs w:val="19"/>
        </w:rPr>
        <w:t xml:space="preserve"> </w:t>
      </w:r>
      <w:r>
        <w:rPr>
          <w:rFonts w:ascii="Georgia" w:eastAsia="Georgia" w:hAnsi="Georgia" w:cs="Georgia"/>
          <w:b/>
          <w:bCs/>
          <w:sz w:val="19"/>
          <w:szCs w:val="19"/>
        </w:rPr>
        <w:t>Open-Access,</w:t>
      </w:r>
      <w:r>
        <w:rPr>
          <w:rFonts w:ascii="Georgia" w:eastAsia="Georgia" w:hAnsi="Georgia" w:cs="Georgia"/>
          <w:b/>
          <w:bCs/>
          <w:spacing w:val="36"/>
          <w:sz w:val="19"/>
          <w:szCs w:val="19"/>
        </w:rPr>
        <w:t xml:space="preserve"> </w:t>
      </w:r>
      <w:r>
        <w:rPr>
          <w:rFonts w:ascii="Georgia" w:eastAsia="Georgia" w:hAnsi="Georgia" w:cs="Georgia"/>
          <w:b/>
          <w:bCs/>
          <w:sz w:val="19"/>
          <w:szCs w:val="19"/>
        </w:rPr>
        <w:t>Automated</w:t>
      </w:r>
      <w:r>
        <w:rPr>
          <w:rFonts w:ascii="Georgia" w:eastAsia="Georgia" w:hAnsi="Georgia" w:cs="Georgia"/>
          <w:b/>
          <w:bCs/>
          <w:spacing w:val="30"/>
          <w:sz w:val="19"/>
          <w:szCs w:val="19"/>
        </w:rPr>
        <w:t xml:space="preserve"> </w:t>
      </w:r>
      <w:r>
        <w:rPr>
          <w:rFonts w:ascii="Georgia" w:eastAsia="Georgia" w:hAnsi="Georgia" w:cs="Georgia"/>
          <w:b/>
          <w:bCs/>
          <w:sz w:val="19"/>
          <w:szCs w:val="19"/>
        </w:rPr>
        <w:t>Brain</w:t>
      </w:r>
      <w:r>
        <w:rPr>
          <w:rFonts w:ascii="Georgia" w:eastAsia="Georgia" w:hAnsi="Georgia" w:cs="Georgia"/>
          <w:b/>
          <w:bCs/>
          <w:spacing w:val="19"/>
          <w:sz w:val="19"/>
          <w:szCs w:val="19"/>
        </w:rPr>
        <w:t xml:space="preserve"> </w:t>
      </w:r>
      <w:r>
        <w:rPr>
          <w:rFonts w:ascii="Georgia" w:eastAsia="Georgia" w:hAnsi="Georgia" w:cs="Georgia"/>
          <w:b/>
          <w:bCs/>
          <w:w w:val="102"/>
          <w:sz w:val="19"/>
          <w:szCs w:val="19"/>
        </w:rPr>
        <w:t xml:space="preserve">Ex- </w:t>
      </w:r>
      <w:r>
        <w:rPr>
          <w:rFonts w:ascii="Georgia" w:eastAsia="Georgia" w:hAnsi="Georgia" w:cs="Georgia"/>
          <w:b/>
          <w:bCs/>
          <w:sz w:val="19"/>
          <w:szCs w:val="19"/>
        </w:rPr>
        <w:t>traction</w:t>
      </w:r>
      <w:r>
        <w:rPr>
          <w:rFonts w:ascii="Georgia" w:eastAsia="Georgia" w:hAnsi="Georgia" w:cs="Georgia"/>
          <w:b/>
          <w:bCs/>
          <w:spacing w:val="2"/>
          <w:sz w:val="19"/>
          <w:szCs w:val="19"/>
        </w:rPr>
        <w:t xml:space="preserve"> </w:t>
      </w:r>
      <w:r>
        <w:rPr>
          <w:rFonts w:ascii="Georgia" w:eastAsia="Georgia" w:hAnsi="Georgia" w:cs="Georgia"/>
          <w:b/>
          <w:bCs/>
          <w:sz w:val="19"/>
          <w:szCs w:val="19"/>
        </w:rPr>
        <w:t>Methods</w:t>
      </w:r>
      <w:r>
        <w:rPr>
          <w:rFonts w:ascii="Georgia" w:eastAsia="Georgia" w:hAnsi="Georgia" w:cs="Georgia"/>
          <w:b/>
          <w:bCs/>
          <w:spacing w:val="4"/>
          <w:sz w:val="19"/>
          <w:szCs w:val="19"/>
        </w:rPr>
        <w:t xml:space="preserve"> </w:t>
      </w:r>
      <w:r>
        <w:rPr>
          <w:rFonts w:ascii="Georgia" w:eastAsia="Georgia" w:hAnsi="Georgia" w:cs="Georgia"/>
          <w:b/>
          <w:bCs/>
          <w:sz w:val="19"/>
          <w:szCs w:val="19"/>
        </w:rPr>
        <w:t>on</w:t>
      </w:r>
      <w:r>
        <w:rPr>
          <w:rFonts w:ascii="Georgia" w:eastAsia="Georgia" w:hAnsi="Georgia" w:cs="Georgia"/>
          <w:b/>
          <w:bCs/>
          <w:spacing w:val="-9"/>
          <w:sz w:val="19"/>
          <w:szCs w:val="19"/>
        </w:rPr>
        <w:t xml:space="preserve"> </w:t>
      </w:r>
      <w:r>
        <w:rPr>
          <w:rFonts w:ascii="Georgia" w:eastAsia="Georgia" w:hAnsi="Georgia" w:cs="Georgia"/>
          <w:b/>
          <w:bCs/>
          <w:sz w:val="19"/>
          <w:szCs w:val="19"/>
        </w:rPr>
        <w:t>Multi-Site</w:t>
      </w:r>
      <w:r>
        <w:rPr>
          <w:rFonts w:ascii="Georgia" w:eastAsia="Georgia" w:hAnsi="Georgia" w:cs="Georgia"/>
          <w:b/>
          <w:bCs/>
          <w:spacing w:val="7"/>
          <w:sz w:val="19"/>
          <w:szCs w:val="19"/>
        </w:rPr>
        <w:t xml:space="preserve"> </w:t>
      </w:r>
      <w:r>
        <w:rPr>
          <w:rFonts w:ascii="Georgia" w:eastAsia="Georgia" w:hAnsi="Georgia" w:cs="Georgia"/>
          <w:b/>
          <w:bCs/>
          <w:sz w:val="19"/>
          <w:szCs w:val="19"/>
        </w:rPr>
        <w:t>Multi-Disorder</w:t>
      </w:r>
      <w:r>
        <w:rPr>
          <w:rFonts w:ascii="Georgia" w:eastAsia="Georgia" w:hAnsi="Georgia" w:cs="Georgia"/>
          <w:b/>
          <w:bCs/>
          <w:spacing w:val="16"/>
          <w:sz w:val="19"/>
          <w:szCs w:val="19"/>
        </w:rPr>
        <w:t xml:space="preserve"> </w:t>
      </w:r>
      <w:r>
        <w:rPr>
          <w:rFonts w:ascii="Georgia" w:eastAsia="Georgia" w:hAnsi="Georgia" w:cs="Georgia"/>
          <w:b/>
          <w:bCs/>
          <w:sz w:val="19"/>
          <w:szCs w:val="19"/>
        </w:rPr>
        <w:t>Data</w:t>
      </w:r>
      <w:r>
        <w:rPr>
          <w:rFonts w:ascii="Georgia" w:eastAsia="Georgia" w:hAnsi="Georgia" w:cs="Georgia"/>
          <w:sz w:val="19"/>
          <w:szCs w:val="19"/>
        </w:rPr>
        <w:t>”</w:t>
      </w:r>
      <w:r>
        <w:rPr>
          <w:rFonts w:ascii="Georgia" w:eastAsia="Georgia" w:hAnsi="Georgia" w:cs="Georgia"/>
          <w:spacing w:val="-2"/>
          <w:sz w:val="19"/>
          <w:szCs w:val="19"/>
        </w:rPr>
        <w:t xml:space="preserve"> </w:t>
      </w:r>
      <w:r>
        <w:rPr>
          <w:rFonts w:ascii="Georgia" w:eastAsia="Georgia" w:hAnsi="Georgia" w:cs="Georgia"/>
          <w:i/>
          <w:sz w:val="19"/>
          <w:szCs w:val="19"/>
        </w:rPr>
        <w:t>16th</w:t>
      </w:r>
      <w:r>
        <w:rPr>
          <w:rFonts w:ascii="Georgia" w:eastAsia="Georgia" w:hAnsi="Georgia" w:cs="Georgia"/>
          <w:i/>
          <w:spacing w:val="-13"/>
          <w:sz w:val="19"/>
          <w:szCs w:val="19"/>
        </w:rPr>
        <w:t xml:space="preserve"> </w:t>
      </w:r>
      <w:r>
        <w:rPr>
          <w:rFonts w:ascii="Georgia" w:eastAsia="Georgia" w:hAnsi="Georgia" w:cs="Georgia"/>
          <w:i/>
          <w:sz w:val="19"/>
          <w:szCs w:val="19"/>
        </w:rPr>
        <w:t>annual</w:t>
      </w:r>
      <w:r>
        <w:rPr>
          <w:rFonts w:ascii="Georgia" w:eastAsia="Georgia" w:hAnsi="Georgia" w:cs="Georgia"/>
          <w:i/>
          <w:spacing w:val="-14"/>
          <w:sz w:val="19"/>
          <w:szCs w:val="19"/>
        </w:rPr>
        <w:t xml:space="preserve"> </w:t>
      </w:r>
      <w:r>
        <w:rPr>
          <w:rFonts w:ascii="Georgia" w:eastAsia="Georgia" w:hAnsi="Georgia" w:cs="Georgia"/>
          <w:i/>
          <w:sz w:val="19"/>
          <w:szCs w:val="19"/>
        </w:rPr>
        <w:t>meeting</w:t>
      </w:r>
      <w:r>
        <w:rPr>
          <w:rFonts w:ascii="Georgia" w:eastAsia="Georgia" w:hAnsi="Georgia" w:cs="Georgia"/>
          <w:i/>
          <w:spacing w:val="-13"/>
          <w:sz w:val="19"/>
          <w:szCs w:val="19"/>
        </w:rPr>
        <w:t xml:space="preserve"> </w:t>
      </w:r>
      <w:r>
        <w:rPr>
          <w:rFonts w:ascii="Georgia" w:eastAsia="Georgia" w:hAnsi="Georgia" w:cs="Georgia"/>
          <w:i/>
          <w:sz w:val="19"/>
          <w:szCs w:val="19"/>
        </w:rPr>
        <w:t>for</w:t>
      </w:r>
      <w:r>
        <w:rPr>
          <w:rFonts w:ascii="Georgia" w:eastAsia="Georgia" w:hAnsi="Georgia" w:cs="Georgia"/>
          <w:i/>
          <w:spacing w:val="-13"/>
          <w:sz w:val="19"/>
          <w:szCs w:val="19"/>
        </w:rPr>
        <w:t xml:space="preserve"> </w:t>
      </w:r>
      <w:r>
        <w:rPr>
          <w:rFonts w:ascii="Georgia" w:eastAsia="Georgia" w:hAnsi="Georgia" w:cs="Georgia"/>
          <w:i/>
          <w:sz w:val="19"/>
          <w:szCs w:val="19"/>
        </w:rPr>
        <w:t>the</w:t>
      </w:r>
      <w:r>
        <w:rPr>
          <w:rFonts w:ascii="Georgia" w:eastAsia="Georgia" w:hAnsi="Georgia" w:cs="Georgia"/>
          <w:i/>
          <w:spacing w:val="-14"/>
          <w:sz w:val="19"/>
          <w:szCs w:val="19"/>
        </w:rPr>
        <w:t xml:space="preserve"> </w:t>
      </w:r>
      <w:r>
        <w:rPr>
          <w:rFonts w:ascii="Georgia" w:eastAsia="Georgia" w:hAnsi="Georgia" w:cs="Georgia"/>
          <w:i/>
          <w:sz w:val="19"/>
          <w:szCs w:val="19"/>
        </w:rPr>
        <w:t>organization</w:t>
      </w:r>
      <w:r>
        <w:rPr>
          <w:rFonts w:ascii="Georgia" w:eastAsia="Georgia" w:hAnsi="Georgia" w:cs="Georgia"/>
          <w:i/>
          <w:spacing w:val="-13"/>
          <w:sz w:val="19"/>
          <w:szCs w:val="19"/>
        </w:rPr>
        <w:t xml:space="preserve"> </w:t>
      </w:r>
      <w:r>
        <w:rPr>
          <w:rFonts w:ascii="Georgia" w:eastAsia="Georgia" w:hAnsi="Georgia" w:cs="Georgia"/>
          <w:i/>
          <w:sz w:val="19"/>
          <w:szCs w:val="19"/>
        </w:rPr>
        <w:t>of</w:t>
      </w:r>
      <w:r>
        <w:rPr>
          <w:rFonts w:ascii="Georgia" w:eastAsia="Georgia" w:hAnsi="Georgia" w:cs="Georgia"/>
          <w:i/>
          <w:spacing w:val="-14"/>
          <w:sz w:val="19"/>
          <w:szCs w:val="19"/>
        </w:rPr>
        <w:t xml:space="preserve"> </w:t>
      </w:r>
      <w:r>
        <w:rPr>
          <w:rFonts w:ascii="Georgia" w:eastAsia="Georgia" w:hAnsi="Georgia" w:cs="Georgia"/>
          <w:i/>
          <w:sz w:val="19"/>
          <w:szCs w:val="19"/>
        </w:rPr>
        <w:t>human</w:t>
      </w:r>
      <w:r>
        <w:rPr>
          <w:rFonts w:ascii="Georgia" w:eastAsia="Georgia" w:hAnsi="Georgia" w:cs="Georgia"/>
          <w:i/>
          <w:spacing w:val="-13"/>
          <w:sz w:val="19"/>
          <w:szCs w:val="19"/>
        </w:rPr>
        <w:t xml:space="preserve"> </w:t>
      </w:r>
      <w:r>
        <w:rPr>
          <w:rFonts w:ascii="Georgia" w:eastAsia="Georgia" w:hAnsi="Georgia" w:cs="Georgia"/>
          <w:i/>
          <w:sz w:val="19"/>
          <w:szCs w:val="19"/>
        </w:rPr>
        <w:t>brain</w:t>
      </w:r>
      <w:r>
        <w:rPr>
          <w:rFonts w:ascii="Georgia" w:eastAsia="Georgia" w:hAnsi="Georgia" w:cs="Georgia"/>
          <w:i/>
          <w:spacing w:val="-13"/>
          <w:sz w:val="19"/>
          <w:szCs w:val="19"/>
        </w:rPr>
        <w:t xml:space="preserve"> </w:t>
      </w:r>
      <w:r>
        <w:rPr>
          <w:rFonts w:ascii="Georgia" w:eastAsia="Georgia" w:hAnsi="Georgia" w:cs="Georgia"/>
          <w:i/>
          <w:sz w:val="19"/>
          <w:szCs w:val="19"/>
        </w:rPr>
        <w:t xml:space="preserve">mapping </w:t>
      </w:r>
      <w:r>
        <w:rPr>
          <w:rFonts w:ascii="Georgia" w:eastAsia="Georgia" w:hAnsi="Georgia" w:cs="Georgia"/>
          <w:w w:val="102"/>
          <w:sz w:val="19"/>
          <w:szCs w:val="19"/>
        </w:rPr>
        <w:t>(2010):</w:t>
      </w:r>
    </w:p>
    <w:p w14:paraId="24D8BB12" w14:textId="77777777" w:rsidR="00E61F9D" w:rsidRDefault="005C64D6">
      <w:pPr>
        <w:spacing w:before="60" w:after="0" w:line="240" w:lineRule="auto"/>
        <w:ind w:left="140" w:right="64"/>
        <w:jc w:val="both"/>
        <w:rPr>
          <w:rFonts w:ascii="Georgia" w:eastAsia="Georgia" w:hAnsi="Georgia" w:cs="Georgia"/>
          <w:sz w:val="19"/>
          <w:szCs w:val="19"/>
        </w:rPr>
      </w:pPr>
      <w:r>
        <w:rPr>
          <w:rFonts w:ascii="Georgia" w:eastAsia="Georgia" w:hAnsi="Georgia" w:cs="Georgia"/>
          <w:sz w:val="19"/>
          <w:szCs w:val="19"/>
        </w:rPr>
        <w:t xml:space="preserve">58. </w:t>
      </w:r>
      <w:r>
        <w:rPr>
          <w:rFonts w:ascii="Georgia" w:eastAsia="Georgia" w:hAnsi="Georgia" w:cs="Georgia"/>
          <w:spacing w:val="38"/>
          <w:sz w:val="19"/>
          <w:szCs w:val="19"/>
        </w:rPr>
        <w:t xml:space="preserve"> </w:t>
      </w:r>
      <w:r>
        <w:rPr>
          <w:rFonts w:ascii="Georgia" w:eastAsia="Georgia" w:hAnsi="Georgia" w:cs="Georgia"/>
          <w:sz w:val="19"/>
          <w:szCs w:val="19"/>
        </w:rPr>
        <w:t>Das,</w:t>
      </w:r>
      <w:r>
        <w:rPr>
          <w:rFonts w:ascii="Georgia" w:eastAsia="Georgia" w:hAnsi="Georgia" w:cs="Georgia"/>
          <w:spacing w:val="34"/>
          <w:sz w:val="19"/>
          <w:szCs w:val="19"/>
        </w:rPr>
        <w:t xml:space="preserve"> </w:t>
      </w:r>
      <w:r>
        <w:rPr>
          <w:rFonts w:ascii="Georgia" w:eastAsia="Georgia" w:hAnsi="Georgia" w:cs="Georgia"/>
          <w:sz w:val="19"/>
          <w:szCs w:val="19"/>
        </w:rPr>
        <w:t>S.</w:t>
      </w:r>
      <w:r>
        <w:rPr>
          <w:rFonts w:ascii="Georgia" w:eastAsia="Georgia" w:hAnsi="Georgia" w:cs="Georgia"/>
          <w:spacing w:val="25"/>
          <w:sz w:val="19"/>
          <w:szCs w:val="19"/>
        </w:rPr>
        <w:t xml:space="preserve"> </w:t>
      </w:r>
      <w:r>
        <w:rPr>
          <w:rFonts w:ascii="Georgia" w:eastAsia="Georgia" w:hAnsi="Georgia" w:cs="Georgia"/>
          <w:sz w:val="19"/>
          <w:szCs w:val="19"/>
        </w:rPr>
        <w:t>R.,</w:t>
      </w:r>
      <w:r>
        <w:rPr>
          <w:rFonts w:ascii="Georgia" w:eastAsia="Georgia" w:hAnsi="Georgia" w:cs="Georgia"/>
          <w:spacing w:val="34"/>
          <w:sz w:val="19"/>
          <w:szCs w:val="19"/>
        </w:rPr>
        <w:t xml:space="preserve"> </w:t>
      </w:r>
      <w:proofErr w:type="spellStart"/>
      <w:r>
        <w:rPr>
          <w:rFonts w:ascii="Georgia" w:eastAsia="Georgia" w:hAnsi="Georgia" w:cs="Georgia"/>
          <w:sz w:val="19"/>
          <w:szCs w:val="19"/>
        </w:rPr>
        <w:t>Avants</w:t>
      </w:r>
      <w:proofErr w:type="spellEnd"/>
      <w:r>
        <w:rPr>
          <w:rFonts w:ascii="Georgia" w:eastAsia="Georgia" w:hAnsi="Georgia" w:cs="Georgia"/>
          <w:sz w:val="19"/>
          <w:szCs w:val="19"/>
        </w:rPr>
        <w:t>,</w:t>
      </w:r>
      <w:r>
        <w:rPr>
          <w:rFonts w:ascii="Georgia" w:eastAsia="Georgia" w:hAnsi="Georgia" w:cs="Georgia"/>
          <w:spacing w:val="39"/>
          <w:sz w:val="19"/>
          <w:szCs w:val="19"/>
        </w:rPr>
        <w:t xml:space="preserve"> </w:t>
      </w:r>
      <w:r>
        <w:rPr>
          <w:rFonts w:ascii="Georgia" w:eastAsia="Georgia" w:hAnsi="Georgia" w:cs="Georgia"/>
          <w:sz w:val="19"/>
          <w:szCs w:val="19"/>
        </w:rPr>
        <w:t>B.</w:t>
      </w:r>
      <w:r>
        <w:rPr>
          <w:rFonts w:ascii="Georgia" w:eastAsia="Georgia" w:hAnsi="Georgia" w:cs="Georgia"/>
          <w:spacing w:val="27"/>
          <w:sz w:val="19"/>
          <w:szCs w:val="19"/>
        </w:rPr>
        <w:t xml:space="preserve"> </w:t>
      </w:r>
      <w:r>
        <w:rPr>
          <w:rFonts w:ascii="Georgia" w:eastAsia="Georgia" w:hAnsi="Georgia" w:cs="Georgia"/>
          <w:sz w:val="19"/>
          <w:szCs w:val="19"/>
        </w:rPr>
        <w:t>B.,</w:t>
      </w:r>
      <w:r>
        <w:rPr>
          <w:rFonts w:ascii="Georgia" w:eastAsia="Georgia" w:hAnsi="Georgia" w:cs="Georgia"/>
          <w:spacing w:val="34"/>
          <w:sz w:val="19"/>
          <w:szCs w:val="19"/>
        </w:rPr>
        <w:t xml:space="preserve"> </w:t>
      </w:r>
      <w:r>
        <w:rPr>
          <w:rFonts w:ascii="Georgia" w:eastAsia="Georgia" w:hAnsi="Georgia" w:cs="Georgia"/>
          <w:sz w:val="19"/>
          <w:szCs w:val="19"/>
        </w:rPr>
        <w:t>Grossman,</w:t>
      </w:r>
      <w:r>
        <w:rPr>
          <w:rFonts w:ascii="Georgia" w:eastAsia="Georgia" w:hAnsi="Georgia" w:cs="Georgia"/>
          <w:spacing w:val="45"/>
          <w:sz w:val="19"/>
          <w:szCs w:val="19"/>
        </w:rPr>
        <w:t xml:space="preserve"> </w:t>
      </w:r>
      <w:r>
        <w:rPr>
          <w:rFonts w:ascii="Georgia" w:eastAsia="Georgia" w:hAnsi="Georgia" w:cs="Georgia"/>
          <w:sz w:val="19"/>
          <w:szCs w:val="19"/>
        </w:rPr>
        <w:t>M.,</w:t>
      </w:r>
      <w:r>
        <w:rPr>
          <w:rFonts w:ascii="Georgia" w:eastAsia="Georgia" w:hAnsi="Georgia" w:cs="Georgia"/>
          <w:spacing w:val="32"/>
          <w:sz w:val="19"/>
          <w:szCs w:val="19"/>
        </w:rPr>
        <w:t xml:space="preserve"> </w:t>
      </w:r>
      <w:r>
        <w:rPr>
          <w:rFonts w:ascii="Georgia" w:eastAsia="Georgia" w:hAnsi="Georgia" w:cs="Georgia"/>
          <w:sz w:val="19"/>
          <w:szCs w:val="19"/>
        </w:rPr>
        <w:t>and</w:t>
      </w:r>
      <w:r>
        <w:rPr>
          <w:rFonts w:ascii="Georgia" w:eastAsia="Georgia" w:hAnsi="Georgia" w:cs="Georgia"/>
          <w:spacing w:val="28"/>
          <w:sz w:val="19"/>
          <w:szCs w:val="19"/>
        </w:rPr>
        <w:t xml:space="preserve"> </w:t>
      </w:r>
      <w:r>
        <w:rPr>
          <w:rFonts w:ascii="Georgia" w:eastAsia="Georgia" w:hAnsi="Georgia" w:cs="Georgia"/>
          <w:sz w:val="19"/>
          <w:szCs w:val="19"/>
        </w:rPr>
        <w:t>Gee,</w:t>
      </w:r>
      <w:r>
        <w:rPr>
          <w:rFonts w:ascii="Georgia" w:eastAsia="Georgia" w:hAnsi="Georgia" w:cs="Georgia"/>
          <w:spacing w:val="34"/>
          <w:sz w:val="19"/>
          <w:szCs w:val="19"/>
        </w:rPr>
        <w:t xml:space="preserve"> </w:t>
      </w:r>
      <w:r>
        <w:rPr>
          <w:rFonts w:ascii="Georgia" w:eastAsia="Georgia" w:hAnsi="Georgia" w:cs="Georgia"/>
          <w:sz w:val="19"/>
          <w:szCs w:val="19"/>
        </w:rPr>
        <w:t>J.</w:t>
      </w:r>
      <w:r>
        <w:rPr>
          <w:rFonts w:ascii="Georgia" w:eastAsia="Georgia" w:hAnsi="Georgia" w:cs="Georgia"/>
          <w:spacing w:val="26"/>
          <w:sz w:val="19"/>
          <w:szCs w:val="19"/>
        </w:rPr>
        <w:t xml:space="preserve"> </w:t>
      </w:r>
      <w:r>
        <w:rPr>
          <w:rFonts w:ascii="Georgia" w:eastAsia="Georgia" w:hAnsi="Georgia" w:cs="Georgia"/>
          <w:sz w:val="19"/>
          <w:szCs w:val="19"/>
        </w:rPr>
        <w:t>C.</w:t>
      </w:r>
      <w:r>
        <w:rPr>
          <w:rFonts w:ascii="Georgia" w:eastAsia="Georgia" w:hAnsi="Georgia" w:cs="Georgia"/>
          <w:spacing w:val="25"/>
          <w:sz w:val="19"/>
          <w:szCs w:val="19"/>
        </w:rPr>
        <w:t xml:space="preserve"> </w:t>
      </w:r>
      <w:r>
        <w:rPr>
          <w:rFonts w:ascii="Georgia" w:eastAsia="Georgia" w:hAnsi="Georgia" w:cs="Georgia"/>
          <w:spacing w:val="-1"/>
          <w:sz w:val="19"/>
          <w:szCs w:val="19"/>
        </w:rPr>
        <w:t>“</w:t>
      </w:r>
      <w:r>
        <w:rPr>
          <w:rFonts w:ascii="Georgia" w:eastAsia="Georgia" w:hAnsi="Georgia" w:cs="Georgia"/>
          <w:b/>
          <w:bCs/>
          <w:sz w:val="19"/>
          <w:szCs w:val="19"/>
        </w:rPr>
        <w:t>Registration</w:t>
      </w:r>
      <w:r>
        <w:rPr>
          <w:rFonts w:ascii="Georgia" w:eastAsia="Georgia" w:hAnsi="Georgia" w:cs="Georgia"/>
          <w:b/>
          <w:bCs/>
          <w:spacing w:val="48"/>
          <w:sz w:val="19"/>
          <w:szCs w:val="19"/>
        </w:rPr>
        <w:t xml:space="preserve"> </w:t>
      </w:r>
      <w:r>
        <w:rPr>
          <w:rFonts w:ascii="Georgia" w:eastAsia="Georgia" w:hAnsi="Georgia" w:cs="Georgia"/>
          <w:b/>
          <w:bCs/>
          <w:sz w:val="19"/>
          <w:szCs w:val="19"/>
        </w:rPr>
        <w:t>Based</w:t>
      </w:r>
      <w:r>
        <w:rPr>
          <w:rFonts w:ascii="Georgia" w:eastAsia="Georgia" w:hAnsi="Georgia" w:cs="Georgia"/>
          <w:b/>
          <w:bCs/>
          <w:spacing w:val="35"/>
          <w:sz w:val="19"/>
          <w:szCs w:val="19"/>
        </w:rPr>
        <w:t xml:space="preserve"> </w:t>
      </w:r>
      <w:r>
        <w:rPr>
          <w:rFonts w:ascii="Georgia" w:eastAsia="Georgia" w:hAnsi="Georgia" w:cs="Georgia"/>
          <w:b/>
          <w:bCs/>
          <w:sz w:val="19"/>
          <w:szCs w:val="19"/>
        </w:rPr>
        <w:t>Cortical</w:t>
      </w:r>
      <w:r>
        <w:rPr>
          <w:rFonts w:ascii="Georgia" w:eastAsia="Georgia" w:hAnsi="Georgia" w:cs="Georgia"/>
          <w:b/>
          <w:bCs/>
          <w:spacing w:val="39"/>
          <w:sz w:val="19"/>
          <w:szCs w:val="19"/>
        </w:rPr>
        <w:t xml:space="preserve"> </w:t>
      </w:r>
      <w:r>
        <w:rPr>
          <w:rFonts w:ascii="Georgia" w:eastAsia="Georgia" w:hAnsi="Georgia" w:cs="Georgia"/>
          <w:b/>
          <w:bCs/>
          <w:sz w:val="19"/>
          <w:szCs w:val="19"/>
        </w:rPr>
        <w:t>Thickness</w:t>
      </w:r>
      <w:r>
        <w:rPr>
          <w:rFonts w:ascii="Georgia" w:eastAsia="Georgia" w:hAnsi="Georgia" w:cs="Georgia"/>
          <w:b/>
          <w:bCs/>
          <w:spacing w:val="43"/>
          <w:sz w:val="19"/>
          <w:szCs w:val="19"/>
        </w:rPr>
        <w:t xml:space="preserve"> </w:t>
      </w:r>
      <w:r>
        <w:rPr>
          <w:rFonts w:ascii="Georgia" w:eastAsia="Georgia" w:hAnsi="Georgia" w:cs="Georgia"/>
          <w:b/>
          <w:bCs/>
          <w:w w:val="102"/>
          <w:sz w:val="19"/>
          <w:szCs w:val="19"/>
        </w:rPr>
        <w:t>Measuremen</w:t>
      </w:r>
      <w:r>
        <w:rPr>
          <w:rFonts w:ascii="Georgia" w:eastAsia="Georgia" w:hAnsi="Georgia" w:cs="Georgia"/>
          <w:b/>
          <w:bCs/>
          <w:spacing w:val="-1"/>
          <w:w w:val="102"/>
          <w:sz w:val="19"/>
          <w:szCs w:val="19"/>
        </w:rPr>
        <w:t>t</w:t>
      </w:r>
      <w:r>
        <w:rPr>
          <w:rFonts w:ascii="Georgia" w:eastAsia="Georgia" w:hAnsi="Georgia" w:cs="Georgia"/>
          <w:w w:val="102"/>
          <w:sz w:val="19"/>
          <w:szCs w:val="19"/>
        </w:rPr>
        <w:t>”</w:t>
      </w:r>
    </w:p>
    <w:p w14:paraId="298D7131" w14:textId="77777777" w:rsidR="00E61F9D" w:rsidRDefault="005C64D6">
      <w:pPr>
        <w:spacing w:before="33" w:after="0" w:line="240" w:lineRule="auto"/>
        <w:ind w:left="140" w:right="4112"/>
        <w:jc w:val="both"/>
        <w:rPr>
          <w:rFonts w:ascii="Georgia" w:eastAsia="Georgia" w:hAnsi="Georgia" w:cs="Georgia"/>
          <w:sz w:val="19"/>
          <w:szCs w:val="19"/>
        </w:rPr>
      </w:pPr>
      <w:proofErr w:type="spellStart"/>
      <w:proofErr w:type="gramStart"/>
      <w:r>
        <w:rPr>
          <w:rFonts w:ascii="Georgia" w:eastAsia="Georgia" w:hAnsi="Georgia" w:cs="Georgia"/>
          <w:i/>
          <w:sz w:val="19"/>
          <w:szCs w:val="19"/>
        </w:rPr>
        <w:t>Neuroimage</w:t>
      </w:r>
      <w:proofErr w:type="spellEnd"/>
      <w:r>
        <w:rPr>
          <w:rFonts w:ascii="Georgia" w:eastAsia="Georgia" w:hAnsi="Georgia" w:cs="Georgia"/>
          <w:i/>
          <w:spacing w:val="1"/>
          <w:sz w:val="19"/>
          <w:szCs w:val="19"/>
        </w:rPr>
        <w:t xml:space="preserve"> </w:t>
      </w:r>
      <w:r>
        <w:rPr>
          <w:rFonts w:ascii="Georgia" w:eastAsia="Georgia" w:hAnsi="Georgia" w:cs="Georgia"/>
          <w:sz w:val="19"/>
          <w:szCs w:val="19"/>
        </w:rPr>
        <w:t>45,</w:t>
      </w:r>
      <w:r>
        <w:rPr>
          <w:rFonts w:ascii="Georgia" w:eastAsia="Georgia" w:hAnsi="Georgia" w:cs="Georgia"/>
          <w:spacing w:val="6"/>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3</w:t>
      </w:r>
      <w:r>
        <w:rPr>
          <w:rFonts w:ascii="Georgia" w:eastAsia="Georgia" w:hAnsi="Georgia" w:cs="Georgia"/>
          <w:spacing w:val="3"/>
          <w:sz w:val="19"/>
          <w:szCs w:val="19"/>
        </w:rPr>
        <w:t xml:space="preserve"> </w:t>
      </w:r>
      <w:r>
        <w:rPr>
          <w:rFonts w:ascii="Georgia" w:eastAsia="Georgia" w:hAnsi="Georgia" w:cs="Georgia"/>
          <w:sz w:val="19"/>
          <w:szCs w:val="19"/>
        </w:rPr>
        <w:t>(2009):</w:t>
      </w:r>
      <w:r>
        <w:rPr>
          <w:rFonts w:ascii="Georgia" w:eastAsia="Georgia" w:hAnsi="Georgia" w:cs="Georgia"/>
          <w:spacing w:val="30"/>
          <w:sz w:val="19"/>
          <w:szCs w:val="19"/>
        </w:rPr>
        <w:t xml:space="preserve"> </w:t>
      </w:r>
      <w:r>
        <w:rPr>
          <w:rFonts w:ascii="Georgia" w:eastAsia="Georgia" w:hAnsi="Georgia" w:cs="Georgia"/>
          <w:sz w:val="19"/>
          <w:szCs w:val="19"/>
        </w:rPr>
        <w:t>867–79.</w:t>
      </w:r>
      <w:proofErr w:type="gramEnd"/>
      <w:r>
        <w:rPr>
          <w:rFonts w:ascii="Georgia" w:eastAsia="Georgia" w:hAnsi="Georgia" w:cs="Georgia"/>
          <w:spacing w:val="31"/>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62">
        <w:r>
          <w:rPr>
            <w:rFonts w:ascii="Georgia" w:eastAsia="Georgia" w:hAnsi="Georgia" w:cs="Georgia"/>
            <w:color w:val="0000FF"/>
            <w:w w:val="102"/>
            <w:sz w:val="19"/>
            <w:szCs w:val="19"/>
          </w:rPr>
          <w:t>10.1016/j.neuroimage.2008.12.016</w:t>
        </w:r>
      </w:hyperlink>
    </w:p>
    <w:p w14:paraId="323C1B80" w14:textId="77777777" w:rsidR="00E61F9D" w:rsidRDefault="005C64D6">
      <w:pPr>
        <w:spacing w:before="93" w:after="0"/>
        <w:ind w:left="140" w:right="87"/>
        <w:jc w:val="both"/>
        <w:rPr>
          <w:rFonts w:ascii="Georgia" w:eastAsia="Georgia" w:hAnsi="Georgia" w:cs="Georgia"/>
          <w:sz w:val="19"/>
          <w:szCs w:val="19"/>
        </w:rPr>
      </w:pPr>
      <w:r>
        <w:rPr>
          <w:rFonts w:ascii="Georgia" w:eastAsia="Georgia" w:hAnsi="Georgia" w:cs="Georgia"/>
          <w:sz w:val="19"/>
          <w:szCs w:val="19"/>
        </w:rPr>
        <w:t>59.</w:t>
      </w:r>
      <w:r>
        <w:rPr>
          <w:rFonts w:ascii="Georgia" w:eastAsia="Georgia" w:hAnsi="Georgia" w:cs="Georgia"/>
          <w:spacing w:val="22"/>
          <w:sz w:val="19"/>
          <w:szCs w:val="19"/>
        </w:rPr>
        <w:t xml:space="preserve"> </w:t>
      </w:r>
      <w:proofErr w:type="spellStart"/>
      <w:r>
        <w:rPr>
          <w:rFonts w:ascii="Georgia" w:eastAsia="Georgia" w:hAnsi="Georgia" w:cs="Georgia"/>
          <w:sz w:val="19"/>
          <w:szCs w:val="19"/>
        </w:rPr>
        <w:t>Sluimer</w:t>
      </w:r>
      <w:proofErr w:type="spellEnd"/>
      <w:r>
        <w:rPr>
          <w:rFonts w:ascii="Georgia" w:eastAsia="Georgia" w:hAnsi="Georgia" w:cs="Georgia"/>
          <w:sz w:val="19"/>
          <w:szCs w:val="19"/>
        </w:rPr>
        <w:t>,</w:t>
      </w:r>
      <w:r>
        <w:rPr>
          <w:rFonts w:ascii="Georgia" w:eastAsia="Georgia" w:hAnsi="Georgia" w:cs="Georgia"/>
          <w:spacing w:val="14"/>
          <w:sz w:val="19"/>
          <w:szCs w:val="19"/>
        </w:rPr>
        <w:t xml:space="preserve"> </w:t>
      </w:r>
      <w:r>
        <w:rPr>
          <w:rFonts w:ascii="Georgia" w:eastAsia="Georgia" w:hAnsi="Georgia" w:cs="Georgia"/>
          <w:sz w:val="19"/>
          <w:szCs w:val="19"/>
        </w:rPr>
        <w:t>I.,</w:t>
      </w:r>
      <w:r>
        <w:rPr>
          <w:rFonts w:ascii="Georgia" w:eastAsia="Georgia" w:hAnsi="Georgia" w:cs="Georgia"/>
          <w:spacing w:val="5"/>
          <w:sz w:val="19"/>
          <w:szCs w:val="19"/>
        </w:rPr>
        <w:t xml:space="preserve"> </w:t>
      </w:r>
      <w:proofErr w:type="spellStart"/>
      <w:r>
        <w:rPr>
          <w:rFonts w:ascii="Georgia" w:eastAsia="Georgia" w:hAnsi="Georgia" w:cs="Georgia"/>
          <w:sz w:val="19"/>
          <w:szCs w:val="19"/>
        </w:rPr>
        <w:t>Schilham</w:t>
      </w:r>
      <w:proofErr w:type="spellEnd"/>
      <w:r>
        <w:rPr>
          <w:rFonts w:ascii="Georgia" w:eastAsia="Georgia" w:hAnsi="Georgia" w:cs="Georgia"/>
          <w:sz w:val="19"/>
          <w:szCs w:val="19"/>
        </w:rPr>
        <w:t>,</w:t>
      </w:r>
      <w:r>
        <w:rPr>
          <w:rFonts w:ascii="Georgia" w:eastAsia="Georgia" w:hAnsi="Georgia" w:cs="Georgia"/>
          <w:spacing w:val="17"/>
          <w:sz w:val="19"/>
          <w:szCs w:val="19"/>
        </w:rPr>
        <w:t xml:space="preserve"> </w:t>
      </w:r>
      <w:r>
        <w:rPr>
          <w:rFonts w:ascii="Georgia" w:eastAsia="Georgia" w:hAnsi="Georgia" w:cs="Georgia"/>
          <w:sz w:val="19"/>
          <w:szCs w:val="19"/>
        </w:rPr>
        <w:t>A.,</w:t>
      </w:r>
      <w:r>
        <w:rPr>
          <w:rFonts w:ascii="Georgia" w:eastAsia="Georgia" w:hAnsi="Georgia" w:cs="Georgia"/>
          <w:spacing w:val="7"/>
          <w:sz w:val="19"/>
          <w:szCs w:val="19"/>
        </w:rPr>
        <w:t xml:space="preserve"> </w:t>
      </w:r>
      <w:proofErr w:type="spellStart"/>
      <w:r>
        <w:rPr>
          <w:rFonts w:ascii="Georgia" w:eastAsia="Georgia" w:hAnsi="Georgia" w:cs="Georgia"/>
          <w:sz w:val="19"/>
          <w:szCs w:val="19"/>
        </w:rPr>
        <w:t>Prokop</w:t>
      </w:r>
      <w:proofErr w:type="spellEnd"/>
      <w:r>
        <w:rPr>
          <w:rFonts w:ascii="Georgia" w:eastAsia="Georgia" w:hAnsi="Georgia" w:cs="Georgia"/>
          <w:sz w:val="19"/>
          <w:szCs w:val="19"/>
        </w:rPr>
        <w:t>,</w:t>
      </w:r>
      <w:r>
        <w:rPr>
          <w:rFonts w:ascii="Georgia" w:eastAsia="Georgia" w:hAnsi="Georgia" w:cs="Georgia"/>
          <w:spacing w:val="13"/>
          <w:sz w:val="19"/>
          <w:szCs w:val="19"/>
        </w:rPr>
        <w:t xml:space="preserve"> </w:t>
      </w:r>
      <w:r>
        <w:rPr>
          <w:rFonts w:ascii="Georgia" w:eastAsia="Georgia" w:hAnsi="Georgia" w:cs="Georgia"/>
          <w:sz w:val="19"/>
          <w:szCs w:val="19"/>
        </w:rPr>
        <w:t>M.,</w:t>
      </w:r>
      <w:r>
        <w:rPr>
          <w:rFonts w:ascii="Georgia" w:eastAsia="Georgia" w:hAnsi="Georgia" w:cs="Georgia"/>
          <w:spacing w:val="6"/>
          <w:sz w:val="19"/>
          <w:szCs w:val="19"/>
        </w:rPr>
        <w:t xml:space="preserve"> </w:t>
      </w:r>
      <w:r>
        <w:rPr>
          <w:rFonts w:ascii="Georgia" w:eastAsia="Georgia" w:hAnsi="Georgia" w:cs="Georgia"/>
          <w:sz w:val="19"/>
          <w:szCs w:val="19"/>
        </w:rPr>
        <w:t>and</w:t>
      </w:r>
      <w:r>
        <w:rPr>
          <w:rFonts w:ascii="Georgia" w:eastAsia="Georgia" w:hAnsi="Georgia" w:cs="Georgia"/>
          <w:spacing w:val="6"/>
          <w:sz w:val="19"/>
          <w:szCs w:val="19"/>
        </w:rPr>
        <w:t xml:space="preserve"> </w:t>
      </w:r>
      <w:proofErr w:type="spellStart"/>
      <w:r>
        <w:rPr>
          <w:rFonts w:ascii="Georgia" w:eastAsia="Georgia" w:hAnsi="Georgia" w:cs="Georgia"/>
          <w:sz w:val="19"/>
          <w:szCs w:val="19"/>
        </w:rPr>
        <w:t>Ginneken</w:t>
      </w:r>
      <w:proofErr w:type="spellEnd"/>
      <w:r>
        <w:rPr>
          <w:rFonts w:ascii="Georgia" w:eastAsia="Georgia" w:hAnsi="Georgia" w:cs="Georgia"/>
          <w:sz w:val="19"/>
          <w:szCs w:val="19"/>
        </w:rPr>
        <w:t>,</w:t>
      </w:r>
      <w:r>
        <w:rPr>
          <w:rFonts w:ascii="Georgia" w:eastAsia="Georgia" w:hAnsi="Georgia" w:cs="Georgia"/>
          <w:spacing w:val="17"/>
          <w:sz w:val="19"/>
          <w:szCs w:val="19"/>
        </w:rPr>
        <w:t xml:space="preserve"> </w:t>
      </w:r>
      <w:r>
        <w:rPr>
          <w:rFonts w:ascii="Georgia" w:eastAsia="Georgia" w:hAnsi="Georgia" w:cs="Georgia"/>
          <w:sz w:val="19"/>
          <w:szCs w:val="19"/>
        </w:rPr>
        <w:t>B.</w:t>
      </w:r>
      <w:r>
        <w:rPr>
          <w:rFonts w:ascii="Georgia" w:eastAsia="Georgia" w:hAnsi="Georgia" w:cs="Georgia"/>
          <w:spacing w:val="5"/>
          <w:sz w:val="19"/>
          <w:szCs w:val="19"/>
        </w:rPr>
        <w:t xml:space="preserve"> </w:t>
      </w:r>
      <w:r>
        <w:rPr>
          <w:rFonts w:ascii="Georgia" w:eastAsia="Georgia" w:hAnsi="Georgia" w:cs="Georgia"/>
          <w:sz w:val="19"/>
          <w:szCs w:val="19"/>
        </w:rPr>
        <w:t>van.</w:t>
      </w:r>
      <w:r>
        <w:rPr>
          <w:rFonts w:ascii="Georgia" w:eastAsia="Georgia" w:hAnsi="Georgia" w:cs="Georgia"/>
          <w:spacing w:val="28"/>
          <w:sz w:val="19"/>
          <w:szCs w:val="19"/>
        </w:rPr>
        <w:t xml:space="preserve"> </w:t>
      </w:r>
      <w:r>
        <w:rPr>
          <w:rFonts w:ascii="Georgia" w:eastAsia="Georgia" w:hAnsi="Georgia" w:cs="Georgia"/>
          <w:spacing w:val="-1"/>
          <w:sz w:val="19"/>
          <w:szCs w:val="19"/>
        </w:rPr>
        <w:t>“</w:t>
      </w:r>
      <w:r>
        <w:rPr>
          <w:rFonts w:ascii="Georgia" w:eastAsia="Georgia" w:hAnsi="Georgia" w:cs="Georgia"/>
          <w:b/>
          <w:bCs/>
          <w:sz w:val="19"/>
          <w:szCs w:val="19"/>
        </w:rPr>
        <w:t>Computer</w:t>
      </w:r>
      <w:r>
        <w:rPr>
          <w:rFonts w:ascii="Georgia" w:eastAsia="Georgia" w:hAnsi="Georgia" w:cs="Georgia"/>
          <w:b/>
          <w:bCs/>
          <w:spacing w:val="21"/>
          <w:sz w:val="19"/>
          <w:szCs w:val="19"/>
        </w:rPr>
        <w:t xml:space="preserve"> </w:t>
      </w:r>
      <w:r>
        <w:rPr>
          <w:rFonts w:ascii="Georgia" w:eastAsia="Georgia" w:hAnsi="Georgia" w:cs="Georgia"/>
          <w:b/>
          <w:bCs/>
          <w:sz w:val="19"/>
          <w:szCs w:val="19"/>
        </w:rPr>
        <w:t>Analysis</w:t>
      </w:r>
      <w:r>
        <w:rPr>
          <w:rFonts w:ascii="Georgia" w:eastAsia="Georgia" w:hAnsi="Georgia" w:cs="Georgia"/>
          <w:b/>
          <w:bCs/>
          <w:spacing w:val="16"/>
          <w:sz w:val="19"/>
          <w:szCs w:val="19"/>
        </w:rPr>
        <w:t xml:space="preserve"> </w:t>
      </w:r>
      <w:r>
        <w:rPr>
          <w:rFonts w:ascii="Georgia" w:eastAsia="Georgia" w:hAnsi="Georgia" w:cs="Georgia"/>
          <w:b/>
          <w:bCs/>
          <w:sz w:val="19"/>
          <w:szCs w:val="19"/>
        </w:rPr>
        <w:t>of</w:t>
      </w:r>
      <w:r>
        <w:rPr>
          <w:rFonts w:ascii="Georgia" w:eastAsia="Georgia" w:hAnsi="Georgia" w:cs="Georgia"/>
          <w:b/>
          <w:bCs/>
          <w:spacing w:val="4"/>
          <w:sz w:val="19"/>
          <w:szCs w:val="19"/>
        </w:rPr>
        <w:t xml:space="preserve"> </w:t>
      </w:r>
      <w:r>
        <w:rPr>
          <w:rFonts w:ascii="Georgia" w:eastAsia="Georgia" w:hAnsi="Georgia" w:cs="Georgia"/>
          <w:b/>
          <w:bCs/>
          <w:sz w:val="19"/>
          <w:szCs w:val="19"/>
        </w:rPr>
        <w:t>Computed</w:t>
      </w:r>
      <w:r>
        <w:rPr>
          <w:rFonts w:ascii="Georgia" w:eastAsia="Georgia" w:hAnsi="Georgia" w:cs="Georgia"/>
          <w:b/>
          <w:bCs/>
          <w:spacing w:val="20"/>
          <w:sz w:val="19"/>
          <w:szCs w:val="19"/>
        </w:rPr>
        <w:t xml:space="preserve"> </w:t>
      </w:r>
      <w:r>
        <w:rPr>
          <w:rFonts w:ascii="Georgia" w:eastAsia="Georgia" w:hAnsi="Georgia" w:cs="Georgia"/>
          <w:b/>
          <w:bCs/>
          <w:sz w:val="19"/>
          <w:szCs w:val="19"/>
        </w:rPr>
        <w:t>Tomography</w:t>
      </w:r>
      <w:r>
        <w:rPr>
          <w:rFonts w:ascii="Georgia" w:eastAsia="Georgia" w:hAnsi="Georgia" w:cs="Georgia"/>
          <w:b/>
          <w:bCs/>
          <w:spacing w:val="25"/>
          <w:sz w:val="19"/>
          <w:szCs w:val="19"/>
        </w:rPr>
        <w:t xml:space="preserve"> </w:t>
      </w:r>
      <w:r>
        <w:rPr>
          <w:rFonts w:ascii="Georgia" w:eastAsia="Georgia" w:hAnsi="Georgia" w:cs="Georgia"/>
          <w:b/>
          <w:bCs/>
          <w:w w:val="102"/>
          <w:sz w:val="19"/>
          <w:szCs w:val="19"/>
        </w:rPr>
        <w:t xml:space="preserve">Scans </w:t>
      </w:r>
      <w:r>
        <w:rPr>
          <w:rFonts w:ascii="Georgia" w:eastAsia="Georgia" w:hAnsi="Georgia" w:cs="Georgia"/>
          <w:b/>
          <w:bCs/>
          <w:sz w:val="19"/>
          <w:szCs w:val="19"/>
        </w:rPr>
        <w:t>of</w:t>
      </w:r>
      <w:r>
        <w:rPr>
          <w:rFonts w:ascii="Georgia" w:eastAsia="Georgia" w:hAnsi="Georgia" w:cs="Georgia"/>
          <w:b/>
          <w:bCs/>
          <w:spacing w:val="5"/>
          <w:sz w:val="19"/>
          <w:szCs w:val="19"/>
        </w:rPr>
        <w:t xml:space="preserve"> </w:t>
      </w:r>
      <w:r>
        <w:rPr>
          <w:rFonts w:ascii="Georgia" w:eastAsia="Georgia" w:hAnsi="Georgia" w:cs="Georgia"/>
          <w:b/>
          <w:bCs/>
          <w:sz w:val="19"/>
          <w:szCs w:val="19"/>
        </w:rPr>
        <w:t>the</w:t>
      </w:r>
      <w:r>
        <w:rPr>
          <w:rFonts w:ascii="Georgia" w:eastAsia="Georgia" w:hAnsi="Georgia" w:cs="Georgia"/>
          <w:b/>
          <w:bCs/>
          <w:spacing w:val="7"/>
          <w:sz w:val="19"/>
          <w:szCs w:val="19"/>
        </w:rPr>
        <w:t xml:space="preserve"> </w:t>
      </w:r>
      <w:r>
        <w:rPr>
          <w:rFonts w:ascii="Georgia" w:eastAsia="Georgia" w:hAnsi="Georgia" w:cs="Georgia"/>
          <w:b/>
          <w:bCs/>
          <w:sz w:val="19"/>
          <w:szCs w:val="19"/>
        </w:rPr>
        <w:t>Lung:</w:t>
      </w:r>
      <w:r>
        <w:rPr>
          <w:rFonts w:ascii="Georgia" w:eastAsia="Georgia" w:hAnsi="Georgia" w:cs="Georgia"/>
          <w:b/>
          <w:bCs/>
          <w:spacing w:val="29"/>
          <w:sz w:val="19"/>
          <w:szCs w:val="19"/>
        </w:rPr>
        <w:t xml:space="preserve"> </w:t>
      </w:r>
      <w:r>
        <w:rPr>
          <w:rFonts w:ascii="Georgia" w:eastAsia="Georgia" w:hAnsi="Georgia" w:cs="Georgia"/>
          <w:b/>
          <w:bCs/>
          <w:sz w:val="19"/>
          <w:szCs w:val="19"/>
        </w:rPr>
        <w:t>A</w:t>
      </w:r>
      <w:r>
        <w:rPr>
          <w:rFonts w:ascii="Georgia" w:eastAsia="Georgia" w:hAnsi="Georgia" w:cs="Georgia"/>
          <w:b/>
          <w:bCs/>
          <w:spacing w:val="4"/>
          <w:sz w:val="19"/>
          <w:szCs w:val="19"/>
        </w:rPr>
        <w:t xml:space="preserve"> </w:t>
      </w:r>
      <w:r>
        <w:rPr>
          <w:rFonts w:ascii="Georgia" w:eastAsia="Georgia" w:hAnsi="Georgia" w:cs="Georgia"/>
          <w:b/>
          <w:bCs/>
          <w:sz w:val="19"/>
          <w:szCs w:val="19"/>
        </w:rPr>
        <w:t>Surve</w:t>
      </w:r>
      <w:r>
        <w:rPr>
          <w:rFonts w:ascii="Georgia" w:eastAsia="Georgia" w:hAnsi="Georgia" w:cs="Georgia"/>
          <w:b/>
          <w:bCs/>
          <w:spacing w:val="3"/>
          <w:sz w:val="19"/>
          <w:szCs w:val="19"/>
        </w:rPr>
        <w:t>y</w:t>
      </w:r>
      <w:r>
        <w:rPr>
          <w:rFonts w:ascii="Georgia" w:eastAsia="Georgia" w:hAnsi="Georgia" w:cs="Georgia"/>
          <w:sz w:val="19"/>
          <w:szCs w:val="19"/>
        </w:rPr>
        <w:t>”</w:t>
      </w:r>
      <w:r>
        <w:rPr>
          <w:rFonts w:ascii="Georgia" w:eastAsia="Georgia" w:hAnsi="Georgia" w:cs="Georgia"/>
          <w:spacing w:val="16"/>
          <w:sz w:val="19"/>
          <w:szCs w:val="19"/>
        </w:rPr>
        <w:t xml:space="preserve"> </w:t>
      </w:r>
      <w:r>
        <w:rPr>
          <w:rFonts w:ascii="Georgia" w:eastAsia="Georgia" w:hAnsi="Georgia" w:cs="Georgia"/>
          <w:i/>
          <w:sz w:val="19"/>
          <w:szCs w:val="19"/>
        </w:rPr>
        <w:t>IEEE Trans Med Imaging</w:t>
      </w:r>
      <w:r>
        <w:rPr>
          <w:rFonts w:ascii="Georgia" w:eastAsia="Georgia" w:hAnsi="Georgia" w:cs="Georgia"/>
          <w:i/>
          <w:spacing w:val="2"/>
          <w:sz w:val="19"/>
          <w:szCs w:val="19"/>
        </w:rPr>
        <w:t xml:space="preserve"> </w:t>
      </w:r>
      <w:r>
        <w:rPr>
          <w:rFonts w:ascii="Georgia" w:eastAsia="Georgia" w:hAnsi="Georgia" w:cs="Georgia"/>
          <w:sz w:val="19"/>
          <w:szCs w:val="19"/>
        </w:rPr>
        <w:t>25,</w:t>
      </w:r>
      <w:r>
        <w:rPr>
          <w:rFonts w:ascii="Georgia" w:eastAsia="Georgia" w:hAnsi="Georgia" w:cs="Georgia"/>
          <w:spacing w:val="6"/>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4</w:t>
      </w:r>
      <w:r>
        <w:rPr>
          <w:rFonts w:ascii="Georgia" w:eastAsia="Georgia" w:hAnsi="Georgia" w:cs="Georgia"/>
          <w:spacing w:val="3"/>
          <w:sz w:val="19"/>
          <w:szCs w:val="19"/>
        </w:rPr>
        <w:t xml:space="preserve"> </w:t>
      </w:r>
      <w:r>
        <w:rPr>
          <w:rFonts w:ascii="Georgia" w:eastAsia="Georgia" w:hAnsi="Georgia" w:cs="Georgia"/>
          <w:sz w:val="19"/>
          <w:szCs w:val="19"/>
        </w:rPr>
        <w:t>(2006):</w:t>
      </w:r>
      <w:r>
        <w:rPr>
          <w:rFonts w:ascii="Georgia" w:eastAsia="Georgia" w:hAnsi="Georgia" w:cs="Georgia"/>
          <w:spacing w:val="30"/>
          <w:sz w:val="19"/>
          <w:szCs w:val="19"/>
        </w:rPr>
        <w:t xml:space="preserve"> </w:t>
      </w:r>
      <w:r>
        <w:rPr>
          <w:rFonts w:ascii="Georgia" w:eastAsia="Georgia" w:hAnsi="Georgia" w:cs="Georgia"/>
          <w:sz w:val="19"/>
          <w:szCs w:val="19"/>
        </w:rPr>
        <w:t>385–405.</w:t>
      </w:r>
      <w:r>
        <w:rPr>
          <w:rFonts w:ascii="Georgia" w:eastAsia="Georgia" w:hAnsi="Georgia" w:cs="Georgia"/>
          <w:spacing w:val="33"/>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63">
        <w:r>
          <w:rPr>
            <w:rFonts w:ascii="Georgia" w:eastAsia="Georgia" w:hAnsi="Georgia" w:cs="Georgia"/>
            <w:color w:val="0000FF"/>
            <w:w w:val="102"/>
            <w:sz w:val="19"/>
            <w:szCs w:val="19"/>
          </w:rPr>
          <w:t>10.1109/TMI.2005.862753</w:t>
        </w:r>
      </w:hyperlink>
    </w:p>
    <w:p w14:paraId="46F7C7E7" w14:textId="77777777" w:rsidR="00E61F9D" w:rsidRDefault="005C64D6">
      <w:pPr>
        <w:spacing w:before="60" w:after="0" w:line="277" w:lineRule="auto"/>
        <w:ind w:left="140" w:right="86"/>
        <w:jc w:val="both"/>
        <w:rPr>
          <w:rFonts w:ascii="Georgia" w:eastAsia="Georgia" w:hAnsi="Georgia" w:cs="Georgia"/>
          <w:sz w:val="19"/>
          <w:szCs w:val="19"/>
        </w:rPr>
      </w:pPr>
      <w:r>
        <w:rPr>
          <w:rFonts w:ascii="Georgia" w:eastAsia="Georgia" w:hAnsi="Georgia" w:cs="Georgia"/>
          <w:sz w:val="19"/>
          <w:szCs w:val="19"/>
        </w:rPr>
        <w:t xml:space="preserve">60. </w:t>
      </w:r>
      <w:r>
        <w:rPr>
          <w:rFonts w:ascii="Georgia" w:eastAsia="Georgia" w:hAnsi="Georgia" w:cs="Georgia"/>
          <w:spacing w:val="31"/>
          <w:sz w:val="19"/>
          <w:szCs w:val="19"/>
        </w:rPr>
        <w:t xml:space="preserve"> </w:t>
      </w:r>
      <w:r>
        <w:rPr>
          <w:rFonts w:ascii="Georgia" w:eastAsia="Georgia" w:hAnsi="Georgia" w:cs="Georgia"/>
          <w:sz w:val="19"/>
          <w:szCs w:val="19"/>
        </w:rPr>
        <w:t>Tustison,</w:t>
      </w:r>
      <w:r>
        <w:rPr>
          <w:rFonts w:ascii="Georgia" w:eastAsia="Georgia" w:hAnsi="Georgia" w:cs="Georgia"/>
          <w:spacing w:val="38"/>
          <w:sz w:val="19"/>
          <w:szCs w:val="19"/>
        </w:rPr>
        <w:t xml:space="preserve"> </w:t>
      </w:r>
      <w:r>
        <w:rPr>
          <w:rFonts w:ascii="Georgia" w:eastAsia="Georgia" w:hAnsi="Georgia" w:cs="Georgia"/>
          <w:sz w:val="19"/>
          <w:szCs w:val="19"/>
        </w:rPr>
        <w:t>N.</w:t>
      </w:r>
      <w:r>
        <w:rPr>
          <w:rFonts w:ascii="Georgia" w:eastAsia="Georgia" w:hAnsi="Georgia" w:cs="Georgia"/>
          <w:spacing w:val="23"/>
          <w:sz w:val="19"/>
          <w:szCs w:val="19"/>
        </w:rPr>
        <w:t xml:space="preserve"> </w:t>
      </w:r>
      <w:r>
        <w:rPr>
          <w:rFonts w:ascii="Georgia" w:eastAsia="Georgia" w:hAnsi="Georgia" w:cs="Georgia"/>
          <w:sz w:val="19"/>
          <w:szCs w:val="19"/>
        </w:rPr>
        <w:t>J.,</w:t>
      </w:r>
      <w:r>
        <w:rPr>
          <w:rFonts w:ascii="Georgia" w:eastAsia="Georgia" w:hAnsi="Georgia" w:cs="Georgia"/>
          <w:spacing w:val="29"/>
          <w:sz w:val="19"/>
          <w:szCs w:val="19"/>
        </w:rPr>
        <w:t xml:space="preserve"> </w:t>
      </w:r>
      <w:r>
        <w:rPr>
          <w:rFonts w:ascii="Georgia" w:eastAsia="Georgia" w:hAnsi="Georgia" w:cs="Georgia"/>
          <w:sz w:val="19"/>
          <w:szCs w:val="19"/>
        </w:rPr>
        <w:t>Johnson,</w:t>
      </w:r>
      <w:r>
        <w:rPr>
          <w:rFonts w:ascii="Georgia" w:eastAsia="Georgia" w:hAnsi="Georgia" w:cs="Georgia"/>
          <w:spacing w:val="38"/>
          <w:sz w:val="19"/>
          <w:szCs w:val="19"/>
        </w:rPr>
        <w:t xml:space="preserve"> </w:t>
      </w:r>
      <w:r>
        <w:rPr>
          <w:rFonts w:ascii="Georgia" w:eastAsia="Georgia" w:hAnsi="Georgia" w:cs="Georgia"/>
          <w:sz w:val="19"/>
          <w:szCs w:val="19"/>
        </w:rPr>
        <w:t>H.</w:t>
      </w:r>
      <w:r>
        <w:rPr>
          <w:rFonts w:ascii="Georgia" w:eastAsia="Georgia" w:hAnsi="Georgia" w:cs="Georgia"/>
          <w:spacing w:val="23"/>
          <w:sz w:val="19"/>
          <w:szCs w:val="19"/>
        </w:rPr>
        <w:t xml:space="preserve"> </w:t>
      </w:r>
      <w:r>
        <w:rPr>
          <w:rFonts w:ascii="Georgia" w:eastAsia="Georgia" w:hAnsi="Georgia" w:cs="Georgia"/>
          <w:sz w:val="19"/>
          <w:szCs w:val="19"/>
        </w:rPr>
        <w:t>J.,</w:t>
      </w:r>
      <w:r>
        <w:rPr>
          <w:rFonts w:ascii="Georgia" w:eastAsia="Georgia" w:hAnsi="Georgia" w:cs="Georgia"/>
          <w:spacing w:val="29"/>
          <w:sz w:val="19"/>
          <w:szCs w:val="19"/>
        </w:rPr>
        <w:t xml:space="preserve"> </w:t>
      </w:r>
      <w:proofErr w:type="spellStart"/>
      <w:r>
        <w:rPr>
          <w:rFonts w:ascii="Georgia" w:eastAsia="Georgia" w:hAnsi="Georgia" w:cs="Georgia"/>
          <w:sz w:val="19"/>
          <w:szCs w:val="19"/>
        </w:rPr>
        <w:t>Rohlfing</w:t>
      </w:r>
      <w:proofErr w:type="spellEnd"/>
      <w:r>
        <w:rPr>
          <w:rFonts w:ascii="Georgia" w:eastAsia="Georgia" w:hAnsi="Georgia" w:cs="Georgia"/>
          <w:sz w:val="19"/>
          <w:szCs w:val="19"/>
        </w:rPr>
        <w:t>,</w:t>
      </w:r>
      <w:r>
        <w:rPr>
          <w:rFonts w:ascii="Georgia" w:eastAsia="Georgia" w:hAnsi="Georgia" w:cs="Georgia"/>
          <w:spacing w:val="38"/>
          <w:sz w:val="19"/>
          <w:szCs w:val="19"/>
        </w:rPr>
        <w:t xml:space="preserve"> </w:t>
      </w:r>
      <w:r>
        <w:rPr>
          <w:rFonts w:ascii="Georgia" w:eastAsia="Georgia" w:hAnsi="Georgia" w:cs="Georgia"/>
          <w:sz w:val="19"/>
          <w:szCs w:val="19"/>
        </w:rPr>
        <w:t>T.,</w:t>
      </w:r>
      <w:r>
        <w:rPr>
          <w:rFonts w:ascii="Georgia" w:eastAsia="Georgia" w:hAnsi="Georgia" w:cs="Georgia"/>
          <w:spacing w:val="29"/>
          <w:sz w:val="19"/>
          <w:szCs w:val="19"/>
        </w:rPr>
        <w:t xml:space="preserve"> </w:t>
      </w:r>
      <w:r>
        <w:rPr>
          <w:rFonts w:ascii="Georgia" w:eastAsia="Georgia" w:hAnsi="Georgia" w:cs="Georgia"/>
          <w:sz w:val="19"/>
          <w:szCs w:val="19"/>
        </w:rPr>
        <w:t>Klein,</w:t>
      </w:r>
      <w:r>
        <w:rPr>
          <w:rFonts w:ascii="Georgia" w:eastAsia="Georgia" w:hAnsi="Georgia" w:cs="Georgia"/>
          <w:spacing w:val="33"/>
          <w:sz w:val="19"/>
          <w:szCs w:val="19"/>
        </w:rPr>
        <w:t xml:space="preserve"> </w:t>
      </w:r>
      <w:r>
        <w:rPr>
          <w:rFonts w:ascii="Georgia" w:eastAsia="Georgia" w:hAnsi="Georgia" w:cs="Georgia"/>
          <w:sz w:val="19"/>
          <w:szCs w:val="19"/>
        </w:rPr>
        <w:t>A.,</w:t>
      </w:r>
      <w:r>
        <w:rPr>
          <w:rFonts w:ascii="Georgia" w:eastAsia="Georgia" w:hAnsi="Georgia" w:cs="Georgia"/>
          <w:spacing w:val="30"/>
          <w:sz w:val="19"/>
          <w:szCs w:val="19"/>
        </w:rPr>
        <w:t xml:space="preserve"> </w:t>
      </w:r>
      <w:proofErr w:type="spellStart"/>
      <w:r>
        <w:rPr>
          <w:rFonts w:ascii="Georgia" w:eastAsia="Georgia" w:hAnsi="Georgia" w:cs="Georgia"/>
          <w:sz w:val="19"/>
          <w:szCs w:val="19"/>
        </w:rPr>
        <w:t>Ghosh</w:t>
      </w:r>
      <w:proofErr w:type="spellEnd"/>
      <w:r>
        <w:rPr>
          <w:rFonts w:ascii="Georgia" w:eastAsia="Georgia" w:hAnsi="Georgia" w:cs="Georgia"/>
          <w:sz w:val="19"/>
          <w:szCs w:val="19"/>
        </w:rPr>
        <w:t>,</w:t>
      </w:r>
      <w:r>
        <w:rPr>
          <w:rFonts w:ascii="Georgia" w:eastAsia="Georgia" w:hAnsi="Georgia" w:cs="Georgia"/>
          <w:spacing w:val="35"/>
          <w:sz w:val="19"/>
          <w:szCs w:val="19"/>
        </w:rPr>
        <w:t xml:space="preserve"> </w:t>
      </w:r>
      <w:r>
        <w:rPr>
          <w:rFonts w:ascii="Georgia" w:eastAsia="Georgia" w:hAnsi="Georgia" w:cs="Georgia"/>
          <w:sz w:val="19"/>
          <w:szCs w:val="19"/>
        </w:rPr>
        <w:t>S.</w:t>
      </w:r>
      <w:r>
        <w:rPr>
          <w:rFonts w:ascii="Georgia" w:eastAsia="Georgia" w:hAnsi="Georgia" w:cs="Georgia"/>
          <w:spacing w:val="22"/>
          <w:sz w:val="19"/>
          <w:szCs w:val="19"/>
        </w:rPr>
        <w:t xml:space="preserve"> </w:t>
      </w:r>
      <w:r>
        <w:rPr>
          <w:rFonts w:ascii="Georgia" w:eastAsia="Georgia" w:hAnsi="Georgia" w:cs="Georgia"/>
          <w:sz w:val="19"/>
          <w:szCs w:val="19"/>
        </w:rPr>
        <w:t>S.,</w:t>
      </w:r>
      <w:r>
        <w:rPr>
          <w:rFonts w:ascii="Georgia" w:eastAsia="Georgia" w:hAnsi="Georgia" w:cs="Georgia"/>
          <w:spacing w:val="27"/>
          <w:sz w:val="19"/>
          <w:szCs w:val="19"/>
        </w:rPr>
        <w:t xml:space="preserve"> </w:t>
      </w:r>
      <w:r>
        <w:rPr>
          <w:rFonts w:ascii="Georgia" w:eastAsia="Georgia" w:hAnsi="Georgia" w:cs="Georgia"/>
          <w:sz w:val="19"/>
          <w:szCs w:val="19"/>
        </w:rPr>
        <w:t>Ibanez,</w:t>
      </w:r>
      <w:r>
        <w:rPr>
          <w:rFonts w:ascii="Georgia" w:eastAsia="Georgia" w:hAnsi="Georgia" w:cs="Georgia"/>
          <w:spacing w:val="35"/>
          <w:sz w:val="19"/>
          <w:szCs w:val="19"/>
        </w:rPr>
        <w:t xml:space="preserve"> </w:t>
      </w:r>
      <w:r>
        <w:rPr>
          <w:rFonts w:ascii="Georgia" w:eastAsia="Georgia" w:hAnsi="Georgia" w:cs="Georgia"/>
          <w:sz w:val="19"/>
          <w:szCs w:val="19"/>
        </w:rPr>
        <w:t>L.,</w:t>
      </w:r>
      <w:r>
        <w:rPr>
          <w:rFonts w:ascii="Georgia" w:eastAsia="Georgia" w:hAnsi="Georgia" w:cs="Georgia"/>
          <w:spacing w:val="29"/>
          <w:sz w:val="19"/>
          <w:szCs w:val="19"/>
        </w:rPr>
        <w:t xml:space="preserve"> </w:t>
      </w:r>
      <w:r>
        <w:rPr>
          <w:rFonts w:ascii="Georgia" w:eastAsia="Georgia" w:hAnsi="Georgia" w:cs="Georgia"/>
          <w:sz w:val="19"/>
          <w:szCs w:val="19"/>
        </w:rPr>
        <w:t>and</w:t>
      </w:r>
      <w:r>
        <w:rPr>
          <w:rFonts w:ascii="Georgia" w:eastAsia="Georgia" w:hAnsi="Georgia" w:cs="Georgia"/>
          <w:spacing w:val="25"/>
          <w:sz w:val="19"/>
          <w:szCs w:val="19"/>
        </w:rPr>
        <w:t xml:space="preserve"> </w:t>
      </w:r>
      <w:proofErr w:type="spellStart"/>
      <w:r>
        <w:rPr>
          <w:rFonts w:ascii="Georgia" w:eastAsia="Georgia" w:hAnsi="Georgia" w:cs="Georgia"/>
          <w:sz w:val="19"/>
          <w:szCs w:val="19"/>
        </w:rPr>
        <w:t>Avants</w:t>
      </w:r>
      <w:proofErr w:type="spellEnd"/>
      <w:r>
        <w:rPr>
          <w:rFonts w:ascii="Georgia" w:eastAsia="Georgia" w:hAnsi="Georgia" w:cs="Georgia"/>
          <w:sz w:val="19"/>
          <w:szCs w:val="19"/>
        </w:rPr>
        <w:t>,</w:t>
      </w:r>
      <w:r>
        <w:rPr>
          <w:rFonts w:ascii="Georgia" w:eastAsia="Georgia" w:hAnsi="Georgia" w:cs="Georgia"/>
          <w:spacing w:val="35"/>
          <w:sz w:val="19"/>
          <w:szCs w:val="19"/>
        </w:rPr>
        <w:t xml:space="preserve"> </w:t>
      </w:r>
      <w:r>
        <w:rPr>
          <w:rFonts w:ascii="Georgia" w:eastAsia="Georgia" w:hAnsi="Georgia" w:cs="Georgia"/>
          <w:sz w:val="19"/>
          <w:szCs w:val="19"/>
        </w:rPr>
        <w:t>B.</w:t>
      </w:r>
      <w:r>
        <w:rPr>
          <w:rFonts w:ascii="Georgia" w:eastAsia="Georgia" w:hAnsi="Georgia" w:cs="Georgia"/>
          <w:spacing w:val="24"/>
          <w:sz w:val="19"/>
          <w:szCs w:val="19"/>
        </w:rPr>
        <w:t xml:space="preserve"> </w:t>
      </w:r>
      <w:r>
        <w:rPr>
          <w:rFonts w:ascii="Georgia" w:eastAsia="Georgia" w:hAnsi="Georgia" w:cs="Georgia"/>
          <w:sz w:val="19"/>
          <w:szCs w:val="19"/>
        </w:rPr>
        <w:t>B.</w:t>
      </w:r>
      <w:r>
        <w:rPr>
          <w:rFonts w:ascii="Georgia" w:eastAsia="Georgia" w:hAnsi="Georgia" w:cs="Georgia"/>
          <w:spacing w:val="24"/>
          <w:sz w:val="19"/>
          <w:szCs w:val="19"/>
        </w:rPr>
        <w:t xml:space="preserve"> </w:t>
      </w:r>
      <w:r>
        <w:rPr>
          <w:rFonts w:ascii="Georgia" w:eastAsia="Georgia" w:hAnsi="Georgia" w:cs="Georgia"/>
          <w:spacing w:val="-3"/>
          <w:w w:val="102"/>
          <w:sz w:val="19"/>
          <w:szCs w:val="19"/>
        </w:rPr>
        <w:t>“</w:t>
      </w:r>
      <w:r>
        <w:rPr>
          <w:rFonts w:ascii="Georgia" w:eastAsia="Georgia" w:hAnsi="Georgia" w:cs="Georgia"/>
          <w:b/>
          <w:bCs/>
          <w:w w:val="102"/>
          <w:sz w:val="19"/>
          <w:szCs w:val="19"/>
        </w:rPr>
        <w:t xml:space="preserve">Instrumentation </w:t>
      </w:r>
      <w:r>
        <w:rPr>
          <w:rFonts w:ascii="Georgia" w:eastAsia="Georgia" w:hAnsi="Georgia" w:cs="Georgia"/>
          <w:b/>
          <w:bCs/>
          <w:sz w:val="19"/>
          <w:szCs w:val="19"/>
        </w:rPr>
        <w:t>Bias</w:t>
      </w:r>
      <w:r>
        <w:rPr>
          <w:rFonts w:ascii="Georgia" w:eastAsia="Georgia" w:hAnsi="Georgia" w:cs="Georgia"/>
          <w:b/>
          <w:bCs/>
          <w:spacing w:val="25"/>
          <w:sz w:val="19"/>
          <w:szCs w:val="19"/>
        </w:rPr>
        <w:t xml:space="preserve"> </w:t>
      </w:r>
      <w:r>
        <w:rPr>
          <w:rFonts w:ascii="Georgia" w:eastAsia="Georgia" w:hAnsi="Georgia" w:cs="Georgia"/>
          <w:b/>
          <w:bCs/>
          <w:sz w:val="19"/>
          <w:szCs w:val="19"/>
        </w:rPr>
        <w:t>in</w:t>
      </w:r>
      <w:r>
        <w:rPr>
          <w:rFonts w:ascii="Georgia" w:eastAsia="Georgia" w:hAnsi="Georgia" w:cs="Georgia"/>
          <w:b/>
          <w:bCs/>
          <w:spacing w:val="21"/>
          <w:sz w:val="19"/>
          <w:szCs w:val="19"/>
        </w:rPr>
        <w:t xml:space="preserve"> </w:t>
      </w:r>
      <w:r>
        <w:rPr>
          <w:rFonts w:ascii="Georgia" w:eastAsia="Georgia" w:hAnsi="Georgia" w:cs="Georgia"/>
          <w:b/>
          <w:bCs/>
          <w:sz w:val="19"/>
          <w:szCs w:val="19"/>
        </w:rPr>
        <w:t>the</w:t>
      </w:r>
      <w:r>
        <w:rPr>
          <w:rFonts w:ascii="Georgia" w:eastAsia="Georgia" w:hAnsi="Georgia" w:cs="Georgia"/>
          <w:b/>
          <w:bCs/>
          <w:spacing w:val="23"/>
          <w:sz w:val="19"/>
          <w:szCs w:val="19"/>
        </w:rPr>
        <w:t xml:space="preserve"> </w:t>
      </w:r>
      <w:r>
        <w:rPr>
          <w:rFonts w:ascii="Georgia" w:eastAsia="Georgia" w:hAnsi="Georgia" w:cs="Georgia"/>
          <w:b/>
          <w:bCs/>
          <w:sz w:val="19"/>
          <w:szCs w:val="19"/>
        </w:rPr>
        <w:t>Use</w:t>
      </w:r>
      <w:r>
        <w:rPr>
          <w:rFonts w:ascii="Georgia" w:eastAsia="Georgia" w:hAnsi="Georgia" w:cs="Georgia"/>
          <w:b/>
          <w:bCs/>
          <w:spacing w:val="24"/>
          <w:sz w:val="19"/>
          <w:szCs w:val="19"/>
        </w:rPr>
        <w:t xml:space="preserve"> </w:t>
      </w:r>
      <w:r>
        <w:rPr>
          <w:rFonts w:ascii="Georgia" w:eastAsia="Georgia" w:hAnsi="Georgia" w:cs="Georgia"/>
          <w:b/>
          <w:bCs/>
          <w:sz w:val="19"/>
          <w:szCs w:val="19"/>
        </w:rPr>
        <w:t>and</w:t>
      </w:r>
      <w:r>
        <w:rPr>
          <w:rFonts w:ascii="Georgia" w:eastAsia="Georgia" w:hAnsi="Georgia" w:cs="Georgia"/>
          <w:b/>
          <w:bCs/>
          <w:spacing w:val="24"/>
          <w:sz w:val="19"/>
          <w:szCs w:val="19"/>
        </w:rPr>
        <w:t xml:space="preserve"> </w:t>
      </w:r>
      <w:r>
        <w:rPr>
          <w:rFonts w:ascii="Georgia" w:eastAsia="Georgia" w:hAnsi="Georgia" w:cs="Georgia"/>
          <w:b/>
          <w:bCs/>
          <w:sz w:val="19"/>
          <w:szCs w:val="19"/>
        </w:rPr>
        <w:t>Evaluation</w:t>
      </w:r>
      <w:r>
        <w:rPr>
          <w:rFonts w:ascii="Georgia" w:eastAsia="Georgia" w:hAnsi="Georgia" w:cs="Georgia"/>
          <w:b/>
          <w:bCs/>
          <w:spacing w:val="38"/>
          <w:sz w:val="19"/>
          <w:szCs w:val="19"/>
        </w:rPr>
        <w:t xml:space="preserve"> </w:t>
      </w:r>
      <w:r>
        <w:rPr>
          <w:rFonts w:ascii="Georgia" w:eastAsia="Georgia" w:hAnsi="Georgia" w:cs="Georgia"/>
          <w:b/>
          <w:bCs/>
          <w:sz w:val="19"/>
          <w:szCs w:val="19"/>
        </w:rPr>
        <w:t>of</w:t>
      </w:r>
      <w:r>
        <w:rPr>
          <w:rFonts w:ascii="Georgia" w:eastAsia="Georgia" w:hAnsi="Georgia" w:cs="Georgia"/>
          <w:b/>
          <w:bCs/>
          <w:spacing w:val="21"/>
          <w:sz w:val="19"/>
          <w:szCs w:val="19"/>
        </w:rPr>
        <w:t xml:space="preserve"> </w:t>
      </w:r>
      <w:r>
        <w:rPr>
          <w:rFonts w:ascii="Georgia" w:eastAsia="Georgia" w:hAnsi="Georgia" w:cs="Georgia"/>
          <w:b/>
          <w:bCs/>
          <w:sz w:val="19"/>
          <w:szCs w:val="19"/>
        </w:rPr>
        <w:t>Scientific</w:t>
      </w:r>
      <w:r>
        <w:rPr>
          <w:rFonts w:ascii="Georgia" w:eastAsia="Georgia" w:hAnsi="Georgia" w:cs="Georgia"/>
          <w:b/>
          <w:bCs/>
          <w:spacing w:val="35"/>
          <w:sz w:val="19"/>
          <w:szCs w:val="19"/>
        </w:rPr>
        <w:t xml:space="preserve"> </w:t>
      </w:r>
      <w:r>
        <w:rPr>
          <w:rFonts w:ascii="Georgia" w:eastAsia="Georgia" w:hAnsi="Georgia" w:cs="Georgia"/>
          <w:b/>
          <w:bCs/>
          <w:sz w:val="19"/>
          <w:szCs w:val="19"/>
        </w:rPr>
        <w:t xml:space="preserve">Software: </w:t>
      </w:r>
      <w:r>
        <w:rPr>
          <w:rFonts w:ascii="Georgia" w:eastAsia="Georgia" w:hAnsi="Georgia" w:cs="Georgia"/>
          <w:b/>
          <w:bCs/>
          <w:spacing w:val="19"/>
          <w:sz w:val="19"/>
          <w:szCs w:val="19"/>
        </w:rPr>
        <w:t xml:space="preserve"> </w:t>
      </w:r>
      <w:proofErr w:type="gramStart"/>
      <w:r>
        <w:rPr>
          <w:rFonts w:ascii="Georgia" w:eastAsia="Georgia" w:hAnsi="Georgia" w:cs="Georgia"/>
          <w:b/>
          <w:bCs/>
          <w:sz w:val="19"/>
          <w:szCs w:val="19"/>
        </w:rPr>
        <w:t xml:space="preserve">Recommendations </w:t>
      </w:r>
      <w:r>
        <w:rPr>
          <w:rFonts w:ascii="Georgia" w:eastAsia="Georgia" w:hAnsi="Georgia" w:cs="Georgia"/>
          <w:b/>
          <w:bCs/>
          <w:spacing w:val="6"/>
          <w:sz w:val="19"/>
          <w:szCs w:val="19"/>
        </w:rPr>
        <w:t xml:space="preserve"> </w:t>
      </w:r>
      <w:r>
        <w:rPr>
          <w:rFonts w:ascii="Georgia" w:eastAsia="Georgia" w:hAnsi="Georgia" w:cs="Georgia"/>
          <w:b/>
          <w:bCs/>
          <w:sz w:val="19"/>
          <w:szCs w:val="19"/>
        </w:rPr>
        <w:t>for</w:t>
      </w:r>
      <w:proofErr w:type="gramEnd"/>
      <w:r>
        <w:rPr>
          <w:rFonts w:ascii="Georgia" w:eastAsia="Georgia" w:hAnsi="Georgia" w:cs="Georgia"/>
          <w:b/>
          <w:bCs/>
          <w:spacing w:val="23"/>
          <w:sz w:val="19"/>
          <w:szCs w:val="19"/>
        </w:rPr>
        <w:t xml:space="preserve"> </w:t>
      </w:r>
      <w:r>
        <w:rPr>
          <w:rFonts w:ascii="Georgia" w:eastAsia="Georgia" w:hAnsi="Georgia" w:cs="Georgia"/>
          <w:b/>
          <w:bCs/>
          <w:sz w:val="19"/>
          <w:szCs w:val="19"/>
        </w:rPr>
        <w:t>Reproducible</w:t>
      </w:r>
      <w:r>
        <w:rPr>
          <w:rFonts w:ascii="Georgia" w:eastAsia="Georgia" w:hAnsi="Georgia" w:cs="Georgia"/>
          <w:b/>
          <w:bCs/>
          <w:spacing w:val="43"/>
          <w:sz w:val="19"/>
          <w:szCs w:val="19"/>
        </w:rPr>
        <w:t xml:space="preserve"> </w:t>
      </w:r>
      <w:r>
        <w:rPr>
          <w:rFonts w:ascii="Georgia" w:eastAsia="Georgia" w:hAnsi="Georgia" w:cs="Georgia"/>
          <w:b/>
          <w:bCs/>
          <w:sz w:val="19"/>
          <w:szCs w:val="19"/>
        </w:rPr>
        <w:t>Practices</w:t>
      </w:r>
      <w:r>
        <w:rPr>
          <w:rFonts w:ascii="Georgia" w:eastAsia="Georgia" w:hAnsi="Georgia" w:cs="Georgia"/>
          <w:b/>
          <w:bCs/>
          <w:spacing w:val="35"/>
          <w:sz w:val="19"/>
          <w:szCs w:val="19"/>
        </w:rPr>
        <w:t xml:space="preserve"> </w:t>
      </w:r>
      <w:r>
        <w:rPr>
          <w:rFonts w:ascii="Georgia" w:eastAsia="Georgia" w:hAnsi="Georgia" w:cs="Georgia"/>
          <w:b/>
          <w:bCs/>
          <w:sz w:val="19"/>
          <w:szCs w:val="19"/>
        </w:rPr>
        <w:t>in</w:t>
      </w:r>
      <w:r>
        <w:rPr>
          <w:rFonts w:ascii="Georgia" w:eastAsia="Georgia" w:hAnsi="Georgia" w:cs="Georgia"/>
          <w:b/>
          <w:bCs/>
          <w:spacing w:val="21"/>
          <w:sz w:val="19"/>
          <w:szCs w:val="19"/>
        </w:rPr>
        <w:t xml:space="preserve"> </w:t>
      </w:r>
      <w:r>
        <w:rPr>
          <w:rFonts w:ascii="Georgia" w:eastAsia="Georgia" w:hAnsi="Georgia" w:cs="Georgia"/>
          <w:b/>
          <w:bCs/>
          <w:w w:val="102"/>
          <w:sz w:val="19"/>
          <w:szCs w:val="19"/>
        </w:rPr>
        <w:t xml:space="preserve">the </w:t>
      </w:r>
      <w:r>
        <w:rPr>
          <w:rFonts w:ascii="Georgia" w:eastAsia="Georgia" w:hAnsi="Georgia" w:cs="Georgia"/>
          <w:b/>
          <w:bCs/>
          <w:sz w:val="19"/>
          <w:szCs w:val="19"/>
        </w:rPr>
        <w:t>Computational</w:t>
      </w:r>
      <w:r>
        <w:rPr>
          <w:rFonts w:ascii="Georgia" w:eastAsia="Georgia" w:hAnsi="Georgia" w:cs="Georgia"/>
          <w:b/>
          <w:bCs/>
          <w:spacing w:val="30"/>
          <w:sz w:val="19"/>
          <w:szCs w:val="19"/>
        </w:rPr>
        <w:t xml:space="preserve"> </w:t>
      </w:r>
      <w:r>
        <w:rPr>
          <w:rFonts w:ascii="Georgia" w:eastAsia="Georgia" w:hAnsi="Georgia" w:cs="Georgia"/>
          <w:b/>
          <w:bCs/>
          <w:sz w:val="19"/>
          <w:szCs w:val="19"/>
        </w:rPr>
        <w:t>Sciences</w:t>
      </w:r>
      <w:r>
        <w:rPr>
          <w:rFonts w:ascii="Georgia" w:eastAsia="Georgia" w:hAnsi="Georgia" w:cs="Georgia"/>
          <w:sz w:val="19"/>
          <w:szCs w:val="19"/>
        </w:rPr>
        <w:t>”</w:t>
      </w:r>
      <w:r>
        <w:rPr>
          <w:rFonts w:ascii="Georgia" w:eastAsia="Georgia" w:hAnsi="Georgia" w:cs="Georgia"/>
          <w:spacing w:val="19"/>
          <w:sz w:val="19"/>
          <w:szCs w:val="19"/>
        </w:rPr>
        <w:t xml:space="preserve"> </w:t>
      </w:r>
      <w:r>
        <w:rPr>
          <w:rFonts w:ascii="Georgia" w:eastAsia="Georgia" w:hAnsi="Georgia" w:cs="Georgia"/>
          <w:i/>
          <w:sz w:val="19"/>
          <w:szCs w:val="19"/>
        </w:rPr>
        <w:t xml:space="preserve">Front </w:t>
      </w:r>
      <w:proofErr w:type="spellStart"/>
      <w:r>
        <w:rPr>
          <w:rFonts w:ascii="Georgia" w:eastAsia="Georgia" w:hAnsi="Georgia" w:cs="Georgia"/>
          <w:i/>
          <w:sz w:val="19"/>
          <w:szCs w:val="19"/>
        </w:rPr>
        <w:t>Neurosci</w:t>
      </w:r>
      <w:proofErr w:type="spellEnd"/>
      <w:r>
        <w:rPr>
          <w:rFonts w:ascii="Georgia" w:eastAsia="Georgia" w:hAnsi="Georgia" w:cs="Georgia"/>
          <w:i/>
          <w:spacing w:val="3"/>
          <w:sz w:val="19"/>
          <w:szCs w:val="19"/>
        </w:rPr>
        <w:t xml:space="preserve"> </w:t>
      </w:r>
      <w:r>
        <w:rPr>
          <w:rFonts w:ascii="Georgia" w:eastAsia="Georgia" w:hAnsi="Georgia" w:cs="Georgia"/>
          <w:sz w:val="19"/>
          <w:szCs w:val="19"/>
        </w:rPr>
        <w:t>7,</w:t>
      </w:r>
      <w:r>
        <w:rPr>
          <w:rFonts w:ascii="Georgia" w:eastAsia="Georgia" w:hAnsi="Georgia" w:cs="Georgia"/>
          <w:spacing w:val="4"/>
          <w:sz w:val="19"/>
          <w:szCs w:val="19"/>
        </w:rPr>
        <w:t xml:space="preserve"> </w:t>
      </w:r>
      <w:r>
        <w:rPr>
          <w:rFonts w:ascii="Georgia" w:eastAsia="Georgia" w:hAnsi="Georgia" w:cs="Georgia"/>
          <w:sz w:val="19"/>
          <w:szCs w:val="19"/>
        </w:rPr>
        <w:t>(2013):</w:t>
      </w:r>
      <w:r>
        <w:rPr>
          <w:rFonts w:ascii="Georgia" w:eastAsia="Georgia" w:hAnsi="Georgia" w:cs="Georgia"/>
          <w:spacing w:val="29"/>
          <w:sz w:val="19"/>
          <w:szCs w:val="19"/>
        </w:rPr>
        <w:t xml:space="preserve"> </w:t>
      </w:r>
      <w:r>
        <w:rPr>
          <w:rFonts w:ascii="Georgia" w:eastAsia="Georgia" w:hAnsi="Georgia" w:cs="Georgia"/>
          <w:sz w:val="19"/>
          <w:szCs w:val="19"/>
        </w:rPr>
        <w:t>162.</w:t>
      </w:r>
      <w:r>
        <w:rPr>
          <w:rFonts w:ascii="Georgia" w:eastAsia="Georgia" w:hAnsi="Georgia" w:cs="Georgia"/>
          <w:spacing w:val="27"/>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64">
        <w:r>
          <w:rPr>
            <w:rFonts w:ascii="Georgia" w:eastAsia="Georgia" w:hAnsi="Georgia" w:cs="Georgia"/>
            <w:color w:val="0000FF"/>
            <w:w w:val="102"/>
            <w:sz w:val="19"/>
            <w:szCs w:val="19"/>
          </w:rPr>
          <w:t>10.3389/fnins.2013.00162</w:t>
        </w:r>
      </w:hyperlink>
    </w:p>
    <w:p w14:paraId="2ABCD0EC" w14:textId="77777777" w:rsidR="00E61F9D" w:rsidRDefault="005C64D6">
      <w:pPr>
        <w:spacing w:before="59" w:after="0" w:line="277" w:lineRule="auto"/>
        <w:ind w:left="140" w:right="87"/>
        <w:jc w:val="both"/>
        <w:rPr>
          <w:rFonts w:ascii="Georgia" w:eastAsia="Georgia" w:hAnsi="Georgia" w:cs="Georgia"/>
          <w:sz w:val="19"/>
          <w:szCs w:val="19"/>
        </w:rPr>
      </w:pPr>
      <w:r>
        <w:rPr>
          <w:rFonts w:ascii="Georgia" w:eastAsia="Georgia" w:hAnsi="Georgia" w:cs="Georgia"/>
          <w:sz w:val="19"/>
          <w:szCs w:val="19"/>
        </w:rPr>
        <w:t>61.</w:t>
      </w:r>
      <w:r>
        <w:rPr>
          <w:rFonts w:ascii="Georgia" w:eastAsia="Georgia" w:hAnsi="Georgia" w:cs="Georgia"/>
          <w:spacing w:val="22"/>
          <w:sz w:val="19"/>
          <w:szCs w:val="19"/>
        </w:rPr>
        <w:t xml:space="preserve"> </w:t>
      </w:r>
      <w:proofErr w:type="spellStart"/>
      <w:r>
        <w:rPr>
          <w:rFonts w:ascii="Georgia" w:eastAsia="Georgia" w:hAnsi="Georgia" w:cs="Georgia"/>
          <w:sz w:val="19"/>
          <w:szCs w:val="19"/>
        </w:rPr>
        <w:t>Rikxoort</w:t>
      </w:r>
      <w:proofErr w:type="spellEnd"/>
      <w:r>
        <w:rPr>
          <w:rFonts w:ascii="Georgia" w:eastAsia="Georgia" w:hAnsi="Georgia" w:cs="Georgia"/>
          <w:sz w:val="19"/>
          <w:szCs w:val="19"/>
        </w:rPr>
        <w:t>,</w:t>
      </w:r>
      <w:r>
        <w:rPr>
          <w:rFonts w:ascii="Georgia" w:eastAsia="Georgia" w:hAnsi="Georgia" w:cs="Georgia"/>
          <w:spacing w:val="11"/>
          <w:sz w:val="19"/>
          <w:szCs w:val="19"/>
        </w:rPr>
        <w:t xml:space="preserve"> </w:t>
      </w:r>
      <w:r>
        <w:rPr>
          <w:rFonts w:ascii="Georgia" w:eastAsia="Georgia" w:hAnsi="Georgia" w:cs="Georgia"/>
          <w:sz w:val="19"/>
          <w:szCs w:val="19"/>
        </w:rPr>
        <w:t>E.</w:t>
      </w:r>
      <w:r>
        <w:rPr>
          <w:rFonts w:ascii="Georgia" w:eastAsia="Georgia" w:hAnsi="Georgia" w:cs="Georgia"/>
          <w:spacing w:val="-2"/>
          <w:sz w:val="19"/>
          <w:szCs w:val="19"/>
        </w:rPr>
        <w:t xml:space="preserve"> </w:t>
      </w:r>
      <w:r>
        <w:rPr>
          <w:rFonts w:ascii="Georgia" w:eastAsia="Georgia" w:hAnsi="Georgia" w:cs="Georgia"/>
          <w:sz w:val="19"/>
          <w:szCs w:val="19"/>
        </w:rPr>
        <w:t>M.</w:t>
      </w:r>
      <w:r>
        <w:rPr>
          <w:rFonts w:ascii="Georgia" w:eastAsia="Georgia" w:hAnsi="Georgia" w:cs="Georgia"/>
          <w:spacing w:val="-1"/>
          <w:sz w:val="19"/>
          <w:szCs w:val="19"/>
        </w:rPr>
        <w:t xml:space="preserve"> </w:t>
      </w:r>
      <w:r>
        <w:rPr>
          <w:rFonts w:ascii="Georgia" w:eastAsia="Georgia" w:hAnsi="Georgia" w:cs="Georgia"/>
          <w:sz w:val="19"/>
          <w:szCs w:val="19"/>
        </w:rPr>
        <w:t xml:space="preserve">van and </w:t>
      </w:r>
      <w:proofErr w:type="spellStart"/>
      <w:r>
        <w:rPr>
          <w:rFonts w:ascii="Georgia" w:eastAsia="Georgia" w:hAnsi="Georgia" w:cs="Georgia"/>
          <w:sz w:val="19"/>
          <w:szCs w:val="19"/>
        </w:rPr>
        <w:t>Ginneken</w:t>
      </w:r>
      <w:proofErr w:type="spellEnd"/>
      <w:r>
        <w:rPr>
          <w:rFonts w:ascii="Georgia" w:eastAsia="Georgia" w:hAnsi="Georgia" w:cs="Georgia"/>
          <w:sz w:val="19"/>
          <w:szCs w:val="19"/>
        </w:rPr>
        <w:t>,</w:t>
      </w:r>
      <w:r>
        <w:rPr>
          <w:rFonts w:ascii="Georgia" w:eastAsia="Georgia" w:hAnsi="Georgia" w:cs="Georgia"/>
          <w:spacing w:val="12"/>
          <w:sz w:val="19"/>
          <w:szCs w:val="19"/>
        </w:rPr>
        <w:t xml:space="preserve"> </w:t>
      </w:r>
      <w:r>
        <w:rPr>
          <w:rFonts w:ascii="Georgia" w:eastAsia="Georgia" w:hAnsi="Georgia" w:cs="Georgia"/>
          <w:sz w:val="19"/>
          <w:szCs w:val="19"/>
        </w:rPr>
        <w:t>B.</w:t>
      </w:r>
      <w:r>
        <w:rPr>
          <w:rFonts w:ascii="Georgia" w:eastAsia="Georgia" w:hAnsi="Georgia" w:cs="Georgia"/>
          <w:spacing w:val="-1"/>
          <w:sz w:val="19"/>
          <w:szCs w:val="19"/>
        </w:rPr>
        <w:t xml:space="preserve"> </w:t>
      </w:r>
      <w:r>
        <w:rPr>
          <w:rFonts w:ascii="Georgia" w:eastAsia="Georgia" w:hAnsi="Georgia" w:cs="Georgia"/>
          <w:sz w:val="19"/>
          <w:szCs w:val="19"/>
        </w:rPr>
        <w:t>van.</w:t>
      </w:r>
      <w:r>
        <w:rPr>
          <w:rFonts w:ascii="Georgia" w:eastAsia="Georgia" w:hAnsi="Georgia" w:cs="Georgia"/>
          <w:spacing w:val="26"/>
          <w:sz w:val="19"/>
          <w:szCs w:val="19"/>
        </w:rPr>
        <w:t xml:space="preserve"> </w:t>
      </w:r>
      <w:r>
        <w:rPr>
          <w:rFonts w:ascii="Georgia" w:eastAsia="Georgia" w:hAnsi="Georgia" w:cs="Georgia"/>
          <w:spacing w:val="-1"/>
          <w:sz w:val="19"/>
          <w:szCs w:val="19"/>
        </w:rPr>
        <w:t>“</w:t>
      </w:r>
      <w:r>
        <w:rPr>
          <w:rFonts w:ascii="Georgia" w:eastAsia="Georgia" w:hAnsi="Georgia" w:cs="Georgia"/>
          <w:b/>
          <w:bCs/>
          <w:sz w:val="19"/>
          <w:szCs w:val="19"/>
        </w:rPr>
        <w:t>Automated</w:t>
      </w:r>
      <w:r>
        <w:rPr>
          <w:rFonts w:ascii="Georgia" w:eastAsia="Georgia" w:hAnsi="Georgia" w:cs="Georgia"/>
          <w:b/>
          <w:bCs/>
          <w:spacing w:val="17"/>
          <w:sz w:val="19"/>
          <w:szCs w:val="19"/>
        </w:rPr>
        <w:t xml:space="preserve"> </w:t>
      </w:r>
      <w:r>
        <w:rPr>
          <w:rFonts w:ascii="Georgia" w:eastAsia="Georgia" w:hAnsi="Georgia" w:cs="Georgia"/>
          <w:b/>
          <w:bCs/>
          <w:sz w:val="19"/>
          <w:szCs w:val="19"/>
        </w:rPr>
        <w:t>Segmentation</w:t>
      </w:r>
      <w:r>
        <w:rPr>
          <w:rFonts w:ascii="Georgia" w:eastAsia="Georgia" w:hAnsi="Georgia" w:cs="Georgia"/>
          <w:b/>
          <w:bCs/>
          <w:spacing w:val="21"/>
          <w:sz w:val="19"/>
          <w:szCs w:val="19"/>
        </w:rPr>
        <w:t xml:space="preserve"> </w:t>
      </w:r>
      <w:r>
        <w:rPr>
          <w:rFonts w:ascii="Georgia" w:eastAsia="Georgia" w:hAnsi="Georgia" w:cs="Georgia"/>
          <w:b/>
          <w:bCs/>
          <w:sz w:val="19"/>
          <w:szCs w:val="19"/>
        </w:rPr>
        <w:t>of</w:t>
      </w:r>
      <w:r>
        <w:rPr>
          <w:rFonts w:ascii="Georgia" w:eastAsia="Georgia" w:hAnsi="Georgia" w:cs="Georgia"/>
          <w:b/>
          <w:bCs/>
          <w:spacing w:val="-3"/>
          <w:sz w:val="19"/>
          <w:szCs w:val="19"/>
        </w:rPr>
        <w:t xml:space="preserve"> </w:t>
      </w:r>
      <w:r>
        <w:rPr>
          <w:rFonts w:ascii="Georgia" w:eastAsia="Georgia" w:hAnsi="Georgia" w:cs="Georgia"/>
          <w:b/>
          <w:bCs/>
          <w:sz w:val="19"/>
          <w:szCs w:val="19"/>
        </w:rPr>
        <w:t>Pulmonary</w:t>
      </w:r>
      <w:r>
        <w:rPr>
          <w:rFonts w:ascii="Georgia" w:eastAsia="Georgia" w:hAnsi="Georgia" w:cs="Georgia"/>
          <w:b/>
          <w:bCs/>
          <w:spacing w:val="16"/>
          <w:sz w:val="19"/>
          <w:szCs w:val="19"/>
        </w:rPr>
        <w:t xml:space="preserve"> </w:t>
      </w:r>
      <w:r>
        <w:rPr>
          <w:rFonts w:ascii="Georgia" w:eastAsia="Georgia" w:hAnsi="Georgia" w:cs="Georgia"/>
          <w:b/>
          <w:bCs/>
          <w:sz w:val="19"/>
          <w:szCs w:val="19"/>
        </w:rPr>
        <w:t>Structures</w:t>
      </w:r>
      <w:r>
        <w:rPr>
          <w:rFonts w:ascii="Georgia" w:eastAsia="Georgia" w:hAnsi="Georgia" w:cs="Georgia"/>
          <w:b/>
          <w:bCs/>
          <w:spacing w:val="15"/>
          <w:sz w:val="19"/>
          <w:szCs w:val="19"/>
        </w:rPr>
        <w:t xml:space="preserve"> </w:t>
      </w:r>
      <w:r>
        <w:rPr>
          <w:rFonts w:ascii="Georgia" w:eastAsia="Georgia" w:hAnsi="Georgia" w:cs="Georgia"/>
          <w:b/>
          <w:bCs/>
          <w:sz w:val="19"/>
          <w:szCs w:val="19"/>
        </w:rPr>
        <w:t>in</w:t>
      </w:r>
      <w:r>
        <w:rPr>
          <w:rFonts w:ascii="Georgia" w:eastAsia="Georgia" w:hAnsi="Georgia" w:cs="Georgia"/>
          <w:b/>
          <w:bCs/>
          <w:spacing w:val="-2"/>
          <w:sz w:val="19"/>
          <w:szCs w:val="19"/>
        </w:rPr>
        <w:t xml:space="preserve"> </w:t>
      </w:r>
      <w:r>
        <w:rPr>
          <w:rFonts w:ascii="Georgia" w:eastAsia="Georgia" w:hAnsi="Georgia" w:cs="Georgia"/>
          <w:b/>
          <w:bCs/>
          <w:sz w:val="19"/>
          <w:szCs w:val="19"/>
        </w:rPr>
        <w:t>Thoracic</w:t>
      </w:r>
      <w:r>
        <w:rPr>
          <w:rFonts w:ascii="Georgia" w:eastAsia="Georgia" w:hAnsi="Georgia" w:cs="Georgia"/>
          <w:b/>
          <w:bCs/>
          <w:spacing w:val="11"/>
          <w:sz w:val="19"/>
          <w:szCs w:val="19"/>
        </w:rPr>
        <w:t xml:space="preserve"> </w:t>
      </w:r>
      <w:r>
        <w:rPr>
          <w:rFonts w:ascii="Georgia" w:eastAsia="Georgia" w:hAnsi="Georgia" w:cs="Georgia"/>
          <w:b/>
          <w:bCs/>
          <w:w w:val="102"/>
          <w:sz w:val="19"/>
          <w:szCs w:val="19"/>
        </w:rPr>
        <w:t xml:space="preserve">Com- </w:t>
      </w:r>
      <w:proofErr w:type="spellStart"/>
      <w:r>
        <w:rPr>
          <w:rFonts w:ascii="Georgia" w:eastAsia="Georgia" w:hAnsi="Georgia" w:cs="Georgia"/>
          <w:b/>
          <w:bCs/>
          <w:sz w:val="19"/>
          <w:szCs w:val="19"/>
        </w:rPr>
        <w:t>puted</w:t>
      </w:r>
      <w:proofErr w:type="spellEnd"/>
      <w:r>
        <w:rPr>
          <w:rFonts w:ascii="Georgia" w:eastAsia="Georgia" w:hAnsi="Georgia" w:cs="Georgia"/>
          <w:b/>
          <w:bCs/>
          <w:spacing w:val="12"/>
          <w:sz w:val="19"/>
          <w:szCs w:val="19"/>
        </w:rPr>
        <w:t xml:space="preserve"> </w:t>
      </w:r>
      <w:r>
        <w:rPr>
          <w:rFonts w:ascii="Georgia" w:eastAsia="Georgia" w:hAnsi="Georgia" w:cs="Georgia"/>
          <w:b/>
          <w:bCs/>
          <w:sz w:val="19"/>
          <w:szCs w:val="19"/>
        </w:rPr>
        <w:t>Tomography</w:t>
      </w:r>
      <w:r>
        <w:rPr>
          <w:rFonts w:ascii="Georgia" w:eastAsia="Georgia" w:hAnsi="Georgia" w:cs="Georgia"/>
          <w:b/>
          <w:bCs/>
          <w:spacing w:val="26"/>
          <w:sz w:val="19"/>
          <w:szCs w:val="19"/>
        </w:rPr>
        <w:t xml:space="preserve"> </w:t>
      </w:r>
      <w:r>
        <w:rPr>
          <w:rFonts w:ascii="Georgia" w:eastAsia="Georgia" w:hAnsi="Georgia" w:cs="Georgia"/>
          <w:b/>
          <w:bCs/>
          <w:sz w:val="19"/>
          <w:szCs w:val="19"/>
        </w:rPr>
        <w:t>Scans:</w:t>
      </w:r>
      <w:r>
        <w:rPr>
          <w:rFonts w:ascii="Georgia" w:eastAsia="Georgia" w:hAnsi="Georgia" w:cs="Georgia"/>
          <w:b/>
          <w:bCs/>
          <w:spacing w:val="31"/>
          <w:sz w:val="19"/>
          <w:szCs w:val="19"/>
        </w:rPr>
        <w:t xml:space="preserve"> </w:t>
      </w:r>
      <w:r>
        <w:rPr>
          <w:rFonts w:ascii="Georgia" w:eastAsia="Georgia" w:hAnsi="Georgia" w:cs="Georgia"/>
          <w:b/>
          <w:bCs/>
          <w:sz w:val="19"/>
          <w:szCs w:val="19"/>
        </w:rPr>
        <w:t>A</w:t>
      </w:r>
      <w:r>
        <w:rPr>
          <w:rFonts w:ascii="Georgia" w:eastAsia="Georgia" w:hAnsi="Georgia" w:cs="Georgia"/>
          <w:b/>
          <w:bCs/>
          <w:spacing w:val="4"/>
          <w:sz w:val="19"/>
          <w:szCs w:val="19"/>
        </w:rPr>
        <w:t xml:space="preserve"> </w:t>
      </w:r>
      <w:r>
        <w:rPr>
          <w:rFonts w:ascii="Georgia" w:eastAsia="Georgia" w:hAnsi="Georgia" w:cs="Georgia"/>
          <w:b/>
          <w:bCs/>
          <w:sz w:val="19"/>
          <w:szCs w:val="19"/>
        </w:rPr>
        <w:t>Revie</w:t>
      </w:r>
      <w:r>
        <w:rPr>
          <w:rFonts w:ascii="Georgia" w:eastAsia="Georgia" w:hAnsi="Georgia" w:cs="Georgia"/>
          <w:b/>
          <w:bCs/>
          <w:spacing w:val="1"/>
          <w:sz w:val="19"/>
          <w:szCs w:val="19"/>
        </w:rPr>
        <w:t>w</w:t>
      </w:r>
      <w:r>
        <w:rPr>
          <w:rFonts w:ascii="Georgia" w:eastAsia="Georgia" w:hAnsi="Georgia" w:cs="Georgia"/>
          <w:sz w:val="19"/>
          <w:szCs w:val="19"/>
        </w:rPr>
        <w:t>”</w:t>
      </w:r>
      <w:r>
        <w:rPr>
          <w:rFonts w:ascii="Georgia" w:eastAsia="Georgia" w:hAnsi="Georgia" w:cs="Georgia"/>
          <w:spacing w:val="17"/>
          <w:sz w:val="19"/>
          <w:szCs w:val="19"/>
        </w:rPr>
        <w:t xml:space="preserve"> </w:t>
      </w:r>
      <w:proofErr w:type="spellStart"/>
      <w:r>
        <w:rPr>
          <w:rFonts w:ascii="Georgia" w:eastAsia="Georgia" w:hAnsi="Georgia" w:cs="Georgia"/>
          <w:i/>
          <w:sz w:val="19"/>
          <w:szCs w:val="19"/>
        </w:rPr>
        <w:t>Phys</w:t>
      </w:r>
      <w:proofErr w:type="spellEnd"/>
      <w:r>
        <w:rPr>
          <w:rFonts w:ascii="Georgia" w:eastAsia="Georgia" w:hAnsi="Georgia" w:cs="Georgia"/>
          <w:i/>
          <w:sz w:val="19"/>
          <w:szCs w:val="19"/>
        </w:rPr>
        <w:t xml:space="preserve"> Med </w:t>
      </w:r>
      <w:proofErr w:type="spellStart"/>
      <w:r>
        <w:rPr>
          <w:rFonts w:ascii="Georgia" w:eastAsia="Georgia" w:hAnsi="Georgia" w:cs="Georgia"/>
          <w:i/>
          <w:sz w:val="19"/>
          <w:szCs w:val="19"/>
        </w:rPr>
        <w:t>Biol</w:t>
      </w:r>
      <w:proofErr w:type="spellEnd"/>
      <w:r>
        <w:rPr>
          <w:rFonts w:ascii="Georgia" w:eastAsia="Georgia" w:hAnsi="Georgia" w:cs="Georgia"/>
          <w:i/>
          <w:spacing w:val="3"/>
          <w:sz w:val="19"/>
          <w:szCs w:val="19"/>
        </w:rPr>
        <w:t xml:space="preserve"> </w:t>
      </w:r>
      <w:r>
        <w:rPr>
          <w:rFonts w:ascii="Georgia" w:eastAsia="Georgia" w:hAnsi="Georgia" w:cs="Georgia"/>
          <w:sz w:val="19"/>
          <w:szCs w:val="19"/>
        </w:rPr>
        <w:t>58,</w:t>
      </w:r>
      <w:r>
        <w:rPr>
          <w:rFonts w:ascii="Georgia" w:eastAsia="Georgia" w:hAnsi="Georgia" w:cs="Georgia"/>
          <w:spacing w:val="6"/>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17</w:t>
      </w:r>
      <w:r>
        <w:rPr>
          <w:rFonts w:ascii="Georgia" w:eastAsia="Georgia" w:hAnsi="Georgia" w:cs="Georgia"/>
          <w:spacing w:val="5"/>
          <w:sz w:val="19"/>
          <w:szCs w:val="19"/>
        </w:rPr>
        <w:t xml:space="preserve"> </w:t>
      </w:r>
      <w:r>
        <w:rPr>
          <w:rFonts w:ascii="Georgia" w:eastAsia="Georgia" w:hAnsi="Georgia" w:cs="Georgia"/>
          <w:sz w:val="19"/>
          <w:szCs w:val="19"/>
        </w:rPr>
        <w:t>(2013):</w:t>
      </w:r>
      <w:r>
        <w:rPr>
          <w:rFonts w:ascii="Georgia" w:eastAsia="Georgia" w:hAnsi="Georgia" w:cs="Georgia"/>
          <w:spacing w:val="29"/>
          <w:sz w:val="19"/>
          <w:szCs w:val="19"/>
        </w:rPr>
        <w:t xml:space="preserve"> </w:t>
      </w:r>
      <w:r>
        <w:rPr>
          <w:rFonts w:ascii="Georgia" w:eastAsia="Georgia" w:hAnsi="Georgia" w:cs="Georgia"/>
          <w:sz w:val="19"/>
          <w:szCs w:val="19"/>
        </w:rPr>
        <w:t>R187–220.</w:t>
      </w:r>
      <w:r>
        <w:rPr>
          <w:rFonts w:ascii="Georgia" w:eastAsia="Georgia" w:hAnsi="Georgia" w:cs="Georgia"/>
          <w:spacing w:val="35"/>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65">
        <w:r>
          <w:rPr>
            <w:rFonts w:ascii="Georgia" w:eastAsia="Georgia" w:hAnsi="Georgia" w:cs="Georgia"/>
            <w:color w:val="0000FF"/>
            <w:w w:val="102"/>
            <w:sz w:val="19"/>
            <w:szCs w:val="19"/>
          </w:rPr>
          <w:t>10.1088/0031-9155/58/17/R187</w:t>
        </w:r>
      </w:hyperlink>
    </w:p>
    <w:p w14:paraId="28A7A5B5" w14:textId="77777777" w:rsidR="00E61F9D" w:rsidRDefault="005C64D6">
      <w:pPr>
        <w:spacing w:before="59" w:after="0" w:line="240" w:lineRule="auto"/>
        <w:ind w:left="140" w:right="64"/>
        <w:jc w:val="both"/>
        <w:rPr>
          <w:rFonts w:ascii="Georgia" w:eastAsia="Georgia" w:hAnsi="Georgia" w:cs="Georgia"/>
          <w:sz w:val="19"/>
          <w:szCs w:val="19"/>
        </w:rPr>
      </w:pPr>
      <w:r>
        <w:rPr>
          <w:rFonts w:ascii="Georgia" w:eastAsia="Georgia" w:hAnsi="Georgia" w:cs="Georgia"/>
          <w:sz w:val="19"/>
          <w:szCs w:val="19"/>
        </w:rPr>
        <w:t>62.</w:t>
      </w:r>
      <w:r>
        <w:rPr>
          <w:rFonts w:ascii="Georgia" w:eastAsia="Georgia" w:hAnsi="Georgia" w:cs="Georgia"/>
          <w:spacing w:val="24"/>
          <w:sz w:val="19"/>
          <w:szCs w:val="19"/>
        </w:rPr>
        <w:t xml:space="preserve"> </w:t>
      </w:r>
      <w:proofErr w:type="spellStart"/>
      <w:r>
        <w:rPr>
          <w:rFonts w:ascii="Georgia" w:eastAsia="Georgia" w:hAnsi="Georgia" w:cs="Georgia"/>
          <w:sz w:val="19"/>
          <w:szCs w:val="19"/>
        </w:rPr>
        <w:t>Doel</w:t>
      </w:r>
      <w:proofErr w:type="spellEnd"/>
      <w:r>
        <w:rPr>
          <w:rFonts w:ascii="Georgia" w:eastAsia="Georgia" w:hAnsi="Georgia" w:cs="Georgia"/>
          <w:sz w:val="19"/>
          <w:szCs w:val="19"/>
        </w:rPr>
        <w:t>,</w:t>
      </w:r>
      <w:r>
        <w:rPr>
          <w:rFonts w:ascii="Georgia" w:eastAsia="Georgia" w:hAnsi="Georgia" w:cs="Georgia"/>
          <w:spacing w:val="9"/>
          <w:sz w:val="19"/>
          <w:szCs w:val="19"/>
        </w:rPr>
        <w:t xml:space="preserve"> </w:t>
      </w:r>
      <w:r>
        <w:rPr>
          <w:rFonts w:ascii="Georgia" w:eastAsia="Georgia" w:hAnsi="Georgia" w:cs="Georgia"/>
          <w:sz w:val="19"/>
          <w:szCs w:val="19"/>
        </w:rPr>
        <w:t>T.,</w:t>
      </w:r>
      <w:r>
        <w:rPr>
          <w:rFonts w:ascii="Georgia" w:eastAsia="Georgia" w:hAnsi="Georgia" w:cs="Georgia"/>
          <w:spacing w:val="7"/>
          <w:sz w:val="19"/>
          <w:szCs w:val="19"/>
        </w:rPr>
        <w:t xml:space="preserve"> </w:t>
      </w:r>
      <w:proofErr w:type="spellStart"/>
      <w:r>
        <w:rPr>
          <w:rFonts w:ascii="Georgia" w:eastAsia="Georgia" w:hAnsi="Georgia" w:cs="Georgia"/>
          <w:sz w:val="19"/>
          <w:szCs w:val="19"/>
        </w:rPr>
        <w:t>Gavaghan</w:t>
      </w:r>
      <w:proofErr w:type="spellEnd"/>
      <w:r>
        <w:rPr>
          <w:rFonts w:ascii="Georgia" w:eastAsia="Georgia" w:hAnsi="Georgia" w:cs="Georgia"/>
          <w:sz w:val="19"/>
          <w:szCs w:val="19"/>
        </w:rPr>
        <w:t>,</w:t>
      </w:r>
      <w:r>
        <w:rPr>
          <w:rFonts w:ascii="Georgia" w:eastAsia="Georgia" w:hAnsi="Georgia" w:cs="Georgia"/>
          <w:spacing w:val="18"/>
          <w:sz w:val="19"/>
          <w:szCs w:val="19"/>
        </w:rPr>
        <w:t xml:space="preserve"> </w:t>
      </w:r>
      <w:r>
        <w:rPr>
          <w:rFonts w:ascii="Georgia" w:eastAsia="Georgia" w:hAnsi="Georgia" w:cs="Georgia"/>
          <w:sz w:val="19"/>
          <w:szCs w:val="19"/>
        </w:rPr>
        <w:t>D.</w:t>
      </w:r>
      <w:r>
        <w:rPr>
          <w:rFonts w:ascii="Georgia" w:eastAsia="Georgia" w:hAnsi="Georgia" w:cs="Georgia"/>
          <w:spacing w:val="3"/>
          <w:sz w:val="19"/>
          <w:szCs w:val="19"/>
        </w:rPr>
        <w:t xml:space="preserve"> </w:t>
      </w:r>
      <w:r>
        <w:rPr>
          <w:rFonts w:ascii="Georgia" w:eastAsia="Georgia" w:hAnsi="Georgia" w:cs="Georgia"/>
          <w:sz w:val="19"/>
          <w:szCs w:val="19"/>
        </w:rPr>
        <w:t>J.,</w:t>
      </w:r>
      <w:r>
        <w:rPr>
          <w:rFonts w:ascii="Georgia" w:eastAsia="Georgia" w:hAnsi="Georgia" w:cs="Georgia"/>
          <w:spacing w:val="6"/>
          <w:sz w:val="19"/>
          <w:szCs w:val="19"/>
        </w:rPr>
        <w:t xml:space="preserve"> </w:t>
      </w:r>
      <w:r>
        <w:rPr>
          <w:rFonts w:ascii="Georgia" w:eastAsia="Georgia" w:hAnsi="Georgia" w:cs="Georgia"/>
          <w:sz w:val="19"/>
          <w:szCs w:val="19"/>
        </w:rPr>
        <w:t>and</w:t>
      </w:r>
      <w:r>
        <w:rPr>
          <w:rFonts w:ascii="Georgia" w:eastAsia="Georgia" w:hAnsi="Georgia" w:cs="Georgia"/>
          <w:spacing w:val="5"/>
          <w:sz w:val="19"/>
          <w:szCs w:val="19"/>
        </w:rPr>
        <w:t xml:space="preserve"> </w:t>
      </w:r>
      <w:proofErr w:type="spellStart"/>
      <w:r>
        <w:rPr>
          <w:rFonts w:ascii="Georgia" w:eastAsia="Georgia" w:hAnsi="Georgia" w:cs="Georgia"/>
          <w:sz w:val="19"/>
          <w:szCs w:val="19"/>
        </w:rPr>
        <w:t>Grau</w:t>
      </w:r>
      <w:proofErr w:type="spellEnd"/>
      <w:r>
        <w:rPr>
          <w:rFonts w:ascii="Georgia" w:eastAsia="Georgia" w:hAnsi="Georgia" w:cs="Georgia"/>
          <w:sz w:val="19"/>
          <w:szCs w:val="19"/>
        </w:rPr>
        <w:t>,</w:t>
      </w:r>
      <w:r>
        <w:rPr>
          <w:rFonts w:ascii="Georgia" w:eastAsia="Georgia" w:hAnsi="Georgia" w:cs="Georgia"/>
          <w:spacing w:val="9"/>
          <w:sz w:val="19"/>
          <w:szCs w:val="19"/>
        </w:rPr>
        <w:t xml:space="preserve"> </w:t>
      </w:r>
      <w:r>
        <w:rPr>
          <w:rFonts w:ascii="Georgia" w:eastAsia="Georgia" w:hAnsi="Georgia" w:cs="Georgia"/>
          <w:sz w:val="19"/>
          <w:szCs w:val="19"/>
        </w:rPr>
        <w:t>V.</w:t>
      </w:r>
      <w:r>
        <w:rPr>
          <w:rFonts w:ascii="Georgia" w:eastAsia="Georgia" w:hAnsi="Georgia" w:cs="Georgia"/>
          <w:spacing w:val="4"/>
          <w:sz w:val="19"/>
          <w:szCs w:val="19"/>
        </w:rPr>
        <w:t xml:space="preserve"> </w:t>
      </w:r>
      <w:r>
        <w:rPr>
          <w:rFonts w:ascii="Georgia" w:eastAsia="Georgia" w:hAnsi="Georgia" w:cs="Georgia"/>
          <w:spacing w:val="-1"/>
          <w:sz w:val="19"/>
          <w:szCs w:val="19"/>
        </w:rPr>
        <w:t>“</w:t>
      </w:r>
      <w:r>
        <w:rPr>
          <w:rFonts w:ascii="Georgia" w:eastAsia="Georgia" w:hAnsi="Georgia" w:cs="Georgia"/>
          <w:b/>
          <w:bCs/>
          <w:sz w:val="19"/>
          <w:szCs w:val="19"/>
        </w:rPr>
        <w:t>Review</w:t>
      </w:r>
      <w:r>
        <w:rPr>
          <w:rFonts w:ascii="Georgia" w:eastAsia="Georgia" w:hAnsi="Georgia" w:cs="Georgia"/>
          <w:b/>
          <w:bCs/>
          <w:spacing w:val="15"/>
          <w:sz w:val="19"/>
          <w:szCs w:val="19"/>
        </w:rPr>
        <w:t xml:space="preserve"> </w:t>
      </w:r>
      <w:r>
        <w:rPr>
          <w:rFonts w:ascii="Georgia" w:eastAsia="Georgia" w:hAnsi="Georgia" w:cs="Georgia"/>
          <w:b/>
          <w:bCs/>
          <w:sz w:val="19"/>
          <w:szCs w:val="19"/>
        </w:rPr>
        <w:t>of</w:t>
      </w:r>
      <w:r>
        <w:rPr>
          <w:rFonts w:ascii="Georgia" w:eastAsia="Georgia" w:hAnsi="Georgia" w:cs="Georgia"/>
          <w:b/>
          <w:bCs/>
          <w:spacing w:val="3"/>
          <w:sz w:val="19"/>
          <w:szCs w:val="19"/>
        </w:rPr>
        <w:t xml:space="preserve"> </w:t>
      </w:r>
      <w:r>
        <w:rPr>
          <w:rFonts w:ascii="Georgia" w:eastAsia="Georgia" w:hAnsi="Georgia" w:cs="Georgia"/>
          <w:b/>
          <w:bCs/>
          <w:sz w:val="19"/>
          <w:szCs w:val="19"/>
        </w:rPr>
        <w:t>Automatic</w:t>
      </w:r>
      <w:r>
        <w:rPr>
          <w:rFonts w:ascii="Georgia" w:eastAsia="Georgia" w:hAnsi="Georgia" w:cs="Georgia"/>
          <w:b/>
          <w:bCs/>
          <w:spacing w:val="19"/>
          <w:sz w:val="19"/>
          <w:szCs w:val="19"/>
        </w:rPr>
        <w:t xml:space="preserve"> </w:t>
      </w:r>
      <w:r>
        <w:rPr>
          <w:rFonts w:ascii="Georgia" w:eastAsia="Georgia" w:hAnsi="Georgia" w:cs="Georgia"/>
          <w:b/>
          <w:bCs/>
          <w:sz w:val="19"/>
          <w:szCs w:val="19"/>
        </w:rPr>
        <w:t>Pulmonary</w:t>
      </w:r>
      <w:r>
        <w:rPr>
          <w:rFonts w:ascii="Georgia" w:eastAsia="Georgia" w:hAnsi="Georgia" w:cs="Georgia"/>
          <w:b/>
          <w:bCs/>
          <w:spacing w:val="21"/>
          <w:sz w:val="19"/>
          <w:szCs w:val="19"/>
        </w:rPr>
        <w:t xml:space="preserve"> </w:t>
      </w:r>
      <w:r>
        <w:rPr>
          <w:rFonts w:ascii="Georgia" w:eastAsia="Georgia" w:hAnsi="Georgia" w:cs="Georgia"/>
          <w:b/>
          <w:bCs/>
          <w:sz w:val="19"/>
          <w:szCs w:val="19"/>
        </w:rPr>
        <w:t>Lobe</w:t>
      </w:r>
      <w:r>
        <w:rPr>
          <w:rFonts w:ascii="Georgia" w:eastAsia="Georgia" w:hAnsi="Georgia" w:cs="Georgia"/>
          <w:b/>
          <w:bCs/>
          <w:spacing w:val="9"/>
          <w:sz w:val="19"/>
          <w:szCs w:val="19"/>
        </w:rPr>
        <w:t xml:space="preserve"> </w:t>
      </w:r>
      <w:r>
        <w:rPr>
          <w:rFonts w:ascii="Georgia" w:eastAsia="Georgia" w:hAnsi="Georgia" w:cs="Georgia"/>
          <w:b/>
          <w:bCs/>
          <w:sz w:val="19"/>
          <w:szCs w:val="19"/>
        </w:rPr>
        <w:t>Segmentation</w:t>
      </w:r>
      <w:r>
        <w:rPr>
          <w:rFonts w:ascii="Georgia" w:eastAsia="Georgia" w:hAnsi="Georgia" w:cs="Georgia"/>
          <w:b/>
          <w:bCs/>
          <w:spacing w:val="26"/>
          <w:sz w:val="19"/>
          <w:szCs w:val="19"/>
        </w:rPr>
        <w:t xml:space="preserve"> </w:t>
      </w:r>
      <w:r>
        <w:rPr>
          <w:rFonts w:ascii="Georgia" w:eastAsia="Georgia" w:hAnsi="Georgia" w:cs="Georgia"/>
          <w:b/>
          <w:bCs/>
          <w:sz w:val="19"/>
          <w:szCs w:val="19"/>
        </w:rPr>
        <w:t>Methods</w:t>
      </w:r>
      <w:r>
        <w:rPr>
          <w:rFonts w:ascii="Georgia" w:eastAsia="Georgia" w:hAnsi="Georgia" w:cs="Georgia"/>
          <w:b/>
          <w:bCs/>
          <w:spacing w:val="16"/>
          <w:sz w:val="19"/>
          <w:szCs w:val="19"/>
        </w:rPr>
        <w:t xml:space="preserve"> </w:t>
      </w:r>
      <w:r>
        <w:rPr>
          <w:rFonts w:ascii="Georgia" w:eastAsia="Georgia" w:hAnsi="Georgia" w:cs="Georgia"/>
          <w:b/>
          <w:bCs/>
          <w:sz w:val="19"/>
          <w:szCs w:val="19"/>
        </w:rPr>
        <w:t>from</w:t>
      </w:r>
      <w:r>
        <w:rPr>
          <w:rFonts w:ascii="Georgia" w:eastAsia="Georgia" w:hAnsi="Georgia" w:cs="Georgia"/>
          <w:b/>
          <w:bCs/>
          <w:spacing w:val="9"/>
          <w:sz w:val="19"/>
          <w:szCs w:val="19"/>
        </w:rPr>
        <w:t xml:space="preserve"> </w:t>
      </w:r>
      <w:r>
        <w:rPr>
          <w:rFonts w:ascii="Georgia" w:eastAsia="Georgia" w:hAnsi="Georgia" w:cs="Georgia"/>
          <w:b/>
          <w:bCs/>
          <w:w w:val="102"/>
          <w:sz w:val="19"/>
          <w:szCs w:val="19"/>
        </w:rPr>
        <w:t>C</w:t>
      </w:r>
      <w:r>
        <w:rPr>
          <w:rFonts w:ascii="Georgia" w:eastAsia="Georgia" w:hAnsi="Georgia" w:cs="Georgia"/>
          <w:b/>
          <w:bCs/>
          <w:spacing w:val="-1"/>
          <w:w w:val="102"/>
          <w:sz w:val="19"/>
          <w:szCs w:val="19"/>
        </w:rPr>
        <w:t>T</w:t>
      </w:r>
      <w:r>
        <w:rPr>
          <w:rFonts w:ascii="Georgia" w:eastAsia="Georgia" w:hAnsi="Georgia" w:cs="Georgia"/>
          <w:w w:val="102"/>
          <w:sz w:val="19"/>
          <w:szCs w:val="19"/>
        </w:rPr>
        <w:t>”</w:t>
      </w:r>
    </w:p>
    <w:p w14:paraId="428CDE88" w14:textId="77777777" w:rsidR="00E61F9D" w:rsidRDefault="005C64D6">
      <w:pPr>
        <w:spacing w:before="33" w:after="0" w:line="240" w:lineRule="auto"/>
        <w:ind w:left="140" w:right="3070"/>
        <w:jc w:val="both"/>
        <w:rPr>
          <w:rFonts w:ascii="Georgia" w:eastAsia="Georgia" w:hAnsi="Georgia" w:cs="Georgia"/>
          <w:sz w:val="19"/>
          <w:szCs w:val="19"/>
        </w:rPr>
      </w:pPr>
      <w:proofErr w:type="spellStart"/>
      <w:proofErr w:type="gramStart"/>
      <w:r>
        <w:rPr>
          <w:rFonts w:ascii="Georgia" w:eastAsia="Georgia" w:hAnsi="Georgia" w:cs="Georgia"/>
          <w:i/>
          <w:sz w:val="19"/>
          <w:szCs w:val="19"/>
        </w:rPr>
        <w:t>Comput</w:t>
      </w:r>
      <w:proofErr w:type="spellEnd"/>
      <w:r>
        <w:rPr>
          <w:rFonts w:ascii="Georgia" w:eastAsia="Georgia" w:hAnsi="Georgia" w:cs="Georgia"/>
          <w:i/>
          <w:sz w:val="19"/>
          <w:szCs w:val="19"/>
        </w:rPr>
        <w:t xml:space="preserve"> Med Imaging Graph</w:t>
      </w:r>
      <w:r>
        <w:rPr>
          <w:rFonts w:ascii="Georgia" w:eastAsia="Georgia" w:hAnsi="Georgia" w:cs="Georgia"/>
          <w:i/>
          <w:spacing w:val="2"/>
          <w:sz w:val="19"/>
          <w:szCs w:val="19"/>
        </w:rPr>
        <w:t xml:space="preserve"> </w:t>
      </w:r>
      <w:r>
        <w:rPr>
          <w:rFonts w:ascii="Georgia" w:eastAsia="Georgia" w:hAnsi="Georgia" w:cs="Georgia"/>
          <w:sz w:val="19"/>
          <w:szCs w:val="19"/>
        </w:rPr>
        <w:t>40,</w:t>
      </w:r>
      <w:r>
        <w:rPr>
          <w:rFonts w:ascii="Georgia" w:eastAsia="Georgia" w:hAnsi="Georgia" w:cs="Georgia"/>
          <w:spacing w:val="9"/>
          <w:sz w:val="19"/>
          <w:szCs w:val="19"/>
        </w:rPr>
        <w:t xml:space="preserve"> </w:t>
      </w:r>
      <w:r>
        <w:rPr>
          <w:rFonts w:ascii="Georgia" w:eastAsia="Georgia" w:hAnsi="Georgia" w:cs="Georgia"/>
          <w:sz w:val="19"/>
          <w:szCs w:val="19"/>
        </w:rPr>
        <w:t>(2015):</w:t>
      </w:r>
      <w:r>
        <w:rPr>
          <w:rFonts w:ascii="Georgia" w:eastAsia="Georgia" w:hAnsi="Georgia" w:cs="Georgia"/>
          <w:spacing w:val="29"/>
          <w:sz w:val="19"/>
          <w:szCs w:val="19"/>
        </w:rPr>
        <w:t xml:space="preserve"> </w:t>
      </w:r>
      <w:r>
        <w:rPr>
          <w:rFonts w:ascii="Georgia" w:eastAsia="Georgia" w:hAnsi="Georgia" w:cs="Georgia"/>
          <w:sz w:val="19"/>
          <w:szCs w:val="19"/>
        </w:rPr>
        <w:t>13–29.</w:t>
      </w:r>
      <w:proofErr w:type="gramEnd"/>
      <w:r>
        <w:rPr>
          <w:rFonts w:ascii="Georgia" w:eastAsia="Georgia" w:hAnsi="Georgia" w:cs="Georgia"/>
          <w:spacing w:val="28"/>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spacing w:val="-1"/>
          <w:w w:val="102"/>
          <w:sz w:val="19"/>
          <w:szCs w:val="19"/>
        </w:rPr>
        <w:t>:</w:t>
      </w:r>
      <w:hyperlink r:id="rId66">
        <w:r>
          <w:rPr>
            <w:rFonts w:ascii="Georgia" w:eastAsia="Georgia" w:hAnsi="Georgia" w:cs="Georgia"/>
            <w:color w:val="0000FF"/>
            <w:w w:val="102"/>
            <w:sz w:val="19"/>
            <w:szCs w:val="19"/>
          </w:rPr>
          <w:t>10.1016/j.compmedimag.2014.10.008</w:t>
        </w:r>
      </w:hyperlink>
    </w:p>
    <w:p w14:paraId="3141CFB7" w14:textId="77777777" w:rsidR="00E61F9D" w:rsidRDefault="005C64D6">
      <w:pPr>
        <w:spacing w:before="93" w:after="0" w:line="277" w:lineRule="auto"/>
        <w:ind w:left="140" w:right="50"/>
        <w:jc w:val="both"/>
        <w:rPr>
          <w:rFonts w:ascii="Georgia" w:eastAsia="Georgia" w:hAnsi="Georgia" w:cs="Georgia"/>
          <w:sz w:val="19"/>
          <w:szCs w:val="19"/>
        </w:rPr>
      </w:pPr>
      <w:r>
        <w:rPr>
          <w:rFonts w:ascii="Georgia" w:eastAsia="Georgia" w:hAnsi="Georgia" w:cs="Georgia"/>
          <w:sz w:val="19"/>
          <w:szCs w:val="19"/>
        </w:rPr>
        <w:t xml:space="preserve">63. </w:t>
      </w:r>
      <w:r>
        <w:rPr>
          <w:rFonts w:ascii="Georgia" w:eastAsia="Georgia" w:hAnsi="Georgia" w:cs="Georgia"/>
          <w:spacing w:val="36"/>
          <w:sz w:val="19"/>
          <w:szCs w:val="19"/>
        </w:rPr>
        <w:t xml:space="preserve"> </w:t>
      </w:r>
      <w:r>
        <w:rPr>
          <w:rFonts w:ascii="Georgia" w:eastAsia="Georgia" w:hAnsi="Georgia" w:cs="Georgia"/>
          <w:sz w:val="19"/>
          <w:szCs w:val="19"/>
        </w:rPr>
        <w:t>Warfield,</w:t>
      </w:r>
      <w:r>
        <w:rPr>
          <w:rFonts w:ascii="Georgia" w:eastAsia="Georgia" w:hAnsi="Georgia" w:cs="Georgia"/>
          <w:spacing w:val="40"/>
          <w:sz w:val="19"/>
          <w:szCs w:val="19"/>
        </w:rPr>
        <w:t xml:space="preserve"> </w:t>
      </w:r>
      <w:r>
        <w:rPr>
          <w:rFonts w:ascii="Georgia" w:eastAsia="Georgia" w:hAnsi="Georgia" w:cs="Georgia"/>
          <w:sz w:val="19"/>
          <w:szCs w:val="19"/>
        </w:rPr>
        <w:t>S.</w:t>
      </w:r>
      <w:r>
        <w:rPr>
          <w:rFonts w:ascii="Georgia" w:eastAsia="Georgia" w:hAnsi="Georgia" w:cs="Georgia"/>
          <w:spacing w:val="23"/>
          <w:sz w:val="19"/>
          <w:szCs w:val="19"/>
        </w:rPr>
        <w:t xml:space="preserve"> </w:t>
      </w:r>
      <w:r>
        <w:rPr>
          <w:rFonts w:ascii="Georgia" w:eastAsia="Georgia" w:hAnsi="Georgia" w:cs="Georgia"/>
          <w:sz w:val="19"/>
          <w:szCs w:val="19"/>
        </w:rPr>
        <w:t>K.,</w:t>
      </w:r>
      <w:r>
        <w:rPr>
          <w:rFonts w:ascii="Georgia" w:eastAsia="Georgia" w:hAnsi="Georgia" w:cs="Georgia"/>
          <w:spacing w:val="29"/>
          <w:sz w:val="19"/>
          <w:szCs w:val="19"/>
        </w:rPr>
        <w:t xml:space="preserve"> </w:t>
      </w:r>
      <w:proofErr w:type="spellStart"/>
      <w:r>
        <w:rPr>
          <w:rFonts w:ascii="Georgia" w:eastAsia="Georgia" w:hAnsi="Georgia" w:cs="Georgia"/>
          <w:sz w:val="19"/>
          <w:szCs w:val="19"/>
        </w:rPr>
        <w:t>Zou</w:t>
      </w:r>
      <w:proofErr w:type="spellEnd"/>
      <w:r>
        <w:rPr>
          <w:rFonts w:ascii="Georgia" w:eastAsia="Georgia" w:hAnsi="Georgia" w:cs="Georgia"/>
          <w:sz w:val="19"/>
          <w:szCs w:val="19"/>
        </w:rPr>
        <w:t>,</w:t>
      </w:r>
      <w:r>
        <w:rPr>
          <w:rFonts w:ascii="Georgia" w:eastAsia="Georgia" w:hAnsi="Georgia" w:cs="Georgia"/>
          <w:spacing w:val="32"/>
          <w:sz w:val="19"/>
          <w:szCs w:val="19"/>
        </w:rPr>
        <w:t xml:space="preserve"> </w:t>
      </w:r>
      <w:r>
        <w:rPr>
          <w:rFonts w:ascii="Georgia" w:eastAsia="Georgia" w:hAnsi="Georgia" w:cs="Georgia"/>
          <w:sz w:val="19"/>
          <w:szCs w:val="19"/>
        </w:rPr>
        <w:t>K.</w:t>
      </w:r>
      <w:r>
        <w:rPr>
          <w:rFonts w:ascii="Georgia" w:eastAsia="Georgia" w:hAnsi="Georgia" w:cs="Georgia"/>
          <w:spacing w:val="24"/>
          <w:sz w:val="19"/>
          <w:szCs w:val="19"/>
        </w:rPr>
        <w:t xml:space="preserve"> </w:t>
      </w:r>
      <w:r>
        <w:rPr>
          <w:rFonts w:ascii="Georgia" w:eastAsia="Georgia" w:hAnsi="Georgia" w:cs="Georgia"/>
          <w:sz w:val="19"/>
          <w:szCs w:val="19"/>
        </w:rPr>
        <w:t>H.,</w:t>
      </w:r>
      <w:r>
        <w:rPr>
          <w:rFonts w:ascii="Georgia" w:eastAsia="Georgia" w:hAnsi="Georgia" w:cs="Georgia"/>
          <w:spacing w:val="33"/>
          <w:sz w:val="19"/>
          <w:szCs w:val="19"/>
        </w:rPr>
        <w:t xml:space="preserve"> </w:t>
      </w:r>
      <w:r>
        <w:rPr>
          <w:rFonts w:ascii="Georgia" w:eastAsia="Georgia" w:hAnsi="Georgia" w:cs="Georgia"/>
          <w:sz w:val="19"/>
          <w:szCs w:val="19"/>
        </w:rPr>
        <w:t>and</w:t>
      </w:r>
      <w:r>
        <w:rPr>
          <w:rFonts w:ascii="Georgia" w:eastAsia="Georgia" w:hAnsi="Georgia" w:cs="Georgia"/>
          <w:spacing w:val="26"/>
          <w:sz w:val="19"/>
          <w:szCs w:val="19"/>
        </w:rPr>
        <w:t xml:space="preserve"> </w:t>
      </w:r>
      <w:r>
        <w:rPr>
          <w:rFonts w:ascii="Georgia" w:eastAsia="Georgia" w:hAnsi="Georgia" w:cs="Georgia"/>
          <w:sz w:val="19"/>
          <w:szCs w:val="19"/>
        </w:rPr>
        <w:t>Wells,</w:t>
      </w:r>
      <w:r>
        <w:rPr>
          <w:rFonts w:ascii="Georgia" w:eastAsia="Georgia" w:hAnsi="Georgia" w:cs="Georgia"/>
          <w:spacing w:val="35"/>
          <w:sz w:val="19"/>
          <w:szCs w:val="19"/>
        </w:rPr>
        <w:t xml:space="preserve"> </w:t>
      </w:r>
      <w:r>
        <w:rPr>
          <w:rFonts w:ascii="Georgia" w:eastAsia="Georgia" w:hAnsi="Georgia" w:cs="Georgia"/>
          <w:sz w:val="19"/>
          <w:szCs w:val="19"/>
        </w:rPr>
        <w:t>W.</w:t>
      </w:r>
      <w:r>
        <w:rPr>
          <w:rFonts w:ascii="Georgia" w:eastAsia="Georgia" w:hAnsi="Georgia" w:cs="Georgia"/>
          <w:spacing w:val="25"/>
          <w:sz w:val="19"/>
          <w:szCs w:val="19"/>
        </w:rPr>
        <w:t xml:space="preserve"> </w:t>
      </w:r>
      <w:r>
        <w:rPr>
          <w:rFonts w:ascii="Georgia" w:eastAsia="Georgia" w:hAnsi="Georgia" w:cs="Georgia"/>
          <w:sz w:val="19"/>
          <w:szCs w:val="19"/>
        </w:rPr>
        <w:t>M.</w:t>
      </w:r>
      <w:r>
        <w:rPr>
          <w:rFonts w:ascii="Georgia" w:eastAsia="Georgia" w:hAnsi="Georgia" w:cs="Georgia"/>
          <w:spacing w:val="25"/>
          <w:sz w:val="19"/>
          <w:szCs w:val="19"/>
        </w:rPr>
        <w:t xml:space="preserve"> </w:t>
      </w:r>
      <w:r>
        <w:rPr>
          <w:rFonts w:ascii="Georgia" w:eastAsia="Georgia" w:hAnsi="Georgia" w:cs="Georgia"/>
          <w:spacing w:val="-1"/>
          <w:sz w:val="19"/>
          <w:szCs w:val="19"/>
        </w:rPr>
        <w:t>“</w:t>
      </w:r>
      <w:proofErr w:type="gramStart"/>
      <w:r>
        <w:rPr>
          <w:rFonts w:ascii="Georgia" w:eastAsia="Georgia" w:hAnsi="Georgia" w:cs="Georgia"/>
          <w:b/>
          <w:bCs/>
          <w:sz w:val="19"/>
          <w:szCs w:val="19"/>
        </w:rPr>
        <w:t xml:space="preserve">Simultaneous </w:t>
      </w:r>
      <w:r>
        <w:rPr>
          <w:rFonts w:ascii="Georgia" w:eastAsia="Georgia" w:hAnsi="Georgia" w:cs="Georgia"/>
          <w:b/>
          <w:bCs/>
          <w:spacing w:val="2"/>
          <w:sz w:val="19"/>
          <w:szCs w:val="19"/>
        </w:rPr>
        <w:t xml:space="preserve"> </w:t>
      </w:r>
      <w:r>
        <w:rPr>
          <w:rFonts w:ascii="Georgia" w:eastAsia="Georgia" w:hAnsi="Georgia" w:cs="Georgia"/>
          <w:b/>
          <w:bCs/>
          <w:sz w:val="19"/>
          <w:szCs w:val="19"/>
        </w:rPr>
        <w:t>Truth</w:t>
      </w:r>
      <w:proofErr w:type="gramEnd"/>
      <w:r>
        <w:rPr>
          <w:rFonts w:ascii="Georgia" w:eastAsia="Georgia" w:hAnsi="Georgia" w:cs="Georgia"/>
          <w:b/>
          <w:bCs/>
          <w:spacing w:val="32"/>
          <w:sz w:val="19"/>
          <w:szCs w:val="19"/>
        </w:rPr>
        <w:t xml:space="preserve"> </w:t>
      </w:r>
      <w:r>
        <w:rPr>
          <w:rFonts w:ascii="Georgia" w:eastAsia="Georgia" w:hAnsi="Georgia" w:cs="Georgia"/>
          <w:b/>
          <w:bCs/>
          <w:sz w:val="19"/>
          <w:szCs w:val="19"/>
        </w:rPr>
        <w:t>and</w:t>
      </w:r>
      <w:r>
        <w:rPr>
          <w:rFonts w:ascii="Georgia" w:eastAsia="Georgia" w:hAnsi="Georgia" w:cs="Georgia"/>
          <w:b/>
          <w:bCs/>
          <w:spacing w:val="28"/>
          <w:sz w:val="19"/>
          <w:szCs w:val="19"/>
        </w:rPr>
        <w:t xml:space="preserve"> </w:t>
      </w:r>
      <w:r>
        <w:rPr>
          <w:rFonts w:ascii="Georgia" w:eastAsia="Georgia" w:hAnsi="Georgia" w:cs="Georgia"/>
          <w:b/>
          <w:bCs/>
          <w:sz w:val="19"/>
          <w:szCs w:val="19"/>
        </w:rPr>
        <w:t>Performance</w:t>
      </w:r>
      <w:r>
        <w:rPr>
          <w:rFonts w:ascii="Georgia" w:eastAsia="Georgia" w:hAnsi="Georgia" w:cs="Georgia"/>
          <w:b/>
          <w:bCs/>
          <w:spacing w:val="47"/>
          <w:sz w:val="19"/>
          <w:szCs w:val="19"/>
        </w:rPr>
        <w:t xml:space="preserve"> </w:t>
      </w:r>
      <w:r>
        <w:rPr>
          <w:rFonts w:ascii="Georgia" w:eastAsia="Georgia" w:hAnsi="Georgia" w:cs="Georgia"/>
          <w:b/>
          <w:bCs/>
          <w:sz w:val="19"/>
          <w:szCs w:val="19"/>
        </w:rPr>
        <w:t>Level</w:t>
      </w:r>
      <w:r>
        <w:rPr>
          <w:rFonts w:ascii="Georgia" w:eastAsia="Georgia" w:hAnsi="Georgia" w:cs="Georgia"/>
          <w:b/>
          <w:bCs/>
          <w:spacing w:val="31"/>
          <w:sz w:val="19"/>
          <w:szCs w:val="19"/>
        </w:rPr>
        <w:t xml:space="preserve"> </w:t>
      </w:r>
      <w:r>
        <w:rPr>
          <w:rFonts w:ascii="Georgia" w:eastAsia="Georgia" w:hAnsi="Georgia" w:cs="Georgia"/>
          <w:b/>
          <w:bCs/>
          <w:sz w:val="19"/>
          <w:szCs w:val="19"/>
        </w:rPr>
        <w:t>Estimation</w:t>
      </w:r>
      <w:r>
        <w:rPr>
          <w:rFonts w:ascii="Georgia" w:eastAsia="Georgia" w:hAnsi="Georgia" w:cs="Georgia"/>
          <w:b/>
          <w:bCs/>
          <w:spacing w:val="43"/>
          <w:sz w:val="19"/>
          <w:szCs w:val="19"/>
        </w:rPr>
        <w:t xml:space="preserve"> </w:t>
      </w:r>
      <w:r>
        <w:rPr>
          <w:rFonts w:ascii="Georgia" w:eastAsia="Georgia" w:hAnsi="Georgia" w:cs="Georgia"/>
          <w:b/>
          <w:bCs/>
          <w:w w:val="102"/>
          <w:sz w:val="19"/>
          <w:szCs w:val="19"/>
        </w:rPr>
        <w:t xml:space="preserve">(STA- </w:t>
      </w:r>
      <w:r>
        <w:rPr>
          <w:rFonts w:ascii="Georgia" w:eastAsia="Georgia" w:hAnsi="Georgia" w:cs="Georgia"/>
          <w:b/>
          <w:bCs/>
          <w:sz w:val="19"/>
          <w:szCs w:val="19"/>
        </w:rPr>
        <w:t>PLE):</w:t>
      </w:r>
      <w:r>
        <w:rPr>
          <w:rFonts w:ascii="Georgia" w:eastAsia="Georgia" w:hAnsi="Georgia" w:cs="Georgia"/>
          <w:b/>
          <w:bCs/>
          <w:spacing w:val="16"/>
          <w:sz w:val="19"/>
          <w:szCs w:val="19"/>
        </w:rPr>
        <w:t xml:space="preserve"> </w:t>
      </w:r>
      <w:r>
        <w:rPr>
          <w:rFonts w:ascii="Georgia" w:eastAsia="Georgia" w:hAnsi="Georgia" w:cs="Georgia"/>
          <w:b/>
          <w:bCs/>
          <w:sz w:val="19"/>
          <w:szCs w:val="19"/>
        </w:rPr>
        <w:t>An</w:t>
      </w:r>
      <w:r>
        <w:rPr>
          <w:rFonts w:ascii="Georgia" w:eastAsia="Georgia" w:hAnsi="Georgia" w:cs="Georgia"/>
          <w:b/>
          <w:bCs/>
          <w:spacing w:val="10"/>
          <w:sz w:val="19"/>
          <w:szCs w:val="19"/>
        </w:rPr>
        <w:t xml:space="preserve"> </w:t>
      </w:r>
      <w:r>
        <w:rPr>
          <w:rFonts w:ascii="Georgia" w:eastAsia="Georgia" w:hAnsi="Georgia" w:cs="Georgia"/>
          <w:b/>
          <w:bCs/>
          <w:sz w:val="19"/>
          <w:szCs w:val="19"/>
        </w:rPr>
        <w:t>Algorithm</w:t>
      </w:r>
      <w:r>
        <w:rPr>
          <w:rFonts w:ascii="Georgia" w:eastAsia="Georgia" w:hAnsi="Georgia" w:cs="Georgia"/>
          <w:b/>
          <w:bCs/>
          <w:spacing w:val="25"/>
          <w:sz w:val="19"/>
          <w:szCs w:val="19"/>
        </w:rPr>
        <w:t xml:space="preserve"> </w:t>
      </w:r>
      <w:r>
        <w:rPr>
          <w:rFonts w:ascii="Georgia" w:eastAsia="Georgia" w:hAnsi="Georgia" w:cs="Georgia"/>
          <w:b/>
          <w:bCs/>
          <w:sz w:val="19"/>
          <w:szCs w:val="19"/>
        </w:rPr>
        <w:t>for</w:t>
      </w:r>
      <w:r>
        <w:rPr>
          <w:rFonts w:ascii="Georgia" w:eastAsia="Georgia" w:hAnsi="Georgia" w:cs="Georgia"/>
          <w:b/>
          <w:bCs/>
          <w:spacing w:val="11"/>
          <w:sz w:val="19"/>
          <w:szCs w:val="19"/>
        </w:rPr>
        <w:t xml:space="preserve"> </w:t>
      </w:r>
      <w:r>
        <w:rPr>
          <w:rFonts w:ascii="Georgia" w:eastAsia="Georgia" w:hAnsi="Georgia" w:cs="Georgia"/>
          <w:b/>
          <w:bCs/>
          <w:sz w:val="19"/>
          <w:szCs w:val="19"/>
        </w:rPr>
        <w:t>the</w:t>
      </w:r>
      <w:r>
        <w:rPr>
          <w:rFonts w:ascii="Georgia" w:eastAsia="Georgia" w:hAnsi="Georgia" w:cs="Georgia"/>
          <w:b/>
          <w:bCs/>
          <w:spacing w:val="11"/>
          <w:sz w:val="19"/>
          <w:szCs w:val="19"/>
        </w:rPr>
        <w:t xml:space="preserve"> </w:t>
      </w:r>
      <w:r>
        <w:rPr>
          <w:rFonts w:ascii="Georgia" w:eastAsia="Georgia" w:hAnsi="Georgia" w:cs="Georgia"/>
          <w:b/>
          <w:bCs/>
          <w:sz w:val="19"/>
          <w:szCs w:val="19"/>
        </w:rPr>
        <w:t>Validation</w:t>
      </w:r>
      <w:r>
        <w:rPr>
          <w:rFonts w:ascii="Georgia" w:eastAsia="Georgia" w:hAnsi="Georgia" w:cs="Georgia"/>
          <w:b/>
          <w:bCs/>
          <w:spacing w:val="25"/>
          <w:sz w:val="19"/>
          <w:szCs w:val="19"/>
        </w:rPr>
        <w:t xml:space="preserve"> </w:t>
      </w:r>
      <w:r>
        <w:rPr>
          <w:rFonts w:ascii="Georgia" w:eastAsia="Georgia" w:hAnsi="Georgia" w:cs="Georgia"/>
          <w:b/>
          <w:bCs/>
          <w:sz w:val="19"/>
          <w:szCs w:val="19"/>
        </w:rPr>
        <w:t>of</w:t>
      </w:r>
      <w:r>
        <w:rPr>
          <w:rFonts w:ascii="Georgia" w:eastAsia="Georgia" w:hAnsi="Georgia" w:cs="Georgia"/>
          <w:b/>
          <w:bCs/>
          <w:spacing w:val="9"/>
          <w:sz w:val="19"/>
          <w:szCs w:val="19"/>
        </w:rPr>
        <w:t xml:space="preserve"> </w:t>
      </w:r>
      <w:r>
        <w:rPr>
          <w:rFonts w:ascii="Georgia" w:eastAsia="Georgia" w:hAnsi="Georgia" w:cs="Georgia"/>
          <w:b/>
          <w:bCs/>
          <w:sz w:val="19"/>
          <w:szCs w:val="19"/>
        </w:rPr>
        <w:t>Image</w:t>
      </w:r>
      <w:r>
        <w:rPr>
          <w:rFonts w:ascii="Georgia" w:eastAsia="Georgia" w:hAnsi="Georgia" w:cs="Georgia"/>
          <w:b/>
          <w:bCs/>
          <w:spacing w:val="17"/>
          <w:sz w:val="19"/>
          <w:szCs w:val="19"/>
        </w:rPr>
        <w:t xml:space="preserve"> </w:t>
      </w:r>
      <w:r>
        <w:rPr>
          <w:rFonts w:ascii="Georgia" w:eastAsia="Georgia" w:hAnsi="Georgia" w:cs="Georgia"/>
          <w:b/>
          <w:bCs/>
          <w:sz w:val="19"/>
          <w:szCs w:val="19"/>
        </w:rPr>
        <w:t>Segmentatio</w:t>
      </w:r>
      <w:r>
        <w:rPr>
          <w:rFonts w:ascii="Georgia" w:eastAsia="Georgia" w:hAnsi="Georgia" w:cs="Georgia"/>
          <w:b/>
          <w:bCs/>
          <w:spacing w:val="-1"/>
          <w:sz w:val="19"/>
          <w:szCs w:val="19"/>
        </w:rPr>
        <w:t>n</w:t>
      </w:r>
      <w:r>
        <w:rPr>
          <w:rFonts w:ascii="Georgia" w:eastAsia="Georgia" w:hAnsi="Georgia" w:cs="Georgia"/>
          <w:sz w:val="19"/>
          <w:szCs w:val="19"/>
        </w:rPr>
        <w:t>”</w:t>
      </w:r>
      <w:r>
        <w:rPr>
          <w:rFonts w:ascii="Georgia" w:eastAsia="Georgia" w:hAnsi="Georgia" w:cs="Georgia"/>
          <w:spacing w:val="34"/>
          <w:sz w:val="19"/>
          <w:szCs w:val="19"/>
        </w:rPr>
        <w:t xml:space="preserve"> </w:t>
      </w:r>
      <w:r>
        <w:rPr>
          <w:rFonts w:ascii="Georgia" w:eastAsia="Georgia" w:hAnsi="Georgia" w:cs="Georgia"/>
          <w:i/>
          <w:sz w:val="19"/>
          <w:szCs w:val="19"/>
        </w:rPr>
        <w:t>IEEE</w:t>
      </w:r>
      <w:r>
        <w:rPr>
          <w:rFonts w:ascii="Georgia" w:eastAsia="Georgia" w:hAnsi="Georgia" w:cs="Georgia"/>
          <w:i/>
          <w:spacing w:val="3"/>
          <w:sz w:val="19"/>
          <w:szCs w:val="19"/>
        </w:rPr>
        <w:t xml:space="preserve"> </w:t>
      </w:r>
      <w:r>
        <w:rPr>
          <w:rFonts w:ascii="Georgia" w:eastAsia="Georgia" w:hAnsi="Georgia" w:cs="Georgia"/>
          <w:i/>
          <w:sz w:val="19"/>
          <w:szCs w:val="19"/>
        </w:rPr>
        <w:t>Trans</w:t>
      </w:r>
      <w:r>
        <w:rPr>
          <w:rFonts w:ascii="Georgia" w:eastAsia="Georgia" w:hAnsi="Georgia" w:cs="Georgia"/>
          <w:i/>
          <w:spacing w:val="3"/>
          <w:sz w:val="19"/>
          <w:szCs w:val="19"/>
        </w:rPr>
        <w:t xml:space="preserve"> </w:t>
      </w:r>
      <w:r>
        <w:rPr>
          <w:rFonts w:ascii="Georgia" w:eastAsia="Georgia" w:hAnsi="Georgia" w:cs="Georgia"/>
          <w:i/>
          <w:sz w:val="19"/>
          <w:szCs w:val="19"/>
        </w:rPr>
        <w:t>Med</w:t>
      </w:r>
      <w:r>
        <w:rPr>
          <w:rFonts w:ascii="Georgia" w:eastAsia="Georgia" w:hAnsi="Georgia" w:cs="Georgia"/>
          <w:i/>
          <w:spacing w:val="3"/>
          <w:sz w:val="19"/>
          <w:szCs w:val="19"/>
        </w:rPr>
        <w:t xml:space="preserve"> </w:t>
      </w:r>
      <w:r>
        <w:rPr>
          <w:rFonts w:ascii="Georgia" w:eastAsia="Georgia" w:hAnsi="Georgia" w:cs="Georgia"/>
          <w:i/>
          <w:sz w:val="19"/>
          <w:szCs w:val="19"/>
        </w:rPr>
        <w:t>Imaging</w:t>
      </w:r>
      <w:r>
        <w:rPr>
          <w:rFonts w:ascii="Georgia" w:eastAsia="Georgia" w:hAnsi="Georgia" w:cs="Georgia"/>
          <w:i/>
          <w:spacing w:val="5"/>
          <w:sz w:val="19"/>
          <w:szCs w:val="19"/>
        </w:rPr>
        <w:t xml:space="preserve"> </w:t>
      </w:r>
      <w:r>
        <w:rPr>
          <w:rFonts w:ascii="Georgia" w:eastAsia="Georgia" w:hAnsi="Georgia" w:cs="Georgia"/>
          <w:sz w:val="19"/>
          <w:szCs w:val="19"/>
        </w:rPr>
        <w:t>23,</w:t>
      </w:r>
      <w:r>
        <w:rPr>
          <w:rFonts w:ascii="Georgia" w:eastAsia="Georgia" w:hAnsi="Georgia" w:cs="Georgia"/>
          <w:spacing w:val="13"/>
          <w:sz w:val="19"/>
          <w:szCs w:val="19"/>
        </w:rPr>
        <w:t xml:space="preserve"> </w:t>
      </w:r>
      <w:r>
        <w:rPr>
          <w:rFonts w:ascii="Georgia" w:eastAsia="Georgia" w:hAnsi="Georgia" w:cs="Georgia"/>
          <w:sz w:val="19"/>
          <w:szCs w:val="19"/>
        </w:rPr>
        <w:t>no.</w:t>
      </w:r>
      <w:r>
        <w:rPr>
          <w:rFonts w:ascii="Georgia" w:eastAsia="Georgia" w:hAnsi="Georgia" w:cs="Georgia"/>
          <w:spacing w:val="32"/>
          <w:sz w:val="19"/>
          <w:szCs w:val="19"/>
        </w:rPr>
        <w:t xml:space="preserve"> </w:t>
      </w:r>
      <w:r>
        <w:rPr>
          <w:rFonts w:ascii="Georgia" w:eastAsia="Georgia" w:hAnsi="Georgia" w:cs="Georgia"/>
          <w:sz w:val="19"/>
          <w:szCs w:val="19"/>
        </w:rPr>
        <w:t>7</w:t>
      </w:r>
      <w:r>
        <w:rPr>
          <w:rFonts w:ascii="Georgia" w:eastAsia="Georgia" w:hAnsi="Georgia" w:cs="Georgia"/>
          <w:spacing w:val="7"/>
          <w:sz w:val="19"/>
          <w:szCs w:val="19"/>
        </w:rPr>
        <w:t xml:space="preserve"> </w:t>
      </w:r>
      <w:r>
        <w:rPr>
          <w:rFonts w:ascii="Georgia" w:eastAsia="Georgia" w:hAnsi="Georgia" w:cs="Georgia"/>
          <w:sz w:val="19"/>
          <w:szCs w:val="19"/>
        </w:rPr>
        <w:t>(2004):</w:t>
      </w:r>
      <w:r>
        <w:rPr>
          <w:rFonts w:ascii="Georgia" w:eastAsia="Georgia" w:hAnsi="Georgia" w:cs="Georgia"/>
          <w:spacing w:val="37"/>
          <w:sz w:val="19"/>
          <w:szCs w:val="19"/>
        </w:rPr>
        <w:t xml:space="preserve"> </w:t>
      </w:r>
      <w:r>
        <w:rPr>
          <w:rFonts w:ascii="Georgia" w:eastAsia="Georgia" w:hAnsi="Georgia" w:cs="Georgia"/>
          <w:w w:val="102"/>
          <w:sz w:val="19"/>
          <w:szCs w:val="19"/>
        </w:rPr>
        <w:t>903–21.</w:t>
      </w:r>
    </w:p>
    <w:p w14:paraId="44CA5DD2" w14:textId="77777777" w:rsidR="00E61F9D" w:rsidRDefault="00E61F9D">
      <w:pPr>
        <w:spacing w:after="0"/>
        <w:jc w:val="both"/>
        <w:sectPr w:rsidR="00E61F9D">
          <w:pgSz w:w="12240" w:h="15840"/>
          <w:pgMar w:top="680" w:right="580" w:bottom="280" w:left="580" w:header="720" w:footer="720" w:gutter="0"/>
          <w:cols w:space="720"/>
        </w:sectPr>
      </w:pPr>
    </w:p>
    <w:p w14:paraId="227E1FED" w14:textId="77777777" w:rsidR="00E61F9D" w:rsidRDefault="005C64D6">
      <w:pPr>
        <w:spacing w:before="85" w:after="0" w:line="240" w:lineRule="auto"/>
        <w:ind w:left="120" w:right="8602"/>
        <w:jc w:val="both"/>
        <w:rPr>
          <w:rFonts w:ascii="Georgia" w:eastAsia="Georgia" w:hAnsi="Georgia" w:cs="Georgia"/>
          <w:sz w:val="19"/>
          <w:szCs w:val="19"/>
        </w:rPr>
      </w:pPr>
      <w:proofErr w:type="gramStart"/>
      <w:r>
        <w:rPr>
          <w:rFonts w:ascii="Georgia" w:eastAsia="Georgia" w:hAnsi="Georgia" w:cs="Georgia"/>
          <w:w w:val="102"/>
          <w:sz w:val="19"/>
          <w:szCs w:val="19"/>
        </w:rPr>
        <w:lastRenderedPageBreak/>
        <w:t>doi</w:t>
      </w:r>
      <w:proofErr w:type="gramEnd"/>
      <w:r>
        <w:rPr>
          <w:rFonts w:ascii="Georgia" w:eastAsia="Georgia" w:hAnsi="Georgia" w:cs="Georgia"/>
          <w:w w:val="102"/>
          <w:sz w:val="19"/>
          <w:szCs w:val="19"/>
        </w:rPr>
        <w:t>:</w:t>
      </w:r>
      <w:hyperlink r:id="rId67">
        <w:r>
          <w:rPr>
            <w:rFonts w:ascii="Georgia" w:eastAsia="Georgia" w:hAnsi="Georgia" w:cs="Georgia"/>
            <w:color w:val="0000FF"/>
            <w:w w:val="102"/>
            <w:sz w:val="19"/>
            <w:szCs w:val="19"/>
          </w:rPr>
          <w:t>10.1109/TMI.2004.828354</w:t>
        </w:r>
      </w:hyperlink>
    </w:p>
    <w:p w14:paraId="5B9B8A62" w14:textId="77777777" w:rsidR="00E61F9D" w:rsidRDefault="005C64D6">
      <w:pPr>
        <w:spacing w:before="93" w:after="0" w:line="277" w:lineRule="auto"/>
        <w:ind w:left="120" w:right="457"/>
        <w:jc w:val="both"/>
        <w:rPr>
          <w:rFonts w:ascii="Georgia" w:eastAsia="Georgia" w:hAnsi="Georgia" w:cs="Georgia"/>
          <w:sz w:val="19"/>
          <w:szCs w:val="19"/>
        </w:rPr>
      </w:pPr>
      <w:r>
        <w:rPr>
          <w:rFonts w:ascii="Georgia" w:eastAsia="Georgia" w:hAnsi="Georgia" w:cs="Georgia"/>
          <w:sz w:val="19"/>
          <w:szCs w:val="19"/>
        </w:rPr>
        <w:t>64.</w:t>
      </w:r>
      <w:r>
        <w:rPr>
          <w:rFonts w:ascii="Georgia" w:eastAsia="Georgia" w:hAnsi="Georgia" w:cs="Georgia"/>
          <w:spacing w:val="23"/>
          <w:sz w:val="19"/>
          <w:szCs w:val="19"/>
        </w:rPr>
        <w:t xml:space="preserve"> </w:t>
      </w:r>
      <w:proofErr w:type="spellStart"/>
      <w:r>
        <w:rPr>
          <w:rFonts w:ascii="Georgia" w:eastAsia="Georgia" w:hAnsi="Georgia" w:cs="Georgia"/>
          <w:sz w:val="19"/>
          <w:szCs w:val="19"/>
        </w:rPr>
        <w:t>Coxson</w:t>
      </w:r>
      <w:proofErr w:type="spellEnd"/>
      <w:r>
        <w:rPr>
          <w:rFonts w:ascii="Georgia" w:eastAsia="Georgia" w:hAnsi="Georgia" w:cs="Georgia"/>
          <w:sz w:val="19"/>
          <w:szCs w:val="19"/>
        </w:rPr>
        <w:t>,</w:t>
      </w:r>
      <w:r>
        <w:rPr>
          <w:rFonts w:ascii="Georgia" w:eastAsia="Georgia" w:hAnsi="Georgia" w:cs="Georgia"/>
          <w:spacing w:val="9"/>
          <w:sz w:val="19"/>
          <w:szCs w:val="19"/>
        </w:rPr>
        <w:t xml:space="preserve"> </w:t>
      </w:r>
      <w:r>
        <w:rPr>
          <w:rFonts w:ascii="Georgia" w:eastAsia="Georgia" w:hAnsi="Georgia" w:cs="Georgia"/>
          <w:sz w:val="19"/>
          <w:szCs w:val="19"/>
        </w:rPr>
        <w:t>H.</w:t>
      </w:r>
      <w:r>
        <w:rPr>
          <w:rFonts w:ascii="Georgia" w:eastAsia="Georgia" w:hAnsi="Georgia" w:cs="Georgia"/>
          <w:spacing w:val="-1"/>
          <w:sz w:val="19"/>
          <w:szCs w:val="19"/>
        </w:rPr>
        <w:t xml:space="preserve"> </w:t>
      </w:r>
      <w:r>
        <w:rPr>
          <w:rFonts w:ascii="Georgia" w:eastAsia="Georgia" w:hAnsi="Georgia" w:cs="Georgia"/>
          <w:sz w:val="19"/>
          <w:szCs w:val="19"/>
        </w:rPr>
        <w:t>O.,</w:t>
      </w:r>
      <w:r>
        <w:rPr>
          <w:rFonts w:ascii="Georgia" w:eastAsia="Georgia" w:hAnsi="Georgia" w:cs="Georgia"/>
          <w:spacing w:val="1"/>
          <w:sz w:val="19"/>
          <w:szCs w:val="19"/>
        </w:rPr>
        <w:t xml:space="preserve"> </w:t>
      </w:r>
      <w:r>
        <w:rPr>
          <w:rFonts w:ascii="Georgia" w:eastAsia="Georgia" w:hAnsi="Georgia" w:cs="Georgia"/>
          <w:sz w:val="19"/>
          <w:szCs w:val="19"/>
        </w:rPr>
        <w:t>Rogers,</w:t>
      </w:r>
      <w:r>
        <w:rPr>
          <w:rFonts w:ascii="Georgia" w:eastAsia="Georgia" w:hAnsi="Georgia" w:cs="Georgia"/>
          <w:spacing w:val="9"/>
          <w:sz w:val="19"/>
          <w:szCs w:val="19"/>
        </w:rPr>
        <w:t xml:space="preserve"> </w:t>
      </w:r>
      <w:r>
        <w:rPr>
          <w:rFonts w:ascii="Georgia" w:eastAsia="Georgia" w:hAnsi="Georgia" w:cs="Georgia"/>
          <w:sz w:val="19"/>
          <w:szCs w:val="19"/>
        </w:rPr>
        <w:t>R.</w:t>
      </w:r>
      <w:r>
        <w:rPr>
          <w:rFonts w:ascii="Georgia" w:eastAsia="Georgia" w:hAnsi="Georgia" w:cs="Georgia"/>
          <w:spacing w:val="1"/>
          <w:sz w:val="19"/>
          <w:szCs w:val="19"/>
        </w:rPr>
        <w:t xml:space="preserve"> </w:t>
      </w:r>
      <w:r>
        <w:rPr>
          <w:rFonts w:ascii="Georgia" w:eastAsia="Georgia" w:hAnsi="Georgia" w:cs="Georgia"/>
          <w:sz w:val="19"/>
          <w:szCs w:val="19"/>
        </w:rPr>
        <w:t>M.,</w:t>
      </w:r>
      <w:r>
        <w:rPr>
          <w:rFonts w:ascii="Georgia" w:eastAsia="Georgia" w:hAnsi="Georgia" w:cs="Georgia"/>
          <w:spacing w:val="2"/>
          <w:sz w:val="19"/>
          <w:szCs w:val="19"/>
        </w:rPr>
        <w:t xml:space="preserve"> </w:t>
      </w:r>
      <w:proofErr w:type="spellStart"/>
      <w:r>
        <w:rPr>
          <w:rFonts w:ascii="Georgia" w:eastAsia="Georgia" w:hAnsi="Georgia" w:cs="Georgia"/>
          <w:sz w:val="19"/>
          <w:szCs w:val="19"/>
        </w:rPr>
        <w:t>Whittall</w:t>
      </w:r>
      <w:proofErr w:type="spellEnd"/>
      <w:r>
        <w:rPr>
          <w:rFonts w:ascii="Georgia" w:eastAsia="Georgia" w:hAnsi="Georgia" w:cs="Georgia"/>
          <w:sz w:val="19"/>
          <w:szCs w:val="19"/>
        </w:rPr>
        <w:t>,</w:t>
      </w:r>
      <w:r>
        <w:rPr>
          <w:rFonts w:ascii="Georgia" w:eastAsia="Georgia" w:hAnsi="Georgia" w:cs="Georgia"/>
          <w:spacing w:val="11"/>
          <w:sz w:val="19"/>
          <w:szCs w:val="19"/>
        </w:rPr>
        <w:t xml:space="preserve"> </w:t>
      </w:r>
      <w:r>
        <w:rPr>
          <w:rFonts w:ascii="Georgia" w:eastAsia="Georgia" w:hAnsi="Georgia" w:cs="Georgia"/>
          <w:sz w:val="19"/>
          <w:szCs w:val="19"/>
        </w:rPr>
        <w:t>K.</w:t>
      </w:r>
      <w:r>
        <w:rPr>
          <w:rFonts w:ascii="Georgia" w:eastAsia="Georgia" w:hAnsi="Georgia" w:cs="Georgia"/>
          <w:spacing w:val="-1"/>
          <w:sz w:val="19"/>
          <w:szCs w:val="19"/>
        </w:rPr>
        <w:t xml:space="preserve"> </w:t>
      </w:r>
      <w:r>
        <w:rPr>
          <w:rFonts w:ascii="Georgia" w:eastAsia="Georgia" w:hAnsi="Georgia" w:cs="Georgia"/>
          <w:sz w:val="19"/>
          <w:szCs w:val="19"/>
        </w:rPr>
        <w:t>P.,</w:t>
      </w:r>
      <w:r>
        <w:rPr>
          <w:rFonts w:ascii="Georgia" w:eastAsia="Georgia" w:hAnsi="Georgia" w:cs="Georgia"/>
          <w:spacing w:val="3"/>
          <w:sz w:val="19"/>
          <w:szCs w:val="19"/>
        </w:rPr>
        <w:t xml:space="preserve"> </w:t>
      </w:r>
      <w:proofErr w:type="spellStart"/>
      <w:r>
        <w:rPr>
          <w:rFonts w:ascii="Georgia" w:eastAsia="Georgia" w:hAnsi="Georgia" w:cs="Georgia"/>
          <w:sz w:val="19"/>
          <w:szCs w:val="19"/>
        </w:rPr>
        <w:t>D’yachkova</w:t>
      </w:r>
      <w:proofErr w:type="spellEnd"/>
      <w:r>
        <w:rPr>
          <w:rFonts w:ascii="Georgia" w:eastAsia="Georgia" w:hAnsi="Georgia" w:cs="Georgia"/>
          <w:sz w:val="19"/>
          <w:szCs w:val="19"/>
        </w:rPr>
        <w:t>,</w:t>
      </w:r>
      <w:r>
        <w:rPr>
          <w:rFonts w:ascii="Georgia" w:eastAsia="Georgia" w:hAnsi="Georgia" w:cs="Georgia"/>
          <w:spacing w:val="16"/>
          <w:sz w:val="19"/>
          <w:szCs w:val="19"/>
        </w:rPr>
        <w:t xml:space="preserve"> </w:t>
      </w:r>
      <w:r>
        <w:rPr>
          <w:rFonts w:ascii="Georgia" w:eastAsia="Georgia" w:hAnsi="Georgia" w:cs="Georgia"/>
          <w:sz w:val="19"/>
          <w:szCs w:val="19"/>
        </w:rPr>
        <w:t xml:space="preserve">Y., </w:t>
      </w:r>
      <w:proofErr w:type="spellStart"/>
      <w:r>
        <w:rPr>
          <w:rFonts w:ascii="Georgia" w:eastAsia="Georgia" w:hAnsi="Georgia" w:cs="Georgia"/>
          <w:sz w:val="19"/>
          <w:szCs w:val="19"/>
        </w:rPr>
        <w:t>Paré</w:t>
      </w:r>
      <w:proofErr w:type="spellEnd"/>
      <w:r>
        <w:rPr>
          <w:rFonts w:ascii="Georgia" w:eastAsia="Georgia" w:hAnsi="Georgia" w:cs="Georgia"/>
          <w:sz w:val="19"/>
          <w:szCs w:val="19"/>
        </w:rPr>
        <w:t>,</w:t>
      </w:r>
      <w:r>
        <w:rPr>
          <w:rFonts w:ascii="Georgia" w:eastAsia="Georgia" w:hAnsi="Georgia" w:cs="Georgia"/>
          <w:spacing w:val="5"/>
          <w:sz w:val="19"/>
          <w:szCs w:val="19"/>
        </w:rPr>
        <w:t xml:space="preserve"> </w:t>
      </w:r>
      <w:r>
        <w:rPr>
          <w:rFonts w:ascii="Georgia" w:eastAsia="Georgia" w:hAnsi="Georgia" w:cs="Georgia"/>
          <w:sz w:val="19"/>
          <w:szCs w:val="19"/>
        </w:rPr>
        <w:t>P. D.,</w:t>
      </w:r>
      <w:r>
        <w:rPr>
          <w:rFonts w:ascii="Georgia" w:eastAsia="Georgia" w:hAnsi="Georgia" w:cs="Georgia"/>
          <w:spacing w:val="1"/>
          <w:sz w:val="19"/>
          <w:szCs w:val="19"/>
        </w:rPr>
        <w:t xml:space="preserve"> </w:t>
      </w:r>
      <w:proofErr w:type="spellStart"/>
      <w:r>
        <w:rPr>
          <w:rFonts w:ascii="Georgia" w:eastAsia="Georgia" w:hAnsi="Georgia" w:cs="Georgia"/>
          <w:sz w:val="19"/>
          <w:szCs w:val="19"/>
        </w:rPr>
        <w:t>Sciurba</w:t>
      </w:r>
      <w:proofErr w:type="spellEnd"/>
      <w:r>
        <w:rPr>
          <w:rFonts w:ascii="Georgia" w:eastAsia="Georgia" w:hAnsi="Georgia" w:cs="Georgia"/>
          <w:sz w:val="19"/>
          <w:szCs w:val="19"/>
        </w:rPr>
        <w:t>,</w:t>
      </w:r>
      <w:r>
        <w:rPr>
          <w:rFonts w:ascii="Georgia" w:eastAsia="Georgia" w:hAnsi="Georgia" w:cs="Georgia"/>
          <w:spacing w:val="10"/>
          <w:sz w:val="19"/>
          <w:szCs w:val="19"/>
        </w:rPr>
        <w:t xml:space="preserve"> </w:t>
      </w:r>
      <w:r>
        <w:rPr>
          <w:rFonts w:ascii="Georgia" w:eastAsia="Georgia" w:hAnsi="Georgia" w:cs="Georgia"/>
          <w:sz w:val="19"/>
          <w:szCs w:val="19"/>
        </w:rPr>
        <w:t>F.</w:t>
      </w:r>
      <w:r>
        <w:rPr>
          <w:rFonts w:ascii="Georgia" w:eastAsia="Georgia" w:hAnsi="Georgia" w:cs="Georgia"/>
          <w:spacing w:val="-2"/>
          <w:sz w:val="19"/>
          <w:szCs w:val="19"/>
        </w:rPr>
        <w:t xml:space="preserve"> </w:t>
      </w:r>
      <w:r>
        <w:rPr>
          <w:rFonts w:ascii="Georgia" w:eastAsia="Georgia" w:hAnsi="Georgia" w:cs="Georgia"/>
          <w:sz w:val="19"/>
          <w:szCs w:val="19"/>
        </w:rPr>
        <w:t>C., and</w:t>
      </w:r>
      <w:r>
        <w:rPr>
          <w:rFonts w:ascii="Georgia" w:eastAsia="Georgia" w:hAnsi="Georgia" w:cs="Georgia"/>
          <w:spacing w:val="1"/>
          <w:sz w:val="19"/>
          <w:szCs w:val="19"/>
        </w:rPr>
        <w:t xml:space="preserve"> </w:t>
      </w:r>
      <w:r>
        <w:rPr>
          <w:rFonts w:ascii="Georgia" w:eastAsia="Georgia" w:hAnsi="Georgia" w:cs="Georgia"/>
          <w:sz w:val="19"/>
          <w:szCs w:val="19"/>
        </w:rPr>
        <w:t>Hogg,</w:t>
      </w:r>
      <w:r>
        <w:rPr>
          <w:rFonts w:ascii="Georgia" w:eastAsia="Georgia" w:hAnsi="Georgia" w:cs="Georgia"/>
          <w:spacing w:val="6"/>
          <w:sz w:val="19"/>
          <w:szCs w:val="19"/>
        </w:rPr>
        <w:t xml:space="preserve"> </w:t>
      </w:r>
      <w:r>
        <w:rPr>
          <w:rFonts w:ascii="Georgia" w:eastAsia="Georgia" w:hAnsi="Georgia" w:cs="Georgia"/>
          <w:sz w:val="19"/>
          <w:szCs w:val="19"/>
        </w:rPr>
        <w:t>J.</w:t>
      </w:r>
      <w:r>
        <w:rPr>
          <w:rFonts w:ascii="Georgia" w:eastAsia="Georgia" w:hAnsi="Georgia" w:cs="Georgia"/>
          <w:spacing w:val="-1"/>
          <w:sz w:val="19"/>
          <w:szCs w:val="19"/>
        </w:rPr>
        <w:t xml:space="preserve"> </w:t>
      </w:r>
      <w:r>
        <w:rPr>
          <w:rFonts w:ascii="Georgia" w:eastAsia="Georgia" w:hAnsi="Georgia" w:cs="Georgia"/>
          <w:sz w:val="19"/>
          <w:szCs w:val="19"/>
        </w:rPr>
        <w:t>C.</w:t>
      </w:r>
      <w:r>
        <w:rPr>
          <w:rFonts w:ascii="Georgia" w:eastAsia="Georgia" w:hAnsi="Georgia" w:cs="Georgia"/>
          <w:spacing w:val="-2"/>
          <w:sz w:val="19"/>
          <w:szCs w:val="19"/>
        </w:rPr>
        <w:t xml:space="preserve"> “</w:t>
      </w:r>
      <w:r>
        <w:rPr>
          <w:rFonts w:ascii="Georgia" w:eastAsia="Georgia" w:hAnsi="Georgia" w:cs="Georgia"/>
          <w:b/>
          <w:bCs/>
          <w:sz w:val="19"/>
          <w:szCs w:val="19"/>
        </w:rPr>
        <w:t>A</w:t>
      </w:r>
      <w:r>
        <w:rPr>
          <w:rFonts w:ascii="Georgia" w:eastAsia="Georgia" w:hAnsi="Georgia" w:cs="Georgia"/>
          <w:b/>
          <w:bCs/>
          <w:spacing w:val="-2"/>
          <w:sz w:val="19"/>
          <w:szCs w:val="19"/>
        </w:rPr>
        <w:t xml:space="preserve"> </w:t>
      </w:r>
      <w:r>
        <w:rPr>
          <w:rFonts w:ascii="Georgia" w:eastAsia="Georgia" w:hAnsi="Georgia" w:cs="Georgia"/>
          <w:b/>
          <w:bCs/>
          <w:w w:val="102"/>
          <w:sz w:val="19"/>
          <w:szCs w:val="19"/>
        </w:rPr>
        <w:t xml:space="preserve">Quantification </w:t>
      </w:r>
      <w:r>
        <w:rPr>
          <w:rFonts w:ascii="Georgia" w:eastAsia="Georgia" w:hAnsi="Georgia" w:cs="Georgia"/>
          <w:b/>
          <w:bCs/>
          <w:sz w:val="19"/>
          <w:szCs w:val="19"/>
        </w:rPr>
        <w:t>of</w:t>
      </w:r>
      <w:r>
        <w:rPr>
          <w:rFonts w:ascii="Georgia" w:eastAsia="Georgia" w:hAnsi="Georgia" w:cs="Georgia"/>
          <w:b/>
          <w:bCs/>
          <w:spacing w:val="-6"/>
          <w:sz w:val="19"/>
          <w:szCs w:val="19"/>
        </w:rPr>
        <w:t xml:space="preserve"> </w:t>
      </w:r>
      <w:r>
        <w:rPr>
          <w:rFonts w:ascii="Georgia" w:eastAsia="Georgia" w:hAnsi="Georgia" w:cs="Georgia"/>
          <w:b/>
          <w:bCs/>
          <w:sz w:val="19"/>
          <w:szCs w:val="19"/>
        </w:rPr>
        <w:t>the</w:t>
      </w:r>
      <w:r>
        <w:rPr>
          <w:rFonts w:ascii="Georgia" w:eastAsia="Georgia" w:hAnsi="Georgia" w:cs="Georgia"/>
          <w:b/>
          <w:bCs/>
          <w:spacing w:val="-4"/>
          <w:sz w:val="19"/>
          <w:szCs w:val="19"/>
        </w:rPr>
        <w:t xml:space="preserve"> </w:t>
      </w:r>
      <w:r>
        <w:rPr>
          <w:rFonts w:ascii="Georgia" w:eastAsia="Georgia" w:hAnsi="Georgia" w:cs="Georgia"/>
          <w:b/>
          <w:bCs/>
          <w:sz w:val="19"/>
          <w:szCs w:val="19"/>
        </w:rPr>
        <w:t>Lung Surface</w:t>
      </w:r>
      <w:r>
        <w:rPr>
          <w:rFonts w:ascii="Georgia" w:eastAsia="Georgia" w:hAnsi="Georgia" w:cs="Georgia"/>
          <w:b/>
          <w:bCs/>
          <w:spacing w:val="5"/>
          <w:sz w:val="19"/>
          <w:szCs w:val="19"/>
        </w:rPr>
        <w:t xml:space="preserve"> </w:t>
      </w:r>
      <w:r>
        <w:rPr>
          <w:rFonts w:ascii="Georgia" w:eastAsia="Georgia" w:hAnsi="Georgia" w:cs="Georgia"/>
          <w:b/>
          <w:bCs/>
          <w:sz w:val="19"/>
          <w:szCs w:val="19"/>
        </w:rPr>
        <w:t>Area</w:t>
      </w:r>
      <w:r>
        <w:rPr>
          <w:rFonts w:ascii="Georgia" w:eastAsia="Georgia" w:hAnsi="Georgia" w:cs="Georgia"/>
          <w:b/>
          <w:bCs/>
          <w:spacing w:val="-1"/>
          <w:sz w:val="19"/>
          <w:szCs w:val="19"/>
        </w:rPr>
        <w:t xml:space="preserve"> </w:t>
      </w:r>
      <w:r>
        <w:rPr>
          <w:rFonts w:ascii="Georgia" w:eastAsia="Georgia" w:hAnsi="Georgia" w:cs="Georgia"/>
          <w:b/>
          <w:bCs/>
          <w:sz w:val="19"/>
          <w:szCs w:val="19"/>
        </w:rPr>
        <w:t>in</w:t>
      </w:r>
      <w:r>
        <w:rPr>
          <w:rFonts w:ascii="Georgia" w:eastAsia="Georgia" w:hAnsi="Georgia" w:cs="Georgia"/>
          <w:b/>
          <w:bCs/>
          <w:spacing w:val="-6"/>
          <w:sz w:val="19"/>
          <w:szCs w:val="19"/>
        </w:rPr>
        <w:t xml:space="preserve"> </w:t>
      </w:r>
      <w:r>
        <w:rPr>
          <w:rFonts w:ascii="Georgia" w:eastAsia="Georgia" w:hAnsi="Georgia" w:cs="Georgia"/>
          <w:b/>
          <w:bCs/>
          <w:sz w:val="19"/>
          <w:szCs w:val="19"/>
        </w:rPr>
        <w:t>Emphysema</w:t>
      </w:r>
      <w:r>
        <w:rPr>
          <w:rFonts w:ascii="Georgia" w:eastAsia="Georgia" w:hAnsi="Georgia" w:cs="Georgia"/>
          <w:b/>
          <w:bCs/>
          <w:spacing w:val="14"/>
          <w:sz w:val="19"/>
          <w:szCs w:val="19"/>
        </w:rPr>
        <w:t xml:space="preserve"> </w:t>
      </w:r>
      <w:r>
        <w:rPr>
          <w:rFonts w:ascii="Georgia" w:eastAsia="Georgia" w:hAnsi="Georgia" w:cs="Georgia"/>
          <w:b/>
          <w:bCs/>
          <w:sz w:val="19"/>
          <w:szCs w:val="19"/>
        </w:rPr>
        <w:t>Using</w:t>
      </w:r>
      <w:r>
        <w:rPr>
          <w:rFonts w:ascii="Georgia" w:eastAsia="Georgia" w:hAnsi="Georgia" w:cs="Georgia"/>
          <w:b/>
          <w:bCs/>
          <w:spacing w:val="1"/>
          <w:sz w:val="19"/>
          <w:szCs w:val="19"/>
        </w:rPr>
        <w:t xml:space="preserve"> </w:t>
      </w:r>
      <w:r>
        <w:rPr>
          <w:rFonts w:ascii="Georgia" w:eastAsia="Georgia" w:hAnsi="Georgia" w:cs="Georgia"/>
          <w:b/>
          <w:bCs/>
          <w:sz w:val="19"/>
          <w:szCs w:val="19"/>
        </w:rPr>
        <w:t>Computed</w:t>
      </w:r>
      <w:r>
        <w:rPr>
          <w:rFonts w:ascii="Georgia" w:eastAsia="Georgia" w:hAnsi="Georgia" w:cs="Georgia"/>
          <w:b/>
          <w:bCs/>
          <w:spacing w:val="10"/>
          <w:sz w:val="19"/>
          <w:szCs w:val="19"/>
        </w:rPr>
        <w:t xml:space="preserve"> </w:t>
      </w:r>
      <w:r>
        <w:rPr>
          <w:rFonts w:ascii="Georgia" w:eastAsia="Georgia" w:hAnsi="Georgia" w:cs="Georgia"/>
          <w:b/>
          <w:bCs/>
          <w:sz w:val="19"/>
          <w:szCs w:val="19"/>
        </w:rPr>
        <w:t>Tomograph</w:t>
      </w:r>
      <w:r>
        <w:rPr>
          <w:rFonts w:ascii="Georgia" w:eastAsia="Georgia" w:hAnsi="Georgia" w:cs="Georgia"/>
          <w:b/>
          <w:bCs/>
          <w:spacing w:val="2"/>
          <w:sz w:val="19"/>
          <w:szCs w:val="19"/>
        </w:rPr>
        <w:t>y</w:t>
      </w:r>
      <w:r>
        <w:rPr>
          <w:rFonts w:ascii="Georgia" w:eastAsia="Georgia" w:hAnsi="Georgia" w:cs="Georgia"/>
          <w:sz w:val="19"/>
          <w:szCs w:val="19"/>
        </w:rPr>
        <w:t>”</w:t>
      </w:r>
      <w:r>
        <w:rPr>
          <w:rFonts w:ascii="Georgia" w:eastAsia="Georgia" w:hAnsi="Georgia" w:cs="Georgia"/>
          <w:spacing w:val="17"/>
          <w:sz w:val="19"/>
          <w:szCs w:val="19"/>
        </w:rPr>
        <w:t xml:space="preserve"> </w:t>
      </w:r>
      <w:r>
        <w:rPr>
          <w:rFonts w:ascii="Georgia" w:eastAsia="Georgia" w:hAnsi="Georgia" w:cs="Georgia"/>
          <w:i/>
          <w:sz w:val="19"/>
          <w:szCs w:val="19"/>
        </w:rPr>
        <w:t>Am</w:t>
      </w:r>
      <w:r>
        <w:rPr>
          <w:rFonts w:ascii="Georgia" w:eastAsia="Georgia" w:hAnsi="Georgia" w:cs="Georgia"/>
          <w:i/>
          <w:spacing w:val="-10"/>
          <w:sz w:val="19"/>
          <w:szCs w:val="19"/>
        </w:rPr>
        <w:t xml:space="preserve"> </w:t>
      </w:r>
      <w:r>
        <w:rPr>
          <w:rFonts w:ascii="Georgia" w:eastAsia="Georgia" w:hAnsi="Georgia" w:cs="Georgia"/>
          <w:i/>
          <w:sz w:val="19"/>
          <w:szCs w:val="19"/>
        </w:rPr>
        <w:t>J</w:t>
      </w:r>
      <w:r>
        <w:rPr>
          <w:rFonts w:ascii="Georgia" w:eastAsia="Georgia" w:hAnsi="Georgia" w:cs="Georgia"/>
          <w:i/>
          <w:spacing w:val="-10"/>
          <w:sz w:val="19"/>
          <w:szCs w:val="19"/>
        </w:rPr>
        <w:t xml:space="preserve"> </w:t>
      </w:r>
      <w:proofErr w:type="spellStart"/>
      <w:r>
        <w:rPr>
          <w:rFonts w:ascii="Georgia" w:eastAsia="Georgia" w:hAnsi="Georgia" w:cs="Georgia"/>
          <w:i/>
          <w:sz w:val="19"/>
          <w:szCs w:val="19"/>
        </w:rPr>
        <w:t>Respir</w:t>
      </w:r>
      <w:proofErr w:type="spellEnd"/>
      <w:r>
        <w:rPr>
          <w:rFonts w:ascii="Georgia" w:eastAsia="Georgia" w:hAnsi="Georgia" w:cs="Georgia"/>
          <w:i/>
          <w:spacing w:val="-10"/>
          <w:sz w:val="19"/>
          <w:szCs w:val="19"/>
        </w:rPr>
        <w:t xml:space="preserve"> </w:t>
      </w:r>
      <w:proofErr w:type="spellStart"/>
      <w:r>
        <w:rPr>
          <w:rFonts w:ascii="Georgia" w:eastAsia="Georgia" w:hAnsi="Georgia" w:cs="Georgia"/>
          <w:i/>
          <w:sz w:val="19"/>
          <w:szCs w:val="19"/>
        </w:rPr>
        <w:t>Crit</w:t>
      </w:r>
      <w:proofErr w:type="spellEnd"/>
      <w:r>
        <w:rPr>
          <w:rFonts w:ascii="Georgia" w:eastAsia="Georgia" w:hAnsi="Georgia" w:cs="Georgia"/>
          <w:i/>
          <w:spacing w:val="-10"/>
          <w:sz w:val="19"/>
          <w:szCs w:val="19"/>
        </w:rPr>
        <w:t xml:space="preserve"> </w:t>
      </w:r>
      <w:r>
        <w:rPr>
          <w:rFonts w:ascii="Georgia" w:eastAsia="Georgia" w:hAnsi="Georgia" w:cs="Georgia"/>
          <w:i/>
          <w:sz w:val="19"/>
          <w:szCs w:val="19"/>
        </w:rPr>
        <w:t>Care</w:t>
      </w:r>
      <w:r>
        <w:rPr>
          <w:rFonts w:ascii="Georgia" w:eastAsia="Georgia" w:hAnsi="Georgia" w:cs="Georgia"/>
          <w:i/>
          <w:spacing w:val="-10"/>
          <w:sz w:val="19"/>
          <w:szCs w:val="19"/>
        </w:rPr>
        <w:t xml:space="preserve"> </w:t>
      </w:r>
      <w:r>
        <w:rPr>
          <w:rFonts w:ascii="Georgia" w:eastAsia="Georgia" w:hAnsi="Georgia" w:cs="Georgia"/>
          <w:i/>
          <w:sz w:val="19"/>
          <w:szCs w:val="19"/>
        </w:rPr>
        <w:t>Med</w:t>
      </w:r>
      <w:r>
        <w:rPr>
          <w:rFonts w:ascii="Georgia" w:eastAsia="Georgia" w:hAnsi="Georgia" w:cs="Georgia"/>
          <w:i/>
          <w:spacing w:val="-6"/>
          <w:sz w:val="19"/>
          <w:szCs w:val="19"/>
        </w:rPr>
        <w:t xml:space="preserve"> </w:t>
      </w:r>
      <w:r>
        <w:rPr>
          <w:rFonts w:ascii="Georgia" w:eastAsia="Georgia" w:hAnsi="Georgia" w:cs="Georgia"/>
          <w:sz w:val="19"/>
          <w:szCs w:val="19"/>
        </w:rPr>
        <w:t>159,</w:t>
      </w:r>
      <w:r>
        <w:rPr>
          <w:rFonts w:ascii="Georgia" w:eastAsia="Georgia" w:hAnsi="Georgia" w:cs="Georgia"/>
          <w:spacing w:val="-1"/>
          <w:sz w:val="19"/>
          <w:szCs w:val="19"/>
        </w:rPr>
        <w:t xml:space="preserve"> </w:t>
      </w:r>
      <w:r>
        <w:rPr>
          <w:rFonts w:ascii="Georgia" w:eastAsia="Georgia" w:hAnsi="Georgia" w:cs="Georgia"/>
          <w:sz w:val="19"/>
          <w:szCs w:val="19"/>
        </w:rPr>
        <w:t>no.</w:t>
      </w:r>
      <w:r>
        <w:rPr>
          <w:rFonts w:ascii="Georgia" w:eastAsia="Georgia" w:hAnsi="Georgia" w:cs="Georgia"/>
          <w:spacing w:val="19"/>
          <w:sz w:val="19"/>
          <w:szCs w:val="19"/>
        </w:rPr>
        <w:t xml:space="preserve"> </w:t>
      </w:r>
      <w:r>
        <w:rPr>
          <w:rFonts w:ascii="Georgia" w:eastAsia="Georgia" w:hAnsi="Georgia" w:cs="Georgia"/>
          <w:sz w:val="19"/>
          <w:szCs w:val="19"/>
        </w:rPr>
        <w:t>3</w:t>
      </w:r>
      <w:r>
        <w:rPr>
          <w:rFonts w:ascii="Georgia" w:eastAsia="Georgia" w:hAnsi="Georgia" w:cs="Georgia"/>
          <w:spacing w:val="-7"/>
          <w:sz w:val="19"/>
          <w:szCs w:val="19"/>
        </w:rPr>
        <w:t xml:space="preserve"> </w:t>
      </w:r>
      <w:r>
        <w:rPr>
          <w:rFonts w:ascii="Georgia" w:eastAsia="Georgia" w:hAnsi="Georgia" w:cs="Georgia"/>
          <w:w w:val="102"/>
          <w:sz w:val="19"/>
          <w:szCs w:val="19"/>
        </w:rPr>
        <w:t>(1999):</w:t>
      </w:r>
    </w:p>
    <w:p w14:paraId="7918AFC9" w14:textId="77777777" w:rsidR="00E61F9D" w:rsidRDefault="005C64D6">
      <w:pPr>
        <w:spacing w:after="0" w:line="240" w:lineRule="auto"/>
        <w:ind w:left="120" w:right="7636"/>
        <w:jc w:val="both"/>
        <w:rPr>
          <w:rFonts w:ascii="Georgia" w:eastAsia="Georgia" w:hAnsi="Georgia" w:cs="Georgia"/>
          <w:sz w:val="19"/>
          <w:szCs w:val="19"/>
        </w:rPr>
      </w:pPr>
      <w:r>
        <w:rPr>
          <w:rFonts w:ascii="Georgia" w:eastAsia="Georgia" w:hAnsi="Georgia" w:cs="Georgia"/>
          <w:sz w:val="19"/>
          <w:szCs w:val="19"/>
        </w:rPr>
        <w:t>851–6.</w:t>
      </w:r>
      <w:r>
        <w:rPr>
          <w:rFonts w:ascii="Georgia" w:eastAsia="Georgia" w:hAnsi="Georgia" w:cs="Georgia"/>
          <w:spacing w:val="28"/>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68">
        <w:r>
          <w:rPr>
            <w:rFonts w:ascii="Georgia" w:eastAsia="Georgia" w:hAnsi="Georgia" w:cs="Georgia"/>
            <w:color w:val="0000FF"/>
            <w:w w:val="102"/>
            <w:sz w:val="19"/>
            <w:szCs w:val="19"/>
          </w:rPr>
          <w:t>10.1164/ajrccm.159.3.9805067</w:t>
        </w:r>
      </w:hyperlink>
    </w:p>
    <w:p w14:paraId="431C9839" w14:textId="77777777" w:rsidR="00E61F9D" w:rsidRDefault="005C64D6">
      <w:pPr>
        <w:spacing w:before="93" w:after="0" w:line="240" w:lineRule="auto"/>
        <w:ind w:left="120" w:right="488"/>
        <w:jc w:val="both"/>
        <w:rPr>
          <w:rFonts w:ascii="Georgia" w:eastAsia="Georgia" w:hAnsi="Georgia" w:cs="Georgia"/>
          <w:sz w:val="19"/>
          <w:szCs w:val="19"/>
        </w:rPr>
      </w:pPr>
      <w:r>
        <w:rPr>
          <w:rFonts w:ascii="Georgia" w:eastAsia="Georgia" w:hAnsi="Georgia" w:cs="Georgia"/>
          <w:sz w:val="19"/>
          <w:szCs w:val="19"/>
        </w:rPr>
        <w:t>65.</w:t>
      </w:r>
      <w:r>
        <w:rPr>
          <w:rFonts w:ascii="Georgia" w:eastAsia="Georgia" w:hAnsi="Georgia" w:cs="Georgia"/>
          <w:spacing w:val="28"/>
          <w:sz w:val="19"/>
          <w:szCs w:val="19"/>
        </w:rPr>
        <w:t xml:space="preserve"> </w:t>
      </w:r>
      <w:r>
        <w:rPr>
          <w:rFonts w:ascii="Georgia" w:eastAsia="Georgia" w:hAnsi="Georgia" w:cs="Georgia"/>
          <w:sz w:val="19"/>
          <w:szCs w:val="19"/>
        </w:rPr>
        <w:t>Perez,</w:t>
      </w:r>
      <w:r>
        <w:rPr>
          <w:rFonts w:ascii="Georgia" w:eastAsia="Georgia" w:hAnsi="Georgia" w:cs="Georgia"/>
          <w:spacing w:val="14"/>
          <w:sz w:val="19"/>
          <w:szCs w:val="19"/>
        </w:rPr>
        <w:t xml:space="preserve"> </w:t>
      </w:r>
      <w:r>
        <w:rPr>
          <w:rFonts w:ascii="Georgia" w:eastAsia="Georgia" w:hAnsi="Georgia" w:cs="Georgia"/>
          <w:sz w:val="19"/>
          <w:szCs w:val="19"/>
        </w:rPr>
        <w:t>A.,</w:t>
      </w:r>
      <w:r>
        <w:rPr>
          <w:rFonts w:ascii="Georgia" w:eastAsia="Georgia" w:hAnsi="Georgia" w:cs="Georgia"/>
          <w:spacing w:val="11"/>
          <w:sz w:val="19"/>
          <w:szCs w:val="19"/>
        </w:rPr>
        <w:t xml:space="preserve"> </w:t>
      </w:r>
      <w:r>
        <w:rPr>
          <w:rFonts w:ascii="Georgia" w:eastAsia="Georgia" w:hAnsi="Georgia" w:cs="Georgia"/>
          <w:sz w:val="19"/>
          <w:szCs w:val="19"/>
        </w:rPr>
        <w:t>4th,</w:t>
      </w:r>
      <w:r>
        <w:rPr>
          <w:rFonts w:ascii="Georgia" w:eastAsia="Georgia" w:hAnsi="Georgia" w:cs="Georgia"/>
          <w:spacing w:val="11"/>
          <w:sz w:val="19"/>
          <w:szCs w:val="19"/>
        </w:rPr>
        <w:t xml:space="preserve"> </w:t>
      </w:r>
      <w:proofErr w:type="spellStart"/>
      <w:r>
        <w:rPr>
          <w:rFonts w:ascii="Georgia" w:eastAsia="Georgia" w:hAnsi="Georgia" w:cs="Georgia"/>
          <w:sz w:val="19"/>
          <w:szCs w:val="19"/>
        </w:rPr>
        <w:t>Coxson</w:t>
      </w:r>
      <w:proofErr w:type="spellEnd"/>
      <w:r>
        <w:rPr>
          <w:rFonts w:ascii="Georgia" w:eastAsia="Georgia" w:hAnsi="Georgia" w:cs="Georgia"/>
          <w:sz w:val="19"/>
          <w:szCs w:val="19"/>
        </w:rPr>
        <w:t>,</w:t>
      </w:r>
      <w:r>
        <w:rPr>
          <w:rFonts w:ascii="Georgia" w:eastAsia="Georgia" w:hAnsi="Georgia" w:cs="Georgia"/>
          <w:spacing w:val="17"/>
          <w:sz w:val="19"/>
          <w:szCs w:val="19"/>
        </w:rPr>
        <w:t xml:space="preserve"> </w:t>
      </w:r>
      <w:r>
        <w:rPr>
          <w:rFonts w:ascii="Georgia" w:eastAsia="Georgia" w:hAnsi="Georgia" w:cs="Georgia"/>
          <w:sz w:val="19"/>
          <w:szCs w:val="19"/>
        </w:rPr>
        <w:t>H.</w:t>
      </w:r>
      <w:r>
        <w:rPr>
          <w:rFonts w:ascii="Georgia" w:eastAsia="Georgia" w:hAnsi="Georgia" w:cs="Georgia"/>
          <w:spacing w:val="7"/>
          <w:sz w:val="19"/>
          <w:szCs w:val="19"/>
        </w:rPr>
        <w:t xml:space="preserve"> </w:t>
      </w:r>
      <w:r>
        <w:rPr>
          <w:rFonts w:ascii="Georgia" w:eastAsia="Georgia" w:hAnsi="Georgia" w:cs="Georgia"/>
          <w:sz w:val="19"/>
          <w:szCs w:val="19"/>
        </w:rPr>
        <w:t>O.,</w:t>
      </w:r>
      <w:r>
        <w:rPr>
          <w:rFonts w:ascii="Georgia" w:eastAsia="Georgia" w:hAnsi="Georgia" w:cs="Georgia"/>
          <w:spacing w:val="9"/>
          <w:sz w:val="19"/>
          <w:szCs w:val="19"/>
        </w:rPr>
        <w:t xml:space="preserve"> </w:t>
      </w:r>
      <w:r>
        <w:rPr>
          <w:rFonts w:ascii="Georgia" w:eastAsia="Georgia" w:hAnsi="Georgia" w:cs="Georgia"/>
          <w:sz w:val="19"/>
          <w:szCs w:val="19"/>
        </w:rPr>
        <w:t>Hogg,</w:t>
      </w:r>
      <w:r>
        <w:rPr>
          <w:rFonts w:ascii="Georgia" w:eastAsia="Georgia" w:hAnsi="Georgia" w:cs="Georgia"/>
          <w:spacing w:val="14"/>
          <w:sz w:val="19"/>
          <w:szCs w:val="19"/>
        </w:rPr>
        <w:t xml:space="preserve"> </w:t>
      </w:r>
      <w:r>
        <w:rPr>
          <w:rFonts w:ascii="Georgia" w:eastAsia="Georgia" w:hAnsi="Georgia" w:cs="Georgia"/>
          <w:sz w:val="19"/>
          <w:szCs w:val="19"/>
        </w:rPr>
        <w:t>J.</w:t>
      </w:r>
      <w:r>
        <w:rPr>
          <w:rFonts w:ascii="Georgia" w:eastAsia="Georgia" w:hAnsi="Georgia" w:cs="Georgia"/>
          <w:spacing w:val="7"/>
          <w:sz w:val="19"/>
          <w:szCs w:val="19"/>
        </w:rPr>
        <w:t xml:space="preserve"> </w:t>
      </w:r>
      <w:r>
        <w:rPr>
          <w:rFonts w:ascii="Georgia" w:eastAsia="Georgia" w:hAnsi="Georgia" w:cs="Georgia"/>
          <w:sz w:val="19"/>
          <w:szCs w:val="19"/>
        </w:rPr>
        <w:t>C.,</w:t>
      </w:r>
      <w:r>
        <w:rPr>
          <w:rFonts w:ascii="Georgia" w:eastAsia="Georgia" w:hAnsi="Georgia" w:cs="Georgia"/>
          <w:spacing w:val="8"/>
          <w:sz w:val="19"/>
          <w:szCs w:val="19"/>
        </w:rPr>
        <w:t xml:space="preserve"> </w:t>
      </w:r>
      <w:r>
        <w:rPr>
          <w:rFonts w:ascii="Georgia" w:eastAsia="Georgia" w:hAnsi="Georgia" w:cs="Georgia"/>
          <w:sz w:val="19"/>
          <w:szCs w:val="19"/>
        </w:rPr>
        <w:t>Gibson,</w:t>
      </w:r>
      <w:r>
        <w:rPr>
          <w:rFonts w:ascii="Georgia" w:eastAsia="Georgia" w:hAnsi="Georgia" w:cs="Georgia"/>
          <w:spacing w:val="17"/>
          <w:sz w:val="19"/>
          <w:szCs w:val="19"/>
        </w:rPr>
        <w:t xml:space="preserve"> </w:t>
      </w:r>
      <w:r>
        <w:rPr>
          <w:rFonts w:ascii="Georgia" w:eastAsia="Georgia" w:hAnsi="Georgia" w:cs="Georgia"/>
          <w:sz w:val="19"/>
          <w:szCs w:val="19"/>
        </w:rPr>
        <w:t>K.,</w:t>
      </w:r>
      <w:r>
        <w:rPr>
          <w:rFonts w:ascii="Georgia" w:eastAsia="Georgia" w:hAnsi="Georgia" w:cs="Georgia"/>
          <w:spacing w:val="9"/>
          <w:sz w:val="19"/>
          <w:szCs w:val="19"/>
        </w:rPr>
        <w:t xml:space="preserve"> </w:t>
      </w:r>
      <w:r>
        <w:rPr>
          <w:rFonts w:ascii="Georgia" w:eastAsia="Georgia" w:hAnsi="Georgia" w:cs="Georgia"/>
          <w:sz w:val="19"/>
          <w:szCs w:val="19"/>
        </w:rPr>
        <w:t>Thompson,</w:t>
      </w:r>
      <w:r>
        <w:rPr>
          <w:rFonts w:ascii="Georgia" w:eastAsia="Georgia" w:hAnsi="Georgia" w:cs="Georgia"/>
          <w:spacing w:val="23"/>
          <w:sz w:val="19"/>
          <w:szCs w:val="19"/>
        </w:rPr>
        <w:t xml:space="preserve"> </w:t>
      </w:r>
      <w:r>
        <w:rPr>
          <w:rFonts w:ascii="Georgia" w:eastAsia="Georgia" w:hAnsi="Georgia" w:cs="Georgia"/>
          <w:sz w:val="19"/>
          <w:szCs w:val="19"/>
        </w:rPr>
        <w:t>P.</w:t>
      </w:r>
      <w:r>
        <w:rPr>
          <w:rFonts w:ascii="Georgia" w:eastAsia="Georgia" w:hAnsi="Georgia" w:cs="Georgia"/>
          <w:spacing w:val="8"/>
          <w:sz w:val="19"/>
          <w:szCs w:val="19"/>
        </w:rPr>
        <w:t xml:space="preserve"> </w:t>
      </w:r>
      <w:r>
        <w:rPr>
          <w:rFonts w:ascii="Georgia" w:eastAsia="Georgia" w:hAnsi="Georgia" w:cs="Georgia"/>
          <w:sz w:val="19"/>
          <w:szCs w:val="19"/>
        </w:rPr>
        <w:t>F.,</w:t>
      </w:r>
      <w:r>
        <w:rPr>
          <w:rFonts w:ascii="Georgia" w:eastAsia="Georgia" w:hAnsi="Georgia" w:cs="Georgia"/>
          <w:spacing w:val="8"/>
          <w:sz w:val="19"/>
          <w:szCs w:val="19"/>
        </w:rPr>
        <w:t xml:space="preserve"> </w:t>
      </w:r>
      <w:r>
        <w:rPr>
          <w:rFonts w:ascii="Georgia" w:eastAsia="Georgia" w:hAnsi="Georgia" w:cs="Georgia"/>
          <w:sz w:val="19"/>
          <w:szCs w:val="19"/>
        </w:rPr>
        <w:t>and</w:t>
      </w:r>
      <w:r>
        <w:rPr>
          <w:rFonts w:ascii="Georgia" w:eastAsia="Georgia" w:hAnsi="Georgia" w:cs="Georgia"/>
          <w:spacing w:val="9"/>
          <w:sz w:val="19"/>
          <w:szCs w:val="19"/>
        </w:rPr>
        <w:t xml:space="preserve"> </w:t>
      </w:r>
      <w:r>
        <w:rPr>
          <w:rFonts w:ascii="Georgia" w:eastAsia="Georgia" w:hAnsi="Georgia" w:cs="Georgia"/>
          <w:sz w:val="19"/>
          <w:szCs w:val="19"/>
        </w:rPr>
        <w:t>Rogers,</w:t>
      </w:r>
      <w:r>
        <w:rPr>
          <w:rFonts w:ascii="Georgia" w:eastAsia="Georgia" w:hAnsi="Georgia" w:cs="Georgia"/>
          <w:spacing w:val="17"/>
          <w:sz w:val="19"/>
          <w:szCs w:val="19"/>
        </w:rPr>
        <w:t xml:space="preserve"> </w:t>
      </w:r>
      <w:r>
        <w:rPr>
          <w:rFonts w:ascii="Georgia" w:eastAsia="Georgia" w:hAnsi="Georgia" w:cs="Georgia"/>
          <w:sz w:val="19"/>
          <w:szCs w:val="19"/>
        </w:rPr>
        <w:t>R.</w:t>
      </w:r>
      <w:r>
        <w:rPr>
          <w:rFonts w:ascii="Georgia" w:eastAsia="Georgia" w:hAnsi="Georgia" w:cs="Georgia"/>
          <w:spacing w:val="9"/>
          <w:sz w:val="19"/>
          <w:szCs w:val="19"/>
        </w:rPr>
        <w:t xml:space="preserve"> </w:t>
      </w:r>
      <w:r>
        <w:rPr>
          <w:rFonts w:ascii="Georgia" w:eastAsia="Georgia" w:hAnsi="Georgia" w:cs="Georgia"/>
          <w:sz w:val="19"/>
          <w:szCs w:val="19"/>
        </w:rPr>
        <w:t>M.</w:t>
      </w:r>
      <w:r>
        <w:rPr>
          <w:rFonts w:ascii="Georgia" w:eastAsia="Georgia" w:hAnsi="Georgia" w:cs="Georgia"/>
          <w:spacing w:val="8"/>
          <w:sz w:val="19"/>
          <w:szCs w:val="19"/>
        </w:rPr>
        <w:t xml:space="preserve"> </w:t>
      </w:r>
      <w:r>
        <w:rPr>
          <w:rFonts w:ascii="Georgia" w:eastAsia="Georgia" w:hAnsi="Georgia" w:cs="Georgia"/>
          <w:spacing w:val="-2"/>
          <w:sz w:val="19"/>
          <w:szCs w:val="19"/>
        </w:rPr>
        <w:t>“</w:t>
      </w:r>
      <w:r>
        <w:rPr>
          <w:rFonts w:ascii="Georgia" w:eastAsia="Georgia" w:hAnsi="Georgia" w:cs="Georgia"/>
          <w:b/>
          <w:bCs/>
          <w:sz w:val="19"/>
          <w:szCs w:val="19"/>
        </w:rPr>
        <w:t>Use</w:t>
      </w:r>
      <w:r>
        <w:rPr>
          <w:rFonts w:ascii="Georgia" w:eastAsia="Georgia" w:hAnsi="Georgia" w:cs="Georgia"/>
          <w:b/>
          <w:bCs/>
          <w:spacing w:val="12"/>
          <w:sz w:val="19"/>
          <w:szCs w:val="19"/>
        </w:rPr>
        <w:t xml:space="preserve"> </w:t>
      </w:r>
      <w:r>
        <w:rPr>
          <w:rFonts w:ascii="Georgia" w:eastAsia="Georgia" w:hAnsi="Georgia" w:cs="Georgia"/>
          <w:b/>
          <w:bCs/>
          <w:sz w:val="19"/>
          <w:szCs w:val="19"/>
        </w:rPr>
        <w:t>of</w:t>
      </w:r>
      <w:r>
        <w:rPr>
          <w:rFonts w:ascii="Georgia" w:eastAsia="Georgia" w:hAnsi="Georgia" w:cs="Georgia"/>
          <w:b/>
          <w:bCs/>
          <w:spacing w:val="7"/>
          <w:sz w:val="19"/>
          <w:szCs w:val="19"/>
        </w:rPr>
        <w:t xml:space="preserve"> </w:t>
      </w:r>
      <w:r>
        <w:rPr>
          <w:rFonts w:ascii="Georgia" w:eastAsia="Georgia" w:hAnsi="Georgia" w:cs="Georgia"/>
          <w:b/>
          <w:bCs/>
          <w:sz w:val="19"/>
          <w:szCs w:val="19"/>
        </w:rPr>
        <w:t>CT</w:t>
      </w:r>
      <w:r>
        <w:rPr>
          <w:rFonts w:ascii="Georgia" w:eastAsia="Georgia" w:hAnsi="Georgia" w:cs="Georgia"/>
          <w:b/>
          <w:bCs/>
          <w:spacing w:val="8"/>
          <w:sz w:val="19"/>
          <w:szCs w:val="19"/>
        </w:rPr>
        <w:t xml:space="preserve"> </w:t>
      </w:r>
      <w:proofErr w:type="spellStart"/>
      <w:r>
        <w:rPr>
          <w:rFonts w:ascii="Georgia" w:eastAsia="Georgia" w:hAnsi="Georgia" w:cs="Georgia"/>
          <w:b/>
          <w:bCs/>
          <w:sz w:val="19"/>
          <w:szCs w:val="19"/>
        </w:rPr>
        <w:t>Morphometry</w:t>
      </w:r>
      <w:proofErr w:type="spellEnd"/>
      <w:r>
        <w:rPr>
          <w:rFonts w:ascii="Georgia" w:eastAsia="Georgia" w:hAnsi="Georgia" w:cs="Georgia"/>
          <w:b/>
          <w:bCs/>
          <w:spacing w:val="30"/>
          <w:sz w:val="19"/>
          <w:szCs w:val="19"/>
        </w:rPr>
        <w:t xml:space="preserve"> </w:t>
      </w:r>
      <w:r>
        <w:rPr>
          <w:rFonts w:ascii="Georgia" w:eastAsia="Georgia" w:hAnsi="Georgia" w:cs="Georgia"/>
          <w:b/>
          <w:bCs/>
          <w:w w:val="102"/>
          <w:sz w:val="19"/>
          <w:szCs w:val="19"/>
        </w:rPr>
        <w:t>to</w:t>
      </w:r>
    </w:p>
    <w:p w14:paraId="3B089341" w14:textId="77777777" w:rsidR="00E61F9D" w:rsidRDefault="005C64D6">
      <w:pPr>
        <w:spacing w:before="33" w:after="0" w:line="240" w:lineRule="auto"/>
        <w:ind w:left="120" w:right="968"/>
        <w:jc w:val="both"/>
        <w:rPr>
          <w:rFonts w:ascii="Georgia" w:eastAsia="Georgia" w:hAnsi="Georgia" w:cs="Georgia"/>
          <w:sz w:val="19"/>
          <w:szCs w:val="19"/>
        </w:rPr>
      </w:pPr>
      <w:r>
        <w:rPr>
          <w:rFonts w:ascii="Georgia" w:eastAsia="Georgia" w:hAnsi="Georgia" w:cs="Georgia"/>
          <w:b/>
          <w:bCs/>
          <w:sz w:val="19"/>
          <w:szCs w:val="19"/>
        </w:rPr>
        <w:t>Detect</w:t>
      </w:r>
      <w:r>
        <w:rPr>
          <w:rFonts w:ascii="Georgia" w:eastAsia="Georgia" w:hAnsi="Georgia" w:cs="Georgia"/>
          <w:b/>
          <w:bCs/>
          <w:spacing w:val="14"/>
          <w:sz w:val="19"/>
          <w:szCs w:val="19"/>
        </w:rPr>
        <w:t xml:space="preserve"> </w:t>
      </w:r>
      <w:r>
        <w:rPr>
          <w:rFonts w:ascii="Georgia" w:eastAsia="Georgia" w:hAnsi="Georgia" w:cs="Georgia"/>
          <w:b/>
          <w:bCs/>
          <w:sz w:val="19"/>
          <w:szCs w:val="19"/>
        </w:rPr>
        <w:t>Changes</w:t>
      </w:r>
      <w:r>
        <w:rPr>
          <w:rFonts w:ascii="Georgia" w:eastAsia="Georgia" w:hAnsi="Georgia" w:cs="Georgia"/>
          <w:b/>
          <w:bCs/>
          <w:spacing w:val="17"/>
          <w:sz w:val="19"/>
          <w:szCs w:val="19"/>
        </w:rPr>
        <w:t xml:space="preserve"> </w:t>
      </w:r>
      <w:r>
        <w:rPr>
          <w:rFonts w:ascii="Georgia" w:eastAsia="Georgia" w:hAnsi="Georgia" w:cs="Georgia"/>
          <w:b/>
          <w:bCs/>
          <w:sz w:val="19"/>
          <w:szCs w:val="19"/>
        </w:rPr>
        <w:t>in</w:t>
      </w:r>
      <w:r>
        <w:rPr>
          <w:rFonts w:ascii="Georgia" w:eastAsia="Georgia" w:hAnsi="Georgia" w:cs="Georgia"/>
          <w:b/>
          <w:bCs/>
          <w:spacing w:val="5"/>
          <w:sz w:val="19"/>
          <w:szCs w:val="19"/>
        </w:rPr>
        <w:t xml:space="preserve"> </w:t>
      </w:r>
      <w:r>
        <w:rPr>
          <w:rFonts w:ascii="Georgia" w:eastAsia="Georgia" w:hAnsi="Georgia" w:cs="Georgia"/>
          <w:b/>
          <w:bCs/>
          <w:sz w:val="19"/>
          <w:szCs w:val="19"/>
        </w:rPr>
        <w:t>Lung</w:t>
      </w:r>
      <w:r>
        <w:rPr>
          <w:rFonts w:ascii="Georgia" w:eastAsia="Georgia" w:hAnsi="Georgia" w:cs="Georgia"/>
          <w:b/>
          <w:bCs/>
          <w:spacing w:val="11"/>
          <w:sz w:val="19"/>
          <w:szCs w:val="19"/>
        </w:rPr>
        <w:t xml:space="preserve"> </w:t>
      </w:r>
      <w:r>
        <w:rPr>
          <w:rFonts w:ascii="Georgia" w:eastAsia="Georgia" w:hAnsi="Georgia" w:cs="Georgia"/>
          <w:b/>
          <w:bCs/>
          <w:sz w:val="19"/>
          <w:szCs w:val="19"/>
        </w:rPr>
        <w:t>Weight</w:t>
      </w:r>
      <w:r>
        <w:rPr>
          <w:rFonts w:ascii="Georgia" w:eastAsia="Georgia" w:hAnsi="Georgia" w:cs="Georgia"/>
          <w:b/>
          <w:bCs/>
          <w:spacing w:val="15"/>
          <w:sz w:val="19"/>
          <w:szCs w:val="19"/>
        </w:rPr>
        <w:t xml:space="preserve"> </w:t>
      </w:r>
      <w:r>
        <w:rPr>
          <w:rFonts w:ascii="Georgia" w:eastAsia="Georgia" w:hAnsi="Georgia" w:cs="Georgia"/>
          <w:b/>
          <w:bCs/>
          <w:sz w:val="19"/>
          <w:szCs w:val="19"/>
        </w:rPr>
        <w:t>and</w:t>
      </w:r>
      <w:r>
        <w:rPr>
          <w:rFonts w:ascii="Georgia" w:eastAsia="Georgia" w:hAnsi="Georgia" w:cs="Georgia"/>
          <w:b/>
          <w:bCs/>
          <w:spacing w:val="8"/>
          <w:sz w:val="19"/>
          <w:szCs w:val="19"/>
        </w:rPr>
        <w:t xml:space="preserve"> </w:t>
      </w:r>
      <w:r>
        <w:rPr>
          <w:rFonts w:ascii="Georgia" w:eastAsia="Georgia" w:hAnsi="Georgia" w:cs="Georgia"/>
          <w:b/>
          <w:bCs/>
          <w:sz w:val="19"/>
          <w:szCs w:val="19"/>
        </w:rPr>
        <w:t>Gas</w:t>
      </w:r>
      <w:r>
        <w:rPr>
          <w:rFonts w:ascii="Georgia" w:eastAsia="Georgia" w:hAnsi="Georgia" w:cs="Georgia"/>
          <w:b/>
          <w:bCs/>
          <w:spacing w:val="8"/>
          <w:sz w:val="19"/>
          <w:szCs w:val="19"/>
        </w:rPr>
        <w:t xml:space="preserve"> </w:t>
      </w:r>
      <w:r>
        <w:rPr>
          <w:rFonts w:ascii="Georgia" w:eastAsia="Georgia" w:hAnsi="Georgia" w:cs="Georgia"/>
          <w:b/>
          <w:bCs/>
          <w:sz w:val="19"/>
          <w:szCs w:val="19"/>
        </w:rPr>
        <w:t>Volum</w:t>
      </w:r>
      <w:r>
        <w:rPr>
          <w:rFonts w:ascii="Georgia" w:eastAsia="Georgia" w:hAnsi="Georgia" w:cs="Georgia"/>
          <w:b/>
          <w:bCs/>
          <w:spacing w:val="-1"/>
          <w:sz w:val="19"/>
          <w:szCs w:val="19"/>
        </w:rPr>
        <w:t>e</w:t>
      </w:r>
      <w:r>
        <w:rPr>
          <w:rFonts w:ascii="Georgia" w:eastAsia="Georgia" w:hAnsi="Georgia" w:cs="Georgia"/>
          <w:sz w:val="19"/>
          <w:szCs w:val="19"/>
        </w:rPr>
        <w:t>”</w:t>
      </w:r>
      <w:r>
        <w:rPr>
          <w:rFonts w:ascii="Georgia" w:eastAsia="Georgia" w:hAnsi="Georgia" w:cs="Georgia"/>
          <w:spacing w:val="18"/>
          <w:sz w:val="19"/>
          <w:szCs w:val="19"/>
        </w:rPr>
        <w:t xml:space="preserve"> </w:t>
      </w:r>
      <w:r>
        <w:rPr>
          <w:rFonts w:ascii="Georgia" w:eastAsia="Georgia" w:hAnsi="Georgia" w:cs="Georgia"/>
          <w:i/>
          <w:sz w:val="19"/>
          <w:szCs w:val="19"/>
        </w:rPr>
        <w:t>Chest</w:t>
      </w:r>
      <w:r>
        <w:rPr>
          <w:rFonts w:ascii="Georgia" w:eastAsia="Georgia" w:hAnsi="Georgia" w:cs="Georgia"/>
          <w:i/>
          <w:spacing w:val="7"/>
          <w:sz w:val="19"/>
          <w:szCs w:val="19"/>
        </w:rPr>
        <w:t xml:space="preserve"> </w:t>
      </w:r>
      <w:r>
        <w:rPr>
          <w:rFonts w:ascii="Georgia" w:eastAsia="Georgia" w:hAnsi="Georgia" w:cs="Georgia"/>
          <w:sz w:val="19"/>
          <w:szCs w:val="19"/>
        </w:rPr>
        <w:t>128,</w:t>
      </w:r>
      <w:r>
        <w:rPr>
          <w:rFonts w:ascii="Georgia" w:eastAsia="Georgia" w:hAnsi="Georgia" w:cs="Georgia"/>
          <w:spacing w:val="8"/>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4</w:t>
      </w:r>
      <w:r>
        <w:rPr>
          <w:rFonts w:ascii="Georgia" w:eastAsia="Georgia" w:hAnsi="Georgia" w:cs="Georgia"/>
          <w:spacing w:val="3"/>
          <w:sz w:val="19"/>
          <w:szCs w:val="19"/>
        </w:rPr>
        <w:t xml:space="preserve"> </w:t>
      </w:r>
      <w:r>
        <w:rPr>
          <w:rFonts w:ascii="Georgia" w:eastAsia="Georgia" w:hAnsi="Georgia" w:cs="Georgia"/>
          <w:sz w:val="19"/>
          <w:szCs w:val="19"/>
        </w:rPr>
        <w:t>(2005):</w:t>
      </w:r>
      <w:r>
        <w:rPr>
          <w:rFonts w:ascii="Georgia" w:eastAsia="Georgia" w:hAnsi="Georgia" w:cs="Georgia"/>
          <w:spacing w:val="30"/>
          <w:sz w:val="19"/>
          <w:szCs w:val="19"/>
        </w:rPr>
        <w:t xml:space="preserve"> </w:t>
      </w:r>
      <w:r>
        <w:rPr>
          <w:rFonts w:ascii="Georgia" w:eastAsia="Georgia" w:hAnsi="Georgia" w:cs="Georgia"/>
          <w:sz w:val="19"/>
          <w:szCs w:val="19"/>
        </w:rPr>
        <w:t>2471–7.</w:t>
      </w:r>
      <w:r>
        <w:rPr>
          <w:rFonts w:ascii="Georgia" w:eastAsia="Georgia" w:hAnsi="Georgia" w:cs="Georgia"/>
          <w:spacing w:val="30"/>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spacing w:val="-1"/>
          <w:w w:val="102"/>
          <w:sz w:val="19"/>
          <w:szCs w:val="19"/>
        </w:rPr>
        <w:t>:</w:t>
      </w:r>
      <w:hyperlink r:id="rId69">
        <w:r>
          <w:rPr>
            <w:rFonts w:ascii="Georgia" w:eastAsia="Georgia" w:hAnsi="Georgia" w:cs="Georgia"/>
            <w:color w:val="0000FF"/>
            <w:w w:val="102"/>
            <w:sz w:val="19"/>
            <w:szCs w:val="19"/>
          </w:rPr>
          <w:t>10.1378/chest.128.4.2471</w:t>
        </w:r>
      </w:hyperlink>
    </w:p>
    <w:p w14:paraId="53060891" w14:textId="77777777" w:rsidR="00E61F9D" w:rsidRDefault="005C64D6">
      <w:pPr>
        <w:spacing w:before="93" w:after="0" w:line="240" w:lineRule="auto"/>
        <w:ind w:left="120" w:right="488"/>
        <w:jc w:val="both"/>
        <w:rPr>
          <w:rFonts w:ascii="Georgia" w:eastAsia="Georgia" w:hAnsi="Georgia" w:cs="Georgia"/>
          <w:sz w:val="19"/>
          <w:szCs w:val="19"/>
        </w:rPr>
      </w:pPr>
      <w:r>
        <w:rPr>
          <w:rFonts w:ascii="Georgia" w:eastAsia="Georgia" w:hAnsi="Georgia" w:cs="Georgia"/>
          <w:sz w:val="19"/>
          <w:szCs w:val="19"/>
        </w:rPr>
        <w:t>66.</w:t>
      </w:r>
      <w:r>
        <w:rPr>
          <w:rFonts w:ascii="Georgia" w:eastAsia="Georgia" w:hAnsi="Georgia" w:cs="Georgia"/>
          <w:spacing w:val="26"/>
          <w:sz w:val="19"/>
          <w:szCs w:val="19"/>
        </w:rPr>
        <w:t xml:space="preserve"> </w:t>
      </w:r>
      <w:proofErr w:type="spellStart"/>
      <w:r>
        <w:rPr>
          <w:rFonts w:ascii="Georgia" w:eastAsia="Georgia" w:hAnsi="Georgia" w:cs="Georgia"/>
          <w:sz w:val="19"/>
          <w:szCs w:val="19"/>
        </w:rPr>
        <w:t>Coxson</w:t>
      </w:r>
      <w:proofErr w:type="spellEnd"/>
      <w:r>
        <w:rPr>
          <w:rFonts w:ascii="Georgia" w:eastAsia="Georgia" w:hAnsi="Georgia" w:cs="Georgia"/>
          <w:sz w:val="19"/>
          <w:szCs w:val="19"/>
        </w:rPr>
        <w:t>,</w:t>
      </w:r>
      <w:r>
        <w:rPr>
          <w:rFonts w:ascii="Georgia" w:eastAsia="Georgia" w:hAnsi="Georgia" w:cs="Georgia"/>
          <w:spacing w:val="15"/>
          <w:sz w:val="19"/>
          <w:szCs w:val="19"/>
        </w:rPr>
        <w:t xml:space="preserve"> </w:t>
      </w:r>
      <w:r>
        <w:rPr>
          <w:rFonts w:ascii="Georgia" w:eastAsia="Georgia" w:hAnsi="Georgia" w:cs="Georgia"/>
          <w:sz w:val="19"/>
          <w:szCs w:val="19"/>
        </w:rPr>
        <w:t>H.</w:t>
      </w:r>
      <w:r>
        <w:rPr>
          <w:rFonts w:ascii="Georgia" w:eastAsia="Georgia" w:hAnsi="Georgia" w:cs="Georgia"/>
          <w:spacing w:val="6"/>
          <w:sz w:val="19"/>
          <w:szCs w:val="19"/>
        </w:rPr>
        <w:t xml:space="preserve"> </w:t>
      </w:r>
      <w:r>
        <w:rPr>
          <w:rFonts w:ascii="Georgia" w:eastAsia="Georgia" w:hAnsi="Georgia" w:cs="Georgia"/>
          <w:sz w:val="19"/>
          <w:szCs w:val="19"/>
        </w:rPr>
        <w:t>O.</w:t>
      </w:r>
      <w:r>
        <w:rPr>
          <w:rFonts w:ascii="Georgia" w:eastAsia="Georgia" w:hAnsi="Georgia" w:cs="Georgia"/>
          <w:spacing w:val="6"/>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sz w:val="19"/>
          <w:szCs w:val="19"/>
        </w:rPr>
        <w:t>Rogers,</w:t>
      </w:r>
      <w:r>
        <w:rPr>
          <w:rFonts w:ascii="Georgia" w:eastAsia="Georgia" w:hAnsi="Georgia" w:cs="Georgia"/>
          <w:spacing w:val="15"/>
          <w:sz w:val="19"/>
          <w:szCs w:val="19"/>
        </w:rPr>
        <w:t xml:space="preserve"> </w:t>
      </w:r>
      <w:r>
        <w:rPr>
          <w:rFonts w:ascii="Georgia" w:eastAsia="Georgia" w:hAnsi="Georgia" w:cs="Georgia"/>
          <w:sz w:val="19"/>
          <w:szCs w:val="19"/>
        </w:rPr>
        <w:t>R.</w:t>
      </w:r>
      <w:r>
        <w:rPr>
          <w:rFonts w:ascii="Georgia" w:eastAsia="Georgia" w:hAnsi="Georgia" w:cs="Georgia"/>
          <w:spacing w:val="8"/>
          <w:sz w:val="19"/>
          <w:szCs w:val="19"/>
        </w:rPr>
        <w:t xml:space="preserve"> </w:t>
      </w:r>
      <w:r>
        <w:rPr>
          <w:rFonts w:ascii="Georgia" w:eastAsia="Georgia" w:hAnsi="Georgia" w:cs="Georgia"/>
          <w:sz w:val="19"/>
          <w:szCs w:val="19"/>
        </w:rPr>
        <w:t>M.</w:t>
      </w:r>
      <w:r>
        <w:rPr>
          <w:rFonts w:ascii="Georgia" w:eastAsia="Georgia" w:hAnsi="Georgia" w:cs="Georgia"/>
          <w:spacing w:val="7"/>
          <w:sz w:val="19"/>
          <w:szCs w:val="19"/>
        </w:rPr>
        <w:t xml:space="preserve"> </w:t>
      </w:r>
      <w:r>
        <w:rPr>
          <w:rFonts w:ascii="Georgia" w:eastAsia="Georgia" w:hAnsi="Georgia" w:cs="Georgia"/>
          <w:spacing w:val="-1"/>
          <w:sz w:val="19"/>
          <w:szCs w:val="19"/>
        </w:rPr>
        <w:t>“</w:t>
      </w:r>
      <w:r>
        <w:rPr>
          <w:rFonts w:ascii="Georgia" w:eastAsia="Georgia" w:hAnsi="Georgia" w:cs="Georgia"/>
          <w:b/>
          <w:bCs/>
          <w:sz w:val="19"/>
          <w:szCs w:val="19"/>
        </w:rPr>
        <w:t>New</w:t>
      </w:r>
      <w:r>
        <w:rPr>
          <w:rFonts w:ascii="Georgia" w:eastAsia="Georgia" w:hAnsi="Georgia" w:cs="Georgia"/>
          <w:b/>
          <w:bCs/>
          <w:spacing w:val="11"/>
          <w:sz w:val="19"/>
          <w:szCs w:val="19"/>
        </w:rPr>
        <w:t xml:space="preserve"> </w:t>
      </w:r>
      <w:r>
        <w:rPr>
          <w:rFonts w:ascii="Georgia" w:eastAsia="Georgia" w:hAnsi="Georgia" w:cs="Georgia"/>
          <w:b/>
          <w:bCs/>
          <w:sz w:val="19"/>
          <w:szCs w:val="19"/>
        </w:rPr>
        <w:t>Concepts</w:t>
      </w:r>
      <w:r>
        <w:rPr>
          <w:rFonts w:ascii="Georgia" w:eastAsia="Georgia" w:hAnsi="Georgia" w:cs="Georgia"/>
          <w:b/>
          <w:bCs/>
          <w:spacing w:val="19"/>
          <w:sz w:val="19"/>
          <w:szCs w:val="19"/>
        </w:rPr>
        <w:t xml:space="preserve"> </w:t>
      </w:r>
      <w:r>
        <w:rPr>
          <w:rFonts w:ascii="Georgia" w:eastAsia="Georgia" w:hAnsi="Georgia" w:cs="Georgia"/>
          <w:b/>
          <w:bCs/>
          <w:sz w:val="19"/>
          <w:szCs w:val="19"/>
        </w:rPr>
        <w:t>in</w:t>
      </w:r>
      <w:r>
        <w:rPr>
          <w:rFonts w:ascii="Georgia" w:eastAsia="Georgia" w:hAnsi="Georgia" w:cs="Georgia"/>
          <w:b/>
          <w:bCs/>
          <w:spacing w:val="6"/>
          <w:sz w:val="19"/>
          <w:szCs w:val="19"/>
        </w:rPr>
        <w:t xml:space="preserve"> </w:t>
      </w:r>
      <w:r>
        <w:rPr>
          <w:rFonts w:ascii="Georgia" w:eastAsia="Georgia" w:hAnsi="Georgia" w:cs="Georgia"/>
          <w:b/>
          <w:bCs/>
          <w:sz w:val="19"/>
          <w:szCs w:val="19"/>
        </w:rPr>
        <w:t>the</w:t>
      </w:r>
      <w:r>
        <w:rPr>
          <w:rFonts w:ascii="Georgia" w:eastAsia="Georgia" w:hAnsi="Georgia" w:cs="Georgia"/>
          <w:b/>
          <w:bCs/>
          <w:spacing w:val="7"/>
          <w:sz w:val="19"/>
          <w:szCs w:val="19"/>
        </w:rPr>
        <w:t xml:space="preserve"> </w:t>
      </w:r>
      <w:r>
        <w:rPr>
          <w:rFonts w:ascii="Georgia" w:eastAsia="Georgia" w:hAnsi="Georgia" w:cs="Georgia"/>
          <w:b/>
          <w:bCs/>
          <w:sz w:val="19"/>
          <w:szCs w:val="19"/>
        </w:rPr>
        <w:t>Radiological</w:t>
      </w:r>
      <w:r>
        <w:rPr>
          <w:rFonts w:ascii="Georgia" w:eastAsia="Georgia" w:hAnsi="Georgia" w:cs="Georgia"/>
          <w:b/>
          <w:bCs/>
          <w:spacing w:val="25"/>
          <w:sz w:val="19"/>
          <w:szCs w:val="19"/>
        </w:rPr>
        <w:t xml:space="preserve"> </w:t>
      </w:r>
      <w:r>
        <w:rPr>
          <w:rFonts w:ascii="Georgia" w:eastAsia="Georgia" w:hAnsi="Georgia" w:cs="Georgia"/>
          <w:b/>
          <w:bCs/>
          <w:sz w:val="19"/>
          <w:szCs w:val="19"/>
        </w:rPr>
        <w:t>Assessment</w:t>
      </w:r>
      <w:r>
        <w:rPr>
          <w:rFonts w:ascii="Georgia" w:eastAsia="Georgia" w:hAnsi="Georgia" w:cs="Georgia"/>
          <w:b/>
          <w:bCs/>
          <w:spacing w:val="25"/>
          <w:sz w:val="19"/>
          <w:szCs w:val="19"/>
        </w:rPr>
        <w:t xml:space="preserve"> </w:t>
      </w:r>
      <w:r>
        <w:rPr>
          <w:rFonts w:ascii="Georgia" w:eastAsia="Georgia" w:hAnsi="Georgia" w:cs="Georgia"/>
          <w:b/>
          <w:bCs/>
          <w:sz w:val="19"/>
          <w:szCs w:val="19"/>
        </w:rPr>
        <w:t>of</w:t>
      </w:r>
      <w:r>
        <w:rPr>
          <w:rFonts w:ascii="Georgia" w:eastAsia="Georgia" w:hAnsi="Georgia" w:cs="Georgia"/>
          <w:b/>
          <w:bCs/>
          <w:spacing w:val="5"/>
          <w:sz w:val="19"/>
          <w:szCs w:val="19"/>
        </w:rPr>
        <w:t xml:space="preserve"> </w:t>
      </w:r>
      <w:r>
        <w:rPr>
          <w:rFonts w:ascii="Georgia" w:eastAsia="Georgia" w:hAnsi="Georgia" w:cs="Georgia"/>
          <w:b/>
          <w:bCs/>
          <w:sz w:val="19"/>
          <w:szCs w:val="19"/>
        </w:rPr>
        <w:t>COPD</w:t>
      </w:r>
      <w:r>
        <w:rPr>
          <w:rFonts w:ascii="Georgia" w:eastAsia="Georgia" w:hAnsi="Georgia" w:cs="Georgia"/>
          <w:sz w:val="19"/>
          <w:szCs w:val="19"/>
        </w:rPr>
        <w:t>”</w:t>
      </w:r>
      <w:r>
        <w:rPr>
          <w:rFonts w:ascii="Georgia" w:eastAsia="Georgia" w:hAnsi="Georgia" w:cs="Georgia"/>
          <w:spacing w:val="15"/>
          <w:sz w:val="19"/>
          <w:szCs w:val="19"/>
        </w:rPr>
        <w:t xml:space="preserve"> </w:t>
      </w:r>
      <w:proofErr w:type="spellStart"/>
      <w:r>
        <w:rPr>
          <w:rFonts w:ascii="Georgia" w:eastAsia="Georgia" w:hAnsi="Georgia" w:cs="Georgia"/>
          <w:i/>
          <w:sz w:val="19"/>
          <w:szCs w:val="19"/>
        </w:rPr>
        <w:t>Semin</w:t>
      </w:r>
      <w:proofErr w:type="spellEnd"/>
      <w:r>
        <w:rPr>
          <w:rFonts w:ascii="Georgia" w:eastAsia="Georgia" w:hAnsi="Georgia" w:cs="Georgia"/>
          <w:i/>
          <w:sz w:val="19"/>
          <w:szCs w:val="19"/>
        </w:rPr>
        <w:t xml:space="preserve"> </w:t>
      </w:r>
      <w:proofErr w:type="spellStart"/>
      <w:r>
        <w:rPr>
          <w:rFonts w:ascii="Georgia" w:eastAsia="Georgia" w:hAnsi="Georgia" w:cs="Georgia"/>
          <w:i/>
          <w:sz w:val="19"/>
          <w:szCs w:val="19"/>
        </w:rPr>
        <w:t>Respir</w:t>
      </w:r>
      <w:proofErr w:type="spellEnd"/>
      <w:r>
        <w:rPr>
          <w:rFonts w:ascii="Georgia" w:eastAsia="Georgia" w:hAnsi="Georgia" w:cs="Georgia"/>
          <w:i/>
          <w:sz w:val="19"/>
          <w:szCs w:val="19"/>
        </w:rPr>
        <w:t xml:space="preserve"> </w:t>
      </w:r>
      <w:proofErr w:type="spellStart"/>
      <w:r>
        <w:rPr>
          <w:rFonts w:ascii="Georgia" w:eastAsia="Georgia" w:hAnsi="Georgia" w:cs="Georgia"/>
          <w:i/>
          <w:sz w:val="19"/>
          <w:szCs w:val="19"/>
        </w:rPr>
        <w:t>Crit</w:t>
      </w:r>
      <w:proofErr w:type="spellEnd"/>
      <w:r>
        <w:rPr>
          <w:rFonts w:ascii="Georgia" w:eastAsia="Georgia" w:hAnsi="Georgia" w:cs="Georgia"/>
          <w:i/>
          <w:spacing w:val="1"/>
          <w:sz w:val="19"/>
          <w:szCs w:val="19"/>
        </w:rPr>
        <w:t xml:space="preserve"> </w:t>
      </w:r>
      <w:r>
        <w:rPr>
          <w:rFonts w:ascii="Georgia" w:eastAsia="Georgia" w:hAnsi="Georgia" w:cs="Georgia"/>
          <w:i/>
          <w:sz w:val="19"/>
          <w:szCs w:val="19"/>
        </w:rPr>
        <w:t>Care</w:t>
      </w:r>
    </w:p>
    <w:p w14:paraId="2983885B" w14:textId="77777777" w:rsidR="00E61F9D" w:rsidRDefault="005C64D6">
      <w:pPr>
        <w:spacing w:before="33" w:after="0" w:line="240" w:lineRule="auto"/>
        <w:ind w:left="120" w:right="6135"/>
        <w:jc w:val="both"/>
        <w:rPr>
          <w:rFonts w:ascii="Georgia" w:eastAsia="Georgia" w:hAnsi="Georgia" w:cs="Georgia"/>
          <w:sz w:val="19"/>
          <w:szCs w:val="19"/>
        </w:rPr>
      </w:pPr>
      <w:proofErr w:type="gramStart"/>
      <w:r>
        <w:rPr>
          <w:rFonts w:ascii="Georgia" w:eastAsia="Georgia" w:hAnsi="Georgia" w:cs="Georgia"/>
          <w:i/>
          <w:sz w:val="19"/>
          <w:szCs w:val="19"/>
        </w:rPr>
        <w:t>Med</w:t>
      </w:r>
      <w:r>
        <w:rPr>
          <w:rFonts w:ascii="Georgia" w:eastAsia="Georgia" w:hAnsi="Georgia" w:cs="Georgia"/>
          <w:i/>
          <w:spacing w:val="4"/>
          <w:sz w:val="19"/>
          <w:szCs w:val="19"/>
        </w:rPr>
        <w:t xml:space="preserve"> </w:t>
      </w:r>
      <w:r>
        <w:rPr>
          <w:rFonts w:ascii="Georgia" w:eastAsia="Georgia" w:hAnsi="Georgia" w:cs="Georgia"/>
          <w:sz w:val="19"/>
          <w:szCs w:val="19"/>
        </w:rPr>
        <w:t>26,</w:t>
      </w:r>
      <w:r>
        <w:rPr>
          <w:rFonts w:ascii="Georgia" w:eastAsia="Georgia" w:hAnsi="Georgia" w:cs="Georgia"/>
          <w:spacing w:val="9"/>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2</w:t>
      </w:r>
      <w:r>
        <w:rPr>
          <w:rFonts w:ascii="Georgia" w:eastAsia="Georgia" w:hAnsi="Georgia" w:cs="Georgia"/>
          <w:spacing w:val="3"/>
          <w:sz w:val="19"/>
          <w:szCs w:val="19"/>
        </w:rPr>
        <w:t xml:space="preserve"> </w:t>
      </w:r>
      <w:r>
        <w:rPr>
          <w:rFonts w:ascii="Georgia" w:eastAsia="Georgia" w:hAnsi="Georgia" w:cs="Georgia"/>
          <w:sz w:val="19"/>
          <w:szCs w:val="19"/>
        </w:rPr>
        <w:t>(2005):</w:t>
      </w:r>
      <w:r>
        <w:rPr>
          <w:rFonts w:ascii="Georgia" w:eastAsia="Georgia" w:hAnsi="Georgia" w:cs="Georgia"/>
          <w:spacing w:val="30"/>
          <w:sz w:val="19"/>
          <w:szCs w:val="19"/>
        </w:rPr>
        <w:t xml:space="preserve"> </w:t>
      </w:r>
      <w:r>
        <w:rPr>
          <w:rFonts w:ascii="Georgia" w:eastAsia="Georgia" w:hAnsi="Georgia" w:cs="Georgia"/>
          <w:sz w:val="19"/>
          <w:szCs w:val="19"/>
        </w:rPr>
        <w:t>211–20.</w:t>
      </w:r>
      <w:proofErr w:type="gramEnd"/>
      <w:r>
        <w:rPr>
          <w:rFonts w:ascii="Georgia" w:eastAsia="Georgia" w:hAnsi="Georgia" w:cs="Georgia"/>
          <w:spacing w:val="30"/>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spacing w:val="-1"/>
          <w:w w:val="102"/>
          <w:sz w:val="19"/>
          <w:szCs w:val="19"/>
        </w:rPr>
        <w:t>:</w:t>
      </w:r>
      <w:hyperlink r:id="rId70">
        <w:r>
          <w:rPr>
            <w:rFonts w:ascii="Georgia" w:eastAsia="Georgia" w:hAnsi="Georgia" w:cs="Georgia"/>
            <w:color w:val="0000FF"/>
            <w:w w:val="102"/>
            <w:sz w:val="19"/>
            <w:szCs w:val="19"/>
          </w:rPr>
          <w:t>10.1055/s-2005-869540</w:t>
        </w:r>
      </w:hyperlink>
    </w:p>
    <w:p w14:paraId="3612D131" w14:textId="77777777" w:rsidR="00E61F9D" w:rsidRDefault="005C64D6">
      <w:pPr>
        <w:spacing w:before="93" w:after="0" w:line="277" w:lineRule="auto"/>
        <w:ind w:left="120" w:right="458"/>
        <w:jc w:val="both"/>
        <w:rPr>
          <w:rFonts w:ascii="Georgia" w:eastAsia="Georgia" w:hAnsi="Georgia" w:cs="Georgia"/>
          <w:sz w:val="19"/>
          <w:szCs w:val="19"/>
        </w:rPr>
      </w:pPr>
      <w:r>
        <w:rPr>
          <w:rFonts w:ascii="Georgia" w:eastAsia="Georgia" w:hAnsi="Georgia" w:cs="Georgia"/>
          <w:sz w:val="19"/>
          <w:szCs w:val="19"/>
        </w:rPr>
        <w:t>67.</w:t>
      </w:r>
      <w:r>
        <w:rPr>
          <w:rFonts w:ascii="Georgia" w:eastAsia="Georgia" w:hAnsi="Georgia" w:cs="Georgia"/>
          <w:spacing w:val="20"/>
          <w:sz w:val="19"/>
          <w:szCs w:val="19"/>
        </w:rPr>
        <w:t xml:space="preserve"> </w:t>
      </w:r>
      <w:proofErr w:type="spellStart"/>
      <w:r>
        <w:rPr>
          <w:rFonts w:ascii="Georgia" w:eastAsia="Georgia" w:hAnsi="Georgia" w:cs="Georgia"/>
          <w:sz w:val="19"/>
          <w:szCs w:val="19"/>
        </w:rPr>
        <w:t>Stolk</w:t>
      </w:r>
      <w:proofErr w:type="spellEnd"/>
      <w:r>
        <w:rPr>
          <w:rFonts w:ascii="Georgia" w:eastAsia="Georgia" w:hAnsi="Georgia" w:cs="Georgia"/>
          <w:sz w:val="19"/>
          <w:szCs w:val="19"/>
        </w:rPr>
        <w:t>,</w:t>
      </w:r>
      <w:r>
        <w:rPr>
          <w:rFonts w:ascii="Georgia" w:eastAsia="Georgia" w:hAnsi="Georgia" w:cs="Georgia"/>
          <w:spacing w:val="7"/>
          <w:sz w:val="19"/>
          <w:szCs w:val="19"/>
        </w:rPr>
        <w:t xml:space="preserve"> </w:t>
      </w:r>
      <w:r>
        <w:rPr>
          <w:rFonts w:ascii="Georgia" w:eastAsia="Georgia" w:hAnsi="Georgia" w:cs="Georgia"/>
          <w:sz w:val="19"/>
          <w:szCs w:val="19"/>
        </w:rPr>
        <w:t>J.,</w:t>
      </w:r>
      <w:r>
        <w:rPr>
          <w:rFonts w:ascii="Georgia" w:eastAsia="Georgia" w:hAnsi="Georgia" w:cs="Georgia"/>
          <w:spacing w:val="4"/>
          <w:sz w:val="19"/>
          <w:szCs w:val="19"/>
        </w:rPr>
        <w:t xml:space="preserve"> </w:t>
      </w:r>
      <w:r>
        <w:rPr>
          <w:rFonts w:ascii="Georgia" w:eastAsia="Georgia" w:hAnsi="Georgia" w:cs="Georgia"/>
          <w:sz w:val="19"/>
          <w:szCs w:val="19"/>
        </w:rPr>
        <w:t>Putter,</w:t>
      </w:r>
      <w:r>
        <w:rPr>
          <w:rFonts w:ascii="Georgia" w:eastAsia="Georgia" w:hAnsi="Georgia" w:cs="Georgia"/>
          <w:spacing w:val="9"/>
          <w:sz w:val="19"/>
          <w:szCs w:val="19"/>
        </w:rPr>
        <w:t xml:space="preserve"> </w:t>
      </w:r>
      <w:r>
        <w:rPr>
          <w:rFonts w:ascii="Georgia" w:eastAsia="Georgia" w:hAnsi="Georgia" w:cs="Georgia"/>
          <w:sz w:val="19"/>
          <w:szCs w:val="19"/>
        </w:rPr>
        <w:t>H.,</w:t>
      </w:r>
      <w:r>
        <w:rPr>
          <w:rFonts w:ascii="Georgia" w:eastAsia="Georgia" w:hAnsi="Georgia" w:cs="Georgia"/>
          <w:spacing w:val="5"/>
          <w:sz w:val="19"/>
          <w:szCs w:val="19"/>
        </w:rPr>
        <w:t xml:space="preserve"> </w:t>
      </w:r>
      <w:r>
        <w:rPr>
          <w:rFonts w:ascii="Georgia" w:eastAsia="Georgia" w:hAnsi="Georgia" w:cs="Georgia"/>
          <w:sz w:val="19"/>
          <w:szCs w:val="19"/>
        </w:rPr>
        <w:t>Bakker,</w:t>
      </w:r>
      <w:r>
        <w:rPr>
          <w:rFonts w:ascii="Georgia" w:eastAsia="Georgia" w:hAnsi="Georgia" w:cs="Georgia"/>
          <w:spacing w:val="11"/>
          <w:sz w:val="19"/>
          <w:szCs w:val="19"/>
        </w:rPr>
        <w:t xml:space="preserve"> </w:t>
      </w:r>
      <w:r>
        <w:rPr>
          <w:rFonts w:ascii="Georgia" w:eastAsia="Georgia" w:hAnsi="Georgia" w:cs="Georgia"/>
          <w:sz w:val="19"/>
          <w:szCs w:val="19"/>
        </w:rPr>
        <w:t>E. M.,</w:t>
      </w:r>
      <w:r>
        <w:rPr>
          <w:rFonts w:ascii="Georgia" w:eastAsia="Georgia" w:hAnsi="Georgia" w:cs="Georgia"/>
          <w:spacing w:val="3"/>
          <w:sz w:val="19"/>
          <w:szCs w:val="19"/>
        </w:rPr>
        <w:t xml:space="preserve"> </w:t>
      </w:r>
      <w:r>
        <w:rPr>
          <w:rFonts w:ascii="Georgia" w:eastAsia="Georgia" w:hAnsi="Georgia" w:cs="Georgia"/>
          <w:sz w:val="19"/>
          <w:szCs w:val="19"/>
        </w:rPr>
        <w:t>Shaker,</w:t>
      </w:r>
      <w:r>
        <w:rPr>
          <w:rFonts w:ascii="Georgia" w:eastAsia="Georgia" w:hAnsi="Georgia" w:cs="Georgia"/>
          <w:spacing w:val="11"/>
          <w:sz w:val="19"/>
          <w:szCs w:val="19"/>
        </w:rPr>
        <w:t xml:space="preserve"> </w:t>
      </w:r>
      <w:r>
        <w:rPr>
          <w:rFonts w:ascii="Georgia" w:eastAsia="Georgia" w:hAnsi="Georgia" w:cs="Georgia"/>
          <w:sz w:val="19"/>
          <w:szCs w:val="19"/>
        </w:rPr>
        <w:t>S.</w:t>
      </w:r>
      <w:r>
        <w:rPr>
          <w:rFonts w:ascii="Georgia" w:eastAsia="Georgia" w:hAnsi="Georgia" w:cs="Georgia"/>
          <w:spacing w:val="-1"/>
          <w:sz w:val="19"/>
          <w:szCs w:val="19"/>
        </w:rPr>
        <w:t xml:space="preserve"> </w:t>
      </w:r>
      <w:r>
        <w:rPr>
          <w:rFonts w:ascii="Georgia" w:eastAsia="Georgia" w:hAnsi="Georgia" w:cs="Georgia"/>
          <w:sz w:val="19"/>
          <w:szCs w:val="19"/>
        </w:rPr>
        <w:t>B.,</w:t>
      </w:r>
      <w:r>
        <w:rPr>
          <w:rFonts w:ascii="Georgia" w:eastAsia="Georgia" w:hAnsi="Georgia" w:cs="Georgia"/>
          <w:spacing w:val="4"/>
          <w:sz w:val="19"/>
          <w:szCs w:val="19"/>
        </w:rPr>
        <w:t xml:space="preserve"> </w:t>
      </w:r>
      <w:r>
        <w:rPr>
          <w:rFonts w:ascii="Georgia" w:eastAsia="Georgia" w:hAnsi="Georgia" w:cs="Georgia"/>
          <w:sz w:val="19"/>
          <w:szCs w:val="19"/>
        </w:rPr>
        <w:t>Parr,</w:t>
      </w:r>
      <w:r>
        <w:rPr>
          <w:rFonts w:ascii="Georgia" w:eastAsia="Georgia" w:hAnsi="Georgia" w:cs="Georgia"/>
          <w:spacing w:val="11"/>
          <w:sz w:val="19"/>
          <w:szCs w:val="19"/>
        </w:rPr>
        <w:t xml:space="preserve"> </w:t>
      </w:r>
      <w:r>
        <w:rPr>
          <w:rFonts w:ascii="Georgia" w:eastAsia="Georgia" w:hAnsi="Georgia" w:cs="Georgia"/>
          <w:sz w:val="19"/>
          <w:szCs w:val="19"/>
        </w:rPr>
        <w:t>D. G.,</w:t>
      </w:r>
      <w:r>
        <w:rPr>
          <w:rFonts w:ascii="Georgia" w:eastAsia="Georgia" w:hAnsi="Georgia" w:cs="Georgia"/>
          <w:spacing w:val="3"/>
          <w:sz w:val="19"/>
          <w:szCs w:val="19"/>
        </w:rPr>
        <w:t xml:space="preserve"> </w:t>
      </w:r>
      <w:proofErr w:type="spellStart"/>
      <w:r>
        <w:rPr>
          <w:rFonts w:ascii="Georgia" w:eastAsia="Georgia" w:hAnsi="Georgia" w:cs="Georgia"/>
          <w:sz w:val="19"/>
          <w:szCs w:val="19"/>
        </w:rPr>
        <w:t>Piitulainen</w:t>
      </w:r>
      <w:proofErr w:type="spellEnd"/>
      <w:r>
        <w:rPr>
          <w:rFonts w:ascii="Georgia" w:eastAsia="Georgia" w:hAnsi="Georgia" w:cs="Georgia"/>
          <w:sz w:val="19"/>
          <w:szCs w:val="19"/>
        </w:rPr>
        <w:t>,</w:t>
      </w:r>
      <w:r>
        <w:rPr>
          <w:rFonts w:ascii="Georgia" w:eastAsia="Georgia" w:hAnsi="Georgia" w:cs="Georgia"/>
          <w:spacing w:val="16"/>
          <w:sz w:val="19"/>
          <w:szCs w:val="19"/>
        </w:rPr>
        <w:t xml:space="preserve"> </w:t>
      </w:r>
      <w:r>
        <w:rPr>
          <w:rFonts w:ascii="Georgia" w:eastAsia="Georgia" w:hAnsi="Georgia" w:cs="Georgia"/>
          <w:sz w:val="19"/>
          <w:szCs w:val="19"/>
        </w:rPr>
        <w:t>E.,</w:t>
      </w:r>
      <w:r>
        <w:rPr>
          <w:rFonts w:ascii="Georgia" w:eastAsia="Georgia" w:hAnsi="Georgia" w:cs="Georgia"/>
          <w:spacing w:val="2"/>
          <w:sz w:val="19"/>
          <w:szCs w:val="19"/>
        </w:rPr>
        <w:t xml:space="preserve"> </w:t>
      </w:r>
      <w:proofErr w:type="spellStart"/>
      <w:r>
        <w:rPr>
          <w:rFonts w:ascii="Georgia" w:eastAsia="Georgia" w:hAnsi="Georgia" w:cs="Georgia"/>
          <w:sz w:val="19"/>
          <w:szCs w:val="19"/>
        </w:rPr>
        <w:t>Russi</w:t>
      </w:r>
      <w:proofErr w:type="spellEnd"/>
      <w:r>
        <w:rPr>
          <w:rFonts w:ascii="Georgia" w:eastAsia="Georgia" w:hAnsi="Georgia" w:cs="Georgia"/>
          <w:sz w:val="19"/>
          <w:szCs w:val="19"/>
        </w:rPr>
        <w:t>,</w:t>
      </w:r>
      <w:r>
        <w:rPr>
          <w:rFonts w:ascii="Georgia" w:eastAsia="Georgia" w:hAnsi="Georgia" w:cs="Georgia"/>
          <w:spacing w:val="8"/>
          <w:sz w:val="19"/>
          <w:szCs w:val="19"/>
        </w:rPr>
        <w:t xml:space="preserve"> </w:t>
      </w:r>
      <w:r>
        <w:rPr>
          <w:rFonts w:ascii="Georgia" w:eastAsia="Georgia" w:hAnsi="Georgia" w:cs="Georgia"/>
          <w:sz w:val="19"/>
          <w:szCs w:val="19"/>
        </w:rPr>
        <w:t>E. W.,</w:t>
      </w:r>
      <w:r>
        <w:rPr>
          <w:rFonts w:ascii="Georgia" w:eastAsia="Georgia" w:hAnsi="Georgia" w:cs="Georgia"/>
          <w:spacing w:val="6"/>
          <w:sz w:val="19"/>
          <w:szCs w:val="19"/>
        </w:rPr>
        <w:t xml:space="preserve"> </w:t>
      </w:r>
      <w:proofErr w:type="spellStart"/>
      <w:r>
        <w:rPr>
          <w:rFonts w:ascii="Georgia" w:eastAsia="Georgia" w:hAnsi="Georgia" w:cs="Georgia"/>
          <w:sz w:val="19"/>
          <w:szCs w:val="19"/>
        </w:rPr>
        <w:t>Grebski</w:t>
      </w:r>
      <w:proofErr w:type="spellEnd"/>
      <w:r>
        <w:rPr>
          <w:rFonts w:ascii="Georgia" w:eastAsia="Georgia" w:hAnsi="Georgia" w:cs="Georgia"/>
          <w:sz w:val="19"/>
          <w:szCs w:val="19"/>
        </w:rPr>
        <w:t>,</w:t>
      </w:r>
      <w:r>
        <w:rPr>
          <w:rFonts w:ascii="Georgia" w:eastAsia="Georgia" w:hAnsi="Georgia" w:cs="Georgia"/>
          <w:spacing w:val="12"/>
          <w:sz w:val="19"/>
          <w:szCs w:val="19"/>
        </w:rPr>
        <w:t xml:space="preserve"> </w:t>
      </w:r>
      <w:r>
        <w:rPr>
          <w:rFonts w:ascii="Georgia" w:eastAsia="Georgia" w:hAnsi="Georgia" w:cs="Georgia"/>
          <w:sz w:val="19"/>
          <w:szCs w:val="19"/>
        </w:rPr>
        <w:t>E.,</w:t>
      </w:r>
      <w:r>
        <w:rPr>
          <w:rFonts w:ascii="Georgia" w:eastAsia="Georgia" w:hAnsi="Georgia" w:cs="Georgia"/>
          <w:spacing w:val="2"/>
          <w:sz w:val="19"/>
          <w:szCs w:val="19"/>
        </w:rPr>
        <w:t xml:space="preserve"> </w:t>
      </w:r>
      <w:r>
        <w:rPr>
          <w:rFonts w:ascii="Georgia" w:eastAsia="Georgia" w:hAnsi="Georgia" w:cs="Georgia"/>
          <w:sz w:val="19"/>
          <w:szCs w:val="19"/>
        </w:rPr>
        <w:t>Dirksen,</w:t>
      </w:r>
      <w:r>
        <w:rPr>
          <w:rFonts w:ascii="Georgia" w:eastAsia="Georgia" w:hAnsi="Georgia" w:cs="Georgia"/>
          <w:spacing w:val="11"/>
          <w:sz w:val="19"/>
          <w:szCs w:val="19"/>
        </w:rPr>
        <w:t xml:space="preserve"> </w:t>
      </w:r>
      <w:r>
        <w:rPr>
          <w:rFonts w:ascii="Georgia" w:eastAsia="Georgia" w:hAnsi="Georgia" w:cs="Georgia"/>
          <w:sz w:val="19"/>
          <w:szCs w:val="19"/>
        </w:rPr>
        <w:t>A.,</w:t>
      </w:r>
      <w:r>
        <w:rPr>
          <w:rFonts w:ascii="Georgia" w:eastAsia="Georgia" w:hAnsi="Georgia" w:cs="Georgia"/>
          <w:spacing w:val="5"/>
          <w:sz w:val="19"/>
          <w:szCs w:val="19"/>
        </w:rPr>
        <w:t xml:space="preserve"> </w:t>
      </w:r>
      <w:proofErr w:type="spellStart"/>
      <w:r>
        <w:rPr>
          <w:rFonts w:ascii="Georgia" w:eastAsia="Georgia" w:hAnsi="Georgia" w:cs="Georgia"/>
          <w:w w:val="102"/>
          <w:sz w:val="19"/>
          <w:szCs w:val="19"/>
        </w:rPr>
        <w:t>Stockley</w:t>
      </w:r>
      <w:proofErr w:type="spellEnd"/>
      <w:r>
        <w:rPr>
          <w:rFonts w:ascii="Georgia" w:eastAsia="Georgia" w:hAnsi="Georgia" w:cs="Georgia"/>
          <w:w w:val="102"/>
          <w:sz w:val="19"/>
          <w:szCs w:val="19"/>
        </w:rPr>
        <w:t xml:space="preserve">, </w:t>
      </w:r>
      <w:r>
        <w:rPr>
          <w:rFonts w:ascii="Georgia" w:eastAsia="Georgia" w:hAnsi="Georgia" w:cs="Georgia"/>
          <w:sz w:val="19"/>
          <w:szCs w:val="19"/>
        </w:rPr>
        <w:t>R.</w:t>
      </w:r>
      <w:r>
        <w:rPr>
          <w:rFonts w:ascii="Georgia" w:eastAsia="Georgia" w:hAnsi="Georgia" w:cs="Georgia"/>
          <w:spacing w:val="19"/>
          <w:sz w:val="19"/>
          <w:szCs w:val="19"/>
        </w:rPr>
        <w:t xml:space="preserve"> </w:t>
      </w:r>
      <w:r>
        <w:rPr>
          <w:rFonts w:ascii="Georgia" w:eastAsia="Georgia" w:hAnsi="Georgia" w:cs="Georgia"/>
          <w:sz w:val="19"/>
          <w:szCs w:val="19"/>
        </w:rPr>
        <w:t>A.,</w:t>
      </w:r>
      <w:r>
        <w:rPr>
          <w:rFonts w:ascii="Georgia" w:eastAsia="Georgia" w:hAnsi="Georgia" w:cs="Georgia"/>
          <w:spacing w:val="23"/>
          <w:sz w:val="19"/>
          <w:szCs w:val="19"/>
        </w:rPr>
        <w:t xml:space="preserve"> </w:t>
      </w:r>
      <w:proofErr w:type="spellStart"/>
      <w:r>
        <w:rPr>
          <w:rFonts w:ascii="Georgia" w:eastAsia="Georgia" w:hAnsi="Georgia" w:cs="Georgia"/>
          <w:sz w:val="19"/>
          <w:szCs w:val="19"/>
        </w:rPr>
        <w:t>Reiber</w:t>
      </w:r>
      <w:proofErr w:type="spellEnd"/>
      <w:r>
        <w:rPr>
          <w:rFonts w:ascii="Georgia" w:eastAsia="Georgia" w:hAnsi="Georgia" w:cs="Georgia"/>
          <w:sz w:val="19"/>
          <w:szCs w:val="19"/>
        </w:rPr>
        <w:t>,</w:t>
      </w:r>
      <w:r>
        <w:rPr>
          <w:rFonts w:ascii="Georgia" w:eastAsia="Georgia" w:hAnsi="Georgia" w:cs="Georgia"/>
          <w:spacing w:val="28"/>
          <w:sz w:val="19"/>
          <w:szCs w:val="19"/>
        </w:rPr>
        <w:t xml:space="preserve"> </w:t>
      </w:r>
      <w:r>
        <w:rPr>
          <w:rFonts w:ascii="Georgia" w:eastAsia="Georgia" w:hAnsi="Georgia" w:cs="Georgia"/>
          <w:sz w:val="19"/>
          <w:szCs w:val="19"/>
        </w:rPr>
        <w:t>J.</w:t>
      </w:r>
      <w:r>
        <w:rPr>
          <w:rFonts w:ascii="Georgia" w:eastAsia="Georgia" w:hAnsi="Georgia" w:cs="Georgia"/>
          <w:spacing w:val="17"/>
          <w:sz w:val="19"/>
          <w:szCs w:val="19"/>
        </w:rPr>
        <w:t xml:space="preserve"> </w:t>
      </w:r>
      <w:r>
        <w:rPr>
          <w:rFonts w:ascii="Georgia" w:eastAsia="Georgia" w:hAnsi="Georgia" w:cs="Georgia"/>
          <w:sz w:val="19"/>
          <w:szCs w:val="19"/>
        </w:rPr>
        <w:t>H.</w:t>
      </w:r>
      <w:r>
        <w:rPr>
          <w:rFonts w:ascii="Georgia" w:eastAsia="Georgia" w:hAnsi="Georgia" w:cs="Georgia"/>
          <w:spacing w:val="17"/>
          <w:sz w:val="19"/>
          <w:szCs w:val="19"/>
        </w:rPr>
        <w:t xml:space="preserve"> </w:t>
      </w:r>
      <w:r>
        <w:rPr>
          <w:rFonts w:ascii="Georgia" w:eastAsia="Georgia" w:hAnsi="Georgia" w:cs="Georgia"/>
          <w:sz w:val="19"/>
          <w:szCs w:val="19"/>
        </w:rPr>
        <w:t>C.,</w:t>
      </w:r>
      <w:r>
        <w:rPr>
          <w:rFonts w:ascii="Georgia" w:eastAsia="Georgia" w:hAnsi="Georgia" w:cs="Georgia"/>
          <w:spacing w:val="20"/>
          <w:sz w:val="19"/>
          <w:szCs w:val="19"/>
        </w:rPr>
        <w:t xml:space="preserve"> </w:t>
      </w:r>
      <w:r>
        <w:rPr>
          <w:rFonts w:ascii="Georgia" w:eastAsia="Georgia" w:hAnsi="Georgia" w:cs="Georgia"/>
          <w:sz w:val="19"/>
          <w:szCs w:val="19"/>
        </w:rPr>
        <w:t>and</w:t>
      </w:r>
      <w:r>
        <w:rPr>
          <w:rFonts w:ascii="Georgia" w:eastAsia="Georgia" w:hAnsi="Georgia" w:cs="Georgia"/>
          <w:spacing w:val="19"/>
          <w:sz w:val="19"/>
          <w:szCs w:val="19"/>
        </w:rPr>
        <w:t xml:space="preserve"> </w:t>
      </w:r>
      <w:proofErr w:type="spellStart"/>
      <w:r>
        <w:rPr>
          <w:rFonts w:ascii="Georgia" w:eastAsia="Georgia" w:hAnsi="Georgia" w:cs="Georgia"/>
          <w:sz w:val="19"/>
          <w:szCs w:val="19"/>
        </w:rPr>
        <w:t>Stoel</w:t>
      </w:r>
      <w:proofErr w:type="spellEnd"/>
      <w:r>
        <w:rPr>
          <w:rFonts w:ascii="Georgia" w:eastAsia="Georgia" w:hAnsi="Georgia" w:cs="Georgia"/>
          <w:sz w:val="19"/>
          <w:szCs w:val="19"/>
        </w:rPr>
        <w:t>,</w:t>
      </w:r>
      <w:r>
        <w:rPr>
          <w:rFonts w:ascii="Georgia" w:eastAsia="Georgia" w:hAnsi="Georgia" w:cs="Georgia"/>
          <w:spacing w:val="25"/>
          <w:sz w:val="19"/>
          <w:szCs w:val="19"/>
        </w:rPr>
        <w:t xml:space="preserve"> </w:t>
      </w:r>
      <w:r>
        <w:rPr>
          <w:rFonts w:ascii="Georgia" w:eastAsia="Georgia" w:hAnsi="Georgia" w:cs="Georgia"/>
          <w:sz w:val="19"/>
          <w:szCs w:val="19"/>
        </w:rPr>
        <w:t>B.</w:t>
      </w:r>
      <w:r>
        <w:rPr>
          <w:rFonts w:ascii="Georgia" w:eastAsia="Georgia" w:hAnsi="Georgia" w:cs="Georgia"/>
          <w:spacing w:val="18"/>
          <w:sz w:val="19"/>
          <w:szCs w:val="19"/>
        </w:rPr>
        <w:t xml:space="preserve"> </w:t>
      </w:r>
      <w:r>
        <w:rPr>
          <w:rFonts w:ascii="Georgia" w:eastAsia="Georgia" w:hAnsi="Georgia" w:cs="Georgia"/>
          <w:sz w:val="19"/>
          <w:szCs w:val="19"/>
        </w:rPr>
        <w:t>C.</w:t>
      </w:r>
      <w:r>
        <w:rPr>
          <w:rFonts w:ascii="Georgia" w:eastAsia="Georgia" w:hAnsi="Georgia" w:cs="Georgia"/>
          <w:spacing w:val="16"/>
          <w:sz w:val="19"/>
          <w:szCs w:val="19"/>
        </w:rPr>
        <w:t xml:space="preserve"> </w:t>
      </w:r>
      <w:r>
        <w:rPr>
          <w:rFonts w:ascii="Georgia" w:eastAsia="Georgia" w:hAnsi="Georgia" w:cs="Georgia"/>
          <w:spacing w:val="-1"/>
          <w:sz w:val="19"/>
          <w:szCs w:val="19"/>
        </w:rPr>
        <w:t>“</w:t>
      </w:r>
      <w:r>
        <w:rPr>
          <w:rFonts w:ascii="Georgia" w:eastAsia="Georgia" w:hAnsi="Georgia" w:cs="Georgia"/>
          <w:b/>
          <w:bCs/>
          <w:sz w:val="19"/>
          <w:szCs w:val="19"/>
        </w:rPr>
        <w:t>Progression</w:t>
      </w:r>
      <w:r>
        <w:rPr>
          <w:rFonts w:ascii="Georgia" w:eastAsia="Georgia" w:hAnsi="Georgia" w:cs="Georgia"/>
          <w:b/>
          <w:bCs/>
          <w:spacing w:val="39"/>
          <w:sz w:val="19"/>
          <w:szCs w:val="19"/>
        </w:rPr>
        <w:t xml:space="preserve"> </w:t>
      </w:r>
      <w:r>
        <w:rPr>
          <w:rFonts w:ascii="Georgia" w:eastAsia="Georgia" w:hAnsi="Georgia" w:cs="Georgia"/>
          <w:b/>
          <w:bCs/>
          <w:sz w:val="19"/>
          <w:szCs w:val="19"/>
        </w:rPr>
        <w:t>Parameters</w:t>
      </w:r>
      <w:r>
        <w:rPr>
          <w:rFonts w:ascii="Georgia" w:eastAsia="Georgia" w:hAnsi="Georgia" w:cs="Georgia"/>
          <w:b/>
          <w:bCs/>
          <w:spacing w:val="37"/>
          <w:sz w:val="19"/>
          <w:szCs w:val="19"/>
        </w:rPr>
        <w:t xml:space="preserve"> </w:t>
      </w:r>
      <w:r>
        <w:rPr>
          <w:rFonts w:ascii="Georgia" w:eastAsia="Georgia" w:hAnsi="Georgia" w:cs="Georgia"/>
          <w:b/>
          <w:bCs/>
          <w:sz w:val="19"/>
          <w:szCs w:val="19"/>
        </w:rPr>
        <w:t>for</w:t>
      </w:r>
      <w:r>
        <w:rPr>
          <w:rFonts w:ascii="Georgia" w:eastAsia="Georgia" w:hAnsi="Georgia" w:cs="Georgia"/>
          <w:b/>
          <w:bCs/>
          <w:spacing w:val="20"/>
          <w:sz w:val="19"/>
          <w:szCs w:val="19"/>
        </w:rPr>
        <w:t xml:space="preserve"> </w:t>
      </w:r>
      <w:r>
        <w:rPr>
          <w:rFonts w:ascii="Georgia" w:eastAsia="Georgia" w:hAnsi="Georgia" w:cs="Georgia"/>
          <w:b/>
          <w:bCs/>
          <w:sz w:val="19"/>
          <w:szCs w:val="19"/>
        </w:rPr>
        <w:t xml:space="preserve">Emphysema: </w:t>
      </w:r>
      <w:r>
        <w:rPr>
          <w:rFonts w:ascii="Georgia" w:eastAsia="Georgia" w:hAnsi="Georgia" w:cs="Georgia"/>
          <w:b/>
          <w:bCs/>
          <w:spacing w:val="20"/>
          <w:sz w:val="19"/>
          <w:szCs w:val="19"/>
        </w:rPr>
        <w:t xml:space="preserve"> </w:t>
      </w:r>
      <w:r>
        <w:rPr>
          <w:rFonts w:ascii="Georgia" w:eastAsia="Georgia" w:hAnsi="Georgia" w:cs="Georgia"/>
          <w:b/>
          <w:bCs/>
          <w:sz w:val="19"/>
          <w:szCs w:val="19"/>
        </w:rPr>
        <w:t>A</w:t>
      </w:r>
      <w:r>
        <w:rPr>
          <w:rFonts w:ascii="Georgia" w:eastAsia="Georgia" w:hAnsi="Georgia" w:cs="Georgia"/>
          <w:b/>
          <w:bCs/>
          <w:spacing w:val="17"/>
          <w:sz w:val="19"/>
          <w:szCs w:val="19"/>
        </w:rPr>
        <w:t xml:space="preserve"> </w:t>
      </w:r>
      <w:r>
        <w:rPr>
          <w:rFonts w:ascii="Georgia" w:eastAsia="Georgia" w:hAnsi="Georgia" w:cs="Georgia"/>
          <w:b/>
          <w:bCs/>
          <w:sz w:val="19"/>
          <w:szCs w:val="19"/>
        </w:rPr>
        <w:t>Clinical</w:t>
      </w:r>
      <w:r>
        <w:rPr>
          <w:rFonts w:ascii="Georgia" w:eastAsia="Georgia" w:hAnsi="Georgia" w:cs="Georgia"/>
          <w:b/>
          <w:bCs/>
          <w:spacing w:val="29"/>
          <w:sz w:val="19"/>
          <w:szCs w:val="19"/>
        </w:rPr>
        <w:t xml:space="preserve"> </w:t>
      </w:r>
      <w:r>
        <w:rPr>
          <w:rFonts w:ascii="Georgia" w:eastAsia="Georgia" w:hAnsi="Georgia" w:cs="Georgia"/>
          <w:b/>
          <w:bCs/>
          <w:sz w:val="19"/>
          <w:szCs w:val="19"/>
        </w:rPr>
        <w:t>Investigatio</w:t>
      </w:r>
      <w:r>
        <w:rPr>
          <w:rFonts w:ascii="Georgia" w:eastAsia="Georgia" w:hAnsi="Georgia" w:cs="Georgia"/>
          <w:b/>
          <w:bCs/>
          <w:spacing w:val="-1"/>
          <w:sz w:val="19"/>
          <w:szCs w:val="19"/>
        </w:rPr>
        <w:t>n</w:t>
      </w:r>
      <w:r>
        <w:rPr>
          <w:rFonts w:ascii="Georgia" w:eastAsia="Georgia" w:hAnsi="Georgia" w:cs="Georgia"/>
          <w:sz w:val="19"/>
          <w:szCs w:val="19"/>
        </w:rPr>
        <w:t>”</w:t>
      </w:r>
      <w:r>
        <w:rPr>
          <w:rFonts w:ascii="Georgia" w:eastAsia="Georgia" w:hAnsi="Georgia" w:cs="Georgia"/>
          <w:spacing w:val="40"/>
          <w:sz w:val="19"/>
          <w:szCs w:val="19"/>
        </w:rPr>
        <w:t xml:space="preserve"> </w:t>
      </w:r>
      <w:proofErr w:type="spellStart"/>
      <w:r>
        <w:rPr>
          <w:rFonts w:ascii="Georgia" w:eastAsia="Georgia" w:hAnsi="Georgia" w:cs="Georgia"/>
          <w:i/>
          <w:sz w:val="19"/>
          <w:szCs w:val="19"/>
        </w:rPr>
        <w:t>Respir</w:t>
      </w:r>
      <w:proofErr w:type="spellEnd"/>
      <w:r>
        <w:rPr>
          <w:rFonts w:ascii="Georgia" w:eastAsia="Georgia" w:hAnsi="Georgia" w:cs="Georgia"/>
          <w:i/>
          <w:sz w:val="19"/>
          <w:szCs w:val="19"/>
        </w:rPr>
        <w:t xml:space="preserve"> Med</w:t>
      </w:r>
      <w:r>
        <w:rPr>
          <w:rFonts w:ascii="Georgia" w:eastAsia="Georgia" w:hAnsi="Georgia" w:cs="Georgia"/>
          <w:i/>
          <w:spacing w:val="4"/>
          <w:sz w:val="19"/>
          <w:szCs w:val="19"/>
        </w:rPr>
        <w:t xml:space="preserve"> </w:t>
      </w:r>
      <w:r>
        <w:rPr>
          <w:rFonts w:ascii="Georgia" w:eastAsia="Georgia" w:hAnsi="Georgia" w:cs="Georgia"/>
          <w:sz w:val="19"/>
          <w:szCs w:val="19"/>
        </w:rPr>
        <w:t>101,</w:t>
      </w:r>
      <w:r>
        <w:rPr>
          <w:rFonts w:ascii="Georgia" w:eastAsia="Georgia" w:hAnsi="Georgia" w:cs="Georgia"/>
          <w:spacing w:val="11"/>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9</w:t>
      </w:r>
      <w:r>
        <w:rPr>
          <w:rFonts w:ascii="Georgia" w:eastAsia="Georgia" w:hAnsi="Georgia" w:cs="Georgia"/>
          <w:spacing w:val="3"/>
          <w:sz w:val="19"/>
          <w:szCs w:val="19"/>
        </w:rPr>
        <w:t xml:space="preserve"> </w:t>
      </w:r>
      <w:r>
        <w:rPr>
          <w:rFonts w:ascii="Georgia" w:eastAsia="Georgia" w:hAnsi="Georgia" w:cs="Georgia"/>
          <w:sz w:val="19"/>
          <w:szCs w:val="19"/>
        </w:rPr>
        <w:t>(2007):</w:t>
      </w:r>
      <w:r>
        <w:rPr>
          <w:rFonts w:ascii="Georgia" w:eastAsia="Georgia" w:hAnsi="Georgia" w:cs="Georgia"/>
          <w:spacing w:val="30"/>
          <w:sz w:val="19"/>
          <w:szCs w:val="19"/>
        </w:rPr>
        <w:t xml:space="preserve"> </w:t>
      </w:r>
      <w:r>
        <w:rPr>
          <w:rFonts w:ascii="Georgia" w:eastAsia="Georgia" w:hAnsi="Georgia" w:cs="Georgia"/>
          <w:sz w:val="19"/>
          <w:szCs w:val="19"/>
        </w:rPr>
        <w:t>1924–30.</w:t>
      </w:r>
      <w:r>
        <w:rPr>
          <w:rFonts w:ascii="Georgia" w:eastAsia="Georgia" w:hAnsi="Georgia" w:cs="Georgia"/>
          <w:spacing w:val="33"/>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spacing w:val="-1"/>
          <w:w w:val="102"/>
          <w:sz w:val="19"/>
          <w:szCs w:val="19"/>
        </w:rPr>
        <w:t>:</w:t>
      </w:r>
      <w:hyperlink r:id="rId71">
        <w:r>
          <w:rPr>
            <w:rFonts w:ascii="Georgia" w:eastAsia="Georgia" w:hAnsi="Georgia" w:cs="Georgia"/>
            <w:color w:val="0000FF"/>
            <w:w w:val="102"/>
            <w:sz w:val="19"/>
            <w:szCs w:val="19"/>
          </w:rPr>
          <w:t>10.1016/j.rmed.2007.04.016</w:t>
        </w:r>
      </w:hyperlink>
    </w:p>
    <w:p w14:paraId="0AF01F3E" w14:textId="77777777" w:rsidR="00E61F9D" w:rsidRDefault="005C64D6">
      <w:pPr>
        <w:spacing w:before="59" w:after="0" w:line="240" w:lineRule="auto"/>
        <w:ind w:left="120" w:right="490"/>
        <w:jc w:val="both"/>
        <w:rPr>
          <w:rFonts w:ascii="Georgia" w:eastAsia="Georgia" w:hAnsi="Georgia" w:cs="Georgia"/>
          <w:sz w:val="19"/>
          <w:szCs w:val="19"/>
        </w:rPr>
      </w:pPr>
      <w:r>
        <w:rPr>
          <w:rFonts w:ascii="Georgia" w:eastAsia="Georgia" w:hAnsi="Georgia" w:cs="Georgia"/>
          <w:sz w:val="19"/>
          <w:szCs w:val="19"/>
        </w:rPr>
        <w:t>68.</w:t>
      </w:r>
      <w:r>
        <w:rPr>
          <w:rFonts w:ascii="Georgia" w:eastAsia="Georgia" w:hAnsi="Georgia" w:cs="Georgia"/>
          <w:spacing w:val="18"/>
          <w:sz w:val="19"/>
          <w:szCs w:val="19"/>
        </w:rPr>
        <w:t xml:space="preserve"> </w:t>
      </w:r>
      <w:proofErr w:type="spellStart"/>
      <w:r>
        <w:rPr>
          <w:rFonts w:ascii="Georgia" w:eastAsia="Georgia" w:hAnsi="Georgia" w:cs="Georgia"/>
          <w:sz w:val="19"/>
          <w:szCs w:val="19"/>
        </w:rPr>
        <w:t>Uppaluri</w:t>
      </w:r>
      <w:proofErr w:type="spellEnd"/>
      <w:r>
        <w:rPr>
          <w:rFonts w:ascii="Georgia" w:eastAsia="Georgia" w:hAnsi="Georgia" w:cs="Georgia"/>
          <w:sz w:val="19"/>
          <w:szCs w:val="19"/>
        </w:rPr>
        <w:t>,</w:t>
      </w:r>
      <w:r>
        <w:rPr>
          <w:rFonts w:ascii="Georgia" w:eastAsia="Georgia" w:hAnsi="Georgia" w:cs="Georgia"/>
          <w:spacing w:val="8"/>
          <w:sz w:val="19"/>
          <w:szCs w:val="19"/>
        </w:rPr>
        <w:t xml:space="preserve"> </w:t>
      </w:r>
      <w:r>
        <w:rPr>
          <w:rFonts w:ascii="Georgia" w:eastAsia="Georgia" w:hAnsi="Georgia" w:cs="Georgia"/>
          <w:sz w:val="19"/>
          <w:szCs w:val="19"/>
        </w:rPr>
        <w:t>R.,</w:t>
      </w:r>
      <w:r>
        <w:rPr>
          <w:rFonts w:ascii="Georgia" w:eastAsia="Georgia" w:hAnsi="Georgia" w:cs="Georgia"/>
          <w:spacing w:val="-1"/>
          <w:sz w:val="19"/>
          <w:szCs w:val="19"/>
        </w:rPr>
        <w:t xml:space="preserve"> </w:t>
      </w:r>
      <w:r>
        <w:rPr>
          <w:rFonts w:ascii="Georgia" w:eastAsia="Georgia" w:hAnsi="Georgia" w:cs="Georgia"/>
          <w:sz w:val="19"/>
          <w:szCs w:val="19"/>
        </w:rPr>
        <w:t>Hoffman,</w:t>
      </w:r>
      <w:r>
        <w:rPr>
          <w:rFonts w:ascii="Georgia" w:eastAsia="Georgia" w:hAnsi="Georgia" w:cs="Georgia"/>
          <w:spacing w:val="8"/>
          <w:sz w:val="19"/>
          <w:szCs w:val="19"/>
        </w:rPr>
        <w:t xml:space="preserve"> </w:t>
      </w:r>
      <w:r>
        <w:rPr>
          <w:rFonts w:ascii="Georgia" w:eastAsia="Georgia" w:hAnsi="Georgia" w:cs="Georgia"/>
          <w:sz w:val="19"/>
          <w:szCs w:val="19"/>
        </w:rPr>
        <w:t>E.</w:t>
      </w:r>
      <w:r>
        <w:rPr>
          <w:rFonts w:ascii="Georgia" w:eastAsia="Georgia" w:hAnsi="Georgia" w:cs="Georgia"/>
          <w:spacing w:val="-7"/>
          <w:sz w:val="19"/>
          <w:szCs w:val="19"/>
        </w:rPr>
        <w:t xml:space="preserve"> </w:t>
      </w:r>
      <w:r>
        <w:rPr>
          <w:rFonts w:ascii="Georgia" w:eastAsia="Georgia" w:hAnsi="Georgia" w:cs="Georgia"/>
          <w:sz w:val="19"/>
          <w:szCs w:val="19"/>
        </w:rPr>
        <w:t>A.,</w:t>
      </w:r>
      <w:r>
        <w:rPr>
          <w:rFonts w:ascii="Georgia" w:eastAsia="Georgia" w:hAnsi="Georgia" w:cs="Georgia"/>
          <w:spacing w:val="-1"/>
          <w:sz w:val="19"/>
          <w:szCs w:val="19"/>
        </w:rPr>
        <w:t xml:space="preserve"> </w:t>
      </w:r>
      <w:proofErr w:type="spellStart"/>
      <w:r>
        <w:rPr>
          <w:rFonts w:ascii="Georgia" w:eastAsia="Georgia" w:hAnsi="Georgia" w:cs="Georgia"/>
          <w:sz w:val="19"/>
          <w:szCs w:val="19"/>
        </w:rPr>
        <w:t>Sonka</w:t>
      </w:r>
      <w:proofErr w:type="spellEnd"/>
      <w:r>
        <w:rPr>
          <w:rFonts w:ascii="Georgia" w:eastAsia="Georgia" w:hAnsi="Georgia" w:cs="Georgia"/>
          <w:sz w:val="19"/>
          <w:szCs w:val="19"/>
        </w:rPr>
        <w:t>,</w:t>
      </w:r>
      <w:r>
        <w:rPr>
          <w:rFonts w:ascii="Georgia" w:eastAsia="Georgia" w:hAnsi="Georgia" w:cs="Georgia"/>
          <w:spacing w:val="3"/>
          <w:sz w:val="19"/>
          <w:szCs w:val="19"/>
        </w:rPr>
        <w:t xml:space="preserve"> </w:t>
      </w:r>
      <w:r>
        <w:rPr>
          <w:rFonts w:ascii="Georgia" w:eastAsia="Georgia" w:hAnsi="Georgia" w:cs="Georgia"/>
          <w:sz w:val="19"/>
          <w:szCs w:val="19"/>
        </w:rPr>
        <w:t>M.,</w:t>
      </w:r>
      <w:r>
        <w:rPr>
          <w:rFonts w:ascii="Georgia" w:eastAsia="Georgia" w:hAnsi="Georgia" w:cs="Georgia"/>
          <w:spacing w:val="-2"/>
          <w:sz w:val="19"/>
          <w:szCs w:val="19"/>
        </w:rPr>
        <w:t xml:space="preserve"> </w:t>
      </w:r>
      <w:r>
        <w:rPr>
          <w:rFonts w:ascii="Georgia" w:eastAsia="Georgia" w:hAnsi="Georgia" w:cs="Georgia"/>
          <w:sz w:val="19"/>
          <w:szCs w:val="19"/>
        </w:rPr>
        <w:t>Hartley,</w:t>
      </w:r>
      <w:r>
        <w:rPr>
          <w:rFonts w:ascii="Georgia" w:eastAsia="Georgia" w:hAnsi="Georgia" w:cs="Georgia"/>
          <w:spacing w:val="6"/>
          <w:sz w:val="19"/>
          <w:szCs w:val="19"/>
        </w:rPr>
        <w:t xml:space="preserve"> </w:t>
      </w:r>
      <w:r>
        <w:rPr>
          <w:rFonts w:ascii="Georgia" w:eastAsia="Georgia" w:hAnsi="Georgia" w:cs="Georgia"/>
          <w:sz w:val="19"/>
          <w:szCs w:val="19"/>
        </w:rPr>
        <w:t>P.</w:t>
      </w:r>
      <w:r>
        <w:rPr>
          <w:rFonts w:ascii="Georgia" w:eastAsia="Georgia" w:hAnsi="Georgia" w:cs="Georgia"/>
          <w:spacing w:val="-6"/>
          <w:sz w:val="19"/>
          <w:szCs w:val="19"/>
        </w:rPr>
        <w:t xml:space="preserve"> </w:t>
      </w:r>
      <w:r>
        <w:rPr>
          <w:rFonts w:ascii="Georgia" w:eastAsia="Georgia" w:hAnsi="Georgia" w:cs="Georgia"/>
          <w:sz w:val="19"/>
          <w:szCs w:val="19"/>
        </w:rPr>
        <w:t>G.,</w:t>
      </w:r>
      <w:r>
        <w:rPr>
          <w:rFonts w:ascii="Georgia" w:eastAsia="Georgia" w:hAnsi="Georgia" w:cs="Georgia"/>
          <w:spacing w:val="-3"/>
          <w:sz w:val="19"/>
          <w:szCs w:val="19"/>
        </w:rPr>
        <w:t xml:space="preserve"> </w:t>
      </w:r>
      <w:proofErr w:type="spellStart"/>
      <w:r>
        <w:rPr>
          <w:rFonts w:ascii="Georgia" w:eastAsia="Georgia" w:hAnsi="Georgia" w:cs="Georgia"/>
          <w:sz w:val="19"/>
          <w:szCs w:val="19"/>
        </w:rPr>
        <w:t>Hunninghake</w:t>
      </w:r>
      <w:proofErr w:type="spellEnd"/>
      <w:r>
        <w:rPr>
          <w:rFonts w:ascii="Georgia" w:eastAsia="Georgia" w:hAnsi="Georgia" w:cs="Georgia"/>
          <w:sz w:val="19"/>
          <w:szCs w:val="19"/>
        </w:rPr>
        <w:t>,</w:t>
      </w:r>
      <w:r>
        <w:rPr>
          <w:rFonts w:ascii="Georgia" w:eastAsia="Georgia" w:hAnsi="Georgia" w:cs="Georgia"/>
          <w:spacing w:val="16"/>
          <w:sz w:val="19"/>
          <w:szCs w:val="19"/>
        </w:rPr>
        <w:t xml:space="preserve"> </w:t>
      </w:r>
      <w:r>
        <w:rPr>
          <w:rFonts w:ascii="Georgia" w:eastAsia="Georgia" w:hAnsi="Georgia" w:cs="Georgia"/>
          <w:sz w:val="19"/>
          <w:szCs w:val="19"/>
        </w:rPr>
        <w:t>G.</w:t>
      </w:r>
      <w:r>
        <w:rPr>
          <w:rFonts w:ascii="Georgia" w:eastAsia="Georgia" w:hAnsi="Georgia" w:cs="Georgia"/>
          <w:spacing w:val="-7"/>
          <w:sz w:val="19"/>
          <w:szCs w:val="19"/>
        </w:rPr>
        <w:t xml:space="preserve"> </w:t>
      </w:r>
      <w:r>
        <w:rPr>
          <w:rFonts w:ascii="Georgia" w:eastAsia="Georgia" w:hAnsi="Georgia" w:cs="Georgia"/>
          <w:sz w:val="19"/>
          <w:szCs w:val="19"/>
        </w:rPr>
        <w:t>W.,</w:t>
      </w:r>
      <w:r>
        <w:rPr>
          <w:rFonts w:ascii="Georgia" w:eastAsia="Georgia" w:hAnsi="Georgia" w:cs="Georgia"/>
          <w:spacing w:val="1"/>
          <w:sz w:val="19"/>
          <w:szCs w:val="19"/>
        </w:rPr>
        <w:t xml:space="preserve"> </w:t>
      </w:r>
      <w:r>
        <w:rPr>
          <w:rFonts w:ascii="Georgia" w:eastAsia="Georgia" w:hAnsi="Georgia" w:cs="Georgia"/>
          <w:sz w:val="19"/>
          <w:szCs w:val="19"/>
        </w:rPr>
        <w:t>and</w:t>
      </w:r>
      <w:r>
        <w:rPr>
          <w:rFonts w:ascii="Georgia" w:eastAsia="Georgia" w:hAnsi="Georgia" w:cs="Georgia"/>
          <w:spacing w:val="-5"/>
          <w:sz w:val="19"/>
          <w:szCs w:val="19"/>
        </w:rPr>
        <w:t xml:space="preserve"> </w:t>
      </w:r>
      <w:r>
        <w:rPr>
          <w:rFonts w:ascii="Georgia" w:eastAsia="Georgia" w:hAnsi="Georgia" w:cs="Georgia"/>
          <w:sz w:val="19"/>
          <w:szCs w:val="19"/>
        </w:rPr>
        <w:t>McLennan,</w:t>
      </w:r>
      <w:r>
        <w:rPr>
          <w:rFonts w:ascii="Georgia" w:eastAsia="Georgia" w:hAnsi="Georgia" w:cs="Georgia"/>
          <w:spacing w:val="11"/>
          <w:sz w:val="19"/>
          <w:szCs w:val="19"/>
        </w:rPr>
        <w:t xml:space="preserve"> </w:t>
      </w:r>
      <w:r>
        <w:rPr>
          <w:rFonts w:ascii="Georgia" w:eastAsia="Georgia" w:hAnsi="Georgia" w:cs="Georgia"/>
          <w:sz w:val="19"/>
          <w:szCs w:val="19"/>
        </w:rPr>
        <w:t>G.</w:t>
      </w:r>
      <w:r>
        <w:rPr>
          <w:rFonts w:ascii="Georgia" w:eastAsia="Georgia" w:hAnsi="Georgia" w:cs="Georgia"/>
          <w:spacing w:val="-7"/>
          <w:sz w:val="19"/>
          <w:szCs w:val="19"/>
        </w:rPr>
        <w:t xml:space="preserve"> </w:t>
      </w:r>
      <w:r>
        <w:rPr>
          <w:rFonts w:ascii="Georgia" w:eastAsia="Georgia" w:hAnsi="Georgia" w:cs="Georgia"/>
          <w:spacing w:val="-2"/>
          <w:sz w:val="19"/>
          <w:szCs w:val="19"/>
        </w:rPr>
        <w:t>“</w:t>
      </w:r>
      <w:r>
        <w:rPr>
          <w:rFonts w:ascii="Georgia" w:eastAsia="Georgia" w:hAnsi="Georgia" w:cs="Georgia"/>
          <w:b/>
          <w:bCs/>
          <w:sz w:val="19"/>
          <w:szCs w:val="19"/>
        </w:rPr>
        <w:t>Computer</w:t>
      </w:r>
      <w:r>
        <w:rPr>
          <w:rFonts w:ascii="Georgia" w:eastAsia="Georgia" w:hAnsi="Georgia" w:cs="Georgia"/>
          <w:b/>
          <w:bCs/>
          <w:spacing w:val="10"/>
          <w:sz w:val="19"/>
          <w:szCs w:val="19"/>
        </w:rPr>
        <w:t xml:space="preserve"> </w:t>
      </w:r>
      <w:r>
        <w:rPr>
          <w:rFonts w:ascii="Georgia" w:eastAsia="Georgia" w:hAnsi="Georgia" w:cs="Georgia"/>
          <w:b/>
          <w:bCs/>
          <w:w w:val="102"/>
          <w:sz w:val="19"/>
          <w:szCs w:val="19"/>
        </w:rPr>
        <w:t>Recognition</w:t>
      </w:r>
    </w:p>
    <w:p w14:paraId="38EB4A37" w14:textId="77777777" w:rsidR="00E61F9D" w:rsidRDefault="005C64D6">
      <w:pPr>
        <w:spacing w:before="33" w:after="0" w:line="240" w:lineRule="auto"/>
        <w:ind w:left="120" w:right="193"/>
        <w:jc w:val="both"/>
        <w:rPr>
          <w:rFonts w:ascii="Georgia" w:eastAsia="Georgia" w:hAnsi="Georgia" w:cs="Georgia"/>
          <w:sz w:val="19"/>
          <w:szCs w:val="19"/>
        </w:rPr>
      </w:pPr>
      <w:proofErr w:type="gramStart"/>
      <w:r>
        <w:rPr>
          <w:rFonts w:ascii="Georgia" w:eastAsia="Georgia" w:hAnsi="Georgia" w:cs="Georgia"/>
          <w:b/>
          <w:bCs/>
          <w:sz w:val="19"/>
          <w:szCs w:val="19"/>
        </w:rPr>
        <w:t>of</w:t>
      </w:r>
      <w:proofErr w:type="gramEnd"/>
      <w:r>
        <w:rPr>
          <w:rFonts w:ascii="Georgia" w:eastAsia="Georgia" w:hAnsi="Georgia" w:cs="Georgia"/>
          <w:b/>
          <w:bCs/>
          <w:spacing w:val="-11"/>
          <w:sz w:val="19"/>
          <w:szCs w:val="19"/>
        </w:rPr>
        <w:t xml:space="preserve"> </w:t>
      </w:r>
      <w:r>
        <w:rPr>
          <w:rFonts w:ascii="Georgia" w:eastAsia="Georgia" w:hAnsi="Georgia" w:cs="Georgia"/>
          <w:b/>
          <w:bCs/>
          <w:sz w:val="19"/>
          <w:szCs w:val="19"/>
        </w:rPr>
        <w:t>Regional</w:t>
      </w:r>
      <w:r>
        <w:rPr>
          <w:rFonts w:ascii="Georgia" w:eastAsia="Georgia" w:hAnsi="Georgia" w:cs="Georgia"/>
          <w:b/>
          <w:bCs/>
          <w:spacing w:val="2"/>
          <w:sz w:val="19"/>
          <w:szCs w:val="19"/>
        </w:rPr>
        <w:t xml:space="preserve"> </w:t>
      </w:r>
      <w:r>
        <w:rPr>
          <w:rFonts w:ascii="Georgia" w:eastAsia="Georgia" w:hAnsi="Georgia" w:cs="Georgia"/>
          <w:b/>
          <w:bCs/>
          <w:sz w:val="19"/>
          <w:szCs w:val="19"/>
        </w:rPr>
        <w:t>Lung</w:t>
      </w:r>
      <w:r>
        <w:rPr>
          <w:rFonts w:ascii="Georgia" w:eastAsia="Georgia" w:hAnsi="Georgia" w:cs="Georgia"/>
          <w:b/>
          <w:bCs/>
          <w:spacing w:val="-5"/>
          <w:sz w:val="19"/>
          <w:szCs w:val="19"/>
        </w:rPr>
        <w:t xml:space="preserve"> </w:t>
      </w:r>
      <w:r>
        <w:rPr>
          <w:rFonts w:ascii="Georgia" w:eastAsia="Georgia" w:hAnsi="Georgia" w:cs="Georgia"/>
          <w:b/>
          <w:bCs/>
          <w:sz w:val="19"/>
          <w:szCs w:val="19"/>
        </w:rPr>
        <w:t>Disease Pattern</w:t>
      </w:r>
      <w:r>
        <w:rPr>
          <w:rFonts w:ascii="Georgia" w:eastAsia="Georgia" w:hAnsi="Georgia" w:cs="Georgia"/>
          <w:b/>
          <w:bCs/>
          <w:spacing w:val="-1"/>
          <w:sz w:val="19"/>
          <w:szCs w:val="19"/>
        </w:rPr>
        <w:t>s</w:t>
      </w:r>
      <w:r>
        <w:rPr>
          <w:rFonts w:ascii="Georgia" w:eastAsia="Georgia" w:hAnsi="Georgia" w:cs="Georgia"/>
          <w:sz w:val="19"/>
          <w:szCs w:val="19"/>
        </w:rPr>
        <w:t>”</w:t>
      </w:r>
      <w:r>
        <w:rPr>
          <w:rFonts w:ascii="Georgia" w:eastAsia="Georgia" w:hAnsi="Georgia" w:cs="Georgia"/>
          <w:spacing w:val="4"/>
          <w:sz w:val="19"/>
          <w:szCs w:val="19"/>
        </w:rPr>
        <w:t xml:space="preserve"> </w:t>
      </w:r>
      <w:r>
        <w:rPr>
          <w:rFonts w:ascii="Georgia" w:eastAsia="Georgia" w:hAnsi="Georgia" w:cs="Georgia"/>
          <w:i/>
          <w:sz w:val="19"/>
          <w:szCs w:val="19"/>
        </w:rPr>
        <w:t>Am</w:t>
      </w:r>
      <w:r>
        <w:rPr>
          <w:rFonts w:ascii="Georgia" w:eastAsia="Georgia" w:hAnsi="Georgia" w:cs="Georgia"/>
          <w:i/>
          <w:spacing w:val="-15"/>
          <w:sz w:val="19"/>
          <w:szCs w:val="19"/>
        </w:rPr>
        <w:t xml:space="preserve"> </w:t>
      </w:r>
      <w:r>
        <w:rPr>
          <w:rFonts w:ascii="Georgia" w:eastAsia="Georgia" w:hAnsi="Georgia" w:cs="Georgia"/>
          <w:i/>
          <w:sz w:val="19"/>
          <w:szCs w:val="19"/>
        </w:rPr>
        <w:t>J</w:t>
      </w:r>
      <w:r>
        <w:rPr>
          <w:rFonts w:ascii="Georgia" w:eastAsia="Georgia" w:hAnsi="Georgia" w:cs="Georgia"/>
          <w:i/>
          <w:spacing w:val="-15"/>
          <w:sz w:val="19"/>
          <w:szCs w:val="19"/>
        </w:rPr>
        <w:t xml:space="preserve"> </w:t>
      </w:r>
      <w:proofErr w:type="spellStart"/>
      <w:r>
        <w:rPr>
          <w:rFonts w:ascii="Georgia" w:eastAsia="Georgia" w:hAnsi="Georgia" w:cs="Georgia"/>
          <w:i/>
          <w:sz w:val="19"/>
          <w:szCs w:val="19"/>
        </w:rPr>
        <w:t>Respir</w:t>
      </w:r>
      <w:proofErr w:type="spellEnd"/>
      <w:r>
        <w:rPr>
          <w:rFonts w:ascii="Georgia" w:eastAsia="Georgia" w:hAnsi="Georgia" w:cs="Georgia"/>
          <w:i/>
          <w:spacing w:val="-15"/>
          <w:sz w:val="19"/>
          <w:szCs w:val="19"/>
        </w:rPr>
        <w:t xml:space="preserve"> </w:t>
      </w:r>
      <w:proofErr w:type="spellStart"/>
      <w:r>
        <w:rPr>
          <w:rFonts w:ascii="Georgia" w:eastAsia="Georgia" w:hAnsi="Georgia" w:cs="Georgia"/>
          <w:i/>
          <w:sz w:val="19"/>
          <w:szCs w:val="19"/>
        </w:rPr>
        <w:t>Crit</w:t>
      </w:r>
      <w:proofErr w:type="spellEnd"/>
      <w:r>
        <w:rPr>
          <w:rFonts w:ascii="Georgia" w:eastAsia="Georgia" w:hAnsi="Georgia" w:cs="Georgia"/>
          <w:i/>
          <w:spacing w:val="-15"/>
          <w:sz w:val="19"/>
          <w:szCs w:val="19"/>
        </w:rPr>
        <w:t xml:space="preserve"> </w:t>
      </w:r>
      <w:r>
        <w:rPr>
          <w:rFonts w:ascii="Georgia" w:eastAsia="Georgia" w:hAnsi="Georgia" w:cs="Georgia"/>
          <w:i/>
          <w:sz w:val="19"/>
          <w:szCs w:val="19"/>
        </w:rPr>
        <w:t>Care</w:t>
      </w:r>
      <w:r>
        <w:rPr>
          <w:rFonts w:ascii="Georgia" w:eastAsia="Georgia" w:hAnsi="Georgia" w:cs="Georgia"/>
          <w:i/>
          <w:spacing w:val="-15"/>
          <w:sz w:val="19"/>
          <w:szCs w:val="19"/>
        </w:rPr>
        <w:t xml:space="preserve"> </w:t>
      </w:r>
      <w:r>
        <w:rPr>
          <w:rFonts w:ascii="Georgia" w:eastAsia="Georgia" w:hAnsi="Georgia" w:cs="Georgia"/>
          <w:i/>
          <w:sz w:val="19"/>
          <w:szCs w:val="19"/>
        </w:rPr>
        <w:t>Med</w:t>
      </w:r>
      <w:r>
        <w:rPr>
          <w:rFonts w:ascii="Georgia" w:eastAsia="Georgia" w:hAnsi="Georgia" w:cs="Georgia"/>
          <w:i/>
          <w:spacing w:val="-11"/>
          <w:sz w:val="19"/>
          <w:szCs w:val="19"/>
        </w:rPr>
        <w:t xml:space="preserve"> </w:t>
      </w:r>
      <w:r>
        <w:rPr>
          <w:rFonts w:ascii="Georgia" w:eastAsia="Georgia" w:hAnsi="Georgia" w:cs="Georgia"/>
          <w:sz w:val="19"/>
          <w:szCs w:val="19"/>
        </w:rPr>
        <w:t>160, no.</w:t>
      </w:r>
      <w:r>
        <w:rPr>
          <w:rFonts w:ascii="Georgia" w:eastAsia="Georgia" w:hAnsi="Georgia" w:cs="Georgia"/>
          <w:spacing w:val="17"/>
          <w:sz w:val="19"/>
          <w:szCs w:val="19"/>
        </w:rPr>
        <w:t xml:space="preserve"> </w:t>
      </w:r>
      <w:r>
        <w:rPr>
          <w:rFonts w:ascii="Georgia" w:eastAsia="Georgia" w:hAnsi="Georgia" w:cs="Georgia"/>
          <w:sz w:val="19"/>
          <w:szCs w:val="19"/>
        </w:rPr>
        <w:t>2</w:t>
      </w:r>
      <w:r>
        <w:rPr>
          <w:rFonts w:ascii="Georgia" w:eastAsia="Georgia" w:hAnsi="Georgia" w:cs="Georgia"/>
          <w:spacing w:val="-12"/>
          <w:sz w:val="19"/>
          <w:szCs w:val="19"/>
        </w:rPr>
        <w:t xml:space="preserve"> </w:t>
      </w:r>
      <w:r>
        <w:rPr>
          <w:rFonts w:ascii="Georgia" w:eastAsia="Georgia" w:hAnsi="Georgia" w:cs="Georgia"/>
          <w:sz w:val="19"/>
          <w:szCs w:val="19"/>
        </w:rPr>
        <w:t>(1999):</w:t>
      </w:r>
      <w:r>
        <w:rPr>
          <w:rFonts w:ascii="Georgia" w:eastAsia="Georgia" w:hAnsi="Georgia" w:cs="Georgia"/>
          <w:spacing w:val="21"/>
          <w:sz w:val="19"/>
          <w:szCs w:val="19"/>
        </w:rPr>
        <w:t xml:space="preserve"> </w:t>
      </w:r>
      <w:r>
        <w:rPr>
          <w:rFonts w:ascii="Georgia" w:eastAsia="Georgia" w:hAnsi="Georgia" w:cs="Georgia"/>
          <w:sz w:val="19"/>
          <w:szCs w:val="19"/>
        </w:rPr>
        <w:t>648–54.</w:t>
      </w:r>
      <w:r>
        <w:rPr>
          <w:rFonts w:ascii="Georgia" w:eastAsia="Georgia" w:hAnsi="Georgia" w:cs="Georgia"/>
          <w:spacing w:val="26"/>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spacing w:val="-1"/>
          <w:w w:val="102"/>
          <w:sz w:val="19"/>
          <w:szCs w:val="19"/>
        </w:rPr>
        <w:t>:</w:t>
      </w:r>
      <w:hyperlink r:id="rId72">
        <w:r>
          <w:rPr>
            <w:rFonts w:ascii="Georgia" w:eastAsia="Georgia" w:hAnsi="Georgia" w:cs="Georgia"/>
            <w:color w:val="0000FF"/>
            <w:w w:val="102"/>
            <w:sz w:val="19"/>
            <w:szCs w:val="19"/>
          </w:rPr>
          <w:t>10.1164/ajrccm.160.2.9804094</w:t>
        </w:r>
      </w:hyperlink>
    </w:p>
    <w:p w14:paraId="358AFEC4" w14:textId="77777777" w:rsidR="00E61F9D" w:rsidRDefault="005C64D6">
      <w:pPr>
        <w:spacing w:before="93" w:after="0" w:line="277" w:lineRule="auto"/>
        <w:ind w:left="120" w:right="450"/>
        <w:jc w:val="both"/>
        <w:rPr>
          <w:rFonts w:ascii="Georgia" w:eastAsia="Georgia" w:hAnsi="Georgia" w:cs="Georgia"/>
          <w:sz w:val="19"/>
          <w:szCs w:val="19"/>
        </w:rPr>
      </w:pPr>
      <w:r>
        <w:rPr>
          <w:rFonts w:ascii="Georgia" w:eastAsia="Georgia" w:hAnsi="Georgia" w:cs="Georgia"/>
          <w:sz w:val="19"/>
          <w:szCs w:val="19"/>
        </w:rPr>
        <w:t xml:space="preserve">69.  </w:t>
      </w:r>
      <w:r>
        <w:rPr>
          <w:rFonts w:ascii="Georgia" w:eastAsia="Georgia" w:hAnsi="Georgia" w:cs="Georgia"/>
          <w:spacing w:val="7"/>
          <w:sz w:val="19"/>
          <w:szCs w:val="19"/>
        </w:rPr>
        <w:t xml:space="preserve"> </w:t>
      </w:r>
      <w:proofErr w:type="spellStart"/>
      <w:r>
        <w:rPr>
          <w:rFonts w:ascii="Georgia" w:eastAsia="Georgia" w:hAnsi="Georgia" w:cs="Georgia"/>
          <w:sz w:val="19"/>
          <w:szCs w:val="19"/>
        </w:rPr>
        <w:t>Xu</w:t>
      </w:r>
      <w:proofErr w:type="spellEnd"/>
      <w:r>
        <w:rPr>
          <w:rFonts w:ascii="Georgia" w:eastAsia="Georgia" w:hAnsi="Georgia" w:cs="Georgia"/>
          <w:sz w:val="19"/>
          <w:szCs w:val="19"/>
        </w:rPr>
        <w:t>,</w:t>
      </w:r>
      <w:r>
        <w:rPr>
          <w:rFonts w:ascii="Georgia" w:eastAsia="Georgia" w:hAnsi="Georgia" w:cs="Georgia"/>
          <w:spacing w:val="11"/>
          <w:sz w:val="19"/>
          <w:szCs w:val="19"/>
        </w:rPr>
        <w:t xml:space="preserve"> </w:t>
      </w:r>
      <w:r>
        <w:rPr>
          <w:rFonts w:ascii="Georgia" w:eastAsia="Georgia" w:hAnsi="Georgia" w:cs="Georgia"/>
          <w:sz w:val="19"/>
          <w:szCs w:val="19"/>
        </w:rPr>
        <w:t>Y.,</w:t>
      </w:r>
      <w:r>
        <w:rPr>
          <w:rFonts w:ascii="Georgia" w:eastAsia="Georgia" w:hAnsi="Georgia" w:cs="Georgia"/>
          <w:spacing w:val="10"/>
          <w:sz w:val="19"/>
          <w:szCs w:val="19"/>
        </w:rPr>
        <w:t xml:space="preserve"> </w:t>
      </w:r>
      <w:proofErr w:type="spellStart"/>
      <w:r>
        <w:rPr>
          <w:rFonts w:ascii="Georgia" w:eastAsia="Georgia" w:hAnsi="Georgia" w:cs="Georgia"/>
          <w:sz w:val="19"/>
          <w:szCs w:val="19"/>
        </w:rPr>
        <w:t>Sonka</w:t>
      </w:r>
      <w:proofErr w:type="spellEnd"/>
      <w:r>
        <w:rPr>
          <w:rFonts w:ascii="Georgia" w:eastAsia="Georgia" w:hAnsi="Georgia" w:cs="Georgia"/>
          <w:sz w:val="19"/>
          <w:szCs w:val="19"/>
        </w:rPr>
        <w:t>,</w:t>
      </w:r>
      <w:r>
        <w:rPr>
          <w:rFonts w:ascii="Georgia" w:eastAsia="Georgia" w:hAnsi="Georgia" w:cs="Georgia"/>
          <w:spacing w:val="17"/>
          <w:sz w:val="19"/>
          <w:szCs w:val="19"/>
        </w:rPr>
        <w:t xml:space="preserve"> </w:t>
      </w:r>
      <w:r>
        <w:rPr>
          <w:rFonts w:ascii="Georgia" w:eastAsia="Georgia" w:hAnsi="Georgia" w:cs="Georgia"/>
          <w:sz w:val="19"/>
          <w:szCs w:val="19"/>
        </w:rPr>
        <w:t>M.,</w:t>
      </w:r>
      <w:r>
        <w:rPr>
          <w:rFonts w:ascii="Georgia" w:eastAsia="Georgia" w:hAnsi="Georgia" w:cs="Georgia"/>
          <w:spacing w:val="11"/>
          <w:sz w:val="19"/>
          <w:szCs w:val="19"/>
        </w:rPr>
        <w:t xml:space="preserve"> </w:t>
      </w:r>
      <w:r>
        <w:rPr>
          <w:rFonts w:ascii="Georgia" w:eastAsia="Georgia" w:hAnsi="Georgia" w:cs="Georgia"/>
          <w:sz w:val="19"/>
          <w:szCs w:val="19"/>
        </w:rPr>
        <w:t>McLennan,</w:t>
      </w:r>
      <w:r>
        <w:rPr>
          <w:rFonts w:ascii="Georgia" w:eastAsia="Georgia" w:hAnsi="Georgia" w:cs="Georgia"/>
          <w:spacing w:val="25"/>
          <w:sz w:val="19"/>
          <w:szCs w:val="19"/>
        </w:rPr>
        <w:t xml:space="preserve"> </w:t>
      </w:r>
      <w:r>
        <w:rPr>
          <w:rFonts w:ascii="Georgia" w:eastAsia="Georgia" w:hAnsi="Georgia" w:cs="Georgia"/>
          <w:sz w:val="19"/>
          <w:szCs w:val="19"/>
        </w:rPr>
        <w:t>G.,</w:t>
      </w:r>
      <w:r>
        <w:rPr>
          <w:rFonts w:ascii="Georgia" w:eastAsia="Georgia" w:hAnsi="Georgia" w:cs="Georgia"/>
          <w:spacing w:val="10"/>
          <w:sz w:val="19"/>
          <w:szCs w:val="19"/>
        </w:rPr>
        <w:t xml:space="preserve"> </w:t>
      </w:r>
      <w:proofErr w:type="spellStart"/>
      <w:r>
        <w:rPr>
          <w:rFonts w:ascii="Georgia" w:eastAsia="Georgia" w:hAnsi="Georgia" w:cs="Georgia"/>
          <w:sz w:val="19"/>
          <w:szCs w:val="19"/>
        </w:rPr>
        <w:t>Guo</w:t>
      </w:r>
      <w:proofErr w:type="spellEnd"/>
      <w:r>
        <w:rPr>
          <w:rFonts w:ascii="Georgia" w:eastAsia="Georgia" w:hAnsi="Georgia" w:cs="Georgia"/>
          <w:sz w:val="19"/>
          <w:szCs w:val="19"/>
        </w:rPr>
        <w:t>,</w:t>
      </w:r>
      <w:r>
        <w:rPr>
          <w:rFonts w:ascii="Georgia" w:eastAsia="Georgia" w:hAnsi="Georgia" w:cs="Georgia"/>
          <w:spacing w:val="13"/>
          <w:sz w:val="19"/>
          <w:szCs w:val="19"/>
        </w:rPr>
        <w:t xml:space="preserve"> </w:t>
      </w:r>
      <w:r>
        <w:rPr>
          <w:rFonts w:ascii="Georgia" w:eastAsia="Georgia" w:hAnsi="Georgia" w:cs="Georgia"/>
          <w:sz w:val="19"/>
          <w:szCs w:val="19"/>
        </w:rPr>
        <w:t>J.,</w:t>
      </w:r>
      <w:r>
        <w:rPr>
          <w:rFonts w:ascii="Georgia" w:eastAsia="Georgia" w:hAnsi="Georgia" w:cs="Georgia"/>
          <w:spacing w:val="11"/>
          <w:sz w:val="19"/>
          <w:szCs w:val="19"/>
        </w:rPr>
        <w:t xml:space="preserve"> </w:t>
      </w:r>
      <w:r>
        <w:rPr>
          <w:rFonts w:ascii="Georgia" w:eastAsia="Georgia" w:hAnsi="Georgia" w:cs="Georgia"/>
          <w:sz w:val="19"/>
          <w:szCs w:val="19"/>
        </w:rPr>
        <w:t>and</w:t>
      </w:r>
      <w:r>
        <w:rPr>
          <w:rFonts w:ascii="Georgia" w:eastAsia="Georgia" w:hAnsi="Georgia" w:cs="Georgia"/>
          <w:spacing w:val="3"/>
          <w:sz w:val="19"/>
          <w:szCs w:val="19"/>
        </w:rPr>
        <w:t xml:space="preserve"> </w:t>
      </w:r>
      <w:r>
        <w:rPr>
          <w:rFonts w:ascii="Georgia" w:eastAsia="Georgia" w:hAnsi="Georgia" w:cs="Georgia"/>
          <w:sz w:val="19"/>
          <w:szCs w:val="19"/>
        </w:rPr>
        <w:t>Hoffman,</w:t>
      </w:r>
      <w:r>
        <w:rPr>
          <w:rFonts w:ascii="Georgia" w:eastAsia="Georgia" w:hAnsi="Georgia" w:cs="Georgia"/>
          <w:spacing w:val="22"/>
          <w:sz w:val="19"/>
          <w:szCs w:val="19"/>
        </w:rPr>
        <w:t xml:space="preserve"> </w:t>
      </w:r>
      <w:r>
        <w:rPr>
          <w:rFonts w:ascii="Georgia" w:eastAsia="Georgia" w:hAnsi="Georgia" w:cs="Georgia"/>
          <w:sz w:val="19"/>
          <w:szCs w:val="19"/>
        </w:rPr>
        <w:t>E. A.</w:t>
      </w:r>
      <w:r>
        <w:rPr>
          <w:rFonts w:ascii="Georgia" w:eastAsia="Georgia" w:hAnsi="Georgia" w:cs="Georgia"/>
          <w:spacing w:val="1"/>
          <w:sz w:val="19"/>
          <w:szCs w:val="19"/>
        </w:rPr>
        <w:t xml:space="preserve"> </w:t>
      </w:r>
      <w:r>
        <w:rPr>
          <w:rFonts w:ascii="Georgia" w:eastAsia="Georgia" w:hAnsi="Georgia" w:cs="Georgia"/>
          <w:spacing w:val="-1"/>
          <w:sz w:val="19"/>
          <w:szCs w:val="19"/>
        </w:rPr>
        <w:t>“</w:t>
      </w:r>
      <w:r>
        <w:rPr>
          <w:rFonts w:ascii="Georgia" w:eastAsia="Georgia" w:hAnsi="Georgia" w:cs="Georgia"/>
          <w:b/>
          <w:bCs/>
          <w:sz w:val="19"/>
          <w:szCs w:val="19"/>
        </w:rPr>
        <w:t>MDCT-Based</w:t>
      </w:r>
      <w:r>
        <w:rPr>
          <w:rFonts w:ascii="Georgia" w:eastAsia="Georgia" w:hAnsi="Georgia" w:cs="Georgia"/>
          <w:b/>
          <w:bCs/>
          <w:spacing w:val="25"/>
          <w:sz w:val="19"/>
          <w:szCs w:val="19"/>
        </w:rPr>
        <w:t xml:space="preserve"> </w:t>
      </w:r>
      <w:r>
        <w:rPr>
          <w:rFonts w:ascii="Georgia" w:eastAsia="Georgia" w:hAnsi="Georgia" w:cs="Georgia"/>
          <w:b/>
          <w:bCs/>
          <w:sz w:val="19"/>
          <w:szCs w:val="19"/>
        </w:rPr>
        <w:t>3-D</w:t>
      </w:r>
      <w:r>
        <w:rPr>
          <w:rFonts w:ascii="Georgia" w:eastAsia="Georgia" w:hAnsi="Georgia" w:cs="Georgia"/>
          <w:b/>
          <w:bCs/>
          <w:spacing w:val="5"/>
          <w:sz w:val="19"/>
          <w:szCs w:val="19"/>
        </w:rPr>
        <w:t xml:space="preserve"> </w:t>
      </w:r>
      <w:r>
        <w:rPr>
          <w:rFonts w:ascii="Georgia" w:eastAsia="Georgia" w:hAnsi="Georgia" w:cs="Georgia"/>
          <w:b/>
          <w:bCs/>
          <w:sz w:val="19"/>
          <w:szCs w:val="19"/>
        </w:rPr>
        <w:t>Texture</w:t>
      </w:r>
      <w:r>
        <w:rPr>
          <w:rFonts w:ascii="Georgia" w:eastAsia="Georgia" w:hAnsi="Georgia" w:cs="Georgia"/>
          <w:b/>
          <w:bCs/>
          <w:spacing w:val="13"/>
          <w:sz w:val="19"/>
          <w:szCs w:val="19"/>
        </w:rPr>
        <w:t xml:space="preserve"> </w:t>
      </w:r>
      <w:r>
        <w:rPr>
          <w:rFonts w:ascii="Georgia" w:eastAsia="Georgia" w:hAnsi="Georgia" w:cs="Georgia"/>
          <w:b/>
          <w:bCs/>
          <w:sz w:val="19"/>
          <w:szCs w:val="19"/>
        </w:rPr>
        <w:t>Classification</w:t>
      </w:r>
      <w:r>
        <w:rPr>
          <w:rFonts w:ascii="Georgia" w:eastAsia="Georgia" w:hAnsi="Georgia" w:cs="Georgia"/>
          <w:b/>
          <w:bCs/>
          <w:spacing w:val="24"/>
          <w:sz w:val="19"/>
          <w:szCs w:val="19"/>
        </w:rPr>
        <w:t xml:space="preserve"> </w:t>
      </w:r>
      <w:r>
        <w:rPr>
          <w:rFonts w:ascii="Georgia" w:eastAsia="Georgia" w:hAnsi="Georgia" w:cs="Georgia"/>
          <w:b/>
          <w:bCs/>
          <w:w w:val="102"/>
          <w:sz w:val="19"/>
          <w:szCs w:val="19"/>
        </w:rPr>
        <w:t xml:space="preserve">of </w:t>
      </w:r>
      <w:r>
        <w:rPr>
          <w:rFonts w:ascii="Georgia" w:eastAsia="Georgia" w:hAnsi="Georgia" w:cs="Georgia"/>
          <w:b/>
          <w:bCs/>
          <w:sz w:val="19"/>
          <w:szCs w:val="19"/>
        </w:rPr>
        <w:t>Emphysema</w:t>
      </w:r>
      <w:r>
        <w:rPr>
          <w:rFonts w:ascii="Georgia" w:eastAsia="Georgia" w:hAnsi="Georgia" w:cs="Georgia"/>
          <w:b/>
          <w:bCs/>
          <w:spacing w:val="26"/>
          <w:sz w:val="19"/>
          <w:szCs w:val="19"/>
        </w:rPr>
        <w:t xml:space="preserve"> </w:t>
      </w:r>
      <w:r>
        <w:rPr>
          <w:rFonts w:ascii="Georgia" w:eastAsia="Georgia" w:hAnsi="Georgia" w:cs="Georgia"/>
          <w:b/>
          <w:bCs/>
          <w:sz w:val="19"/>
          <w:szCs w:val="19"/>
        </w:rPr>
        <w:t>and</w:t>
      </w:r>
      <w:r>
        <w:rPr>
          <w:rFonts w:ascii="Georgia" w:eastAsia="Georgia" w:hAnsi="Georgia" w:cs="Georgia"/>
          <w:b/>
          <w:bCs/>
          <w:spacing w:val="10"/>
          <w:sz w:val="19"/>
          <w:szCs w:val="19"/>
        </w:rPr>
        <w:t xml:space="preserve"> </w:t>
      </w:r>
      <w:r>
        <w:rPr>
          <w:rFonts w:ascii="Georgia" w:eastAsia="Georgia" w:hAnsi="Georgia" w:cs="Georgia"/>
          <w:b/>
          <w:bCs/>
          <w:sz w:val="19"/>
          <w:szCs w:val="19"/>
        </w:rPr>
        <w:t>Early</w:t>
      </w:r>
      <w:r>
        <w:rPr>
          <w:rFonts w:ascii="Georgia" w:eastAsia="Georgia" w:hAnsi="Georgia" w:cs="Georgia"/>
          <w:b/>
          <w:bCs/>
          <w:spacing w:val="13"/>
          <w:sz w:val="19"/>
          <w:szCs w:val="19"/>
        </w:rPr>
        <w:t xml:space="preserve"> </w:t>
      </w:r>
      <w:r>
        <w:rPr>
          <w:rFonts w:ascii="Georgia" w:eastAsia="Georgia" w:hAnsi="Georgia" w:cs="Georgia"/>
          <w:b/>
          <w:bCs/>
          <w:sz w:val="19"/>
          <w:szCs w:val="19"/>
        </w:rPr>
        <w:t>Smoking</w:t>
      </w:r>
      <w:r>
        <w:rPr>
          <w:rFonts w:ascii="Georgia" w:eastAsia="Georgia" w:hAnsi="Georgia" w:cs="Georgia"/>
          <w:b/>
          <w:bCs/>
          <w:spacing w:val="20"/>
          <w:sz w:val="19"/>
          <w:szCs w:val="19"/>
        </w:rPr>
        <w:t xml:space="preserve"> </w:t>
      </w:r>
      <w:r>
        <w:rPr>
          <w:rFonts w:ascii="Georgia" w:eastAsia="Georgia" w:hAnsi="Georgia" w:cs="Georgia"/>
          <w:b/>
          <w:bCs/>
          <w:sz w:val="19"/>
          <w:szCs w:val="19"/>
        </w:rPr>
        <w:t>Related</w:t>
      </w:r>
      <w:r>
        <w:rPr>
          <w:rFonts w:ascii="Georgia" w:eastAsia="Georgia" w:hAnsi="Georgia" w:cs="Georgia"/>
          <w:b/>
          <w:bCs/>
          <w:spacing w:val="17"/>
          <w:sz w:val="19"/>
          <w:szCs w:val="19"/>
        </w:rPr>
        <w:t xml:space="preserve"> </w:t>
      </w:r>
      <w:r>
        <w:rPr>
          <w:rFonts w:ascii="Georgia" w:eastAsia="Georgia" w:hAnsi="Georgia" w:cs="Georgia"/>
          <w:b/>
          <w:bCs/>
          <w:sz w:val="19"/>
          <w:szCs w:val="19"/>
        </w:rPr>
        <w:t>Lung</w:t>
      </w:r>
      <w:r>
        <w:rPr>
          <w:rFonts w:ascii="Georgia" w:eastAsia="Georgia" w:hAnsi="Georgia" w:cs="Georgia"/>
          <w:b/>
          <w:bCs/>
          <w:spacing w:val="12"/>
          <w:sz w:val="19"/>
          <w:szCs w:val="19"/>
        </w:rPr>
        <w:t xml:space="preserve"> </w:t>
      </w:r>
      <w:r>
        <w:rPr>
          <w:rFonts w:ascii="Georgia" w:eastAsia="Georgia" w:hAnsi="Georgia" w:cs="Georgia"/>
          <w:b/>
          <w:bCs/>
          <w:sz w:val="19"/>
          <w:szCs w:val="19"/>
        </w:rPr>
        <w:t>Pathologie</w:t>
      </w:r>
      <w:r>
        <w:rPr>
          <w:rFonts w:ascii="Georgia" w:eastAsia="Georgia" w:hAnsi="Georgia" w:cs="Georgia"/>
          <w:b/>
          <w:bCs/>
          <w:spacing w:val="-1"/>
          <w:sz w:val="19"/>
          <w:szCs w:val="19"/>
        </w:rPr>
        <w:t>s</w:t>
      </w:r>
      <w:r>
        <w:rPr>
          <w:rFonts w:ascii="Georgia" w:eastAsia="Georgia" w:hAnsi="Georgia" w:cs="Georgia"/>
          <w:sz w:val="19"/>
          <w:szCs w:val="19"/>
        </w:rPr>
        <w:t>”</w:t>
      </w:r>
      <w:r>
        <w:rPr>
          <w:rFonts w:ascii="Georgia" w:eastAsia="Georgia" w:hAnsi="Georgia" w:cs="Georgia"/>
          <w:spacing w:val="25"/>
          <w:sz w:val="19"/>
          <w:szCs w:val="19"/>
        </w:rPr>
        <w:t xml:space="preserve"> </w:t>
      </w:r>
      <w:r>
        <w:rPr>
          <w:rFonts w:ascii="Georgia" w:eastAsia="Georgia" w:hAnsi="Georgia" w:cs="Georgia"/>
          <w:i/>
          <w:sz w:val="19"/>
          <w:szCs w:val="19"/>
        </w:rPr>
        <w:t>IEEE Trans Med Imaging</w:t>
      </w:r>
      <w:r>
        <w:rPr>
          <w:rFonts w:ascii="Georgia" w:eastAsia="Georgia" w:hAnsi="Georgia" w:cs="Georgia"/>
          <w:i/>
          <w:spacing w:val="2"/>
          <w:sz w:val="19"/>
          <w:szCs w:val="19"/>
        </w:rPr>
        <w:t xml:space="preserve"> </w:t>
      </w:r>
      <w:r>
        <w:rPr>
          <w:rFonts w:ascii="Georgia" w:eastAsia="Georgia" w:hAnsi="Georgia" w:cs="Georgia"/>
          <w:sz w:val="19"/>
          <w:szCs w:val="19"/>
        </w:rPr>
        <w:t>25,</w:t>
      </w:r>
      <w:r>
        <w:rPr>
          <w:rFonts w:ascii="Georgia" w:eastAsia="Georgia" w:hAnsi="Georgia" w:cs="Georgia"/>
          <w:spacing w:val="12"/>
          <w:sz w:val="19"/>
          <w:szCs w:val="19"/>
        </w:rPr>
        <w:t xml:space="preserve"> </w:t>
      </w:r>
      <w:r>
        <w:rPr>
          <w:rFonts w:ascii="Georgia" w:eastAsia="Georgia" w:hAnsi="Georgia" w:cs="Georgia"/>
          <w:sz w:val="19"/>
          <w:szCs w:val="19"/>
        </w:rPr>
        <w:t xml:space="preserve">no. </w:t>
      </w:r>
      <w:r>
        <w:rPr>
          <w:rFonts w:ascii="Georgia" w:eastAsia="Georgia" w:hAnsi="Georgia" w:cs="Georgia"/>
          <w:spacing w:val="24"/>
          <w:sz w:val="19"/>
          <w:szCs w:val="19"/>
        </w:rPr>
        <w:t xml:space="preserve"> </w:t>
      </w:r>
      <w:proofErr w:type="gramStart"/>
      <w:r>
        <w:rPr>
          <w:rFonts w:ascii="Georgia" w:eastAsia="Georgia" w:hAnsi="Georgia" w:cs="Georgia"/>
          <w:sz w:val="19"/>
          <w:szCs w:val="19"/>
        </w:rPr>
        <w:t>4</w:t>
      </w:r>
      <w:r>
        <w:rPr>
          <w:rFonts w:ascii="Georgia" w:eastAsia="Georgia" w:hAnsi="Georgia" w:cs="Georgia"/>
          <w:spacing w:val="4"/>
          <w:sz w:val="19"/>
          <w:szCs w:val="19"/>
        </w:rPr>
        <w:t xml:space="preserve"> </w:t>
      </w:r>
      <w:r>
        <w:rPr>
          <w:rFonts w:ascii="Georgia" w:eastAsia="Georgia" w:hAnsi="Georgia" w:cs="Georgia"/>
          <w:sz w:val="19"/>
          <w:szCs w:val="19"/>
        </w:rPr>
        <w:t xml:space="preserve">(2006): </w:t>
      </w:r>
      <w:r>
        <w:rPr>
          <w:rFonts w:ascii="Georgia" w:eastAsia="Georgia" w:hAnsi="Georgia" w:cs="Georgia"/>
          <w:spacing w:val="8"/>
          <w:sz w:val="19"/>
          <w:szCs w:val="19"/>
        </w:rPr>
        <w:t xml:space="preserve"> </w:t>
      </w:r>
      <w:r>
        <w:rPr>
          <w:rFonts w:ascii="Georgia" w:eastAsia="Georgia" w:hAnsi="Georgia" w:cs="Georgia"/>
          <w:w w:val="102"/>
          <w:sz w:val="19"/>
          <w:szCs w:val="19"/>
        </w:rPr>
        <w:t>464–75.</w:t>
      </w:r>
      <w:proofErr w:type="gramEnd"/>
      <w:r>
        <w:rPr>
          <w:rFonts w:ascii="Georgia" w:eastAsia="Georgia" w:hAnsi="Georgia" w:cs="Georgia"/>
          <w:w w:val="102"/>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73">
        <w:r>
          <w:rPr>
            <w:rFonts w:ascii="Georgia" w:eastAsia="Georgia" w:hAnsi="Georgia" w:cs="Georgia"/>
            <w:color w:val="0000FF"/>
            <w:w w:val="102"/>
            <w:sz w:val="19"/>
            <w:szCs w:val="19"/>
          </w:rPr>
          <w:t>10.1109/TMI.2006.870889</w:t>
        </w:r>
      </w:hyperlink>
    </w:p>
    <w:p w14:paraId="305C766D" w14:textId="77777777" w:rsidR="00E61F9D" w:rsidRDefault="005C64D6">
      <w:pPr>
        <w:spacing w:before="59" w:after="0" w:line="240" w:lineRule="auto"/>
        <w:ind w:left="115" w:right="487"/>
        <w:jc w:val="both"/>
        <w:rPr>
          <w:rFonts w:ascii="Georgia" w:eastAsia="Georgia" w:hAnsi="Georgia" w:cs="Georgia"/>
          <w:sz w:val="19"/>
          <w:szCs w:val="19"/>
        </w:rPr>
      </w:pPr>
      <w:r>
        <w:rPr>
          <w:rFonts w:ascii="Georgia" w:eastAsia="Georgia" w:hAnsi="Georgia" w:cs="Georgia"/>
          <w:sz w:val="19"/>
          <w:szCs w:val="19"/>
        </w:rPr>
        <w:t>70.</w:t>
      </w:r>
      <w:r>
        <w:rPr>
          <w:rFonts w:ascii="Georgia" w:eastAsia="Georgia" w:hAnsi="Georgia" w:cs="Georgia"/>
          <w:spacing w:val="17"/>
          <w:sz w:val="19"/>
          <w:szCs w:val="19"/>
        </w:rPr>
        <w:t xml:space="preserve"> </w:t>
      </w:r>
      <w:proofErr w:type="spellStart"/>
      <w:r>
        <w:rPr>
          <w:rFonts w:ascii="Georgia" w:eastAsia="Georgia" w:hAnsi="Georgia" w:cs="Georgia"/>
          <w:sz w:val="19"/>
          <w:szCs w:val="19"/>
        </w:rPr>
        <w:t>Gevenois</w:t>
      </w:r>
      <w:proofErr w:type="spellEnd"/>
      <w:r>
        <w:rPr>
          <w:rFonts w:ascii="Georgia" w:eastAsia="Georgia" w:hAnsi="Georgia" w:cs="Georgia"/>
          <w:sz w:val="19"/>
          <w:szCs w:val="19"/>
        </w:rPr>
        <w:t>,</w:t>
      </w:r>
      <w:r>
        <w:rPr>
          <w:rFonts w:ascii="Georgia" w:eastAsia="Georgia" w:hAnsi="Georgia" w:cs="Georgia"/>
          <w:spacing w:val="5"/>
          <w:sz w:val="19"/>
          <w:szCs w:val="19"/>
        </w:rPr>
        <w:t xml:space="preserve"> </w:t>
      </w:r>
      <w:r>
        <w:rPr>
          <w:rFonts w:ascii="Georgia" w:eastAsia="Georgia" w:hAnsi="Georgia" w:cs="Georgia"/>
          <w:sz w:val="19"/>
          <w:szCs w:val="19"/>
        </w:rPr>
        <w:t>P.</w:t>
      </w:r>
      <w:r>
        <w:rPr>
          <w:rFonts w:ascii="Georgia" w:eastAsia="Georgia" w:hAnsi="Georgia" w:cs="Georgia"/>
          <w:spacing w:val="-9"/>
          <w:sz w:val="19"/>
          <w:szCs w:val="19"/>
        </w:rPr>
        <w:t xml:space="preserve"> </w:t>
      </w:r>
      <w:r>
        <w:rPr>
          <w:rFonts w:ascii="Georgia" w:eastAsia="Georgia" w:hAnsi="Georgia" w:cs="Georgia"/>
          <w:sz w:val="19"/>
          <w:szCs w:val="19"/>
        </w:rPr>
        <w:t>A.,</w:t>
      </w:r>
      <w:r>
        <w:rPr>
          <w:rFonts w:ascii="Georgia" w:eastAsia="Georgia" w:hAnsi="Georgia" w:cs="Georgia"/>
          <w:spacing w:val="-3"/>
          <w:sz w:val="19"/>
          <w:szCs w:val="19"/>
        </w:rPr>
        <w:t xml:space="preserve"> </w:t>
      </w:r>
      <w:r>
        <w:rPr>
          <w:rFonts w:ascii="Georgia" w:eastAsia="Georgia" w:hAnsi="Georgia" w:cs="Georgia"/>
          <w:sz w:val="19"/>
          <w:szCs w:val="19"/>
        </w:rPr>
        <w:t>De</w:t>
      </w:r>
      <w:r>
        <w:rPr>
          <w:rFonts w:ascii="Georgia" w:eastAsia="Georgia" w:hAnsi="Georgia" w:cs="Georgia"/>
          <w:spacing w:val="-9"/>
          <w:sz w:val="19"/>
          <w:szCs w:val="19"/>
        </w:rPr>
        <w:t xml:space="preserve"> </w:t>
      </w:r>
      <w:proofErr w:type="spellStart"/>
      <w:r>
        <w:rPr>
          <w:rFonts w:ascii="Georgia" w:eastAsia="Georgia" w:hAnsi="Georgia" w:cs="Georgia"/>
          <w:sz w:val="19"/>
          <w:szCs w:val="19"/>
        </w:rPr>
        <w:t>Vuyst</w:t>
      </w:r>
      <w:proofErr w:type="spellEnd"/>
      <w:r>
        <w:rPr>
          <w:rFonts w:ascii="Georgia" w:eastAsia="Georgia" w:hAnsi="Georgia" w:cs="Georgia"/>
          <w:sz w:val="19"/>
          <w:szCs w:val="19"/>
        </w:rPr>
        <w:t>, P.,</w:t>
      </w:r>
      <w:r>
        <w:rPr>
          <w:rFonts w:ascii="Georgia" w:eastAsia="Georgia" w:hAnsi="Georgia" w:cs="Georgia"/>
          <w:spacing w:val="-4"/>
          <w:sz w:val="19"/>
          <w:szCs w:val="19"/>
        </w:rPr>
        <w:t xml:space="preserve"> </w:t>
      </w:r>
      <w:proofErr w:type="spellStart"/>
      <w:r>
        <w:rPr>
          <w:rFonts w:ascii="Georgia" w:eastAsia="Georgia" w:hAnsi="Georgia" w:cs="Georgia"/>
          <w:sz w:val="19"/>
          <w:szCs w:val="19"/>
        </w:rPr>
        <w:t>Sy</w:t>
      </w:r>
      <w:proofErr w:type="spellEnd"/>
      <w:r>
        <w:rPr>
          <w:rFonts w:ascii="Georgia" w:eastAsia="Georgia" w:hAnsi="Georgia" w:cs="Georgia"/>
          <w:sz w:val="19"/>
          <w:szCs w:val="19"/>
        </w:rPr>
        <w:t>,</w:t>
      </w:r>
      <w:r>
        <w:rPr>
          <w:rFonts w:ascii="Georgia" w:eastAsia="Georgia" w:hAnsi="Georgia" w:cs="Georgia"/>
          <w:spacing w:val="-6"/>
          <w:sz w:val="19"/>
          <w:szCs w:val="19"/>
        </w:rPr>
        <w:t xml:space="preserve"> </w:t>
      </w:r>
      <w:r>
        <w:rPr>
          <w:rFonts w:ascii="Georgia" w:eastAsia="Georgia" w:hAnsi="Georgia" w:cs="Georgia"/>
          <w:sz w:val="19"/>
          <w:szCs w:val="19"/>
        </w:rPr>
        <w:t>M.,</w:t>
      </w:r>
      <w:r>
        <w:rPr>
          <w:rFonts w:ascii="Georgia" w:eastAsia="Georgia" w:hAnsi="Georgia" w:cs="Georgia"/>
          <w:spacing w:val="-5"/>
          <w:sz w:val="19"/>
          <w:szCs w:val="19"/>
        </w:rPr>
        <w:t xml:space="preserve"> </w:t>
      </w:r>
      <w:proofErr w:type="spellStart"/>
      <w:r>
        <w:rPr>
          <w:rFonts w:ascii="Georgia" w:eastAsia="Georgia" w:hAnsi="Georgia" w:cs="Georgia"/>
          <w:sz w:val="19"/>
          <w:szCs w:val="19"/>
        </w:rPr>
        <w:t>Scillia</w:t>
      </w:r>
      <w:proofErr w:type="spellEnd"/>
      <w:r>
        <w:rPr>
          <w:rFonts w:ascii="Georgia" w:eastAsia="Georgia" w:hAnsi="Georgia" w:cs="Georgia"/>
          <w:sz w:val="19"/>
          <w:szCs w:val="19"/>
        </w:rPr>
        <w:t>,</w:t>
      </w:r>
      <w:r>
        <w:rPr>
          <w:rFonts w:ascii="Georgia" w:eastAsia="Georgia" w:hAnsi="Georgia" w:cs="Georgia"/>
          <w:spacing w:val="1"/>
          <w:sz w:val="19"/>
          <w:szCs w:val="19"/>
        </w:rPr>
        <w:t xml:space="preserve"> </w:t>
      </w:r>
      <w:r>
        <w:rPr>
          <w:rFonts w:ascii="Georgia" w:eastAsia="Georgia" w:hAnsi="Georgia" w:cs="Georgia"/>
          <w:sz w:val="19"/>
          <w:szCs w:val="19"/>
        </w:rPr>
        <w:t>P.,</w:t>
      </w:r>
      <w:r>
        <w:rPr>
          <w:rFonts w:ascii="Georgia" w:eastAsia="Georgia" w:hAnsi="Georgia" w:cs="Georgia"/>
          <w:spacing w:val="-4"/>
          <w:sz w:val="19"/>
          <w:szCs w:val="19"/>
        </w:rPr>
        <w:t xml:space="preserve"> </w:t>
      </w:r>
      <w:proofErr w:type="spellStart"/>
      <w:r>
        <w:rPr>
          <w:rFonts w:ascii="Georgia" w:eastAsia="Georgia" w:hAnsi="Georgia" w:cs="Georgia"/>
          <w:sz w:val="19"/>
          <w:szCs w:val="19"/>
        </w:rPr>
        <w:t>Chaminade</w:t>
      </w:r>
      <w:proofErr w:type="spellEnd"/>
      <w:r>
        <w:rPr>
          <w:rFonts w:ascii="Georgia" w:eastAsia="Georgia" w:hAnsi="Georgia" w:cs="Georgia"/>
          <w:sz w:val="19"/>
          <w:szCs w:val="19"/>
        </w:rPr>
        <w:t>,</w:t>
      </w:r>
      <w:r>
        <w:rPr>
          <w:rFonts w:ascii="Georgia" w:eastAsia="Georgia" w:hAnsi="Georgia" w:cs="Georgia"/>
          <w:spacing w:val="9"/>
          <w:sz w:val="19"/>
          <w:szCs w:val="19"/>
        </w:rPr>
        <w:t xml:space="preserve"> </w:t>
      </w:r>
      <w:r>
        <w:rPr>
          <w:rFonts w:ascii="Georgia" w:eastAsia="Georgia" w:hAnsi="Georgia" w:cs="Georgia"/>
          <w:sz w:val="19"/>
          <w:szCs w:val="19"/>
        </w:rPr>
        <w:t>L.,</w:t>
      </w:r>
      <w:r>
        <w:rPr>
          <w:rFonts w:ascii="Georgia" w:eastAsia="Georgia" w:hAnsi="Georgia" w:cs="Georgia"/>
          <w:spacing w:val="-4"/>
          <w:sz w:val="19"/>
          <w:szCs w:val="19"/>
        </w:rPr>
        <w:t xml:space="preserve"> </w:t>
      </w:r>
      <w:proofErr w:type="spellStart"/>
      <w:r>
        <w:rPr>
          <w:rFonts w:ascii="Georgia" w:eastAsia="Georgia" w:hAnsi="Georgia" w:cs="Georgia"/>
          <w:sz w:val="19"/>
          <w:szCs w:val="19"/>
        </w:rPr>
        <w:t>Maertelaer</w:t>
      </w:r>
      <w:proofErr w:type="spellEnd"/>
      <w:r>
        <w:rPr>
          <w:rFonts w:ascii="Georgia" w:eastAsia="Georgia" w:hAnsi="Georgia" w:cs="Georgia"/>
          <w:sz w:val="19"/>
          <w:szCs w:val="19"/>
        </w:rPr>
        <w:t>,</w:t>
      </w:r>
      <w:r>
        <w:rPr>
          <w:rFonts w:ascii="Georgia" w:eastAsia="Georgia" w:hAnsi="Georgia" w:cs="Georgia"/>
          <w:spacing w:val="8"/>
          <w:sz w:val="19"/>
          <w:szCs w:val="19"/>
        </w:rPr>
        <w:t xml:space="preserve"> </w:t>
      </w:r>
      <w:r>
        <w:rPr>
          <w:rFonts w:ascii="Georgia" w:eastAsia="Georgia" w:hAnsi="Georgia" w:cs="Georgia"/>
          <w:sz w:val="19"/>
          <w:szCs w:val="19"/>
        </w:rPr>
        <w:t>V.</w:t>
      </w:r>
      <w:r>
        <w:rPr>
          <w:rFonts w:ascii="Georgia" w:eastAsia="Georgia" w:hAnsi="Georgia" w:cs="Georgia"/>
          <w:spacing w:val="-9"/>
          <w:sz w:val="19"/>
          <w:szCs w:val="19"/>
        </w:rPr>
        <w:t xml:space="preserve"> </w:t>
      </w:r>
      <w:r>
        <w:rPr>
          <w:rFonts w:ascii="Georgia" w:eastAsia="Georgia" w:hAnsi="Georgia" w:cs="Georgia"/>
          <w:sz w:val="19"/>
          <w:szCs w:val="19"/>
        </w:rPr>
        <w:t>de,</w:t>
      </w:r>
      <w:r>
        <w:rPr>
          <w:rFonts w:ascii="Georgia" w:eastAsia="Georgia" w:hAnsi="Georgia" w:cs="Georgia"/>
          <w:spacing w:val="-5"/>
          <w:sz w:val="19"/>
          <w:szCs w:val="19"/>
        </w:rPr>
        <w:t xml:space="preserve"> </w:t>
      </w:r>
      <w:proofErr w:type="spellStart"/>
      <w:r>
        <w:rPr>
          <w:rFonts w:ascii="Georgia" w:eastAsia="Georgia" w:hAnsi="Georgia" w:cs="Georgia"/>
          <w:sz w:val="19"/>
          <w:szCs w:val="19"/>
        </w:rPr>
        <w:t>Zanen</w:t>
      </w:r>
      <w:proofErr w:type="spellEnd"/>
      <w:r>
        <w:rPr>
          <w:rFonts w:ascii="Georgia" w:eastAsia="Georgia" w:hAnsi="Georgia" w:cs="Georgia"/>
          <w:sz w:val="19"/>
          <w:szCs w:val="19"/>
        </w:rPr>
        <w:t>,</w:t>
      </w:r>
      <w:r>
        <w:rPr>
          <w:rFonts w:ascii="Georgia" w:eastAsia="Georgia" w:hAnsi="Georgia" w:cs="Georgia"/>
          <w:spacing w:val="1"/>
          <w:sz w:val="19"/>
          <w:szCs w:val="19"/>
        </w:rPr>
        <w:t xml:space="preserve"> </w:t>
      </w:r>
      <w:r>
        <w:rPr>
          <w:rFonts w:ascii="Georgia" w:eastAsia="Georgia" w:hAnsi="Georgia" w:cs="Georgia"/>
          <w:sz w:val="19"/>
          <w:szCs w:val="19"/>
        </w:rPr>
        <w:t>J.,</w:t>
      </w:r>
      <w:r>
        <w:rPr>
          <w:rFonts w:ascii="Georgia" w:eastAsia="Georgia" w:hAnsi="Georgia" w:cs="Georgia"/>
          <w:spacing w:val="-5"/>
          <w:sz w:val="19"/>
          <w:szCs w:val="19"/>
        </w:rPr>
        <w:t xml:space="preserve"> </w:t>
      </w:r>
      <w:r>
        <w:rPr>
          <w:rFonts w:ascii="Georgia" w:eastAsia="Georgia" w:hAnsi="Georgia" w:cs="Georgia"/>
          <w:sz w:val="19"/>
          <w:szCs w:val="19"/>
        </w:rPr>
        <w:t>and</w:t>
      </w:r>
      <w:r>
        <w:rPr>
          <w:rFonts w:ascii="Georgia" w:eastAsia="Georgia" w:hAnsi="Georgia" w:cs="Georgia"/>
          <w:spacing w:val="-8"/>
          <w:sz w:val="19"/>
          <w:szCs w:val="19"/>
        </w:rPr>
        <w:t xml:space="preserve"> </w:t>
      </w:r>
      <w:proofErr w:type="spellStart"/>
      <w:r>
        <w:rPr>
          <w:rFonts w:ascii="Georgia" w:eastAsia="Georgia" w:hAnsi="Georgia" w:cs="Georgia"/>
          <w:sz w:val="19"/>
          <w:szCs w:val="19"/>
        </w:rPr>
        <w:t>Yernault</w:t>
      </w:r>
      <w:proofErr w:type="spellEnd"/>
      <w:r>
        <w:rPr>
          <w:rFonts w:ascii="Georgia" w:eastAsia="Georgia" w:hAnsi="Georgia" w:cs="Georgia"/>
          <w:sz w:val="19"/>
          <w:szCs w:val="19"/>
        </w:rPr>
        <w:t>,</w:t>
      </w:r>
      <w:r>
        <w:rPr>
          <w:rFonts w:ascii="Georgia" w:eastAsia="Georgia" w:hAnsi="Georgia" w:cs="Georgia"/>
          <w:spacing w:val="4"/>
          <w:sz w:val="19"/>
          <w:szCs w:val="19"/>
        </w:rPr>
        <w:t xml:space="preserve"> </w:t>
      </w:r>
      <w:r>
        <w:rPr>
          <w:rFonts w:ascii="Georgia" w:eastAsia="Georgia" w:hAnsi="Georgia" w:cs="Georgia"/>
          <w:sz w:val="19"/>
          <w:szCs w:val="19"/>
        </w:rPr>
        <w:t>J.</w:t>
      </w:r>
      <w:r>
        <w:rPr>
          <w:rFonts w:ascii="Georgia" w:eastAsia="Georgia" w:hAnsi="Georgia" w:cs="Georgia"/>
          <w:spacing w:val="-9"/>
          <w:sz w:val="19"/>
          <w:szCs w:val="19"/>
        </w:rPr>
        <w:t xml:space="preserve"> </w:t>
      </w:r>
      <w:r>
        <w:rPr>
          <w:rFonts w:ascii="Georgia" w:eastAsia="Georgia" w:hAnsi="Georgia" w:cs="Georgia"/>
          <w:sz w:val="19"/>
          <w:szCs w:val="19"/>
        </w:rPr>
        <w:t>C.</w:t>
      </w:r>
      <w:r>
        <w:rPr>
          <w:rFonts w:ascii="Georgia" w:eastAsia="Georgia" w:hAnsi="Georgia" w:cs="Georgia"/>
          <w:spacing w:val="-11"/>
          <w:sz w:val="19"/>
          <w:szCs w:val="19"/>
        </w:rPr>
        <w:t xml:space="preserve"> </w:t>
      </w:r>
      <w:r>
        <w:rPr>
          <w:rFonts w:ascii="Georgia" w:eastAsia="Georgia" w:hAnsi="Georgia" w:cs="Georgia"/>
          <w:spacing w:val="-2"/>
          <w:w w:val="102"/>
          <w:sz w:val="19"/>
          <w:szCs w:val="19"/>
        </w:rPr>
        <w:t>“</w:t>
      </w:r>
      <w:r>
        <w:rPr>
          <w:rFonts w:ascii="Georgia" w:eastAsia="Georgia" w:hAnsi="Georgia" w:cs="Georgia"/>
          <w:b/>
          <w:bCs/>
          <w:w w:val="102"/>
          <w:sz w:val="19"/>
          <w:szCs w:val="19"/>
        </w:rPr>
        <w:t>Pulmonary</w:t>
      </w:r>
    </w:p>
    <w:p w14:paraId="6638098A" w14:textId="77777777" w:rsidR="00E61F9D" w:rsidRDefault="005C64D6">
      <w:pPr>
        <w:spacing w:before="33" w:after="0" w:line="240" w:lineRule="auto"/>
        <w:ind w:left="120" w:right="70"/>
        <w:jc w:val="both"/>
        <w:rPr>
          <w:rFonts w:ascii="Georgia" w:eastAsia="Georgia" w:hAnsi="Georgia" w:cs="Georgia"/>
          <w:sz w:val="19"/>
          <w:szCs w:val="19"/>
        </w:rPr>
      </w:pPr>
      <w:r>
        <w:rPr>
          <w:rFonts w:ascii="Georgia" w:eastAsia="Georgia" w:hAnsi="Georgia" w:cs="Georgia"/>
          <w:b/>
          <w:bCs/>
          <w:sz w:val="19"/>
          <w:szCs w:val="19"/>
        </w:rPr>
        <w:t>Emphysema:</w:t>
      </w:r>
      <w:r>
        <w:rPr>
          <w:rFonts w:ascii="Georgia" w:eastAsia="Georgia" w:hAnsi="Georgia" w:cs="Georgia"/>
          <w:b/>
          <w:bCs/>
          <w:spacing w:val="34"/>
          <w:sz w:val="19"/>
          <w:szCs w:val="19"/>
        </w:rPr>
        <w:t xml:space="preserve"> </w:t>
      </w:r>
      <w:r>
        <w:rPr>
          <w:rFonts w:ascii="Georgia" w:eastAsia="Georgia" w:hAnsi="Georgia" w:cs="Georgia"/>
          <w:b/>
          <w:bCs/>
          <w:sz w:val="19"/>
          <w:szCs w:val="19"/>
        </w:rPr>
        <w:t>Quantitative</w:t>
      </w:r>
      <w:r>
        <w:rPr>
          <w:rFonts w:ascii="Georgia" w:eastAsia="Georgia" w:hAnsi="Georgia" w:cs="Georgia"/>
          <w:b/>
          <w:bCs/>
          <w:spacing w:val="9"/>
          <w:sz w:val="19"/>
          <w:szCs w:val="19"/>
        </w:rPr>
        <w:t xml:space="preserve"> </w:t>
      </w:r>
      <w:r>
        <w:rPr>
          <w:rFonts w:ascii="Georgia" w:eastAsia="Georgia" w:hAnsi="Georgia" w:cs="Georgia"/>
          <w:b/>
          <w:bCs/>
          <w:sz w:val="19"/>
          <w:szCs w:val="19"/>
        </w:rPr>
        <w:t>CT</w:t>
      </w:r>
      <w:r>
        <w:rPr>
          <w:rFonts w:ascii="Georgia" w:eastAsia="Georgia" w:hAnsi="Georgia" w:cs="Georgia"/>
          <w:b/>
          <w:bCs/>
          <w:spacing w:val="-10"/>
          <w:sz w:val="19"/>
          <w:szCs w:val="19"/>
        </w:rPr>
        <w:t xml:space="preserve"> </w:t>
      </w:r>
      <w:r>
        <w:rPr>
          <w:rFonts w:ascii="Georgia" w:eastAsia="Georgia" w:hAnsi="Georgia" w:cs="Georgia"/>
          <w:b/>
          <w:bCs/>
          <w:sz w:val="19"/>
          <w:szCs w:val="19"/>
        </w:rPr>
        <w:t>During</w:t>
      </w:r>
      <w:r>
        <w:rPr>
          <w:rFonts w:ascii="Georgia" w:eastAsia="Georgia" w:hAnsi="Georgia" w:cs="Georgia"/>
          <w:b/>
          <w:bCs/>
          <w:spacing w:val="-1"/>
          <w:sz w:val="19"/>
          <w:szCs w:val="19"/>
        </w:rPr>
        <w:t xml:space="preserve"> </w:t>
      </w:r>
      <w:r>
        <w:rPr>
          <w:rFonts w:ascii="Georgia" w:eastAsia="Georgia" w:hAnsi="Georgia" w:cs="Georgia"/>
          <w:b/>
          <w:bCs/>
          <w:sz w:val="19"/>
          <w:szCs w:val="19"/>
        </w:rPr>
        <w:t>Expiratio</w:t>
      </w:r>
      <w:r>
        <w:rPr>
          <w:rFonts w:ascii="Georgia" w:eastAsia="Georgia" w:hAnsi="Georgia" w:cs="Georgia"/>
          <w:b/>
          <w:bCs/>
          <w:spacing w:val="-1"/>
          <w:sz w:val="19"/>
          <w:szCs w:val="19"/>
        </w:rPr>
        <w:t>n</w:t>
      </w:r>
      <w:r>
        <w:rPr>
          <w:rFonts w:ascii="Georgia" w:eastAsia="Georgia" w:hAnsi="Georgia" w:cs="Georgia"/>
          <w:sz w:val="19"/>
          <w:szCs w:val="19"/>
        </w:rPr>
        <w:t>”</w:t>
      </w:r>
      <w:r>
        <w:rPr>
          <w:rFonts w:ascii="Georgia" w:eastAsia="Georgia" w:hAnsi="Georgia" w:cs="Georgia"/>
          <w:spacing w:val="8"/>
          <w:sz w:val="19"/>
          <w:szCs w:val="19"/>
        </w:rPr>
        <w:t xml:space="preserve"> </w:t>
      </w:r>
      <w:r>
        <w:rPr>
          <w:rFonts w:ascii="Georgia" w:eastAsia="Georgia" w:hAnsi="Georgia" w:cs="Georgia"/>
          <w:i/>
          <w:sz w:val="19"/>
          <w:szCs w:val="19"/>
        </w:rPr>
        <w:t>Radiology</w:t>
      </w:r>
      <w:r>
        <w:rPr>
          <w:rFonts w:ascii="Georgia" w:eastAsia="Georgia" w:hAnsi="Georgia" w:cs="Georgia"/>
          <w:i/>
          <w:spacing w:val="-14"/>
          <w:sz w:val="19"/>
          <w:szCs w:val="19"/>
        </w:rPr>
        <w:t xml:space="preserve"> </w:t>
      </w:r>
      <w:r>
        <w:rPr>
          <w:rFonts w:ascii="Georgia" w:eastAsia="Georgia" w:hAnsi="Georgia" w:cs="Georgia"/>
          <w:sz w:val="19"/>
          <w:szCs w:val="19"/>
        </w:rPr>
        <w:t>199,</w:t>
      </w:r>
      <w:r>
        <w:rPr>
          <w:rFonts w:ascii="Georgia" w:eastAsia="Georgia" w:hAnsi="Georgia" w:cs="Georgia"/>
          <w:spacing w:val="-1"/>
          <w:sz w:val="19"/>
          <w:szCs w:val="19"/>
        </w:rPr>
        <w:t xml:space="preserve"> </w:t>
      </w:r>
      <w:r>
        <w:rPr>
          <w:rFonts w:ascii="Georgia" w:eastAsia="Georgia" w:hAnsi="Georgia" w:cs="Georgia"/>
          <w:sz w:val="19"/>
          <w:szCs w:val="19"/>
        </w:rPr>
        <w:t>no.</w:t>
      </w:r>
      <w:r>
        <w:rPr>
          <w:rFonts w:ascii="Georgia" w:eastAsia="Georgia" w:hAnsi="Georgia" w:cs="Georgia"/>
          <w:spacing w:val="17"/>
          <w:sz w:val="19"/>
          <w:szCs w:val="19"/>
        </w:rPr>
        <w:t xml:space="preserve"> </w:t>
      </w:r>
      <w:r>
        <w:rPr>
          <w:rFonts w:ascii="Georgia" w:eastAsia="Georgia" w:hAnsi="Georgia" w:cs="Georgia"/>
          <w:sz w:val="19"/>
          <w:szCs w:val="19"/>
        </w:rPr>
        <w:t>3</w:t>
      </w:r>
      <w:r>
        <w:rPr>
          <w:rFonts w:ascii="Georgia" w:eastAsia="Georgia" w:hAnsi="Georgia" w:cs="Georgia"/>
          <w:spacing w:val="-12"/>
          <w:sz w:val="19"/>
          <w:szCs w:val="19"/>
        </w:rPr>
        <w:t xml:space="preserve"> </w:t>
      </w:r>
      <w:r>
        <w:rPr>
          <w:rFonts w:ascii="Georgia" w:eastAsia="Georgia" w:hAnsi="Georgia" w:cs="Georgia"/>
          <w:sz w:val="19"/>
          <w:szCs w:val="19"/>
        </w:rPr>
        <w:t>(1996):</w:t>
      </w:r>
      <w:r>
        <w:rPr>
          <w:rFonts w:ascii="Georgia" w:eastAsia="Georgia" w:hAnsi="Georgia" w:cs="Georgia"/>
          <w:spacing w:val="21"/>
          <w:sz w:val="19"/>
          <w:szCs w:val="19"/>
        </w:rPr>
        <w:t xml:space="preserve"> </w:t>
      </w:r>
      <w:r>
        <w:rPr>
          <w:rFonts w:ascii="Georgia" w:eastAsia="Georgia" w:hAnsi="Georgia" w:cs="Georgia"/>
          <w:sz w:val="19"/>
          <w:szCs w:val="19"/>
        </w:rPr>
        <w:t>825–9.</w:t>
      </w:r>
      <w:r>
        <w:rPr>
          <w:rFonts w:ascii="Georgia" w:eastAsia="Georgia" w:hAnsi="Georgia" w:cs="Georgia"/>
          <w:spacing w:val="24"/>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74">
        <w:r>
          <w:rPr>
            <w:rFonts w:ascii="Georgia" w:eastAsia="Georgia" w:hAnsi="Georgia" w:cs="Georgia"/>
            <w:color w:val="0000FF"/>
            <w:w w:val="102"/>
            <w:sz w:val="19"/>
            <w:szCs w:val="19"/>
          </w:rPr>
          <w:t>10.1148/radiology.199.3.8638012</w:t>
        </w:r>
      </w:hyperlink>
    </w:p>
    <w:p w14:paraId="0ED2DA16" w14:textId="77777777" w:rsidR="00E61F9D" w:rsidRDefault="005C64D6">
      <w:pPr>
        <w:spacing w:before="93" w:after="0" w:line="277" w:lineRule="auto"/>
        <w:ind w:left="120" w:right="464" w:hanging="5"/>
        <w:jc w:val="both"/>
        <w:rPr>
          <w:rFonts w:ascii="Georgia" w:eastAsia="Georgia" w:hAnsi="Georgia" w:cs="Georgia"/>
          <w:sz w:val="19"/>
          <w:szCs w:val="19"/>
        </w:rPr>
      </w:pPr>
      <w:r>
        <w:rPr>
          <w:rFonts w:ascii="Georgia" w:eastAsia="Georgia" w:hAnsi="Georgia" w:cs="Georgia"/>
          <w:sz w:val="19"/>
          <w:szCs w:val="19"/>
        </w:rPr>
        <w:t>71.</w:t>
      </w:r>
      <w:r>
        <w:rPr>
          <w:rFonts w:ascii="Georgia" w:eastAsia="Georgia" w:hAnsi="Georgia" w:cs="Georgia"/>
          <w:spacing w:val="22"/>
          <w:sz w:val="19"/>
          <w:szCs w:val="19"/>
        </w:rPr>
        <w:t xml:space="preserve"> </w:t>
      </w:r>
      <w:r>
        <w:rPr>
          <w:rFonts w:ascii="Georgia" w:eastAsia="Georgia" w:hAnsi="Georgia" w:cs="Georgia"/>
          <w:sz w:val="19"/>
          <w:szCs w:val="19"/>
        </w:rPr>
        <w:t>Hoffman,</w:t>
      </w:r>
      <w:r>
        <w:rPr>
          <w:rFonts w:ascii="Georgia" w:eastAsia="Georgia" w:hAnsi="Georgia" w:cs="Georgia"/>
          <w:spacing w:val="17"/>
          <w:sz w:val="19"/>
          <w:szCs w:val="19"/>
        </w:rPr>
        <w:t xml:space="preserve"> </w:t>
      </w:r>
      <w:r>
        <w:rPr>
          <w:rFonts w:ascii="Georgia" w:eastAsia="Georgia" w:hAnsi="Georgia" w:cs="Georgia"/>
          <w:sz w:val="19"/>
          <w:szCs w:val="19"/>
        </w:rPr>
        <w:t>E.</w:t>
      </w:r>
      <w:r>
        <w:rPr>
          <w:rFonts w:ascii="Georgia" w:eastAsia="Georgia" w:hAnsi="Georgia" w:cs="Georgia"/>
          <w:spacing w:val="4"/>
          <w:sz w:val="19"/>
          <w:szCs w:val="19"/>
        </w:rPr>
        <w:t xml:space="preserve"> </w:t>
      </w:r>
      <w:r>
        <w:rPr>
          <w:rFonts w:ascii="Georgia" w:eastAsia="Georgia" w:hAnsi="Georgia" w:cs="Georgia"/>
          <w:sz w:val="19"/>
          <w:szCs w:val="19"/>
        </w:rPr>
        <w:t>A.,</w:t>
      </w:r>
      <w:r>
        <w:rPr>
          <w:rFonts w:ascii="Georgia" w:eastAsia="Georgia" w:hAnsi="Georgia" w:cs="Georgia"/>
          <w:spacing w:val="8"/>
          <w:sz w:val="19"/>
          <w:szCs w:val="19"/>
        </w:rPr>
        <w:t xml:space="preserve"> </w:t>
      </w:r>
      <w:r>
        <w:rPr>
          <w:rFonts w:ascii="Georgia" w:eastAsia="Georgia" w:hAnsi="Georgia" w:cs="Georgia"/>
          <w:sz w:val="19"/>
          <w:szCs w:val="19"/>
        </w:rPr>
        <w:t>Simon,</w:t>
      </w:r>
      <w:r>
        <w:rPr>
          <w:rFonts w:ascii="Georgia" w:eastAsia="Georgia" w:hAnsi="Georgia" w:cs="Georgia"/>
          <w:spacing w:val="13"/>
          <w:sz w:val="19"/>
          <w:szCs w:val="19"/>
        </w:rPr>
        <w:t xml:space="preserve"> </w:t>
      </w:r>
      <w:r>
        <w:rPr>
          <w:rFonts w:ascii="Georgia" w:eastAsia="Georgia" w:hAnsi="Georgia" w:cs="Georgia"/>
          <w:sz w:val="19"/>
          <w:szCs w:val="19"/>
        </w:rPr>
        <w:t>B.</w:t>
      </w:r>
      <w:r>
        <w:rPr>
          <w:rFonts w:ascii="Georgia" w:eastAsia="Georgia" w:hAnsi="Georgia" w:cs="Georgia"/>
          <w:spacing w:val="6"/>
          <w:sz w:val="19"/>
          <w:szCs w:val="19"/>
        </w:rPr>
        <w:t xml:space="preserve"> </w:t>
      </w:r>
      <w:r>
        <w:rPr>
          <w:rFonts w:ascii="Georgia" w:eastAsia="Georgia" w:hAnsi="Georgia" w:cs="Georgia"/>
          <w:sz w:val="19"/>
          <w:szCs w:val="19"/>
        </w:rPr>
        <w:t>A.,</w:t>
      </w:r>
      <w:r>
        <w:rPr>
          <w:rFonts w:ascii="Georgia" w:eastAsia="Georgia" w:hAnsi="Georgia" w:cs="Georgia"/>
          <w:spacing w:val="8"/>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sz w:val="19"/>
          <w:szCs w:val="19"/>
        </w:rPr>
        <w:t>McLennan,</w:t>
      </w:r>
      <w:r>
        <w:rPr>
          <w:rFonts w:ascii="Georgia" w:eastAsia="Georgia" w:hAnsi="Georgia" w:cs="Georgia"/>
          <w:spacing w:val="20"/>
          <w:sz w:val="19"/>
          <w:szCs w:val="19"/>
        </w:rPr>
        <w:t xml:space="preserve"> </w:t>
      </w:r>
      <w:r>
        <w:rPr>
          <w:rFonts w:ascii="Georgia" w:eastAsia="Georgia" w:hAnsi="Georgia" w:cs="Georgia"/>
          <w:sz w:val="19"/>
          <w:szCs w:val="19"/>
        </w:rPr>
        <w:t>G.</w:t>
      </w:r>
      <w:r>
        <w:rPr>
          <w:rFonts w:ascii="Georgia" w:eastAsia="Georgia" w:hAnsi="Georgia" w:cs="Georgia"/>
          <w:spacing w:val="5"/>
          <w:sz w:val="19"/>
          <w:szCs w:val="19"/>
        </w:rPr>
        <w:t xml:space="preserve"> </w:t>
      </w:r>
      <w:r>
        <w:rPr>
          <w:rFonts w:ascii="Georgia" w:eastAsia="Georgia" w:hAnsi="Georgia" w:cs="Georgia"/>
          <w:spacing w:val="-1"/>
          <w:sz w:val="19"/>
          <w:szCs w:val="19"/>
        </w:rPr>
        <w:t>“</w:t>
      </w:r>
      <w:r>
        <w:rPr>
          <w:rFonts w:ascii="Georgia" w:eastAsia="Georgia" w:hAnsi="Georgia" w:cs="Georgia"/>
          <w:b/>
          <w:bCs/>
          <w:sz w:val="19"/>
          <w:szCs w:val="19"/>
        </w:rPr>
        <w:t>State</w:t>
      </w:r>
      <w:r>
        <w:rPr>
          <w:rFonts w:ascii="Georgia" w:eastAsia="Georgia" w:hAnsi="Georgia" w:cs="Georgia"/>
          <w:b/>
          <w:bCs/>
          <w:spacing w:val="12"/>
          <w:sz w:val="19"/>
          <w:szCs w:val="19"/>
        </w:rPr>
        <w:t xml:space="preserve"> </w:t>
      </w:r>
      <w:r>
        <w:rPr>
          <w:rFonts w:ascii="Georgia" w:eastAsia="Georgia" w:hAnsi="Georgia" w:cs="Georgia"/>
          <w:b/>
          <w:bCs/>
          <w:sz w:val="19"/>
          <w:szCs w:val="19"/>
        </w:rPr>
        <w:t>of</w:t>
      </w:r>
      <w:r>
        <w:rPr>
          <w:rFonts w:ascii="Georgia" w:eastAsia="Georgia" w:hAnsi="Georgia" w:cs="Georgia"/>
          <w:b/>
          <w:bCs/>
          <w:spacing w:val="5"/>
          <w:sz w:val="19"/>
          <w:szCs w:val="19"/>
        </w:rPr>
        <w:t xml:space="preserve"> </w:t>
      </w:r>
      <w:r>
        <w:rPr>
          <w:rFonts w:ascii="Georgia" w:eastAsia="Georgia" w:hAnsi="Georgia" w:cs="Georgia"/>
          <w:b/>
          <w:bCs/>
          <w:sz w:val="19"/>
          <w:szCs w:val="19"/>
        </w:rPr>
        <w:t>the</w:t>
      </w:r>
      <w:r>
        <w:rPr>
          <w:rFonts w:ascii="Georgia" w:eastAsia="Georgia" w:hAnsi="Georgia" w:cs="Georgia"/>
          <w:b/>
          <w:bCs/>
          <w:spacing w:val="7"/>
          <w:sz w:val="19"/>
          <w:szCs w:val="19"/>
        </w:rPr>
        <w:t xml:space="preserve"> </w:t>
      </w:r>
      <w:r>
        <w:rPr>
          <w:rFonts w:ascii="Georgia" w:eastAsia="Georgia" w:hAnsi="Georgia" w:cs="Georgia"/>
          <w:b/>
          <w:bCs/>
          <w:sz w:val="19"/>
          <w:szCs w:val="19"/>
        </w:rPr>
        <w:t>Art.</w:t>
      </w:r>
      <w:r>
        <w:rPr>
          <w:rFonts w:ascii="Georgia" w:eastAsia="Georgia" w:hAnsi="Georgia" w:cs="Georgia"/>
          <w:b/>
          <w:bCs/>
          <w:spacing w:val="26"/>
          <w:sz w:val="19"/>
          <w:szCs w:val="19"/>
        </w:rPr>
        <w:t xml:space="preserve"> </w:t>
      </w:r>
      <w:proofErr w:type="gramStart"/>
      <w:r>
        <w:rPr>
          <w:rFonts w:ascii="Georgia" w:eastAsia="Georgia" w:hAnsi="Georgia" w:cs="Georgia"/>
          <w:b/>
          <w:bCs/>
          <w:sz w:val="19"/>
          <w:szCs w:val="19"/>
        </w:rPr>
        <w:t>a</w:t>
      </w:r>
      <w:proofErr w:type="gramEnd"/>
      <w:r>
        <w:rPr>
          <w:rFonts w:ascii="Georgia" w:eastAsia="Georgia" w:hAnsi="Georgia" w:cs="Georgia"/>
          <w:b/>
          <w:bCs/>
          <w:spacing w:val="3"/>
          <w:sz w:val="19"/>
          <w:szCs w:val="19"/>
        </w:rPr>
        <w:t xml:space="preserve"> </w:t>
      </w:r>
      <w:r>
        <w:rPr>
          <w:rFonts w:ascii="Georgia" w:eastAsia="Georgia" w:hAnsi="Georgia" w:cs="Georgia"/>
          <w:b/>
          <w:bCs/>
          <w:sz w:val="19"/>
          <w:szCs w:val="19"/>
        </w:rPr>
        <w:t>Structural</w:t>
      </w:r>
      <w:r>
        <w:rPr>
          <w:rFonts w:ascii="Georgia" w:eastAsia="Georgia" w:hAnsi="Georgia" w:cs="Georgia"/>
          <w:b/>
          <w:bCs/>
          <w:spacing w:val="21"/>
          <w:sz w:val="19"/>
          <w:szCs w:val="19"/>
        </w:rPr>
        <w:t xml:space="preserve"> </w:t>
      </w:r>
      <w:r>
        <w:rPr>
          <w:rFonts w:ascii="Georgia" w:eastAsia="Georgia" w:hAnsi="Georgia" w:cs="Georgia"/>
          <w:b/>
          <w:bCs/>
          <w:sz w:val="19"/>
          <w:szCs w:val="19"/>
        </w:rPr>
        <w:t>and</w:t>
      </w:r>
      <w:r>
        <w:rPr>
          <w:rFonts w:ascii="Georgia" w:eastAsia="Georgia" w:hAnsi="Georgia" w:cs="Georgia"/>
          <w:b/>
          <w:bCs/>
          <w:spacing w:val="8"/>
          <w:sz w:val="19"/>
          <w:szCs w:val="19"/>
        </w:rPr>
        <w:t xml:space="preserve"> </w:t>
      </w:r>
      <w:r>
        <w:rPr>
          <w:rFonts w:ascii="Georgia" w:eastAsia="Georgia" w:hAnsi="Georgia" w:cs="Georgia"/>
          <w:b/>
          <w:bCs/>
          <w:sz w:val="19"/>
          <w:szCs w:val="19"/>
        </w:rPr>
        <w:t>Functional</w:t>
      </w:r>
      <w:r>
        <w:rPr>
          <w:rFonts w:ascii="Georgia" w:eastAsia="Georgia" w:hAnsi="Georgia" w:cs="Georgia"/>
          <w:b/>
          <w:bCs/>
          <w:spacing w:val="22"/>
          <w:sz w:val="19"/>
          <w:szCs w:val="19"/>
        </w:rPr>
        <w:t xml:space="preserve"> </w:t>
      </w:r>
      <w:r>
        <w:rPr>
          <w:rFonts w:ascii="Georgia" w:eastAsia="Georgia" w:hAnsi="Georgia" w:cs="Georgia"/>
          <w:b/>
          <w:bCs/>
          <w:sz w:val="19"/>
          <w:szCs w:val="19"/>
        </w:rPr>
        <w:t>Assessment</w:t>
      </w:r>
      <w:r>
        <w:rPr>
          <w:rFonts w:ascii="Georgia" w:eastAsia="Georgia" w:hAnsi="Georgia" w:cs="Georgia"/>
          <w:b/>
          <w:bCs/>
          <w:spacing w:val="24"/>
          <w:sz w:val="19"/>
          <w:szCs w:val="19"/>
        </w:rPr>
        <w:t xml:space="preserve"> </w:t>
      </w:r>
      <w:r>
        <w:rPr>
          <w:rFonts w:ascii="Georgia" w:eastAsia="Georgia" w:hAnsi="Georgia" w:cs="Georgia"/>
          <w:b/>
          <w:bCs/>
          <w:sz w:val="19"/>
          <w:szCs w:val="19"/>
        </w:rPr>
        <w:t>of</w:t>
      </w:r>
      <w:r>
        <w:rPr>
          <w:rFonts w:ascii="Georgia" w:eastAsia="Georgia" w:hAnsi="Georgia" w:cs="Georgia"/>
          <w:b/>
          <w:bCs/>
          <w:spacing w:val="5"/>
          <w:sz w:val="19"/>
          <w:szCs w:val="19"/>
        </w:rPr>
        <w:t xml:space="preserve"> </w:t>
      </w:r>
      <w:r>
        <w:rPr>
          <w:rFonts w:ascii="Georgia" w:eastAsia="Georgia" w:hAnsi="Georgia" w:cs="Georgia"/>
          <w:b/>
          <w:bCs/>
          <w:w w:val="102"/>
          <w:sz w:val="19"/>
          <w:szCs w:val="19"/>
        </w:rPr>
        <w:t xml:space="preserve">the </w:t>
      </w:r>
      <w:r>
        <w:rPr>
          <w:rFonts w:ascii="Georgia" w:eastAsia="Georgia" w:hAnsi="Georgia" w:cs="Georgia"/>
          <w:b/>
          <w:bCs/>
          <w:sz w:val="19"/>
          <w:szCs w:val="19"/>
        </w:rPr>
        <w:t>Lung</w:t>
      </w:r>
      <w:r>
        <w:rPr>
          <w:rFonts w:ascii="Georgia" w:eastAsia="Georgia" w:hAnsi="Georgia" w:cs="Georgia"/>
          <w:b/>
          <w:bCs/>
          <w:spacing w:val="20"/>
          <w:sz w:val="19"/>
          <w:szCs w:val="19"/>
        </w:rPr>
        <w:t xml:space="preserve"> </w:t>
      </w:r>
      <w:r>
        <w:rPr>
          <w:rFonts w:ascii="Georgia" w:eastAsia="Georgia" w:hAnsi="Georgia" w:cs="Georgia"/>
          <w:b/>
          <w:bCs/>
          <w:sz w:val="19"/>
          <w:szCs w:val="19"/>
        </w:rPr>
        <w:t>via</w:t>
      </w:r>
      <w:r>
        <w:rPr>
          <w:rFonts w:ascii="Georgia" w:eastAsia="Georgia" w:hAnsi="Georgia" w:cs="Georgia"/>
          <w:b/>
          <w:bCs/>
          <w:spacing w:val="17"/>
          <w:sz w:val="19"/>
          <w:szCs w:val="19"/>
        </w:rPr>
        <w:t xml:space="preserve"> </w:t>
      </w:r>
      <w:proofErr w:type="spellStart"/>
      <w:r>
        <w:rPr>
          <w:rFonts w:ascii="Georgia" w:eastAsia="Georgia" w:hAnsi="Georgia" w:cs="Georgia"/>
          <w:b/>
          <w:bCs/>
          <w:sz w:val="19"/>
          <w:szCs w:val="19"/>
        </w:rPr>
        <w:t>Multidetector</w:t>
      </w:r>
      <w:proofErr w:type="spellEnd"/>
      <w:r>
        <w:rPr>
          <w:rFonts w:ascii="Georgia" w:eastAsia="Georgia" w:hAnsi="Georgia" w:cs="Georgia"/>
          <w:b/>
          <w:bCs/>
          <w:sz w:val="19"/>
          <w:szCs w:val="19"/>
        </w:rPr>
        <w:t>-Row</w:t>
      </w:r>
      <w:r>
        <w:rPr>
          <w:rFonts w:ascii="Georgia" w:eastAsia="Georgia" w:hAnsi="Georgia" w:cs="Georgia"/>
          <w:b/>
          <w:bCs/>
          <w:spacing w:val="47"/>
          <w:sz w:val="19"/>
          <w:szCs w:val="19"/>
        </w:rPr>
        <w:t xml:space="preserve"> </w:t>
      </w:r>
      <w:r>
        <w:rPr>
          <w:rFonts w:ascii="Georgia" w:eastAsia="Georgia" w:hAnsi="Georgia" w:cs="Georgia"/>
          <w:b/>
          <w:bCs/>
          <w:sz w:val="19"/>
          <w:szCs w:val="19"/>
        </w:rPr>
        <w:t>Computed</w:t>
      </w:r>
      <w:r>
        <w:rPr>
          <w:rFonts w:ascii="Georgia" w:eastAsia="Georgia" w:hAnsi="Georgia" w:cs="Georgia"/>
          <w:b/>
          <w:bCs/>
          <w:spacing w:val="31"/>
          <w:sz w:val="19"/>
          <w:szCs w:val="19"/>
        </w:rPr>
        <w:t xml:space="preserve"> </w:t>
      </w:r>
      <w:r>
        <w:rPr>
          <w:rFonts w:ascii="Georgia" w:eastAsia="Georgia" w:hAnsi="Georgia" w:cs="Georgia"/>
          <w:b/>
          <w:bCs/>
          <w:sz w:val="19"/>
          <w:szCs w:val="19"/>
        </w:rPr>
        <w:t xml:space="preserve">Tomography: </w:t>
      </w:r>
      <w:r>
        <w:rPr>
          <w:rFonts w:ascii="Georgia" w:eastAsia="Georgia" w:hAnsi="Georgia" w:cs="Georgia"/>
          <w:b/>
          <w:bCs/>
          <w:spacing w:val="14"/>
          <w:sz w:val="19"/>
          <w:szCs w:val="19"/>
        </w:rPr>
        <w:t xml:space="preserve"> </w:t>
      </w:r>
      <w:proofErr w:type="spellStart"/>
      <w:r>
        <w:rPr>
          <w:rFonts w:ascii="Georgia" w:eastAsia="Georgia" w:hAnsi="Georgia" w:cs="Georgia"/>
          <w:b/>
          <w:bCs/>
          <w:sz w:val="19"/>
          <w:szCs w:val="19"/>
        </w:rPr>
        <w:t>Phenotyping</w:t>
      </w:r>
      <w:proofErr w:type="spellEnd"/>
      <w:r>
        <w:rPr>
          <w:rFonts w:ascii="Georgia" w:eastAsia="Georgia" w:hAnsi="Georgia" w:cs="Georgia"/>
          <w:b/>
          <w:bCs/>
          <w:spacing w:val="36"/>
          <w:sz w:val="19"/>
          <w:szCs w:val="19"/>
        </w:rPr>
        <w:t xml:space="preserve"> </w:t>
      </w:r>
      <w:r>
        <w:rPr>
          <w:rFonts w:ascii="Georgia" w:eastAsia="Georgia" w:hAnsi="Georgia" w:cs="Georgia"/>
          <w:b/>
          <w:bCs/>
          <w:sz w:val="19"/>
          <w:szCs w:val="19"/>
        </w:rPr>
        <w:t>Chronic</w:t>
      </w:r>
      <w:r>
        <w:rPr>
          <w:rFonts w:ascii="Georgia" w:eastAsia="Georgia" w:hAnsi="Georgia" w:cs="Georgia"/>
          <w:b/>
          <w:bCs/>
          <w:spacing w:val="26"/>
          <w:sz w:val="19"/>
          <w:szCs w:val="19"/>
        </w:rPr>
        <w:t xml:space="preserve"> </w:t>
      </w:r>
      <w:r>
        <w:rPr>
          <w:rFonts w:ascii="Georgia" w:eastAsia="Georgia" w:hAnsi="Georgia" w:cs="Georgia"/>
          <w:b/>
          <w:bCs/>
          <w:sz w:val="19"/>
          <w:szCs w:val="19"/>
        </w:rPr>
        <w:t>Obstructive</w:t>
      </w:r>
      <w:r>
        <w:rPr>
          <w:rFonts w:ascii="Georgia" w:eastAsia="Georgia" w:hAnsi="Georgia" w:cs="Georgia"/>
          <w:b/>
          <w:bCs/>
          <w:spacing w:val="34"/>
          <w:sz w:val="19"/>
          <w:szCs w:val="19"/>
        </w:rPr>
        <w:t xml:space="preserve"> </w:t>
      </w:r>
      <w:r>
        <w:rPr>
          <w:rFonts w:ascii="Georgia" w:eastAsia="Georgia" w:hAnsi="Georgia" w:cs="Georgia"/>
          <w:b/>
          <w:bCs/>
          <w:sz w:val="19"/>
          <w:szCs w:val="19"/>
        </w:rPr>
        <w:t>Pulmonary</w:t>
      </w:r>
      <w:r>
        <w:rPr>
          <w:rFonts w:ascii="Georgia" w:eastAsia="Georgia" w:hAnsi="Georgia" w:cs="Georgia"/>
          <w:b/>
          <w:bCs/>
          <w:spacing w:val="33"/>
          <w:sz w:val="19"/>
          <w:szCs w:val="19"/>
        </w:rPr>
        <w:t xml:space="preserve"> </w:t>
      </w:r>
      <w:r>
        <w:rPr>
          <w:rFonts w:ascii="Georgia" w:eastAsia="Georgia" w:hAnsi="Georgia" w:cs="Georgia"/>
          <w:b/>
          <w:bCs/>
          <w:w w:val="102"/>
          <w:sz w:val="19"/>
          <w:szCs w:val="19"/>
        </w:rPr>
        <w:t>Diseas</w:t>
      </w:r>
      <w:r>
        <w:rPr>
          <w:rFonts w:ascii="Georgia" w:eastAsia="Georgia" w:hAnsi="Georgia" w:cs="Georgia"/>
          <w:b/>
          <w:bCs/>
          <w:spacing w:val="-2"/>
          <w:w w:val="102"/>
          <w:sz w:val="19"/>
          <w:szCs w:val="19"/>
        </w:rPr>
        <w:t>e</w:t>
      </w:r>
      <w:r>
        <w:rPr>
          <w:rFonts w:ascii="Georgia" w:eastAsia="Georgia" w:hAnsi="Georgia" w:cs="Georgia"/>
          <w:w w:val="102"/>
          <w:sz w:val="19"/>
          <w:szCs w:val="19"/>
        </w:rPr>
        <w:t xml:space="preserve">” </w:t>
      </w:r>
      <w:proofErr w:type="spellStart"/>
      <w:r>
        <w:rPr>
          <w:rFonts w:ascii="Georgia" w:eastAsia="Georgia" w:hAnsi="Georgia" w:cs="Georgia"/>
          <w:i/>
          <w:sz w:val="19"/>
          <w:szCs w:val="19"/>
        </w:rPr>
        <w:t>Proc</w:t>
      </w:r>
      <w:proofErr w:type="spellEnd"/>
      <w:r>
        <w:rPr>
          <w:rFonts w:ascii="Georgia" w:eastAsia="Georgia" w:hAnsi="Georgia" w:cs="Georgia"/>
          <w:i/>
          <w:sz w:val="19"/>
          <w:szCs w:val="19"/>
        </w:rPr>
        <w:t xml:space="preserve"> Am </w:t>
      </w:r>
      <w:proofErr w:type="spellStart"/>
      <w:r>
        <w:rPr>
          <w:rFonts w:ascii="Georgia" w:eastAsia="Georgia" w:hAnsi="Georgia" w:cs="Georgia"/>
          <w:i/>
          <w:sz w:val="19"/>
          <w:szCs w:val="19"/>
        </w:rPr>
        <w:t>Thorac</w:t>
      </w:r>
      <w:proofErr w:type="spellEnd"/>
      <w:r>
        <w:rPr>
          <w:rFonts w:ascii="Georgia" w:eastAsia="Georgia" w:hAnsi="Georgia" w:cs="Georgia"/>
          <w:i/>
          <w:sz w:val="19"/>
          <w:szCs w:val="19"/>
        </w:rPr>
        <w:t xml:space="preserve"> </w:t>
      </w:r>
      <w:proofErr w:type="spellStart"/>
      <w:r>
        <w:rPr>
          <w:rFonts w:ascii="Georgia" w:eastAsia="Georgia" w:hAnsi="Georgia" w:cs="Georgia"/>
          <w:i/>
          <w:sz w:val="19"/>
          <w:szCs w:val="19"/>
        </w:rPr>
        <w:t>Soc</w:t>
      </w:r>
      <w:proofErr w:type="spellEnd"/>
      <w:r>
        <w:rPr>
          <w:rFonts w:ascii="Georgia" w:eastAsia="Georgia" w:hAnsi="Georgia" w:cs="Georgia"/>
          <w:i/>
          <w:spacing w:val="1"/>
          <w:sz w:val="19"/>
          <w:szCs w:val="19"/>
        </w:rPr>
        <w:t xml:space="preserve"> </w:t>
      </w:r>
      <w:r>
        <w:rPr>
          <w:rFonts w:ascii="Georgia" w:eastAsia="Georgia" w:hAnsi="Georgia" w:cs="Georgia"/>
          <w:sz w:val="19"/>
          <w:szCs w:val="19"/>
        </w:rPr>
        <w:t>3,</w:t>
      </w:r>
      <w:r>
        <w:rPr>
          <w:rFonts w:ascii="Georgia" w:eastAsia="Georgia" w:hAnsi="Georgia" w:cs="Georgia"/>
          <w:spacing w:val="6"/>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6</w:t>
      </w:r>
      <w:r>
        <w:rPr>
          <w:rFonts w:ascii="Georgia" w:eastAsia="Georgia" w:hAnsi="Georgia" w:cs="Georgia"/>
          <w:spacing w:val="3"/>
          <w:sz w:val="19"/>
          <w:szCs w:val="19"/>
        </w:rPr>
        <w:t xml:space="preserve"> </w:t>
      </w:r>
      <w:r>
        <w:rPr>
          <w:rFonts w:ascii="Georgia" w:eastAsia="Georgia" w:hAnsi="Georgia" w:cs="Georgia"/>
          <w:sz w:val="19"/>
          <w:szCs w:val="19"/>
        </w:rPr>
        <w:t>(2006):</w:t>
      </w:r>
      <w:r>
        <w:rPr>
          <w:rFonts w:ascii="Georgia" w:eastAsia="Georgia" w:hAnsi="Georgia" w:cs="Georgia"/>
          <w:spacing w:val="30"/>
          <w:sz w:val="19"/>
          <w:szCs w:val="19"/>
        </w:rPr>
        <w:t xml:space="preserve"> </w:t>
      </w:r>
      <w:r>
        <w:rPr>
          <w:rFonts w:ascii="Georgia" w:eastAsia="Georgia" w:hAnsi="Georgia" w:cs="Georgia"/>
          <w:sz w:val="19"/>
          <w:szCs w:val="19"/>
        </w:rPr>
        <w:t>519–32.</w:t>
      </w:r>
      <w:r>
        <w:rPr>
          <w:rFonts w:ascii="Georgia" w:eastAsia="Georgia" w:hAnsi="Georgia" w:cs="Georgia"/>
          <w:spacing w:val="30"/>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spacing w:val="-1"/>
          <w:w w:val="102"/>
          <w:sz w:val="19"/>
          <w:szCs w:val="19"/>
        </w:rPr>
        <w:t>:</w:t>
      </w:r>
      <w:hyperlink r:id="rId75">
        <w:r>
          <w:rPr>
            <w:rFonts w:ascii="Georgia" w:eastAsia="Georgia" w:hAnsi="Georgia" w:cs="Georgia"/>
            <w:color w:val="0000FF"/>
            <w:w w:val="102"/>
            <w:sz w:val="19"/>
            <w:szCs w:val="19"/>
          </w:rPr>
          <w:t>10.1513/pats.200603-086MS</w:t>
        </w:r>
      </w:hyperlink>
    </w:p>
    <w:p w14:paraId="4A05477F" w14:textId="77777777" w:rsidR="00E61F9D" w:rsidRDefault="005C64D6">
      <w:pPr>
        <w:spacing w:before="60" w:after="0"/>
        <w:ind w:left="120" w:right="487" w:hanging="5"/>
        <w:jc w:val="both"/>
        <w:rPr>
          <w:rFonts w:ascii="Georgia" w:eastAsia="Georgia" w:hAnsi="Georgia" w:cs="Georgia"/>
          <w:sz w:val="19"/>
          <w:szCs w:val="19"/>
        </w:rPr>
      </w:pPr>
      <w:r>
        <w:rPr>
          <w:rFonts w:ascii="Georgia" w:eastAsia="Georgia" w:hAnsi="Georgia" w:cs="Georgia"/>
          <w:sz w:val="19"/>
          <w:szCs w:val="19"/>
        </w:rPr>
        <w:t xml:space="preserve">72. </w:t>
      </w:r>
      <w:r>
        <w:rPr>
          <w:rFonts w:ascii="Georgia" w:eastAsia="Georgia" w:hAnsi="Georgia" w:cs="Georgia"/>
          <w:spacing w:val="7"/>
          <w:sz w:val="19"/>
          <w:szCs w:val="19"/>
        </w:rPr>
        <w:t xml:space="preserve"> </w:t>
      </w:r>
      <w:r>
        <w:rPr>
          <w:rFonts w:ascii="Georgia" w:eastAsia="Georgia" w:hAnsi="Georgia" w:cs="Georgia"/>
          <w:sz w:val="19"/>
          <w:szCs w:val="19"/>
        </w:rPr>
        <w:t>Gee,</w:t>
      </w:r>
      <w:r>
        <w:rPr>
          <w:rFonts w:ascii="Georgia" w:eastAsia="Georgia" w:hAnsi="Georgia" w:cs="Georgia"/>
          <w:spacing w:val="21"/>
          <w:sz w:val="19"/>
          <w:szCs w:val="19"/>
        </w:rPr>
        <w:t xml:space="preserve"> </w:t>
      </w:r>
      <w:r>
        <w:rPr>
          <w:rFonts w:ascii="Georgia" w:eastAsia="Georgia" w:hAnsi="Georgia" w:cs="Georgia"/>
          <w:sz w:val="19"/>
          <w:szCs w:val="19"/>
        </w:rPr>
        <w:t>J.,</w:t>
      </w:r>
      <w:r>
        <w:rPr>
          <w:rFonts w:ascii="Georgia" w:eastAsia="Georgia" w:hAnsi="Georgia" w:cs="Georgia"/>
          <w:spacing w:val="20"/>
          <w:sz w:val="19"/>
          <w:szCs w:val="19"/>
        </w:rPr>
        <w:t xml:space="preserve"> </w:t>
      </w:r>
      <w:proofErr w:type="spellStart"/>
      <w:r>
        <w:rPr>
          <w:rFonts w:ascii="Georgia" w:eastAsia="Georgia" w:hAnsi="Georgia" w:cs="Georgia"/>
          <w:sz w:val="19"/>
          <w:szCs w:val="19"/>
        </w:rPr>
        <w:t>Sundaram</w:t>
      </w:r>
      <w:proofErr w:type="spellEnd"/>
      <w:r>
        <w:rPr>
          <w:rFonts w:ascii="Georgia" w:eastAsia="Georgia" w:hAnsi="Georgia" w:cs="Georgia"/>
          <w:sz w:val="19"/>
          <w:szCs w:val="19"/>
        </w:rPr>
        <w:t>,</w:t>
      </w:r>
      <w:r>
        <w:rPr>
          <w:rFonts w:ascii="Georgia" w:eastAsia="Georgia" w:hAnsi="Georgia" w:cs="Georgia"/>
          <w:spacing w:val="32"/>
          <w:sz w:val="19"/>
          <w:szCs w:val="19"/>
        </w:rPr>
        <w:t xml:space="preserve"> </w:t>
      </w:r>
      <w:r>
        <w:rPr>
          <w:rFonts w:ascii="Georgia" w:eastAsia="Georgia" w:hAnsi="Georgia" w:cs="Georgia"/>
          <w:sz w:val="19"/>
          <w:szCs w:val="19"/>
        </w:rPr>
        <w:t>T.,</w:t>
      </w:r>
      <w:r>
        <w:rPr>
          <w:rFonts w:ascii="Georgia" w:eastAsia="Georgia" w:hAnsi="Georgia" w:cs="Georgia"/>
          <w:spacing w:val="21"/>
          <w:sz w:val="19"/>
          <w:szCs w:val="19"/>
        </w:rPr>
        <w:t xml:space="preserve"> </w:t>
      </w:r>
      <w:r>
        <w:rPr>
          <w:rFonts w:ascii="Georgia" w:eastAsia="Georgia" w:hAnsi="Georgia" w:cs="Georgia"/>
          <w:sz w:val="19"/>
          <w:szCs w:val="19"/>
        </w:rPr>
        <w:t>Hasegawa,</w:t>
      </w:r>
      <w:r>
        <w:rPr>
          <w:rFonts w:ascii="Georgia" w:eastAsia="Georgia" w:hAnsi="Georgia" w:cs="Georgia"/>
          <w:spacing w:val="32"/>
          <w:sz w:val="19"/>
          <w:szCs w:val="19"/>
        </w:rPr>
        <w:t xml:space="preserve"> </w:t>
      </w:r>
      <w:r>
        <w:rPr>
          <w:rFonts w:ascii="Georgia" w:eastAsia="Georgia" w:hAnsi="Georgia" w:cs="Georgia"/>
          <w:sz w:val="19"/>
          <w:szCs w:val="19"/>
        </w:rPr>
        <w:t>I.,</w:t>
      </w:r>
      <w:r>
        <w:rPr>
          <w:rFonts w:ascii="Georgia" w:eastAsia="Georgia" w:hAnsi="Georgia" w:cs="Georgia"/>
          <w:spacing w:val="19"/>
          <w:sz w:val="19"/>
          <w:szCs w:val="19"/>
        </w:rPr>
        <w:t xml:space="preserve"> </w:t>
      </w:r>
      <w:proofErr w:type="spellStart"/>
      <w:r>
        <w:rPr>
          <w:rFonts w:ascii="Georgia" w:eastAsia="Georgia" w:hAnsi="Georgia" w:cs="Georgia"/>
          <w:sz w:val="19"/>
          <w:szCs w:val="19"/>
        </w:rPr>
        <w:t>Uematsu</w:t>
      </w:r>
      <w:proofErr w:type="spellEnd"/>
      <w:r>
        <w:rPr>
          <w:rFonts w:ascii="Georgia" w:eastAsia="Georgia" w:hAnsi="Georgia" w:cs="Georgia"/>
          <w:sz w:val="19"/>
          <w:szCs w:val="19"/>
        </w:rPr>
        <w:t>,</w:t>
      </w:r>
      <w:r>
        <w:rPr>
          <w:rFonts w:ascii="Georgia" w:eastAsia="Georgia" w:hAnsi="Georgia" w:cs="Georgia"/>
          <w:spacing w:val="30"/>
          <w:sz w:val="19"/>
          <w:szCs w:val="19"/>
        </w:rPr>
        <w:t xml:space="preserve"> </w:t>
      </w:r>
      <w:r>
        <w:rPr>
          <w:rFonts w:ascii="Georgia" w:eastAsia="Georgia" w:hAnsi="Georgia" w:cs="Georgia"/>
          <w:sz w:val="19"/>
          <w:szCs w:val="19"/>
        </w:rPr>
        <w:t>H.,</w:t>
      </w:r>
      <w:r>
        <w:rPr>
          <w:rFonts w:ascii="Georgia" w:eastAsia="Georgia" w:hAnsi="Georgia" w:cs="Georgia"/>
          <w:spacing w:val="22"/>
          <w:sz w:val="19"/>
          <w:szCs w:val="19"/>
        </w:rPr>
        <w:t xml:space="preserve"> </w:t>
      </w:r>
      <w:r>
        <w:rPr>
          <w:rFonts w:ascii="Georgia" w:eastAsia="Georgia" w:hAnsi="Georgia" w:cs="Georgia"/>
          <w:sz w:val="19"/>
          <w:szCs w:val="19"/>
        </w:rPr>
        <w:t>and</w:t>
      </w:r>
      <w:r>
        <w:rPr>
          <w:rFonts w:ascii="Georgia" w:eastAsia="Georgia" w:hAnsi="Georgia" w:cs="Georgia"/>
          <w:spacing w:val="18"/>
          <w:sz w:val="19"/>
          <w:szCs w:val="19"/>
        </w:rPr>
        <w:t xml:space="preserve"> </w:t>
      </w:r>
      <w:proofErr w:type="spellStart"/>
      <w:r>
        <w:rPr>
          <w:rFonts w:ascii="Georgia" w:eastAsia="Georgia" w:hAnsi="Georgia" w:cs="Georgia"/>
          <w:sz w:val="19"/>
          <w:szCs w:val="19"/>
        </w:rPr>
        <w:t>Hatabu</w:t>
      </w:r>
      <w:proofErr w:type="spellEnd"/>
      <w:r>
        <w:rPr>
          <w:rFonts w:ascii="Georgia" w:eastAsia="Georgia" w:hAnsi="Georgia" w:cs="Georgia"/>
          <w:sz w:val="19"/>
          <w:szCs w:val="19"/>
        </w:rPr>
        <w:t>,</w:t>
      </w:r>
      <w:r>
        <w:rPr>
          <w:rFonts w:ascii="Georgia" w:eastAsia="Georgia" w:hAnsi="Georgia" w:cs="Georgia"/>
          <w:spacing w:val="28"/>
          <w:sz w:val="19"/>
          <w:szCs w:val="19"/>
        </w:rPr>
        <w:t xml:space="preserve"> </w:t>
      </w:r>
      <w:r>
        <w:rPr>
          <w:rFonts w:ascii="Georgia" w:eastAsia="Georgia" w:hAnsi="Georgia" w:cs="Georgia"/>
          <w:sz w:val="19"/>
          <w:szCs w:val="19"/>
        </w:rPr>
        <w:t>H.</w:t>
      </w:r>
      <w:r>
        <w:rPr>
          <w:rFonts w:ascii="Georgia" w:eastAsia="Georgia" w:hAnsi="Georgia" w:cs="Georgia"/>
          <w:spacing w:val="16"/>
          <w:sz w:val="19"/>
          <w:szCs w:val="19"/>
        </w:rPr>
        <w:t xml:space="preserve"> </w:t>
      </w:r>
      <w:r>
        <w:rPr>
          <w:rFonts w:ascii="Georgia" w:eastAsia="Georgia" w:hAnsi="Georgia" w:cs="Georgia"/>
          <w:spacing w:val="-1"/>
          <w:sz w:val="19"/>
          <w:szCs w:val="19"/>
        </w:rPr>
        <w:t>“</w:t>
      </w:r>
      <w:r>
        <w:rPr>
          <w:rFonts w:ascii="Georgia" w:eastAsia="Georgia" w:hAnsi="Georgia" w:cs="Georgia"/>
          <w:b/>
          <w:bCs/>
          <w:sz w:val="19"/>
          <w:szCs w:val="19"/>
        </w:rPr>
        <w:t>Characterization</w:t>
      </w:r>
      <w:r>
        <w:rPr>
          <w:rFonts w:ascii="Georgia" w:eastAsia="Georgia" w:hAnsi="Georgia" w:cs="Georgia"/>
          <w:b/>
          <w:bCs/>
          <w:spacing w:val="46"/>
          <w:sz w:val="19"/>
          <w:szCs w:val="19"/>
        </w:rPr>
        <w:t xml:space="preserve"> </w:t>
      </w:r>
      <w:r>
        <w:rPr>
          <w:rFonts w:ascii="Georgia" w:eastAsia="Georgia" w:hAnsi="Georgia" w:cs="Georgia"/>
          <w:b/>
          <w:bCs/>
          <w:sz w:val="19"/>
          <w:szCs w:val="19"/>
        </w:rPr>
        <w:t>of</w:t>
      </w:r>
      <w:r>
        <w:rPr>
          <w:rFonts w:ascii="Georgia" w:eastAsia="Georgia" w:hAnsi="Georgia" w:cs="Georgia"/>
          <w:b/>
          <w:bCs/>
          <w:spacing w:val="16"/>
          <w:sz w:val="19"/>
          <w:szCs w:val="19"/>
        </w:rPr>
        <w:t xml:space="preserve"> </w:t>
      </w:r>
      <w:r>
        <w:rPr>
          <w:rFonts w:ascii="Georgia" w:eastAsia="Georgia" w:hAnsi="Georgia" w:cs="Georgia"/>
          <w:b/>
          <w:bCs/>
          <w:sz w:val="19"/>
          <w:szCs w:val="19"/>
        </w:rPr>
        <w:t>Regional</w:t>
      </w:r>
      <w:r>
        <w:rPr>
          <w:rFonts w:ascii="Georgia" w:eastAsia="Georgia" w:hAnsi="Georgia" w:cs="Georgia"/>
          <w:b/>
          <w:bCs/>
          <w:spacing w:val="29"/>
          <w:sz w:val="19"/>
          <w:szCs w:val="19"/>
        </w:rPr>
        <w:t xml:space="preserve"> </w:t>
      </w:r>
      <w:r>
        <w:rPr>
          <w:rFonts w:ascii="Georgia" w:eastAsia="Georgia" w:hAnsi="Georgia" w:cs="Georgia"/>
          <w:b/>
          <w:bCs/>
          <w:sz w:val="19"/>
          <w:szCs w:val="19"/>
        </w:rPr>
        <w:t>Pulmonary</w:t>
      </w:r>
      <w:r>
        <w:rPr>
          <w:rFonts w:ascii="Georgia" w:eastAsia="Georgia" w:hAnsi="Georgia" w:cs="Georgia"/>
          <w:b/>
          <w:bCs/>
          <w:spacing w:val="34"/>
          <w:sz w:val="19"/>
          <w:szCs w:val="19"/>
        </w:rPr>
        <w:t xml:space="preserve"> </w:t>
      </w:r>
      <w:r>
        <w:rPr>
          <w:rFonts w:ascii="Georgia" w:eastAsia="Georgia" w:hAnsi="Georgia" w:cs="Georgia"/>
          <w:b/>
          <w:bCs/>
          <w:w w:val="102"/>
          <w:sz w:val="19"/>
          <w:szCs w:val="19"/>
        </w:rPr>
        <w:t xml:space="preserve">Me- </w:t>
      </w:r>
      <w:proofErr w:type="spellStart"/>
      <w:r>
        <w:rPr>
          <w:rFonts w:ascii="Georgia" w:eastAsia="Georgia" w:hAnsi="Georgia" w:cs="Georgia"/>
          <w:b/>
          <w:bCs/>
          <w:sz w:val="19"/>
          <w:szCs w:val="19"/>
        </w:rPr>
        <w:t>chanics</w:t>
      </w:r>
      <w:proofErr w:type="spellEnd"/>
      <w:r>
        <w:rPr>
          <w:rFonts w:ascii="Georgia" w:eastAsia="Georgia" w:hAnsi="Georgia" w:cs="Georgia"/>
          <w:b/>
          <w:bCs/>
          <w:spacing w:val="16"/>
          <w:sz w:val="19"/>
          <w:szCs w:val="19"/>
        </w:rPr>
        <w:t xml:space="preserve"> </w:t>
      </w:r>
      <w:r>
        <w:rPr>
          <w:rFonts w:ascii="Georgia" w:eastAsia="Georgia" w:hAnsi="Georgia" w:cs="Georgia"/>
          <w:b/>
          <w:bCs/>
          <w:sz w:val="19"/>
          <w:szCs w:val="19"/>
        </w:rPr>
        <w:t>from</w:t>
      </w:r>
      <w:r>
        <w:rPr>
          <w:rFonts w:ascii="Georgia" w:eastAsia="Georgia" w:hAnsi="Georgia" w:cs="Georgia"/>
          <w:b/>
          <w:bCs/>
          <w:spacing w:val="11"/>
          <w:sz w:val="19"/>
          <w:szCs w:val="19"/>
        </w:rPr>
        <w:t xml:space="preserve"> </w:t>
      </w:r>
      <w:r>
        <w:rPr>
          <w:rFonts w:ascii="Georgia" w:eastAsia="Georgia" w:hAnsi="Georgia" w:cs="Georgia"/>
          <w:b/>
          <w:bCs/>
          <w:sz w:val="19"/>
          <w:szCs w:val="19"/>
        </w:rPr>
        <w:t>Serial</w:t>
      </w:r>
      <w:r>
        <w:rPr>
          <w:rFonts w:ascii="Georgia" w:eastAsia="Georgia" w:hAnsi="Georgia" w:cs="Georgia"/>
          <w:b/>
          <w:bCs/>
          <w:spacing w:val="13"/>
          <w:sz w:val="19"/>
          <w:szCs w:val="19"/>
        </w:rPr>
        <w:t xml:space="preserve"> </w:t>
      </w:r>
      <w:r>
        <w:rPr>
          <w:rFonts w:ascii="Georgia" w:eastAsia="Georgia" w:hAnsi="Georgia" w:cs="Georgia"/>
          <w:b/>
          <w:bCs/>
          <w:sz w:val="19"/>
          <w:szCs w:val="19"/>
        </w:rPr>
        <w:t>Magnetic</w:t>
      </w:r>
      <w:r>
        <w:rPr>
          <w:rFonts w:ascii="Georgia" w:eastAsia="Georgia" w:hAnsi="Georgia" w:cs="Georgia"/>
          <w:b/>
          <w:bCs/>
          <w:spacing w:val="19"/>
          <w:sz w:val="19"/>
          <w:szCs w:val="19"/>
        </w:rPr>
        <w:t xml:space="preserve"> </w:t>
      </w:r>
      <w:r>
        <w:rPr>
          <w:rFonts w:ascii="Georgia" w:eastAsia="Georgia" w:hAnsi="Georgia" w:cs="Georgia"/>
          <w:b/>
          <w:bCs/>
          <w:sz w:val="19"/>
          <w:szCs w:val="19"/>
        </w:rPr>
        <w:t>Resonance</w:t>
      </w:r>
      <w:r>
        <w:rPr>
          <w:rFonts w:ascii="Georgia" w:eastAsia="Georgia" w:hAnsi="Georgia" w:cs="Georgia"/>
          <w:b/>
          <w:bCs/>
          <w:spacing w:val="22"/>
          <w:sz w:val="19"/>
          <w:szCs w:val="19"/>
        </w:rPr>
        <w:t xml:space="preserve"> </w:t>
      </w:r>
      <w:r>
        <w:rPr>
          <w:rFonts w:ascii="Georgia" w:eastAsia="Georgia" w:hAnsi="Georgia" w:cs="Georgia"/>
          <w:b/>
          <w:bCs/>
          <w:sz w:val="19"/>
          <w:szCs w:val="19"/>
        </w:rPr>
        <w:t>Imaging</w:t>
      </w:r>
      <w:r>
        <w:rPr>
          <w:rFonts w:ascii="Georgia" w:eastAsia="Georgia" w:hAnsi="Georgia" w:cs="Georgia"/>
          <w:b/>
          <w:bCs/>
          <w:spacing w:val="17"/>
          <w:sz w:val="19"/>
          <w:szCs w:val="19"/>
        </w:rPr>
        <w:t xml:space="preserve"> </w:t>
      </w:r>
      <w:r>
        <w:rPr>
          <w:rFonts w:ascii="Georgia" w:eastAsia="Georgia" w:hAnsi="Georgia" w:cs="Georgia"/>
          <w:b/>
          <w:bCs/>
          <w:sz w:val="19"/>
          <w:szCs w:val="19"/>
        </w:rPr>
        <w:t>Dat</w:t>
      </w:r>
      <w:r>
        <w:rPr>
          <w:rFonts w:ascii="Georgia" w:eastAsia="Georgia" w:hAnsi="Georgia" w:cs="Georgia"/>
          <w:b/>
          <w:bCs/>
          <w:spacing w:val="-1"/>
          <w:sz w:val="19"/>
          <w:szCs w:val="19"/>
        </w:rPr>
        <w:t>a</w:t>
      </w:r>
      <w:r>
        <w:rPr>
          <w:rFonts w:ascii="Georgia" w:eastAsia="Georgia" w:hAnsi="Georgia" w:cs="Georgia"/>
          <w:sz w:val="19"/>
          <w:szCs w:val="19"/>
        </w:rPr>
        <w:t>”</w:t>
      </w:r>
      <w:r>
        <w:rPr>
          <w:rFonts w:ascii="Georgia" w:eastAsia="Georgia" w:hAnsi="Georgia" w:cs="Georgia"/>
          <w:spacing w:val="12"/>
          <w:sz w:val="19"/>
          <w:szCs w:val="19"/>
        </w:rPr>
        <w:t xml:space="preserve"> </w:t>
      </w:r>
      <w:proofErr w:type="spellStart"/>
      <w:r>
        <w:rPr>
          <w:rFonts w:ascii="Georgia" w:eastAsia="Georgia" w:hAnsi="Georgia" w:cs="Georgia"/>
          <w:i/>
          <w:sz w:val="19"/>
          <w:szCs w:val="19"/>
        </w:rPr>
        <w:t>Acad</w:t>
      </w:r>
      <w:proofErr w:type="spellEnd"/>
      <w:r>
        <w:rPr>
          <w:rFonts w:ascii="Georgia" w:eastAsia="Georgia" w:hAnsi="Georgia" w:cs="Georgia"/>
          <w:i/>
          <w:sz w:val="19"/>
          <w:szCs w:val="19"/>
        </w:rPr>
        <w:t xml:space="preserve"> </w:t>
      </w:r>
      <w:proofErr w:type="spellStart"/>
      <w:r>
        <w:rPr>
          <w:rFonts w:ascii="Georgia" w:eastAsia="Georgia" w:hAnsi="Georgia" w:cs="Georgia"/>
          <w:i/>
          <w:sz w:val="19"/>
          <w:szCs w:val="19"/>
        </w:rPr>
        <w:t>Radiol</w:t>
      </w:r>
      <w:proofErr w:type="spellEnd"/>
      <w:r>
        <w:rPr>
          <w:rFonts w:ascii="Georgia" w:eastAsia="Georgia" w:hAnsi="Georgia" w:cs="Georgia"/>
          <w:i/>
          <w:spacing w:val="3"/>
          <w:sz w:val="19"/>
          <w:szCs w:val="19"/>
        </w:rPr>
        <w:t xml:space="preserve"> </w:t>
      </w:r>
      <w:r>
        <w:rPr>
          <w:rFonts w:ascii="Georgia" w:eastAsia="Georgia" w:hAnsi="Georgia" w:cs="Georgia"/>
          <w:sz w:val="19"/>
          <w:szCs w:val="19"/>
        </w:rPr>
        <w:t>10,</w:t>
      </w:r>
      <w:r>
        <w:rPr>
          <w:rFonts w:ascii="Georgia" w:eastAsia="Georgia" w:hAnsi="Georgia" w:cs="Georgia"/>
          <w:spacing w:val="8"/>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10</w:t>
      </w:r>
      <w:r>
        <w:rPr>
          <w:rFonts w:ascii="Georgia" w:eastAsia="Georgia" w:hAnsi="Georgia" w:cs="Georgia"/>
          <w:spacing w:val="5"/>
          <w:sz w:val="19"/>
          <w:szCs w:val="19"/>
        </w:rPr>
        <w:t xml:space="preserve"> </w:t>
      </w:r>
      <w:r>
        <w:rPr>
          <w:rFonts w:ascii="Georgia" w:eastAsia="Georgia" w:hAnsi="Georgia" w:cs="Georgia"/>
          <w:sz w:val="19"/>
          <w:szCs w:val="19"/>
        </w:rPr>
        <w:t>(2003):</w:t>
      </w:r>
      <w:r>
        <w:rPr>
          <w:rFonts w:ascii="Georgia" w:eastAsia="Georgia" w:hAnsi="Georgia" w:cs="Georgia"/>
          <w:spacing w:val="30"/>
          <w:sz w:val="19"/>
          <w:szCs w:val="19"/>
        </w:rPr>
        <w:t xml:space="preserve"> </w:t>
      </w:r>
      <w:r>
        <w:rPr>
          <w:rFonts w:ascii="Georgia" w:eastAsia="Georgia" w:hAnsi="Georgia" w:cs="Georgia"/>
          <w:w w:val="102"/>
          <w:sz w:val="19"/>
          <w:szCs w:val="19"/>
        </w:rPr>
        <w:t>1147–52.</w:t>
      </w:r>
    </w:p>
    <w:p w14:paraId="4794B43E" w14:textId="77777777" w:rsidR="00E61F9D" w:rsidRDefault="005C64D6">
      <w:pPr>
        <w:spacing w:before="60" w:after="0"/>
        <w:ind w:left="120" w:right="486" w:hanging="5"/>
        <w:jc w:val="both"/>
        <w:rPr>
          <w:rFonts w:ascii="Georgia" w:eastAsia="Georgia" w:hAnsi="Georgia" w:cs="Georgia"/>
          <w:sz w:val="19"/>
          <w:szCs w:val="19"/>
        </w:rPr>
      </w:pPr>
      <w:r>
        <w:rPr>
          <w:rFonts w:ascii="Georgia" w:eastAsia="Georgia" w:hAnsi="Georgia" w:cs="Georgia"/>
          <w:sz w:val="19"/>
          <w:szCs w:val="19"/>
        </w:rPr>
        <w:t>73.</w:t>
      </w:r>
      <w:r>
        <w:rPr>
          <w:rFonts w:ascii="Georgia" w:eastAsia="Georgia" w:hAnsi="Georgia" w:cs="Georgia"/>
          <w:spacing w:val="23"/>
          <w:sz w:val="19"/>
          <w:szCs w:val="19"/>
        </w:rPr>
        <w:t xml:space="preserve"> </w:t>
      </w:r>
      <w:proofErr w:type="spellStart"/>
      <w:r>
        <w:rPr>
          <w:rFonts w:ascii="Georgia" w:eastAsia="Georgia" w:hAnsi="Georgia" w:cs="Georgia"/>
          <w:sz w:val="19"/>
          <w:szCs w:val="19"/>
        </w:rPr>
        <w:t>Sundaram</w:t>
      </w:r>
      <w:proofErr w:type="spellEnd"/>
      <w:r>
        <w:rPr>
          <w:rFonts w:ascii="Georgia" w:eastAsia="Georgia" w:hAnsi="Georgia" w:cs="Georgia"/>
          <w:sz w:val="19"/>
          <w:szCs w:val="19"/>
        </w:rPr>
        <w:t>,</w:t>
      </w:r>
      <w:r>
        <w:rPr>
          <w:rFonts w:ascii="Georgia" w:eastAsia="Georgia" w:hAnsi="Georgia" w:cs="Georgia"/>
          <w:spacing w:val="20"/>
          <w:sz w:val="19"/>
          <w:szCs w:val="19"/>
        </w:rPr>
        <w:t xml:space="preserve"> </w:t>
      </w:r>
      <w:r>
        <w:rPr>
          <w:rFonts w:ascii="Georgia" w:eastAsia="Georgia" w:hAnsi="Georgia" w:cs="Georgia"/>
          <w:sz w:val="19"/>
          <w:szCs w:val="19"/>
        </w:rPr>
        <w:t>T.</w:t>
      </w:r>
      <w:r>
        <w:rPr>
          <w:rFonts w:ascii="Georgia" w:eastAsia="Georgia" w:hAnsi="Georgia" w:cs="Georgia"/>
          <w:spacing w:val="7"/>
          <w:sz w:val="19"/>
          <w:szCs w:val="19"/>
        </w:rPr>
        <w:t xml:space="preserve"> </w:t>
      </w:r>
      <w:r>
        <w:rPr>
          <w:rFonts w:ascii="Georgia" w:eastAsia="Georgia" w:hAnsi="Georgia" w:cs="Georgia"/>
          <w:sz w:val="19"/>
          <w:szCs w:val="19"/>
        </w:rPr>
        <w:t>A.</w:t>
      </w:r>
      <w:r>
        <w:rPr>
          <w:rFonts w:ascii="Georgia" w:eastAsia="Georgia" w:hAnsi="Georgia" w:cs="Georgia"/>
          <w:spacing w:val="7"/>
          <w:sz w:val="19"/>
          <w:szCs w:val="19"/>
        </w:rPr>
        <w:t xml:space="preserve"> </w:t>
      </w:r>
      <w:r>
        <w:rPr>
          <w:rFonts w:ascii="Georgia" w:eastAsia="Georgia" w:hAnsi="Georgia" w:cs="Georgia"/>
          <w:sz w:val="19"/>
          <w:szCs w:val="19"/>
        </w:rPr>
        <w:t>and</w:t>
      </w:r>
      <w:r>
        <w:rPr>
          <w:rFonts w:ascii="Georgia" w:eastAsia="Georgia" w:hAnsi="Georgia" w:cs="Georgia"/>
          <w:spacing w:val="8"/>
          <w:sz w:val="19"/>
          <w:szCs w:val="19"/>
        </w:rPr>
        <w:t xml:space="preserve"> </w:t>
      </w:r>
      <w:r>
        <w:rPr>
          <w:rFonts w:ascii="Georgia" w:eastAsia="Georgia" w:hAnsi="Georgia" w:cs="Georgia"/>
          <w:sz w:val="19"/>
          <w:szCs w:val="19"/>
        </w:rPr>
        <w:t>Gee,</w:t>
      </w:r>
      <w:r>
        <w:rPr>
          <w:rFonts w:ascii="Georgia" w:eastAsia="Georgia" w:hAnsi="Georgia" w:cs="Georgia"/>
          <w:spacing w:val="9"/>
          <w:sz w:val="19"/>
          <w:szCs w:val="19"/>
        </w:rPr>
        <w:t xml:space="preserve"> </w:t>
      </w:r>
      <w:r>
        <w:rPr>
          <w:rFonts w:ascii="Georgia" w:eastAsia="Georgia" w:hAnsi="Georgia" w:cs="Georgia"/>
          <w:sz w:val="19"/>
          <w:szCs w:val="19"/>
        </w:rPr>
        <w:t>J.</w:t>
      </w:r>
      <w:r>
        <w:rPr>
          <w:rFonts w:ascii="Georgia" w:eastAsia="Georgia" w:hAnsi="Georgia" w:cs="Georgia"/>
          <w:spacing w:val="6"/>
          <w:sz w:val="19"/>
          <w:szCs w:val="19"/>
        </w:rPr>
        <w:t xml:space="preserve"> </w:t>
      </w:r>
      <w:r>
        <w:rPr>
          <w:rFonts w:ascii="Georgia" w:eastAsia="Georgia" w:hAnsi="Georgia" w:cs="Georgia"/>
          <w:sz w:val="19"/>
          <w:szCs w:val="19"/>
        </w:rPr>
        <w:t>C.</w:t>
      </w:r>
      <w:r>
        <w:rPr>
          <w:rFonts w:ascii="Georgia" w:eastAsia="Georgia" w:hAnsi="Georgia" w:cs="Georgia"/>
          <w:spacing w:val="5"/>
          <w:sz w:val="19"/>
          <w:szCs w:val="19"/>
        </w:rPr>
        <w:t xml:space="preserve"> </w:t>
      </w:r>
      <w:r>
        <w:rPr>
          <w:rFonts w:ascii="Georgia" w:eastAsia="Georgia" w:hAnsi="Georgia" w:cs="Georgia"/>
          <w:spacing w:val="-1"/>
          <w:sz w:val="19"/>
          <w:szCs w:val="19"/>
        </w:rPr>
        <w:t>“</w:t>
      </w:r>
      <w:r>
        <w:rPr>
          <w:rFonts w:ascii="Georgia" w:eastAsia="Georgia" w:hAnsi="Georgia" w:cs="Georgia"/>
          <w:b/>
          <w:bCs/>
          <w:sz w:val="19"/>
          <w:szCs w:val="19"/>
        </w:rPr>
        <w:t>Towards</w:t>
      </w:r>
      <w:r>
        <w:rPr>
          <w:rFonts w:ascii="Georgia" w:eastAsia="Georgia" w:hAnsi="Georgia" w:cs="Georgia"/>
          <w:b/>
          <w:bCs/>
          <w:spacing w:val="21"/>
          <w:sz w:val="19"/>
          <w:szCs w:val="19"/>
        </w:rPr>
        <w:t xml:space="preserve"> </w:t>
      </w:r>
      <w:r>
        <w:rPr>
          <w:rFonts w:ascii="Georgia" w:eastAsia="Georgia" w:hAnsi="Georgia" w:cs="Georgia"/>
          <w:b/>
          <w:bCs/>
          <w:sz w:val="19"/>
          <w:szCs w:val="19"/>
        </w:rPr>
        <w:t>a</w:t>
      </w:r>
      <w:r>
        <w:rPr>
          <w:rFonts w:ascii="Georgia" w:eastAsia="Georgia" w:hAnsi="Georgia" w:cs="Georgia"/>
          <w:b/>
          <w:bCs/>
          <w:spacing w:val="4"/>
          <w:sz w:val="19"/>
          <w:szCs w:val="19"/>
        </w:rPr>
        <w:t xml:space="preserve"> </w:t>
      </w:r>
      <w:r>
        <w:rPr>
          <w:rFonts w:ascii="Georgia" w:eastAsia="Georgia" w:hAnsi="Georgia" w:cs="Georgia"/>
          <w:b/>
          <w:bCs/>
          <w:sz w:val="19"/>
          <w:szCs w:val="19"/>
        </w:rPr>
        <w:t>Model</w:t>
      </w:r>
      <w:r>
        <w:rPr>
          <w:rFonts w:ascii="Georgia" w:eastAsia="Georgia" w:hAnsi="Georgia" w:cs="Georgia"/>
          <w:b/>
          <w:bCs/>
          <w:spacing w:val="14"/>
          <w:sz w:val="19"/>
          <w:szCs w:val="19"/>
        </w:rPr>
        <w:t xml:space="preserve"> </w:t>
      </w:r>
      <w:r>
        <w:rPr>
          <w:rFonts w:ascii="Georgia" w:eastAsia="Georgia" w:hAnsi="Georgia" w:cs="Georgia"/>
          <w:b/>
          <w:bCs/>
          <w:sz w:val="19"/>
          <w:szCs w:val="19"/>
        </w:rPr>
        <w:t>of</w:t>
      </w:r>
      <w:r>
        <w:rPr>
          <w:rFonts w:ascii="Georgia" w:eastAsia="Georgia" w:hAnsi="Georgia" w:cs="Georgia"/>
          <w:b/>
          <w:bCs/>
          <w:spacing w:val="6"/>
          <w:sz w:val="19"/>
          <w:szCs w:val="19"/>
        </w:rPr>
        <w:t xml:space="preserve"> </w:t>
      </w:r>
      <w:r>
        <w:rPr>
          <w:rFonts w:ascii="Georgia" w:eastAsia="Georgia" w:hAnsi="Georgia" w:cs="Georgia"/>
          <w:b/>
          <w:bCs/>
          <w:sz w:val="19"/>
          <w:szCs w:val="19"/>
        </w:rPr>
        <w:t>Lung</w:t>
      </w:r>
      <w:r>
        <w:rPr>
          <w:rFonts w:ascii="Georgia" w:eastAsia="Georgia" w:hAnsi="Georgia" w:cs="Georgia"/>
          <w:b/>
          <w:bCs/>
          <w:spacing w:val="12"/>
          <w:sz w:val="19"/>
          <w:szCs w:val="19"/>
        </w:rPr>
        <w:t xml:space="preserve"> </w:t>
      </w:r>
      <w:r>
        <w:rPr>
          <w:rFonts w:ascii="Georgia" w:eastAsia="Georgia" w:hAnsi="Georgia" w:cs="Georgia"/>
          <w:b/>
          <w:bCs/>
          <w:sz w:val="19"/>
          <w:szCs w:val="19"/>
        </w:rPr>
        <w:t>Biomechanics:</w:t>
      </w:r>
      <w:r>
        <w:rPr>
          <w:rFonts w:ascii="Georgia" w:eastAsia="Georgia" w:hAnsi="Georgia" w:cs="Georgia"/>
          <w:b/>
          <w:bCs/>
          <w:spacing w:val="48"/>
          <w:sz w:val="19"/>
          <w:szCs w:val="19"/>
        </w:rPr>
        <w:t xml:space="preserve"> </w:t>
      </w:r>
      <w:r>
        <w:rPr>
          <w:rFonts w:ascii="Georgia" w:eastAsia="Georgia" w:hAnsi="Georgia" w:cs="Georgia"/>
          <w:b/>
          <w:bCs/>
          <w:sz w:val="19"/>
          <w:szCs w:val="19"/>
        </w:rPr>
        <w:t>Pulmonary</w:t>
      </w:r>
      <w:r>
        <w:rPr>
          <w:rFonts w:ascii="Georgia" w:eastAsia="Georgia" w:hAnsi="Georgia" w:cs="Georgia"/>
          <w:b/>
          <w:bCs/>
          <w:spacing w:val="24"/>
          <w:sz w:val="19"/>
          <w:szCs w:val="19"/>
        </w:rPr>
        <w:t xml:space="preserve"> </w:t>
      </w:r>
      <w:r>
        <w:rPr>
          <w:rFonts w:ascii="Georgia" w:eastAsia="Georgia" w:hAnsi="Georgia" w:cs="Georgia"/>
          <w:b/>
          <w:bCs/>
          <w:sz w:val="19"/>
          <w:szCs w:val="19"/>
        </w:rPr>
        <w:t>Kinematics</w:t>
      </w:r>
      <w:r>
        <w:rPr>
          <w:rFonts w:ascii="Georgia" w:eastAsia="Georgia" w:hAnsi="Georgia" w:cs="Georgia"/>
          <w:b/>
          <w:bCs/>
          <w:spacing w:val="24"/>
          <w:sz w:val="19"/>
          <w:szCs w:val="19"/>
        </w:rPr>
        <w:t xml:space="preserve"> </w:t>
      </w:r>
      <w:r>
        <w:rPr>
          <w:rFonts w:ascii="Georgia" w:eastAsia="Georgia" w:hAnsi="Georgia" w:cs="Georgia"/>
          <w:b/>
          <w:bCs/>
          <w:sz w:val="19"/>
          <w:szCs w:val="19"/>
        </w:rPr>
        <w:t>via</w:t>
      </w:r>
      <w:r>
        <w:rPr>
          <w:rFonts w:ascii="Georgia" w:eastAsia="Georgia" w:hAnsi="Georgia" w:cs="Georgia"/>
          <w:b/>
          <w:bCs/>
          <w:spacing w:val="8"/>
          <w:sz w:val="19"/>
          <w:szCs w:val="19"/>
        </w:rPr>
        <w:t xml:space="preserve"> </w:t>
      </w:r>
      <w:proofErr w:type="spellStart"/>
      <w:r>
        <w:rPr>
          <w:rFonts w:ascii="Georgia" w:eastAsia="Georgia" w:hAnsi="Georgia" w:cs="Georgia"/>
          <w:b/>
          <w:bCs/>
          <w:w w:val="102"/>
          <w:sz w:val="19"/>
          <w:szCs w:val="19"/>
        </w:rPr>
        <w:t>Registra</w:t>
      </w:r>
      <w:proofErr w:type="spellEnd"/>
      <w:r>
        <w:rPr>
          <w:rFonts w:ascii="Georgia" w:eastAsia="Georgia" w:hAnsi="Georgia" w:cs="Georgia"/>
          <w:b/>
          <w:bCs/>
          <w:w w:val="102"/>
          <w:sz w:val="19"/>
          <w:szCs w:val="19"/>
        </w:rPr>
        <w:t xml:space="preserve">- </w:t>
      </w:r>
      <w:proofErr w:type="spellStart"/>
      <w:r>
        <w:rPr>
          <w:rFonts w:ascii="Georgia" w:eastAsia="Georgia" w:hAnsi="Georgia" w:cs="Georgia"/>
          <w:b/>
          <w:bCs/>
          <w:sz w:val="19"/>
          <w:szCs w:val="19"/>
        </w:rPr>
        <w:t>tion</w:t>
      </w:r>
      <w:proofErr w:type="spellEnd"/>
      <w:r>
        <w:rPr>
          <w:rFonts w:ascii="Georgia" w:eastAsia="Georgia" w:hAnsi="Georgia" w:cs="Georgia"/>
          <w:b/>
          <w:bCs/>
          <w:spacing w:val="9"/>
          <w:sz w:val="19"/>
          <w:szCs w:val="19"/>
        </w:rPr>
        <w:t xml:space="preserve"> </w:t>
      </w:r>
      <w:r>
        <w:rPr>
          <w:rFonts w:ascii="Georgia" w:eastAsia="Georgia" w:hAnsi="Georgia" w:cs="Georgia"/>
          <w:b/>
          <w:bCs/>
          <w:sz w:val="19"/>
          <w:szCs w:val="19"/>
        </w:rPr>
        <w:t>of</w:t>
      </w:r>
      <w:r>
        <w:rPr>
          <w:rFonts w:ascii="Georgia" w:eastAsia="Georgia" w:hAnsi="Georgia" w:cs="Georgia"/>
          <w:b/>
          <w:bCs/>
          <w:spacing w:val="5"/>
          <w:sz w:val="19"/>
          <w:szCs w:val="19"/>
        </w:rPr>
        <w:t xml:space="preserve"> </w:t>
      </w:r>
      <w:r>
        <w:rPr>
          <w:rFonts w:ascii="Georgia" w:eastAsia="Georgia" w:hAnsi="Georgia" w:cs="Georgia"/>
          <w:b/>
          <w:bCs/>
          <w:sz w:val="19"/>
          <w:szCs w:val="19"/>
        </w:rPr>
        <w:t>Serial</w:t>
      </w:r>
      <w:r>
        <w:rPr>
          <w:rFonts w:ascii="Georgia" w:eastAsia="Georgia" w:hAnsi="Georgia" w:cs="Georgia"/>
          <w:b/>
          <w:bCs/>
          <w:spacing w:val="13"/>
          <w:sz w:val="19"/>
          <w:szCs w:val="19"/>
        </w:rPr>
        <w:t xml:space="preserve"> </w:t>
      </w:r>
      <w:r>
        <w:rPr>
          <w:rFonts w:ascii="Georgia" w:eastAsia="Georgia" w:hAnsi="Georgia" w:cs="Georgia"/>
          <w:b/>
          <w:bCs/>
          <w:sz w:val="19"/>
          <w:szCs w:val="19"/>
        </w:rPr>
        <w:t>Lung</w:t>
      </w:r>
      <w:r>
        <w:rPr>
          <w:rFonts w:ascii="Georgia" w:eastAsia="Georgia" w:hAnsi="Georgia" w:cs="Georgia"/>
          <w:b/>
          <w:bCs/>
          <w:spacing w:val="11"/>
          <w:sz w:val="19"/>
          <w:szCs w:val="19"/>
        </w:rPr>
        <w:t xml:space="preserve"> </w:t>
      </w:r>
      <w:r>
        <w:rPr>
          <w:rFonts w:ascii="Georgia" w:eastAsia="Georgia" w:hAnsi="Georgia" w:cs="Georgia"/>
          <w:b/>
          <w:bCs/>
          <w:sz w:val="19"/>
          <w:szCs w:val="19"/>
        </w:rPr>
        <w:t>Image</w:t>
      </w:r>
      <w:r>
        <w:rPr>
          <w:rFonts w:ascii="Georgia" w:eastAsia="Georgia" w:hAnsi="Georgia" w:cs="Georgia"/>
          <w:b/>
          <w:bCs/>
          <w:spacing w:val="-1"/>
          <w:sz w:val="19"/>
          <w:szCs w:val="19"/>
        </w:rPr>
        <w:t>s</w:t>
      </w:r>
      <w:r>
        <w:rPr>
          <w:rFonts w:ascii="Georgia" w:eastAsia="Georgia" w:hAnsi="Georgia" w:cs="Georgia"/>
          <w:sz w:val="19"/>
          <w:szCs w:val="19"/>
        </w:rPr>
        <w:t>”</w:t>
      </w:r>
      <w:r>
        <w:rPr>
          <w:rFonts w:ascii="Georgia" w:eastAsia="Georgia" w:hAnsi="Georgia" w:cs="Georgia"/>
          <w:spacing w:val="17"/>
          <w:sz w:val="19"/>
          <w:szCs w:val="19"/>
        </w:rPr>
        <w:t xml:space="preserve"> </w:t>
      </w:r>
      <w:r>
        <w:rPr>
          <w:rFonts w:ascii="Georgia" w:eastAsia="Georgia" w:hAnsi="Georgia" w:cs="Georgia"/>
          <w:i/>
          <w:sz w:val="19"/>
          <w:szCs w:val="19"/>
        </w:rPr>
        <w:t>Med Image Anal</w:t>
      </w:r>
      <w:r>
        <w:rPr>
          <w:rFonts w:ascii="Georgia" w:eastAsia="Georgia" w:hAnsi="Georgia" w:cs="Georgia"/>
          <w:i/>
          <w:spacing w:val="3"/>
          <w:sz w:val="19"/>
          <w:szCs w:val="19"/>
        </w:rPr>
        <w:t xml:space="preserve"> </w:t>
      </w:r>
      <w:r>
        <w:rPr>
          <w:rFonts w:ascii="Georgia" w:eastAsia="Georgia" w:hAnsi="Georgia" w:cs="Georgia"/>
          <w:sz w:val="19"/>
          <w:szCs w:val="19"/>
        </w:rPr>
        <w:t>9,</w:t>
      </w:r>
      <w:r>
        <w:rPr>
          <w:rFonts w:ascii="Georgia" w:eastAsia="Georgia" w:hAnsi="Georgia" w:cs="Georgia"/>
          <w:spacing w:val="6"/>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6</w:t>
      </w:r>
      <w:r>
        <w:rPr>
          <w:rFonts w:ascii="Georgia" w:eastAsia="Georgia" w:hAnsi="Georgia" w:cs="Georgia"/>
          <w:spacing w:val="3"/>
          <w:sz w:val="19"/>
          <w:szCs w:val="19"/>
        </w:rPr>
        <w:t xml:space="preserve"> </w:t>
      </w:r>
      <w:r>
        <w:rPr>
          <w:rFonts w:ascii="Georgia" w:eastAsia="Georgia" w:hAnsi="Georgia" w:cs="Georgia"/>
          <w:sz w:val="19"/>
          <w:szCs w:val="19"/>
        </w:rPr>
        <w:t>(2005):</w:t>
      </w:r>
      <w:r>
        <w:rPr>
          <w:rFonts w:ascii="Georgia" w:eastAsia="Georgia" w:hAnsi="Georgia" w:cs="Georgia"/>
          <w:spacing w:val="30"/>
          <w:sz w:val="19"/>
          <w:szCs w:val="19"/>
        </w:rPr>
        <w:t xml:space="preserve"> </w:t>
      </w:r>
      <w:r>
        <w:rPr>
          <w:rFonts w:ascii="Georgia" w:eastAsia="Georgia" w:hAnsi="Georgia" w:cs="Georgia"/>
          <w:sz w:val="19"/>
          <w:szCs w:val="19"/>
        </w:rPr>
        <w:t>524–37.</w:t>
      </w:r>
      <w:r>
        <w:rPr>
          <w:rFonts w:ascii="Georgia" w:eastAsia="Georgia" w:hAnsi="Georgia" w:cs="Georgia"/>
          <w:spacing w:val="31"/>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76">
        <w:r>
          <w:rPr>
            <w:rFonts w:ascii="Georgia" w:eastAsia="Georgia" w:hAnsi="Georgia" w:cs="Georgia"/>
            <w:color w:val="0000FF"/>
            <w:w w:val="102"/>
            <w:sz w:val="19"/>
            <w:szCs w:val="19"/>
          </w:rPr>
          <w:t>10.1016/j.media.2005.04.002</w:t>
        </w:r>
      </w:hyperlink>
    </w:p>
    <w:p w14:paraId="2ED397F3" w14:textId="77777777" w:rsidR="00E61F9D" w:rsidRDefault="005C64D6">
      <w:pPr>
        <w:spacing w:before="60" w:after="0" w:line="277" w:lineRule="auto"/>
        <w:ind w:left="120" w:right="450" w:hanging="5"/>
        <w:jc w:val="both"/>
        <w:rPr>
          <w:rFonts w:ascii="Georgia" w:eastAsia="Georgia" w:hAnsi="Georgia" w:cs="Georgia"/>
          <w:sz w:val="19"/>
          <w:szCs w:val="19"/>
        </w:rPr>
      </w:pPr>
      <w:r>
        <w:rPr>
          <w:rFonts w:ascii="Georgia" w:eastAsia="Georgia" w:hAnsi="Georgia" w:cs="Georgia"/>
          <w:sz w:val="19"/>
          <w:szCs w:val="19"/>
        </w:rPr>
        <w:t xml:space="preserve">74.   </w:t>
      </w:r>
      <w:r>
        <w:rPr>
          <w:rFonts w:ascii="Georgia" w:eastAsia="Georgia" w:hAnsi="Georgia" w:cs="Georgia"/>
          <w:spacing w:val="1"/>
          <w:sz w:val="19"/>
          <w:szCs w:val="19"/>
        </w:rPr>
        <w:t xml:space="preserve"> </w:t>
      </w:r>
      <w:proofErr w:type="spellStart"/>
      <w:r>
        <w:rPr>
          <w:rFonts w:ascii="Georgia" w:eastAsia="Georgia" w:hAnsi="Georgia" w:cs="Georgia"/>
          <w:sz w:val="19"/>
          <w:szCs w:val="19"/>
        </w:rPr>
        <w:t>Aykac</w:t>
      </w:r>
      <w:proofErr w:type="spellEnd"/>
      <w:proofErr w:type="gramStart"/>
      <w:r>
        <w:rPr>
          <w:rFonts w:ascii="Georgia" w:eastAsia="Georgia" w:hAnsi="Georgia" w:cs="Georgia"/>
          <w:sz w:val="19"/>
          <w:szCs w:val="19"/>
        </w:rPr>
        <w:t xml:space="preserve">, </w:t>
      </w:r>
      <w:r>
        <w:rPr>
          <w:rFonts w:ascii="Georgia" w:eastAsia="Georgia" w:hAnsi="Georgia" w:cs="Georgia"/>
          <w:spacing w:val="15"/>
          <w:sz w:val="19"/>
          <w:szCs w:val="19"/>
        </w:rPr>
        <w:t xml:space="preserve"> </w:t>
      </w:r>
      <w:r>
        <w:rPr>
          <w:rFonts w:ascii="Georgia" w:eastAsia="Georgia" w:hAnsi="Georgia" w:cs="Georgia"/>
          <w:sz w:val="19"/>
          <w:szCs w:val="19"/>
        </w:rPr>
        <w:t>D</w:t>
      </w:r>
      <w:proofErr w:type="gramEnd"/>
      <w:r>
        <w:rPr>
          <w:rFonts w:ascii="Georgia" w:eastAsia="Georgia" w:hAnsi="Georgia" w:cs="Georgia"/>
          <w:sz w:val="19"/>
          <w:szCs w:val="19"/>
        </w:rPr>
        <w:t xml:space="preserve">., </w:t>
      </w:r>
      <w:r>
        <w:rPr>
          <w:rFonts w:ascii="Georgia" w:eastAsia="Georgia" w:hAnsi="Georgia" w:cs="Georgia"/>
          <w:spacing w:val="9"/>
          <w:sz w:val="19"/>
          <w:szCs w:val="19"/>
        </w:rPr>
        <w:t xml:space="preserve"> </w:t>
      </w:r>
      <w:r>
        <w:rPr>
          <w:rFonts w:ascii="Georgia" w:eastAsia="Georgia" w:hAnsi="Georgia" w:cs="Georgia"/>
          <w:sz w:val="19"/>
          <w:szCs w:val="19"/>
        </w:rPr>
        <w:t xml:space="preserve">Hoffman, </w:t>
      </w:r>
      <w:r>
        <w:rPr>
          <w:rFonts w:ascii="Georgia" w:eastAsia="Georgia" w:hAnsi="Georgia" w:cs="Georgia"/>
          <w:spacing w:val="20"/>
          <w:sz w:val="19"/>
          <w:szCs w:val="19"/>
        </w:rPr>
        <w:t xml:space="preserve"> </w:t>
      </w:r>
      <w:r>
        <w:rPr>
          <w:rFonts w:ascii="Georgia" w:eastAsia="Georgia" w:hAnsi="Georgia" w:cs="Georgia"/>
          <w:sz w:val="19"/>
          <w:szCs w:val="19"/>
        </w:rPr>
        <w:t>E.</w:t>
      </w:r>
      <w:r>
        <w:rPr>
          <w:rFonts w:ascii="Georgia" w:eastAsia="Georgia" w:hAnsi="Georgia" w:cs="Georgia"/>
          <w:spacing w:val="44"/>
          <w:sz w:val="19"/>
          <w:szCs w:val="19"/>
        </w:rPr>
        <w:t xml:space="preserve"> </w:t>
      </w:r>
      <w:r>
        <w:rPr>
          <w:rFonts w:ascii="Georgia" w:eastAsia="Georgia" w:hAnsi="Georgia" w:cs="Georgia"/>
          <w:sz w:val="19"/>
          <w:szCs w:val="19"/>
        </w:rPr>
        <w:t xml:space="preserve">A., </w:t>
      </w:r>
      <w:r>
        <w:rPr>
          <w:rFonts w:ascii="Georgia" w:eastAsia="Georgia" w:hAnsi="Georgia" w:cs="Georgia"/>
          <w:spacing w:val="11"/>
          <w:sz w:val="19"/>
          <w:szCs w:val="19"/>
        </w:rPr>
        <w:t xml:space="preserve"> </w:t>
      </w:r>
      <w:r>
        <w:rPr>
          <w:rFonts w:ascii="Georgia" w:eastAsia="Georgia" w:hAnsi="Georgia" w:cs="Georgia"/>
          <w:sz w:val="19"/>
          <w:szCs w:val="19"/>
        </w:rPr>
        <w:t xml:space="preserve">McLennan, </w:t>
      </w:r>
      <w:r>
        <w:rPr>
          <w:rFonts w:ascii="Georgia" w:eastAsia="Georgia" w:hAnsi="Georgia" w:cs="Georgia"/>
          <w:spacing w:val="23"/>
          <w:sz w:val="19"/>
          <w:szCs w:val="19"/>
        </w:rPr>
        <w:t xml:space="preserve"> </w:t>
      </w:r>
      <w:r>
        <w:rPr>
          <w:rFonts w:ascii="Georgia" w:eastAsia="Georgia" w:hAnsi="Georgia" w:cs="Georgia"/>
          <w:sz w:val="19"/>
          <w:szCs w:val="19"/>
        </w:rPr>
        <w:t xml:space="preserve">G., </w:t>
      </w:r>
      <w:r>
        <w:rPr>
          <w:rFonts w:ascii="Georgia" w:eastAsia="Georgia" w:hAnsi="Georgia" w:cs="Georgia"/>
          <w:spacing w:val="9"/>
          <w:sz w:val="19"/>
          <w:szCs w:val="19"/>
        </w:rPr>
        <w:t xml:space="preserve"> </w:t>
      </w:r>
      <w:r>
        <w:rPr>
          <w:rFonts w:ascii="Georgia" w:eastAsia="Georgia" w:hAnsi="Georgia" w:cs="Georgia"/>
          <w:sz w:val="19"/>
          <w:szCs w:val="19"/>
        </w:rPr>
        <w:t xml:space="preserve">and </w:t>
      </w:r>
      <w:r>
        <w:rPr>
          <w:rFonts w:ascii="Georgia" w:eastAsia="Georgia" w:hAnsi="Georgia" w:cs="Georgia"/>
          <w:spacing w:val="1"/>
          <w:sz w:val="19"/>
          <w:szCs w:val="19"/>
        </w:rPr>
        <w:t xml:space="preserve"> </w:t>
      </w:r>
      <w:r>
        <w:rPr>
          <w:rFonts w:ascii="Georgia" w:eastAsia="Georgia" w:hAnsi="Georgia" w:cs="Georgia"/>
          <w:sz w:val="19"/>
          <w:szCs w:val="19"/>
        </w:rPr>
        <w:t xml:space="preserve">Reinhardt, </w:t>
      </w:r>
      <w:r>
        <w:rPr>
          <w:rFonts w:ascii="Georgia" w:eastAsia="Georgia" w:hAnsi="Georgia" w:cs="Georgia"/>
          <w:spacing w:val="22"/>
          <w:sz w:val="19"/>
          <w:szCs w:val="19"/>
        </w:rPr>
        <w:t xml:space="preserve"> </w:t>
      </w:r>
      <w:r>
        <w:rPr>
          <w:rFonts w:ascii="Georgia" w:eastAsia="Georgia" w:hAnsi="Georgia" w:cs="Georgia"/>
          <w:sz w:val="19"/>
          <w:szCs w:val="19"/>
        </w:rPr>
        <w:t>J.</w:t>
      </w:r>
      <w:r>
        <w:rPr>
          <w:rFonts w:ascii="Georgia" w:eastAsia="Georgia" w:hAnsi="Georgia" w:cs="Georgia"/>
          <w:spacing w:val="45"/>
          <w:sz w:val="19"/>
          <w:szCs w:val="19"/>
        </w:rPr>
        <w:t xml:space="preserve"> </w:t>
      </w:r>
      <w:r>
        <w:rPr>
          <w:rFonts w:ascii="Georgia" w:eastAsia="Georgia" w:hAnsi="Georgia" w:cs="Georgia"/>
          <w:sz w:val="19"/>
          <w:szCs w:val="19"/>
        </w:rPr>
        <w:t>M.</w:t>
      </w:r>
      <w:r>
        <w:rPr>
          <w:rFonts w:ascii="Georgia" w:eastAsia="Georgia" w:hAnsi="Georgia" w:cs="Georgia"/>
          <w:spacing w:val="44"/>
          <w:sz w:val="19"/>
          <w:szCs w:val="19"/>
        </w:rPr>
        <w:t xml:space="preserve"> </w:t>
      </w:r>
      <w:r>
        <w:rPr>
          <w:rFonts w:ascii="Georgia" w:eastAsia="Georgia" w:hAnsi="Georgia" w:cs="Georgia"/>
          <w:spacing w:val="-1"/>
          <w:sz w:val="19"/>
          <w:szCs w:val="19"/>
        </w:rPr>
        <w:t>“</w:t>
      </w:r>
      <w:r>
        <w:rPr>
          <w:rFonts w:ascii="Georgia" w:eastAsia="Georgia" w:hAnsi="Georgia" w:cs="Georgia"/>
          <w:b/>
          <w:bCs/>
          <w:sz w:val="19"/>
          <w:szCs w:val="19"/>
        </w:rPr>
        <w:t xml:space="preserve">Segmentation </w:t>
      </w:r>
      <w:r>
        <w:rPr>
          <w:rFonts w:ascii="Georgia" w:eastAsia="Georgia" w:hAnsi="Georgia" w:cs="Georgia"/>
          <w:b/>
          <w:bCs/>
          <w:spacing w:val="23"/>
          <w:sz w:val="19"/>
          <w:szCs w:val="19"/>
        </w:rPr>
        <w:t xml:space="preserve"> </w:t>
      </w:r>
      <w:r>
        <w:rPr>
          <w:rFonts w:ascii="Georgia" w:eastAsia="Georgia" w:hAnsi="Georgia" w:cs="Georgia"/>
          <w:b/>
          <w:bCs/>
          <w:sz w:val="19"/>
          <w:szCs w:val="19"/>
        </w:rPr>
        <w:t xml:space="preserve">and </w:t>
      </w:r>
      <w:r>
        <w:rPr>
          <w:rFonts w:ascii="Georgia" w:eastAsia="Georgia" w:hAnsi="Georgia" w:cs="Georgia"/>
          <w:b/>
          <w:bCs/>
          <w:spacing w:val="1"/>
          <w:sz w:val="19"/>
          <w:szCs w:val="19"/>
        </w:rPr>
        <w:t xml:space="preserve"> </w:t>
      </w:r>
      <w:r>
        <w:rPr>
          <w:rFonts w:ascii="Georgia" w:eastAsia="Georgia" w:hAnsi="Georgia" w:cs="Georgia"/>
          <w:b/>
          <w:bCs/>
          <w:sz w:val="19"/>
          <w:szCs w:val="19"/>
        </w:rPr>
        <w:t xml:space="preserve">Analysis </w:t>
      </w:r>
      <w:r>
        <w:rPr>
          <w:rFonts w:ascii="Georgia" w:eastAsia="Georgia" w:hAnsi="Georgia" w:cs="Georgia"/>
          <w:b/>
          <w:bCs/>
          <w:spacing w:val="10"/>
          <w:sz w:val="19"/>
          <w:szCs w:val="19"/>
        </w:rPr>
        <w:t xml:space="preserve"> </w:t>
      </w:r>
      <w:r>
        <w:rPr>
          <w:rFonts w:ascii="Georgia" w:eastAsia="Georgia" w:hAnsi="Georgia" w:cs="Georgia"/>
          <w:b/>
          <w:bCs/>
          <w:sz w:val="19"/>
          <w:szCs w:val="19"/>
        </w:rPr>
        <w:t>of</w:t>
      </w:r>
      <w:r>
        <w:rPr>
          <w:rFonts w:ascii="Georgia" w:eastAsia="Georgia" w:hAnsi="Georgia" w:cs="Georgia"/>
          <w:b/>
          <w:bCs/>
          <w:spacing w:val="46"/>
          <w:sz w:val="19"/>
          <w:szCs w:val="19"/>
        </w:rPr>
        <w:t xml:space="preserve"> </w:t>
      </w:r>
      <w:r>
        <w:rPr>
          <w:rFonts w:ascii="Georgia" w:eastAsia="Georgia" w:hAnsi="Georgia" w:cs="Georgia"/>
          <w:b/>
          <w:bCs/>
          <w:sz w:val="19"/>
          <w:szCs w:val="19"/>
        </w:rPr>
        <w:t xml:space="preserve">the  </w:t>
      </w:r>
      <w:r>
        <w:rPr>
          <w:rFonts w:ascii="Georgia" w:eastAsia="Georgia" w:hAnsi="Georgia" w:cs="Georgia"/>
          <w:b/>
          <w:bCs/>
          <w:w w:val="102"/>
          <w:sz w:val="19"/>
          <w:szCs w:val="19"/>
        </w:rPr>
        <w:t xml:space="preserve">Human </w:t>
      </w:r>
      <w:r>
        <w:rPr>
          <w:rFonts w:ascii="Georgia" w:eastAsia="Georgia" w:hAnsi="Georgia" w:cs="Georgia"/>
          <w:b/>
          <w:bCs/>
          <w:sz w:val="19"/>
          <w:szCs w:val="19"/>
        </w:rPr>
        <w:t>Airway</w:t>
      </w:r>
      <w:r>
        <w:rPr>
          <w:rFonts w:ascii="Georgia" w:eastAsia="Georgia" w:hAnsi="Georgia" w:cs="Georgia"/>
          <w:b/>
          <w:bCs/>
          <w:spacing w:val="17"/>
          <w:sz w:val="19"/>
          <w:szCs w:val="19"/>
        </w:rPr>
        <w:t xml:space="preserve"> </w:t>
      </w:r>
      <w:r>
        <w:rPr>
          <w:rFonts w:ascii="Georgia" w:eastAsia="Georgia" w:hAnsi="Georgia" w:cs="Georgia"/>
          <w:b/>
          <w:bCs/>
          <w:sz w:val="19"/>
          <w:szCs w:val="19"/>
        </w:rPr>
        <w:t>Tree</w:t>
      </w:r>
      <w:r>
        <w:rPr>
          <w:rFonts w:ascii="Georgia" w:eastAsia="Georgia" w:hAnsi="Georgia" w:cs="Georgia"/>
          <w:b/>
          <w:bCs/>
          <w:spacing w:val="12"/>
          <w:sz w:val="19"/>
          <w:szCs w:val="19"/>
        </w:rPr>
        <w:t xml:space="preserve"> </w:t>
      </w:r>
      <w:r>
        <w:rPr>
          <w:rFonts w:ascii="Georgia" w:eastAsia="Georgia" w:hAnsi="Georgia" w:cs="Georgia"/>
          <w:b/>
          <w:bCs/>
          <w:sz w:val="19"/>
          <w:szCs w:val="19"/>
        </w:rPr>
        <w:t>from</w:t>
      </w:r>
      <w:r>
        <w:rPr>
          <w:rFonts w:ascii="Georgia" w:eastAsia="Georgia" w:hAnsi="Georgia" w:cs="Georgia"/>
          <w:b/>
          <w:bCs/>
          <w:spacing w:val="13"/>
          <w:sz w:val="19"/>
          <w:szCs w:val="19"/>
        </w:rPr>
        <w:t xml:space="preserve"> </w:t>
      </w:r>
      <w:r>
        <w:rPr>
          <w:rFonts w:ascii="Georgia" w:eastAsia="Georgia" w:hAnsi="Georgia" w:cs="Georgia"/>
          <w:b/>
          <w:bCs/>
          <w:sz w:val="19"/>
          <w:szCs w:val="19"/>
        </w:rPr>
        <w:t>Three-Dimensional</w:t>
      </w:r>
      <w:r>
        <w:rPr>
          <w:rFonts w:ascii="Georgia" w:eastAsia="Georgia" w:hAnsi="Georgia" w:cs="Georgia"/>
          <w:b/>
          <w:bCs/>
          <w:spacing w:val="41"/>
          <w:sz w:val="19"/>
          <w:szCs w:val="19"/>
        </w:rPr>
        <w:t xml:space="preserve"> </w:t>
      </w:r>
      <w:r>
        <w:rPr>
          <w:rFonts w:ascii="Georgia" w:eastAsia="Georgia" w:hAnsi="Georgia" w:cs="Georgia"/>
          <w:b/>
          <w:bCs/>
          <w:sz w:val="19"/>
          <w:szCs w:val="19"/>
        </w:rPr>
        <w:t>X-Ray</w:t>
      </w:r>
      <w:r>
        <w:rPr>
          <w:rFonts w:ascii="Georgia" w:eastAsia="Georgia" w:hAnsi="Georgia" w:cs="Georgia"/>
          <w:b/>
          <w:bCs/>
          <w:spacing w:val="15"/>
          <w:sz w:val="19"/>
          <w:szCs w:val="19"/>
        </w:rPr>
        <w:t xml:space="preserve"> </w:t>
      </w:r>
      <w:r>
        <w:rPr>
          <w:rFonts w:ascii="Georgia" w:eastAsia="Georgia" w:hAnsi="Georgia" w:cs="Georgia"/>
          <w:b/>
          <w:bCs/>
          <w:sz w:val="19"/>
          <w:szCs w:val="19"/>
        </w:rPr>
        <w:t>CT</w:t>
      </w:r>
      <w:r>
        <w:rPr>
          <w:rFonts w:ascii="Georgia" w:eastAsia="Georgia" w:hAnsi="Georgia" w:cs="Georgia"/>
          <w:b/>
          <w:bCs/>
          <w:spacing w:val="9"/>
          <w:sz w:val="19"/>
          <w:szCs w:val="19"/>
        </w:rPr>
        <w:t xml:space="preserve"> </w:t>
      </w:r>
      <w:r>
        <w:rPr>
          <w:rFonts w:ascii="Georgia" w:eastAsia="Georgia" w:hAnsi="Georgia" w:cs="Georgia"/>
          <w:b/>
          <w:bCs/>
          <w:sz w:val="19"/>
          <w:szCs w:val="19"/>
        </w:rPr>
        <w:t>Image</w:t>
      </w:r>
      <w:r>
        <w:rPr>
          <w:rFonts w:ascii="Georgia" w:eastAsia="Georgia" w:hAnsi="Georgia" w:cs="Georgia"/>
          <w:b/>
          <w:bCs/>
          <w:spacing w:val="-1"/>
          <w:sz w:val="19"/>
          <w:szCs w:val="19"/>
        </w:rPr>
        <w:t>s</w:t>
      </w:r>
      <w:r>
        <w:rPr>
          <w:rFonts w:ascii="Georgia" w:eastAsia="Georgia" w:hAnsi="Georgia" w:cs="Georgia"/>
          <w:sz w:val="19"/>
          <w:szCs w:val="19"/>
        </w:rPr>
        <w:t>”</w:t>
      </w:r>
      <w:r>
        <w:rPr>
          <w:rFonts w:ascii="Georgia" w:eastAsia="Georgia" w:hAnsi="Georgia" w:cs="Georgia"/>
          <w:spacing w:val="18"/>
          <w:sz w:val="19"/>
          <w:szCs w:val="19"/>
        </w:rPr>
        <w:t xml:space="preserve"> </w:t>
      </w:r>
      <w:r>
        <w:rPr>
          <w:rFonts w:ascii="Georgia" w:eastAsia="Georgia" w:hAnsi="Georgia" w:cs="Georgia"/>
          <w:i/>
          <w:sz w:val="19"/>
          <w:szCs w:val="19"/>
        </w:rPr>
        <w:t>IEEE Trans Med Imaging</w:t>
      </w:r>
      <w:r>
        <w:rPr>
          <w:rFonts w:ascii="Georgia" w:eastAsia="Georgia" w:hAnsi="Georgia" w:cs="Georgia"/>
          <w:i/>
          <w:spacing w:val="2"/>
          <w:sz w:val="19"/>
          <w:szCs w:val="19"/>
        </w:rPr>
        <w:t xml:space="preserve"> </w:t>
      </w:r>
      <w:r>
        <w:rPr>
          <w:rFonts w:ascii="Georgia" w:eastAsia="Georgia" w:hAnsi="Georgia" w:cs="Georgia"/>
          <w:sz w:val="19"/>
          <w:szCs w:val="19"/>
        </w:rPr>
        <w:t>22,</w:t>
      </w:r>
      <w:r>
        <w:rPr>
          <w:rFonts w:ascii="Georgia" w:eastAsia="Georgia" w:hAnsi="Georgia" w:cs="Georgia"/>
          <w:spacing w:val="19"/>
          <w:sz w:val="19"/>
          <w:szCs w:val="19"/>
        </w:rPr>
        <w:t xml:space="preserve"> </w:t>
      </w:r>
      <w:r>
        <w:rPr>
          <w:rFonts w:ascii="Georgia" w:eastAsia="Georgia" w:hAnsi="Georgia" w:cs="Georgia"/>
          <w:sz w:val="19"/>
          <w:szCs w:val="19"/>
        </w:rPr>
        <w:t xml:space="preserve">no.  </w:t>
      </w:r>
      <w:r>
        <w:rPr>
          <w:rFonts w:ascii="Georgia" w:eastAsia="Georgia" w:hAnsi="Georgia" w:cs="Georgia"/>
          <w:spacing w:val="3"/>
          <w:sz w:val="19"/>
          <w:szCs w:val="19"/>
        </w:rPr>
        <w:t xml:space="preserve"> </w:t>
      </w:r>
      <w:proofErr w:type="gramStart"/>
      <w:r>
        <w:rPr>
          <w:rFonts w:ascii="Georgia" w:eastAsia="Georgia" w:hAnsi="Georgia" w:cs="Georgia"/>
          <w:sz w:val="19"/>
          <w:szCs w:val="19"/>
        </w:rPr>
        <w:t>8</w:t>
      </w:r>
      <w:r>
        <w:rPr>
          <w:rFonts w:ascii="Georgia" w:eastAsia="Georgia" w:hAnsi="Georgia" w:cs="Georgia"/>
          <w:spacing w:val="4"/>
          <w:sz w:val="19"/>
          <w:szCs w:val="19"/>
        </w:rPr>
        <w:t xml:space="preserve"> </w:t>
      </w:r>
      <w:r>
        <w:rPr>
          <w:rFonts w:ascii="Georgia" w:eastAsia="Georgia" w:hAnsi="Georgia" w:cs="Georgia"/>
          <w:sz w:val="19"/>
          <w:szCs w:val="19"/>
        </w:rPr>
        <w:t xml:space="preserve">(2003): </w:t>
      </w:r>
      <w:r>
        <w:rPr>
          <w:rFonts w:ascii="Georgia" w:eastAsia="Georgia" w:hAnsi="Georgia" w:cs="Georgia"/>
          <w:spacing w:val="21"/>
          <w:sz w:val="19"/>
          <w:szCs w:val="19"/>
        </w:rPr>
        <w:t xml:space="preserve"> </w:t>
      </w:r>
      <w:r>
        <w:rPr>
          <w:rFonts w:ascii="Georgia" w:eastAsia="Georgia" w:hAnsi="Georgia" w:cs="Georgia"/>
          <w:w w:val="102"/>
          <w:sz w:val="19"/>
          <w:szCs w:val="19"/>
        </w:rPr>
        <w:t>940–50.</w:t>
      </w:r>
      <w:proofErr w:type="gramEnd"/>
      <w:r>
        <w:rPr>
          <w:rFonts w:ascii="Georgia" w:eastAsia="Georgia" w:hAnsi="Georgia" w:cs="Georgia"/>
          <w:w w:val="102"/>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77">
        <w:r>
          <w:rPr>
            <w:rFonts w:ascii="Georgia" w:eastAsia="Georgia" w:hAnsi="Georgia" w:cs="Georgia"/>
            <w:color w:val="0000FF"/>
            <w:w w:val="102"/>
            <w:sz w:val="19"/>
            <w:szCs w:val="19"/>
          </w:rPr>
          <w:t>10.1109/TMI.2003.815905</w:t>
        </w:r>
      </w:hyperlink>
    </w:p>
    <w:p w14:paraId="06790E90" w14:textId="77777777" w:rsidR="00E61F9D" w:rsidRDefault="005C64D6">
      <w:pPr>
        <w:spacing w:before="59" w:after="0" w:line="240" w:lineRule="auto"/>
        <w:ind w:left="115" w:right="464"/>
        <w:jc w:val="both"/>
        <w:rPr>
          <w:rFonts w:ascii="Georgia" w:eastAsia="Georgia" w:hAnsi="Georgia" w:cs="Georgia"/>
          <w:sz w:val="19"/>
          <w:szCs w:val="19"/>
        </w:rPr>
      </w:pPr>
      <w:r>
        <w:rPr>
          <w:rFonts w:ascii="Georgia" w:eastAsia="Georgia" w:hAnsi="Georgia" w:cs="Georgia"/>
          <w:sz w:val="19"/>
          <w:szCs w:val="19"/>
        </w:rPr>
        <w:t>75.</w:t>
      </w:r>
      <w:r>
        <w:rPr>
          <w:rFonts w:ascii="Georgia" w:eastAsia="Georgia" w:hAnsi="Georgia" w:cs="Georgia"/>
          <w:spacing w:val="20"/>
          <w:sz w:val="19"/>
          <w:szCs w:val="19"/>
        </w:rPr>
        <w:t xml:space="preserve"> </w:t>
      </w:r>
      <w:r>
        <w:rPr>
          <w:rFonts w:ascii="Georgia" w:eastAsia="Georgia" w:hAnsi="Georgia" w:cs="Georgia"/>
          <w:sz w:val="19"/>
          <w:szCs w:val="19"/>
        </w:rPr>
        <w:t>Park,</w:t>
      </w:r>
      <w:r>
        <w:rPr>
          <w:rFonts w:ascii="Georgia" w:eastAsia="Georgia" w:hAnsi="Georgia" w:cs="Georgia"/>
          <w:spacing w:val="10"/>
          <w:sz w:val="19"/>
          <w:szCs w:val="19"/>
        </w:rPr>
        <w:t xml:space="preserve"> </w:t>
      </w:r>
      <w:r>
        <w:rPr>
          <w:rFonts w:ascii="Georgia" w:eastAsia="Georgia" w:hAnsi="Georgia" w:cs="Georgia"/>
          <w:sz w:val="19"/>
          <w:szCs w:val="19"/>
        </w:rPr>
        <w:t>W.,</w:t>
      </w:r>
      <w:r>
        <w:rPr>
          <w:rFonts w:ascii="Georgia" w:eastAsia="Georgia" w:hAnsi="Georgia" w:cs="Georgia"/>
          <w:spacing w:val="6"/>
          <w:sz w:val="19"/>
          <w:szCs w:val="19"/>
        </w:rPr>
        <w:t xml:space="preserve"> </w:t>
      </w:r>
      <w:r>
        <w:rPr>
          <w:rFonts w:ascii="Georgia" w:eastAsia="Georgia" w:hAnsi="Georgia" w:cs="Georgia"/>
          <w:sz w:val="19"/>
          <w:szCs w:val="19"/>
        </w:rPr>
        <w:t>Hoffman,</w:t>
      </w:r>
      <w:r>
        <w:rPr>
          <w:rFonts w:ascii="Georgia" w:eastAsia="Georgia" w:hAnsi="Georgia" w:cs="Georgia"/>
          <w:spacing w:val="13"/>
          <w:sz w:val="19"/>
          <w:szCs w:val="19"/>
        </w:rPr>
        <w:t xml:space="preserve"> </w:t>
      </w:r>
      <w:r>
        <w:rPr>
          <w:rFonts w:ascii="Georgia" w:eastAsia="Georgia" w:hAnsi="Georgia" w:cs="Georgia"/>
          <w:sz w:val="19"/>
          <w:szCs w:val="19"/>
        </w:rPr>
        <w:t>E. A.,</w:t>
      </w:r>
      <w:r>
        <w:rPr>
          <w:rFonts w:ascii="Georgia" w:eastAsia="Georgia" w:hAnsi="Georgia" w:cs="Georgia"/>
          <w:spacing w:val="4"/>
          <w:sz w:val="19"/>
          <w:szCs w:val="19"/>
        </w:rPr>
        <w:t xml:space="preserve"> </w:t>
      </w:r>
      <w:r>
        <w:rPr>
          <w:rFonts w:ascii="Georgia" w:eastAsia="Georgia" w:hAnsi="Georgia" w:cs="Georgia"/>
          <w:sz w:val="19"/>
          <w:szCs w:val="19"/>
        </w:rPr>
        <w:t>and</w:t>
      </w:r>
      <w:r>
        <w:rPr>
          <w:rFonts w:ascii="Georgia" w:eastAsia="Georgia" w:hAnsi="Georgia" w:cs="Georgia"/>
          <w:spacing w:val="2"/>
          <w:sz w:val="19"/>
          <w:szCs w:val="19"/>
        </w:rPr>
        <w:t xml:space="preserve"> </w:t>
      </w:r>
      <w:proofErr w:type="spellStart"/>
      <w:r>
        <w:rPr>
          <w:rFonts w:ascii="Georgia" w:eastAsia="Georgia" w:hAnsi="Georgia" w:cs="Georgia"/>
          <w:sz w:val="19"/>
          <w:szCs w:val="19"/>
        </w:rPr>
        <w:t>Sonka</w:t>
      </w:r>
      <w:proofErr w:type="spellEnd"/>
      <w:r>
        <w:rPr>
          <w:rFonts w:ascii="Georgia" w:eastAsia="Georgia" w:hAnsi="Georgia" w:cs="Georgia"/>
          <w:sz w:val="19"/>
          <w:szCs w:val="19"/>
        </w:rPr>
        <w:t>,</w:t>
      </w:r>
      <w:r>
        <w:rPr>
          <w:rFonts w:ascii="Georgia" w:eastAsia="Georgia" w:hAnsi="Georgia" w:cs="Georgia"/>
          <w:spacing w:val="8"/>
          <w:sz w:val="19"/>
          <w:szCs w:val="19"/>
        </w:rPr>
        <w:t xml:space="preserve"> </w:t>
      </w:r>
      <w:r>
        <w:rPr>
          <w:rFonts w:ascii="Georgia" w:eastAsia="Georgia" w:hAnsi="Georgia" w:cs="Georgia"/>
          <w:sz w:val="19"/>
          <w:szCs w:val="19"/>
        </w:rPr>
        <w:t>M.</w:t>
      </w:r>
      <w:r>
        <w:rPr>
          <w:rFonts w:ascii="Georgia" w:eastAsia="Georgia" w:hAnsi="Georgia" w:cs="Georgia"/>
          <w:spacing w:val="1"/>
          <w:sz w:val="19"/>
          <w:szCs w:val="19"/>
        </w:rPr>
        <w:t xml:space="preserve"> </w:t>
      </w:r>
      <w:r>
        <w:rPr>
          <w:rFonts w:ascii="Georgia" w:eastAsia="Georgia" w:hAnsi="Georgia" w:cs="Georgia"/>
          <w:spacing w:val="-1"/>
          <w:sz w:val="19"/>
          <w:szCs w:val="19"/>
        </w:rPr>
        <w:t>“</w:t>
      </w:r>
      <w:r>
        <w:rPr>
          <w:rFonts w:ascii="Georgia" w:eastAsia="Georgia" w:hAnsi="Georgia" w:cs="Georgia"/>
          <w:b/>
          <w:bCs/>
          <w:sz w:val="19"/>
          <w:szCs w:val="19"/>
        </w:rPr>
        <w:t>Segmentation</w:t>
      </w:r>
      <w:r>
        <w:rPr>
          <w:rFonts w:ascii="Georgia" w:eastAsia="Georgia" w:hAnsi="Georgia" w:cs="Georgia"/>
          <w:b/>
          <w:bCs/>
          <w:spacing w:val="25"/>
          <w:sz w:val="19"/>
          <w:szCs w:val="19"/>
        </w:rPr>
        <w:t xml:space="preserve"> </w:t>
      </w:r>
      <w:r>
        <w:rPr>
          <w:rFonts w:ascii="Georgia" w:eastAsia="Georgia" w:hAnsi="Georgia" w:cs="Georgia"/>
          <w:b/>
          <w:bCs/>
          <w:sz w:val="19"/>
          <w:szCs w:val="19"/>
        </w:rPr>
        <w:t xml:space="preserve">of </w:t>
      </w:r>
      <w:proofErr w:type="spellStart"/>
      <w:r>
        <w:rPr>
          <w:rFonts w:ascii="Georgia" w:eastAsia="Georgia" w:hAnsi="Georgia" w:cs="Georgia"/>
          <w:b/>
          <w:bCs/>
          <w:sz w:val="19"/>
          <w:szCs w:val="19"/>
        </w:rPr>
        <w:t>Intrathoracic</w:t>
      </w:r>
      <w:proofErr w:type="spellEnd"/>
      <w:r>
        <w:rPr>
          <w:rFonts w:ascii="Georgia" w:eastAsia="Georgia" w:hAnsi="Georgia" w:cs="Georgia"/>
          <w:b/>
          <w:bCs/>
          <w:spacing w:val="22"/>
          <w:sz w:val="19"/>
          <w:szCs w:val="19"/>
        </w:rPr>
        <w:t xml:space="preserve"> </w:t>
      </w:r>
      <w:r>
        <w:rPr>
          <w:rFonts w:ascii="Georgia" w:eastAsia="Georgia" w:hAnsi="Georgia" w:cs="Georgia"/>
          <w:b/>
          <w:bCs/>
          <w:sz w:val="19"/>
          <w:szCs w:val="19"/>
        </w:rPr>
        <w:t>Airway</w:t>
      </w:r>
      <w:r>
        <w:rPr>
          <w:rFonts w:ascii="Georgia" w:eastAsia="Georgia" w:hAnsi="Georgia" w:cs="Georgia"/>
          <w:b/>
          <w:bCs/>
          <w:spacing w:val="10"/>
          <w:sz w:val="19"/>
          <w:szCs w:val="19"/>
        </w:rPr>
        <w:t xml:space="preserve"> </w:t>
      </w:r>
      <w:r>
        <w:rPr>
          <w:rFonts w:ascii="Georgia" w:eastAsia="Georgia" w:hAnsi="Georgia" w:cs="Georgia"/>
          <w:b/>
          <w:bCs/>
          <w:sz w:val="19"/>
          <w:szCs w:val="19"/>
        </w:rPr>
        <w:t>Trees:</w:t>
      </w:r>
      <w:r>
        <w:rPr>
          <w:rFonts w:ascii="Georgia" w:eastAsia="Georgia" w:hAnsi="Georgia" w:cs="Georgia"/>
          <w:b/>
          <w:bCs/>
          <w:spacing w:val="27"/>
          <w:sz w:val="19"/>
          <w:szCs w:val="19"/>
        </w:rPr>
        <w:t xml:space="preserve"> </w:t>
      </w:r>
      <w:r>
        <w:rPr>
          <w:rFonts w:ascii="Georgia" w:eastAsia="Georgia" w:hAnsi="Georgia" w:cs="Georgia"/>
          <w:b/>
          <w:bCs/>
          <w:sz w:val="19"/>
          <w:szCs w:val="19"/>
        </w:rPr>
        <w:t>A</w:t>
      </w:r>
      <w:r>
        <w:rPr>
          <w:rFonts w:ascii="Georgia" w:eastAsia="Georgia" w:hAnsi="Georgia" w:cs="Georgia"/>
          <w:b/>
          <w:bCs/>
          <w:spacing w:val="-1"/>
          <w:sz w:val="19"/>
          <w:szCs w:val="19"/>
        </w:rPr>
        <w:t xml:space="preserve"> </w:t>
      </w:r>
      <w:r>
        <w:rPr>
          <w:rFonts w:ascii="Georgia" w:eastAsia="Georgia" w:hAnsi="Georgia" w:cs="Georgia"/>
          <w:b/>
          <w:bCs/>
          <w:sz w:val="19"/>
          <w:szCs w:val="19"/>
        </w:rPr>
        <w:t>Fuzzy</w:t>
      </w:r>
      <w:r>
        <w:rPr>
          <w:rFonts w:ascii="Georgia" w:eastAsia="Georgia" w:hAnsi="Georgia" w:cs="Georgia"/>
          <w:b/>
          <w:bCs/>
          <w:spacing w:val="7"/>
          <w:sz w:val="19"/>
          <w:szCs w:val="19"/>
        </w:rPr>
        <w:t xml:space="preserve"> </w:t>
      </w:r>
      <w:r>
        <w:rPr>
          <w:rFonts w:ascii="Georgia" w:eastAsia="Georgia" w:hAnsi="Georgia" w:cs="Georgia"/>
          <w:b/>
          <w:bCs/>
          <w:sz w:val="19"/>
          <w:szCs w:val="19"/>
        </w:rPr>
        <w:t>Logic</w:t>
      </w:r>
      <w:r>
        <w:rPr>
          <w:rFonts w:ascii="Georgia" w:eastAsia="Georgia" w:hAnsi="Georgia" w:cs="Georgia"/>
          <w:b/>
          <w:bCs/>
          <w:spacing w:val="7"/>
          <w:sz w:val="19"/>
          <w:szCs w:val="19"/>
        </w:rPr>
        <w:t xml:space="preserve"> </w:t>
      </w:r>
      <w:r>
        <w:rPr>
          <w:rFonts w:ascii="Georgia" w:eastAsia="Georgia" w:hAnsi="Georgia" w:cs="Georgia"/>
          <w:b/>
          <w:bCs/>
          <w:w w:val="102"/>
          <w:sz w:val="19"/>
          <w:szCs w:val="19"/>
        </w:rPr>
        <w:t>Approac</w:t>
      </w:r>
      <w:r>
        <w:rPr>
          <w:rFonts w:ascii="Georgia" w:eastAsia="Georgia" w:hAnsi="Georgia" w:cs="Georgia"/>
          <w:b/>
          <w:bCs/>
          <w:spacing w:val="-1"/>
          <w:w w:val="102"/>
          <w:sz w:val="19"/>
          <w:szCs w:val="19"/>
        </w:rPr>
        <w:t>h</w:t>
      </w:r>
      <w:r>
        <w:rPr>
          <w:rFonts w:ascii="Georgia" w:eastAsia="Georgia" w:hAnsi="Georgia" w:cs="Georgia"/>
          <w:w w:val="102"/>
          <w:sz w:val="19"/>
          <w:szCs w:val="19"/>
        </w:rPr>
        <w:t>”</w:t>
      </w:r>
    </w:p>
    <w:p w14:paraId="6D305026" w14:textId="77777777" w:rsidR="00E61F9D" w:rsidRDefault="005C64D6">
      <w:pPr>
        <w:spacing w:before="33" w:after="0" w:line="240" w:lineRule="auto"/>
        <w:ind w:left="120" w:right="4767"/>
        <w:jc w:val="both"/>
        <w:rPr>
          <w:rFonts w:ascii="Georgia" w:eastAsia="Georgia" w:hAnsi="Georgia" w:cs="Georgia"/>
          <w:sz w:val="19"/>
          <w:szCs w:val="19"/>
        </w:rPr>
      </w:pPr>
      <w:proofErr w:type="gramStart"/>
      <w:r>
        <w:rPr>
          <w:rFonts w:ascii="Georgia" w:eastAsia="Georgia" w:hAnsi="Georgia" w:cs="Georgia"/>
          <w:i/>
          <w:sz w:val="19"/>
          <w:szCs w:val="19"/>
        </w:rPr>
        <w:t>IEEE Trans Med Imaging</w:t>
      </w:r>
      <w:r>
        <w:rPr>
          <w:rFonts w:ascii="Georgia" w:eastAsia="Georgia" w:hAnsi="Georgia" w:cs="Georgia"/>
          <w:i/>
          <w:spacing w:val="2"/>
          <w:sz w:val="19"/>
          <w:szCs w:val="19"/>
        </w:rPr>
        <w:t xml:space="preserve"> </w:t>
      </w:r>
      <w:r>
        <w:rPr>
          <w:rFonts w:ascii="Georgia" w:eastAsia="Georgia" w:hAnsi="Georgia" w:cs="Georgia"/>
          <w:sz w:val="19"/>
          <w:szCs w:val="19"/>
        </w:rPr>
        <w:t>17,</w:t>
      </w:r>
      <w:r>
        <w:rPr>
          <w:rFonts w:ascii="Georgia" w:eastAsia="Georgia" w:hAnsi="Georgia" w:cs="Georgia"/>
          <w:spacing w:val="6"/>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4</w:t>
      </w:r>
      <w:r>
        <w:rPr>
          <w:rFonts w:ascii="Georgia" w:eastAsia="Georgia" w:hAnsi="Georgia" w:cs="Georgia"/>
          <w:spacing w:val="3"/>
          <w:sz w:val="19"/>
          <w:szCs w:val="19"/>
        </w:rPr>
        <w:t xml:space="preserve"> </w:t>
      </w:r>
      <w:r>
        <w:rPr>
          <w:rFonts w:ascii="Georgia" w:eastAsia="Georgia" w:hAnsi="Georgia" w:cs="Georgia"/>
          <w:sz w:val="19"/>
          <w:szCs w:val="19"/>
        </w:rPr>
        <w:t>(1998):</w:t>
      </w:r>
      <w:r>
        <w:rPr>
          <w:rFonts w:ascii="Georgia" w:eastAsia="Georgia" w:hAnsi="Georgia" w:cs="Georgia"/>
          <w:spacing w:val="29"/>
          <w:sz w:val="19"/>
          <w:szCs w:val="19"/>
        </w:rPr>
        <w:t xml:space="preserve"> </w:t>
      </w:r>
      <w:r>
        <w:rPr>
          <w:rFonts w:ascii="Georgia" w:eastAsia="Georgia" w:hAnsi="Georgia" w:cs="Georgia"/>
          <w:sz w:val="19"/>
          <w:szCs w:val="19"/>
        </w:rPr>
        <w:t>489–97.</w:t>
      </w:r>
      <w:proofErr w:type="gramEnd"/>
      <w:r>
        <w:rPr>
          <w:rFonts w:ascii="Georgia" w:eastAsia="Georgia" w:hAnsi="Georgia" w:cs="Georgia"/>
          <w:spacing w:val="31"/>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78">
        <w:r>
          <w:rPr>
            <w:rFonts w:ascii="Georgia" w:eastAsia="Georgia" w:hAnsi="Georgia" w:cs="Georgia"/>
            <w:color w:val="0000FF"/>
            <w:w w:val="102"/>
            <w:sz w:val="19"/>
            <w:szCs w:val="19"/>
          </w:rPr>
          <w:t>10.1109/42.730394</w:t>
        </w:r>
      </w:hyperlink>
    </w:p>
    <w:p w14:paraId="717FB797" w14:textId="77777777" w:rsidR="00E61F9D" w:rsidRDefault="005C64D6">
      <w:pPr>
        <w:spacing w:before="93" w:after="0" w:line="277" w:lineRule="auto"/>
        <w:ind w:left="120" w:right="485" w:hanging="5"/>
        <w:jc w:val="both"/>
        <w:rPr>
          <w:rFonts w:ascii="Georgia" w:eastAsia="Georgia" w:hAnsi="Georgia" w:cs="Georgia"/>
          <w:sz w:val="19"/>
          <w:szCs w:val="19"/>
        </w:rPr>
      </w:pPr>
      <w:r>
        <w:rPr>
          <w:rFonts w:ascii="Georgia" w:eastAsia="Georgia" w:hAnsi="Georgia" w:cs="Georgia"/>
          <w:sz w:val="19"/>
          <w:szCs w:val="19"/>
        </w:rPr>
        <w:t>76.</w:t>
      </w:r>
      <w:r>
        <w:rPr>
          <w:rFonts w:ascii="Georgia" w:eastAsia="Georgia" w:hAnsi="Georgia" w:cs="Georgia"/>
          <w:spacing w:val="19"/>
          <w:sz w:val="19"/>
          <w:szCs w:val="19"/>
        </w:rPr>
        <w:t xml:space="preserve"> </w:t>
      </w:r>
      <w:r>
        <w:rPr>
          <w:rFonts w:ascii="Georgia" w:eastAsia="Georgia" w:hAnsi="Georgia" w:cs="Georgia"/>
          <w:sz w:val="19"/>
          <w:szCs w:val="19"/>
        </w:rPr>
        <w:t>Ederle,</w:t>
      </w:r>
      <w:r>
        <w:rPr>
          <w:rFonts w:ascii="Georgia" w:eastAsia="Georgia" w:hAnsi="Georgia" w:cs="Georgia"/>
          <w:spacing w:val="7"/>
          <w:sz w:val="19"/>
          <w:szCs w:val="19"/>
        </w:rPr>
        <w:t xml:space="preserve"> </w:t>
      </w:r>
      <w:r>
        <w:rPr>
          <w:rFonts w:ascii="Georgia" w:eastAsia="Georgia" w:hAnsi="Georgia" w:cs="Georgia"/>
          <w:sz w:val="19"/>
          <w:szCs w:val="19"/>
        </w:rPr>
        <w:t>J.</w:t>
      </w:r>
      <w:r>
        <w:rPr>
          <w:rFonts w:ascii="Georgia" w:eastAsia="Georgia" w:hAnsi="Georgia" w:cs="Georgia"/>
          <w:spacing w:val="-2"/>
          <w:sz w:val="19"/>
          <w:szCs w:val="19"/>
        </w:rPr>
        <w:t xml:space="preserve"> </w:t>
      </w:r>
      <w:r>
        <w:rPr>
          <w:rFonts w:ascii="Georgia" w:eastAsia="Georgia" w:hAnsi="Georgia" w:cs="Georgia"/>
          <w:sz w:val="19"/>
          <w:szCs w:val="19"/>
        </w:rPr>
        <w:t>R.,</w:t>
      </w:r>
      <w:r>
        <w:rPr>
          <w:rFonts w:ascii="Georgia" w:eastAsia="Georgia" w:hAnsi="Georgia" w:cs="Georgia"/>
          <w:spacing w:val="2"/>
          <w:sz w:val="19"/>
          <w:szCs w:val="19"/>
        </w:rPr>
        <w:t xml:space="preserve"> </w:t>
      </w:r>
      <w:proofErr w:type="spellStart"/>
      <w:r>
        <w:rPr>
          <w:rFonts w:ascii="Georgia" w:eastAsia="Georgia" w:hAnsi="Georgia" w:cs="Georgia"/>
          <w:sz w:val="19"/>
          <w:szCs w:val="19"/>
        </w:rPr>
        <w:t>Heussel</w:t>
      </w:r>
      <w:proofErr w:type="spellEnd"/>
      <w:r>
        <w:rPr>
          <w:rFonts w:ascii="Georgia" w:eastAsia="Georgia" w:hAnsi="Georgia" w:cs="Georgia"/>
          <w:sz w:val="19"/>
          <w:szCs w:val="19"/>
        </w:rPr>
        <w:t>,</w:t>
      </w:r>
      <w:r>
        <w:rPr>
          <w:rFonts w:ascii="Georgia" w:eastAsia="Georgia" w:hAnsi="Georgia" w:cs="Georgia"/>
          <w:spacing w:val="9"/>
          <w:sz w:val="19"/>
          <w:szCs w:val="19"/>
        </w:rPr>
        <w:t xml:space="preserve"> </w:t>
      </w:r>
      <w:r>
        <w:rPr>
          <w:rFonts w:ascii="Georgia" w:eastAsia="Georgia" w:hAnsi="Georgia" w:cs="Georgia"/>
          <w:sz w:val="19"/>
          <w:szCs w:val="19"/>
        </w:rPr>
        <w:t>C.</w:t>
      </w:r>
      <w:r>
        <w:rPr>
          <w:rFonts w:ascii="Georgia" w:eastAsia="Georgia" w:hAnsi="Georgia" w:cs="Georgia"/>
          <w:spacing w:val="-3"/>
          <w:sz w:val="19"/>
          <w:szCs w:val="19"/>
        </w:rPr>
        <w:t xml:space="preserve"> </w:t>
      </w:r>
      <w:r>
        <w:rPr>
          <w:rFonts w:ascii="Georgia" w:eastAsia="Georgia" w:hAnsi="Georgia" w:cs="Georgia"/>
          <w:sz w:val="19"/>
          <w:szCs w:val="19"/>
        </w:rPr>
        <w:t>P.,</w:t>
      </w:r>
      <w:r>
        <w:rPr>
          <w:rFonts w:ascii="Georgia" w:eastAsia="Georgia" w:hAnsi="Georgia" w:cs="Georgia"/>
          <w:spacing w:val="2"/>
          <w:sz w:val="19"/>
          <w:szCs w:val="19"/>
        </w:rPr>
        <w:t xml:space="preserve"> </w:t>
      </w:r>
      <w:r>
        <w:rPr>
          <w:rFonts w:ascii="Georgia" w:eastAsia="Georgia" w:hAnsi="Georgia" w:cs="Georgia"/>
          <w:sz w:val="19"/>
          <w:szCs w:val="19"/>
        </w:rPr>
        <w:t>Hast,</w:t>
      </w:r>
      <w:r>
        <w:rPr>
          <w:rFonts w:ascii="Georgia" w:eastAsia="Georgia" w:hAnsi="Georgia" w:cs="Georgia"/>
          <w:spacing w:val="4"/>
          <w:sz w:val="19"/>
          <w:szCs w:val="19"/>
        </w:rPr>
        <w:t xml:space="preserve"> </w:t>
      </w:r>
      <w:r>
        <w:rPr>
          <w:rFonts w:ascii="Georgia" w:eastAsia="Georgia" w:hAnsi="Georgia" w:cs="Georgia"/>
          <w:sz w:val="19"/>
          <w:szCs w:val="19"/>
        </w:rPr>
        <w:t>J.,</w:t>
      </w:r>
      <w:r>
        <w:rPr>
          <w:rFonts w:ascii="Georgia" w:eastAsia="Georgia" w:hAnsi="Georgia" w:cs="Georgia"/>
          <w:spacing w:val="1"/>
          <w:sz w:val="19"/>
          <w:szCs w:val="19"/>
        </w:rPr>
        <w:t xml:space="preserve"> </w:t>
      </w:r>
      <w:r>
        <w:rPr>
          <w:rFonts w:ascii="Georgia" w:eastAsia="Georgia" w:hAnsi="Georgia" w:cs="Georgia"/>
          <w:sz w:val="19"/>
          <w:szCs w:val="19"/>
        </w:rPr>
        <w:t>Fischer,</w:t>
      </w:r>
      <w:r>
        <w:rPr>
          <w:rFonts w:ascii="Georgia" w:eastAsia="Georgia" w:hAnsi="Georgia" w:cs="Georgia"/>
          <w:spacing w:val="8"/>
          <w:sz w:val="19"/>
          <w:szCs w:val="19"/>
        </w:rPr>
        <w:t xml:space="preserve"> </w:t>
      </w:r>
      <w:r>
        <w:rPr>
          <w:rFonts w:ascii="Georgia" w:eastAsia="Georgia" w:hAnsi="Georgia" w:cs="Georgia"/>
          <w:sz w:val="19"/>
          <w:szCs w:val="19"/>
        </w:rPr>
        <w:t>B.,</w:t>
      </w:r>
      <w:r>
        <w:rPr>
          <w:rFonts w:ascii="Georgia" w:eastAsia="Georgia" w:hAnsi="Georgia" w:cs="Georgia"/>
          <w:spacing w:val="2"/>
          <w:sz w:val="19"/>
          <w:szCs w:val="19"/>
        </w:rPr>
        <w:t xml:space="preserve"> </w:t>
      </w:r>
      <w:r>
        <w:rPr>
          <w:rFonts w:ascii="Georgia" w:eastAsia="Georgia" w:hAnsi="Georgia" w:cs="Georgia"/>
          <w:sz w:val="19"/>
          <w:szCs w:val="19"/>
        </w:rPr>
        <w:t>Van</w:t>
      </w:r>
      <w:r>
        <w:rPr>
          <w:rFonts w:ascii="Georgia" w:eastAsia="Georgia" w:hAnsi="Georgia" w:cs="Georgia"/>
          <w:spacing w:val="1"/>
          <w:sz w:val="19"/>
          <w:szCs w:val="19"/>
        </w:rPr>
        <w:t xml:space="preserve"> </w:t>
      </w:r>
      <w:proofErr w:type="spellStart"/>
      <w:r>
        <w:rPr>
          <w:rFonts w:ascii="Georgia" w:eastAsia="Georgia" w:hAnsi="Georgia" w:cs="Georgia"/>
          <w:sz w:val="19"/>
          <w:szCs w:val="19"/>
        </w:rPr>
        <w:t>Beek</w:t>
      </w:r>
      <w:proofErr w:type="spellEnd"/>
      <w:r>
        <w:rPr>
          <w:rFonts w:ascii="Georgia" w:eastAsia="Georgia" w:hAnsi="Georgia" w:cs="Georgia"/>
          <w:sz w:val="19"/>
          <w:szCs w:val="19"/>
        </w:rPr>
        <w:t>,</w:t>
      </w:r>
      <w:r>
        <w:rPr>
          <w:rFonts w:ascii="Georgia" w:eastAsia="Georgia" w:hAnsi="Georgia" w:cs="Georgia"/>
          <w:spacing w:val="4"/>
          <w:sz w:val="19"/>
          <w:szCs w:val="19"/>
        </w:rPr>
        <w:t xml:space="preserve"> </w:t>
      </w:r>
      <w:r>
        <w:rPr>
          <w:rFonts w:ascii="Georgia" w:eastAsia="Georgia" w:hAnsi="Georgia" w:cs="Georgia"/>
          <w:sz w:val="19"/>
          <w:szCs w:val="19"/>
        </w:rPr>
        <w:t>E.</w:t>
      </w:r>
      <w:r>
        <w:rPr>
          <w:rFonts w:ascii="Georgia" w:eastAsia="Georgia" w:hAnsi="Georgia" w:cs="Georgia"/>
          <w:spacing w:val="-2"/>
          <w:sz w:val="19"/>
          <w:szCs w:val="19"/>
        </w:rPr>
        <w:t xml:space="preserve"> </w:t>
      </w:r>
      <w:r>
        <w:rPr>
          <w:rFonts w:ascii="Georgia" w:eastAsia="Georgia" w:hAnsi="Georgia" w:cs="Georgia"/>
          <w:sz w:val="19"/>
          <w:szCs w:val="19"/>
        </w:rPr>
        <w:t>J.</w:t>
      </w:r>
      <w:r>
        <w:rPr>
          <w:rFonts w:ascii="Georgia" w:eastAsia="Georgia" w:hAnsi="Georgia" w:cs="Georgia"/>
          <w:spacing w:val="-2"/>
          <w:sz w:val="19"/>
          <w:szCs w:val="19"/>
        </w:rPr>
        <w:t xml:space="preserve"> </w:t>
      </w:r>
      <w:r>
        <w:rPr>
          <w:rFonts w:ascii="Georgia" w:eastAsia="Georgia" w:hAnsi="Georgia" w:cs="Georgia"/>
          <w:sz w:val="19"/>
          <w:szCs w:val="19"/>
        </w:rPr>
        <w:t>R.,</w:t>
      </w:r>
      <w:r>
        <w:rPr>
          <w:rFonts w:ascii="Georgia" w:eastAsia="Georgia" w:hAnsi="Georgia" w:cs="Georgia"/>
          <w:spacing w:val="2"/>
          <w:sz w:val="19"/>
          <w:szCs w:val="19"/>
        </w:rPr>
        <w:t xml:space="preserve"> </w:t>
      </w:r>
      <w:r>
        <w:rPr>
          <w:rFonts w:ascii="Georgia" w:eastAsia="Georgia" w:hAnsi="Georgia" w:cs="Georgia"/>
          <w:sz w:val="19"/>
          <w:szCs w:val="19"/>
        </w:rPr>
        <w:t>Ley,</w:t>
      </w:r>
      <w:r>
        <w:rPr>
          <w:rFonts w:ascii="Georgia" w:eastAsia="Georgia" w:hAnsi="Georgia" w:cs="Georgia"/>
          <w:spacing w:val="2"/>
          <w:sz w:val="19"/>
          <w:szCs w:val="19"/>
        </w:rPr>
        <w:t xml:space="preserve"> </w:t>
      </w:r>
      <w:r>
        <w:rPr>
          <w:rFonts w:ascii="Georgia" w:eastAsia="Georgia" w:hAnsi="Georgia" w:cs="Georgia"/>
          <w:sz w:val="19"/>
          <w:szCs w:val="19"/>
        </w:rPr>
        <w:t>S.,</w:t>
      </w:r>
      <w:r>
        <w:rPr>
          <w:rFonts w:ascii="Georgia" w:eastAsia="Georgia" w:hAnsi="Georgia" w:cs="Georgia"/>
          <w:spacing w:val="-1"/>
          <w:sz w:val="19"/>
          <w:szCs w:val="19"/>
        </w:rPr>
        <w:t xml:space="preserve"> </w:t>
      </w:r>
      <w:proofErr w:type="spellStart"/>
      <w:r>
        <w:rPr>
          <w:rFonts w:ascii="Georgia" w:eastAsia="Georgia" w:hAnsi="Georgia" w:cs="Georgia"/>
          <w:sz w:val="19"/>
          <w:szCs w:val="19"/>
        </w:rPr>
        <w:t>Thelen</w:t>
      </w:r>
      <w:proofErr w:type="spellEnd"/>
      <w:r>
        <w:rPr>
          <w:rFonts w:ascii="Georgia" w:eastAsia="Georgia" w:hAnsi="Georgia" w:cs="Georgia"/>
          <w:sz w:val="19"/>
          <w:szCs w:val="19"/>
        </w:rPr>
        <w:t>,</w:t>
      </w:r>
      <w:r>
        <w:rPr>
          <w:rFonts w:ascii="Georgia" w:eastAsia="Georgia" w:hAnsi="Georgia" w:cs="Georgia"/>
          <w:spacing w:val="8"/>
          <w:sz w:val="19"/>
          <w:szCs w:val="19"/>
        </w:rPr>
        <w:t xml:space="preserve"> </w:t>
      </w:r>
      <w:r>
        <w:rPr>
          <w:rFonts w:ascii="Georgia" w:eastAsia="Georgia" w:hAnsi="Georgia" w:cs="Georgia"/>
          <w:sz w:val="19"/>
          <w:szCs w:val="19"/>
        </w:rPr>
        <w:t>M.,</w:t>
      </w:r>
      <w:r>
        <w:rPr>
          <w:rFonts w:ascii="Georgia" w:eastAsia="Georgia" w:hAnsi="Georgia" w:cs="Georgia"/>
          <w:spacing w:val="1"/>
          <w:sz w:val="19"/>
          <w:szCs w:val="19"/>
        </w:rPr>
        <w:t xml:space="preserve"> </w:t>
      </w:r>
      <w:r>
        <w:rPr>
          <w:rFonts w:ascii="Georgia" w:eastAsia="Georgia" w:hAnsi="Georgia" w:cs="Georgia"/>
          <w:sz w:val="19"/>
          <w:szCs w:val="19"/>
        </w:rPr>
        <w:t xml:space="preserve">and </w:t>
      </w:r>
      <w:proofErr w:type="spellStart"/>
      <w:r>
        <w:rPr>
          <w:rFonts w:ascii="Georgia" w:eastAsia="Georgia" w:hAnsi="Georgia" w:cs="Georgia"/>
          <w:sz w:val="19"/>
          <w:szCs w:val="19"/>
        </w:rPr>
        <w:t>Kauczor</w:t>
      </w:r>
      <w:proofErr w:type="spellEnd"/>
      <w:r>
        <w:rPr>
          <w:rFonts w:ascii="Georgia" w:eastAsia="Georgia" w:hAnsi="Georgia" w:cs="Georgia"/>
          <w:sz w:val="19"/>
          <w:szCs w:val="19"/>
        </w:rPr>
        <w:t>,</w:t>
      </w:r>
      <w:r>
        <w:rPr>
          <w:rFonts w:ascii="Georgia" w:eastAsia="Georgia" w:hAnsi="Georgia" w:cs="Georgia"/>
          <w:spacing w:val="10"/>
          <w:sz w:val="19"/>
          <w:szCs w:val="19"/>
        </w:rPr>
        <w:t xml:space="preserve"> </w:t>
      </w:r>
      <w:r>
        <w:rPr>
          <w:rFonts w:ascii="Georgia" w:eastAsia="Georgia" w:hAnsi="Georgia" w:cs="Georgia"/>
          <w:sz w:val="19"/>
          <w:szCs w:val="19"/>
        </w:rPr>
        <w:t>H.</w:t>
      </w:r>
      <w:r>
        <w:rPr>
          <w:rFonts w:ascii="Georgia" w:eastAsia="Georgia" w:hAnsi="Georgia" w:cs="Georgia"/>
          <w:spacing w:val="-2"/>
          <w:sz w:val="19"/>
          <w:szCs w:val="19"/>
        </w:rPr>
        <w:t xml:space="preserve"> </w:t>
      </w:r>
      <w:r>
        <w:rPr>
          <w:rFonts w:ascii="Georgia" w:eastAsia="Georgia" w:hAnsi="Georgia" w:cs="Georgia"/>
          <w:sz w:val="19"/>
          <w:szCs w:val="19"/>
        </w:rPr>
        <w:t>U.</w:t>
      </w:r>
      <w:r>
        <w:rPr>
          <w:rFonts w:ascii="Georgia" w:eastAsia="Georgia" w:hAnsi="Georgia" w:cs="Georgia"/>
          <w:spacing w:val="-2"/>
          <w:sz w:val="19"/>
          <w:szCs w:val="19"/>
        </w:rPr>
        <w:t xml:space="preserve"> “</w:t>
      </w:r>
      <w:r>
        <w:rPr>
          <w:rFonts w:ascii="Georgia" w:eastAsia="Georgia" w:hAnsi="Georgia" w:cs="Georgia"/>
          <w:b/>
          <w:bCs/>
          <w:sz w:val="19"/>
          <w:szCs w:val="19"/>
        </w:rPr>
        <w:t>Evaluation</w:t>
      </w:r>
      <w:r>
        <w:rPr>
          <w:rFonts w:ascii="Georgia" w:eastAsia="Georgia" w:hAnsi="Georgia" w:cs="Georgia"/>
          <w:b/>
          <w:bCs/>
          <w:spacing w:val="16"/>
          <w:sz w:val="19"/>
          <w:szCs w:val="19"/>
        </w:rPr>
        <w:t xml:space="preserve"> </w:t>
      </w:r>
      <w:r>
        <w:rPr>
          <w:rFonts w:ascii="Georgia" w:eastAsia="Georgia" w:hAnsi="Georgia" w:cs="Georgia"/>
          <w:b/>
          <w:bCs/>
          <w:w w:val="102"/>
          <w:sz w:val="19"/>
          <w:szCs w:val="19"/>
        </w:rPr>
        <w:t xml:space="preserve">of </w:t>
      </w:r>
      <w:r>
        <w:rPr>
          <w:rFonts w:ascii="Georgia" w:eastAsia="Georgia" w:hAnsi="Georgia" w:cs="Georgia"/>
          <w:b/>
          <w:bCs/>
          <w:sz w:val="19"/>
          <w:szCs w:val="19"/>
        </w:rPr>
        <w:t>Changes</w:t>
      </w:r>
      <w:r>
        <w:rPr>
          <w:rFonts w:ascii="Georgia" w:eastAsia="Georgia" w:hAnsi="Georgia" w:cs="Georgia"/>
          <w:b/>
          <w:bCs/>
          <w:spacing w:val="22"/>
          <w:sz w:val="19"/>
          <w:szCs w:val="19"/>
        </w:rPr>
        <w:t xml:space="preserve"> </w:t>
      </w:r>
      <w:r>
        <w:rPr>
          <w:rFonts w:ascii="Georgia" w:eastAsia="Georgia" w:hAnsi="Georgia" w:cs="Georgia"/>
          <w:b/>
          <w:bCs/>
          <w:sz w:val="19"/>
          <w:szCs w:val="19"/>
        </w:rPr>
        <w:t>in</w:t>
      </w:r>
      <w:r>
        <w:rPr>
          <w:rFonts w:ascii="Georgia" w:eastAsia="Georgia" w:hAnsi="Georgia" w:cs="Georgia"/>
          <w:b/>
          <w:bCs/>
          <w:spacing w:val="10"/>
          <w:sz w:val="19"/>
          <w:szCs w:val="19"/>
        </w:rPr>
        <w:t xml:space="preserve"> </w:t>
      </w:r>
      <w:r>
        <w:rPr>
          <w:rFonts w:ascii="Georgia" w:eastAsia="Georgia" w:hAnsi="Georgia" w:cs="Georgia"/>
          <w:b/>
          <w:bCs/>
          <w:sz w:val="19"/>
          <w:szCs w:val="19"/>
        </w:rPr>
        <w:t>Central</w:t>
      </w:r>
      <w:r>
        <w:rPr>
          <w:rFonts w:ascii="Georgia" w:eastAsia="Georgia" w:hAnsi="Georgia" w:cs="Georgia"/>
          <w:b/>
          <w:bCs/>
          <w:spacing w:val="21"/>
          <w:sz w:val="19"/>
          <w:szCs w:val="19"/>
        </w:rPr>
        <w:t xml:space="preserve"> </w:t>
      </w:r>
      <w:r>
        <w:rPr>
          <w:rFonts w:ascii="Georgia" w:eastAsia="Georgia" w:hAnsi="Georgia" w:cs="Georgia"/>
          <w:b/>
          <w:bCs/>
          <w:sz w:val="19"/>
          <w:szCs w:val="19"/>
        </w:rPr>
        <w:t>Airway</w:t>
      </w:r>
      <w:r>
        <w:rPr>
          <w:rFonts w:ascii="Georgia" w:eastAsia="Georgia" w:hAnsi="Georgia" w:cs="Georgia"/>
          <w:b/>
          <w:bCs/>
          <w:spacing w:val="20"/>
          <w:sz w:val="19"/>
          <w:szCs w:val="19"/>
        </w:rPr>
        <w:t xml:space="preserve"> </w:t>
      </w:r>
      <w:r>
        <w:rPr>
          <w:rFonts w:ascii="Georgia" w:eastAsia="Georgia" w:hAnsi="Georgia" w:cs="Georgia"/>
          <w:b/>
          <w:bCs/>
          <w:sz w:val="19"/>
          <w:szCs w:val="19"/>
        </w:rPr>
        <w:t>Dimensions,</w:t>
      </w:r>
      <w:r>
        <w:rPr>
          <w:rFonts w:ascii="Georgia" w:eastAsia="Georgia" w:hAnsi="Georgia" w:cs="Georgia"/>
          <w:b/>
          <w:bCs/>
          <w:spacing w:val="32"/>
          <w:sz w:val="19"/>
          <w:szCs w:val="19"/>
        </w:rPr>
        <w:t xml:space="preserve"> </w:t>
      </w:r>
      <w:r>
        <w:rPr>
          <w:rFonts w:ascii="Georgia" w:eastAsia="Georgia" w:hAnsi="Georgia" w:cs="Georgia"/>
          <w:b/>
          <w:bCs/>
          <w:sz w:val="19"/>
          <w:szCs w:val="19"/>
        </w:rPr>
        <w:t>Lung</w:t>
      </w:r>
      <w:r>
        <w:rPr>
          <w:rFonts w:ascii="Georgia" w:eastAsia="Georgia" w:hAnsi="Georgia" w:cs="Georgia"/>
          <w:b/>
          <w:bCs/>
          <w:spacing w:val="16"/>
          <w:sz w:val="19"/>
          <w:szCs w:val="19"/>
        </w:rPr>
        <w:t xml:space="preserve"> </w:t>
      </w:r>
      <w:r>
        <w:rPr>
          <w:rFonts w:ascii="Georgia" w:eastAsia="Georgia" w:hAnsi="Georgia" w:cs="Georgia"/>
          <w:b/>
          <w:bCs/>
          <w:sz w:val="19"/>
          <w:szCs w:val="19"/>
        </w:rPr>
        <w:t>Area</w:t>
      </w:r>
      <w:r>
        <w:rPr>
          <w:rFonts w:ascii="Georgia" w:eastAsia="Georgia" w:hAnsi="Georgia" w:cs="Georgia"/>
          <w:b/>
          <w:bCs/>
          <w:spacing w:val="15"/>
          <w:sz w:val="19"/>
          <w:szCs w:val="19"/>
        </w:rPr>
        <w:t xml:space="preserve"> </w:t>
      </w:r>
      <w:r>
        <w:rPr>
          <w:rFonts w:ascii="Georgia" w:eastAsia="Georgia" w:hAnsi="Georgia" w:cs="Georgia"/>
          <w:b/>
          <w:bCs/>
          <w:sz w:val="19"/>
          <w:szCs w:val="19"/>
        </w:rPr>
        <w:t>and</w:t>
      </w:r>
      <w:r>
        <w:rPr>
          <w:rFonts w:ascii="Georgia" w:eastAsia="Georgia" w:hAnsi="Georgia" w:cs="Georgia"/>
          <w:b/>
          <w:bCs/>
          <w:spacing w:val="13"/>
          <w:sz w:val="19"/>
          <w:szCs w:val="19"/>
        </w:rPr>
        <w:t xml:space="preserve"> </w:t>
      </w:r>
      <w:r>
        <w:rPr>
          <w:rFonts w:ascii="Georgia" w:eastAsia="Georgia" w:hAnsi="Georgia" w:cs="Georgia"/>
          <w:b/>
          <w:bCs/>
          <w:sz w:val="19"/>
          <w:szCs w:val="19"/>
        </w:rPr>
        <w:t>Mean</w:t>
      </w:r>
      <w:r>
        <w:rPr>
          <w:rFonts w:ascii="Georgia" w:eastAsia="Georgia" w:hAnsi="Georgia" w:cs="Georgia"/>
          <w:b/>
          <w:bCs/>
          <w:spacing w:val="17"/>
          <w:sz w:val="19"/>
          <w:szCs w:val="19"/>
        </w:rPr>
        <w:t xml:space="preserve"> </w:t>
      </w:r>
      <w:r>
        <w:rPr>
          <w:rFonts w:ascii="Georgia" w:eastAsia="Georgia" w:hAnsi="Georgia" w:cs="Georgia"/>
          <w:b/>
          <w:bCs/>
          <w:sz w:val="19"/>
          <w:szCs w:val="19"/>
        </w:rPr>
        <w:t>Lung</w:t>
      </w:r>
      <w:r>
        <w:rPr>
          <w:rFonts w:ascii="Georgia" w:eastAsia="Georgia" w:hAnsi="Georgia" w:cs="Georgia"/>
          <w:b/>
          <w:bCs/>
          <w:spacing w:val="16"/>
          <w:sz w:val="19"/>
          <w:szCs w:val="19"/>
        </w:rPr>
        <w:t xml:space="preserve"> </w:t>
      </w:r>
      <w:r>
        <w:rPr>
          <w:rFonts w:ascii="Georgia" w:eastAsia="Georgia" w:hAnsi="Georgia" w:cs="Georgia"/>
          <w:b/>
          <w:bCs/>
          <w:sz w:val="19"/>
          <w:szCs w:val="19"/>
        </w:rPr>
        <w:t>Density</w:t>
      </w:r>
      <w:r>
        <w:rPr>
          <w:rFonts w:ascii="Georgia" w:eastAsia="Georgia" w:hAnsi="Georgia" w:cs="Georgia"/>
          <w:b/>
          <w:bCs/>
          <w:spacing w:val="21"/>
          <w:sz w:val="19"/>
          <w:szCs w:val="19"/>
        </w:rPr>
        <w:t xml:space="preserve"> </w:t>
      </w:r>
      <w:r>
        <w:rPr>
          <w:rFonts w:ascii="Georgia" w:eastAsia="Georgia" w:hAnsi="Georgia" w:cs="Georgia"/>
          <w:b/>
          <w:bCs/>
          <w:sz w:val="19"/>
          <w:szCs w:val="19"/>
        </w:rPr>
        <w:t>at</w:t>
      </w:r>
      <w:r>
        <w:rPr>
          <w:rFonts w:ascii="Georgia" w:eastAsia="Georgia" w:hAnsi="Georgia" w:cs="Georgia"/>
          <w:b/>
          <w:bCs/>
          <w:spacing w:val="10"/>
          <w:sz w:val="19"/>
          <w:szCs w:val="19"/>
        </w:rPr>
        <w:t xml:space="preserve"> </w:t>
      </w:r>
      <w:r>
        <w:rPr>
          <w:rFonts w:ascii="Georgia" w:eastAsia="Georgia" w:hAnsi="Georgia" w:cs="Georgia"/>
          <w:b/>
          <w:bCs/>
          <w:sz w:val="19"/>
          <w:szCs w:val="19"/>
        </w:rPr>
        <w:t>Paired</w:t>
      </w:r>
      <w:r>
        <w:rPr>
          <w:rFonts w:ascii="Georgia" w:eastAsia="Georgia" w:hAnsi="Georgia" w:cs="Georgia"/>
          <w:b/>
          <w:bCs/>
          <w:spacing w:val="19"/>
          <w:sz w:val="19"/>
          <w:szCs w:val="19"/>
        </w:rPr>
        <w:t xml:space="preserve"> </w:t>
      </w:r>
      <w:r>
        <w:rPr>
          <w:rFonts w:ascii="Georgia" w:eastAsia="Georgia" w:hAnsi="Georgia" w:cs="Georgia"/>
          <w:b/>
          <w:bCs/>
          <w:w w:val="102"/>
          <w:sz w:val="19"/>
          <w:szCs w:val="19"/>
        </w:rPr>
        <w:t xml:space="preserve">Inspiratory/expiratory </w:t>
      </w:r>
      <w:r>
        <w:rPr>
          <w:rFonts w:ascii="Georgia" w:eastAsia="Georgia" w:hAnsi="Georgia" w:cs="Georgia"/>
          <w:b/>
          <w:bCs/>
          <w:sz w:val="19"/>
          <w:szCs w:val="19"/>
        </w:rPr>
        <w:t>High-Resolution</w:t>
      </w:r>
      <w:r>
        <w:rPr>
          <w:rFonts w:ascii="Georgia" w:eastAsia="Georgia" w:hAnsi="Georgia" w:cs="Georgia"/>
          <w:b/>
          <w:bCs/>
          <w:spacing w:val="33"/>
          <w:sz w:val="19"/>
          <w:szCs w:val="19"/>
        </w:rPr>
        <w:t xml:space="preserve"> </w:t>
      </w:r>
      <w:r>
        <w:rPr>
          <w:rFonts w:ascii="Georgia" w:eastAsia="Georgia" w:hAnsi="Georgia" w:cs="Georgia"/>
          <w:b/>
          <w:bCs/>
          <w:sz w:val="19"/>
          <w:szCs w:val="19"/>
        </w:rPr>
        <w:t>Computed</w:t>
      </w:r>
      <w:r>
        <w:rPr>
          <w:rFonts w:ascii="Georgia" w:eastAsia="Georgia" w:hAnsi="Georgia" w:cs="Georgia"/>
          <w:b/>
          <w:bCs/>
          <w:spacing w:val="21"/>
          <w:sz w:val="19"/>
          <w:szCs w:val="19"/>
        </w:rPr>
        <w:t xml:space="preserve"> </w:t>
      </w:r>
      <w:r>
        <w:rPr>
          <w:rFonts w:ascii="Georgia" w:eastAsia="Georgia" w:hAnsi="Georgia" w:cs="Georgia"/>
          <w:b/>
          <w:bCs/>
          <w:sz w:val="19"/>
          <w:szCs w:val="19"/>
        </w:rPr>
        <w:t>Tomograph</w:t>
      </w:r>
      <w:r>
        <w:rPr>
          <w:rFonts w:ascii="Georgia" w:eastAsia="Georgia" w:hAnsi="Georgia" w:cs="Georgia"/>
          <w:b/>
          <w:bCs/>
          <w:spacing w:val="3"/>
          <w:sz w:val="19"/>
          <w:szCs w:val="19"/>
        </w:rPr>
        <w:t>y</w:t>
      </w:r>
      <w:r>
        <w:rPr>
          <w:rFonts w:ascii="Georgia" w:eastAsia="Georgia" w:hAnsi="Georgia" w:cs="Georgia"/>
          <w:sz w:val="19"/>
          <w:szCs w:val="19"/>
        </w:rPr>
        <w:t>”</w:t>
      </w:r>
      <w:r>
        <w:rPr>
          <w:rFonts w:ascii="Georgia" w:eastAsia="Georgia" w:hAnsi="Georgia" w:cs="Georgia"/>
          <w:spacing w:val="27"/>
          <w:sz w:val="19"/>
          <w:szCs w:val="19"/>
        </w:rPr>
        <w:t xml:space="preserve"> </w:t>
      </w:r>
      <w:proofErr w:type="spellStart"/>
      <w:r>
        <w:rPr>
          <w:rFonts w:ascii="Georgia" w:eastAsia="Georgia" w:hAnsi="Georgia" w:cs="Georgia"/>
          <w:i/>
          <w:sz w:val="19"/>
          <w:szCs w:val="19"/>
        </w:rPr>
        <w:t>Eur</w:t>
      </w:r>
      <w:proofErr w:type="spellEnd"/>
      <w:r>
        <w:rPr>
          <w:rFonts w:ascii="Georgia" w:eastAsia="Georgia" w:hAnsi="Georgia" w:cs="Georgia"/>
          <w:i/>
          <w:sz w:val="19"/>
          <w:szCs w:val="19"/>
        </w:rPr>
        <w:t xml:space="preserve"> </w:t>
      </w:r>
      <w:proofErr w:type="spellStart"/>
      <w:r>
        <w:rPr>
          <w:rFonts w:ascii="Georgia" w:eastAsia="Georgia" w:hAnsi="Georgia" w:cs="Georgia"/>
          <w:i/>
          <w:sz w:val="19"/>
          <w:szCs w:val="19"/>
        </w:rPr>
        <w:t>Radiol</w:t>
      </w:r>
      <w:proofErr w:type="spellEnd"/>
      <w:r>
        <w:rPr>
          <w:rFonts w:ascii="Georgia" w:eastAsia="Georgia" w:hAnsi="Georgia" w:cs="Georgia"/>
          <w:i/>
          <w:spacing w:val="3"/>
          <w:sz w:val="19"/>
          <w:szCs w:val="19"/>
        </w:rPr>
        <w:t xml:space="preserve"> </w:t>
      </w:r>
      <w:r>
        <w:rPr>
          <w:rFonts w:ascii="Georgia" w:eastAsia="Georgia" w:hAnsi="Georgia" w:cs="Georgia"/>
          <w:sz w:val="19"/>
          <w:szCs w:val="19"/>
        </w:rPr>
        <w:t>13,</w:t>
      </w:r>
      <w:r>
        <w:rPr>
          <w:rFonts w:ascii="Georgia" w:eastAsia="Georgia" w:hAnsi="Georgia" w:cs="Georgia"/>
          <w:spacing w:val="8"/>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11</w:t>
      </w:r>
      <w:r>
        <w:rPr>
          <w:rFonts w:ascii="Georgia" w:eastAsia="Georgia" w:hAnsi="Georgia" w:cs="Georgia"/>
          <w:spacing w:val="6"/>
          <w:sz w:val="19"/>
          <w:szCs w:val="19"/>
        </w:rPr>
        <w:t xml:space="preserve"> </w:t>
      </w:r>
      <w:r>
        <w:rPr>
          <w:rFonts w:ascii="Georgia" w:eastAsia="Georgia" w:hAnsi="Georgia" w:cs="Georgia"/>
          <w:sz w:val="19"/>
          <w:szCs w:val="19"/>
        </w:rPr>
        <w:t>(2003):</w:t>
      </w:r>
      <w:r>
        <w:rPr>
          <w:rFonts w:ascii="Georgia" w:eastAsia="Georgia" w:hAnsi="Georgia" w:cs="Georgia"/>
          <w:spacing w:val="30"/>
          <w:sz w:val="19"/>
          <w:szCs w:val="19"/>
        </w:rPr>
        <w:t xml:space="preserve"> </w:t>
      </w:r>
      <w:r>
        <w:rPr>
          <w:rFonts w:ascii="Georgia" w:eastAsia="Georgia" w:hAnsi="Georgia" w:cs="Georgia"/>
          <w:sz w:val="19"/>
          <w:szCs w:val="19"/>
        </w:rPr>
        <w:t>2454–61.</w:t>
      </w:r>
      <w:r>
        <w:rPr>
          <w:rFonts w:ascii="Georgia" w:eastAsia="Georgia" w:hAnsi="Georgia" w:cs="Georgia"/>
          <w:spacing w:val="33"/>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spacing w:val="-1"/>
          <w:w w:val="102"/>
          <w:sz w:val="19"/>
          <w:szCs w:val="19"/>
        </w:rPr>
        <w:t>:</w:t>
      </w:r>
      <w:hyperlink r:id="rId79">
        <w:r>
          <w:rPr>
            <w:rFonts w:ascii="Georgia" w:eastAsia="Georgia" w:hAnsi="Georgia" w:cs="Georgia"/>
            <w:color w:val="0000FF"/>
            <w:w w:val="102"/>
            <w:sz w:val="19"/>
            <w:szCs w:val="19"/>
          </w:rPr>
          <w:t>10.1007/s00330-003-1909-5</w:t>
        </w:r>
      </w:hyperlink>
    </w:p>
    <w:p w14:paraId="4BB30A60" w14:textId="77777777" w:rsidR="00E61F9D" w:rsidRDefault="005C64D6">
      <w:pPr>
        <w:spacing w:before="59" w:after="0" w:line="277" w:lineRule="auto"/>
        <w:ind w:left="115" w:right="457"/>
        <w:jc w:val="both"/>
        <w:rPr>
          <w:rFonts w:ascii="Georgia" w:eastAsia="Georgia" w:hAnsi="Georgia" w:cs="Georgia"/>
          <w:sz w:val="19"/>
          <w:szCs w:val="19"/>
        </w:rPr>
      </w:pPr>
      <w:r>
        <w:rPr>
          <w:rFonts w:ascii="Georgia" w:eastAsia="Georgia" w:hAnsi="Georgia" w:cs="Georgia"/>
          <w:sz w:val="19"/>
          <w:szCs w:val="19"/>
        </w:rPr>
        <w:t>77.</w:t>
      </w:r>
      <w:r>
        <w:rPr>
          <w:rFonts w:ascii="Georgia" w:eastAsia="Georgia" w:hAnsi="Georgia" w:cs="Georgia"/>
          <w:spacing w:val="20"/>
          <w:sz w:val="19"/>
          <w:szCs w:val="19"/>
        </w:rPr>
        <w:t xml:space="preserve"> </w:t>
      </w:r>
      <w:r>
        <w:rPr>
          <w:rFonts w:ascii="Georgia" w:eastAsia="Georgia" w:hAnsi="Georgia" w:cs="Georgia"/>
          <w:sz w:val="19"/>
          <w:szCs w:val="19"/>
        </w:rPr>
        <w:t>Lo,</w:t>
      </w:r>
      <w:r>
        <w:rPr>
          <w:rFonts w:ascii="Georgia" w:eastAsia="Georgia" w:hAnsi="Georgia" w:cs="Georgia"/>
          <w:spacing w:val="2"/>
          <w:sz w:val="19"/>
          <w:szCs w:val="19"/>
        </w:rPr>
        <w:t xml:space="preserve"> </w:t>
      </w:r>
      <w:r>
        <w:rPr>
          <w:rFonts w:ascii="Georgia" w:eastAsia="Georgia" w:hAnsi="Georgia" w:cs="Georgia"/>
          <w:sz w:val="19"/>
          <w:szCs w:val="19"/>
        </w:rPr>
        <w:t>P.,</w:t>
      </w:r>
      <w:r>
        <w:rPr>
          <w:rFonts w:ascii="Georgia" w:eastAsia="Georgia" w:hAnsi="Georgia" w:cs="Georgia"/>
          <w:spacing w:val="4"/>
          <w:sz w:val="19"/>
          <w:szCs w:val="19"/>
        </w:rPr>
        <w:t xml:space="preserve"> </w:t>
      </w:r>
      <w:proofErr w:type="spellStart"/>
      <w:r>
        <w:rPr>
          <w:rFonts w:ascii="Georgia" w:eastAsia="Georgia" w:hAnsi="Georgia" w:cs="Georgia"/>
          <w:sz w:val="19"/>
          <w:szCs w:val="19"/>
        </w:rPr>
        <w:t>Ginneken</w:t>
      </w:r>
      <w:proofErr w:type="spellEnd"/>
      <w:r>
        <w:rPr>
          <w:rFonts w:ascii="Georgia" w:eastAsia="Georgia" w:hAnsi="Georgia" w:cs="Georgia"/>
          <w:sz w:val="19"/>
          <w:szCs w:val="19"/>
        </w:rPr>
        <w:t>,</w:t>
      </w:r>
      <w:r>
        <w:rPr>
          <w:rFonts w:ascii="Georgia" w:eastAsia="Georgia" w:hAnsi="Georgia" w:cs="Georgia"/>
          <w:spacing w:val="13"/>
          <w:sz w:val="19"/>
          <w:szCs w:val="19"/>
        </w:rPr>
        <w:t xml:space="preserve"> </w:t>
      </w:r>
      <w:r>
        <w:rPr>
          <w:rFonts w:ascii="Georgia" w:eastAsia="Georgia" w:hAnsi="Georgia" w:cs="Georgia"/>
          <w:sz w:val="19"/>
          <w:szCs w:val="19"/>
        </w:rPr>
        <w:t>B. van,</w:t>
      </w:r>
      <w:r>
        <w:rPr>
          <w:rFonts w:ascii="Georgia" w:eastAsia="Georgia" w:hAnsi="Georgia" w:cs="Georgia"/>
          <w:spacing w:val="8"/>
          <w:sz w:val="19"/>
          <w:szCs w:val="19"/>
        </w:rPr>
        <w:t xml:space="preserve"> </w:t>
      </w:r>
      <w:r>
        <w:rPr>
          <w:rFonts w:ascii="Georgia" w:eastAsia="Georgia" w:hAnsi="Georgia" w:cs="Georgia"/>
          <w:sz w:val="19"/>
          <w:szCs w:val="19"/>
        </w:rPr>
        <w:t>Reinhardt,</w:t>
      </w:r>
      <w:r>
        <w:rPr>
          <w:rFonts w:ascii="Georgia" w:eastAsia="Georgia" w:hAnsi="Georgia" w:cs="Georgia"/>
          <w:spacing w:val="15"/>
          <w:sz w:val="19"/>
          <w:szCs w:val="19"/>
        </w:rPr>
        <w:t xml:space="preserve"> </w:t>
      </w:r>
      <w:r>
        <w:rPr>
          <w:rFonts w:ascii="Georgia" w:eastAsia="Georgia" w:hAnsi="Georgia" w:cs="Georgia"/>
          <w:sz w:val="19"/>
          <w:szCs w:val="19"/>
        </w:rPr>
        <w:t>J.</w:t>
      </w:r>
      <w:r>
        <w:rPr>
          <w:rFonts w:ascii="Georgia" w:eastAsia="Georgia" w:hAnsi="Georgia" w:cs="Georgia"/>
          <w:spacing w:val="-1"/>
          <w:sz w:val="19"/>
          <w:szCs w:val="19"/>
        </w:rPr>
        <w:t xml:space="preserve"> </w:t>
      </w:r>
      <w:r>
        <w:rPr>
          <w:rFonts w:ascii="Georgia" w:eastAsia="Georgia" w:hAnsi="Georgia" w:cs="Georgia"/>
          <w:sz w:val="19"/>
          <w:szCs w:val="19"/>
        </w:rPr>
        <w:t>M.,</w:t>
      </w:r>
      <w:r>
        <w:rPr>
          <w:rFonts w:ascii="Georgia" w:eastAsia="Georgia" w:hAnsi="Georgia" w:cs="Georgia"/>
          <w:spacing w:val="3"/>
          <w:sz w:val="19"/>
          <w:szCs w:val="19"/>
        </w:rPr>
        <w:t xml:space="preserve"> </w:t>
      </w:r>
      <w:proofErr w:type="spellStart"/>
      <w:r>
        <w:rPr>
          <w:rFonts w:ascii="Georgia" w:eastAsia="Georgia" w:hAnsi="Georgia" w:cs="Georgia"/>
          <w:sz w:val="19"/>
          <w:szCs w:val="19"/>
        </w:rPr>
        <w:t>Yavarna</w:t>
      </w:r>
      <w:proofErr w:type="spellEnd"/>
      <w:r>
        <w:rPr>
          <w:rFonts w:ascii="Georgia" w:eastAsia="Georgia" w:hAnsi="Georgia" w:cs="Georgia"/>
          <w:sz w:val="19"/>
          <w:szCs w:val="19"/>
        </w:rPr>
        <w:t>,</w:t>
      </w:r>
      <w:r>
        <w:rPr>
          <w:rFonts w:ascii="Georgia" w:eastAsia="Georgia" w:hAnsi="Georgia" w:cs="Georgia"/>
          <w:spacing w:val="11"/>
          <w:sz w:val="19"/>
          <w:szCs w:val="19"/>
        </w:rPr>
        <w:t xml:space="preserve"> </w:t>
      </w:r>
      <w:r>
        <w:rPr>
          <w:rFonts w:ascii="Georgia" w:eastAsia="Georgia" w:hAnsi="Georgia" w:cs="Georgia"/>
          <w:sz w:val="19"/>
          <w:szCs w:val="19"/>
        </w:rPr>
        <w:t>T.,</w:t>
      </w:r>
      <w:r>
        <w:rPr>
          <w:rFonts w:ascii="Georgia" w:eastAsia="Georgia" w:hAnsi="Georgia" w:cs="Georgia"/>
          <w:spacing w:val="4"/>
          <w:sz w:val="19"/>
          <w:szCs w:val="19"/>
        </w:rPr>
        <w:t xml:space="preserve"> </w:t>
      </w:r>
      <w:r>
        <w:rPr>
          <w:rFonts w:ascii="Georgia" w:eastAsia="Georgia" w:hAnsi="Georgia" w:cs="Georgia"/>
          <w:sz w:val="19"/>
          <w:szCs w:val="19"/>
        </w:rPr>
        <w:t>Jong,</w:t>
      </w:r>
      <w:r>
        <w:rPr>
          <w:rFonts w:ascii="Georgia" w:eastAsia="Georgia" w:hAnsi="Georgia" w:cs="Georgia"/>
          <w:spacing w:val="5"/>
          <w:sz w:val="19"/>
          <w:szCs w:val="19"/>
        </w:rPr>
        <w:t xml:space="preserve"> </w:t>
      </w:r>
      <w:r>
        <w:rPr>
          <w:rFonts w:ascii="Georgia" w:eastAsia="Georgia" w:hAnsi="Georgia" w:cs="Georgia"/>
          <w:sz w:val="19"/>
          <w:szCs w:val="19"/>
        </w:rPr>
        <w:t>P. A. de,</w:t>
      </w:r>
      <w:r>
        <w:rPr>
          <w:rFonts w:ascii="Georgia" w:eastAsia="Georgia" w:hAnsi="Georgia" w:cs="Georgia"/>
          <w:spacing w:val="2"/>
          <w:sz w:val="19"/>
          <w:szCs w:val="19"/>
        </w:rPr>
        <w:t xml:space="preserve"> </w:t>
      </w:r>
      <w:r>
        <w:rPr>
          <w:rFonts w:ascii="Georgia" w:eastAsia="Georgia" w:hAnsi="Georgia" w:cs="Georgia"/>
          <w:sz w:val="19"/>
          <w:szCs w:val="19"/>
        </w:rPr>
        <w:t>Irving,</w:t>
      </w:r>
      <w:r>
        <w:rPr>
          <w:rFonts w:ascii="Georgia" w:eastAsia="Georgia" w:hAnsi="Georgia" w:cs="Georgia"/>
          <w:spacing w:val="13"/>
          <w:sz w:val="19"/>
          <w:szCs w:val="19"/>
        </w:rPr>
        <w:t xml:space="preserve"> </w:t>
      </w:r>
      <w:r>
        <w:rPr>
          <w:rFonts w:ascii="Georgia" w:eastAsia="Georgia" w:hAnsi="Georgia" w:cs="Georgia"/>
          <w:sz w:val="19"/>
          <w:szCs w:val="19"/>
        </w:rPr>
        <w:t>B.,</w:t>
      </w:r>
      <w:r>
        <w:rPr>
          <w:rFonts w:ascii="Georgia" w:eastAsia="Georgia" w:hAnsi="Georgia" w:cs="Georgia"/>
          <w:spacing w:val="4"/>
          <w:sz w:val="19"/>
          <w:szCs w:val="19"/>
        </w:rPr>
        <w:t xml:space="preserve"> </w:t>
      </w:r>
      <w:proofErr w:type="spellStart"/>
      <w:r>
        <w:rPr>
          <w:rFonts w:ascii="Georgia" w:eastAsia="Georgia" w:hAnsi="Georgia" w:cs="Georgia"/>
          <w:sz w:val="19"/>
          <w:szCs w:val="19"/>
        </w:rPr>
        <w:t>Fetita</w:t>
      </w:r>
      <w:proofErr w:type="spellEnd"/>
      <w:r>
        <w:rPr>
          <w:rFonts w:ascii="Georgia" w:eastAsia="Georgia" w:hAnsi="Georgia" w:cs="Georgia"/>
          <w:sz w:val="19"/>
          <w:szCs w:val="19"/>
        </w:rPr>
        <w:t>,</w:t>
      </w:r>
      <w:r>
        <w:rPr>
          <w:rFonts w:ascii="Georgia" w:eastAsia="Georgia" w:hAnsi="Georgia" w:cs="Georgia"/>
          <w:spacing w:val="7"/>
          <w:sz w:val="19"/>
          <w:szCs w:val="19"/>
        </w:rPr>
        <w:t xml:space="preserve"> </w:t>
      </w:r>
      <w:r>
        <w:rPr>
          <w:rFonts w:ascii="Georgia" w:eastAsia="Georgia" w:hAnsi="Georgia" w:cs="Georgia"/>
          <w:sz w:val="19"/>
          <w:szCs w:val="19"/>
        </w:rPr>
        <w:t>C.,</w:t>
      </w:r>
      <w:r>
        <w:rPr>
          <w:rFonts w:ascii="Georgia" w:eastAsia="Georgia" w:hAnsi="Georgia" w:cs="Georgia"/>
          <w:spacing w:val="1"/>
          <w:sz w:val="19"/>
          <w:szCs w:val="19"/>
        </w:rPr>
        <w:t xml:space="preserve"> </w:t>
      </w:r>
      <w:proofErr w:type="spellStart"/>
      <w:r>
        <w:rPr>
          <w:rFonts w:ascii="Georgia" w:eastAsia="Georgia" w:hAnsi="Georgia" w:cs="Georgia"/>
          <w:sz w:val="19"/>
          <w:szCs w:val="19"/>
        </w:rPr>
        <w:t>Ortner</w:t>
      </w:r>
      <w:proofErr w:type="spellEnd"/>
      <w:r>
        <w:rPr>
          <w:rFonts w:ascii="Georgia" w:eastAsia="Georgia" w:hAnsi="Georgia" w:cs="Georgia"/>
          <w:sz w:val="19"/>
          <w:szCs w:val="19"/>
        </w:rPr>
        <w:t>,</w:t>
      </w:r>
      <w:r>
        <w:rPr>
          <w:rFonts w:ascii="Georgia" w:eastAsia="Georgia" w:hAnsi="Georgia" w:cs="Georgia"/>
          <w:spacing w:val="8"/>
          <w:sz w:val="19"/>
          <w:szCs w:val="19"/>
        </w:rPr>
        <w:t xml:space="preserve"> </w:t>
      </w:r>
      <w:r>
        <w:rPr>
          <w:rFonts w:ascii="Georgia" w:eastAsia="Georgia" w:hAnsi="Georgia" w:cs="Georgia"/>
          <w:sz w:val="19"/>
          <w:szCs w:val="19"/>
        </w:rPr>
        <w:t>M.,</w:t>
      </w:r>
      <w:r>
        <w:rPr>
          <w:rFonts w:ascii="Georgia" w:eastAsia="Georgia" w:hAnsi="Georgia" w:cs="Georgia"/>
          <w:spacing w:val="3"/>
          <w:sz w:val="19"/>
          <w:szCs w:val="19"/>
        </w:rPr>
        <w:t xml:space="preserve"> </w:t>
      </w:r>
      <w:proofErr w:type="spellStart"/>
      <w:r>
        <w:rPr>
          <w:rFonts w:ascii="Georgia" w:eastAsia="Georgia" w:hAnsi="Georgia" w:cs="Georgia"/>
          <w:sz w:val="19"/>
          <w:szCs w:val="19"/>
        </w:rPr>
        <w:t>Pinho</w:t>
      </w:r>
      <w:proofErr w:type="spellEnd"/>
      <w:r>
        <w:rPr>
          <w:rFonts w:ascii="Georgia" w:eastAsia="Georgia" w:hAnsi="Georgia" w:cs="Georgia"/>
          <w:sz w:val="19"/>
          <w:szCs w:val="19"/>
        </w:rPr>
        <w:t>,</w:t>
      </w:r>
      <w:r>
        <w:rPr>
          <w:rFonts w:ascii="Georgia" w:eastAsia="Georgia" w:hAnsi="Georgia" w:cs="Georgia"/>
          <w:spacing w:val="7"/>
          <w:sz w:val="19"/>
          <w:szCs w:val="19"/>
        </w:rPr>
        <w:t xml:space="preserve"> </w:t>
      </w:r>
      <w:r>
        <w:rPr>
          <w:rFonts w:ascii="Georgia" w:eastAsia="Georgia" w:hAnsi="Georgia" w:cs="Georgia"/>
          <w:sz w:val="19"/>
          <w:szCs w:val="19"/>
        </w:rPr>
        <w:t>R.,</w:t>
      </w:r>
      <w:r>
        <w:rPr>
          <w:rFonts w:ascii="Georgia" w:eastAsia="Georgia" w:hAnsi="Georgia" w:cs="Georgia"/>
          <w:spacing w:val="4"/>
          <w:sz w:val="19"/>
          <w:szCs w:val="19"/>
        </w:rPr>
        <w:t xml:space="preserve"> </w:t>
      </w:r>
      <w:proofErr w:type="spellStart"/>
      <w:r>
        <w:rPr>
          <w:rFonts w:ascii="Georgia" w:eastAsia="Georgia" w:hAnsi="Georgia" w:cs="Georgia"/>
          <w:sz w:val="19"/>
          <w:szCs w:val="19"/>
        </w:rPr>
        <w:t>Sijbers</w:t>
      </w:r>
      <w:proofErr w:type="spellEnd"/>
      <w:r>
        <w:rPr>
          <w:rFonts w:ascii="Georgia" w:eastAsia="Georgia" w:hAnsi="Georgia" w:cs="Georgia"/>
          <w:sz w:val="19"/>
          <w:szCs w:val="19"/>
        </w:rPr>
        <w:t>,</w:t>
      </w:r>
      <w:r>
        <w:rPr>
          <w:rFonts w:ascii="Georgia" w:eastAsia="Georgia" w:hAnsi="Georgia" w:cs="Georgia"/>
          <w:spacing w:val="10"/>
          <w:sz w:val="19"/>
          <w:szCs w:val="19"/>
        </w:rPr>
        <w:t xml:space="preserve"> </w:t>
      </w:r>
      <w:r>
        <w:rPr>
          <w:rFonts w:ascii="Georgia" w:eastAsia="Georgia" w:hAnsi="Georgia" w:cs="Georgia"/>
          <w:w w:val="103"/>
          <w:sz w:val="19"/>
          <w:szCs w:val="19"/>
        </w:rPr>
        <w:t xml:space="preserve">J., </w:t>
      </w:r>
      <w:r>
        <w:rPr>
          <w:rFonts w:ascii="Georgia" w:eastAsia="Georgia" w:hAnsi="Georgia" w:cs="Georgia"/>
          <w:sz w:val="19"/>
          <w:szCs w:val="19"/>
        </w:rPr>
        <w:t>Feuerstein,</w:t>
      </w:r>
      <w:r>
        <w:rPr>
          <w:rFonts w:ascii="Georgia" w:eastAsia="Georgia" w:hAnsi="Georgia" w:cs="Georgia"/>
          <w:spacing w:val="15"/>
          <w:sz w:val="19"/>
          <w:szCs w:val="19"/>
        </w:rPr>
        <w:t xml:space="preserve"> </w:t>
      </w:r>
      <w:r>
        <w:rPr>
          <w:rFonts w:ascii="Georgia" w:eastAsia="Georgia" w:hAnsi="Georgia" w:cs="Georgia"/>
          <w:sz w:val="19"/>
          <w:szCs w:val="19"/>
        </w:rPr>
        <w:t>M.,</w:t>
      </w:r>
      <w:r>
        <w:rPr>
          <w:rFonts w:ascii="Georgia" w:eastAsia="Georgia" w:hAnsi="Georgia" w:cs="Georgia"/>
          <w:spacing w:val="3"/>
          <w:sz w:val="19"/>
          <w:szCs w:val="19"/>
        </w:rPr>
        <w:t xml:space="preserve"> </w:t>
      </w:r>
      <w:proofErr w:type="spellStart"/>
      <w:r>
        <w:rPr>
          <w:rFonts w:ascii="Georgia" w:eastAsia="Georgia" w:hAnsi="Georgia" w:cs="Georgia"/>
          <w:sz w:val="19"/>
          <w:szCs w:val="19"/>
        </w:rPr>
        <w:t>Fabijańska</w:t>
      </w:r>
      <w:proofErr w:type="spellEnd"/>
      <w:r>
        <w:rPr>
          <w:rFonts w:ascii="Georgia" w:eastAsia="Georgia" w:hAnsi="Georgia" w:cs="Georgia"/>
          <w:sz w:val="19"/>
          <w:szCs w:val="19"/>
        </w:rPr>
        <w:t>,</w:t>
      </w:r>
      <w:r>
        <w:rPr>
          <w:rFonts w:ascii="Georgia" w:eastAsia="Georgia" w:hAnsi="Georgia" w:cs="Georgia"/>
          <w:spacing w:val="16"/>
          <w:sz w:val="19"/>
          <w:szCs w:val="19"/>
        </w:rPr>
        <w:t xml:space="preserve"> </w:t>
      </w:r>
      <w:r>
        <w:rPr>
          <w:rFonts w:ascii="Georgia" w:eastAsia="Georgia" w:hAnsi="Georgia" w:cs="Georgia"/>
          <w:sz w:val="19"/>
          <w:szCs w:val="19"/>
        </w:rPr>
        <w:t>A.,</w:t>
      </w:r>
      <w:r>
        <w:rPr>
          <w:rFonts w:ascii="Georgia" w:eastAsia="Georgia" w:hAnsi="Georgia" w:cs="Georgia"/>
          <w:spacing w:val="3"/>
          <w:sz w:val="19"/>
          <w:szCs w:val="19"/>
        </w:rPr>
        <w:t xml:space="preserve"> </w:t>
      </w:r>
      <w:r>
        <w:rPr>
          <w:rFonts w:ascii="Georgia" w:eastAsia="Georgia" w:hAnsi="Georgia" w:cs="Georgia"/>
          <w:sz w:val="19"/>
          <w:szCs w:val="19"/>
        </w:rPr>
        <w:t>Bauer,</w:t>
      </w:r>
      <w:r>
        <w:rPr>
          <w:rFonts w:ascii="Georgia" w:eastAsia="Georgia" w:hAnsi="Georgia" w:cs="Georgia"/>
          <w:spacing w:val="8"/>
          <w:sz w:val="19"/>
          <w:szCs w:val="19"/>
        </w:rPr>
        <w:t xml:space="preserve"> </w:t>
      </w:r>
      <w:r>
        <w:rPr>
          <w:rFonts w:ascii="Georgia" w:eastAsia="Georgia" w:hAnsi="Georgia" w:cs="Georgia"/>
          <w:sz w:val="19"/>
          <w:szCs w:val="19"/>
        </w:rPr>
        <w:t>C.,</w:t>
      </w:r>
      <w:r>
        <w:rPr>
          <w:rFonts w:ascii="Georgia" w:eastAsia="Georgia" w:hAnsi="Georgia" w:cs="Georgia"/>
          <w:spacing w:val="1"/>
          <w:sz w:val="19"/>
          <w:szCs w:val="19"/>
        </w:rPr>
        <w:t xml:space="preserve"> </w:t>
      </w:r>
      <w:proofErr w:type="spellStart"/>
      <w:r>
        <w:rPr>
          <w:rFonts w:ascii="Georgia" w:eastAsia="Georgia" w:hAnsi="Georgia" w:cs="Georgia"/>
          <w:sz w:val="19"/>
          <w:szCs w:val="19"/>
        </w:rPr>
        <w:t>Beichel</w:t>
      </w:r>
      <w:proofErr w:type="spellEnd"/>
      <w:r>
        <w:rPr>
          <w:rFonts w:ascii="Georgia" w:eastAsia="Georgia" w:hAnsi="Georgia" w:cs="Georgia"/>
          <w:sz w:val="19"/>
          <w:szCs w:val="19"/>
        </w:rPr>
        <w:t>,</w:t>
      </w:r>
      <w:r>
        <w:rPr>
          <w:rFonts w:ascii="Georgia" w:eastAsia="Georgia" w:hAnsi="Georgia" w:cs="Georgia"/>
          <w:spacing w:val="10"/>
          <w:sz w:val="19"/>
          <w:szCs w:val="19"/>
        </w:rPr>
        <w:t xml:space="preserve"> </w:t>
      </w:r>
      <w:r>
        <w:rPr>
          <w:rFonts w:ascii="Georgia" w:eastAsia="Georgia" w:hAnsi="Georgia" w:cs="Georgia"/>
          <w:sz w:val="19"/>
          <w:szCs w:val="19"/>
        </w:rPr>
        <w:t>R.,</w:t>
      </w:r>
      <w:r>
        <w:rPr>
          <w:rFonts w:ascii="Georgia" w:eastAsia="Georgia" w:hAnsi="Georgia" w:cs="Georgia"/>
          <w:spacing w:val="3"/>
          <w:sz w:val="19"/>
          <w:szCs w:val="19"/>
        </w:rPr>
        <w:t xml:space="preserve"> </w:t>
      </w:r>
      <w:r>
        <w:rPr>
          <w:rFonts w:ascii="Georgia" w:eastAsia="Georgia" w:hAnsi="Georgia" w:cs="Georgia"/>
          <w:sz w:val="19"/>
          <w:szCs w:val="19"/>
        </w:rPr>
        <w:t>Mendoza,</w:t>
      </w:r>
      <w:r>
        <w:rPr>
          <w:rFonts w:ascii="Georgia" w:eastAsia="Georgia" w:hAnsi="Georgia" w:cs="Georgia"/>
          <w:spacing w:val="13"/>
          <w:sz w:val="19"/>
          <w:szCs w:val="19"/>
        </w:rPr>
        <w:t xml:space="preserve"> </w:t>
      </w:r>
      <w:r>
        <w:rPr>
          <w:rFonts w:ascii="Georgia" w:eastAsia="Georgia" w:hAnsi="Georgia" w:cs="Georgia"/>
          <w:sz w:val="19"/>
          <w:szCs w:val="19"/>
        </w:rPr>
        <w:t>C.</w:t>
      </w:r>
      <w:r>
        <w:rPr>
          <w:rFonts w:ascii="Georgia" w:eastAsia="Georgia" w:hAnsi="Georgia" w:cs="Georgia"/>
          <w:spacing w:val="-2"/>
          <w:sz w:val="19"/>
          <w:szCs w:val="19"/>
        </w:rPr>
        <w:t xml:space="preserve"> </w:t>
      </w:r>
      <w:r>
        <w:rPr>
          <w:rFonts w:ascii="Georgia" w:eastAsia="Georgia" w:hAnsi="Georgia" w:cs="Georgia"/>
          <w:sz w:val="19"/>
          <w:szCs w:val="19"/>
        </w:rPr>
        <w:t xml:space="preserve">S., </w:t>
      </w:r>
      <w:proofErr w:type="spellStart"/>
      <w:r>
        <w:rPr>
          <w:rFonts w:ascii="Georgia" w:eastAsia="Georgia" w:hAnsi="Georgia" w:cs="Georgia"/>
          <w:sz w:val="19"/>
          <w:szCs w:val="19"/>
        </w:rPr>
        <w:t>Wiemker</w:t>
      </w:r>
      <w:proofErr w:type="spellEnd"/>
      <w:r>
        <w:rPr>
          <w:rFonts w:ascii="Georgia" w:eastAsia="Georgia" w:hAnsi="Georgia" w:cs="Georgia"/>
          <w:sz w:val="19"/>
          <w:szCs w:val="19"/>
        </w:rPr>
        <w:t>,</w:t>
      </w:r>
      <w:r>
        <w:rPr>
          <w:rFonts w:ascii="Georgia" w:eastAsia="Georgia" w:hAnsi="Georgia" w:cs="Georgia"/>
          <w:spacing w:val="13"/>
          <w:sz w:val="19"/>
          <w:szCs w:val="19"/>
        </w:rPr>
        <w:t xml:space="preserve"> </w:t>
      </w:r>
      <w:r>
        <w:rPr>
          <w:rFonts w:ascii="Georgia" w:eastAsia="Georgia" w:hAnsi="Georgia" w:cs="Georgia"/>
          <w:sz w:val="19"/>
          <w:szCs w:val="19"/>
        </w:rPr>
        <w:t>R.,</w:t>
      </w:r>
      <w:r>
        <w:rPr>
          <w:rFonts w:ascii="Georgia" w:eastAsia="Georgia" w:hAnsi="Georgia" w:cs="Georgia"/>
          <w:spacing w:val="4"/>
          <w:sz w:val="19"/>
          <w:szCs w:val="19"/>
        </w:rPr>
        <w:t xml:space="preserve"> </w:t>
      </w:r>
      <w:r>
        <w:rPr>
          <w:rFonts w:ascii="Georgia" w:eastAsia="Georgia" w:hAnsi="Georgia" w:cs="Georgia"/>
          <w:sz w:val="19"/>
          <w:szCs w:val="19"/>
        </w:rPr>
        <w:t>Lee,</w:t>
      </w:r>
      <w:r>
        <w:rPr>
          <w:rFonts w:ascii="Georgia" w:eastAsia="Georgia" w:hAnsi="Georgia" w:cs="Georgia"/>
          <w:spacing w:val="3"/>
          <w:sz w:val="19"/>
          <w:szCs w:val="19"/>
        </w:rPr>
        <w:t xml:space="preserve"> </w:t>
      </w:r>
      <w:r>
        <w:rPr>
          <w:rFonts w:ascii="Georgia" w:eastAsia="Georgia" w:hAnsi="Georgia" w:cs="Georgia"/>
          <w:sz w:val="19"/>
          <w:szCs w:val="19"/>
        </w:rPr>
        <w:t>J.,</w:t>
      </w:r>
      <w:r>
        <w:rPr>
          <w:rFonts w:ascii="Georgia" w:eastAsia="Georgia" w:hAnsi="Georgia" w:cs="Georgia"/>
          <w:spacing w:val="3"/>
          <w:sz w:val="19"/>
          <w:szCs w:val="19"/>
        </w:rPr>
        <w:t xml:space="preserve"> </w:t>
      </w:r>
      <w:r>
        <w:rPr>
          <w:rFonts w:ascii="Georgia" w:eastAsia="Georgia" w:hAnsi="Georgia" w:cs="Georgia"/>
          <w:sz w:val="19"/>
          <w:szCs w:val="19"/>
        </w:rPr>
        <w:t>Reeves,</w:t>
      </w:r>
      <w:r>
        <w:rPr>
          <w:rFonts w:ascii="Georgia" w:eastAsia="Georgia" w:hAnsi="Georgia" w:cs="Georgia"/>
          <w:spacing w:val="10"/>
          <w:sz w:val="19"/>
          <w:szCs w:val="19"/>
        </w:rPr>
        <w:t xml:space="preserve"> </w:t>
      </w:r>
      <w:r>
        <w:rPr>
          <w:rFonts w:ascii="Georgia" w:eastAsia="Georgia" w:hAnsi="Georgia" w:cs="Georgia"/>
          <w:sz w:val="19"/>
          <w:szCs w:val="19"/>
        </w:rPr>
        <w:t>A. P.,</w:t>
      </w:r>
      <w:r>
        <w:rPr>
          <w:rFonts w:ascii="Georgia" w:eastAsia="Georgia" w:hAnsi="Georgia" w:cs="Georgia"/>
          <w:spacing w:val="4"/>
          <w:sz w:val="19"/>
          <w:szCs w:val="19"/>
        </w:rPr>
        <w:t xml:space="preserve"> </w:t>
      </w:r>
      <w:r>
        <w:rPr>
          <w:rFonts w:ascii="Georgia" w:eastAsia="Georgia" w:hAnsi="Georgia" w:cs="Georgia"/>
          <w:sz w:val="19"/>
          <w:szCs w:val="19"/>
        </w:rPr>
        <w:t>Born,</w:t>
      </w:r>
      <w:r>
        <w:rPr>
          <w:rFonts w:ascii="Georgia" w:eastAsia="Georgia" w:hAnsi="Georgia" w:cs="Georgia"/>
          <w:spacing w:val="6"/>
          <w:sz w:val="19"/>
          <w:szCs w:val="19"/>
        </w:rPr>
        <w:t xml:space="preserve"> </w:t>
      </w:r>
      <w:r>
        <w:rPr>
          <w:rFonts w:ascii="Georgia" w:eastAsia="Georgia" w:hAnsi="Georgia" w:cs="Georgia"/>
          <w:sz w:val="19"/>
          <w:szCs w:val="19"/>
        </w:rPr>
        <w:t>S.,</w:t>
      </w:r>
      <w:r>
        <w:rPr>
          <w:rFonts w:ascii="Georgia" w:eastAsia="Georgia" w:hAnsi="Georgia" w:cs="Georgia"/>
          <w:spacing w:val="1"/>
          <w:sz w:val="19"/>
          <w:szCs w:val="19"/>
        </w:rPr>
        <w:t xml:space="preserve"> </w:t>
      </w:r>
      <w:proofErr w:type="spellStart"/>
      <w:r>
        <w:rPr>
          <w:rFonts w:ascii="Georgia" w:eastAsia="Georgia" w:hAnsi="Georgia" w:cs="Georgia"/>
          <w:w w:val="102"/>
          <w:sz w:val="19"/>
          <w:szCs w:val="19"/>
        </w:rPr>
        <w:t>Weinheimer</w:t>
      </w:r>
      <w:proofErr w:type="spellEnd"/>
      <w:r>
        <w:rPr>
          <w:rFonts w:ascii="Georgia" w:eastAsia="Georgia" w:hAnsi="Georgia" w:cs="Georgia"/>
          <w:w w:val="102"/>
          <w:sz w:val="19"/>
          <w:szCs w:val="19"/>
        </w:rPr>
        <w:t xml:space="preserve">, </w:t>
      </w:r>
      <w:r>
        <w:rPr>
          <w:rFonts w:ascii="Georgia" w:eastAsia="Georgia" w:hAnsi="Georgia" w:cs="Georgia"/>
          <w:sz w:val="19"/>
          <w:szCs w:val="19"/>
        </w:rPr>
        <w:t>O.,</w:t>
      </w:r>
      <w:r>
        <w:rPr>
          <w:rFonts w:ascii="Georgia" w:eastAsia="Georgia" w:hAnsi="Georgia" w:cs="Georgia"/>
          <w:spacing w:val="12"/>
          <w:sz w:val="19"/>
          <w:szCs w:val="19"/>
        </w:rPr>
        <w:t xml:space="preserve"> </w:t>
      </w:r>
      <w:proofErr w:type="spellStart"/>
      <w:r>
        <w:rPr>
          <w:rFonts w:ascii="Georgia" w:eastAsia="Georgia" w:hAnsi="Georgia" w:cs="Georgia"/>
          <w:sz w:val="19"/>
          <w:szCs w:val="19"/>
        </w:rPr>
        <w:t>Rikxoort</w:t>
      </w:r>
      <w:proofErr w:type="spellEnd"/>
      <w:r>
        <w:rPr>
          <w:rFonts w:ascii="Georgia" w:eastAsia="Georgia" w:hAnsi="Georgia" w:cs="Georgia"/>
          <w:sz w:val="19"/>
          <w:szCs w:val="19"/>
        </w:rPr>
        <w:t>,</w:t>
      </w:r>
      <w:r>
        <w:rPr>
          <w:rFonts w:ascii="Georgia" w:eastAsia="Georgia" w:hAnsi="Georgia" w:cs="Georgia"/>
          <w:spacing w:val="23"/>
          <w:sz w:val="19"/>
          <w:szCs w:val="19"/>
        </w:rPr>
        <w:t xml:space="preserve"> </w:t>
      </w:r>
      <w:r>
        <w:rPr>
          <w:rFonts w:ascii="Georgia" w:eastAsia="Georgia" w:hAnsi="Georgia" w:cs="Georgia"/>
          <w:sz w:val="19"/>
          <w:szCs w:val="19"/>
        </w:rPr>
        <w:t>E.</w:t>
      </w:r>
      <w:r>
        <w:rPr>
          <w:rFonts w:ascii="Georgia" w:eastAsia="Georgia" w:hAnsi="Georgia" w:cs="Georgia"/>
          <w:spacing w:val="9"/>
          <w:sz w:val="19"/>
          <w:szCs w:val="19"/>
        </w:rPr>
        <w:t xml:space="preserve"> </w:t>
      </w:r>
      <w:r>
        <w:rPr>
          <w:rFonts w:ascii="Georgia" w:eastAsia="Georgia" w:hAnsi="Georgia" w:cs="Georgia"/>
          <w:sz w:val="19"/>
          <w:szCs w:val="19"/>
        </w:rPr>
        <w:t>M.</w:t>
      </w:r>
      <w:r>
        <w:rPr>
          <w:rFonts w:ascii="Georgia" w:eastAsia="Georgia" w:hAnsi="Georgia" w:cs="Georgia"/>
          <w:spacing w:val="11"/>
          <w:sz w:val="19"/>
          <w:szCs w:val="19"/>
        </w:rPr>
        <w:t xml:space="preserve"> </w:t>
      </w:r>
      <w:r>
        <w:rPr>
          <w:rFonts w:ascii="Georgia" w:eastAsia="Georgia" w:hAnsi="Georgia" w:cs="Georgia"/>
          <w:sz w:val="19"/>
          <w:szCs w:val="19"/>
        </w:rPr>
        <w:t>van,</w:t>
      </w:r>
      <w:r>
        <w:rPr>
          <w:rFonts w:ascii="Georgia" w:eastAsia="Georgia" w:hAnsi="Georgia" w:cs="Georgia"/>
          <w:spacing w:val="18"/>
          <w:sz w:val="19"/>
          <w:szCs w:val="19"/>
        </w:rPr>
        <w:t xml:space="preserve"> </w:t>
      </w:r>
      <w:proofErr w:type="spellStart"/>
      <w:r>
        <w:rPr>
          <w:rFonts w:ascii="Georgia" w:eastAsia="Georgia" w:hAnsi="Georgia" w:cs="Georgia"/>
          <w:sz w:val="19"/>
          <w:szCs w:val="19"/>
        </w:rPr>
        <w:t>Tschirren</w:t>
      </w:r>
      <w:proofErr w:type="spellEnd"/>
      <w:r>
        <w:rPr>
          <w:rFonts w:ascii="Georgia" w:eastAsia="Georgia" w:hAnsi="Georgia" w:cs="Georgia"/>
          <w:sz w:val="19"/>
          <w:szCs w:val="19"/>
        </w:rPr>
        <w:t>,</w:t>
      </w:r>
      <w:r>
        <w:rPr>
          <w:rFonts w:ascii="Georgia" w:eastAsia="Georgia" w:hAnsi="Georgia" w:cs="Georgia"/>
          <w:spacing w:val="24"/>
          <w:sz w:val="19"/>
          <w:szCs w:val="19"/>
        </w:rPr>
        <w:t xml:space="preserve"> </w:t>
      </w:r>
      <w:r>
        <w:rPr>
          <w:rFonts w:ascii="Georgia" w:eastAsia="Georgia" w:hAnsi="Georgia" w:cs="Georgia"/>
          <w:sz w:val="19"/>
          <w:szCs w:val="19"/>
        </w:rPr>
        <w:t>J.,</w:t>
      </w:r>
      <w:r>
        <w:rPr>
          <w:rFonts w:ascii="Georgia" w:eastAsia="Georgia" w:hAnsi="Georgia" w:cs="Georgia"/>
          <w:spacing w:val="13"/>
          <w:sz w:val="19"/>
          <w:szCs w:val="19"/>
        </w:rPr>
        <w:t xml:space="preserve"> </w:t>
      </w:r>
      <w:r>
        <w:rPr>
          <w:rFonts w:ascii="Georgia" w:eastAsia="Georgia" w:hAnsi="Georgia" w:cs="Georgia"/>
          <w:sz w:val="19"/>
          <w:szCs w:val="19"/>
        </w:rPr>
        <w:t>Mori,</w:t>
      </w:r>
      <w:r>
        <w:rPr>
          <w:rFonts w:ascii="Georgia" w:eastAsia="Georgia" w:hAnsi="Georgia" w:cs="Georgia"/>
          <w:spacing w:val="16"/>
          <w:sz w:val="19"/>
          <w:szCs w:val="19"/>
        </w:rPr>
        <w:t xml:space="preserve"> </w:t>
      </w:r>
      <w:r>
        <w:rPr>
          <w:rFonts w:ascii="Georgia" w:eastAsia="Georgia" w:hAnsi="Georgia" w:cs="Georgia"/>
          <w:sz w:val="19"/>
          <w:szCs w:val="19"/>
        </w:rPr>
        <w:t>K.,</w:t>
      </w:r>
      <w:r>
        <w:rPr>
          <w:rFonts w:ascii="Georgia" w:eastAsia="Georgia" w:hAnsi="Georgia" w:cs="Georgia"/>
          <w:spacing w:val="12"/>
          <w:sz w:val="19"/>
          <w:szCs w:val="19"/>
        </w:rPr>
        <w:t xml:space="preserve"> </w:t>
      </w:r>
      <w:proofErr w:type="spellStart"/>
      <w:r>
        <w:rPr>
          <w:rFonts w:ascii="Georgia" w:eastAsia="Georgia" w:hAnsi="Georgia" w:cs="Georgia"/>
          <w:sz w:val="19"/>
          <w:szCs w:val="19"/>
        </w:rPr>
        <w:t>Odry</w:t>
      </w:r>
      <w:proofErr w:type="spellEnd"/>
      <w:r>
        <w:rPr>
          <w:rFonts w:ascii="Georgia" w:eastAsia="Georgia" w:hAnsi="Georgia" w:cs="Georgia"/>
          <w:sz w:val="19"/>
          <w:szCs w:val="19"/>
        </w:rPr>
        <w:t>,</w:t>
      </w:r>
      <w:r>
        <w:rPr>
          <w:rFonts w:ascii="Georgia" w:eastAsia="Georgia" w:hAnsi="Georgia" w:cs="Georgia"/>
          <w:spacing w:val="16"/>
          <w:sz w:val="19"/>
          <w:szCs w:val="19"/>
        </w:rPr>
        <w:t xml:space="preserve"> </w:t>
      </w:r>
      <w:r>
        <w:rPr>
          <w:rFonts w:ascii="Georgia" w:eastAsia="Georgia" w:hAnsi="Georgia" w:cs="Georgia"/>
          <w:sz w:val="19"/>
          <w:szCs w:val="19"/>
        </w:rPr>
        <w:t>B.,</w:t>
      </w:r>
      <w:r>
        <w:rPr>
          <w:rFonts w:ascii="Georgia" w:eastAsia="Georgia" w:hAnsi="Georgia" w:cs="Georgia"/>
          <w:spacing w:val="14"/>
          <w:sz w:val="19"/>
          <w:szCs w:val="19"/>
        </w:rPr>
        <w:t xml:space="preserve"> </w:t>
      </w:r>
      <w:proofErr w:type="spellStart"/>
      <w:r>
        <w:rPr>
          <w:rFonts w:ascii="Georgia" w:eastAsia="Georgia" w:hAnsi="Georgia" w:cs="Georgia"/>
          <w:sz w:val="19"/>
          <w:szCs w:val="19"/>
        </w:rPr>
        <w:t>Naidich</w:t>
      </w:r>
      <w:proofErr w:type="spellEnd"/>
      <w:r>
        <w:rPr>
          <w:rFonts w:ascii="Georgia" w:eastAsia="Georgia" w:hAnsi="Georgia" w:cs="Georgia"/>
          <w:sz w:val="19"/>
          <w:szCs w:val="19"/>
        </w:rPr>
        <w:t>,</w:t>
      </w:r>
      <w:r>
        <w:rPr>
          <w:rFonts w:ascii="Georgia" w:eastAsia="Georgia" w:hAnsi="Georgia" w:cs="Georgia"/>
          <w:spacing w:val="21"/>
          <w:sz w:val="19"/>
          <w:szCs w:val="19"/>
        </w:rPr>
        <w:t xml:space="preserve"> </w:t>
      </w:r>
      <w:r>
        <w:rPr>
          <w:rFonts w:ascii="Georgia" w:eastAsia="Georgia" w:hAnsi="Georgia" w:cs="Georgia"/>
          <w:sz w:val="19"/>
          <w:szCs w:val="19"/>
        </w:rPr>
        <w:t>D.</w:t>
      </w:r>
      <w:r>
        <w:rPr>
          <w:rFonts w:ascii="Georgia" w:eastAsia="Georgia" w:hAnsi="Georgia" w:cs="Georgia"/>
          <w:spacing w:val="10"/>
          <w:sz w:val="19"/>
          <w:szCs w:val="19"/>
        </w:rPr>
        <w:t xml:space="preserve"> </w:t>
      </w:r>
      <w:r>
        <w:rPr>
          <w:rFonts w:ascii="Georgia" w:eastAsia="Georgia" w:hAnsi="Georgia" w:cs="Georgia"/>
          <w:sz w:val="19"/>
          <w:szCs w:val="19"/>
        </w:rPr>
        <w:t>P.,</w:t>
      </w:r>
      <w:r>
        <w:rPr>
          <w:rFonts w:ascii="Georgia" w:eastAsia="Georgia" w:hAnsi="Georgia" w:cs="Georgia"/>
          <w:spacing w:val="14"/>
          <w:sz w:val="19"/>
          <w:szCs w:val="19"/>
        </w:rPr>
        <w:t xml:space="preserve"> </w:t>
      </w:r>
      <w:r>
        <w:rPr>
          <w:rFonts w:ascii="Georgia" w:eastAsia="Georgia" w:hAnsi="Georgia" w:cs="Georgia"/>
          <w:sz w:val="19"/>
          <w:szCs w:val="19"/>
        </w:rPr>
        <w:t>Hartmann,</w:t>
      </w:r>
      <w:r>
        <w:rPr>
          <w:rFonts w:ascii="Georgia" w:eastAsia="Georgia" w:hAnsi="Georgia" w:cs="Georgia"/>
          <w:spacing w:val="26"/>
          <w:sz w:val="19"/>
          <w:szCs w:val="19"/>
        </w:rPr>
        <w:t xml:space="preserve"> </w:t>
      </w:r>
      <w:r>
        <w:rPr>
          <w:rFonts w:ascii="Georgia" w:eastAsia="Georgia" w:hAnsi="Georgia" w:cs="Georgia"/>
          <w:sz w:val="19"/>
          <w:szCs w:val="19"/>
        </w:rPr>
        <w:t>I.,</w:t>
      </w:r>
      <w:r>
        <w:rPr>
          <w:rFonts w:ascii="Georgia" w:eastAsia="Georgia" w:hAnsi="Georgia" w:cs="Georgia"/>
          <w:spacing w:val="12"/>
          <w:sz w:val="19"/>
          <w:szCs w:val="19"/>
        </w:rPr>
        <w:t xml:space="preserve"> </w:t>
      </w:r>
      <w:r>
        <w:rPr>
          <w:rFonts w:ascii="Georgia" w:eastAsia="Georgia" w:hAnsi="Georgia" w:cs="Georgia"/>
          <w:sz w:val="19"/>
          <w:szCs w:val="19"/>
        </w:rPr>
        <w:t>Hoffman,</w:t>
      </w:r>
      <w:r>
        <w:rPr>
          <w:rFonts w:ascii="Georgia" w:eastAsia="Georgia" w:hAnsi="Georgia" w:cs="Georgia"/>
          <w:spacing w:val="23"/>
          <w:sz w:val="19"/>
          <w:szCs w:val="19"/>
        </w:rPr>
        <w:t xml:space="preserve"> </w:t>
      </w:r>
      <w:r>
        <w:rPr>
          <w:rFonts w:ascii="Georgia" w:eastAsia="Georgia" w:hAnsi="Georgia" w:cs="Georgia"/>
          <w:sz w:val="19"/>
          <w:szCs w:val="19"/>
        </w:rPr>
        <w:t>E.</w:t>
      </w:r>
      <w:r>
        <w:rPr>
          <w:rFonts w:ascii="Georgia" w:eastAsia="Georgia" w:hAnsi="Georgia" w:cs="Georgia"/>
          <w:spacing w:val="9"/>
          <w:sz w:val="19"/>
          <w:szCs w:val="19"/>
        </w:rPr>
        <w:t xml:space="preserve"> </w:t>
      </w:r>
      <w:r>
        <w:rPr>
          <w:rFonts w:ascii="Georgia" w:eastAsia="Georgia" w:hAnsi="Georgia" w:cs="Georgia"/>
          <w:sz w:val="19"/>
          <w:szCs w:val="19"/>
        </w:rPr>
        <w:t>A.,</w:t>
      </w:r>
      <w:r>
        <w:rPr>
          <w:rFonts w:ascii="Georgia" w:eastAsia="Georgia" w:hAnsi="Georgia" w:cs="Georgia"/>
          <w:spacing w:val="14"/>
          <w:sz w:val="19"/>
          <w:szCs w:val="19"/>
        </w:rPr>
        <w:t xml:space="preserve"> </w:t>
      </w:r>
      <w:proofErr w:type="spellStart"/>
      <w:r>
        <w:rPr>
          <w:rFonts w:ascii="Georgia" w:eastAsia="Georgia" w:hAnsi="Georgia" w:cs="Georgia"/>
          <w:sz w:val="19"/>
          <w:szCs w:val="19"/>
        </w:rPr>
        <w:t>Prokop</w:t>
      </w:r>
      <w:proofErr w:type="spellEnd"/>
      <w:r>
        <w:rPr>
          <w:rFonts w:ascii="Georgia" w:eastAsia="Georgia" w:hAnsi="Georgia" w:cs="Georgia"/>
          <w:sz w:val="19"/>
          <w:szCs w:val="19"/>
        </w:rPr>
        <w:t>,</w:t>
      </w:r>
      <w:r>
        <w:rPr>
          <w:rFonts w:ascii="Georgia" w:eastAsia="Georgia" w:hAnsi="Georgia" w:cs="Georgia"/>
          <w:spacing w:val="20"/>
          <w:sz w:val="19"/>
          <w:szCs w:val="19"/>
        </w:rPr>
        <w:t xml:space="preserve"> </w:t>
      </w:r>
      <w:r>
        <w:rPr>
          <w:rFonts w:ascii="Georgia" w:eastAsia="Georgia" w:hAnsi="Georgia" w:cs="Georgia"/>
          <w:sz w:val="19"/>
          <w:szCs w:val="19"/>
        </w:rPr>
        <w:t>M.,</w:t>
      </w:r>
      <w:r>
        <w:rPr>
          <w:rFonts w:ascii="Georgia" w:eastAsia="Georgia" w:hAnsi="Georgia" w:cs="Georgia"/>
          <w:spacing w:val="13"/>
          <w:sz w:val="19"/>
          <w:szCs w:val="19"/>
        </w:rPr>
        <w:t xml:space="preserve"> </w:t>
      </w:r>
      <w:r>
        <w:rPr>
          <w:rFonts w:ascii="Georgia" w:eastAsia="Georgia" w:hAnsi="Georgia" w:cs="Georgia"/>
          <w:w w:val="102"/>
          <w:sz w:val="19"/>
          <w:szCs w:val="19"/>
        </w:rPr>
        <w:t xml:space="preserve">Pedersen, </w:t>
      </w:r>
      <w:r>
        <w:rPr>
          <w:rFonts w:ascii="Georgia" w:eastAsia="Georgia" w:hAnsi="Georgia" w:cs="Georgia"/>
          <w:sz w:val="19"/>
          <w:szCs w:val="19"/>
        </w:rPr>
        <w:t>J.</w:t>
      </w:r>
      <w:r>
        <w:rPr>
          <w:rFonts w:ascii="Georgia" w:eastAsia="Georgia" w:hAnsi="Georgia" w:cs="Georgia"/>
          <w:spacing w:val="21"/>
          <w:sz w:val="19"/>
          <w:szCs w:val="19"/>
        </w:rPr>
        <w:t xml:space="preserve"> </w:t>
      </w:r>
      <w:r>
        <w:rPr>
          <w:rFonts w:ascii="Georgia" w:eastAsia="Georgia" w:hAnsi="Georgia" w:cs="Georgia"/>
          <w:sz w:val="19"/>
          <w:szCs w:val="19"/>
        </w:rPr>
        <w:t>H.,</w:t>
      </w:r>
      <w:r>
        <w:rPr>
          <w:rFonts w:ascii="Georgia" w:eastAsia="Georgia" w:hAnsi="Georgia" w:cs="Georgia"/>
          <w:spacing w:val="29"/>
          <w:sz w:val="19"/>
          <w:szCs w:val="19"/>
        </w:rPr>
        <w:t xml:space="preserve"> </w:t>
      </w:r>
      <w:r>
        <w:rPr>
          <w:rFonts w:ascii="Georgia" w:eastAsia="Georgia" w:hAnsi="Georgia" w:cs="Georgia"/>
          <w:sz w:val="19"/>
          <w:szCs w:val="19"/>
        </w:rPr>
        <w:t>and</w:t>
      </w:r>
      <w:r>
        <w:rPr>
          <w:rFonts w:ascii="Georgia" w:eastAsia="Georgia" w:hAnsi="Georgia" w:cs="Georgia"/>
          <w:spacing w:val="23"/>
          <w:sz w:val="19"/>
          <w:szCs w:val="19"/>
        </w:rPr>
        <w:t xml:space="preserve"> </w:t>
      </w:r>
      <w:proofErr w:type="spellStart"/>
      <w:r>
        <w:rPr>
          <w:rFonts w:ascii="Georgia" w:eastAsia="Georgia" w:hAnsi="Georgia" w:cs="Georgia"/>
          <w:sz w:val="19"/>
          <w:szCs w:val="19"/>
        </w:rPr>
        <w:t>Bruijne</w:t>
      </w:r>
      <w:proofErr w:type="spellEnd"/>
      <w:r>
        <w:rPr>
          <w:rFonts w:ascii="Georgia" w:eastAsia="Georgia" w:hAnsi="Georgia" w:cs="Georgia"/>
          <w:sz w:val="19"/>
          <w:szCs w:val="19"/>
        </w:rPr>
        <w:t>,</w:t>
      </w:r>
      <w:r>
        <w:rPr>
          <w:rFonts w:ascii="Georgia" w:eastAsia="Georgia" w:hAnsi="Georgia" w:cs="Georgia"/>
          <w:spacing w:val="35"/>
          <w:sz w:val="19"/>
          <w:szCs w:val="19"/>
        </w:rPr>
        <w:t xml:space="preserve"> </w:t>
      </w:r>
      <w:r>
        <w:rPr>
          <w:rFonts w:ascii="Georgia" w:eastAsia="Georgia" w:hAnsi="Georgia" w:cs="Georgia"/>
          <w:sz w:val="19"/>
          <w:szCs w:val="19"/>
        </w:rPr>
        <w:t>M.</w:t>
      </w:r>
      <w:r>
        <w:rPr>
          <w:rFonts w:ascii="Georgia" w:eastAsia="Georgia" w:hAnsi="Georgia" w:cs="Georgia"/>
          <w:spacing w:val="22"/>
          <w:sz w:val="19"/>
          <w:szCs w:val="19"/>
        </w:rPr>
        <w:t xml:space="preserve"> </w:t>
      </w:r>
      <w:r>
        <w:rPr>
          <w:rFonts w:ascii="Georgia" w:eastAsia="Georgia" w:hAnsi="Georgia" w:cs="Georgia"/>
          <w:sz w:val="19"/>
          <w:szCs w:val="19"/>
        </w:rPr>
        <w:t xml:space="preserve">de. </w:t>
      </w:r>
      <w:r>
        <w:rPr>
          <w:rFonts w:ascii="Georgia" w:eastAsia="Georgia" w:hAnsi="Georgia" w:cs="Georgia"/>
          <w:spacing w:val="24"/>
          <w:sz w:val="19"/>
          <w:szCs w:val="19"/>
        </w:rPr>
        <w:t xml:space="preserve"> </w:t>
      </w:r>
      <w:r>
        <w:rPr>
          <w:rFonts w:ascii="Georgia" w:eastAsia="Georgia" w:hAnsi="Georgia" w:cs="Georgia"/>
          <w:sz w:val="19"/>
          <w:szCs w:val="19"/>
        </w:rPr>
        <w:t>“</w:t>
      </w:r>
      <w:r>
        <w:rPr>
          <w:rFonts w:ascii="Georgia" w:eastAsia="Georgia" w:hAnsi="Georgia" w:cs="Georgia"/>
          <w:b/>
          <w:bCs/>
          <w:sz w:val="19"/>
          <w:szCs w:val="19"/>
        </w:rPr>
        <w:t>Extraction</w:t>
      </w:r>
      <w:r>
        <w:rPr>
          <w:rFonts w:ascii="Georgia" w:eastAsia="Georgia" w:hAnsi="Georgia" w:cs="Georgia"/>
          <w:b/>
          <w:bCs/>
          <w:spacing w:val="40"/>
          <w:sz w:val="19"/>
          <w:szCs w:val="19"/>
        </w:rPr>
        <w:t xml:space="preserve"> </w:t>
      </w:r>
      <w:r>
        <w:rPr>
          <w:rFonts w:ascii="Georgia" w:eastAsia="Georgia" w:hAnsi="Georgia" w:cs="Georgia"/>
          <w:b/>
          <w:bCs/>
          <w:sz w:val="19"/>
          <w:szCs w:val="19"/>
        </w:rPr>
        <w:t>of</w:t>
      </w:r>
      <w:r>
        <w:rPr>
          <w:rFonts w:ascii="Georgia" w:eastAsia="Georgia" w:hAnsi="Georgia" w:cs="Georgia"/>
          <w:b/>
          <w:bCs/>
          <w:spacing w:val="22"/>
          <w:sz w:val="19"/>
          <w:szCs w:val="19"/>
        </w:rPr>
        <w:t xml:space="preserve"> </w:t>
      </w:r>
      <w:r>
        <w:rPr>
          <w:rFonts w:ascii="Georgia" w:eastAsia="Georgia" w:hAnsi="Georgia" w:cs="Georgia"/>
          <w:b/>
          <w:bCs/>
          <w:sz w:val="19"/>
          <w:szCs w:val="19"/>
        </w:rPr>
        <w:t>Airways</w:t>
      </w:r>
      <w:r>
        <w:rPr>
          <w:rFonts w:ascii="Georgia" w:eastAsia="Georgia" w:hAnsi="Georgia" w:cs="Georgia"/>
          <w:b/>
          <w:bCs/>
          <w:spacing w:val="34"/>
          <w:sz w:val="19"/>
          <w:szCs w:val="19"/>
        </w:rPr>
        <w:t xml:space="preserve"> </w:t>
      </w:r>
      <w:r>
        <w:rPr>
          <w:rFonts w:ascii="Georgia" w:eastAsia="Georgia" w:hAnsi="Georgia" w:cs="Georgia"/>
          <w:b/>
          <w:bCs/>
          <w:sz w:val="19"/>
          <w:szCs w:val="19"/>
        </w:rPr>
        <w:t>from</w:t>
      </w:r>
      <w:r>
        <w:rPr>
          <w:rFonts w:ascii="Georgia" w:eastAsia="Georgia" w:hAnsi="Georgia" w:cs="Georgia"/>
          <w:b/>
          <w:bCs/>
          <w:spacing w:val="28"/>
          <w:sz w:val="19"/>
          <w:szCs w:val="19"/>
        </w:rPr>
        <w:t xml:space="preserve"> </w:t>
      </w:r>
      <w:r>
        <w:rPr>
          <w:rFonts w:ascii="Georgia" w:eastAsia="Georgia" w:hAnsi="Georgia" w:cs="Georgia"/>
          <w:b/>
          <w:bCs/>
          <w:sz w:val="19"/>
          <w:szCs w:val="19"/>
        </w:rPr>
        <w:t>CT</w:t>
      </w:r>
      <w:r>
        <w:rPr>
          <w:rFonts w:ascii="Georgia" w:eastAsia="Georgia" w:hAnsi="Georgia" w:cs="Georgia"/>
          <w:b/>
          <w:bCs/>
          <w:spacing w:val="23"/>
          <w:sz w:val="19"/>
          <w:szCs w:val="19"/>
        </w:rPr>
        <w:t xml:space="preserve"> </w:t>
      </w:r>
      <w:r>
        <w:rPr>
          <w:rFonts w:ascii="Georgia" w:eastAsia="Georgia" w:hAnsi="Georgia" w:cs="Georgia"/>
          <w:b/>
          <w:bCs/>
          <w:sz w:val="19"/>
          <w:szCs w:val="19"/>
        </w:rPr>
        <w:t>(EXACT’09)</w:t>
      </w:r>
      <w:r>
        <w:rPr>
          <w:rFonts w:ascii="Georgia" w:eastAsia="Georgia" w:hAnsi="Georgia" w:cs="Georgia"/>
          <w:sz w:val="19"/>
          <w:szCs w:val="19"/>
        </w:rPr>
        <w:t>”</w:t>
      </w:r>
      <w:r>
        <w:rPr>
          <w:rFonts w:ascii="Georgia" w:eastAsia="Georgia" w:hAnsi="Georgia" w:cs="Georgia"/>
          <w:spacing w:val="42"/>
          <w:sz w:val="19"/>
          <w:szCs w:val="19"/>
        </w:rPr>
        <w:t xml:space="preserve"> </w:t>
      </w:r>
      <w:r>
        <w:rPr>
          <w:rFonts w:ascii="Georgia" w:eastAsia="Georgia" w:hAnsi="Georgia" w:cs="Georgia"/>
          <w:i/>
          <w:sz w:val="19"/>
          <w:szCs w:val="19"/>
        </w:rPr>
        <w:t>IEEE</w:t>
      </w:r>
      <w:r>
        <w:rPr>
          <w:rFonts w:ascii="Georgia" w:eastAsia="Georgia" w:hAnsi="Georgia" w:cs="Georgia"/>
          <w:i/>
          <w:spacing w:val="16"/>
          <w:sz w:val="19"/>
          <w:szCs w:val="19"/>
        </w:rPr>
        <w:t xml:space="preserve"> </w:t>
      </w:r>
      <w:r>
        <w:rPr>
          <w:rFonts w:ascii="Georgia" w:eastAsia="Georgia" w:hAnsi="Georgia" w:cs="Georgia"/>
          <w:i/>
          <w:sz w:val="19"/>
          <w:szCs w:val="19"/>
        </w:rPr>
        <w:t>Trans</w:t>
      </w:r>
      <w:r>
        <w:rPr>
          <w:rFonts w:ascii="Georgia" w:eastAsia="Georgia" w:hAnsi="Georgia" w:cs="Georgia"/>
          <w:i/>
          <w:spacing w:val="16"/>
          <w:sz w:val="19"/>
          <w:szCs w:val="19"/>
        </w:rPr>
        <w:t xml:space="preserve"> </w:t>
      </w:r>
      <w:r>
        <w:rPr>
          <w:rFonts w:ascii="Georgia" w:eastAsia="Georgia" w:hAnsi="Georgia" w:cs="Georgia"/>
          <w:i/>
          <w:sz w:val="19"/>
          <w:szCs w:val="19"/>
        </w:rPr>
        <w:t>Med</w:t>
      </w:r>
      <w:r>
        <w:rPr>
          <w:rFonts w:ascii="Georgia" w:eastAsia="Georgia" w:hAnsi="Georgia" w:cs="Georgia"/>
          <w:i/>
          <w:spacing w:val="16"/>
          <w:sz w:val="19"/>
          <w:szCs w:val="19"/>
        </w:rPr>
        <w:t xml:space="preserve"> </w:t>
      </w:r>
      <w:r>
        <w:rPr>
          <w:rFonts w:ascii="Georgia" w:eastAsia="Georgia" w:hAnsi="Georgia" w:cs="Georgia"/>
          <w:i/>
          <w:sz w:val="19"/>
          <w:szCs w:val="19"/>
        </w:rPr>
        <w:t>Imaging</w:t>
      </w:r>
      <w:r>
        <w:rPr>
          <w:rFonts w:ascii="Georgia" w:eastAsia="Georgia" w:hAnsi="Georgia" w:cs="Georgia"/>
          <w:i/>
          <w:spacing w:val="17"/>
          <w:sz w:val="19"/>
          <w:szCs w:val="19"/>
        </w:rPr>
        <w:t xml:space="preserve"> </w:t>
      </w:r>
      <w:r>
        <w:rPr>
          <w:rFonts w:ascii="Georgia" w:eastAsia="Georgia" w:hAnsi="Georgia" w:cs="Georgia"/>
          <w:sz w:val="19"/>
          <w:szCs w:val="19"/>
        </w:rPr>
        <w:t>31,</w:t>
      </w:r>
      <w:r>
        <w:rPr>
          <w:rFonts w:ascii="Georgia" w:eastAsia="Georgia" w:hAnsi="Georgia" w:cs="Georgia"/>
          <w:spacing w:val="28"/>
          <w:sz w:val="19"/>
          <w:szCs w:val="19"/>
        </w:rPr>
        <w:t xml:space="preserve"> </w:t>
      </w:r>
      <w:r>
        <w:rPr>
          <w:rFonts w:ascii="Georgia" w:eastAsia="Georgia" w:hAnsi="Georgia" w:cs="Georgia"/>
          <w:sz w:val="19"/>
          <w:szCs w:val="19"/>
        </w:rPr>
        <w:t xml:space="preserve">no. </w:t>
      </w:r>
      <w:r>
        <w:rPr>
          <w:rFonts w:ascii="Georgia" w:eastAsia="Georgia" w:hAnsi="Georgia" w:cs="Georgia"/>
          <w:spacing w:val="24"/>
          <w:sz w:val="19"/>
          <w:szCs w:val="19"/>
        </w:rPr>
        <w:t xml:space="preserve"> </w:t>
      </w:r>
      <w:r>
        <w:rPr>
          <w:rFonts w:ascii="Georgia" w:eastAsia="Georgia" w:hAnsi="Georgia" w:cs="Georgia"/>
          <w:sz w:val="19"/>
          <w:szCs w:val="19"/>
        </w:rPr>
        <w:t>11</w:t>
      </w:r>
      <w:r>
        <w:rPr>
          <w:rFonts w:ascii="Georgia" w:eastAsia="Georgia" w:hAnsi="Georgia" w:cs="Georgia"/>
          <w:spacing w:val="22"/>
          <w:sz w:val="19"/>
          <w:szCs w:val="19"/>
        </w:rPr>
        <w:t xml:space="preserve"> </w:t>
      </w:r>
      <w:r>
        <w:rPr>
          <w:rFonts w:ascii="Georgia" w:eastAsia="Georgia" w:hAnsi="Georgia" w:cs="Georgia"/>
          <w:w w:val="102"/>
          <w:sz w:val="19"/>
          <w:szCs w:val="19"/>
        </w:rPr>
        <w:t>(2012):</w:t>
      </w:r>
    </w:p>
    <w:p w14:paraId="2EA1DBB8" w14:textId="77777777" w:rsidR="00E61F9D" w:rsidRDefault="005C64D6">
      <w:pPr>
        <w:spacing w:after="0" w:line="240" w:lineRule="auto"/>
        <w:ind w:left="120" w:right="7544"/>
        <w:jc w:val="both"/>
        <w:rPr>
          <w:rFonts w:ascii="Georgia" w:eastAsia="Georgia" w:hAnsi="Georgia" w:cs="Georgia"/>
          <w:sz w:val="19"/>
          <w:szCs w:val="19"/>
        </w:rPr>
      </w:pPr>
      <w:r>
        <w:rPr>
          <w:rFonts w:ascii="Georgia" w:eastAsia="Georgia" w:hAnsi="Georgia" w:cs="Georgia"/>
          <w:sz w:val="19"/>
          <w:szCs w:val="19"/>
        </w:rPr>
        <w:t>2093–107.</w:t>
      </w:r>
      <w:r>
        <w:rPr>
          <w:rFonts w:ascii="Georgia" w:eastAsia="Georgia" w:hAnsi="Georgia" w:cs="Georgia"/>
          <w:spacing w:val="35"/>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80">
        <w:r>
          <w:rPr>
            <w:rFonts w:ascii="Georgia" w:eastAsia="Georgia" w:hAnsi="Georgia" w:cs="Georgia"/>
            <w:color w:val="0000FF"/>
            <w:w w:val="102"/>
            <w:sz w:val="19"/>
            <w:szCs w:val="19"/>
          </w:rPr>
          <w:t>10.1109/TMI.2012.2209674</w:t>
        </w:r>
      </w:hyperlink>
    </w:p>
    <w:p w14:paraId="1276E954" w14:textId="77777777" w:rsidR="00E61F9D" w:rsidRDefault="005C64D6">
      <w:pPr>
        <w:spacing w:before="93" w:after="0" w:line="240" w:lineRule="auto"/>
        <w:ind w:left="115" w:right="486"/>
        <w:jc w:val="both"/>
        <w:rPr>
          <w:rFonts w:ascii="Georgia" w:eastAsia="Georgia" w:hAnsi="Georgia" w:cs="Georgia"/>
          <w:sz w:val="19"/>
          <w:szCs w:val="19"/>
        </w:rPr>
      </w:pPr>
      <w:r>
        <w:rPr>
          <w:rFonts w:ascii="Georgia" w:eastAsia="Georgia" w:hAnsi="Georgia" w:cs="Georgia"/>
          <w:sz w:val="19"/>
          <w:szCs w:val="19"/>
        </w:rPr>
        <w:t xml:space="preserve">78. </w:t>
      </w:r>
      <w:r>
        <w:rPr>
          <w:rFonts w:ascii="Georgia" w:eastAsia="Georgia" w:hAnsi="Georgia" w:cs="Georgia"/>
          <w:spacing w:val="35"/>
          <w:sz w:val="19"/>
          <w:szCs w:val="19"/>
        </w:rPr>
        <w:t xml:space="preserve"> </w:t>
      </w:r>
      <w:r>
        <w:rPr>
          <w:rFonts w:ascii="Georgia" w:eastAsia="Georgia" w:hAnsi="Georgia" w:cs="Georgia"/>
          <w:sz w:val="19"/>
          <w:szCs w:val="19"/>
        </w:rPr>
        <w:t>Feuerstein,</w:t>
      </w:r>
      <w:r>
        <w:rPr>
          <w:rFonts w:ascii="Georgia" w:eastAsia="Georgia" w:hAnsi="Georgia" w:cs="Georgia"/>
          <w:spacing w:val="45"/>
          <w:sz w:val="19"/>
          <w:szCs w:val="19"/>
        </w:rPr>
        <w:t xml:space="preserve"> </w:t>
      </w:r>
      <w:r>
        <w:rPr>
          <w:rFonts w:ascii="Georgia" w:eastAsia="Georgia" w:hAnsi="Georgia" w:cs="Georgia"/>
          <w:sz w:val="19"/>
          <w:szCs w:val="19"/>
        </w:rPr>
        <w:t>M.,</w:t>
      </w:r>
      <w:r>
        <w:rPr>
          <w:rFonts w:ascii="Georgia" w:eastAsia="Georgia" w:hAnsi="Georgia" w:cs="Georgia"/>
          <w:spacing w:val="31"/>
          <w:sz w:val="19"/>
          <w:szCs w:val="19"/>
        </w:rPr>
        <w:t xml:space="preserve"> </w:t>
      </w:r>
      <w:proofErr w:type="spellStart"/>
      <w:r>
        <w:rPr>
          <w:rFonts w:ascii="Georgia" w:eastAsia="Georgia" w:hAnsi="Georgia" w:cs="Georgia"/>
          <w:sz w:val="19"/>
          <w:szCs w:val="19"/>
        </w:rPr>
        <w:t>Kitasaka</w:t>
      </w:r>
      <w:proofErr w:type="spellEnd"/>
      <w:r>
        <w:rPr>
          <w:rFonts w:ascii="Georgia" w:eastAsia="Georgia" w:hAnsi="Georgia" w:cs="Georgia"/>
          <w:sz w:val="19"/>
          <w:szCs w:val="19"/>
        </w:rPr>
        <w:t>,</w:t>
      </w:r>
      <w:r>
        <w:rPr>
          <w:rFonts w:ascii="Georgia" w:eastAsia="Georgia" w:hAnsi="Georgia" w:cs="Georgia"/>
          <w:spacing w:val="41"/>
          <w:sz w:val="19"/>
          <w:szCs w:val="19"/>
        </w:rPr>
        <w:t xml:space="preserve"> </w:t>
      </w:r>
      <w:r>
        <w:rPr>
          <w:rFonts w:ascii="Georgia" w:eastAsia="Georgia" w:hAnsi="Georgia" w:cs="Georgia"/>
          <w:sz w:val="19"/>
          <w:szCs w:val="19"/>
        </w:rPr>
        <w:t>T.,</w:t>
      </w:r>
      <w:r>
        <w:rPr>
          <w:rFonts w:ascii="Georgia" w:eastAsia="Georgia" w:hAnsi="Georgia" w:cs="Georgia"/>
          <w:spacing w:val="32"/>
          <w:sz w:val="19"/>
          <w:szCs w:val="19"/>
        </w:rPr>
        <w:t xml:space="preserve"> </w:t>
      </w:r>
      <w:r>
        <w:rPr>
          <w:rFonts w:ascii="Georgia" w:eastAsia="Georgia" w:hAnsi="Georgia" w:cs="Georgia"/>
          <w:sz w:val="19"/>
          <w:szCs w:val="19"/>
        </w:rPr>
        <w:t>and</w:t>
      </w:r>
      <w:r>
        <w:rPr>
          <w:rFonts w:ascii="Georgia" w:eastAsia="Georgia" w:hAnsi="Georgia" w:cs="Georgia"/>
          <w:spacing w:val="27"/>
          <w:sz w:val="19"/>
          <w:szCs w:val="19"/>
        </w:rPr>
        <w:t xml:space="preserve"> </w:t>
      </w:r>
      <w:r>
        <w:rPr>
          <w:rFonts w:ascii="Georgia" w:eastAsia="Georgia" w:hAnsi="Georgia" w:cs="Georgia"/>
          <w:sz w:val="19"/>
          <w:szCs w:val="19"/>
        </w:rPr>
        <w:t>Mori,</w:t>
      </w:r>
      <w:r>
        <w:rPr>
          <w:rFonts w:ascii="Georgia" w:eastAsia="Georgia" w:hAnsi="Georgia" w:cs="Georgia"/>
          <w:spacing w:val="35"/>
          <w:sz w:val="19"/>
          <w:szCs w:val="19"/>
        </w:rPr>
        <w:t xml:space="preserve"> </w:t>
      </w:r>
      <w:r>
        <w:rPr>
          <w:rFonts w:ascii="Georgia" w:eastAsia="Georgia" w:hAnsi="Georgia" w:cs="Georgia"/>
          <w:sz w:val="19"/>
          <w:szCs w:val="19"/>
        </w:rPr>
        <w:t>K.</w:t>
      </w:r>
      <w:r>
        <w:rPr>
          <w:rFonts w:ascii="Georgia" w:eastAsia="Georgia" w:hAnsi="Georgia" w:cs="Georgia"/>
          <w:spacing w:val="25"/>
          <w:sz w:val="19"/>
          <w:szCs w:val="19"/>
        </w:rPr>
        <w:t xml:space="preserve"> </w:t>
      </w:r>
      <w:r>
        <w:rPr>
          <w:rFonts w:ascii="Georgia" w:eastAsia="Georgia" w:hAnsi="Georgia" w:cs="Georgia"/>
          <w:sz w:val="19"/>
          <w:szCs w:val="19"/>
        </w:rPr>
        <w:t>“</w:t>
      </w:r>
      <w:r>
        <w:rPr>
          <w:rFonts w:ascii="Georgia" w:eastAsia="Georgia" w:hAnsi="Georgia" w:cs="Georgia"/>
          <w:b/>
          <w:bCs/>
          <w:sz w:val="19"/>
          <w:szCs w:val="19"/>
        </w:rPr>
        <w:t>Adaptive</w:t>
      </w:r>
      <w:r>
        <w:rPr>
          <w:rFonts w:ascii="Georgia" w:eastAsia="Georgia" w:hAnsi="Georgia" w:cs="Georgia"/>
          <w:b/>
          <w:bCs/>
          <w:spacing w:val="41"/>
          <w:sz w:val="19"/>
          <w:szCs w:val="19"/>
        </w:rPr>
        <w:t xml:space="preserve"> </w:t>
      </w:r>
      <w:r>
        <w:rPr>
          <w:rFonts w:ascii="Georgia" w:eastAsia="Georgia" w:hAnsi="Georgia" w:cs="Georgia"/>
          <w:b/>
          <w:bCs/>
          <w:sz w:val="19"/>
          <w:szCs w:val="19"/>
        </w:rPr>
        <w:t>Branch</w:t>
      </w:r>
      <w:r>
        <w:rPr>
          <w:rFonts w:ascii="Georgia" w:eastAsia="Georgia" w:hAnsi="Georgia" w:cs="Georgia"/>
          <w:b/>
          <w:bCs/>
          <w:spacing w:val="36"/>
          <w:sz w:val="19"/>
          <w:szCs w:val="19"/>
        </w:rPr>
        <w:t xml:space="preserve"> </w:t>
      </w:r>
      <w:r>
        <w:rPr>
          <w:rFonts w:ascii="Georgia" w:eastAsia="Georgia" w:hAnsi="Georgia" w:cs="Georgia"/>
          <w:b/>
          <w:bCs/>
          <w:sz w:val="19"/>
          <w:szCs w:val="19"/>
        </w:rPr>
        <w:t>Tracing</w:t>
      </w:r>
      <w:r>
        <w:rPr>
          <w:rFonts w:ascii="Georgia" w:eastAsia="Georgia" w:hAnsi="Georgia" w:cs="Georgia"/>
          <w:b/>
          <w:bCs/>
          <w:spacing w:val="37"/>
          <w:sz w:val="19"/>
          <w:szCs w:val="19"/>
        </w:rPr>
        <w:t xml:space="preserve"> </w:t>
      </w:r>
      <w:r>
        <w:rPr>
          <w:rFonts w:ascii="Georgia" w:eastAsia="Georgia" w:hAnsi="Georgia" w:cs="Georgia"/>
          <w:b/>
          <w:bCs/>
          <w:sz w:val="19"/>
          <w:szCs w:val="19"/>
        </w:rPr>
        <w:t>and</w:t>
      </w:r>
      <w:r>
        <w:rPr>
          <w:rFonts w:ascii="Georgia" w:eastAsia="Georgia" w:hAnsi="Georgia" w:cs="Georgia"/>
          <w:b/>
          <w:bCs/>
          <w:spacing w:val="29"/>
          <w:sz w:val="19"/>
          <w:szCs w:val="19"/>
        </w:rPr>
        <w:t xml:space="preserve"> </w:t>
      </w:r>
      <w:r>
        <w:rPr>
          <w:rFonts w:ascii="Georgia" w:eastAsia="Georgia" w:hAnsi="Georgia" w:cs="Georgia"/>
          <w:b/>
          <w:bCs/>
          <w:sz w:val="19"/>
          <w:szCs w:val="19"/>
        </w:rPr>
        <w:t>Image</w:t>
      </w:r>
      <w:r>
        <w:rPr>
          <w:rFonts w:ascii="Georgia" w:eastAsia="Georgia" w:hAnsi="Georgia" w:cs="Georgia"/>
          <w:b/>
          <w:bCs/>
          <w:spacing w:val="34"/>
          <w:sz w:val="19"/>
          <w:szCs w:val="19"/>
        </w:rPr>
        <w:t xml:space="preserve"> </w:t>
      </w:r>
      <w:r>
        <w:rPr>
          <w:rFonts w:ascii="Georgia" w:eastAsia="Georgia" w:hAnsi="Georgia" w:cs="Georgia"/>
          <w:b/>
          <w:bCs/>
          <w:sz w:val="19"/>
          <w:szCs w:val="19"/>
        </w:rPr>
        <w:t>Sharpening</w:t>
      </w:r>
      <w:r>
        <w:rPr>
          <w:rFonts w:ascii="Georgia" w:eastAsia="Georgia" w:hAnsi="Georgia" w:cs="Georgia"/>
          <w:b/>
          <w:bCs/>
          <w:spacing w:val="45"/>
          <w:sz w:val="19"/>
          <w:szCs w:val="19"/>
        </w:rPr>
        <w:t xml:space="preserve"> </w:t>
      </w:r>
      <w:r>
        <w:rPr>
          <w:rFonts w:ascii="Georgia" w:eastAsia="Georgia" w:hAnsi="Georgia" w:cs="Georgia"/>
          <w:b/>
          <w:bCs/>
          <w:sz w:val="19"/>
          <w:szCs w:val="19"/>
        </w:rPr>
        <w:t>for</w:t>
      </w:r>
      <w:r>
        <w:rPr>
          <w:rFonts w:ascii="Georgia" w:eastAsia="Georgia" w:hAnsi="Georgia" w:cs="Georgia"/>
          <w:b/>
          <w:bCs/>
          <w:spacing w:val="28"/>
          <w:sz w:val="19"/>
          <w:szCs w:val="19"/>
        </w:rPr>
        <w:t xml:space="preserve"> </w:t>
      </w:r>
      <w:r>
        <w:rPr>
          <w:rFonts w:ascii="Georgia" w:eastAsia="Georgia" w:hAnsi="Georgia" w:cs="Georgia"/>
          <w:b/>
          <w:bCs/>
          <w:sz w:val="19"/>
          <w:szCs w:val="19"/>
        </w:rPr>
        <w:t>Airway</w:t>
      </w:r>
      <w:r>
        <w:rPr>
          <w:rFonts w:ascii="Georgia" w:eastAsia="Georgia" w:hAnsi="Georgia" w:cs="Georgia"/>
          <w:b/>
          <w:bCs/>
          <w:spacing w:val="36"/>
          <w:sz w:val="19"/>
          <w:szCs w:val="19"/>
        </w:rPr>
        <w:t xml:space="preserve"> </w:t>
      </w:r>
      <w:r>
        <w:rPr>
          <w:rFonts w:ascii="Georgia" w:eastAsia="Georgia" w:hAnsi="Georgia" w:cs="Georgia"/>
          <w:b/>
          <w:bCs/>
          <w:w w:val="102"/>
          <w:sz w:val="19"/>
          <w:szCs w:val="19"/>
        </w:rPr>
        <w:t>Tree</w:t>
      </w:r>
    </w:p>
    <w:p w14:paraId="76E1F9EE" w14:textId="77777777" w:rsidR="00E61F9D" w:rsidRDefault="005C64D6">
      <w:pPr>
        <w:spacing w:before="33" w:after="0" w:line="240" w:lineRule="auto"/>
        <w:ind w:left="120" w:right="1851"/>
        <w:jc w:val="both"/>
        <w:rPr>
          <w:rFonts w:ascii="Georgia" w:eastAsia="Georgia" w:hAnsi="Georgia" w:cs="Georgia"/>
          <w:sz w:val="19"/>
          <w:szCs w:val="19"/>
        </w:rPr>
      </w:pPr>
      <w:r>
        <w:rPr>
          <w:rFonts w:ascii="Georgia" w:eastAsia="Georgia" w:hAnsi="Georgia" w:cs="Georgia"/>
          <w:b/>
          <w:bCs/>
          <w:sz w:val="19"/>
          <w:szCs w:val="19"/>
        </w:rPr>
        <w:t>Extraction</w:t>
      </w:r>
      <w:r>
        <w:rPr>
          <w:rFonts w:ascii="Georgia" w:eastAsia="Georgia" w:hAnsi="Georgia" w:cs="Georgia"/>
          <w:b/>
          <w:bCs/>
          <w:spacing w:val="22"/>
          <w:sz w:val="19"/>
          <w:szCs w:val="19"/>
        </w:rPr>
        <w:t xml:space="preserve"> </w:t>
      </w:r>
      <w:r>
        <w:rPr>
          <w:rFonts w:ascii="Georgia" w:eastAsia="Georgia" w:hAnsi="Georgia" w:cs="Georgia"/>
          <w:b/>
          <w:bCs/>
          <w:sz w:val="19"/>
          <w:szCs w:val="19"/>
        </w:rPr>
        <w:t>in</w:t>
      </w:r>
      <w:r>
        <w:rPr>
          <w:rFonts w:ascii="Georgia" w:eastAsia="Georgia" w:hAnsi="Georgia" w:cs="Georgia"/>
          <w:b/>
          <w:bCs/>
          <w:spacing w:val="5"/>
          <w:sz w:val="19"/>
          <w:szCs w:val="19"/>
        </w:rPr>
        <w:t xml:space="preserve"> </w:t>
      </w:r>
      <w:r>
        <w:rPr>
          <w:rFonts w:ascii="Georgia" w:eastAsia="Georgia" w:hAnsi="Georgia" w:cs="Georgia"/>
          <w:b/>
          <w:bCs/>
          <w:sz w:val="19"/>
          <w:szCs w:val="19"/>
        </w:rPr>
        <w:t>3-d</w:t>
      </w:r>
      <w:r>
        <w:rPr>
          <w:rFonts w:ascii="Georgia" w:eastAsia="Georgia" w:hAnsi="Georgia" w:cs="Georgia"/>
          <w:b/>
          <w:bCs/>
          <w:spacing w:val="7"/>
          <w:sz w:val="19"/>
          <w:szCs w:val="19"/>
        </w:rPr>
        <w:t xml:space="preserve"> </w:t>
      </w:r>
      <w:r>
        <w:rPr>
          <w:rFonts w:ascii="Georgia" w:eastAsia="Georgia" w:hAnsi="Georgia" w:cs="Georgia"/>
          <w:b/>
          <w:bCs/>
          <w:sz w:val="19"/>
          <w:szCs w:val="19"/>
        </w:rPr>
        <w:t>Chest</w:t>
      </w:r>
      <w:r>
        <w:rPr>
          <w:rFonts w:ascii="Georgia" w:eastAsia="Georgia" w:hAnsi="Georgia" w:cs="Georgia"/>
          <w:b/>
          <w:bCs/>
          <w:spacing w:val="12"/>
          <w:sz w:val="19"/>
          <w:szCs w:val="19"/>
        </w:rPr>
        <w:t xml:space="preserve"> </w:t>
      </w:r>
      <w:r>
        <w:rPr>
          <w:rFonts w:ascii="Georgia" w:eastAsia="Georgia" w:hAnsi="Georgia" w:cs="Georgia"/>
          <w:b/>
          <w:bCs/>
          <w:sz w:val="19"/>
          <w:szCs w:val="19"/>
        </w:rPr>
        <w:t>CT</w:t>
      </w:r>
      <w:r>
        <w:rPr>
          <w:rFonts w:ascii="Georgia" w:eastAsia="Georgia" w:hAnsi="Georgia" w:cs="Georgia"/>
          <w:sz w:val="19"/>
          <w:szCs w:val="19"/>
        </w:rPr>
        <w:t>”</w:t>
      </w:r>
      <w:r>
        <w:rPr>
          <w:rFonts w:ascii="Georgia" w:eastAsia="Georgia" w:hAnsi="Georgia" w:cs="Georgia"/>
          <w:spacing w:val="9"/>
          <w:sz w:val="19"/>
          <w:szCs w:val="19"/>
        </w:rPr>
        <w:t xml:space="preserve"> </w:t>
      </w:r>
      <w:r>
        <w:rPr>
          <w:rFonts w:ascii="Georgia" w:eastAsia="Georgia" w:hAnsi="Georgia" w:cs="Georgia"/>
          <w:i/>
          <w:sz w:val="19"/>
          <w:szCs w:val="19"/>
        </w:rPr>
        <w:t>Proc.</w:t>
      </w:r>
      <w:r>
        <w:rPr>
          <w:rFonts w:ascii="Georgia" w:eastAsia="Georgia" w:hAnsi="Georgia" w:cs="Georgia"/>
          <w:i/>
          <w:spacing w:val="15"/>
          <w:sz w:val="19"/>
          <w:szCs w:val="19"/>
        </w:rPr>
        <w:t xml:space="preserve"> </w:t>
      </w:r>
      <w:r>
        <w:rPr>
          <w:rFonts w:ascii="Georgia" w:eastAsia="Georgia" w:hAnsi="Georgia" w:cs="Georgia"/>
          <w:i/>
          <w:sz w:val="19"/>
          <w:szCs w:val="19"/>
        </w:rPr>
        <w:t>of second international workshop on pulmonary image analysis</w:t>
      </w:r>
      <w:r>
        <w:rPr>
          <w:rFonts w:ascii="Georgia" w:eastAsia="Georgia" w:hAnsi="Georgia" w:cs="Georgia"/>
          <w:i/>
          <w:spacing w:val="2"/>
          <w:sz w:val="19"/>
          <w:szCs w:val="19"/>
        </w:rPr>
        <w:t xml:space="preserve"> </w:t>
      </w:r>
      <w:r>
        <w:rPr>
          <w:rFonts w:ascii="Georgia" w:eastAsia="Georgia" w:hAnsi="Georgia" w:cs="Georgia"/>
          <w:w w:val="102"/>
          <w:sz w:val="19"/>
          <w:szCs w:val="19"/>
        </w:rPr>
        <w:t>(2009):</w:t>
      </w:r>
    </w:p>
    <w:p w14:paraId="563E0510" w14:textId="77777777" w:rsidR="00E61F9D" w:rsidRDefault="005C64D6">
      <w:pPr>
        <w:spacing w:before="93" w:after="0"/>
        <w:ind w:left="120" w:right="452" w:hanging="5"/>
        <w:jc w:val="both"/>
        <w:rPr>
          <w:rFonts w:ascii="Georgia" w:eastAsia="Georgia" w:hAnsi="Georgia" w:cs="Georgia"/>
          <w:sz w:val="19"/>
          <w:szCs w:val="19"/>
        </w:rPr>
      </w:pPr>
      <w:r>
        <w:rPr>
          <w:rFonts w:ascii="Georgia" w:eastAsia="Georgia" w:hAnsi="Georgia" w:cs="Georgia"/>
          <w:sz w:val="19"/>
          <w:szCs w:val="19"/>
        </w:rPr>
        <w:t>79.</w:t>
      </w:r>
      <w:r>
        <w:rPr>
          <w:rFonts w:ascii="Georgia" w:eastAsia="Georgia" w:hAnsi="Georgia" w:cs="Georgia"/>
          <w:spacing w:val="19"/>
          <w:sz w:val="19"/>
          <w:szCs w:val="19"/>
        </w:rPr>
        <w:t xml:space="preserve"> </w:t>
      </w:r>
      <w:r>
        <w:rPr>
          <w:rFonts w:ascii="Georgia" w:eastAsia="Georgia" w:hAnsi="Georgia" w:cs="Georgia"/>
          <w:sz w:val="19"/>
          <w:szCs w:val="19"/>
        </w:rPr>
        <w:t>Lee,</w:t>
      </w:r>
      <w:r>
        <w:rPr>
          <w:rFonts w:ascii="Georgia" w:eastAsia="Georgia" w:hAnsi="Georgia" w:cs="Georgia"/>
          <w:spacing w:val="2"/>
          <w:sz w:val="19"/>
          <w:szCs w:val="19"/>
        </w:rPr>
        <w:t xml:space="preserve"> </w:t>
      </w:r>
      <w:r>
        <w:rPr>
          <w:rFonts w:ascii="Georgia" w:eastAsia="Georgia" w:hAnsi="Georgia" w:cs="Georgia"/>
          <w:sz w:val="19"/>
          <w:szCs w:val="19"/>
        </w:rPr>
        <w:t>J.</w:t>
      </w:r>
      <w:r>
        <w:rPr>
          <w:rFonts w:ascii="Georgia" w:eastAsia="Georgia" w:hAnsi="Georgia" w:cs="Georgia"/>
          <w:spacing w:val="-3"/>
          <w:sz w:val="19"/>
          <w:szCs w:val="19"/>
        </w:rPr>
        <w:t xml:space="preserve"> </w:t>
      </w:r>
      <w:r>
        <w:rPr>
          <w:rFonts w:ascii="Georgia" w:eastAsia="Georgia" w:hAnsi="Georgia" w:cs="Georgia"/>
          <w:sz w:val="19"/>
          <w:szCs w:val="19"/>
        </w:rPr>
        <w:t>and Reeves,</w:t>
      </w:r>
      <w:r>
        <w:rPr>
          <w:rFonts w:ascii="Georgia" w:eastAsia="Georgia" w:hAnsi="Georgia" w:cs="Georgia"/>
          <w:spacing w:val="8"/>
          <w:sz w:val="19"/>
          <w:szCs w:val="19"/>
        </w:rPr>
        <w:t xml:space="preserve"> </w:t>
      </w:r>
      <w:r>
        <w:rPr>
          <w:rFonts w:ascii="Georgia" w:eastAsia="Georgia" w:hAnsi="Georgia" w:cs="Georgia"/>
          <w:sz w:val="19"/>
          <w:szCs w:val="19"/>
        </w:rPr>
        <w:t>A.</w:t>
      </w:r>
      <w:r>
        <w:rPr>
          <w:rFonts w:ascii="Georgia" w:eastAsia="Georgia" w:hAnsi="Georgia" w:cs="Georgia"/>
          <w:spacing w:val="-1"/>
          <w:sz w:val="19"/>
          <w:szCs w:val="19"/>
        </w:rPr>
        <w:t xml:space="preserve"> </w:t>
      </w:r>
      <w:r>
        <w:rPr>
          <w:rFonts w:ascii="Georgia" w:eastAsia="Georgia" w:hAnsi="Georgia" w:cs="Georgia"/>
          <w:sz w:val="19"/>
          <w:szCs w:val="19"/>
        </w:rPr>
        <w:t>P.</w:t>
      </w:r>
      <w:r>
        <w:rPr>
          <w:rFonts w:ascii="Georgia" w:eastAsia="Georgia" w:hAnsi="Georgia" w:cs="Georgia"/>
          <w:spacing w:val="-2"/>
          <w:sz w:val="19"/>
          <w:szCs w:val="19"/>
        </w:rPr>
        <w:t xml:space="preserve"> </w:t>
      </w:r>
      <w:r>
        <w:rPr>
          <w:rFonts w:ascii="Georgia" w:eastAsia="Georgia" w:hAnsi="Georgia" w:cs="Georgia"/>
          <w:sz w:val="19"/>
          <w:szCs w:val="19"/>
        </w:rPr>
        <w:t>“</w:t>
      </w:r>
      <w:r>
        <w:rPr>
          <w:rFonts w:ascii="Georgia" w:eastAsia="Georgia" w:hAnsi="Georgia" w:cs="Georgia"/>
          <w:b/>
          <w:bCs/>
          <w:sz w:val="19"/>
          <w:szCs w:val="19"/>
        </w:rPr>
        <w:t>Segmentation</w:t>
      </w:r>
      <w:r>
        <w:rPr>
          <w:rFonts w:ascii="Georgia" w:eastAsia="Georgia" w:hAnsi="Georgia" w:cs="Georgia"/>
          <w:b/>
          <w:bCs/>
          <w:spacing w:val="22"/>
          <w:sz w:val="19"/>
          <w:szCs w:val="19"/>
        </w:rPr>
        <w:t xml:space="preserve"> </w:t>
      </w:r>
      <w:r>
        <w:rPr>
          <w:rFonts w:ascii="Georgia" w:eastAsia="Georgia" w:hAnsi="Georgia" w:cs="Georgia"/>
          <w:b/>
          <w:bCs/>
          <w:sz w:val="19"/>
          <w:szCs w:val="19"/>
        </w:rPr>
        <w:t>of</w:t>
      </w:r>
      <w:r>
        <w:rPr>
          <w:rFonts w:ascii="Georgia" w:eastAsia="Georgia" w:hAnsi="Georgia" w:cs="Georgia"/>
          <w:b/>
          <w:bCs/>
          <w:spacing w:val="-3"/>
          <w:sz w:val="19"/>
          <w:szCs w:val="19"/>
        </w:rPr>
        <w:t xml:space="preserve"> </w:t>
      </w:r>
      <w:r>
        <w:rPr>
          <w:rFonts w:ascii="Georgia" w:eastAsia="Georgia" w:hAnsi="Georgia" w:cs="Georgia"/>
          <w:b/>
          <w:bCs/>
          <w:sz w:val="19"/>
          <w:szCs w:val="19"/>
        </w:rPr>
        <w:t>the</w:t>
      </w:r>
      <w:r>
        <w:rPr>
          <w:rFonts w:ascii="Georgia" w:eastAsia="Georgia" w:hAnsi="Georgia" w:cs="Georgia"/>
          <w:b/>
          <w:bCs/>
          <w:spacing w:val="-1"/>
          <w:sz w:val="19"/>
          <w:szCs w:val="19"/>
        </w:rPr>
        <w:t xml:space="preserve"> </w:t>
      </w:r>
      <w:r>
        <w:rPr>
          <w:rFonts w:ascii="Georgia" w:eastAsia="Georgia" w:hAnsi="Georgia" w:cs="Georgia"/>
          <w:b/>
          <w:bCs/>
          <w:sz w:val="19"/>
          <w:szCs w:val="19"/>
        </w:rPr>
        <w:t>Airway</w:t>
      </w:r>
      <w:r>
        <w:rPr>
          <w:rFonts w:ascii="Georgia" w:eastAsia="Georgia" w:hAnsi="Georgia" w:cs="Georgia"/>
          <w:b/>
          <w:bCs/>
          <w:spacing w:val="7"/>
          <w:sz w:val="19"/>
          <w:szCs w:val="19"/>
        </w:rPr>
        <w:t xml:space="preserve"> </w:t>
      </w:r>
      <w:r>
        <w:rPr>
          <w:rFonts w:ascii="Georgia" w:eastAsia="Georgia" w:hAnsi="Georgia" w:cs="Georgia"/>
          <w:b/>
          <w:bCs/>
          <w:sz w:val="19"/>
          <w:szCs w:val="19"/>
        </w:rPr>
        <w:t>Tree</w:t>
      </w:r>
      <w:r>
        <w:rPr>
          <w:rFonts w:ascii="Georgia" w:eastAsia="Georgia" w:hAnsi="Georgia" w:cs="Georgia"/>
          <w:b/>
          <w:bCs/>
          <w:spacing w:val="2"/>
          <w:sz w:val="19"/>
          <w:szCs w:val="19"/>
        </w:rPr>
        <w:t xml:space="preserve"> </w:t>
      </w:r>
      <w:r>
        <w:rPr>
          <w:rFonts w:ascii="Georgia" w:eastAsia="Georgia" w:hAnsi="Georgia" w:cs="Georgia"/>
          <w:b/>
          <w:bCs/>
          <w:sz w:val="19"/>
          <w:szCs w:val="19"/>
        </w:rPr>
        <w:t>from</w:t>
      </w:r>
      <w:r>
        <w:rPr>
          <w:rFonts w:ascii="Georgia" w:eastAsia="Georgia" w:hAnsi="Georgia" w:cs="Georgia"/>
          <w:b/>
          <w:bCs/>
          <w:spacing w:val="3"/>
          <w:sz w:val="19"/>
          <w:szCs w:val="19"/>
        </w:rPr>
        <w:t xml:space="preserve"> </w:t>
      </w:r>
      <w:r>
        <w:rPr>
          <w:rFonts w:ascii="Georgia" w:eastAsia="Georgia" w:hAnsi="Georgia" w:cs="Georgia"/>
          <w:b/>
          <w:bCs/>
          <w:sz w:val="19"/>
          <w:szCs w:val="19"/>
        </w:rPr>
        <w:t>Chest</w:t>
      </w:r>
      <w:r>
        <w:rPr>
          <w:rFonts w:ascii="Georgia" w:eastAsia="Georgia" w:hAnsi="Georgia" w:cs="Georgia"/>
          <w:b/>
          <w:bCs/>
          <w:spacing w:val="4"/>
          <w:sz w:val="19"/>
          <w:szCs w:val="19"/>
        </w:rPr>
        <w:t xml:space="preserve"> </w:t>
      </w:r>
      <w:r>
        <w:rPr>
          <w:rFonts w:ascii="Georgia" w:eastAsia="Georgia" w:hAnsi="Georgia" w:cs="Georgia"/>
          <w:b/>
          <w:bCs/>
          <w:sz w:val="19"/>
          <w:szCs w:val="19"/>
        </w:rPr>
        <w:t>CT</w:t>
      </w:r>
      <w:r>
        <w:rPr>
          <w:rFonts w:ascii="Georgia" w:eastAsia="Georgia" w:hAnsi="Georgia" w:cs="Georgia"/>
          <w:b/>
          <w:bCs/>
          <w:spacing w:val="-2"/>
          <w:sz w:val="19"/>
          <w:szCs w:val="19"/>
        </w:rPr>
        <w:t xml:space="preserve"> </w:t>
      </w:r>
      <w:r>
        <w:rPr>
          <w:rFonts w:ascii="Georgia" w:eastAsia="Georgia" w:hAnsi="Georgia" w:cs="Georgia"/>
          <w:b/>
          <w:bCs/>
          <w:sz w:val="19"/>
          <w:szCs w:val="19"/>
        </w:rPr>
        <w:t>Using</w:t>
      </w:r>
      <w:r>
        <w:rPr>
          <w:rFonts w:ascii="Georgia" w:eastAsia="Georgia" w:hAnsi="Georgia" w:cs="Georgia"/>
          <w:b/>
          <w:bCs/>
          <w:spacing w:val="4"/>
          <w:sz w:val="19"/>
          <w:szCs w:val="19"/>
        </w:rPr>
        <w:t xml:space="preserve"> </w:t>
      </w:r>
      <w:r>
        <w:rPr>
          <w:rFonts w:ascii="Georgia" w:eastAsia="Georgia" w:hAnsi="Georgia" w:cs="Georgia"/>
          <w:b/>
          <w:bCs/>
          <w:sz w:val="19"/>
          <w:szCs w:val="19"/>
        </w:rPr>
        <w:t>Local</w:t>
      </w:r>
      <w:r>
        <w:rPr>
          <w:rFonts w:ascii="Georgia" w:eastAsia="Georgia" w:hAnsi="Georgia" w:cs="Georgia"/>
          <w:b/>
          <w:bCs/>
          <w:spacing w:val="4"/>
          <w:sz w:val="19"/>
          <w:szCs w:val="19"/>
        </w:rPr>
        <w:t xml:space="preserve"> </w:t>
      </w:r>
      <w:r>
        <w:rPr>
          <w:rFonts w:ascii="Georgia" w:eastAsia="Georgia" w:hAnsi="Georgia" w:cs="Georgia"/>
          <w:b/>
          <w:bCs/>
          <w:sz w:val="19"/>
          <w:szCs w:val="19"/>
        </w:rPr>
        <w:t>Volume</w:t>
      </w:r>
      <w:r>
        <w:rPr>
          <w:rFonts w:ascii="Georgia" w:eastAsia="Georgia" w:hAnsi="Georgia" w:cs="Georgia"/>
          <w:b/>
          <w:bCs/>
          <w:spacing w:val="8"/>
          <w:sz w:val="19"/>
          <w:szCs w:val="19"/>
        </w:rPr>
        <w:t xml:space="preserve"> </w:t>
      </w:r>
      <w:r>
        <w:rPr>
          <w:rFonts w:ascii="Georgia" w:eastAsia="Georgia" w:hAnsi="Georgia" w:cs="Georgia"/>
          <w:b/>
          <w:bCs/>
          <w:sz w:val="19"/>
          <w:szCs w:val="19"/>
        </w:rPr>
        <w:t>of</w:t>
      </w:r>
      <w:r>
        <w:rPr>
          <w:rFonts w:ascii="Georgia" w:eastAsia="Georgia" w:hAnsi="Georgia" w:cs="Georgia"/>
          <w:b/>
          <w:bCs/>
          <w:spacing w:val="-3"/>
          <w:sz w:val="19"/>
          <w:szCs w:val="19"/>
        </w:rPr>
        <w:t xml:space="preserve"> </w:t>
      </w:r>
      <w:r>
        <w:rPr>
          <w:rFonts w:ascii="Georgia" w:eastAsia="Georgia" w:hAnsi="Georgia" w:cs="Georgia"/>
          <w:b/>
          <w:bCs/>
          <w:sz w:val="19"/>
          <w:szCs w:val="19"/>
        </w:rPr>
        <w:t>Interes</w:t>
      </w:r>
      <w:r>
        <w:rPr>
          <w:rFonts w:ascii="Georgia" w:eastAsia="Georgia" w:hAnsi="Georgia" w:cs="Georgia"/>
          <w:b/>
          <w:bCs/>
          <w:spacing w:val="-1"/>
          <w:sz w:val="19"/>
          <w:szCs w:val="19"/>
        </w:rPr>
        <w:t>t</w:t>
      </w:r>
      <w:r>
        <w:rPr>
          <w:rFonts w:ascii="Georgia" w:eastAsia="Georgia" w:hAnsi="Georgia" w:cs="Georgia"/>
          <w:sz w:val="19"/>
          <w:szCs w:val="19"/>
        </w:rPr>
        <w:t>”</w:t>
      </w:r>
      <w:r>
        <w:rPr>
          <w:rFonts w:ascii="Georgia" w:eastAsia="Georgia" w:hAnsi="Georgia" w:cs="Georgia"/>
          <w:spacing w:val="11"/>
          <w:sz w:val="19"/>
          <w:szCs w:val="19"/>
        </w:rPr>
        <w:t xml:space="preserve"> </w:t>
      </w:r>
      <w:r>
        <w:rPr>
          <w:rFonts w:ascii="Georgia" w:eastAsia="Georgia" w:hAnsi="Georgia" w:cs="Georgia"/>
          <w:i/>
          <w:sz w:val="19"/>
          <w:szCs w:val="19"/>
        </w:rPr>
        <w:t>Proc. of second international workshop on pulmonary image analysis</w:t>
      </w:r>
      <w:r>
        <w:rPr>
          <w:rFonts w:ascii="Georgia" w:eastAsia="Georgia" w:hAnsi="Georgia" w:cs="Georgia"/>
          <w:i/>
          <w:spacing w:val="2"/>
          <w:sz w:val="19"/>
          <w:szCs w:val="19"/>
        </w:rPr>
        <w:t xml:space="preserve"> </w:t>
      </w:r>
      <w:r>
        <w:rPr>
          <w:rFonts w:ascii="Georgia" w:eastAsia="Georgia" w:hAnsi="Georgia" w:cs="Georgia"/>
          <w:w w:val="102"/>
          <w:sz w:val="19"/>
          <w:szCs w:val="19"/>
        </w:rPr>
        <w:t>(2009):</w:t>
      </w:r>
    </w:p>
    <w:p w14:paraId="24551C58" w14:textId="77777777" w:rsidR="00E61F9D" w:rsidRDefault="005C64D6">
      <w:pPr>
        <w:spacing w:before="60" w:after="0"/>
        <w:ind w:left="112" w:right="452" w:firstLine="8"/>
        <w:jc w:val="both"/>
        <w:rPr>
          <w:rFonts w:ascii="Georgia" w:eastAsia="Georgia" w:hAnsi="Georgia" w:cs="Georgia"/>
          <w:sz w:val="19"/>
          <w:szCs w:val="19"/>
        </w:rPr>
      </w:pPr>
      <w:r>
        <w:rPr>
          <w:rFonts w:ascii="Georgia" w:eastAsia="Georgia" w:hAnsi="Georgia" w:cs="Georgia"/>
          <w:sz w:val="19"/>
          <w:szCs w:val="19"/>
        </w:rPr>
        <w:t xml:space="preserve">80. </w:t>
      </w:r>
      <w:r>
        <w:rPr>
          <w:rFonts w:ascii="Georgia" w:eastAsia="Georgia" w:hAnsi="Georgia" w:cs="Georgia"/>
          <w:spacing w:val="3"/>
          <w:sz w:val="19"/>
          <w:szCs w:val="19"/>
        </w:rPr>
        <w:t xml:space="preserve"> </w:t>
      </w:r>
      <w:r>
        <w:rPr>
          <w:rFonts w:ascii="Georgia" w:eastAsia="Georgia" w:hAnsi="Georgia" w:cs="Georgia"/>
          <w:sz w:val="19"/>
          <w:szCs w:val="19"/>
        </w:rPr>
        <w:t>Song,</w:t>
      </w:r>
      <w:r>
        <w:rPr>
          <w:rFonts w:ascii="Georgia" w:eastAsia="Georgia" w:hAnsi="Georgia" w:cs="Georgia"/>
          <w:spacing w:val="21"/>
          <w:sz w:val="19"/>
          <w:szCs w:val="19"/>
        </w:rPr>
        <w:t xml:space="preserve"> </w:t>
      </w:r>
      <w:r>
        <w:rPr>
          <w:rFonts w:ascii="Georgia" w:eastAsia="Georgia" w:hAnsi="Georgia" w:cs="Georgia"/>
          <w:sz w:val="19"/>
          <w:szCs w:val="19"/>
        </w:rPr>
        <w:t>G.,</w:t>
      </w:r>
      <w:r>
        <w:rPr>
          <w:rFonts w:ascii="Georgia" w:eastAsia="Georgia" w:hAnsi="Georgia" w:cs="Georgia"/>
          <w:spacing w:val="17"/>
          <w:sz w:val="19"/>
          <w:szCs w:val="19"/>
        </w:rPr>
        <w:t xml:space="preserve"> </w:t>
      </w:r>
      <w:r>
        <w:rPr>
          <w:rFonts w:ascii="Georgia" w:eastAsia="Georgia" w:hAnsi="Georgia" w:cs="Georgia"/>
          <w:sz w:val="19"/>
          <w:szCs w:val="19"/>
        </w:rPr>
        <w:t>Tustison,</w:t>
      </w:r>
      <w:r>
        <w:rPr>
          <w:rFonts w:ascii="Georgia" w:eastAsia="Georgia" w:hAnsi="Georgia" w:cs="Georgia"/>
          <w:spacing w:val="28"/>
          <w:sz w:val="19"/>
          <w:szCs w:val="19"/>
        </w:rPr>
        <w:t xml:space="preserve"> </w:t>
      </w:r>
      <w:r>
        <w:rPr>
          <w:rFonts w:ascii="Georgia" w:eastAsia="Georgia" w:hAnsi="Georgia" w:cs="Georgia"/>
          <w:sz w:val="19"/>
          <w:szCs w:val="19"/>
        </w:rPr>
        <w:t>N.,</w:t>
      </w:r>
      <w:r>
        <w:rPr>
          <w:rFonts w:ascii="Georgia" w:eastAsia="Georgia" w:hAnsi="Georgia" w:cs="Georgia"/>
          <w:spacing w:val="17"/>
          <w:sz w:val="19"/>
          <w:szCs w:val="19"/>
        </w:rPr>
        <w:t xml:space="preserve"> </w:t>
      </w:r>
      <w:r>
        <w:rPr>
          <w:rFonts w:ascii="Georgia" w:eastAsia="Georgia" w:hAnsi="Georgia" w:cs="Georgia"/>
          <w:sz w:val="19"/>
          <w:szCs w:val="19"/>
        </w:rPr>
        <w:t>and</w:t>
      </w:r>
      <w:r>
        <w:rPr>
          <w:rFonts w:ascii="Georgia" w:eastAsia="Georgia" w:hAnsi="Georgia" w:cs="Georgia"/>
          <w:spacing w:val="16"/>
          <w:sz w:val="19"/>
          <w:szCs w:val="19"/>
        </w:rPr>
        <w:t xml:space="preserve"> </w:t>
      </w:r>
      <w:r>
        <w:rPr>
          <w:rFonts w:ascii="Georgia" w:eastAsia="Georgia" w:hAnsi="Georgia" w:cs="Georgia"/>
          <w:sz w:val="19"/>
          <w:szCs w:val="19"/>
        </w:rPr>
        <w:t>Gee,</w:t>
      </w:r>
      <w:r>
        <w:rPr>
          <w:rFonts w:ascii="Georgia" w:eastAsia="Georgia" w:hAnsi="Georgia" w:cs="Georgia"/>
          <w:spacing w:val="19"/>
          <w:sz w:val="19"/>
          <w:szCs w:val="19"/>
        </w:rPr>
        <w:t xml:space="preserve"> </w:t>
      </w:r>
      <w:r>
        <w:rPr>
          <w:rFonts w:ascii="Georgia" w:eastAsia="Georgia" w:hAnsi="Georgia" w:cs="Georgia"/>
          <w:sz w:val="19"/>
          <w:szCs w:val="19"/>
        </w:rPr>
        <w:t>J.</w:t>
      </w:r>
      <w:r>
        <w:rPr>
          <w:rFonts w:ascii="Georgia" w:eastAsia="Georgia" w:hAnsi="Georgia" w:cs="Georgia"/>
          <w:spacing w:val="14"/>
          <w:sz w:val="19"/>
          <w:szCs w:val="19"/>
        </w:rPr>
        <w:t xml:space="preserve"> </w:t>
      </w:r>
      <w:r>
        <w:rPr>
          <w:rFonts w:ascii="Georgia" w:eastAsia="Georgia" w:hAnsi="Georgia" w:cs="Georgia"/>
          <w:sz w:val="19"/>
          <w:szCs w:val="19"/>
        </w:rPr>
        <w:t>C.</w:t>
      </w:r>
      <w:r>
        <w:rPr>
          <w:rFonts w:ascii="Georgia" w:eastAsia="Georgia" w:hAnsi="Georgia" w:cs="Georgia"/>
          <w:spacing w:val="13"/>
          <w:sz w:val="19"/>
          <w:szCs w:val="19"/>
        </w:rPr>
        <w:t xml:space="preserve"> </w:t>
      </w:r>
      <w:r>
        <w:rPr>
          <w:rFonts w:ascii="Georgia" w:eastAsia="Georgia" w:hAnsi="Georgia" w:cs="Georgia"/>
          <w:spacing w:val="-1"/>
          <w:sz w:val="19"/>
          <w:szCs w:val="19"/>
        </w:rPr>
        <w:t>“</w:t>
      </w:r>
      <w:r>
        <w:rPr>
          <w:rFonts w:ascii="Georgia" w:eastAsia="Georgia" w:hAnsi="Georgia" w:cs="Georgia"/>
          <w:b/>
          <w:bCs/>
          <w:sz w:val="19"/>
          <w:szCs w:val="19"/>
        </w:rPr>
        <w:t>Airway</w:t>
      </w:r>
      <w:r>
        <w:rPr>
          <w:rFonts w:ascii="Georgia" w:eastAsia="Georgia" w:hAnsi="Georgia" w:cs="Georgia"/>
          <w:b/>
          <w:bCs/>
          <w:spacing w:val="25"/>
          <w:sz w:val="19"/>
          <w:szCs w:val="19"/>
        </w:rPr>
        <w:t xml:space="preserve"> </w:t>
      </w:r>
      <w:r>
        <w:rPr>
          <w:rFonts w:ascii="Georgia" w:eastAsia="Georgia" w:hAnsi="Georgia" w:cs="Georgia"/>
          <w:b/>
          <w:bCs/>
          <w:sz w:val="19"/>
          <w:szCs w:val="19"/>
        </w:rPr>
        <w:t>Tree</w:t>
      </w:r>
      <w:r>
        <w:rPr>
          <w:rFonts w:ascii="Georgia" w:eastAsia="Georgia" w:hAnsi="Georgia" w:cs="Georgia"/>
          <w:b/>
          <w:bCs/>
          <w:spacing w:val="19"/>
          <w:sz w:val="19"/>
          <w:szCs w:val="19"/>
        </w:rPr>
        <w:t xml:space="preserve"> </w:t>
      </w:r>
      <w:r>
        <w:rPr>
          <w:rFonts w:ascii="Georgia" w:eastAsia="Georgia" w:hAnsi="Georgia" w:cs="Georgia"/>
          <w:b/>
          <w:bCs/>
          <w:sz w:val="19"/>
          <w:szCs w:val="19"/>
        </w:rPr>
        <w:t>Segmentation</w:t>
      </w:r>
      <w:r>
        <w:rPr>
          <w:rFonts w:ascii="Georgia" w:eastAsia="Georgia" w:hAnsi="Georgia" w:cs="Georgia"/>
          <w:b/>
          <w:bCs/>
          <w:spacing w:val="37"/>
          <w:sz w:val="19"/>
          <w:szCs w:val="19"/>
        </w:rPr>
        <w:t xml:space="preserve"> </w:t>
      </w:r>
      <w:r>
        <w:rPr>
          <w:rFonts w:ascii="Georgia" w:eastAsia="Georgia" w:hAnsi="Georgia" w:cs="Georgia"/>
          <w:b/>
          <w:bCs/>
          <w:sz w:val="19"/>
          <w:szCs w:val="19"/>
        </w:rPr>
        <w:t>by</w:t>
      </w:r>
      <w:r>
        <w:rPr>
          <w:rFonts w:ascii="Georgia" w:eastAsia="Georgia" w:hAnsi="Georgia" w:cs="Georgia"/>
          <w:b/>
          <w:bCs/>
          <w:spacing w:val="15"/>
          <w:sz w:val="19"/>
          <w:szCs w:val="19"/>
        </w:rPr>
        <w:t xml:space="preserve"> </w:t>
      </w:r>
      <w:r>
        <w:rPr>
          <w:rFonts w:ascii="Georgia" w:eastAsia="Georgia" w:hAnsi="Georgia" w:cs="Georgia"/>
          <w:b/>
          <w:bCs/>
          <w:sz w:val="19"/>
          <w:szCs w:val="19"/>
        </w:rPr>
        <w:t>Removing</w:t>
      </w:r>
      <w:r>
        <w:rPr>
          <w:rFonts w:ascii="Georgia" w:eastAsia="Georgia" w:hAnsi="Georgia" w:cs="Georgia"/>
          <w:b/>
          <w:bCs/>
          <w:spacing w:val="30"/>
          <w:sz w:val="19"/>
          <w:szCs w:val="19"/>
        </w:rPr>
        <w:t xml:space="preserve"> </w:t>
      </w:r>
      <w:r>
        <w:rPr>
          <w:rFonts w:ascii="Georgia" w:eastAsia="Georgia" w:hAnsi="Georgia" w:cs="Georgia"/>
          <w:b/>
          <w:bCs/>
          <w:sz w:val="19"/>
          <w:szCs w:val="19"/>
        </w:rPr>
        <w:t>Paths</w:t>
      </w:r>
      <w:r>
        <w:rPr>
          <w:rFonts w:ascii="Georgia" w:eastAsia="Georgia" w:hAnsi="Georgia" w:cs="Georgia"/>
          <w:b/>
          <w:bCs/>
          <w:spacing w:val="21"/>
          <w:sz w:val="19"/>
          <w:szCs w:val="19"/>
        </w:rPr>
        <w:t xml:space="preserve"> </w:t>
      </w:r>
      <w:r>
        <w:rPr>
          <w:rFonts w:ascii="Georgia" w:eastAsia="Georgia" w:hAnsi="Georgia" w:cs="Georgia"/>
          <w:b/>
          <w:bCs/>
          <w:sz w:val="19"/>
          <w:szCs w:val="19"/>
        </w:rPr>
        <w:t>of</w:t>
      </w:r>
      <w:r>
        <w:rPr>
          <w:rFonts w:ascii="Georgia" w:eastAsia="Georgia" w:hAnsi="Georgia" w:cs="Georgia"/>
          <w:b/>
          <w:bCs/>
          <w:spacing w:val="14"/>
          <w:sz w:val="19"/>
          <w:szCs w:val="19"/>
        </w:rPr>
        <w:t xml:space="preserve"> </w:t>
      </w:r>
      <w:r>
        <w:rPr>
          <w:rFonts w:ascii="Georgia" w:eastAsia="Georgia" w:hAnsi="Georgia" w:cs="Georgia"/>
          <w:b/>
          <w:bCs/>
          <w:sz w:val="19"/>
          <w:szCs w:val="19"/>
        </w:rPr>
        <w:t>Leakag</w:t>
      </w:r>
      <w:r>
        <w:rPr>
          <w:rFonts w:ascii="Georgia" w:eastAsia="Georgia" w:hAnsi="Georgia" w:cs="Georgia"/>
          <w:b/>
          <w:bCs/>
          <w:spacing w:val="-1"/>
          <w:sz w:val="19"/>
          <w:szCs w:val="19"/>
        </w:rPr>
        <w:t>e</w:t>
      </w:r>
      <w:r>
        <w:rPr>
          <w:rFonts w:ascii="Georgia" w:eastAsia="Georgia" w:hAnsi="Georgia" w:cs="Georgia"/>
          <w:sz w:val="19"/>
          <w:szCs w:val="19"/>
        </w:rPr>
        <w:t>”</w:t>
      </w:r>
      <w:r>
        <w:rPr>
          <w:rFonts w:ascii="Georgia" w:eastAsia="Georgia" w:hAnsi="Georgia" w:cs="Georgia"/>
          <w:spacing w:val="28"/>
          <w:sz w:val="19"/>
          <w:szCs w:val="19"/>
        </w:rPr>
        <w:t xml:space="preserve"> </w:t>
      </w:r>
      <w:r>
        <w:rPr>
          <w:rFonts w:ascii="Georgia" w:eastAsia="Georgia" w:hAnsi="Georgia" w:cs="Georgia"/>
          <w:i/>
          <w:sz w:val="19"/>
          <w:szCs w:val="19"/>
        </w:rPr>
        <w:t>Proc.</w:t>
      </w:r>
      <w:r>
        <w:rPr>
          <w:rFonts w:ascii="Georgia" w:eastAsia="Georgia" w:hAnsi="Georgia" w:cs="Georgia"/>
          <w:i/>
          <w:spacing w:val="40"/>
          <w:sz w:val="19"/>
          <w:szCs w:val="19"/>
        </w:rPr>
        <w:t xml:space="preserve"> </w:t>
      </w:r>
      <w:r>
        <w:rPr>
          <w:rFonts w:ascii="Georgia" w:eastAsia="Georgia" w:hAnsi="Georgia" w:cs="Georgia"/>
          <w:i/>
          <w:sz w:val="19"/>
          <w:szCs w:val="19"/>
        </w:rPr>
        <w:t>3rd</w:t>
      </w:r>
      <w:r>
        <w:rPr>
          <w:rFonts w:ascii="Georgia" w:eastAsia="Georgia" w:hAnsi="Georgia" w:cs="Georgia"/>
          <w:i/>
          <w:spacing w:val="9"/>
          <w:sz w:val="19"/>
          <w:szCs w:val="19"/>
        </w:rPr>
        <w:t xml:space="preserve"> </w:t>
      </w:r>
      <w:r>
        <w:rPr>
          <w:rFonts w:ascii="Georgia" w:eastAsia="Georgia" w:hAnsi="Georgia" w:cs="Georgia"/>
          <w:i/>
          <w:sz w:val="19"/>
          <w:szCs w:val="19"/>
        </w:rPr>
        <w:t>int. workshop pulmonary image analysis</w:t>
      </w:r>
      <w:r>
        <w:rPr>
          <w:rFonts w:ascii="Georgia" w:eastAsia="Georgia" w:hAnsi="Georgia" w:cs="Georgia"/>
          <w:i/>
          <w:spacing w:val="2"/>
          <w:sz w:val="19"/>
          <w:szCs w:val="19"/>
        </w:rPr>
        <w:t xml:space="preserve"> </w:t>
      </w:r>
      <w:r>
        <w:rPr>
          <w:rFonts w:ascii="Georgia" w:eastAsia="Georgia" w:hAnsi="Georgia" w:cs="Georgia"/>
          <w:sz w:val="19"/>
          <w:szCs w:val="19"/>
        </w:rPr>
        <w:t>(2010):</w:t>
      </w:r>
      <w:r>
        <w:rPr>
          <w:rFonts w:ascii="Georgia" w:eastAsia="Georgia" w:hAnsi="Georgia" w:cs="Georgia"/>
          <w:spacing w:val="29"/>
          <w:sz w:val="19"/>
          <w:szCs w:val="19"/>
        </w:rPr>
        <w:t xml:space="preserve"> </w:t>
      </w:r>
      <w:r>
        <w:rPr>
          <w:rFonts w:ascii="Georgia" w:eastAsia="Georgia" w:hAnsi="Georgia" w:cs="Georgia"/>
          <w:w w:val="102"/>
          <w:sz w:val="19"/>
          <w:szCs w:val="19"/>
        </w:rPr>
        <w:t>109–116.</w:t>
      </w:r>
    </w:p>
    <w:p w14:paraId="702D142A" w14:textId="77777777" w:rsidR="00E61F9D" w:rsidRDefault="005C64D6">
      <w:pPr>
        <w:spacing w:before="60" w:after="0"/>
        <w:ind w:left="120" w:right="487"/>
        <w:jc w:val="both"/>
        <w:rPr>
          <w:rFonts w:ascii="Georgia" w:eastAsia="Georgia" w:hAnsi="Georgia" w:cs="Georgia"/>
          <w:sz w:val="19"/>
          <w:szCs w:val="19"/>
        </w:rPr>
      </w:pPr>
      <w:r>
        <w:rPr>
          <w:rFonts w:ascii="Georgia" w:eastAsia="Georgia" w:hAnsi="Georgia" w:cs="Georgia"/>
          <w:sz w:val="19"/>
          <w:szCs w:val="19"/>
        </w:rPr>
        <w:t>81.</w:t>
      </w:r>
      <w:r>
        <w:rPr>
          <w:rFonts w:ascii="Georgia" w:eastAsia="Georgia" w:hAnsi="Georgia" w:cs="Georgia"/>
          <w:spacing w:val="46"/>
          <w:sz w:val="19"/>
          <w:szCs w:val="19"/>
        </w:rPr>
        <w:t xml:space="preserve"> </w:t>
      </w:r>
      <w:r>
        <w:rPr>
          <w:rFonts w:ascii="Georgia" w:eastAsia="Georgia" w:hAnsi="Georgia" w:cs="Georgia"/>
          <w:sz w:val="19"/>
          <w:szCs w:val="19"/>
        </w:rPr>
        <w:t>Staring,</w:t>
      </w:r>
      <w:r>
        <w:rPr>
          <w:rFonts w:ascii="Georgia" w:eastAsia="Georgia" w:hAnsi="Georgia" w:cs="Georgia"/>
          <w:spacing w:val="24"/>
          <w:sz w:val="19"/>
          <w:szCs w:val="19"/>
        </w:rPr>
        <w:t xml:space="preserve"> </w:t>
      </w:r>
      <w:r>
        <w:rPr>
          <w:rFonts w:ascii="Georgia" w:eastAsia="Georgia" w:hAnsi="Georgia" w:cs="Georgia"/>
          <w:sz w:val="19"/>
          <w:szCs w:val="19"/>
        </w:rPr>
        <w:t>M.,</w:t>
      </w:r>
      <w:r>
        <w:rPr>
          <w:rFonts w:ascii="Georgia" w:eastAsia="Georgia" w:hAnsi="Georgia" w:cs="Georgia"/>
          <w:spacing w:val="17"/>
          <w:sz w:val="19"/>
          <w:szCs w:val="19"/>
        </w:rPr>
        <w:t xml:space="preserve"> </w:t>
      </w:r>
      <w:r>
        <w:rPr>
          <w:rFonts w:ascii="Georgia" w:eastAsia="Georgia" w:hAnsi="Georgia" w:cs="Georgia"/>
          <w:sz w:val="19"/>
          <w:szCs w:val="19"/>
        </w:rPr>
        <w:t>Xiao,</w:t>
      </w:r>
      <w:r>
        <w:rPr>
          <w:rFonts w:ascii="Georgia" w:eastAsia="Georgia" w:hAnsi="Georgia" w:cs="Georgia"/>
          <w:spacing w:val="20"/>
          <w:sz w:val="19"/>
          <w:szCs w:val="19"/>
        </w:rPr>
        <w:t xml:space="preserve"> </w:t>
      </w:r>
      <w:r>
        <w:rPr>
          <w:rFonts w:ascii="Georgia" w:eastAsia="Georgia" w:hAnsi="Georgia" w:cs="Georgia"/>
          <w:sz w:val="19"/>
          <w:szCs w:val="19"/>
        </w:rPr>
        <w:t>C.,</w:t>
      </w:r>
      <w:r>
        <w:rPr>
          <w:rFonts w:ascii="Georgia" w:eastAsia="Georgia" w:hAnsi="Georgia" w:cs="Georgia"/>
          <w:spacing w:val="15"/>
          <w:sz w:val="19"/>
          <w:szCs w:val="19"/>
        </w:rPr>
        <w:t xml:space="preserve"> </w:t>
      </w:r>
      <w:proofErr w:type="spellStart"/>
      <w:r>
        <w:rPr>
          <w:rFonts w:ascii="Georgia" w:eastAsia="Georgia" w:hAnsi="Georgia" w:cs="Georgia"/>
          <w:sz w:val="19"/>
          <w:szCs w:val="19"/>
        </w:rPr>
        <w:t>Shamonin</w:t>
      </w:r>
      <w:proofErr w:type="spellEnd"/>
      <w:r>
        <w:rPr>
          <w:rFonts w:ascii="Georgia" w:eastAsia="Georgia" w:hAnsi="Georgia" w:cs="Georgia"/>
          <w:sz w:val="19"/>
          <w:szCs w:val="19"/>
        </w:rPr>
        <w:t>,</w:t>
      </w:r>
      <w:r>
        <w:rPr>
          <w:rFonts w:ascii="Georgia" w:eastAsia="Georgia" w:hAnsi="Georgia" w:cs="Georgia"/>
          <w:spacing w:val="29"/>
          <w:sz w:val="19"/>
          <w:szCs w:val="19"/>
        </w:rPr>
        <w:t xml:space="preserve"> </w:t>
      </w:r>
      <w:r>
        <w:rPr>
          <w:rFonts w:ascii="Georgia" w:eastAsia="Georgia" w:hAnsi="Georgia" w:cs="Georgia"/>
          <w:sz w:val="19"/>
          <w:szCs w:val="19"/>
        </w:rPr>
        <w:t>D.</w:t>
      </w:r>
      <w:r>
        <w:rPr>
          <w:rFonts w:ascii="Georgia" w:eastAsia="Georgia" w:hAnsi="Georgia" w:cs="Georgia"/>
          <w:spacing w:val="13"/>
          <w:sz w:val="19"/>
          <w:szCs w:val="19"/>
        </w:rPr>
        <w:t xml:space="preserve"> </w:t>
      </w:r>
      <w:r>
        <w:rPr>
          <w:rFonts w:ascii="Georgia" w:eastAsia="Georgia" w:hAnsi="Georgia" w:cs="Georgia"/>
          <w:sz w:val="19"/>
          <w:szCs w:val="19"/>
        </w:rPr>
        <w:t>P.,</w:t>
      </w:r>
      <w:r>
        <w:rPr>
          <w:rFonts w:ascii="Georgia" w:eastAsia="Georgia" w:hAnsi="Georgia" w:cs="Georgia"/>
          <w:spacing w:val="18"/>
          <w:sz w:val="19"/>
          <w:szCs w:val="19"/>
        </w:rPr>
        <w:t xml:space="preserve"> </w:t>
      </w:r>
      <w:r>
        <w:rPr>
          <w:rFonts w:ascii="Georgia" w:eastAsia="Georgia" w:hAnsi="Georgia" w:cs="Georgia"/>
          <w:sz w:val="19"/>
          <w:szCs w:val="19"/>
        </w:rPr>
        <w:t>and</w:t>
      </w:r>
      <w:r>
        <w:rPr>
          <w:rFonts w:ascii="Georgia" w:eastAsia="Georgia" w:hAnsi="Georgia" w:cs="Georgia"/>
          <w:spacing w:val="15"/>
          <w:sz w:val="19"/>
          <w:szCs w:val="19"/>
        </w:rPr>
        <w:t xml:space="preserve"> </w:t>
      </w:r>
      <w:proofErr w:type="spellStart"/>
      <w:r>
        <w:rPr>
          <w:rFonts w:ascii="Georgia" w:eastAsia="Georgia" w:hAnsi="Georgia" w:cs="Georgia"/>
          <w:sz w:val="19"/>
          <w:szCs w:val="19"/>
        </w:rPr>
        <w:t>Stoel</w:t>
      </w:r>
      <w:proofErr w:type="spellEnd"/>
      <w:r>
        <w:rPr>
          <w:rFonts w:ascii="Georgia" w:eastAsia="Georgia" w:hAnsi="Georgia" w:cs="Georgia"/>
          <w:sz w:val="19"/>
          <w:szCs w:val="19"/>
        </w:rPr>
        <w:t>,</w:t>
      </w:r>
      <w:r>
        <w:rPr>
          <w:rFonts w:ascii="Georgia" w:eastAsia="Georgia" w:hAnsi="Georgia" w:cs="Georgia"/>
          <w:spacing w:val="20"/>
          <w:sz w:val="19"/>
          <w:szCs w:val="19"/>
        </w:rPr>
        <w:t xml:space="preserve"> </w:t>
      </w:r>
      <w:r>
        <w:rPr>
          <w:rFonts w:ascii="Georgia" w:eastAsia="Georgia" w:hAnsi="Georgia" w:cs="Georgia"/>
          <w:sz w:val="19"/>
          <w:szCs w:val="19"/>
        </w:rPr>
        <w:t>B.</w:t>
      </w:r>
      <w:r>
        <w:rPr>
          <w:rFonts w:ascii="Georgia" w:eastAsia="Georgia" w:hAnsi="Georgia" w:cs="Georgia"/>
          <w:spacing w:val="14"/>
          <w:sz w:val="19"/>
          <w:szCs w:val="19"/>
        </w:rPr>
        <w:t xml:space="preserve"> </w:t>
      </w:r>
      <w:r>
        <w:rPr>
          <w:rFonts w:ascii="Georgia" w:eastAsia="Georgia" w:hAnsi="Georgia" w:cs="Georgia"/>
          <w:sz w:val="19"/>
          <w:szCs w:val="19"/>
        </w:rPr>
        <w:t>C.</w:t>
      </w:r>
      <w:r>
        <w:rPr>
          <w:rFonts w:ascii="Georgia" w:eastAsia="Georgia" w:hAnsi="Georgia" w:cs="Georgia"/>
          <w:spacing w:val="12"/>
          <w:sz w:val="19"/>
          <w:szCs w:val="19"/>
        </w:rPr>
        <w:t xml:space="preserve"> </w:t>
      </w:r>
      <w:r>
        <w:rPr>
          <w:rFonts w:ascii="Georgia" w:eastAsia="Georgia" w:hAnsi="Georgia" w:cs="Georgia"/>
          <w:spacing w:val="-1"/>
          <w:sz w:val="19"/>
          <w:szCs w:val="19"/>
        </w:rPr>
        <w:t>“</w:t>
      </w:r>
      <w:r>
        <w:rPr>
          <w:rFonts w:ascii="Georgia" w:eastAsia="Georgia" w:hAnsi="Georgia" w:cs="Georgia"/>
          <w:b/>
          <w:bCs/>
          <w:sz w:val="19"/>
          <w:szCs w:val="19"/>
        </w:rPr>
        <w:t>Pulmonary</w:t>
      </w:r>
      <w:r>
        <w:rPr>
          <w:rFonts w:ascii="Georgia" w:eastAsia="Georgia" w:hAnsi="Georgia" w:cs="Georgia"/>
          <w:b/>
          <w:bCs/>
          <w:spacing w:val="32"/>
          <w:sz w:val="19"/>
          <w:szCs w:val="19"/>
        </w:rPr>
        <w:t xml:space="preserve"> </w:t>
      </w:r>
      <w:r>
        <w:rPr>
          <w:rFonts w:ascii="Georgia" w:eastAsia="Georgia" w:hAnsi="Georgia" w:cs="Georgia"/>
          <w:b/>
          <w:bCs/>
          <w:sz w:val="19"/>
          <w:szCs w:val="19"/>
        </w:rPr>
        <w:t>Vessel</w:t>
      </w:r>
      <w:r>
        <w:rPr>
          <w:rFonts w:ascii="Georgia" w:eastAsia="Georgia" w:hAnsi="Georgia" w:cs="Georgia"/>
          <w:b/>
          <w:bCs/>
          <w:spacing w:val="21"/>
          <w:sz w:val="19"/>
          <w:szCs w:val="19"/>
        </w:rPr>
        <w:t xml:space="preserve"> </w:t>
      </w:r>
      <w:r>
        <w:rPr>
          <w:rFonts w:ascii="Georgia" w:eastAsia="Georgia" w:hAnsi="Georgia" w:cs="Georgia"/>
          <w:b/>
          <w:bCs/>
          <w:sz w:val="19"/>
          <w:szCs w:val="19"/>
        </w:rPr>
        <w:t>Segmentation</w:t>
      </w:r>
      <w:r>
        <w:rPr>
          <w:rFonts w:ascii="Georgia" w:eastAsia="Georgia" w:hAnsi="Georgia" w:cs="Georgia"/>
          <w:b/>
          <w:bCs/>
          <w:spacing w:val="36"/>
          <w:sz w:val="19"/>
          <w:szCs w:val="19"/>
        </w:rPr>
        <w:t xml:space="preserve"> </w:t>
      </w:r>
      <w:r>
        <w:rPr>
          <w:rFonts w:ascii="Georgia" w:eastAsia="Georgia" w:hAnsi="Georgia" w:cs="Georgia"/>
          <w:b/>
          <w:bCs/>
          <w:sz w:val="19"/>
          <w:szCs w:val="19"/>
        </w:rPr>
        <w:t>Using</w:t>
      </w:r>
      <w:r>
        <w:rPr>
          <w:rFonts w:ascii="Georgia" w:eastAsia="Georgia" w:hAnsi="Georgia" w:cs="Georgia"/>
          <w:b/>
          <w:bCs/>
          <w:spacing w:val="21"/>
          <w:sz w:val="19"/>
          <w:szCs w:val="19"/>
        </w:rPr>
        <w:t xml:space="preserve"> </w:t>
      </w:r>
      <w:r>
        <w:rPr>
          <w:rFonts w:ascii="Georgia" w:eastAsia="Georgia" w:hAnsi="Georgia" w:cs="Georgia"/>
          <w:b/>
          <w:bCs/>
          <w:sz w:val="19"/>
          <w:szCs w:val="19"/>
        </w:rPr>
        <w:t>Vessel</w:t>
      </w:r>
      <w:r>
        <w:rPr>
          <w:rFonts w:ascii="Georgia" w:eastAsia="Georgia" w:hAnsi="Georgia" w:cs="Georgia"/>
          <w:b/>
          <w:bCs/>
          <w:spacing w:val="21"/>
          <w:sz w:val="19"/>
          <w:szCs w:val="19"/>
        </w:rPr>
        <w:t xml:space="preserve"> </w:t>
      </w:r>
      <w:r>
        <w:rPr>
          <w:rFonts w:ascii="Georgia" w:eastAsia="Georgia" w:hAnsi="Georgia" w:cs="Georgia"/>
          <w:b/>
          <w:bCs/>
          <w:w w:val="102"/>
          <w:sz w:val="19"/>
          <w:szCs w:val="19"/>
        </w:rPr>
        <w:t xml:space="preserve">Enhance- </w:t>
      </w:r>
      <w:proofErr w:type="spellStart"/>
      <w:r>
        <w:rPr>
          <w:rFonts w:ascii="Georgia" w:eastAsia="Georgia" w:hAnsi="Georgia" w:cs="Georgia"/>
          <w:b/>
          <w:bCs/>
          <w:sz w:val="19"/>
          <w:szCs w:val="19"/>
        </w:rPr>
        <w:t>ment</w:t>
      </w:r>
      <w:proofErr w:type="spellEnd"/>
      <w:r>
        <w:rPr>
          <w:rFonts w:ascii="Georgia" w:eastAsia="Georgia" w:hAnsi="Georgia" w:cs="Georgia"/>
          <w:b/>
          <w:bCs/>
          <w:spacing w:val="11"/>
          <w:sz w:val="19"/>
          <w:szCs w:val="19"/>
        </w:rPr>
        <w:t xml:space="preserve"> </w:t>
      </w:r>
      <w:r>
        <w:rPr>
          <w:rFonts w:ascii="Georgia" w:eastAsia="Georgia" w:hAnsi="Georgia" w:cs="Georgia"/>
          <w:b/>
          <w:bCs/>
          <w:sz w:val="19"/>
          <w:szCs w:val="19"/>
        </w:rPr>
        <w:t>Filters</w:t>
      </w:r>
      <w:r>
        <w:rPr>
          <w:rFonts w:ascii="Georgia" w:eastAsia="Georgia" w:hAnsi="Georgia" w:cs="Georgia"/>
          <w:sz w:val="19"/>
          <w:szCs w:val="19"/>
        </w:rPr>
        <w:t>”</w:t>
      </w:r>
      <w:r>
        <w:rPr>
          <w:rFonts w:ascii="Georgia" w:eastAsia="Georgia" w:hAnsi="Georgia" w:cs="Georgia"/>
          <w:spacing w:val="15"/>
          <w:sz w:val="19"/>
          <w:szCs w:val="19"/>
        </w:rPr>
        <w:t xml:space="preserve"> </w:t>
      </w:r>
      <w:proofErr w:type="spellStart"/>
      <w:r>
        <w:rPr>
          <w:rFonts w:ascii="Georgia" w:eastAsia="Georgia" w:hAnsi="Georgia" w:cs="Georgia"/>
          <w:i/>
          <w:sz w:val="19"/>
          <w:szCs w:val="19"/>
        </w:rPr>
        <w:t>VESsel</w:t>
      </w:r>
      <w:proofErr w:type="spellEnd"/>
      <w:r>
        <w:rPr>
          <w:rFonts w:ascii="Georgia" w:eastAsia="Georgia" w:hAnsi="Georgia" w:cs="Georgia"/>
          <w:i/>
          <w:sz w:val="19"/>
          <w:szCs w:val="19"/>
        </w:rPr>
        <w:t xml:space="preserve"> </w:t>
      </w:r>
      <w:proofErr w:type="spellStart"/>
      <w:r>
        <w:rPr>
          <w:rFonts w:ascii="Georgia" w:eastAsia="Georgia" w:hAnsi="Georgia" w:cs="Georgia"/>
          <w:i/>
          <w:sz w:val="19"/>
          <w:szCs w:val="19"/>
        </w:rPr>
        <w:t>SEgmentation</w:t>
      </w:r>
      <w:proofErr w:type="spellEnd"/>
      <w:r>
        <w:rPr>
          <w:rFonts w:ascii="Georgia" w:eastAsia="Georgia" w:hAnsi="Georgia" w:cs="Georgia"/>
          <w:i/>
          <w:sz w:val="19"/>
          <w:szCs w:val="19"/>
        </w:rPr>
        <w:t xml:space="preserve"> in the Lung</w:t>
      </w:r>
      <w:r>
        <w:rPr>
          <w:rFonts w:ascii="Georgia" w:eastAsia="Georgia" w:hAnsi="Georgia" w:cs="Georgia"/>
          <w:i/>
          <w:spacing w:val="1"/>
          <w:sz w:val="19"/>
          <w:szCs w:val="19"/>
        </w:rPr>
        <w:t xml:space="preserve"> </w:t>
      </w:r>
      <w:r>
        <w:rPr>
          <w:rFonts w:ascii="Georgia" w:eastAsia="Georgia" w:hAnsi="Georgia" w:cs="Georgia"/>
          <w:w w:val="102"/>
          <w:sz w:val="19"/>
          <w:szCs w:val="19"/>
        </w:rPr>
        <w:t>(2012):</w:t>
      </w:r>
    </w:p>
    <w:p w14:paraId="0C6B71F1" w14:textId="77777777" w:rsidR="00E61F9D" w:rsidRDefault="005C64D6">
      <w:pPr>
        <w:spacing w:before="60" w:after="0" w:line="277" w:lineRule="auto"/>
        <w:ind w:left="120" w:right="487"/>
        <w:jc w:val="both"/>
        <w:rPr>
          <w:rFonts w:ascii="Georgia" w:eastAsia="Georgia" w:hAnsi="Georgia" w:cs="Georgia"/>
          <w:sz w:val="19"/>
          <w:szCs w:val="19"/>
        </w:rPr>
      </w:pPr>
      <w:r>
        <w:rPr>
          <w:rFonts w:ascii="Georgia" w:eastAsia="Georgia" w:hAnsi="Georgia" w:cs="Georgia"/>
          <w:sz w:val="19"/>
          <w:szCs w:val="19"/>
        </w:rPr>
        <w:t>82.</w:t>
      </w:r>
      <w:r>
        <w:rPr>
          <w:rFonts w:ascii="Georgia" w:eastAsia="Georgia" w:hAnsi="Georgia" w:cs="Georgia"/>
          <w:spacing w:val="37"/>
          <w:sz w:val="19"/>
          <w:szCs w:val="19"/>
        </w:rPr>
        <w:t xml:space="preserve"> </w:t>
      </w:r>
      <w:proofErr w:type="spellStart"/>
      <w:r>
        <w:rPr>
          <w:rFonts w:ascii="Georgia" w:eastAsia="Georgia" w:hAnsi="Georgia" w:cs="Georgia"/>
          <w:sz w:val="19"/>
          <w:szCs w:val="19"/>
        </w:rPr>
        <w:t>Ostergaard</w:t>
      </w:r>
      <w:proofErr w:type="spellEnd"/>
      <w:r>
        <w:rPr>
          <w:rFonts w:ascii="Georgia" w:eastAsia="Georgia" w:hAnsi="Georgia" w:cs="Georgia"/>
          <w:sz w:val="19"/>
          <w:szCs w:val="19"/>
        </w:rPr>
        <w:t>,</w:t>
      </w:r>
      <w:r>
        <w:rPr>
          <w:rFonts w:ascii="Georgia" w:eastAsia="Georgia" w:hAnsi="Georgia" w:cs="Georgia"/>
          <w:spacing w:val="28"/>
          <w:sz w:val="19"/>
          <w:szCs w:val="19"/>
        </w:rPr>
        <w:t xml:space="preserve"> </w:t>
      </w:r>
      <w:r>
        <w:rPr>
          <w:rFonts w:ascii="Georgia" w:eastAsia="Georgia" w:hAnsi="Georgia" w:cs="Georgia"/>
          <w:sz w:val="19"/>
          <w:szCs w:val="19"/>
        </w:rPr>
        <w:t>L.,</w:t>
      </w:r>
      <w:r>
        <w:rPr>
          <w:rFonts w:ascii="Georgia" w:eastAsia="Georgia" w:hAnsi="Georgia" w:cs="Georgia"/>
          <w:spacing w:val="14"/>
          <w:sz w:val="19"/>
          <w:szCs w:val="19"/>
        </w:rPr>
        <w:t xml:space="preserve"> </w:t>
      </w:r>
      <w:proofErr w:type="spellStart"/>
      <w:r>
        <w:rPr>
          <w:rFonts w:ascii="Georgia" w:eastAsia="Georgia" w:hAnsi="Georgia" w:cs="Georgia"/>
          <w:sz w:val="19"/>
          <w:szCs w:val="19"/>
        </w:rPr>
        <w:t>Weisskoff</w:t>
      </w:r>
      <w:proofErr w:type="spellEnd"/>
      <w:r>
        <w:rPr>
          <w:rFonts w:ascii="Georgia" w:eastAsia="Georgia" w:hAnsi="Georgia" w:cs="Georgia"/>
          <w:sz w:val="19"/>
          <w:szCs w:val="19"/>
        </w:rPr>
        <w:t>,</w:t>
      </w:r>
      <w:r>
        <w:rPr>
          <w:rFonts w:ascii="Georgia" w:eastAsia="Georgia" w:hAnsi="Georgia" w:cs="Georgia"/>
          <w:spacing w:val="25"/>
          <w:sz w:val="19"/>
          <w:szCs w:val="19"/>
        </w:rPr>
        <w:t xml:space="preserve"> </w:t>
      </w:r>
      <w:r>
        <w:rPr>
          <w:rFonts w:ascii="Georgia" w:eastAsia="Georgia" w:hAnsi="Georgia" w:cs="Georgia"/>
          <w:sz w:val="19"/>
          <w:szCs w:val="19"/>
        </w:rPr>
        <w:t>R.</w:t>
      </w:r>
      <w:r>
        <w:rPr>
          <w:rFonts w:ascii="Georgia" w:eastAsia="Georgia" w:hAnsi="Georgia" w:cs="Georgia"/>
          <w:spacing w:val="12"/>
          <w:sz w:val="19"/>
          <w:szCs w:val="19"/>
        </w:rPr>
        <w:t xml:space="preserve"> </w:t>
      </w:r>
      <w:r>
        <w:rPr>
          <w:rFonts w:ascii="Georgia" w:eastAsia="Georgia" w:hAnsi="Georgia" w:cs="Georgia"/>
          <w:sz w:val="19"/>
          <w:szCs w:val="19"/>
        </w:rPr>
        <w:t>M.,</w:t>
      </w:r>
      <w:r>
        <w:rPr>
          <w:rFonts w:ascii="Georgia" w:eastAsia="Georgia" w:hAnsi="Georgia" w:cs="Georgia"/>
          <w:spacing w:val="14"/>
          <w:sz w:val="19"/>
          <w:szCs w:val="19"/>
        </w:rPr>
        <w:t xml:space="preserve"> </w:t>
      </w:r>
      <w:proofErr w:type="spellStart"/>
      <w:r>
        <w:rPr>
          <w:rFonts w:ascii="Georgia" w:eastAsia="Georgia" w:hAnsi="Georgia" w:cs="Georgia"/>
          <w:sz w:val="19"/>
          <w:szCs w:val="19"/>
        </w:rPr>
        <w:t>Chesler</w:t>
      </w:r>
      <w:proofErr w:type="spellEnd"/>
      <w:r>
        <w:rPr>
          <w:rFonts w:ascii="Georgia" w:eastAsia="Georgia" w:hAnsi="Georgia" w:cs="Georgia"/>
          <w:sz w:val="19"/>
          <w:szCs w:val="19"/>
        </w:rPr>
        <w:t>,</w:t>
      </w:r>
      <w:r>
        <w:rPr>
          <w:rFonts w:ascii="Georgia" w:eastAsia="Georgia" w:hAnsi="Georgia" w:cs="Georgia"/>
          <w:spacing w:val="22"/>
          <w:sz w:val="19"/>
          <w:szCs w:val="19"/>
        </w:rPr>
        <w:t xml:space="preserve"> </w:t>
      </w:r>
      <w:r>
        <w:rPr>
          <w:rFonts w:ascii="Georgia" w:eastAsia="Georgia" w:hAnsi="Georgia" w:cs="Georgia"/>
          <w:sz w:val="19"/>
          <w:szCs w:val="19"/>
        </w:rPr>
        <w:t>D.</w:t>
      </w:r>
      <w:r>
        <w:rPr>
          <w:rFonts w:ascii="Georgia" w:eastAsia="Georgia" w:hAnsi="Georgia" w:cs="Georgia"/>
          <w:spacing w:val="10"/>
          <w:sz w:val="19"/>
          <w:szCs w:val="19"/>
        </w:rPr>
        <w:t xml:space="preserve"> </w:t>
      </w:r>
      <w:r>
        <w:rPr>
          <w:rFonts w:ascii="Georgia" w:eastAsia="Georgia" w:hAnsi="Georgia" w:cs="Georgia"/>
          <w:sz w:val="19"/>
          <w:szCs w:val="19"/>
        </w:rPr>
        <w:t>A.,</w:t>
      </w:r>
      <w:r>
        <w:rPr>
          <w:rFonts w:ascii="Georgia" w:eastAsia="Georgia" w:hAnsi="Georgia" w:cs="Georgia"/>
          <w:spacing w:val="15"/>
          <w:sz w:val="19"/>
          <w:szCs w:val="19"/>
        </w:rPr>
        <w:t xml:space="preserve"> </w:t>
      </w:r>
      <w:proofErr w:type="spellStart"/>
      <w:r>
        <w:rPr>
          <w:rFonts w:ascii="Georgia" w:eastAsia="Georgia" w:hAnsi="Georgia" w:cs="Georgia"/>
          <w:sz w:val="19"/>
          <w:szCs w:val="19"/>
        </w:rPr>
        <w:t>Gyldensted</w:t>
      </w:r>
      <w:proofErr w:type="spellEnd"/>
      <w:r>
        <w:rPr>
          <w:rFonts w:ascii="Georgia" w:eastAsia="Georgia" w:hAnsi="Georgia" w:cs="Georgia"/>
          <w:sz w:val="19"/>
          <w:szCs w:val="19"/>
        </w:rPr>
        <w:t>,</w:t>
      </w:r>
      <w:r>
        <w:rPr>
          <w:rFonts w:ascii="Georgia" w:eastAsia="Georgia" w:hAnsi="Georgia" w:cs="Georgia"/>
          <w:spacing w:val="28"/>
          <w:sz w:val="19"/>
          <w:szCs w:val="19"/>
        </w:rPr>
        <w:t xml:space="preserve"> </w:t>
      </w:r>
      <w:r>
        <w:rPr>
          <w:rFonts w:ascii="Georgia" w:eastAsia="Georgia" w:hAnsi="Georgia" w:cs="Georgia"/>
          <w:sz w:val="19"/>
          <w:szCs w:val="19"/>
        </w:rPr>
        <w:t>C.,</w:t>
      </w:r>
      <w:r>
        <w:rPr>
          <w:rFonts w:ascii="Georgia" w:eastAsia="Georgia" w:hAnsi="Georgia" w:cs="Georgia"/>
          <w:spacing w:val="12"/>
          <w:sz w:val="19"/>
          <w:szCs w:val="19"/>
        </w:rPr>
        <w:t xml:space="preserve"> </w:t>
      </w:r>
      <w:r>
        <w:rPr>
          <w:rFonts w:ascii="Georgia" w:eastAsia="Georgia" w:hAnsi="Georgia" w:cs="Georgia"/>
          <w:sz w:val="19"/>
          <w:szCs w:val="19"/>
        </w:rPr>
        <w:t>and</w:t>
      </w:r>
      <w:r>
        <w:rPr>
          <w:rFonts w:ascii="Georgia" w:eastAsia="Georgia" w:hAnsi="Georgia" w:cs="Georgia"/>
          <w:spacing w:val="12"/>
          <w:sz w:val="19"/>
          <w:szCs w:val="19"/>
        </w:rPr>
        <w:t xml:space="preserve"> </w:t>
      </w:r>
      <w:r>
        <w:rPr>
          <w:rFonts w:ascii="Georgia" w:eastAsia="Georgia" w:hAnsi="Georgia" w:cs="Georgia"/>
          <w:sz w:val="19"/>
          <w:szCs w:val="19"/>
        </w:rPr>
        <w:t>Rosen,</w:t>
      </w:r>
      <w:r>
        <w:rPr>
          <w:rFonts w:ascii="Georgia" w:eastAsia="Georgia" w:hAnsi="Georgia" w:cs="Georgia"/>
          <w:spacing w:val="19"/>
          <w:sz w:val="19"/>
          <w:szCs w:val="19"/>
        </w:rPr>
        <w:t xml:space="preserve"> </w:t>
      </w:r>
      <w:r>
        <w:rPr>
          <w:rFonts w:ascii="Georgia" w:eastAsia="Georgia" w:hAnsi="Georgia" w:cs="Georgia"/>
          <w:sz w:val="19"/>
          <w:szCs w:val="19"/>
        </w:rPr>
        <w:t>B.</w:t>
      </w:r>
      <w:r>
        <w:rPr>
          <w:rFonts w:ascii="Georgia" w:eastAsia="Georgia" w:hAnsi="Georgia" w:cs="Georgia"/>
          <w:spacing w:val="11"/>
          <w:sz w:val="19"/>
          <w:szCs w:val="19"/>
        </w:rPr>
        <w:t xml:space="preserve"> </w:t>
      </w:r>
      <w:r>
        <w:rPr>
          <w:rFonts w:ascii="Georgia" w:eastAsia="Georgia" w:hAnsi="Georgia" w:cs="Georgia"/>
          <w:sz w:val="19"/>
          <w:szCs w:val="19"/>
        </w:rPr>
        <w:t>R.</w:t>
      </w:r>
      <w:r>
        <w:rPr>
          <w:rFonts w:ascii="Georgia" w:eastAsia="Georgia" w:hAnsi="Georgia" w:cs="Georgia"/>
          <w:spacing w:val="12"/>
          <w:sz w:val="19"/>
          <w:szCs w:val="19"/>
        </w:rPr>
        <w:t xml:space="preserve"> </w:t>
      </w:r>
      <w:r>
        <w:rPr>
          <w:rFonts w:ascii="Georgia" w:eastAsia="Georgia" w:hAnsi="Georgia" w:cs="Georgia"/>
          <w:spacing w:val="-1"/>
          <w:sz w:val="19"/>
          <w:szCs w:val="19"/>
        </w:rPr>
        <w:t>“</w:t>
      </w:r>
      <w:r>
        <w:rPr>
          <w:rFonts w:ascii="Georgia" w:eastAsia="Georgia" w:hAnsi="Georgia" w:cs="Georgia"/>
          <w:b/>
          <w:bCs/>
          <w:sz w:val="19"/>
          <w:szCs w:val="19"/>
        </w:rPr>
        <w:t>High</w:t>
      </w:r>
      <w:r>
        <w:rPr>
          <w:rFonts w:ascii="Georgia" w:eastAsia="Georgia" w:hAnsi="Georgia" w:cs="Georgia"/>
          <w:b/>
          <w:bCs/>
          <w:spacing w:val="17"/>
          <w:sz w:val="19"/>
          <w:szCs w:val="19"/>
        </w:rPr>
        <w:t xml:space="preserve"> </w:t>
      </w:r>
      <w:r>
        <w:rPr>
          <w:rFonts w:ascii="Georgia" w:eastAsia="Georgia" w:hAnsi="Georgia" w:cs="Georgia"/>
          <w:b/>
          <w:bCs/>
          <w:sz w:val="19"/>
          <w:szCs w:val="19"/>
        </w:rPr>
        <w:t>Resolution</w:t>
      </w:r>
      <w:r>
        <w:rPr>
          <w:rFonts w:ascii="Georgia" w:eastAsia="Georgia" w:hAnsi="Georgia" w:cs="Georgia"/>
          <w:b/>
          <w:bCs/>
          <w:spacing w:val="27"/>
          <w:sz w:val="19"/>
          <w:szCs w:val="19"/>
        </w:rPr>
        <w:t xml:space="preserve"> </w:t>
      </w:r>
      <w:r>
        <w:rPr>
          <w:rFonts w:ascii="Georgia" w:eastAsia="Georgia" w:hAnsi="Georgia" w:cs="Georgia"/>
          <w:b/>
          <w:bCs/>
          <w:sz w:val="19"/>
          <w:szCs w:val="19"/>
        </w:rPr>
        <w:t>Measurement</w:t>
      </w:r>
      <w:r>
        <w:rPr>
          <w:rFonts w:ascii="Georgia" w:eastAsia="Georgia" w:hAnsi="Georgia" w:cs="Georgia"/>
          <w:b/>
          <w:bCs/>
          <w:spacing w:val="33"/>
          <w:sz w:val="19"/>
          <w:szCs w:val="19"/>
        </w:rPr>
        <w:t xml:space="preserve"> </w:t>
      </w:r>
      <w:r>
        <w:rPr>
          <w:rFonts w:ascii="Georgia" w:eastAsia="Georgia" w:hAnsi="Georgia" w:cs="Georgia"/>
          <w:b/>
          <w:bCs/>
          <w:w w:val="102"/>
          <w:sz w:val="19"/>
          <w:szCs w:val="19"/>
        </w:rPr>
        <w:t xml:space="preserve">of </w:t>
      </w:r>
      <w:r>
        <w:rPr>
          <w:rFonts w:ascii="Georgia" w:eastAsia="Georgia" w:hAnsi="Georgia" w:cs="Georgia"/>
          <w:b/>
          <w:bCs/>
          <w:sz w:val="19"/>
          <w:szCs w:val="19"/>
        </w:rPr>
        <w:t>Cerebral</w:t>
      </w:r>
      <w:r>
        <w:rPr>
          <w:rFonts w:ascii="Georgia" w:eastAsia="Georgia" w:hAnsi="Georgia" w:cs="Georgia"/>
          <w:b/>
          <w:bCs/>
          <w:spacing w:val="16"/>
          <w:sz w:val="19"/>
          <w:szCs w:val="19"/>
        </w:rPr>
        <w:t xml:space="preserve"> </w:t>
      </w:r>
      <w:r>
        <w:rPr>
          <w:rFonts w:ascii="Georgia" w:eastAsia="Georgia" w:hAnsi="Georgia" w:cs="Georgia"/>
          <w:b/>
          <w:bCs/>
          <w:sz w:val="19"/>
          <w:szCs w:val="19"/>
        </w:rPr>
        <w:t>Blood</w:t>
      </w:r>
      <w:r>
        <w:rPr>
          <w:rFonts w:ascii="Georgia" w:eastAsia="Georgia" w:hAnsi="Georgia" w:cs="Georgia"/>
          <w:b/>
          <w:bCs/>
          <w:spacing w:val="11"/>
          <w:sz w:val="19"/>
          <w:szCs w:val="19"/>
        </w:rPr>
        <w:t xml:space="preserve"> </w:t>
      </w:r>
      <w:r>
        <w:rPr>
          <w:rFonts w:ascii="Georgia" w:eastAsia="Georgia" w:hAnsi="Georgia" w:cs="Georgia"/>
          <w:b/>
          <w:bCs/>
          <w:sz w:val="19"/>
          <w:szCs w:val="19"/>
        </w:rPr>
        <w:t>Flow</w:t>
      </w:r>
      <w:r>
        <w:rPr>
          <w:rFonts w:ascii="Georgia" w:eastAsia="Georgia" w:hAnsi="Georgia" w:cs="Georgia"/>
          <w:b/>
          <w:bCs/>
          <w:spacing w:val="9"/>
          <w:sz w:val="19"/>
          <w:szCs w:val="19"/>
        </w:rPr>
        <w:t xml:space="preserve"> </w:t>
      </w:r>
      <w:r>
        <w:rPr>
          <w:rFonts w:ascii="Georgia" w:eastAsia="Georgia" w:hAnsi="Georgia" w:cs="Georgia"/>
          <w:b/>
          <w:bCs/>
          <w:sz w:val="19"/>
          <w:szCs w:val="19"/>
        </w:rPr>
        <w:t>Using</w:t>
      </w:r>
      <w:r>
        <w:rPr>
          <w:rFonts w:ascii="Georgia" w:eastAsia="Georgia" w:hAnsi="Georgia" w:cs="Georgia"/>
          <w:b/>
          <w:bCs/>
          <w:spacing w:val="10"/>
          <w:sz w:val="19"/>
          <w:szCs w:val="19"/>
        </w:rPr>
        <w:t xml:space="preserve"> </w:t>
      </w:r>
      <w:r>
        <w:rPr>
          <w:rFonts w:ascii="Georgia" w:eastAsia="Georgia" w:hAnsi="Georgia" w:cs="Georgia"/>
          <w:b/>
          <w:bCs/>
          <w:sz w:val="19"/>
          <w:szCs w:val="19"/>
        </w:rPr>
        <w:t>Intravascular</w:t>
      </w:r>
      <w:r>
        <w:rPr>
          <w:rFonts w:ascii="Georgia" w:eastAsia="Georgia" w:hAnsi="Georgia" w:cs="Georgia"/>
          <w:b/>
          <w:bCs/>
          <w:spacing w:val="26"/>
          <w:sz w:val="19"/>
          <w:szCs w:val="19"/>
        </w:rPr>
        <w:t xml:space="preserve"> </w:t>
      </w:r>
      <w:r>
        <w:rPr>
          <w:rFonts w:ascii="Georgia" w:eastAsia="Georgia" w:hAnsi="Georgia" w:cs="Georgia"/>
          <w:b/>
          <w:bCs/>
          <w:sz w:val="19"/>
          <w:szCs w:val="19"/>
        </w:rPr>
        <w:t>Tracer</w:t>
      </w:r>
      <w:r>
        <w:rPr>
          <w:rFonts w:ascii="Georgia" w:eastAsia="Georgia" w:hAnsi="Georgia" w:cs="Georgia"/>
          <w:b/>
          <w:bCs/>
          <w:spacing w:val="12"/>
          <w:sz w:val="19"/>
          <w:szCs w:val="19"/>
        </w:rPr>
        <w:t xml:space="preserve"> </w:t>
      </w:r>
      <w:r>
        <w:rPr>
          <w:rFonts w:ascii="Georgia" w:eastAsia="Georgia" w:hAnsi="Georgia" w:cs="Georgia"/>
          <w:b/>
          <w:bCs/>
          <w:sz w:val="19"/>
          <w:szCs w:val="19"/>
        </w:rPr>
        <w:t>Bolus</w:t>
      </w:r>
      <w:r>
        <w:rPr>
          <w:rFonts w:ascii="Georgia" w:eastAsia="Georgia" w:hAnsi="Georgia" w:cs="Georgia"/>
          <w:b/>
          <w:bCs/>
          <w:spacing w:val="10"/>
          <w:sz w:val="19"/>
          <w:szCs w:val="19"/>
        </w:rPr>
        <w:t xml:space="preserve"> </w:t>
      </w:r>
      <w:r>
        <w:rPr>
          <w:rFonts w:ascii="Georgia" w:eastAsia="Georgia" w:hAnsi="Georgia" w:cs="Georgia"/>
          <w:b/>
          <w:bCs/>
          <w:sz w:val="19"/>
          <w:szCs w:val="19"/>
        </w:rPr>
        <w:t>Passages.</w:t>
      </w:r>
      <w:r>
        <w:rPr>
          <w:rFonts w:ascii="Georgia" w:eastAsia="Georgia" w:hAnsi="Georgia" w:cs="Georgia"/>
          <w:b/>
          <w:bCs/>
          <w:spacing w:val="36"/>
          <w:sz w:val="19"/>
          <w:szCs w:val="19"/>
        </w:rPr>
        <w:t xml:space="preserve"> </w:t>
      </w:r>
      <w:r>
        <w:rPr>
          <w:rFonts w:ascii="Georgia" w:eastAsia="Georgia" w:hAnsi="Georgia" w:cs="Georgia"/>
          <w:b/>
          <w:bCs/>
          <w:sz w:val="19"/>
          <w:szCs w:val="19"/>
        </w:rPr>
        <w:t>Part</w:t>
      </w:r>
      <w:r>
        <w:rPr>
          <w:rFonts w:ascii="Georgia" w:eastAsia="Georgia" w:hAnsi="Georgia" w:cs="Georgia"/>
          <w:b/>
          <w:bCs/>
          <w:spacing w:val="7"/>
          <w:sz w:val="19"/>
          <w:szCs w:val="19"/>
        </w:rPr>
        <w:t xml:space="preserve"> </w:t>
      </w:r>
      <w:r>
        <w:rPr>
          <w:rFonts w:ascii="Georgia" w:eastAsia="Georgia" w:hAnsi="Georgia" w:cs="Georgia"/>
          <w:b/>
          <w:bCs/>
          <w:sz w:val="19"/>
          <w:szCs w:val="19"/>
        </w:rPr>
        <w:t>I:</w:t>
      </w:r>
      <w:r>
        <w:rPr>
          <w:rFonts w:ascii="Georgia" w:eastAsia="Georgia" w:hAnsi="Georgia" w:cs="Georgia"/>
          <w:b/>
          <w:bCs/>
          <w:spacing w:val="2"/>
          <w:sz w:val="19"/>
          <w:szCs w:val="19"/>
        </w:rPr>
        <w:t xml:space="preserve"> </w:t>
      </w:r>
      <w:r>
        <w:rPr>
          <w:rFonts w:ascii="Georgia" w:eastAsia="Georgia" w:hAnsi="Georgia" w:cs="Georgia"/>
          <w:b/>
          <w:bCs/>
          <w:sz w:val="19"/>
          <w:szCs w:val="19"/>
        </w:rPr>
        <w:t>Mathematical</w:t>
      </w:r>
      <w:r>
        <w:rPr>
          <w:rFonts w:ascii="Georgia" w:eastAsia="Georgia" w:hAnsi="Georgia" w:cs="Georgia"/>
          <w:b/>
          <w:bCs/>
          <w:spacing w:val="26"/>
          <w:sz w:val="19"/>
          <w:szCs w:val="19"/>
        </w:rPr>
        <w:t xml:space="preserve"> </w:t>
      </w:r>
      <w:r>
        <w:rPr>
          <w:rFonts w:ascii="Georgia" w:eastAsia="Georgia" w:hAnsi="Georgia" w:cs="Georgia"/>
          <w:b/>
          <w:bCs/>
          <w:sz w:val="19"/>
          <w:szCs w:val="19"/>
        </w:rPr>
        <w:t>Approach</w:t>
      </w:r>
      <w:r>
        <w:rPr>
          <w:rFonts w:ascii="Georgia" w:eastAsia="Georgia" w:hAnsi="Georgia" w:cs="Georgia"/>
          <w:b/>
          <w:bCs/>
          <w:spacing w:val="18"/>
          <w:sz w:val="19"/>
          <w:szCs w:val="19"/>
        </w:rPr>
        <w:t xml:space="preserve"> </w:t>
      </w:r>
      <w:r>
        <w:rPr>
          <w:rFonts w:ascii="Georgia" w:eastAsia="Georgia" w:hAnsi="Georgia" w:cs="Georgia"/>
          <w:b/>
          <w:bCs/>
          <w:sz w:val="19"/>
          <w:szCs w:val="19"/>
        </w:rPr>
        <w:t>and</w:t>
      </w:r>
      <w:r>
        <w:rPr>
          <w:rFonts w:ascii="Georgia" w:eastAsia="Georgia" w:hAnsi="Georgia" w:cs="Georgia"/>
          <w:b/>
          <w:bCs/>
          <w:spacing w:val="6"/>
          <w:sz w:val="19"/>
          <w:szCs w:val="19"/>
        </w:rPr>
        <w:t xml:space="preserve"> </w:t>
      </w:r>
      <w:proofErr w:type="spellStart"/>
      <w:r>
        <w:rPr>
          <w:rFonts w:ascii="Georgia" w:eastAsia="Georgia" w:hAnsi="Georgia" w:cs="Georgia"/>
          <w:b/>
          <w:bCs/>
          <w:w w:val="102"/>
          <w:sz w:val="19"/>
          <w:szCs w:val="19"/>
        </w:rPr>
        <w:t>Statisti</w:t>
      </w:r>
      <w:proofErr w:type="spellEnd"/>
      <w:r>
        <w:rPr>
          <w:rFonts w:ascii="Georgia" w:eastAsia="Georgia" w:hAnsi="Georgia" w:cs="Georgia"/>
          <w:b/>
          <w:bCs/>
          <w:w w:val="102"/>
          <w:sz w:val="19"/>
          <w:szCs w:val="19"/>
        </w:rPr>
        <w:t xml:space="preserve">- </w:t>
      </w:r>
      <w:proofErr w:type="spellStart"/>
      <w:r>
        <w:rPr>
          <w:rFonts w:ascii="Georgia" w:eastAsia="Georgia" w:hAnsi="Georgia" w:cs="Georgia"/>
          <w:b/>
          <w:bCs/>
          <w:sz w:val="19"/>
          <w:szCs w:val="19"/>
        </w:rPr>
        <w:t>cal</w:t>
      </w:r>
      <w:proofErr w:type="spellEnd"/>
      <w:r>
        <w:rPr>
          <w:rFonts w:ascii="Georgia" w:eastAsia="Georgia" w:hAnsi="Georgia" w:cs="Georgia"/>
          <w:b/>
          <w:bCs/>
          <w:spacing w:val="7"/>
          <w:sz w:val="19"/>
          <w:szCs w:val="19"/>
        </w:rPr>
        <w:t xml:space="preserve"> </w:t>
      </w:r>
      <w:r>
        <w:rPr>
          <w:rFonts w:ascii="Georgia" w:eastAsia="Georgia" w:hAnsi="Georgia" w:cs="Georgia"/>
          <w:b/>
          <w:bCs/>
          <w:sz w:val="19"/>
          <w:szCs w:val="19"/>
        </w:rPr>
        <w:t>Analysis</w:t>
      </w:r>
      <w:r>
        <w:rPr>
          <w:rFonts w:ascii="Georgia" w:eastAsia="Georgia" w:hAnsi="Georgia" w:cs="Georgia"/>
          <w:sz w:val="19"/>
          <w:szCs w:val="19"/>
        </w:rPr>
        <w:t>”</w:t>
      </w:r>
      <w:r>
        <w:rPr>
          <w:rFonts w:ascii="Georgia" w:eastAsia="Georgia" w:hAnsi="Georgia" w:cs="Georgia"/>
          <w:spacing w:val="19"/>
          <w:sz w:val="19"/>
          <w:szCs w:val="19"/>
        </w:rPr>
        <w:t xml:space="preserve"> </w:t>
      </w:r>
      <w:proofErr w:type="spellStart"/>
      <w:r>
        <w:rPr>
          <w:rFonts w:ascii="Georgia" w:eastAsia="Georgia" w:hAnsi="Georgia" w:cs="Georgia"/>
          <w:i/>
          <w:sz w:val="19"/>
          <w:szCs w:val="19"/>
        </w:rPr>
        <w:t>Magn</w:t>
      </w:r>
      <w:proofErr w:type="spellEnd"/>
      <w:r>
        <w:rPr>
          <w:rFonts w:ascii="Georgia" w:eastAsia="Georgia" w:hAnsi="Georgia" w:cs="Georgia"/>
          <w:i/>
          <w:sz w:val="19"/>
          <w:szCs w:val="19"/>
        </w:rPr>
        <w:t xml:space="preserve"> </w:t>
      </w:r>
      <w:proofErr w:type="spellStart"/>
      <w:r>
        <w:rPr>
          <w:rFonts w:ascii="Georgia" w:eastAsia="Georgia" w:hAnsi="Georgia" w:cs="Georgia"/>
          <w:i/>
          <w:sz w:val="19"/>
          <w:szCs w:val="19"/>
        </w:rPr>
        <w:t>Reson</w:t>
      </w:r>
      <w:proofErr w:type="spellEnd"/>
      <w:r>
        <w:rPr>
          <w:rFonts w:ascii="Georgia" w:eastAsia="Georgia" w:hAnsi="Georgia" w:cs="Georgia"/>
          <w:i/>
          <w:sz w:val="19"/>
          <w:szCs w:val="19"/>
        </w:rPr>
        <w:t xml:space="preserve"> Med</w:t>
      </w:r>
      <w:r>
        <w:rPr>
          <w:rFonts w:ascii="Georgia" w:eastAsia="Georgia" w:hAnsi="Georgia" w:cs="Georgia"/>
          <w:i/>
          <w:spacing w:val="4"/>
          <w:sz w:val="19"/>
          <w:szCs w:val="19"/>
        </w:rPr>
        <w:t xml:space="preserve"> </w:t>
      </w:r>
      <w:r>
        <w:rPr>
          <w:rFonts w:ascii="Georgia" w:eastAsia="Georgia" w:hAnsi="Georgia" w:cs="Georgia"/>
          <w:sz w:val="19"/>
          <w:szCs w:val="19"/>
        </w:rPr>
        <w:t>36,</w:t>
      </w:r>
      <w:r>
        <w:rPr>
          <w:rFonts w:ascii="Georgia" w:eastAsia="Georgia" w:hAnsi="Georgia" w:cs="Georgia"/>
          <w:spacing w:val="9"/>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5</w:t>
      </w:r>
      <w:r>
        <w:rPr>
          <w:rFonts w:ascii="Georgia" w:eastAsia="Georgia" w:hAnsi="Georgia" w:cs="Georgia"/>
          <w:spacing w:val="3"/>
          <w:sz w:val="19"/>
          <w:szCs w:val="19"/>
        </w:rPr>
        <w:t xml:space="preserve"> </w:t>
      </w:r>
      <w:r>
        <w:rPr>
          <w:rFonts w:ascii="Georgia" w:eastAsia="Georgia" w:hAnsi="Georgia" w:cs="Georgia"/>
          <w:sz w:val="19"/>
          <w:szCs w:val="19"/>
        </w:rPr>
        <w:t>(1996):</w:t>
      </w:r>
      <w:r>
        <w:rPr>
          <w:rFonts w:ascii="Georgia" w:eastAsia="Georgia" w:hAnsi="Georgia" w:cs="Georgia"/>
          <w:spacing w:val="29"/>
          <w:sz w:val="19"/>
          <w:szCs w:val="19"/>
        </w:rPr>
        <w:t xml:space="preserve"> </w:t>
      </w:r>
      <w:r>
        <w:rPr>
          <w:rFonts w:ascii="Georgia" w:eastAsia="Georgia" w:hAnsi="Georgia" w:cs="Georgia"/>
          <w:w w:val="102"/>
          <w:sz w:val="19"/>
          <w:szCs w:val="19"/>
        </w:rPr>
        <w:t>715–25.</w:t>
      </w:r>
    </w:p>
    <w:p w14:paraId="10FEE692" w14:textId="77777777" w:rsidR="00E61F9D" w:rsidRDefault="005C64D6">
      <w:pPr>
        <w:spacing w:before="59" w:after="0" w:line="277" w:lineRule="auto"/>
        <w:ind w:left="120" w:right="459"/>
        <w:jc w:val="both"/>
        <w:rPr>
          <w:rFonts w:ascii="Georgia" w:eastAsia="Georgia" w:hAnsi="Georgia" w:cs="Georgia"/>
          <w:sz w:val="19"/>
          <w:szCs w:val="19"/>
        </w:rPr>
      </w:pPr>
      <w:r>
        <w:rPr>
          <w:rFonts w:ascii="Georgia" w:eastAsia="Georgia" w:hAnsi="Georgia" w:cs="Georgia"/>
          <w:sz w:val="19"/>
          <w:szCs w:val="19"/>
        </w:rPr>
        <w:t xml:space="preserve">83. </w:t>
      </w:r>
      <w:r>
        <w:rPr>
          <w:rFonts w:ascii="Georgia" w:eastAsia="Georgia" w:hAnsi="Georgia" w:cs="Georgia"/>
          <w:spacing w:val="11"/>
          <w:sz w:val="19"/>
          <w:szCs w:val="19"/>
        </w:rPr>
        <w:t xml:space="preserve"> </w:t>
      </w:r>
      <w:proofErr w:type="spellStart"/>
      <w:r>
        <w:rPr>
          <w:rFonts w:ascii="Georgia" w:eastAsia="Georgia" w:hAnsi="Georgia" w:cs="Georgia"/>
          <w:sz w:val="19"/>
          <w:szCs w:val="19"/>
        </w:rPr>
        <w:t>Ohno</w:t>
      </w:r>
      <w:proofErr w:type="spellEnd"/>
      <w:r>
        <w:rPr>
          <w:rFonts w:ascii="Georgia" w:eastAsia="Georgia" w:hAnsi="Georgia" w:cs="Georgia"/>
          <w:sz w:val="19"/>
          <w:szCs w:val="19"/>
        </w:rPr>
        <w:t>,</w:t>
      </w:r>
      <w:r>
        <w:rPr>
          <w:rFonts w:ascii="Georgia" w:eastAsia="Georgia" w:hAnsi="Georgia" w:cs="Georgia"/>
          <w:spacing w:val="26"/>
          <w:sz w:val="19"/>
          <w:szCs w:val="19"/>
        </w:rPr>
        <w:t xml:space="preserve"> </w:t>
      </w:r>
      <w:r>
        <w:rPr>
          <w:rFonts w:ascii="Georgia" w:eastAsia="Georgia" w:hAnsi="Georgia" w:cs="Georgia"/>
          <w:sz w:val="19"/>
          <w:szCs w:val="19"/>
        </w:rPr>
        <w:t>Y.,</w:t>
      </w:r>
      <w:r>
        <w:rPr>
          <w:rFonts w:ascii="Georgia" w:eastAsia="Georgia" w:hAnsi="Georgia" w:cs="Georgia"/>
          <w:spacing w:val="20"/>
          <w:sz w:val="19"/>
          <w:szCs w:val="19"/>
        </w:rPr>
        <w:t xml:space="preserve"> </w:t>
      </w:r>
      <w:proofErr w:type="spellStart"/>
      <w:r>
        <w:rPr>
          <w:rFonts w:ascii="Georgia" w:eastAsia="Georgia" w:hAnsi="Georgia" w:cs="Georgia"/>
          <w:sz w:val="19"/>
          <w:szCs w:val="19"/>
        </w:rPr>
        <w:t>Hatabu</w:t>
      </w:r>
      <w:proofErr w:type="spellEnd"/>
      <w:r>
        <w:rPr>
          <w:rFonts w:ascii="Georgia" w:eastAsia="Georgia" w:hAnsi="Georgia" w:cs="Georgia"/>
          <w:sz w:val="19"/>
          <w:szCs w:val="19"/>
        </w:rPr>
        <w:t>,</w:t>
      </w:r>
      <w:r>
        <w:rPr>
          <w:rFonts w:ascii="Georgia" w:eastAsia="Georgia" w:hAnsi="Georgia" w:cs="Georgia"/>
          <w:spacing w:val="30"/>
          <w:sz w:val="19"/>
          <w:szCs w:val="19"/>
        </w:rPr>
        <w:t xml:space="preserve"> </w:t>
      </w:r>
      <w:r>
        <w:rPr>
          <w:rFonts w:ascii="Georgia" w:eastAsia="Georgia" w:hAnsi="Georgia" w:cs="Georgia"/>
          <w:sz w:val="19"/>
          <w:szCs w:val="19"/>
        </w:rPr>
        <w:t>H.,</w:t>
      </w:r>
      <w:r>
        <w:rPr>
          <w:rFonts w:ascii="Georgia" w:eastAsia="Georgia" w:hAnsi="Georgia" w:cs="Georgia"/>
          <w:spacing w:val="24"/>
          <w:sz w:val="19"/>
          <w:szCs w:val="19"/>
        </w:rPr>
        <w:t xml:space="preserve"> </w:t>
      </w:r>
      <w:proofErr w:type="spellStart"/>
      <w:r>
        <w:rPr>
          <w:rFonts w:ascii="Georgia" w:eastAsia="Georgia" w:hAnsi="Georgia" w:cs="Georgia"/>
          <w:sz w:val="19"/>
          <w:szCs w:val="19"/>
        </w:rPr>
        <w:t>Murase</w:t>
      </w:r>
      <w:proofErr w:type="spellEnd"/>
      <w:r>
        <w:rPr>
          <w:rFonts w:ascii="Georgia" w:eastAsia="Georgia" w:hAnsi="Georgia" w:cs="Georgia"/>
          <w:sz w:val="19"/>
          <w:szCs w:val="19"/>
        </w:rPr>
        <w:t>,</w:t>
      </w:r>
      <w:r>
        <w:rPr>
          <w:rFonts w:ascii="Georgia" w:eastAsia="Georgia" w:hAnsi="Georgia" w:cs="Georgia"/>
          <w:spacing w:val="30"/>
          <w:sz w:val="19"/>
          <w:szCs w:val="19"/>
        </w:rPr>
        <w:t xml:space="preserve"> </w:t>
      </w:r>
      <w:r>
        <w:rPr>
          <w:rFonts w:ascii="Georgia" w:eastAsia="Georgia" w:hAnsi="Georgia" w:cs="Georgia"/>
          <w:sz w:val="19"/>
          <w:szCs w:val="19"/>
        </w:rPr>
        <w:t>K.,</w:t>
      </w:r>
      <w:r>
        <w:rPr>
          <w:rFonts w:ascii="Georgia" w:eastAsia="Georgia" w:hAnsi="Georgia" w:cs="Georgia"/>
          <w:spacing w:val="21"/>
          <w:sz w:val="19"/>
          <w:szCs w:val="19"/>
        </w:rPr>
        <w:t xml:space="preserve"> </w:t>
      </w:r>
      <w:proofErr w:type="spellStart"/>
      <w:r>
        <w:rPr>
          <w:rFonts w:ascii="Georgia" w:eastAsia="Georgia" w:hAnsi="Georgia" w:cs="Georgia"/>
          <w:sz w:val="19"/>
          <w:szCs w:val="19"/>
        </w:rPr>
        <w:t>Higashino</w:t>
      </w:r>
      <w:proofErr w:type="spellEnd"/>
      <w:r>
        <w:rPr>
          <w:rFonts w:ascii="Georgia" w:eastAsia="Georgia" w:hAnsi="Georgia" w:cs="Georgia"/>
          <w:sz w:val="19"/>
          <w:szCs w:val="19"/>
        </w:rPr>
        <w:t>,</w:t>
      </w:r>
      <w:r>
        <w:rPr>
          <w:rFonts w:ascii="Georgia" w:eastAsia="Georgia" w:hAnsi="Georgia" w:cs="Georgia"/>
          <w:spacing w:val="34"/>
          <w:sz w:val="19"/>
          <w:szCs w:val="19"/>
        </w:rPr>
        <w:t xml:space="preserve"> </w:t>
      </w:r>
      <w:r>
        <w:rPr>
          <w:rFonts w:ascii="Georgia" w:eastAsia="Georgia" w:hAnsi="Georgia" w:cs="Georgia"/>
          <w:sz w:val="19"/>
          <w:szCs w:val="19"/>
        </w:rPr>
        <w:t>T.,</w:t>
      </w:r>
      <w:r>
        <w:rPr>
          <w:rFonts w:ascii="Georgia" w:eastAsia="Georgia" w:hAnsi="Georgia" w:cs="Georgia"/>
          <w:spacing w:val="23"/>
          <w:sz w:val="19"/>
          <w:szCs w:val="19"/>
        </w:rPr>
        <w:t xml:space="preserve"> </w:t>
      </w:r>
      <w:proofErr w:type="spellStart"/>
      <w:r>
        <w:rPr>
          <w:rFonts w:ascii="Georgia" w:eastAsia="Georgia" w:hAnsi="Georgia" w:cs="Georgia"/>
          <w:sz w:val="19"/>
          <w:szCs w:val="19"/>
        </w:rPr>
        <w:t>Kawamitsu</w:t>
      </w:r>
      <w:proofErr w:type="spellEnd"/>
      <w:r>
        <w:rPr>
          <w:rFonts w:ascii="Georgia" w:eastAsia="Georgia" w:hAnsi="Georgia" w:cs="Georgia"/>
          <w:sz w:val="19"/>
          <w:szCs w:val="19"/>
        </w:rPr>
        <w:t>,</w:t>
      </w:r>
      <w:r>
        <w:rPr>
          <w:rFonts w:ascii="Georgia" w:eastAsia="Georgia" w:hAnsi="Georgia" w:cs="Georgia"/>
          <w:spacing w:val="36"/>
          <w:sz w:val="19"/>
          <w:szCs w:val="19"/>
        </w:rPr>
        <w:t xml:space="preserve"> </w:t>
      </w:r>
      <w:r>
        <w:rPr>
          <w:rFonts w:ascii="Georgia" w:eastAsia="Georgia" w:hAnsi="Georgia" w:cs="Georgia"/>
          <w:sz w:val="19"/>
          <w:szCs w:val="19"/>
        </w:rPr>
        <w:t>H.,</w:t>
      </w:r>
      <w:r>
        <w:rPr>
          <w:rFonts w:ascii="Georgia" w:eastAsia="Georgia" w:hAnsi="Georgia" w:cs="Georgia"/>
          <w:spacing w:val="24"/>
          <w:sz w:val="19"/>
          <w:szCs w:val="19"/>
        </w:rPr>
        <w:t xml:space="preserve"> </w:t>
      </w:r>
      <w:r>
        <w:rPr>
          <w:rFonts w:ascii="Georgia" w:eastAsia="Georgia" w:hAnsi="Georgia" w:cs="Georgia"/>
          <w:sz w:val="19"/>
          <w:szCs w:val="19"/>
        </w:rPr>
        <w:t>Watanabe,</w:t>
      </w:r>
      <w:r>
        <w:rPr>
          <w:rFonts w:ascii="Georgia" w:eastAsia="Georgia" w:hAnsi="Georgia" w:cs="Georgia"/>
          <w:spacing w:val="34"/>
          <w:sz w:val="19"/>
          <w:szCs w:val="19"/>
        </w:rPr>
        <w:t xml:space="preserve"> </w:t>
      </w:r>
      <w:r>
        <w:rPr>
          <w:rFonts w:ascii="Georgia" w:eastAsia="Georgia" w:hAnsi="Georgia" w:cs="Georgia"/>
          <w:sz w:val="19"/>
          <w:szCs w:val="19"/>
        </w:rPr>
        <w:t>H.,</w:t>
      </w:r>
      <w:r>
        <w:rPr>
          <w:rFonts w:ascii="Georgia" w:eastAsia="Georgia" w:hAnsi="Georgia" w:cs="Georgia"/>
          <w:spacing w:val="24"/>
          <w:sz w:val="19"/>
          <w:szCs w:val="19"/>
        </w:rPr>
        <w:t xml:space="preserve"> </w:t>
      </w:r>
      <w:proofErr w:type="spellStart"/>
      <w:r>
        <w:rPr>
          <w:rFonts w:ascii="Georgia" w:eastAsia="Georgia" w:hAnsi="Georgia" w:cs="Georgia"/>
          <w:sz w:val="19"/>
          <w:szCs w:val="19"/>
        </w:rPr>
        <w:t>Takenaka</w:t>
      </w:r>
      <w:proofErr w:type="spellEnd"/>
      <w:r>
        <w:rPr>
          <w:rFonts w:ascii="Georgia" w:eastAsia="Georgia" w:hAnsi="Georgia" w:cs="Georgia"/>
          <w:sz w:val="19"/>
          <w:szCs w:val="19"/>
        </w:rPr>
        <w:t>,</w:t>
      </w:r>
      <w:r>
        <w:rPr>
          <w:rFonts w:ascii="Georgia" w:eastAsia="Georgia" w:hAnsi="Georgia" w:cs="Georgia"/>
          <w:spacing w:val="33"/>
          <w:sz w:val="19"/>
          <w:szCs w:val="19"/>
        </w:rPr>
        <w:t xml:space="preserve"> </w:t>
      </w:r>
      <w:r>
        <w:rPr>
          <w:rFonts w:ascii="Georgia" w:eastAsia="Georgia" w:hAnsi="Georgia" w:cs="Georgia"/>
          <w:sz w:val="19"/>
          <w:szCs w:val="19"/>
        </w:rPr>
        <w:t>D.,</w:t>
      </w:r>
      <w:r>
        <w:rPr>
          <w:rFonts w:ascii="Georgia" w:eastAsia="Georgia" w:hAnsi="Georgia" w:cs="Georgia"/>
          <w:spacing w:val="21"/>
          <w:sz w:val="19"/>
          <w:szCs w:val="19"/>
        </w:rPr>
        <w:t xml:space="preserve"> </w:t>
      </w:r>
      <w:proofErr w:type="spellStart"/>
      <w:r>
        <w:rPr>
          <w:rFonts w:ascii="Georgia" w:eastAsia="Georgia" w:hAnsi="Georgia" w:cs="Georgia"/>
          <w:sz w:val="19"/>
          <w:szCs w:val="19"/>
        </w:rPr>
        <w:t>Fujii</w:t>
      </w:r>
      <w:proofErr w:type="spellEnd"/>
      <w:r>
        <w:rPr>
          <w:rFonts w:ascii="Georgia" w:eastAsia="Georgia" w:hAnsi="Georgia" w:cs="Georgia"/>
          <w:sz w:val="19"/>
          <w:szCs w:val="19"/>
        </w:rPr>
        <w:t>,</w:t>
      </w:r>
      <w:r>
        <w:rPr>
          <w:rFonts w:ascii="Georgia" w:eastAsia="Georgia" w:hAnsi="Georgia" w:cs="Georgia"/>
          <w:spacing w:val="25"/>
          <w:sz w:val="19"/>
          <w:szCs w:val="19"/>
        </w:rPr>
        <w:t xml:space="preserve"> </w:t>
      </w:r>
      <w:r>
        <w:rPr>
          <w:rFonts w:ascii="Georgia" w:eastAsia="Georgia" w:hAnsi="Georgia" w:cs="Georgia"/>
          <w:sz w:val="19"/>
          <w:szCs w:val="19"/>
        </w:rPr>
        <w:t>M.,</w:t>
      </w:r>
      <w:r>
        <w:rPr>
          <w:rFonts w:ascii="Georgia" w:eastAsia="Georgia" w:hAnsi="Georgia" w:cs="Georgia"/>
          <w:spacing w:val="22"/>
          <w:sz w:val="19"/>
          <w:szCs w:val="19"/>
        </w:rPr>
        <w:t xml:space="preserve"> </w:t>
      </w:r>
      <w:r>
        <w:rPr>
          <w:rFonts w:ascii="Georgia" w:eastAsia="Georgia" w:hAnsi="Georgia" w:cs="Georgia"/>
          <w:sz w:val="19"/>
          <w:szCs w:val="19"/>
        </w:rPr>
        <w:t>and</w:t>
      </w:r>
      <w:r>
        <w:rPr>
          <w:rFonts w:ascii="Georgia" w:eastAsia="Georgia" w:hAnsi="Georgia" w:cs="Georgia"/>
          <w:spacing w:val="19"/>
          <w:sz w:val="19"/>
          <w:szCs w:val="19"/>
        </w:rPr>
        <w:t xml:space="preserve"> </w:t>
      </w:r>
      <w:r>
        <w:rPr>
          <w:rFonts w:ascii="Georgia" w:eastAsia="Georgia" w:hAnsi="Georgia" w:cs="Georgia"/>
          <w:w w:val="102"/>
          <w:sz w:val="19"/>
          <w:szCs w:val="19"/>
        </w:rPr>
        <w:t xml:space="preserve">Sugimura, </w:t>
      </w:r>
      <w:r>
        <w:rPr>
          <w:rFonts w:ascii="Georgia" w:eastAsia="Georgia" w:hAnsi="Georgia" w:cs="Georgia"/>
          <w:sz w:val="19"/>
          <w:szCs w:val="19"/>
        </w:rPr>
        <w:t>K.</w:t>
      </w:r>
      <w:r>
        <w:rPr>
          <w:rFonts w:ascii="Georgia" w:eastAsia="Georgia" w:hAnsi="Georgia" w:cs="Georgia"/>
          <w:spacing w:val="18"/>
          <w:sz w:val="19"/>
          <w:szCs w:val="19"/>
        </w:rPr>
        <w:t xml:space="preserve"> </w:t>
      </w:r>
      <w:r>
        <w:rPr>
          <w:rFonts w:ascii="Georgia" w:eastAsia="Georgia" w:hAnsi="Georgia" w:cs="Georgia"/>
          <w:sz w:val="19"/>
          <w:szCs w:val="19"/>
        </w:rPr>
        <w:t>“</w:t>
      </w:r>
      <w:r>
        <w:rPr>
          <w:rFonts w:ascii="Georgia" w:eastAsia="Georgia" w:hAnsi="Georgia" w:cs="Georgia"/>
          <w:b/>
          <w:bCs/>
          <w:sz w:val="19"/>
          <w:szCs w:val="19"/>
        </w:rPr>
        <w:t>Quantitative</w:t>
      </w:r>
      <w:r>
        <w:rPr>
          <w:rFonts w:ascii="Georgia" w:eastAsia="Georgia" w:hAnsi="Georgia" w:cs="Georgia"/>
          <w:b/>
          <w:bCs/>
          <w:spacing w:val="40"/>
          <w:sz w:val="19"/>
          <w:szCs w:val="19"/>
        </w:rPr>
        <w:t xml:space="preserve"> </w:t>
      </w:r>
      <w:r>
        <w:rPr>
          <w:rFonts w:ascii="Georgia" w:eastAsia="Georgia" w:hAnsi="Georgia" w:cs="Georgia"/>
          <w:b/>
          <w:bCs/>
          <w:sz w:val="19"/>
          <w:szCs w:val="19"/>
        </w:rPr>
        <w:t>Assessment</w:t>
      </w:r>
      <w:r>
        <w:rPr>
          <w:rFonts w:ascii="Georgia" w:eastAsia="Georgia" w:hAnsi="Georgia" w:cs="Georgia"/>
          <w:b/>
          <w:bCs/>
          <w:spacing w:val="37"/>
          <w:sz w:val="19"/>
          <w:szCs w:val="19"/>
        </w:rPr>
        <w:t xml:space="preserve"> </w:t>
      </w:r>
      <w:r>
        <w:rPr>
          <w:rFonts w:ascii="Georgia" w:eastAsia="Georgia" w:hAnsi="Georgia" w:cs="Georgia"/>
          <w:b/>
          <w:bCs/>
          <w:sz w:val="19"/>
          <w:szCs w:val="19"/>
        </w:rPr>
        <w:t>of</w:t>
      </w:r>
      <w:r>
        <w:rPr>
          <w:rFonts w:ascii="Georgia" w:eastAsia="Georgia" w:hAnsi="Georgia" w:cs="Georgia"/>
          <w:b/>
          <w:bCs/>
          <w:spacing w:val="18"/>
          <w:sz w:val="19"/>
          <w:szCs w:val="19"/>
        </w:rPr>
        <w:t xml:space="preserve"> </w:t>
      </w:r>
      <w:r>
        <w:rPr>
          <w:rFonts w:ascii="Georgia" w:eastAsia="Georgia" w:hAnsi="Georgia" w:cs="Georgia"/>
          <w:b/>
          <w:bCs/>
          <w:sz w:val="19"/>
          <w:szCs w:val="19"/>
        </w:rPr>
        <w:t>Regional</w:t>
      </w:r>
      <w:r>
        <w:rPr>
          <w:rFonts w:ascii="Georgia" w:eastAsia="Georgia" w:hAnsi="Georgia" w:cs="Georgia"/>
          <w:b/>
          <w:bCs/>
          <w:spacing w:val="31"/>
          <w:sz w:val="19"/>
          <w:szCs w:val="19"/>
        </w:rPr>
        <w:t xml:space="preserve"> </w:t>
      </w:r>
      <w:r>
        <w:rPr>
          <w:rFonts w:ascii="Georgia" w:eastAsia="Georgia" w:hAnsi="Georgia" w:cs="Georgia"/>
          <w:b/>
          <w:bCs/>
          <w:sz w:val="19"/>
          <w:szCs w:val="19"/>
        </w:rPr>
        <w:t>Pulmonary</w:t>
      </w:r>
      <w:r>
        <w:rPr>
          <w:rFonts w:ascii="Georgia" w:eastAsia="Georgia" w:hAnsi="Georgia" w:cs="Georgia"/>
          <w:b/>
          <w:bCs/>
          <w:spacing w:val="36"/>
          <w:sz w:val="19"/>
          <w:szCs w:val="19"/>
        </w:rPr>
        <w:t xml:space="preserve"> </w:t>
      </w:r>
      <w:r>
        <w:rPr>
          <w:rFonts w:ascii="Georgia" w:eastAsia="Georgia" w:hAnsi="Georgia" w:cs="Georgia"/>
          <w:b/>
          <w:bCs/>
          <w:sz w:val="19"/>
          <w:szCs w:val="19"/>
        </w:rPr>
        <w:t>Perfusion</w:t>
      </w:r>
      <w:r>
        <w:rPr>
          <w:rFonts w:ascii="Georgia" w:eastAsia="Georgia" w:hAnsi="Georgia" w:cs="Georgia"/>
          <w:b/>
          <w:bCs/>
          <w:spacing w:val="33"/>
          <w:sz w:val="19"/>
          <w:szCs w:val="19"/>
        </w:rPr>
        <w:t xml:space="preserve"> </w:t>
      </w:r>
      <w:r>
        <w:rPr>
          <w:rFonts w:ascii="Georgia" w:eastAsia="Georgia" w:hAnsi="Georgia" w:cs="Georgia"/>
          <w:b/>
          <w:bCs/>
          <w:sz w:val="19"/>
          <w:szCs w:val="19"/>
        </w:rPr>
        <w:t>in</w:t>
      </w:r>
      <w:r>
        <w:rPr>
          <w:rFonts w:ascii="Georgia" w:eastAsia="Georgia" w:hAnsi="Georgia" w:cs="Georgia"/>
          <w:b/>
          <w:bCs/>
          <w:spacing w:val="18"/>
          <w:sz w:val="19"/>
          <w:szCs w:val="19"/>
        </w:rPr>
        <w:t xml:space="preserve"> </w:t>
      </w:r>
      <w:r>
        <w:rPr>
          <w:rFonts w:ascii="Georgia" w:eastAsia="Georgia" w:hAnsi="Georgia" w:cs="Georgia"/>
          <w:b/>
          <w:bCs/>
          <w:sz w:val="19"/>
          <w:szCs w:val="19"/>
        </w:rPr>
        <w:t>the</w:t>
      </w:r>
      <w:r>
        <w:rPr>
          <w:rFonts w:ascii="Georgia" w:eastAsia="Georgia" w:hAnsi="Georgia" w:cs="Georgia"/>
          <w:b/>
          <w:bCs/>
          <w:spacing w:val="20"/>
          <w:sz w:val="19"/>
          <w:szCs w:val="19"/>
        </w:rPr>
        <w:t xml:space="preserve"> </w:t>
      </w:r>
      <w:r>
        <w:rPr>
          <w:rFonts w:ascii="Georgia" w:eastAsia="Georgia" w:hAnsi="Georgia" w:cs="Georgia"/>
          <w:b/>
          <w:bCs/>
          <w:sz w:val="19"/>
          <w:szCs w:val="19"/>
        </w:rPr>
        <w:t>Entire</w:t>
      </w:r>
      <w:r>
        <w:rPr>
          <w:rFonts w:ascii="Georgia" w:eastAsia="Georgia" w:hAnsi="Georgia" w:cs="Georgia"/>
          <w:b/>
          <w:bCs/>
          <w:spacing w:val="26"/>
          <w:sz w:val="19"/>
          <w:szCs w:val="19"/>
        </w:rPr>
        <w:t xml:space="preserve"> </w:t>
      </w:r>
      <w:r>
        <w:rPr>
          <w:rFonts w:ascii="Georgia" w:eastAsia="Georgia" w:hAnsi="Georgia" w:cs="Georgia"/>
          <w:b/>
          <w:bCs/>
          <w:sz w:val="19"/>
          <w:szCs w:val="19"/>
        </w:rPr>
        <w:t>Lung</w:t>
      </w:r>
      <w:r>
        <w:rPr>
          <w:rFonts w:ascii="Georgia" w:eastAsia="Georgia" w:hAnsi="Georgia" w:cs="Georgia"/>
          <w:b/>
          <w:bCs/>
          <w:spacing w:val="24"/>
          <w:sz w:val="19"/>
          <w:szCs w:val="19"/>
        </w:rPr>
        <w:t xml:space="preserve"> </w:t>
      </w:r>
      <w:r>
        <w:rPr>
          <w:rFonts w:ascii="Georgia" w:eastAsia="Georgia" w:hAnsi="Georgia" w:cs="Georgia"/>
          <w:b/>
          <w:bCs/>
          <w:sz w:val="19"/>
          <w:szCs w:val="19"/>
        </w:rPr>
        <w:t>Using</w:t>
      </w:r>
      <w:r>
        <w:rPr>
          <w:rFonts w:ascii="Georgia" w:eastAsia="Georgia" w:hAnsi="Georgia" w:cs="Georgia"/>
          <w:b/>
          <w:bCs/>
          <w:spacing w:val="25"/>
          <w:sz w:val="19"/>
          <w:szCs w:val="19"/>
        </w:rPr>
        <w:t xml:space="preserve"> </w:t>
      </w:r>
      <w:r>
        <w:rPr>
          <w:rFonts w:ascii="Georgia" w:eastAsia="Georgia" w:hAnsi="Georgia" w:cs="Georgia"/>
          <w:b/>
          <w:bCs/>
          <w:w w:val="102"/>
          <w:sz w:val="19"/>
          <w:szCs w:val="19"/>
        </w:rPr>
        <w:t xml:space="preserve">Three-Dimensional </w:t>
      </w:r>
      <w:r>
        <w:rPr>
          <w:rFonts w:ascii="Georgia" w:eastAsia="Georgia" w:hAnsi="Georgia" w:cs="Georgia"/>
          <w:b/>
          <w:bCs/>
          <w:sz w:val="19"/>
          <w:szCs w:val="19"/>
        </w:rPr>
        <w:t>Ultrafast</w:t>
      </w:r>
      <w:r>
        <w:rPr>
          <w:rFonts w:ascii="Georgia" w:eastAsia="Georgia" w:hAnsi="Georgia" w:cs="Georgia"/>
          <w:b/>
          <w:bCs/>
          <w:spacing w:val="16"/>
          <w:sz w:val="19"/>
          <w:szCs w:val="19"/>
        </w:rPr>
        <w:t xml:space="preserve"> </w:t>
      </w:r>
      <w:r>
        <w:rPr>
          <w:rFonts w:ascii="Georgia" w:eastAsia="Georgia" w:hAnsi="Georgia" w:cs="Georgia"/>
          <w:b/>
          <w:bCs/>
          <w:sz w:val="19"/>
          <w:szCs w:val="19"/>
        </w:rPr>
        <w:t>Dynamic</w:t>
      </w:r>
      <w:r>
        <w:rPr>
          <w:rFonts w:ascii="Georgia" w:eastAsia="Georgia" w:hAnsi="Georgia" w:cs="Georgia"/>
          <w:b/>
          <w:bCs/>
          <w:spacing w:val="16"/>
          <w:sz w:val="19"/>
          <w:szCs w:val="19"/>
        </w:rPr>
        <w:t xml:space="preserve"> </w:t>
      </w:r>
      <w:r>
        <w:rPr>
          <w:rFonts w:ascii="Georgia" w:eastAsia="Georgia" w:hAnsi="Georgia" w:cs="Georgia"/>
          <w:b/>
          <w:bCs/>
          <w:sz w:val="19"/>
          <w:szCs w:val="19"/>
        </w:rPr>
        <w:t>Contrast-Enhanced</w:t>
      </w:r>
      <w:r>
        <w:rPr>
          <w:rFonts w:ascii="Georgia" w:eastAsia="Georgia" w:hAnsi="Georgia" w:cs="Georgia"/>
          <w:b/>
          <w:bCs/>
          <w:spacing w:val="37"/>
          <w:sz w:val="19"/>
          <w:szCs w:val="19"/>
        </w:rPr>
        <w:t xml:space="preserve"> </w:t>
      </w:r>
      <w:r>
        <w:rPr>
          <w:rFonts w:ascii="Georgia" w:eastAsia="Georgia" w:hAnsi="Georgia" w:cs="Georgia"/>
          <w:b/>
          <w:bCs/>
          <w:sz w:val="19"/>
          <w:szCs w:val="19"/>
        </w:rPr>
        <w:t>Magnetic</w:t>
      </w:r>
      <w:r>
        <w:rPr>
          <w:rFonts w:ascii="Georgia" w:eastAsia="Georgia" w:hAnsi="Georgia" w:cs="Georgia"/>
          <w:b/>
          <w:bCs/>
          <w:spacing w:val="17"/>
          <w:sz w:val="19"/>
          <w:szCs w:val="19"/>
        </w:rPr>
        <w:t xml:space="preserve"> </w:t>
      </w:r>
      <w:r>
        <w:rPr>
          <w:rFonts w:ascii="Georgia" w:eastAsia="Georgia" w:hAnsi="Georgia" w:cs="Georgia"/>
          <w:b/>
          <w:bCs/>
          <w:sz w:val="19"/>
          <w:szCs w:val="19"/>
        </w:rPr>
        <w:t>Resonance</w:t>
      </w:r>
      <w:r>
        <w:rPr>
          <w:rFonts w:ascii="Georgia" w:eastAsia="Georgia" w:hAnsi="Georgia" w:cs="Georgia"/>
          <w:b/>
          <w:bCs/>
          <w:spacing w:val="20"/>
          <w:sz w:val="19"/>
          <w:szCs w:val="19"/>
        </w:rPr>
        <w:t xml:space="preserve"> </w:t>
      </w:r>
      <w:r>
        <w:rPr>
          <w:rFonts w:ascii="Georgia" w:eastAsia="Georgia" w:hAnsi="Georgia" w:cs="Georgia"/>
          <w:b/>
          <w:bCs/>
          <w:sz w:val="19"/>
          <w:szCs w:val="19"/>
        </w:rPr>
        <w:t>Imaging:</w:t>
      </w:r>
      <w:r>
        <w:rPr>
          <w:rFonts w:ascii="Georgia" w:eastAsia="Georgia" w:hAnsi="Georgia" w:cs="Georgia"/>
          <w:b/>
          <w:bCs/>
          <w:spacing w:val="34"/>
          <w:sz w:val="19"/>
          <w:szCs w:val="19"/>
        </w:rPr>
        <w:t xml:space="preserve"> </w:t>
      </w:r>
      <w:r>
        <w:rPr>
          <w:rFonts w:ascii="Georgia" w:eastAsia="Georgia" w:hAnsi="Georgia" w:cs="Georgia"/>
          <w:b/>
          <w:bCs/>
          <w:sz w:val="19"/>
          <w:szCs w:val="19"/>
        </w:rPr>
        <w:t>Preliminary</w:t>
      </w:r>
      <w:r>
        <w:rPr>
          <w:rFonts w:ascii="Georgia" w:eastAsia="Georgia" w:hAnsi="Georgia" w:cs="Georgia"/>
          <w:b/>
          <w:bCs/>
          <w:spacing w:val="23"/>
          <w:sz w:val="19"/>
          <w:szCs w:val="19"/>
        </w:rPr>
        <w:t xml:space="preserve"> </w:t>
      </w:r>
      <w:r>
        <w:rPr>
          <w:rFonts w:ascii="Georgia" w:eastAsia="Georgia" w:hAnsi="Georgia" w:cs="Georgia"/>
          <w:b/>
          <w:bCs/>
          <w:sz w:val="19"/>
          <w:szCs w:val="19"/>
        </w:rPr>
        <w:t>Experience</w:t>
      </w:r>
      <w:r>
        <w:rPr>
          <w:rFonts w:ascii="Georgia" w:eastAsia="Georgia" w:hAnsi="Georgia" w:cs="Georgia"/>
          <w:b/>
          <w:bCs/>
          <w:spacing w:val="21"/>
          <w:sz w:val="19"/>
          <w:szCs w:val="19"/>
        </w:rPr>
        <w:t xml:space="preserve"> </w:t>
      </w:r>
      <w:r>
        <w:rPr>
          <w:rFonts w:ascii="Georgia" w:eastAsia="Georgia" w:hAnsi="Georgia" w:cs="Georgia"/>
          <w:b/>
          <w:bCs/>
          <w:sz w:val="19"/>
          <w:szCs w:val="19"/>
        </w:rPr>
        <w:t>in</w:t>
      </w:r>
      <w:r>
        <w:rPr>
          <w:rFonts w:ascii="Georgia" w:eastAsia="Georgia" w:hAnsi="Georgia" w:cs="Georgia"/>
          <w:b/>
          <w:bCs/>
          <w:spacing w:val="3"/>
          <w:sz w:val="19"/>
          <w:szCs w:val="19"/>
        </w:rPr>
        <w:t xml:space="preserve"> </w:t>
      </w:r>
      <w:r>
        <w:rPr>
          <w:rFonts w:ascii="Georgia" w:eastAsia="Georgia" w:hAnsi="Georgia" w:cs="Georgia"/>
          <w:b/>
          <w:bCs/>
          <w:sz w:val="19"/>
          <w:szCs w:val="19"/>
        </w:rPr>
        <w:t>40</w:t>
      </w:r>
      <w:r>
        <w:rPr>
          <w:rFonts w:ascii="Georgia" w:eastAsia="Georgia" w:hAnsi="Georgia" w:cs="Georgia"/>
          <w:b/>
          <w:bCs/>
          <w:spacing w:val="4"/>
          <w:sz w:val="19"/>
          <w:szCs w:val="19"/>
        </w:rPr>
        <w:t xml:space="preserve"> </w:t>
      </w:r>
      <w:r>
        <w:rPr>
          <w:rFonts w:ascii="Georgia" w:eastAsia="Georgia" w:hAnsi="Georgia" w:cs="Georgia"/>
          <w:b/>
          <w:bCs/>
          <w:w w:val="102"/>
          <w:sz w:val="19"/>
          <w:szCs w:val="19"/>
        </w:rPr>
        <w:t>Subject</w:t>
      </w:r>
      <w:r>
        <w:rPr>
          <w:rFonts w:ascii="Georgia" w:eastAsia="Georgia" w:hAnsi="Georgia" w:cs="Georgia"/>
          <w:b/>
          <w:bCs/>
          <w:spacing w:val="-1"/>
          <w:w w:val="102"/>
          <w:sz w:val="19"/>
          <w:szCs w:val="19"/>
        </w:rPr>
        <w:t>s</w:t>
      </w:r>
      <w:r>
        <w:rPr>
          <w:rFonts w:ascii="Georgia" w:eastAsia="Georgia" w:hAnsi="Georgia" w:cs="Georgia"/>
          <w:w w:val="102"/>
          <w:sz w:val="19"/>
          <w:szCs w:val="19"/>
        </w:rPr>
        <w:t>”</w:t>
      </w:r>
    </w:p>
    <w:p w14:paraId="1DE03579" w14:textId="77777777" w:rsidR="00E61F9D" w:rsidRDefault="00E61F9D">
      <w:pPr>
        <w:spacing w:after="0"/>
        <w:jc w:val="both"/>
        <w:sectPr w:rsidR="00E61F9D">
          <w:pgSz w:w="12240" w:h="15840"/>
          <w:pgMar w:top="680" w:right="180" w:bottom="280" w:left="600" w:header="720" w:footer="720" w:gutter="0"/>
          <w:cols w:space="720"/>
        </w:sectPr>
      </w:pPr>
    </w:p>
    <w:p w14:paraId="3D7032E8" w14:textId="77777777" w:rsidR="00E61F9D" w:rsidRDefault="005C64D6">
      <w:pPr>
        <w:spacing w:before="85" w:after="0" w:line="240" w:lineRule="auto"/>
        <w:ind w:left="135" w:right="4464"/>
        <w:jc w:val="both"/>
        <w:rPr>
          <w:rFonts w:ascii="Georgia" w:eastAsia="Georgia" w:hAnsi="Georgia" w:cs="Georgia"/>
          <w:sz w:val="19"/>
          <w:szCs w:val="19"/>
        </w:rPr>
      </w:pPr>
      <w:proofErr w:type="gramStart"/>
      <w:r>
        <w:rPr>
          <w:rFonts w:ascii="Georgia" w:eastAsia="Georgia" w:hAnsi="Georgia" w:cs="Georgia"/>
          <w:i/>
          <w:sz w:val="19"/>
          <w:szCs w:val="19"/>
        </w:rPr>
        <w:lastRenderedPageBreak/>
        <w:t xml:space="preserve">J </w:t>
      </w:r>
      <w:proofErr w:type="spellStart"/>
      <w:r>
        <w:rPr>
          <w:rFonts w:ascii="Georgia" w:eastAsia="Georgia" w:hAnsi="Georgia" w:cs="Georgia"/>
          <w:i/>
          <w:sz w:val="19"/>
          <w:szCs w:val="19"/>
        </w:rPr>
        <w:t>Magn</w:t>
      </w:r>
      <w:proofErr w:type="spellEnd"/>
      <w:r>
        <w:rPr>
          <w:rFonts w:ascii="Georgia" w:eastAsia="Georgia" w:hAnsi="Georgia" w:cs="Georgia"/>
          <w:i/>
          <w:sz w:val="19"/>
          <w:szCs w:val="19"/>
        </w:rPr>
        <w:t xml:space="preserve"> </w:t>
      </w:r>
      <w:proofErr w:type="spellStart"/>
      <w:r>
        <w:rPr>
          <w:rFonts w:ascii="Georgia" w:eastAsia="Georgia" w:hAnsi="Georgia" w:cs="Georgia"/>
          <w:i/>
          <w:sz w:val="19"/>
          <w:szCs w:val="19"/>
        </w:rPr>
        <w:t>Reson</w:t>
      </w:r>
      <w:proofErr w:type="spellEnd"/>
      <w:r>
        <w:rPr>
          <w:rFonts w:ascii="Georgia" w:eastAsia="Georgia" w:hAnsi="Georgia" w:cs="Georgia"/>
          <w:i/>
          <w:sz w:val="19"/>
          <w:szCs w:val="19"/>
        </w:rPr>
        <w:t xml:space="preserve"> Imaging</w:t>
      </w:r>
      <w:r>
        <w:rPr>
          <w:rFonts w:ascii="Georgia" w:eastAsia="Georgia" w:hAnsi="Georgia" w:cs="Georgia"/>
          <w:i/>
          <w:spacing w:val="1"/>
          <w:sz w:val="19"/>
          <w:szCs w:val="19"/>
        </w:rPr>
        <w:t xml:space="preserve"> </w:t>
      </w:r>
      <w:r>
        <w:rPr>
          <w:rFonts w:ascii="Georgia" w:eastAsia="Georgia" w:hAnsi="Georgia" w:cs="Georgia"/>
          <w:sz w:val="19"/>
          <w:szCs w:val="19"/>
        </w:rPr>
        <w:t>20,</w:t>
      </w:r>
      <w:r>
        <w:rPr>
          <w:rFonts w:ascii="Georgia" w:eastAsia="Georgia" w:hAnsi="Georgia" w:cs="Georgia"/>
          <w:spacing w:val="9"/>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3</w:t>
      </w:r>
      <w:r>
        <w:rPr>
          <w:rFonts w:ascii="Georgia" w:eastAsia="Georgia" w:hAnsi="Georgia" w:cs="Georgia"/>
          <w:spacing w:val="3"/>
          <w:sz w:val="19"/>
          <w:szCs w:val="19"/>
        </w:rPr>
        <w:t xml:space="preserve"> </w:t>
      </w:r>
      <w:r>
        <w:rPr>
          <w:rFonts w:ascii="Georgia" w:eastAsia="Georgia" w:hAnsi="Georgia" w:cs="Georgia"/>
          <w:sz w:val="19"/>
          <w:szCs w:val="19"/>
        </w:rPr>
        <w:t>(2004):</w:t>
      </w:r>
      <w:r>
        <w:rPr>
          <w:rFonts w:ascii="Georgia" w:eastAsia="Georgia" w:hAnsi="Georgia" w:cs="Georgia"/>
          <w:spacing w:val="30"/>
          <w:sz w:val="19"/>
          <w:szCs w:val="19"/>
        </w:rPr>
        <w:t xml:space="preserve"> </w:t>
      </w:r>
      <w:r>
        <w:rPr>
          <w:rFonts w:ascii="Georgia" w:eastAsia="Georgia" w:hAnsi="Georgia" w:cs="Georgia"/>
          <w:sz w:val="19"/>
          <w:szCs w:val="19"/>
        </w:rPr>
        <w:t>353–65.</w:t>
      </w:r>
      <w:proofErr w:type="gramEnd"/>
      <w:r>
        <w:rPr>
          <w:rFonts w:ascii="Georgia" w:eastAsia="Georgia" w:hAnsi="Georgia" w:cs="Georgia"/>
          <w:spacing w:val="31"/>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81">
        <w:r>
          <w:rPr>
            <w:rFonts w:ascii="Georgia" w:eastAsia="Georgia" w:hAnsi="Georgia" w:cs="Georgia"/>
            <w:color w:val="0000FF"/>
            <w:w w:val="102"/>
            <w:sz w:val="19"/>
            <w:szCs w:val="19"/>
          </w:rPr>
          <w:t>10.1002/jmri.20137</w:t>
        </w:r>
      </w:hyperlink>
    </w:p>
    <w:p w14:paraId="145DC0DB" w14:textId="77777777" w:rsidR="00E61F9D" w:rsidRDefault="005C64D6">
      <w:pPr>
        <w:spacing w:before="93" w:after="0" w:line="277" w:lineRule="auto"/>
        <w:ind w:left="140" w:right="86"/>
        <w:jc w:val="both"/>
        <w:rPr>
          <w:rFonts w:ascii="Georgia" w:eastAsia="Georgia" w:hAnsi="Georgia" w:cs="Georgia"/>
          <w:sz w:val="19"/>
          <w:szCs w:val="19"/>
        </w:rPr>
      </w:pPr>
      <w:r>
        <w:rPr>
          <w:rFonts w:ascii="Georgia" w:eastAsia="Georgia" w:hAnsi="Georgia" w:cs="Georgia"/>
          <w:sz w:val="19"/>
          <w:szCs w:val="19"/>
        </w:rPr>
        <w:t>84.</w:t>
      </w:r>
      <w:r>
        <w:rPr>
          <w:rFonts w:ascii="Georgia" w:eastAsia="Georgia" w:hAnsi="Georgia" w:cs="Georgia"/>
          <w:spacing w:val="22"/>
          <w:sz w:val="19"/>
          <w:szCs w:val="19"/>
        </w:rPr>
        <w:t xml:space="preserve"> </w:t>
      </w:r>
      <w:proofErr w:type="spellStart"/>
      <w:r>
        <w:rPr>
          <w:rFonts w:ascii="Georgia" w:eastAsia="Georgia" w:hAnsi="Georgia" w:cs="Georgia"/>
          <w:sz w:val="19"/>
          <w:szCs w:val="19"/>
        </w:rPr>
        <w:t>Hansch</w:t>
      </w:r>
      <w:proofErr w:type="spellEnd"/>
      <w:r>
        <w:rPr>
          <w:rFonts w:ascii="Georgia" w:eastAsia="Georgia" w:hAnsi="Georgia" w:cs="Georgia"/>
          <w:sz w:val="19"/>
          <w:szCs w:val="19"/>
        </w:rPr>
        <w:t>,</w:t>
      </w:r>
      <w:r>
        <w:rPr>
          <w:rFonts w:ascii="Georgia" w:eastAsia="Georgia" w:hAnsi="Georgia" w:cs="Georgia"/>
          <w:spacing w:val="15"/>
          <w:sz w:val="19"/>
          <w:szCs w:val="19"/>
        </w:rPr>
        <w:t xml:space="preserve"> </w:t>
      </w:r>
      <w:r>
        <w:rPr>
          <w:rFonts w:ascii="Georgia" w:eastAsia="Georgia" w:hAnsi="Georgia" w:cs="Georgia"/>
          <w:sz w:val="19"/>
          <w:szCs w:val="19"/>
        </w:rPr>
        <w:t>A.,</w:t>
      </w:r>
      <w:r>
        <w:rPr>
          <w:rFonts w:ascii="Georgia" w:eastAsia="Georgia" w:hAnsi="Georgia" w:cs="Georgia"/>
          <w:spacing w:val="8"/>
          <w:sz w:val="19"/>
          <w:szCs w:val="19"/>
        </w:rPr>
        <w:t xml:space="preserve"> </w:t>
      </w:r>
      <w:proofErr w:type="spellStart"/>
      <w:r>
        <w:rPr>
          <w:rFonts w:ascii="Georgia" w:eastAsia="Georgia" w:hAnsi="Georgia" w:cs="Georgia"/>
          <w:sz w:val="19"/>
          <w:szCs w:val="19"/>
        </w:rPr>
        <w:t>Kohlmann</w:t>
      </w:r>
      <w:proofErr w:type="spellEnd"/>
      <w:r>
        <w:rPr>
          <w:rFonts w:ascii="Georgia" w:eastAsia="Georgia" w:hAnsi="Georgia" w:cs="Georgia"/>
          <w:sz w:val="19"/>
          <w:szCs w:val="19"/>
        </w:rPr>
        <w:t>,</w:t>
      </w:r>
      <w:r>
        <w:rPr>
          <w:rFonts w:ascii="Georgia" w:eastAsia="Georgia" w:hAnsi="Georgia" w:cs="Georgia"/>
          <w:spacing w:val="20"/>
          <w:sz w:val="19"/>
          <w:szCs w:val="19"/>
        </w:rPr>
        <w:t xml:space="preserve"> </w:t>
      </w:r>
      <w:r>
        <w:rPr>
          <w:rFonts w:ascii="Georgia" w:eastAsia="Georgia" w:hAnsi="Georgia" w:cs="Georgia"/>
          <w:sz w:val="19"/>
          <w:szCs w:val="19"/>
        </w:rPr>
        <w:t>P.,</w:t>
      </w:r>
      <w:r>
        <w:rPr>
          <w:rFonts w:ascii="Georgia" w:eastAsia="Georgia" w:hAnsi="Georgia" w:cs="Georgia"/>
          <w:spacing w:val="8"/>
          <w:sz w:val="19"/>
          <w:szCs w:val="19"/>
        </w:rPr>
        <w:t xml:space="preserve"> </w:t>
      </w:r>
      <w:proofErr w:type="spellStart"/>
      <w:r>
        <w:rPr>
          <w:rFonts w:ascii="Georgia" w:eastAsia="Georgia" w:hAnsi="Georgia" w:cs="Georgia"/>
          <w:sz w:val="19"/>
          <w:szCs w:val="19"/>
        </w:rPr>
        <w:t>Hinneburg</w:t>
      </w:r>
      <w:proofErr w:type="spellEnd"/>
      <w:r>
        <w:rPr>
          <w:rFonts w:ascii="Georgia" w:eastAsia="Georgia" w:hAnsi="Georgia" w:cs="Georgia"/>
          <w:sz w:val="19"/>
          <w:szCs w:val="19"/>
        </w:rPr>
        <w:t>,</w:t>
      </w:r>
      <w:r>
        <w:rPr>
          <w:rFonts w:ascii="Georgia" w:eastAsia="Georgia" w:hAnsi="Georgia" w:cs="Georgia"/>
          <w:spacing w:val="20"/>
          <w:sz w:val="19"/>
          <w:szCs w:val="19"/>
        </w:rPr>
        <w:t xml:space="preserve"> </w:t>
      </w:r>
      <w:r>
        <w:rPr>
          <w:rFonts w:ascii="Georgia" w:eastAsia="Georgia" w:hAnsi="Georgia" w:cs="Georgia"/>
          <w:sz w:val="19"/>
          <w:szCs w:val="19"/>
        </w:rPr>
        <w:t>U.,</w:t>
      </w:r>
      <w:r>
        <w:rPr>
          <w:rFonts w:ascii="Georgia" w:eastAsia="Georgia" w:hAnsi="Georgia" w:cs="Georgia"/>
          <w:spacing w:val="6"/>
          <w:sz w:val="19"/>
          <w:szCs w:val="19"/>
        </w:rPr>
        <w:t xml:space="preserve"> </w:t>
      </w:r>
      <w:r>
        <w:rPr>
          <w:rFonts w:ascii="Georgia" w:eastAsia="Georgia" w:hAnsi="Georgia" w:cs="Georgia"/>
          <w:sz w:val="19"/>
          <w:szCs w:val="19"/>
        </w:rPr>
        <w:t>Boettcher,</w:t>
      </w:r>
      <w:r>
        <w:rPr>
          <w:rFonts w:ascii="Georgia" w:eastAsia="Georgia" w:hAnsi="Georgia" w:cs="Georgia"/>
          <w:spacing w:val="18"/>
          <w:sz w:val="19"/>
          <w:szCs w:val="19"/>
        </w:rPr>
        <w:t xml:space="preserve"> </w:t>
      </w:r>
      <w:r>
        <w:rPr>
          <w:rFonts w:ascii="Georgia" w:eastAsia="Georgia" w:hAnsi="Georgia" w:cs="Georgia"/>
          <w:sz w:val="19"/>
          <w:szCs w:val="19"/>
        </w:rPr>
        <w:t>J.,</w:t>
      </w:r>
      <w:r>
        <w:rPr>
          <w:rFonts w:ascii="Georgia" w:eastAsia="Georgia" w:hAnsi="Georgia" w:cs="Georgia"/>
          <w:spacing w:val="7"/>
          <w:sz w:val="19"/>
          <w:szCs w:val="19"/>
        </w:rPr>
        <w:t xml:space="preserve"> </w:t>
      </w:r>
      <w:proofErr w:type="spellStart"/>
      <w:r>
        <w:rPr>
          <w:rFonts w:ascii="Georgia" w:eastAsia="Georgia" w:hAnsi="Georgia" w:cs="Georgia"/>
          <w:sz w:val="19"/>
          <w:szCs w:val="19"/>
        </w:rPr>
        <w:t>Malich</w:t>
      </w:r>
      <w:proofErr w:type="spellEnd"/>
      <w:r>
        <w:rPr>
          <w:rFonts w:ascii="Georgia" w:eastAsia="Georgia" w:hAnsi="Georgia" w:cs="Georgia"/>
          <w:sz w:val="19"/>
          <w:szCs w:val="19"/>
        </w:rPr>
        <w:t>,</w:t>
      </w:r>
      <w:r>
        <w:rPr>
          <w:rFonts w:ascii="Georgia" w:eastAsia="Georgia" w:hAnsi="Georgia" w:cs="Georgia"/>
          <w:spacing w:val="14"/>
          <w:sz w:val="19"/>
          <w:szCs w:val="19"/>
        </w:rPr>
        <w:t xml:space="preserve"> </w:t>
      </w:r>
      <w:r>
        <w:rPr>
          <w:rFonts w:ascii="Georgia" w:eastAsia="Georgia" w:hAnsi="Georgia" w:cs="Georgia"/>
          <w:sz w:val="19"/>
          <w:szCs w:val="19"/>
        </w:rPr>
        <w:t>A.,</w:t>
      </w:r>
      <w:r>
        <w:rPr>
          <w:rFonts w:ascii="Georgia" w:eastAsia="Georgia" w:hAnsi="Georgia" w:cs="Georgia"/>
          <w:spacing w:val="8"/>
          <w:sz w:val="19"/>
          <w:szCs w:val="19"/>
        </w:rPr>
        <w:t xml:space="preserve"> </w:t>
      </w:r>
      <w:r>
        <w:rPr>
          <w:rFonts w:ascii="Georgia" w:eastAsia="Georgia" w:hAnsi="Georgia" w:cs="Georgia"/>
          <w:sz w:val="19"/>
          <w:szCs w:val="19"/>
        </w:rPr>
        <w:t>Wolf,</w:t>
      </w:r>
      <w:r>
        <w:rPr>
          <w:rFonts w:ascii="Georgia" w:eastAsia="Georgia" w:hAnsi="Georgia" w:cs="Georgia"/>
          <w:spacing w:val="10"/>
          <w:sz w:val="19"/>
          <w:szCs w:val="19"/>
        </w:rPr>
        <w:t xml:space="preserve"> </w:t>
      </w:r>
      <w:r>
        <w:rPr>
          <w:rFonts w:ascii="Georgia" w:eastAsia="Georgia" w:hAnsi="Georgia" w:cs="Georgia"/>
          <w:sz w:val="19"/>
          <w:szCs w:val="19"/>
        </w:rPr>
        <w:t>G.,</w:t>
      </w:r>
      <w:r>
        <w:rPr>
          <w:rFonts w:ascii="Georgia" w:eastAsia="Georgia" w:hAnsi="Georgia" w:cs="Georgia"/>
          <w:spacing w:val="6"/>
          <w:sz w:val="19"/>
          <w:szCs w:val="19"/>
        </w:rPr>
        <w:t xml:space="preserve"> </w:t>
      </w:r>
      <w:r>
        <w:rPr>
          <w:rFonts w:ascii="Georgia" w:eastAsia="Georgia" w:hAnsi="Georgia" w:cs="Georgia"/>
          <w:sz w:val="19"/>
          <w:szCs w:val="19"/>
        </w:rPr>
        <w:t>Laue,</w:t>
      </w:r>
      <w:r>
        <w:rPr>
          <w:rFonts w:ascii="Georgia" w:eastAsia="Georgia" w:hAnsi="Georgia" w:cs="Georgia"/>
          <w:spacing w:val="10"/>
          <w:sz w:val="19"/>
          <w:szCs w:val="19"/>
        </w:rPr>
        <w:t xml:space="preserve"> </w:t>
      </w:r>
      <w:r>
        <w:rPr>
          <w:rFonts w:ascii="Georgia" w:eastAsia="Georgia" w:hAnsi="Georgia" w:cs="Georgia"/>
          <w:sz w:val="19"/>
          <w:szCs w:val="19"/>
        </w:rPr>
        <w:t>H.,</w:t>
      </w:r>
      <w:r>
        <w:rPr>
          <w:rFonts w:ascii="Georgia" w:eastAsia="Georgia" w:hAnsi="Georgia" w:cs="Georgia"/>
          <w:spacing w:val="9"/>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proofErr w:type="spellStart"/>
      <w:r>
        <w:rPr>
          <w:rFonts w:ascii="Georgia" w:eastAsia="Georgia" w:hAnsi="Georgia" w:cs="Georgia"/>
          <w:sz w:val="19"/>
          <w:szCs w:val="19"/>
        </w:rPr>
        <w:t>Pfeil</w:t>
      </w:r>
      <w:proofErr w:type="spellEnd"/>
      <w:r>
        <w:rPr>
          <w:rFonts w:ascii="Georgia" w:eastAsia="Georgia" w:hAnsi="Georgia" w:cs="Georgia"/>
          <w:sz w:val="19"/>
          <w:szCs w:val="19"/>
        </w:rPr>
        <w:t>,</w:t>
      </w:r>
      <w:r>
        <w:rPr>
          <w:rFonts w:ascii="Georgia" w:eastAsia="Georgia" w:hAnsi="Georgia" w:cs="Georgia"/>
          <w:spacing w:val="10"/>
          <w:sz w:val="19"/>
          <w:szCs w:val="19"/>
        </w:rPr>
        <w:t xml:space="preserve"> </w:t>
      </w:r>
      <w:r>
        <w:rPr>
          <w:rFonts w:ascii="Georgia" w:eastAsia="Georgia" w:hAnsi="Georgia" w:cs="Georgia"/>
          <w:sz w:val="19"/>
          <w:szCs w:val="19"/>
        </w:rPr>
        <w:t>A.</w:t>
      </w:r>
      <w:r>
        <w:rPr>
          <w:rFonts w:ascii="Georgia" w:eastAsia="Georgia" w:hAnsi="Georgia" w:cs="Georgia"/>
          <w:spacing w:val="6"/>
          <w:sz w:val="19"/>
          <w:szCs w:val="19"/>
        </w:rPr>
        <w:t xml:space="preserve"> </w:t>
      </w:r>
      <w:r>
        <w:rPr>
          <w:rFonts w:ascii="Georgia" w:eastAsia="Georgia" w:hAnsi="Georgia" w:cs="Georgia"/>
          <w:spacing w:val="-2"/>
          <w:sz w:val="19"/>
          <w:szCs w:val="19"/>
        </w:rPr>
        <w:t>“</w:t>
      </w:r>
      <w:r>
        <w:rPr>
          <w:rFonts w:ascii="Georgia" w:eastAsia="Georgia" w:hAnsi="Georgia" w:cs="Georgia"/>
          <w:b/>
          <w:bCs/>
          <w:sz w:val="19"/>
          <w:szCs w:val="19"/>
        </w:rPr>
        <w:t>Quantitative</w:t>
      </w:r>
      <w:r>
        <w:rPr>
          <w:rFonts w:ascii="Georgia" w:eastAsia="Georgia" w:hAnsi="Georgia" w:cs="Georgia"/>
          <w:b/>
          <w:bCs/>
          <w:spacing w:val="27"/>
          <w:sz w:val="19"/>
          <w:szCs w:val="19"/>
        </w:rPr>
        <w:t xml:space="preserve"> </w:t>
      </w:r>
      <w:proofErr w:type="spellStart"/>
      <w:r>
        <w:rPr>
          <w:rFonts w:ascii="Georgia" w:eastAsia="Georgia" w:hAnsi="Georgia" w:cs="Georgia"/>
          <w:b/>
          <w:bCs/>
          <w:w w:val="102"/>
          <w:sz w:val="19"/>
          <w:szCs w:val="19"/>
        </w:rPr>
        <w:t>Eval</w:t>
      </w:r>
      <w:proofErr w:type="spellEnd"/>
      <w:r>
        <w:rPr>
          <w:rFonts w:ascii="Georgia" w:eastAsia="Georgia" w:hAnsi="Georgia" w:cs="Georgia"/>
          <w:b/>
          <w:bCs/>
          <w:w w:val="102"/>
          <w:sz w:val="19"/>
          <w:szCs w:val="19"/>
        </w:rPr>
        <w:t xml:space="preserve">- </w:t>
      </w:r>
      <w:proofErr w:type="spellStart"/>
      <w:r>
        <w:rPr>
          <w:rFonts w:ascii="Georgia" w:eastAsia="Georgia" w:hAnsi="Georgia" w:cs="Georgia"/>
          <w:b/>
          <w:bCs/>
          <w:sz w:val="19"/>
          <w:szCs w:val="19"/>
        </w:rPr>
        <w:t>uation</w:t>
      </w:r>
      <w:proofErr w:type="spellEnd"/>
      <w:r>
        <w:rPr>
          <w:rFonts w:ascii="Georgia" w:eastAsia="Georgia" w:hAnsi="Georgia" w:cs="Georgia"/>
          <w:b/>
          <w:bCs/>
          <w:spacing w:val="27"/>
          <w:sz w:val="19"/>
          <w:szCs w:val="19"/>
        </w:rPr>
        <w:t xml:space="preserve"> </w:t>
      </w:r>
      <w:r>
        <w:rPr>
          <w:rFonts w:ascii="Georgia" w:eastAsia="Georgia" w:hAnsi="Georgia" w:cs="Georgia"/>
          <w:b/>
          <w:bCs/>
          <w:sz w:val="19"/>
          <w:szCs w:val="19"/>
        </w:rPr>
        <w:t>of</w:t>
      </w:r>
      <w:r>
        <w:rPr>
          <w:rFonts w:ascii="Georgia" w:eastAsia="Georgia" w:hAnsi="Georgia" w:cs="Georgia"/>
          <w:b/>
          <w:bCs/>
          <w:spacing w:val="18"/>
          <w:sz w:val="19"/>
          <w:szCs w:val="19"/>
        </w:rPr>
        <w:t xml:space="preserve"> </w:t>
      </w:r>
      <w:r>
        <w:rPr>
          <w:rFonts w:ascii="Georgia" w:eastAsia="Georgia" w:hAnsi="Georgia" w:cs="Georgia"/>
          <w:b/>
          <w:bCs/>
          <w:sz w:val="19"/>
          <w:szCs w:val="19"/>
        </w:rPr>
        <w:t>MR</w:t>
      </w:r>
      <w:r>
        <w:rPr>
          <w:rFonts w:ascii="Georgia" w:eastAsia="Georgia" w:hAnsi="Georgia" w:cs="Georgia"/>
          <w:b/>
          <w:bCs/>
          <w:spacing w:val="21"/>
          <w:sz w:val="19"/>
          <w:szCs w:val="19"/>
        </w:rPr>
        <w:t xml:space="preserve"> </w:t>
      </w:r>
      <w:r>
        <w:rPr>
          <w:rFonts w:ascii="Georgia" w:eastAsia="Georgia" w:hAnsi="Georgia" w:cs="Georgia"/>
          <w:b/>
          <w:bCs/>
          <w:sz w:val="19"/>
          <w:szCs w:val="19"/>
        </w:rPr>
        <w:t>Perfusion</w:t>
      </w:r>
      <w:r>
        <w:rPr>
          <w:rFonts w:ascii="Georgia" w:eastAsia="Georgia" w:hAnsi="Georgia" w:cs="Georgia"/>
          <w:b/>
          <w:bCs/>
          <w:spacing w:val="33"/>
          <w:sz w:val="19"/>
          <w:szCs w:val="19"/>
        </w:rPr>
        <w:t xml:space="preserve"> </w:t>
      </w:r>
      <w:r>
        <w:rPr>
          <w:rFonts w:ascii="Georgia" w:eastAsia="Georgia" w:hAnsi="Georgia" w:cs="Georgia"/>
          <w:b/>
          <w:bCs/>
          <w:sz w:val="19"/>
          <w:szCs w:val="19"/>
        </w:rPr>
        <w:t>Imaging</w:t>
      </w:r>
      <w:r>
        <w:rPr>
          <w:rFonts w:ascii="Georgia" w:eastAsia="Georgia" w:hAnsi="Georgia" w:cs="Georgia"/>
          <w:b/>
          <w:bCs/>
          <w:spacing w:val="30"/>
          <w:sz w:val="19"/>
          <w:szCs w:val="19"/>
        </w:rPr>
        <w:t xml:space="preserve"> </w:t>
      </w:r>
      <w:r>
        <w:rPr>
          <w:rFonts w:ascii="Georgia" w:eastAsia="Georgia" w:hAnsi="Georgia" w:cs="Georgia"/>
          <w:b/>
          <w:bCs/>
          <w:sz w:val="19"/>
          <w:szCs w:val="19"/>
        </w:rPr>
        <w:t>Using</w:t>
      </w:r>
      <w:r>
        <w:rPr>
          <w:rFonts w:ascii="Georgia" w:eastAsia="Georgia" w:hAnsi="Georgia" w:cs="Georgia"/>
          <w:b/>
          <w:bCs/>
          <w:spacing w:val="25"/>
          <w:sz w:val="19"/>
          <w:szCs w:val="19"/>
        </w:rPr>
        <w:t xml:space="preserve"> </w:t>
      </w:r>
      <w:r>
        <w:rPr>
          <w:rFonts w:ascii="Georgia" w:eastAsia="Georgia" w:hAnsi="Georgia" w:cs="Georgia"/>
          <w:b/>
          <w:bCs/>
          <w:sz w:val="19"/>
          <w:szCs w:val="19"/>
        </w:rPr>
        <w:t>Blood</w:t>
      </w:r>
      <w:r>
        <w:rPr>
          <w:rFonts w:ascii="Georgia" w:eastAsia="Georgia" w:hAnsi="Georgia" w:cs="Georgia"/>
          <w:b/>
          <w:bCs/>
          <w:spacing w:val="26"/>
          <w:sz w:val="19"/>
          <w:szCs w:val="19"/>
        </w:rPr>
        <w:t xml:space="preserve"> </w:t>
      </w:r>
      <w:r>
        <w:rPr>
          <w:rFonts w:ascii="Georgia" w:eastAsia="Georgia" w:hAnsi="Georgia" w:cs="Georgia"/>
          <w:b/>
          <w:bCs/>
          <w:sz w:val="19"/>
          <w:szCs w:val="19"/>
        </w:rPr>
        <w:t>Pool</w:t>
      </w:r>
      <w:r>
        <w:rPr>
          <w:rFonts w:ascii="Georgia" w:eastAsia="Georgia" w:hAnsi="Georgia" w:cs="Georgia"/>
          <w:b/>
          <w:bCs/>
          <w:spacing w:val="23"/>
          <w:sz w:val="19"/>
          <w:szCs w:val="19"/>
        </w:rPr>
        <w:t xml:space="preserve"> </w:t>
      </w:r>
      <w:r>
        <w:rPr>
          <w:rFonts w:ascii="Georgia" w:eastAsia="Georgia" w:hAnsi="Georgia" w:cs="Georgia"/>
          <w:b/>
          <w:bCs/>
          <w:sz w:val="19"/>
          <w:szCs w:val="19"/>
        </w:rPr>
        <w:t>Contrast</w:t>
      </w:r>
      <w:r>
        <w:rPr>
          <w:rFonts w:ascii="Georgia" w:eastAsia="Georgia" w:hAnsi="Georgia" w:cs="Georgia"/>
          <w:b/>
          <w:bCs/>
          <w:spacing w:val="31"/>
          <w:sz w:val="19"/>
          <w:szCs w:val="19"/>
        </w:rPr>
        <w:t xml:space="preserve"> </w:t>
      </w:r>
      <w:r>
        <w:rPr>
          <w:rFonts w:ascii="Georgia" w:eastAsia="Georgia" w:hAnsi="Georgia" w:cs="Georgia"/>
          <w:b/>
          <w:bCs/>
          <w:sz w:val="19"/>
          <w:szCs w:val="19"/>
        </w:rPr>
        <w:t>Agent</w:t>
      </w:r>
      <w:r>
        <w:rPr>
          <w:rFonts w:ascii="Georgia" w:eastAsia="Georgia" w:hAnsi="Georgia" w:cs="Georgia"/>
          <w:b/>
          <w:bCs/>
          <w:spacing w:val="25"/>
          <w:sz w:val="19"/>
          <w:szCs w:val="19"/>
        </w:rPr>
        <w:t xml:space="preserve"> </w:t>
      </w:r>
      <w:r>
        <w:rPr>
          <w:rFonts w:ascii="Georgia" w:eastAsia="Georgia" w:hAnsi="Georgia" w:cs="Georgia"/>
          <w:b/>
          <w:bCs/>
          <w:sz w:val="19"/>
          <w:szCs w:val="19"/>
        </w:rPr>
        <w:t>in</w:t>
      </w:r>
      <w:r>
        <w:rPr>
          <w:rFonts w:ascii="Georgia" w:eastAsia="Georgia" w:hAnsi="Georgia" w:cs="Georgia"/>
          <w:b/>
          <w:bCs/>
          <w:spacing w:val="18"/>
          <w:sz w:val="19"/>
          <w:szCs w:val="19"/>
        </w:rPr>
        <w:t xml:space="preserve"> </w:t>
      </w:r>
      <w:r>
        <w:rPr>
          <w:rFonts w:ascii="Georgia" w:eastAsia="Georgia" w:hAnsi="Georgia" w:cs="Georgia"/>
          <w:b/>
          <w:bCs/>
          <w:sz w:val="19"/>
          <w:szCs w:val="19"/>
        </w:rPr>
        <w:t>Subjects</w:t>
      </w:r>
      <w:r>
        <w:rPr>
          <w:rFonts w:ascii="Georgia" w:eastAsia="Georgia" w:hAnsi="Georgia" w:cs="Georgia"/>
          <w:b/>
          <w:bCs/>
          <w:spacing w:val="30"/>
          <w:sz w:val="19"/>
          <w:szCs w:val="19"/>
        </w:rPr>
        <w:t xml:space="preserve"> </w:t>
      </w:r>
      <w:r>
        <w:rPr>
          <w:rFonts w:ascii="Georgia" w:eastAsia="Georgia" w:hAnsi="Georgia" w:cs="Georgia"/>
          <w:b/>
          <w:bCs/>
          <w:sz w:val="19"/>
          <w:szCs w:val="19"/>
        </w:rPr>
        <w:t>Without</w:t>
      </w:r>
      <w:r>
        <w:rPr>
          <w:rFonts w:ascii="Georgia" w:eastAsia="Georgia" w:hAnsi="Georgia" w:cs="Georgia"/>
          <w:b/>
          <w:bCs/>
          <w:spacing w:val="30"/>
          <w:sz w:val="19"/>
          <w:szCs w:val="19"/>
        </w:rPr>
        <w:t xml:space="preserve"> </w:t>
      </w:r>
      <w:r>
        <w:rPr>
          <w:rFonts w:ascii="Georgia" w:eastAsia="Georgia" w:hAnsi="Georgia" w:cs="Georgia"/>
          <w:b/>
          <w:bCs/>
          <w:sz w:val="19"/>
          <w:szCs w:val="19"/>
        </w:rPr>
        <w:t>Pulmonary</w:t>
      </w:r>
      <w:r>
        <w:rPr>
          <w:rFonts w:ascii="Georgia" w:eastAsia="Georgia" w:hAnsi="Georgia" w:cs="Georgia"/>
          <w:b/>
          <w:bCs/>
          <w:spacing w:val="36"/>
          <w:sz w:val="19"/>
          <w:szCs w:val="19"/>
        </w:rPr>
        <w:t xml:space="preserve"> </w:t>
      </w:r>
      <w:r>
        <w:rPr>
          <w:rFonts w:ascii="Georgia" w:eastAsia="Georgia" w:hAnsi="Georgia" w:cs="Georgia"/>
          <w:b/>
          <w:bCs/>
          <w:w w:val="102"/>
          <w:sz w:val="19"/>
          <w:szCs w:val="19"/>
        </w:rPr>
        <w:t xml:space="preserve">Diseases </w:t>
      </w:r>
      <w:r>
        <w:rPr>
          <w:rFonts w:ascii="Georgia" w:eastAsia="Georgia" w:hAnsi="Georgia" w:cs="Georgia"/>
          <w:b/>
          <w:bCs/>
          <w:sz w:val="19"/>
          <w:szCs w:val="19"/>
        </w:rPr>
        <w:t>and</w:t>
      </w:r>
      <w:r>
        <w:rPr>
          <w:rFonts w:ascii="Georgia" w:eastAsia="Georgia" w:hAnsi="Georgia" w:cs="Georgia"/>
          <w:b/>
          <w:bCs/>
          <w:spacing w:val="8"/>
          <w:sz w:val="19"/>
          <w:szCs w:val="19"/>
        </w:rPr>
        <w:t xml:space="preserve"> </w:t>
      </w:r>
      <w:r>
        <w:rPr>
          <w:rFonts w:ascii="Georgia" w:eastAsia="Georgia" w:hAnsi="Georgia" w:cs="Georgia"/>
          <w:b/>
          <w:bCs/>
          <w:sz w:val="19"/>
          <w:szCs w:val="19"/>
        </w:rPr>
        <w:t>in</w:t>
      </w:r>
      <w:r>
        <w:rPr>
          <w:rFonts w:ascii="Georgia" w:eastAsia="Georgia" w:hAnsi="Georgia" w:cs="Georgia"/>
          <w:b/>
          <w:bCs/>
          <w:spacing w:val="5"/>
          <w:sz w:val="19"/>
          <w:szCs w:val="19"/>
        </w:rPr>
        <w:t xml:space="preserve"> </w:t>
      </w:r>
      <w:r>
        <w:rPr>
          <w:rFonts w:ascii="Georgia" w:eastAsia="Georgia" w:hAnsi="Georgia" w:cs="Georgia"/>
          <w:b/>
          <w:bCs/>
          <w:sz w:val="19"/>
          <w:szCs w:val="19"/>
        </w:rPr>
        <w:t>Patients</w:t>
      </w:r>
      <w:r>
        <w:rPr>
          <w:rFonts w:ascii="Georgia" w:eastAsia="Georgia" w:hAnsi="Georgia" w:cs="Georgia"/>
          <w:b/>
          <w:bCs/>
          <w:spacing w:val="17"/>
          <w:sz w:val="19"/>
          <w:szCs w:val="19"/>
        </w:rPr>
        <w:t xml:space="preserve"> </w:t>
      </w:r>
      <w:r>
        <w:rPr>
          <w:rFonts w:ascii="Georgia" w:eastAsia="Georgia" w:hAnsi="Georgia" w:cs="Georgia"/>
          <w:b/>
          <w:bCs/>
          <w:sz w:val="19"/>
          <w:szCs w:val="19"/>
        </w:rPr>
        <w:t>with</w:t>
      </w:r>
      <w:r>
        <w:rPr>
          <w:rFonts w:ascii="Georgia" w:eastAsia="Georgia" w:hAnsi="Georgia" w:cs="Georgia"/>
          <w:b/>
          <w:bCs/>
          <w:spacing w:val="10"/>
          <w:sz w:val="19"/>
          <w:szCs w:val="19"/>
        </w:rPr>
        <w:t xml:space="preserve"> </w:t>
      </w:r>
      <w:r>
        <w:rPr>
          <w:rFonts w:ascii="Georgia" w:eastAsia="Georgia" w:hAnsi="Georgia" w:cs="Georgia"/>
          <w:b/>
          <w:bCs/>
          <w:sz w:val="19"/>
          <w:szCs w:val="19"/>
        </w:rPr>
        <w:t>Pulmonary</w:t>
      </w:r>
      <w:r>
        <w:rPr>
          <w:rFonts w:ascii="Georgia" w:eastAsia="Georgia" w:hAnsi="Georgia" w:cs="Georgia"/>
          <w:b/>
          <w:bCs/>
          <w:spacing w:val="23"/>
          <w:sz w:val="19"/>
          <w:szCs w:val="19"/>
        </w:rPr>
        <w:t xml:space="preserve"> </w:t>
      </w:r>
      <w:r>
        <w:rPr>
          <w:rFonts w:ascii="Georgia" w:eastAsia="Georgia" w:hAnsi="Georgia" w:cs="Georgia"/>
          <w:b/>
          <w:bCs/>
          <w:sz w:val="19"/>
          <w:szCs w:val="19"/>
        </w:rPr>
        <w:t>Embolis</w:t>
      </w:r>
      <w:r>
        <w:rPr>
          <w:rFonts w:ascii="Georgia" w:eastAsia="Georgia" w:hAnsi="Georgia" w:cs="Georgia"/>
          <w:b/>
          <w:bCs/>
          <w:spacing w:val="-1"/>
          <w:sz w:val="19"/>
          <w:szCs w:val="19"/>
        </w:rPr>
        <w:t>m</w:t>
      </w:r>
      <w:r>
        <w:rPr>
          <w:rFonts w:ascii="Georgia" w:eastAsia="Georgia" w:hAnsi="Georgia" w:cs="Georgia"/>
          <w:sz w:val="19"/>
          <w:szCs w:val="19"/>
        </w:rPr>
        <w:t>”</w:t>
      </w:r>
      <w:r>
        <w:rPr>
          <w:rFonts w:ascii="Georgia" w:eastAsia="Georgia" w:hAnsi="Georgia" w:cs="Georgia"/>
          <w:spacing w:val="22"/>
          <w:sz w:val="19"/>
          <w:szCs w:val="19"/>
        </w:rPr>
        <w:t xml:space="preserve"> </w:t>
      </w:r>
      <w:proofErr w:type="spellStart"/>
      <w:r>
        <w:rPr>
          <w:rFonts w:ascii="Georgia" w:eastAsia="Georgia" w:hAnsi="Georgia" w:cs="Georgia"/>
          <w:i/>
          <w:sz w:val="19"/>
          <w:szCs w:val="19"/>
        </w:rPr>
        <w:t>Eur</w:t>
      </w:r>
      <w:proofErr w:type="spellEnd"/>
      <w:r>
        <w:rPr>
          <w:rFonts w:ascii="Georgia" w:eastAsia="Georgia" w:hAnsi="Georgia" w:cs="Georgia"/>
          <w:i/>
          <w:sz w:val="19"/>
          <w:szCs w:val="19"/>
        </w:rPr>
        <w:t xml:space="preserve"> </w:t>
      </w:r>
      <w:proofErr w:type="spellStart"/>
      <w:r>
        <w:rPr>
          <w:rFonts w:ascii="Georgia" w:eastAsia="Georgia" w:hAnsi="Georgia" w:cs="Georgia"/>
          <w:i/>
          <w:sz w:val="19"/>
          <w:szCs w:val="19"/>
        </w:rPr>
        <w:t>Radiol</w:t>
      </w:r>
      <w:proofErr w:type="spellEnd"/>
      <w:r>
        <w:rPr>
          <w:rFonts w:ascii="Georgia" w:eastAsia="Georgia" w:hAnsi="Georgia" w:cs="Georgia"/>
          <w:i/>
          <w:spacing w:val="3"/>
          <w:sz w:val="19"/>
          <w:szCs w:val="19"/>
        </w:rPr>
        <w:t xml:space="preserve"> </w:t>
      </w:r>
      <w:r>
        <w:rPr>
          <w:rFonts w:ascii="Georgia" w:eastAsia="Georgia" w:hAnsi="Georgia" w:cs="Georgia"/>
          <w:sz w:val="19"/>
          <w:szCs w:val="19"/>
        </w:rPr>
        <w:t>22,</w:t>
      </w:r>
      <w:r>
        <w:rPr>
          <w:rFonts w:ascii="Georgia" w:eastAsia="Georgia" w:hAnsi="Georgia" w:cs="Georgia"/>
          <w:spacing w:val="9"/>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8</w:t>
      </w:r>
      <w:r>
        <w:rPr>
          <w:rFonts w:ascii="Georgia" w:eastAsia="Georgia" w:hAnsi="Georgia" w:cs="Georgia"/>
          <w:spacing w:val="3"/>
          <w:sz w:val="19"/>
          <w:szCs w:val="19"/>
        </w:rPr>
        <w:t xml:space="preserve"> </w:t>
      </w:r>
      <w:r>
        <w:rPr>
          <w:rFonts w:ascii="Georgia" w:eastAsia="Georgia" w:hAnsi="Georgia" w:cs="Georgia"/>
          <w:sz w:val="19"/>
          <w:szCs w:val="19"/>
        </w:rPr>
        <w:t>(2012):</w:t>
      </w:r>
      <w:r>
        <w:rPr>
          <w:rFonts w:ascii="Georgia" w:eastAsia="Georgia" w:hAnsi="Georgia" w:cs="Georgia"/>
          <w:spacing w:val="29"/>
          <w:sz w:val="19"/>
          <w:szCs w:val="19"/>
        </w:rPr>
        <w:t xml:space="preserve"> </w:t>
      </w:r>
      <w:r>
        <w:rPr>
          <w:rFonts w:ascii="Georgia" w:eastAsia="Georgia" w:hAnsi="Georgia" w:cs="Georgia"/>
          <w:sz w:val="19"/>
          <w:szCs w:val="19"/>
        </w:rPr>
        <w:t>1748–56.</w:t>
      </w:r>
      <w:r>
        <w:rPr>
          <w:rFonts w:ascii="Georgia" w:eastAsia="Georgia" w:hAnsi="Georgia" w:cs="Georgia"/>
          <w:spacing w:val="33"/>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spacing w:val="-1"/>
          <w:w w:val="102"/>
          <w:sz w:val="19"/>
          <w:szCs w:val="19"/>
        </w:rPr>
        <w:t>:</w:t>
      </w:r>
      <w:hyperlink r:id="rId82">
        <w:r>
          <w:rPr>
            <w:rFonts w:ascii="Georgia" w:eastAsia="Georgia" w:hAnsi="Georgia" w:cs="Georgia"/>
            <w:color w:val="0000FF"/>
            <w:w w:val="102"/>
            <w:sz w:val="19"/>
            <w:szCs w:val="19"/>
          </w:rPr>
          <w:t>10.1007/s00330-012-2428-z</w:t>
        </w:r>
      </w:hyperlink>
    </w:p>
    <w:p w14:paraId="6BBC4B7A" w14:textId="77777777" w:rsidR="00E61F9D" w:rsidRDefault="005C64D6">
      <w:pPr>
        <w:spacing w:before="60" w:after="0" w:line="277" w:lineRule="auto"/>
        <w:ind w:left="140" w:right="61"/>
        <w:jc w:val="both"/>
        <w:rPr>
          <w:rFonts w:ascii="Georgia" w:eastAsia="Georgia" w:hAnsi="Georgia" w:cs="Georgia"/>
          <w:sz w:val="19"/>
          <w:szCs w:val="19"/>
        </w:rPr>
      </w:pPr>
      <w:r>
        <w:rPr>
          <w:rFonts w:ascii="Georgia" w:eastAsia="Georgia" w:hAnsi="Georgia" w:cs="Georgia"/>
          <w:sz w:val="19"/>
          <w:szCs w:val="19"/>
        </w:rPr>
        <w:t>85.</w:t>
      </w:r>
      <w:r>
        <w:rPr>
          <w:rFonts w:ascii="Georgia" w:eastAsia="Georgia" w:hAnsi="Georgia" w:cs="Georgia"/>
          <w:spacing w:val="25"/>
          <w:sz w:val="19"/>
          <w:szCs w:val="19"/>
        </w:rPr>
        <w:t xml:space="preserve"> </w:t>
      </w:r>
      <w:proofErr w:type="spellStart"/>
      <w:r>
        <w:rPr>
          <w:rFonts w:ascii="Georgia" w:eastAsia="Georgia" w:hAnsi="Georgia" w:cs="Georgia"/>
          <w:sz w:val="19"/>
          <w:szCs w:val="19"/>
        </w:rPr>
        <w:t>Yushkevich</w:t>
      </w:r>
      <w:proofErr w:type="spellEnd"/>
      <w:r>
        <w:rPr>
          <w:rFonts w:ascii="Georgia" w:eastAsia="Georgia" w:hAnsi="Georgia" w:cs="Georgia"/>
          <w:sz w:val="19"/>
          <w:szCs w:val="19"/>
        </w:rPr>
        <w:t>,</w:t>
      </w:r>
      <w:r>
        <w:rPr>
          <w:rFonts w:ascii="Georgia" w:eastAsia="Georgia" w:hAnsi="Georgia" w:cs="Georgia"/>
          <w:spacing w:val="23"/>
          <w:sz w:val="19"/>
          <w:szCs w:val="19"/>
        </w:rPr>
        <w:t xml:space="preserve"> </w:t>
      </w:r>
      <w:r>
        <w:rPr>
          <w:rFonts w:ascii="Georgia" w:eastAsia="Georgia" w:hAnsi="Georgia" w:cs="Georgia"/>
          <w:sz w:val="19"/>
          <w:szCs w:val="19"/>
        </w:rPr>
        <w:t>P.</w:t>
      </w:r>
      <w:r>
        <w:rPr>
          <w:rFonts w:ascii="Georgia" w:eastAsia="Georgia" w:hAnsi="Georgia" w:cs="Georgia"/>
          <w:spacing w:val="7"/>
          <w:sz w:val="19"/>
          <w:szCs w:val="19"/>
        </w:rPr>
        <w:t xml:space="preserve"> </w:t>
      </w:r>
      <w:r>
        <w:rPr>
          <w:rFonts w:ascii="Georgia" w:eastAsia="Georgia" w:hAnsi="Georgia" w:cs="Georgia"/>
          <w:sz w:val="19"/>
          <w:szCs w:val="19"/>
        </w:rPr>
        <w:t>A.,</w:t>
      </w:r>
      <w:r>
        <w:rPr>
          <w:rFonts w:ascii="Georgia" w:eastAsia="Georgia" w:hAnsi="Georgia" w:cs="Georgia"/>
          <w:spacing w:val="10"/>
          <w:sz w:val="19"/>
          <w:szCs w:val="19"/>
        </w:rPr>
        <w:t xml:space="preserve"> </w:t>
      </w:r>
      <w:proofErr w:type="spellStart"/>
      <w:r>
        <w:rPr>
          <w:rFonts w:ascii="Georgia" w:eastAsia="Georgia" w:hAnsi="Georgia" w:cs="Georgia"/>
          <w:sz w:val="19"/>
          <w:szCs w:val="19"/>
        </w:rPr>
        <w:t>Piven</w:t>
      </w:r>
      <w:proofErr w:type="spellEnd"/>
      <w:r>
        <w:rPr>
          <w:rFonts w:ascii="Georgia" w:eastAsia="Georgia" w:hAnsi="Georgia" w:cs="Georgia"/>
          <w:sz w:val="19"/>
          <w:szCs w:val="19"/>
        </w:rPr>
        <w:t>,</w:t>
      </w:r>
      <w:r>
        <w:rPr>
          <w:rFonts w:ascii="Georgia" w:eastAsia="Georgia" w:hAnsi="Georgia" w:cs="Georgia"/>
          <w:spacing w:val="13"/>
          <w:sz w:val="19"/>
          <w:szCs w:val="19"/>
        </w:rPr>
        <w:t xml:space="preserve"> </w:t>
      </w:r>
      <w:r>
        <w:rPr>
          <w:rFonts w:ascii="Georgia" w:eastAsia="Georgia" w:hAnsi="Georgia" w:cs="Georgia"/>
          <w:sz w:val="19"/>
          <w:szCs w:val="19"/>
        </w:rPr>
        <w:t>J.,</w:t>
      </w:r>
      <w:r>
        <w:rPr>
          <w:rFonts w:ascii="Georgia" w:eastAsia="Georgia" w:hAnsi="Georgia" w:cs="Georgia"/>
          <w:spacing w:val="9"/>
          <w:sz w:val="19"/>
          <w:szCs w:val="19"/>
        </w:rPr>
        <w:t xml:space="preserve"> </w:t>
      </w:r>
      <w:proofErr w:type="spellStart"/>
      <w:r>
        <w:rPr>
          <w:rFonts w:ascii="Georgia" w:eastAsia="Georgia" w:hAnsi="Georgia" w:cs="Georgia"/>
          <w:sz w:val="19"/>
          <w:szCs w:val="19"/>
        </w:rPr>
        <w:t>Hazlett</w:t>
      </w:r>
      <w:proofErr w:type="spellEnd"/>
      <w:r>
        <w:rPr>
          <w:rFonts w:ascii="Georgia" w:eastAsia="Georgia" w:hAnsi="Georgia" w:cs="Georgia"/>
          <w:sz w:val="19"/>
          <w:szCs w:val="19"/>
        </w:rPr>
        <w:t>,</w:t>
      </w:r>
      <w:r>
        <w:rPr>
          <w:rFonts w:ascii="Georgia" w:eastAsia="Georgia" w:hAnsi="Georgia" w:cs="Georgia"/>
          <w:spacing w:val="16"/>
          <w:sz w:val="19"/>
          <w:szCs w:val="19"/>
        </w:rPr>
        <w:t xml:space="preserve"> </w:t>
      </w:r>
      <w:r>
        <w:rPr>
          <w:rFonts w:ascii="Georgia" w:eastAsia="Georgia" w:hAnsi="Georgia" w:cs="Georgia"/>
          <w:sz w:val="19"/>
          <w:szCs w:val="19"/>
        </w:rPr>
        <w:t>H.</w:t>
      </w:r>
      <w:r>
        <w:rPr>
          <w:rFonts w:ascii="Georgia" w:eastAsia="Georgia" w:hAnsi="Georgia" w:cs="Georgia"/>
          <w:spacing w:val="6"/>
          <w:sz w:val="19"/>
          <w:szCs w:val="19"/>
        </w:rPr>
        <w:t xml:space="preserve"> </w:t>
      </w:r>
      <w:r>
        <w:rPr>
          <w:rFonts w:ascii="Georgia" w:eastAsia="Georgia" w:hAnsi="Georgia" w:cs="Georgia"/>
          <w:sz w:val="19"/>
          <w:szCs w:val="19"/>
        </w:rPr>
        <w:t>C.,</w:t>
      </w:r>
      <w:r>
        <w:rPr>
          <w:rFonts w:ascii="Georgia" w:eastAsia="Georgia" w:hAnsi="Georgia" w:cs="Georgia"/>
          <w:spacing w:val="7"/>
          <w:sz w:val="19"/>
          <w:szCs w:val="19"/>
        </w:rPr>
        <w:t xml:space="preserve"> </w:t>
      </w:r>
      <w:r>
        <w:rPr>
          <w:rFonts w:ascii="Georgia" w:eastAsia="Georgia" w:hAnsi="Georgia" w:cs="Georgia"/>
          <w:sz w:val="19"/>
          <w:szCs w:val="19"/>
        </w:rPr>
        <w:t>Smith,</w:t>
      </w:r>
      <w:r>
        <w:rPr>
          <w:rFonts w:ascii="Georgia" w:eastAsia="Georgia" w:hAnsi="Georgia" w:cs="Georgia"/>
          <w:spacing w:val="14"/>
          <w:sz w:val="19"/>
          <w:szCs w:val="19"/>
        </w:rPr>
        <w:t xml:space="preserve"> </w:t>
      </w:r>
      <w:r>
        <w:rPr>
          <w:rFonts w:ascii="Georgia" w:eastAsia="Georgia" w:hAnsi="Georgia" w:cs="Georgia"/>
          <w:sz w:val="19"/>
          <w:szCs w:val="19"/>
        </w:rPr>
        <w:t>R.</w:t>
      </w:r>
      <w:r>
        <w:rPr>
          <w:rFonts w:ascii="Georgia" w:eastAsia="Georgia" w:hAnsi="Georgia" w:cs="Georgia"/>
          <w:spacing w:val="8"/>
          <w:sz w:val="19"/>
          <w:szCs w:val="19"/>
        </w:rPr>
        <w:t xml:space="preserve"> </w:t>
      </w:r>
      <w:r>
        <w:rPr>
          <w:rFonts w:ascii="Georgia" w:eastAsia="Georgia" w:hAnsi="Georgia" w:cs="Georgia"/>
          <w:sz w:val="19"/>
          <w:szCs w:val="19"/>
        </w:rPr>
        <w:t>G.,</w:t>
      </w:r>
      <w:r>
        <w:rPr>
          <w:rFonts w:ascii="Georgia" w:eastAsia="Georgia" w:hAnsi="Georgia" w:cs="Georgia"/>
          <w:spacing w:val="8"/>
          <w:sz w:val="19"/>
          <w:szCs w:val="19"/>
        </w:rPr>
        <w:t xml:space="preserve"> </w:t>
      </w:r>
      <w:r>
        <w:rPr>
          <w:rFonts w:ascii="Georgia" w:eastAsia="Georgia" w:hAnsi="Georgia" w:cs="Georgia"/>
          <w:sz w:val="19"/>
          <w:szCs w:val="19"/>
        </w:rPr>
        <w:t>Ho,</w:t>
      </w:r>
      <w:r>
        <w:rPr>
          <w:rFonts w:ascii="Georgia" w:eastAsia="Georgia" w:hAnsi="Georgia" w:cs="Georgia"/>
          <w:spacing w:val="9"/>
          <w:sz w:val="19"/>
          <w:szCs w:val="19"/>
        </w:rPr>
        <w:t xml:space="preserve"> </w:t>
      </w:r>
      <w:r>
        <w:rPr>
          <w:rFonts w:ascii="Georgia" w:eastAsia="Georgia" w:hAnsi="Georgia" w:cs="Georgia"/>
          <w:sz w:val="19"/>
          <w:szCs w:val="19"/>
        </w:rPr>
        <w:t>S.,</w:t>
      </w:r>
      <w:r>
        <w:rPr>
          <w:rFonts w:ascii="Georgia" w:eastAsia="Georgia" w:hAnsi="Georgia" w:cs="Georgia"/>
          <w:spacing w:val="7"/>
          <w:sz w:val="19"/>
          <w:szCs w:val="19"/>
        </w:rPr>
        <w:t xml:space="preserve"> </w:t>
      </w:r>
      <w:r>
        <w:rPr>
          <w:rFonts w:ascii="Georgia" w:eastAsia="Georgia" w:hAnsi="Georgia" w:cs="Georgia"/>
          <w:sz w:val="19"/>
          <w:szCs w:val="19"/>
        </w:rPr>
        <w:t>Gee,</w:t>
      </w:r>
      <w:r>
        <w:rPr>
          <w:rFonts w:ascii="Georgia" w:eastAsia="Georgia" w:hAnsi="Georgia" w:cs="Georgia"/>
          <w:spacing w:val="10"/>
          <w:sz w:val="19"/>
          <w:szCs w:val="19"/>
        </w:rPr>
        <w:t xml:space="preserve"> </w:t>
      </w:r>
      <w:r>
        <w:rPr>
          <w:rFonts w:ascii="Georgia" w:eastAsia="Georgia" w:hAnsi="Georgia" w:cs="Georgia"/>
          <w:sz w:val="19"/>
          <w:szCs w:val="19"/>
        </w:rPr>
        <w:t>J.</w:t>
      </w:r>
      <w:r>
        <w:rPr>
          <w:rFonts w:ascii="Georgia" w:eastAsia="Georgia" w:hAnsi="Georgia" w:cs="Georgia"/>
          <w:spacing w:val="6"/>
          <w:sz w:val="19"/>
          <w:szCs w:val="19"/>
        </w:rPr>
        <w:t xml:space="preserve"> </w:t>
      </w:r>
      <w:r>
        <w:rPr>
          <w:rFonts w:ascii="Georgia" w:eastAsia="Georgia" w:hAnsi="Georgia" w:cs="Georgia"/>
          <w:sz w:val="19"/>
          <w:szCs w:val="19"/>
        </w:rPr>
        <w:t>C.,</w:t>
      </w:r>
      <w:r>
        <w:rPr>
          <w:rFonts w:ascii="Georgia" w:eastAsia="Georgia" w:hAnsi="Georgia" w:cs="Georgia"/>
          <w:spacing w:val="7"/>
          <w:sz w:val="19"/>
          <w:szCs w:val="19"/>
        </w:rPr>
        <w:t xml:space="preserve"> </w:t>
      </w:r>
      <w:r>
        <w:rPr>
          <w:rFonts w:ascii="Georgia" w:eastAsia="Georgia" w:hAnsi="Georgia" w:cs="Georgia"/>
          <w:sz w:val="19"/>
          <w:szCs w:val="19"/>
        </w:rPr>
        <w:t>and</w:t>
      </w:r>
      <w:r>
        <w:rPr>
          <w:rFonts w:ascii="Georgia" w:eastAsia="Georgia" w:hAnsi="Georgia" w:cs="Georgia"/>
          <w:spacing w:val="8"/>
          <w:sz w:val="19"/>
          <w:szCs w:val="19"/>
        </w:rPr>
        <w:t xml:space="preserve"> </w:t>
      </w:r>
      <w:proofErr w:type="spellStart"/>
      <w:r>
        <w:rPr>
          <w:rFonts w:ascii="Georgia" w:eastAsia="Georgia" w:hAnsi="Georgia" w:cs="Georgia"/>
          <w:sz w:val="19"/>
          <w:szCs w:val="19"/>
        </w:rPr>
        <w:t>Gerig</w:t>
      </w:r>
      <w:proofErr w:type="spellEnd"/>
      <w:r>
        <w:rPr>
          <w:rFonts w:ascii="Georgia" w:eastAsia="Georgia" w:hAnsi="Georgia" w:cs="Georgia"/>
          <w:sz w:val="19"/>
          <w:szCs w:val="19"/>
        </w:rPr>
        <w:t>,</w:t>
      </w:r>
      <w:r>
        <w:rPr>
          <w:rFonts w:ascii="Georgia" w:eastAsia="Georgia" w:hAnsi="Georgia" w:cs="Georgia"/>
          <w:spacing w:val="13"/>
          <w:sz w:val="19"/>
          <w:szCs w:val="19"/>
        </w:rPr>
        <w:t xml:space="preserve"> </w:t>
      </w:r>
      <w:r>
        <w:rPr>
          <w:rFonts w:ascii="Georgia" w:eastAsia="Georgia" w:hAnsi="Georgia" w:cs="Georgia"/>
          <w:sz w:val="19"/>
          <w:szCs w:val="19"/>
        </w:rPr>
        <w:t>G.</w:t>
      </w:r>
      <w:r>
        <w:rPr>
          <w:rFonts w:ascii="Georgia" w:eastAsia="Georgia" w:hAnsi="Georgia" w:cs="Georgia"/>
          <w:spacing w:val="6"/>
          <w:sz w:val="19"/>
          <w:szCs w:val="19"/>
        </w:rPr>
        <w:t xml:space="preserve"> </w:t>
      </w:r>
      <w:r>
        <w:rPr>
          <w:rFonts w:ascii="Georgia" w:eastAsia="Georgia" w:hAnsi="Georgia" w:cs="Georgia"/>
          <w:spacing w:val="-2"/>
          <w:sz w:val="19"/>
          <w:szCs w:val="19"/>
        </w:rPr>
        <w:t>“</w:t>
      </w:r>
      <w:r>
        <w:rPr>
          <w:rFonts w:ascii="Georgia" w:eastAsia="Georgia" w:hAnsi="Georgia" w:cs="Georgia"/>
          <w:b/>
          <w:bCs/>
          <w:sz w:val="19"/>
          <w:szCs w:val="19"/>
        </w:rPr>
        <w:t>User-Guided</w:t>
      </w:r>
      <w:r>
        <w:rPr>
          <w:rFonts w:ascii="Georgia" w:eastAsia="Georgia" w:hAnsi="Georgia" w:cs="Georgia"/>
          <w:b/>
          <w:bCs/>
          <w:spacing w:val="28"/>
          <w:sz w:val="19"/>
          <w:szCs w:val="19"/>
        </w:rPr>
        <w:t xml:space="preserve"> </w:t>
      </w:r>
      <w:r>
        <w:rPr>
          <w:rFonts w:ascii="Georgia" w:eastAsia="Georgia" w:hAnsi="Georgia" w:cs="Georgia"/>
          <w:b/>
          <w:bCs/>
          <w:sz w:val="19"/>
          <w:szCs w:val="19"/>
        </w:rPr>
        <w:t>3D</w:t>
      </w:r>
      <w:r>
        <w:rPr>
          <w:rFonts w:ascii="Georgia" w:eastAsia="Georgia" w:hAnsi="Georgia" w:cs="Georgia"/>
          <w:b/>
          <w:bCs/>
          <w:spacing w:val="8"/>
          <w:sz w:val="19"/>
          <w:szCs w:val="19"/>
        </w:rPr>
        <w:t xml:space="preserve"> </w:t>
      </w:r>
      <w:r>
        <w:rPr>
          <w:rFonts w:ascii="Georgia" w:eastAsia="Georgia" w:hAnsi="Georgia" w:cs="Georgia"/>
          <w:b/>
          <w:bCs/>
          <w:sz w:val="19"/>
          <w:szCs w:val="19"/>
        </w:rPr>
        <w:t>Active</w:t>
      </w:r>
      <w:r>
        <w:rPr>
          <w:rFonts w:ascii="Georgia" w:eastAsia="Georgia" w:hAnsi="Georgia" w:cs="Georgia"/>
          <w:b/>
          <w:bCs/>
          <w:spacing w:val="14"/>
          <w:sz w:val="19"/>
          <w:szCs w:val="19"/>
        </w:rPr>
        <w:t xml:space="preserve"> </w:t>
      </w:r>
      <w:r>
        <w:rPr>
          <w:rFonts w:ascii="Georgia" w:eastAsia="Georgia" w:hAnsi="Georgia" w:cs="Georgia"/>
          <w:b/>
          <w:bCs/>
          <w:w w:val="102"/>
          <w:sz w:val="19"/>
          <w:szCs w:val="19"/>
        </w:rPr>
        <w:t xml:space="preserve">Con- </w:t>
      </w:r>
      <w:r>
        <w:rPr>
          <w:rFonts w:ascii="Georgia" w:eastAsia="Georgia" w:hAnsi="Georgia" w:cs="Georgia"/>
          <w:b/>
          <w:bCs/>
          <w:sz w:val="19"/>
          <w:szCs w:val="19"/>
        </w:rPr>
        <w:t>tour</w:t>
      </w:r>
      <w:r>
        <w:rPr>
          <w:rFonts w:ascii="Georgia" w:eastAsia="Georgia" w:hAnsi="Georgia" w:cs="Georgia"/>
          <w:b/>
          <w:bCs/>
          <w:spacing w:val="2"/>
          <w:sz w:val="19"/>
          <w:szCs w:val="19"/>
        </w:rPr>
        <w:t xml:space="preserve"> </w:t>
      </w:r>
      <w:r>
        <w:rPr>
          <w:rFonts w:ascii="Georgia" w:eastAsia="Georgia" w:hAnsi="Georgia" w:cs="Georgia"/>
          <w:b/>
          <w:bCs/>
          <w:sz w:val="19"/>
          <w:szCs w:val="19"/>
        </w:rPr>
        <w:t>Segmentation</w:t>
      </w:r>
      <w:r>
        <w:rPr>
          <w:rFonts w:ascii="Georgia" w:eastAsia="Georgia" w:hAnsi="Georgia" w:cs="Georgia"/>
          <w:b/>
          <w:bCs/>
          <w:spacing w:val="21"/>
          <w:sz w:val="19"/>
          <w:szCs w:val="19"/>
        </w:rPr>
        <w:t xml:space="preserve"> </w:t>
      </w:r>
      <w:r>
        <w:rPr>
          <w:rFonts w:ascii="Georgia" w:eastAsia="Georgia" w:hAnsi="Georgia" w:cs="Georgia"/>
          <w:b/>
          <w:bCs/>
          <w:sz w:val="19"/>
          <w:szCs w:val="19"/>
        </w:rPr>
        <w:t>of</w:t>
      </w:r>
      <w:r>
        <w:rPr>
          <w:rFonts w:ascii="Georgia" w:eastAsia="Georgia" w:hAnsi="Georgia" w:cs="Georgia"/>
          <w:b/>
          <w:bCs/>
          <w:spacing w:val="-2"/>
          <w:sz w:val="19"/>
          <w:szCs w:val="19"/>
        </w:rPr>
        <w:t xml:space="preserve"> </w:t>
      </w:r>
      <w:r>
        <w:rPr>
          <w:rFonts w:ascii="Georgia" w:eastAsia="Georgia" w:hAnsi="Georgia" w:cs="Georgia"/>
          <w:b/>
          <w:bCs/>
          <w:sz w:val="19"/>
          <w:szCs w:val="19"/>
        </w:rPr>
        <w:t>Anatomical</w:t>
      </w:r>
      <w:r>
        <w:rPr>
          <w:rFonts w:ascii="Georgia" w:eastAsia="Georgia" w:hAnsi="Georgia" w:cs="Georgia"/>
          <w:b/>
          <w:bCs/>
          <w:spacing w:val="16"/>
          <w:sz w:val="19"/>
          <w:szCs w:val="19"/>
        </w:rPr>
        <w:t xml:space="preserve"> </w:t>
      </w:r>
      <w:r>
        <w:rPr>
          <w:rFonts w:ascii="Georgia" w:eastAsia="Georgia" w:hAnsi="Georgia" w:cs="Georgia"/>
          <w:b/>
          <w:bCs/>
          <w:sz w:val="19"/>
          <w:szCs w:val="19"/>
        </w:rPr>
        <w:t>Structures:</w:t>
      </w:r>
      <w:r>
        <w:rPr>
          <w:rFonts w:ascii="Georgia" w:eastAsia="Georgia" w:hAnsi="Georgia" w:cs="Georgia"/>
          <w:b/>
          <w:bCs/>
          <w:spacing w:val="36"/>
          <w:sz w:val="19"/>
          <w:szCs w:val="19"/>
        </w:rPr>
        <w:t xml:space="preserve"> </w:t>
      </w:r>
      <w:r>
        <w:rPr>
          <w:rFonts w:ascii="Georgia" w:eastAsia="Georgia" w:hAnsi="Georgia" w:cs="Georgia"/>
          <w:b/>
          <w:bCs/>
          <w:sz w:val="19"/>
          <w:szCs w:val="19"/>
        </w:rPr>
        <w:t>Significantly</w:t>
      </w:r>
      <w:r>
        <w:rPr>
          <w:rFonts w:ascii="Georgia" w:eastAsia="Georgia" w:hAnsi="Georgia" w:cs="Georgia"/>
          <w:b/>
          <w:bCs/>
          <w:spacing w:val="19"/>
          <w:sz w:val="19"/>
          <w:szCs w:val="19"/>
        </w:rPr>
        <w:t xml:space="preserve"> </w:t>
      </w:r>
      <w:r>
        <w:rPr>
          <w:rFonts w:ascii="Georgia" w:eastAsia="Georgia" w:hAnsi="Georgia" w:cs="Georgia"/>
          <w:b/>
          <w:bCs/>
          <w:sz w:val="19"/>
          <w:szCs w:val="19"/>
        </w:rPr>
        <w:t>Improved</w:t>
      </w:r>
      <w:r>
        <w:rPr>
          <w:rFonts w:ascii="Georgia" w:eastAsia="Georgia" w:hAnsi="Georgia" w:cs="Georgia"/>
          <w:b/>
          <w:bCs/>
          <w:spacing w:val="13"/>
          <w:sz w:val="19"/>
          <w:szCs w:val="19"/>
        </w:rPr>
        <w:t xml:space="preserve"> </w:t>
      </w:r>
      <w:r>
        <w:rPr>
          <w:rFonts w:ascii="Georgia" w:eastAsia="Georgia" w:hAnsi="Georgia" w:cs="Georgia"/>
          <w:b/>
          <w:bCs/>
          <w:sz w:val="19"/>
          <w:szCs w:val="19"/>
        </w:rPr>
        <w:t>Efficiency</w:t>
      </w:r>
      <w:r>
        <w:rPr>
          <w:rFonts w:ascii="Georgia" w:eastAsia="Georgia" w:hAnsi="Georgia" w:cs="Georgia"/>
          <w:b/>
          <w:bCs/>
          <w:spacing w:val="13"/>
          <w:sz w:val="19"/>
          <w:szCs w:val="19"/>
        </w:rPr>
        <w:t xml:space="preserve"> </w:t>
      </w:r>
      <w:r>
        <w:rPr>
          <w:rFonts w:ascii="Georgia" w:eastAsia="Georgia" w:hAnsi="Georgia" w:cs="Georgia"/>
          <w:b/>
          <w:bCs/>
          <w:sz w:val="19"/>
          <w:szCs w:val="19"/>
        </w:rPr>
        <w:t>and</w:t>
      </w:r>
      <w:r>
        <w:rPr>
          <w:rFonts w:ascii="Georgia" w:eastAsia="Georgia" w:hAnsi="Georgia" w:cs="Georgia"/>
          <w:b/>
          <w:bCs/>
          <w:spacing w:val="1"/>
          <w:sz w:val="19"/>
          <w:szCs w:val="19"/>
        </w:rPr>
        <w:t xml:space="preserve"> </w:t>
      </w:r>
      <w:r>
        <w:rPr>
          <w:rFonts w:ascii="Georgia" w:eastAsia="Georgia" w:hAnsi="Georgia" w:cs="Georgia"/>
          <w:b/>
          <w:bCs/>
          <w:sz w:val="19"/>
          <w:szCs w:val="19"/>
        </w:rPr>
        <w:t>Reliabilit</w:t>
      </w:r>
      <w:r>
        <w:rPr>
          <w:rFonts w:ascii="Georgia" w:eastAsia="Georgia" w:hAnsi="Georgia" w:cs="Georgia"/>
          <w:b/>
          <w:bCs/>
          <w:spacing w:val="2"/>
          <w:sz w:val="19"/>
          <w:szCs w:val="19"/>
        </w:rPr>
        <w:t>y</w:t>
      </w:r>
      <w:r>
        <w:rPr>
          <w:rFonts w:ascii="Georgia" w:eastAsia="Georgia" w:hAnsi="Georgia" w:cs="Georgia"/>
          <w:sz w:val="19"/>
          <w:szCs w:val="19"/>
        </w:rPr>
        <w:t>”</w:t>
      </w:r>
      <w:r>
        <w:rPr>
          <w:rFonts w:ascii="Georgia" w:eastAsia="Georgia" w:hAnsi="Georgia" w:cs="Georgia"/>
          <w:spacing w:val="17"/>
          <w:sz w:val="19"/>
          <w:szCs w:val="19"/>
        </w:rPr>
        <w:t xml:space="preserve"> </w:t>
      </w:r>
      <w:proofErr w:type="spellStart"/>
      <w:r>
        <w:rPr>
          <w:rFonts w:ascii="Georgia" w:eastAsia="Georgia" w:hAnsi="Georgia" w:cs="Georgia"/>
          <w:i/>
          <w:sz w:val="19"/>
          <w:szCs w:val="19"/>
        </w:rPr>
        <w:t>Neuroimage</w:t>
      </w:r>
      <w:proofErr w:type="spellEnd"/>
      <w:r>
        <w:rPr>
          <w:rFonts w:ascii="Georgia" w:eastAsia="Georgia" w:hAnsi="Georgia" w:cs="Georgia"/>
          <w:i/>
          <w:spacing w:val="-5"/>
          <w:sz w:val="19"/>
          <w:szCs w:val="19"/>
        </w:rPr>
        <w:t xml:space="preserve"> </w:t>
      </w:r>
      <w:r>
        <w:rPr>
          <w:rFonts w:ascii="Georgia" w:eastAsia="Georgia" w:hAnsi="Georgia" w:cs="Georgia"/>
          <w:w w:val="103"/>
          <w:sz w:val="19"/>
          <w:szCs w:val="19"/>
        </w:rPr>
        <w:t xml:space="preserve">31,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3</w:t>
      </w:r>
      <w:r>
        <w:rPr>
          <w:rFonts w:ascii="Georgia" w:eastAsia="Georgia" w:hAnsi="Georgia" w:cs="Georgia"/>
          <w:spacing w:val="3"/>
          <w:sz w:val="19"/>
          <w:szCs w:val="19"/>
        </w:rPr>
        <w:t xml:space="preserve"> </w:t>
      </w:r>
      <w:r>
        <w:rPr>
          <w:rFonts w:ascii="Georgia" w:eastAsia="Georgia" w:hAnsi="Georgia" w:cs="Georgia"/>
          <w:sz w:val="19"/>
          <w:szCs w:val="19"/>
        </w:rPr>
        <w:t>(2006):</w:t>
      </w:r>
      <w:r>
        <w:rPr>
          <w:rFonts w:ascii="Georgia" w:eastAsia="Georgia" w:hAnsi="Georgia" w:cs="Georgia"/>
          <w:spacing w:val="30"/>
          <w:sz w:val="19"/>
          <w:szCs w:val="19"/>
        </w:rPr>
        <w:t xml:space="preserve"> </w:t>
      </w:r>
      <w:r>
        <w:rPr>
          <w:rFonts w:ascii="Georgia" w:eastAsia="Georgia" w:hAnsi="Georgia" w:cs="Georgia"/>
          <w:sz w:val="19"/>
          <w:szCs w:val="19"/>
        </w:rPr>
        <w:t>1116–28.</w:t>
      </w:r>
      <w:r>
        <w:rPr>
          <w:rFonts w:ascii="Georgia" w:eastAsia="Georgia" w:hAnsi="Georgia" w:cs="Georgia"/>
          <w:spacing w:val="32"/>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spacing w:val="-1"/>
          <w:w w:val="102"/>
          <w:sz w:val="19"/>
          <w:szCs w:val="19"/>
        </w:rPr>
        <w:t>:</w:t>
      </w:r>
      <w:hyperlink r:id="rId83">
        <w:r>
          <w:rPr>
            <w:rFonts w:ascii="Georgia" w:eastAsia="Georgia" w:hAnsi="Georgia" w:cs="Georgia"/>
            <w:color w:val="0000FF"/>
            <w:w w:val="102"/>
            <w:sz w:val="19"/>
            <w:szCs w:val="19"/>
          </w:rPr>
          <w:t>10.1016/j.neuroimage.2006.01.015</w:t>
        </w:r>
      </w:hyperlink>
    </w:p>
    <w:p w14:paraId="31A870D2" w14:textId="77777777" w:rsidR="00E61F9D" w:rsidRDefault="005C64D6">
      <w:pPr>
        <w:spacing w:before="59" w:after="0" w:line="240" w:lineRule="auto"/>
        <w:ind w:left="140" w:right="1038"/>
        <w:jc w:val="both"/>
        <w:rPr>
          <w:rFonts w:ascii="Georgia" w:eastAsia="Georgia" w:hAnsi="Georgia" w:cs="Georgia"/>
          <w:sz w:val="19"/>
          <w:szCs w:val="19"/>
        </w:rPr>
      </w:pPr>
      <w:r>
        <w:rPr>
          <w:rFonts w:ascii="Georgia" w:eastAsia="Georgia" w:hAnsi="Georgia" w:cs="Georgia"/>
          <w:sz w:val="19"/>
          <w:szCs w:val="19"/>
        </w:rPr>
        <w:t>86.</w:t>
      </w:r>
      <w:r>
        <w:rPr>
          <w:rFonts w:ascii="Georgia" w:eastAsia="Georgia" w:hAnsi="Georgia" w:cs="Georgia"/>
          <w:spacing w:val="22"/>
          <w:sz w:val="19"/>
          <w:szCs w:val="19"/>
        </w:rPr>
        <w:t xml:space="preserve"> </w:t>
      </w:r>
      <w:proofErr w:type="spellStart"/>
      <w:r>
        <w:rPr>
          <w:rFonts w:ascii="Georgia" w:eastAsia="Georgia" w:hAnsi="Georgia" w:cs="Georgia"/>
          <w:sz w:val="19"/>
          <w:szCs w:val="19"/>
        </w:rPr>
        <w:t>Caselles</w:t>
      </w:r>
      <w:proofErr w:type="spellEnd"/>
      <w:r>
        <w:rPr>
          <w:rFonts w:ascii="Georgia" w:eastAsia="Georgia" w:hAnsi="Georgia" w:cs="Georgia"/>
          <w:sz w:val="19"/>
          <w:szCs w:val="19"/>
        </w:rPr>
        <w:t>,</w:t>
      </w:r>
      <w:r>
        <w:rPr>
          <w:rFonts w:ascii="Georgia" w:eastAsia="Georgia" w:hAnsi="Georgia" w:cs="Georgia"/>
          <w:spacing w:val="15"/>
          <w:sz w:val="19"/>
          <w:szCs w:val="19"/>
        </w:rPr>
        <w:t xml:space="preserve"> </w:t>
      </w:r>
      <w:r>
        <w:rPr>
          <w:rFonts w:ascii="Georgia" w:eastAsia="Georgia" w:hAnsi="Georgia" w:cs="Georgia"/>
          <w:sz w:val="19"/>
          <w:szCs w:val="19"/>
        </w:rPr>
        <w:t>V.,</w:t>
      </w:r>
      <w:r>
        <w:rPr>
          <w:rFonts w:ascii="Georgia" w:eastAsia="Georgia" w:hAnsi="Georgia" w:cs="Georgia"/>
          <w:spacing w:val="8"/>
          <w:sz w:val="19"/>
          <w:szCs w:val="19"/>
        </w:rPr>
        <w:t xml:space="preserve"> </w:t>
      </w:r>
      <w:r>
        <w:rPr>
          <w:rFonts w:ascii="Georgia" w:eastAsia="Georgia" w:hAnsi="Georgia" w:cs="Georgia"/>
          <w:sz w:val="19"/>
          <w:szCs w:val="19"/>
        </w:rPr>
        <w:t>Kimmel,</w:t>
      </w:r>
      <w:r>
        <w:rPr>
          <w:rFonts w:ascii="Georgia" w:eastAsia="Georgia" w:hAnsi="Georgia" w:cs="Georgia"/>
          <w:spacing w:val="15"/>
          <w:sz w:val="19"/>
          <w:szCs w:val="19"/>
        </w:rPr>
        <w:t xml:space="preserve"> </w:t>
      </w:r>
      <w:r>
        <w:rPr>
          <w:rFonts w:ascii="Georgia" w:eastAsia="Georgia" w:hAnsi="Georgia" w:cs="Georgia"/>
          <w:sz w:val="19"/>
          <w:szCs w:val="19"/>
        </w:rPr>
        <w:t>R.,</w:t>
      </w:r>
      <w:r>
        <w:rPr>
          <w:rFonts w:ascii="Georgia" w:eastAsia="Georgia" w:hAnsi="Georgia" w:cs="Georgia"/>
          <w:spacing w:val="8"/>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proofErr w:type="spellStart"/>
      <w:r>
        <w:rPr>
          <w:rFonts w:ascii="Georgia" w:eastAsia="Georgia" w:hAnsi="Georgia" w:cs="Georgia"/>
          <w:sz w:val="19"/>
          <w:szCs w:val="19"/>
        </w:rPr>
        <w:t>Sapiro</w:t>
      </w:r>
      <w:proofErr w:type="spellEnd"/>
      <w:r>
        <w:rPr>
          <w:rFonts w:ascii="Georgia" w:eastAsia="Georgia" w:hAnsi="Georgia" w:cs="Georgia"/>
          <w:sz w:val="19"/>
          <w:szCs w:val="19"/>
        </w:rPr>
        <w:t>,</w:t>
      </w:r>
      <w:r>
        <w:rPr>
          <w:rFonts w:ascii="Georgia" w:eastAsia="Georgia" w:hAnsi="Georgia" w:cs="Georgia"/>
          <w:spacing w:val="13"/>
          <w:sz w:val="19"/>
          <w:szCs w:val="19"/>
        </w:rPr>
        <w:t xml:space="preserve"> </w:t>
      </w:r>
      <w:r>
        <w:rPr>
          <w:rFonts w:ascii="Georgia" w:eastAsia="Georgia" w:hAnsi="Georgia" w:cs="Georgia"/>
          <w:sz w:val="19"/>
          <w:szCs w:val="19"/>
        </w:rPr>
        <w:t>G.</w:t>
      </w:r>
      <w:r>
        <w:rPr>
          <w:rFonts w:ascii="Georgia" w:eastAsia="Georgia" w:hAnsi="Georgia" w:cs="Georgia"/>
          <w:spacing w:val="5"/>
          <w:sz w:val="19"/>
          <w:szCs w:val="19"/>
        </w:rPr>
        <w:t xml:space="preserve"> </w:t>
      </w:r>
      <w:r>
        <w:rPr>
          <w:rFonts w:ascii="Georgia" w:eastAsia="Georgia" w:hAnsi="Georgia" w:cs="Georgia"/>
          <w:spacing w:val="-1"/>
          <w:sz w:val="19"/>
          <w:szCs w:val="19"/>
        </w:rPr>
        <w:t>“</w:t>
      </w:r>
      <w:r>
        <w:rPr>
          <w:rFonts w:ascii="Georgia" w:eastAsia="Georgia" w:hAnsi="Georgia" w:cs="Georgia"/>
          <w:b/>
          <w:bCs/>
          <w:sz w:val="19"/>
          <w:szCs w:val="19"/>
        </w:rPr>
        <w:t>Geodesic</w:t>
      </w:r>
      <w:r>
        <w:rPr>
          <w:rFonts w:ascii="Georgia" w:eastAsia="Georgia" w:hAnsi="Georgia" w:cs="Georgia"/>
          <w:b/>
          <w:bCs/>
          <w:spacing w:val="20"/>
          <w:sz w:val="19"/>
          <w:szCs w:val="19"/>
        </w:rPr>
        <w:t xml:space="preserve"> </w:t>
      </w:r>
      <w:r>
        <w:rPr>
          <w:rFonts w:ascii="Georgia" w:eastAsia="Georgia" w:hAnsi="Georgia" w:cs="Georgia"/>
          <w:b/>
          <w:bCs/>
          <w:sz w:val="19"/>
          <w:szCs w:val="19"/>
        </w:rPr>
        <w:t>Active</w:t>
      </w:r>
      <w:r>
        <w:rPr>
          <w:rFonts w:ascii="Georgia" w:eastAsia="Georgia" w:hAnsi="Georgia" w:cs="Georgia"/>
          <w:b/>
          <w:bCs/>
          <w:spacing w:val="13"/>
          <w:sz w:val="19"/>
          <w:szCs w:val="19"/>
        </w:rPr>
        <w:t xml:space="preserve"> </w:t>
      </w:r>
      <w:r>
        <w:rPr>
          <w:rFonts w:ascii="Georgia" w:eastAsia="Georgia" w:hAnsi="Georgia" w:cs="Georgia"/>
          <w:b/>
          <w:bCs/>
          <w:sz w:val="19"/>
          <w:szCs w:val="19"/>
        </w:rPr>
        <w:t>Contours</w:t>
      </w:r>
      <w:r>
        <w:rPr>
          <w:rFonts w:ascii="Georgia" w:eastAsia="Georgia" w:hAnsi="Georgia" w:cs="Georgia"/>
          <w:sz w:val="19"/>
          <w:szCs w:val="19"/>
        </w:rPr>
        <w:t>”</w:t>
      </w:r>
      <w:r>
        <w:rPr>
          <w:rFonts w:ascii="Georgia" w:eastAsia="Georgia" w:hAnsi="Georgia" w:cs="Georgia"/>
          <w:spacing w:val="21"/>
          <w:sz w:val="19"/>
          <w:szCs w:val="19"/>
        </w:rPr>
        <w:t xml:space="preserve"> </w:t>
      </w:r>
      <w:proofErr w:type="spellStart"/>
      <w:r>
        <w:rPr>
          <w:rFonts w:ascii="Georgia" w:eastAsia="Georgia" w:hAnsi="Georgia" w:cs="Georgia"/>
          <w:i/>
          <w:sz w:val="19"/>
          <w:szCs w:val="19"/>
        </w:rPr>
        <w:t>Int</w:t>
      </w:r>
      <w:proofErr w:type="spellEnd"/>
      <w:r>
        <w:rPr>
          <w:rFonts w:ascii="Georgia" w:eastAsia="Georgia" w:hAnsi="Georgia" w:cs="Georgia"/>
          <w:i/>
          <w:sz w:val="19"/>
          <w:szCs w:val="19"/>
        </w:rPr>
        <w:t xml:space="preserve"> J </w:t>
      </w:r>
      <w:proofErr w:type="spellStart"/>
      <w:r>
        <w:rPr>
          <w:rFonts w:ascii="Georgia" w:eastAsia="Georgia" w:hAnsi="Georgia" w:cs="Georgia"/>
          <w:i/>
          <w:sz w:val="19"/>
          <w:szCs w:val="19"/>
        </w:rPr>
        <w:t>Comput</w:t>
      </w:r>
      <w:proofErr w:type="spellEnd"/>
      <w:r>
        <w:rPr>
          <w:rFonts w:ascii="Georgia" w:eastAsia="Georgia" w:hAnsi="Georgia" w:cs="Georgia"/>
          <w:i/>
          <w:sz w:val="19"/>
          <w:szCs w:val="19"/>
        </w:rPr>
        <w:t xml:space="preserve"> Vision</w:t>
      </w:r>
      <w:r>
        <w:rPr>
          <w:rFonts w:ascii="Georgia" w:eastAsia="Georgia" w:hAnsi="Georgia" w:cs="Georgia"/>
          <w:i/>
          <w:spacing w:val="2"/>
          <w:sz w:val="19"/>
          <w:szCs w:val="19"/>
        </w:rPr>
        <w:t xml:space="preserve"> </w:t>
      </w:r>
      <w:r>
        <w:rPr>
          <w:rFonts w:ascii="Georgia" w:eastAsia="Georgia" w:hAnsi="Georgia" w:cs="Georgia"/>
          <w:sz w:val="19"/>
          <w:szCs w:val="19"/>
        </w:rPr>
        <w:t>22,</w:t>
      </w:r>
      <w:r>
        <w:rPr>
          <w:rFonts w:ascii="Georgia" w:eastAsia="Georgia" w:hAnsi="Georgia" w:cs="Georgia"/>
          <w:spacing w:val="9"/>
          <w:sz w:val="19"/>
          <w:szCs w:val="19"/>
        </w:rPr>
        <w:t xml:space="preserve"> </w:t>
      </w:r>
      <w:r>
        <w:rPr>
          <w:rFonts w:ascii="Georgia" w:eastAsia="Georgia" w:hAnsi="Georgia" w:cs="Georgia"/>
          <w:sz w:val="19"/>
          <w:szCs w:val="19"/>
        </w:rPr>
        <w:t>(1997):</w:t>
      </w:r>
      <w:r>
        <w:rPr>
          <w:rFonts w:ascii="Georgia" w:eastAsia="Georgia" w:hAnsi="Georgia" w:cs="Georgia"/>
          <w:spacing w:val="29"/>
          <w:sz w:val="19"/>
          <w:szCs w:val="19"/>
        </w:rPr>
        <w:t xml:space="preserve"> </w:t>
      </w:r>
      <w:r>
        <w:rPr>
          <w:rFonts w:ascii="Georgia" w:eastAsia="Georgia" w:hAnsi="Georgia" w:cs="Georgia"/>
          <w:w w:val="102"/>
          <w:sz w:val="19"/>
          <w:szCs w:val="19"/>
        </w:rPr>
        <w:t>61–79.</w:t>
      </w:r>
    </w:p>
    <w:p w14:paraId="25FCF88A" w14:textId="77777777" w:rsidR="00E61F9D" w:rsidRDefault="005C64D6">
      <w:pPr>
        <w:spacing w:before="93" w:after="0" w:line="240" w:lineRule="auto"/>
        <w:ind w:left="140" w:right="86"/>
        <w:jc w:val="both"/>
        <w:rPr>
          <w:rFonts w:ascii="Georgia" w:eastAsia="Georgia" w:hAnsi="Georgia" w:cs="Georgia"/>
          <w:sz w:val="19"/>
          <w:szCs w:val="19"/>
        </w:rPr>
      </w:pPr>
      <w:r>
        <w:rPr>
          <w:rFonts w:ascii="Georgia" w:eastAsia="Georgia" w:hAnsi="Georgia" w:cs="Georgia"/>
          <w:sz w:val="19"/>
          <w:szCs w:val="19"/>
        </w:rPr>
        <w:t>87.</w:t>
      </w:r>
      <w:r>
        <w:rPr>
          <w:rFonts w:ascii="Georgia" w:eastAsia="Georgia" w:hAnsi="Georgia" w:cs="Georgia"/>
          <w:spacing w:val="19"/>
          <w:sz w:val="19"/>
          <w:szCs w:val="19"/>
        </w:rPr>
        <w:t xml:space="preserve"> </w:t>
      </w:r>
      <w:r>
        <w:rPr>
          <w:rFonts w:ascii="Georgia" w:eastAsia="Georgia" w:hAnsi="Georgia" w:cs="Georgia"/>
          <w:sz w:val="19"/>
          <w:szCs w:val="19"/>
        </w:rPr>
        <w:t>Zhu,</w:t>
      </w:r>
      <w:r>
        <w:rPr>
          <w:rFonts w:ascii="Georgia" w:eastAsia="Georgia" w:hAnsi="Georgia" w:cs="Georgia"/>
          <w:spacing w:val="3"/>
          <w:sz w:val="19"/>
          <w:szCs w:val="19"/>
        </w:rPr>
        <w:t xml:space="preserve"> </w:t>
      </w:r>
      <w:r>
        <w:rPr>
          <w:rFonts w:ascii="Georgia" w:eastAsia="Georgia" w:hAnsi="Georgia" w:cs="Georgia"/>
          <w:sz w:val="19"/>
          <w:szCs w:val="19"/>
        </w:rPr>
        <w:t>S.</w:t>
      </w:r>
      <w:r>
        <w:rPr>
          <w:rFonts w:ascii="Georgia" w:eastAsia="Georgia" w:hAnsi="Georgia" w:cs="Georgia"/>
          <w:spacing w:val="-4"/>
          <w:sz w:val="19"/>
          <w:szCs w:val="19"/>
        </w:rPr>
        <w:t xml:space="preserve"> </w:t>
      </w:r>
      <w:r>
        <w:rPr>
          <w:rFonts w:ascii="Georgia" w:eastAsia="Georgia" w:hAnsi="Georgia" w:cs="Georgia"/>
          <w:sz w:val="19"/>
          <w:szCs w:val="19"/>
        </w:rPr>
        <w:t>and</w:t>
      </w:r>
      <w:r>
        <w:rPr>
          <w:rFonts w:ascii="Georgia" w:eastAsia="Georgia" w:hAnsi="Georgia" w:cs="Georgia"/>
          <w:spacing w:val="-1"/>
          <w:sz w:val="19"/>
          <w:szCs w:val="19"/>
        </w:rPr>
        <w:t xml:space="preserve"> </w:t>
      </w:r>
      <w:proofErr w:type="spellStart"/>
      <w:r>
        <w:rPr>
          <w:rFonts w:ascii="Georgia" w:eastAsia="Georgia" w:hAnsi="Georgia" w:cs="Georgia"/>
          <w:sz w:val="19"/>
          <w:szCs w:val="19"/>
        </w:rPr>
        <w:t>Yuille</w:t>
      </w:r>
      <w:proofErr w:type="spellEnd"/>
      <w:r>
        <w:rPr>
          <w:rFonts w:ascii="Georgia" w:eastAsia="Georgia" w:hAnsi="Georgia" w:cs="Georgia"/>
          <w:sz w:val="19"/>
          <w:szCs w:val="19"/>
        </w:rPr>
        <w:t>,</w:t>
      </w:r>
      <w:r>
        <w:rPr>
          <w:rFonts w:ascii="Georgia" w:eastAsia="Georgia" w:hAnsi="Georgia" w:cs="Georgia"/>
          <w:spacing w:val="6"/>
          <w:sz w:val="19"/>
          <w:szCs w:val="19"/>
        </w:rPr>
        <w:t xml:space="preserve"> </w:t>
      </w:r>
      <w:r>
        <w:rPr>
          <w:rFonts w:ascii="Georgia" w:eastAsia="Georgia" w:hAnsi="Georgia" w:cs="Georgia"/>
          <w:sz w:val="19"/>
          <w:szCs w:val="19"/>
        </w:rPr>
        <w:t>A.</w:t>
      </w:r>
      <w:r>
        <w:rPr>
          <w:rFonts w:ascii="Georgia" w:eastAsia="Georgia" w:hAnsi="Georgia" w:cs="Georgia"/>
          <w:spacing w:val="-2"/>
          <w:sz w:val="19"/>
          <w:szCs w:val="19"/>
        </w:rPr>
        <w:t xml:space="preserve"> </w:t>
      </w:r>
      <w:r>
        <w:rPr>
          <w:rFonts w:ascii="Georgia" w:eastAsia="Georgia" w:hAnsi="Georgia" w:cs="Georgia"/>
          <w:sz w:val="19"/>
          <w:szCs w:val="19"/>
        </w:rPr>
        <w:t>“</w:t>
      </w:r>
      <w:r>
        <w:rPr>
          <w:rFonts w:ascii="Georgia" w:eastAsia="Georgia" w:hAnsi="Georgia" w:cs="Georgia"/>
          <w:b/>
          <w:bCs/>
          <w:sz w:val="19"/>
          <w:szCs w:val="19"/>
        </w:rPr>
        <w:t>Region</w:t>
      </w:r>
      <w:r>
        <w:rPr>
          <w:rFonts w:ascii="Georgia" w:eastAsia="Georgia" w:hAnsi="Georgia" w:cs="Georgia"/>
          <w:b/>
          <w:bCs/>
          <w:spacing w:val="8"/>
          <w:sz w:val="19"/>
          <w:szCs w:val="19"/>
        </w:rPr>
        <w:t xml:space="preserve"> </w:t>
      </w:r>
      <w:r>
        <w:rPr>
          <w:rFonts w:ascii="Georgia" w:eastAsia="Georgia" w:hAnsi="Georgia" w:cs="Georgia"/>
          <w:b/>
          <w:bCs/>
          <w:sz w:val="19"/>
          <w:szCs w:val="19"/>
        </w:rPr>
        <w:t>Competition:</w:t>
      </w:r>
      <w:r>
        <w:rPr>
          <w:rFonts w:ascii="Georgia" w:eastAsia="Georgia" w:hAnsi="Georgia" w:cs="Georgia"/>
          <w:b/>
          <w:bCs/>
          <w:spacing w:val="39"/>
          <w:sz w:val="19"/>
          <w:szCs w:val="19"/>
        </w:rPr>
        <w:t xml:space="preserve"> </w:t>
      </w:r>
      <w:r>
        <w:rPr>
          <w:rFonts w:ascii="Georgia" w:eastAsia="Georgia" w:hAnsi="Georgia" w:cs="Georgia"/>
          <w:b/>
          <w:bCs/>
          <w:sz w:val="19"/>
          <w:szCs w:val="19"/>
        </w:rPr>
        <w:t>Unifying</w:t>
      </w:r>
      <w:r>
        <w:rPr>
          <w:rFonts w:ascii="Georgia" w:eastAsia="Georgia" w:hAnsi="Georgia" w:cs="Georgia"/>
          <w:b/>
          <w:bCs/>
          <w:spacing w:val="10"/>
          <w:sz w:val="19"/>
          <w:szCs w:val="19"/>
        </w:rPr>
        <w:t xml:space="preserve"> </w:t>
      </w:r>
      <w:r>
        <w:rPr>
          <w:rFonts w:ascii="Georgia" w:eastAsia="Georgia" w:hAnsi="Georgia" w:cs="Georgia"/>
          <w:b/>
          <w:bCs/>
          <w:sz w:val="19"/>
          <w:szCs w:val="19"/>
        </w:rPr>
        <w:t>Snakes,</w:t>
      </w:r>
      <w:r>
        <w:rPr>
          <w:rFonts w:ascii="Georgia" w:eastAsia="Georgia" w:hAnsi="Georgia" w:cs="Georgia"/>
          <w:b/>
          <w:bCs/>
          <w:spacing w:val="10"/>
          <w:sz w:val="19"/>
          <w:szCs w:val="19"/>
        </w:rPr>
        <w:t xml:space="preserve"> </w:t>
      </w:r>
      <w:r>
        <w:rPr>
          <w:rFonts w:ascii="Georgia" w:eastAsia="Georgia" w:hAnsi="Georgia" w:cs="Georgia"/>
          <w:b/>
          <w:bCs/>
          <w:sz w:val="19"/>
          <w:szCs w:val="19"/>
        </w:rPr>
        <w:t>Region</w:t>
      </w:r>
      <w:r>
        <w:rPr>
          <w:rFonts w:ascii="Georgia" w:eastAsia="Georgia" w:hAnsi="Georgia" w:cs="Georgia"/>
          <w:b/>
          <w:bCs/>
          <w:spacing w:val="7"/>
          <w:sz w:val="19"/>
          <w:szCs w:val="19"/>
        </w:rPr>
        <w:t xml:space="preserve"> </w:t>
      </w:r>
      <w:r>
        <w:rPr>
          <w:rFonts w:ascii="Georgia" w:eastAsia="Georgia" w:hAnsi="Georgia" w:cs="Georgia"/>
          <w:b/>
          <w:bCs/>
          <w:sz w:val="19"/>
          <w:szCs w:val="19"/>
        </w:rPr>
        <w:t>Growing,</w:t>
      </w:r>
      <w:r>
        <w:rPr>
          <w:rFonts w:ascii="Georgia" w:eastAsia="Georgia" w:hAnsi="Georgia" w:cs="Georgia"/>
          <w:b/>
          <w:bCs/>
          <w:spacing w:val="13"/>
          <w:sz w:val="19"/>
          <w:szCs w:val="19"/>
        </w:rPr>
        <w:t xml:space="preserve"> </w:t>
      </w:r>
      <w:r>
        <w:rPr>
          <w:rFonts w:ascii="Georgia" w:eastAsia="Georgia" w:hAnsi="Georgia" w:cs="Georgia"/>
          <w:b/>
          <w:bCs/>
          <w:sz w:val="19"/>
          <w:szCs w:val="19"/>
        </w:rPr>
        <w:t>and Bayes/MDL</w:t>
      </w:r>
      <w:r>
        <w:rPr>
          <w:rFonts w:ascii="Georgia" w:eastAsia="Georgia" w:hAnsi="Georgia" w:cs="Georgia"/>
          <w:b/>
          <w:bCs/>
          <w:spacing w:val="16"/>
          <w:sz w:val="19"/>
          <w:szCs w:val="19"/>
        </w:rPr>
        <w:t xml:space="preserve"> </w:t>
      </w:r>
      <w:r>
        <w:rPr>
          <w:rFonts w:ascii="Georgia" w:eastAsia="Georgia" w:hAnsi="Georgia" w:cs="Georgia"/>
          <w:b/>
          <w:bCs/>
          <w:sz w:val="19"/>
          <w:szCs w:val="19"/>
        </w:rPr>
        <w:t>for</w:t>
      </w:r>
      <w:r>
        <w:rPr>
          <w:rFonts w:ascii="Georgia" w:eastAsia="Georgia" w:hAnsi="Georgia" w:cs="Georgia"/>
          <w:b/>
          <w:bCs/>
          <w:spacing w:val="-1"/>
          <w:sz w:val="19"/>
          <w:szCs w:val="19"/>
        </w:rPr>
        <w:t xml:space="preserve"> </w:t>
      </w:r>
      <w:r>
        <w:rPr>
          <w:rFonts w:ascii="Georgia" w:eastAsia="Georgia" w:hAnsi="Georgia" w:cs="Georgia"/>
          <w:b/>
          <w:bCs/>
          <w:w w:val="102"/>
          <w:sz w:val="19"/>
          <w:szCs w:val="19"/>
        </w:rPr>
        <w:t>Multiband</w:t>
      </w:r>
    </w:p>
    <w:p w14:paraId="74D78E36" w14:textId="77777777" w:rsidR="00E61F9D" w:rsidRDefault="005C64D6">
      <w:pPr>
        <w:spacing w:before="33" w:after="0" w:line="240" w:lineRule="auto"/>
        <w:ind w:left="140" w:right="3129"/>
        <w:jc w:val="both"/>
        <w:rPr>
          <w:rFonts w:ascii="Georgia" w:eastAsia="Georgia" w:hAnsi="Georgia" w:cs="Georgia"/>
          <w:sz w:val="19"/>
          <w:szCs w:val="19"/>
        </w:rPr>
      </w:pPr>
      <w:proofErr w:type="gramStart"/>
      <w:r>
        <w:rPr>
          <w:rFonts w:ascii="Georgia" w:eastAsia="Georgia" w:hAnsi="Georgia" w:cs="Georgia"/>
          <w:b/>
          <w:bCs/>
          <w:sz w:val="19"/>
          <w:szCs w:val="19"/>
        </w:rPr>
        <w:t>Image</w:t>
      </w:r>
      <w:r>
        <w:rPr>
          <w:rFonts w:ascii="Georgia" w:eastAsia="Georgia" w:hAnsi="Georgia" w:cs="Georgia"/>
          <w:b/>
          <w:bCs/>
          <w:spacing w:val="13"/>
          <w:sz w:val="19"/>
          <w:szCs w:val="19"/>
        </w:rPr>
        <w:t xml:space="preserve"> </w:t>
      </w:r>
      <w:r>
        <w:rPr>
          <w:rFonts w:ascii="Georgia" w:eastAsia="Georgia" w:hAnsi="Georgia" w:cs="Georgia"/>
          <w:b/>
          <w:bCs/>
          <w:sz w:val="19"/>
          <w:szCs w:val="19"/>
        </w:rPr>
        <w:t>Segmentation</w:t>
      </w:r>
      <w:r>
        <w:rPr>
          <w:rFonts w:ascii="Georgia" w:eastAsia="Georgia" w:hAnsi="Georgia" w:cs="Georgia"/>
          <w:sz w:val="19"/>
          <w:szCs w:val="19"/>
        </w:rPr>
        <w:t>”</w:t>
      </w:r>
      <w:r>
        <w:rPr>
          <w:rFonts w:ascii="Georgia" w:eastAsia="Georgia" w:hAnsi="Georgia" w:cs="Georgia"/>
          <w:spacing w:val="30"/>
          <w:sz w:val="19"/>
          <w:szCs w:val="19"/>
        </w:rPr>
        <w:t xml:space="preserve"> </w:t>
      </w:r>
      <w:r>
        <w:rPr>
          <w:rFonts w:ascii="Georgia" w:eastAsia="Georgia" w:hAnsi="Georgia" w:cs="Georgia"/>
          <w:i/>
          <w:sz w:val="19"/>
          <w:szCs w:val="19"/>
        </w:rPr>
        <w:t xml:space="preserve">IEEE Trans Pattern Anal Mach </w:t>
      </w:r>
      <w:proofErr w:type="spellStart"/>
      <w:r>
        <w:rPr>
          <w:rFonts w:ascii="Georgia" w:eastAsia="Georgia" w:hAnsi="Georgia" w:cs="Georgia"/>
          <w:i/>
          <w:sz w:val="19"/>
          <w:szCs w:val="19"/>
        </w:rPr>
        <w:t>Intell</w:t>
      </w:r>
      <w:proofErr w:type="spellEnd"/>
      <w:r>
        <w:rPr>
          <w:rFonts w:ascii="Georgia" w:eastAsia="Georgia" w:hAnsi="Georgia" w:cs="Georgia"/>
          <w:i/>
          <w:spacing w:val="3"/>
          <w:sz w:val="19"/>
          <w:szCs w:val="19"/>
        </w:rPr>
        <w:t xml:space="preserve"> </w:t>
      </w:r>
      <w:r>
        <w:rPr>
          <w:rFonts w:ascii="Georgia" w:eastAsia="Georgia" w:hAnsi="Georgia" w:cs="Georgia"/>
          <w:sz w:val="19"/>
          <w:szCs w:val="19"/>
        </w:rPr>
        <w:t>18,</w:t>
      </w:r>
      <w:r>
        <w:rPr>
          <w:rFonts w:ascii="Georgia" w:eastAsia="Georgia" w:hAnsi="Georgia" w:cs="Georgia"/>
          <w:spacing w:val="6"/>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9</w:t>
      </w:r>
      <w:r>
        <w:rPr>
          <w:rFonts w:ascii="Georgia" w:eastAsia="Georgia" w:hAnsi="Georgia" w:cs="Georgia"/>
          <w:spacing w:val="3"/>
          <w:sz w:val="19"/>
          <w:szCs w:val="19"/>
        </w:rPr>
        <w:t xml:space="preserve"> </w:t>
      </w:r>
      <w:r>
        <w:rPr>
          <w:rFonts w:ascii="Georgia" w:eastAsia="Georgia" w:hAnsi="Georgia" w:cs="Georgia"/>
          <w:sz w:val="19"/>
          <w:szCs w:val="19"/>
        </w:rPr>
        <w:t>(1996):</w:t>
      </w:r>
      <w:r>
        <w:rPr>
          <w:rFonts w:ascii="Georgia" w:eastAsia="Georgia" w:hAnsi="Georgia" w:cs="Georgia"/>
          <w:spacing w:val="29"/>
          <w:sz w:val="19"/>
          <w:szCs w:val="19"/>
        </w:rPr>
        <w:t xml:space="preserve"> </w:t>
      </w:r>
      <w:r>
        <w:rPr>
          <w:rFonts w:ascii="Georgia" w:eastAsia="Georgia" w:hAnsi="Georgia" w:cs="Georgia"/>
          <w:w w:val="102"/>
          <w:sz w:val="19"/>
          <w:szCs w:val="19"/>
        </w:rPr>
        <w:t>884–900.</w:t>
      </w:r>
      <w:proofErr w:type="gramEnd"/>
    </w:p>
    <w:p w14:paraId="0C77A3C8" w14:textId="77777777" w:rsidR="00E61F9D" w:rsidRDefault="005C64D6">
      <w:pPr>
        <w:spacing w:before="93" w:after="0" w:line="240" w:lineRule="auto"/>
        <w:ind w:left="140" w:right="7419"/>
        <w:jc w:val="both"/>
        <w:rPr>
          <w:rFonts w:ascii="Georgia" w:eastAsia="Georgia" w:hAnsi="Georgia" w:cs="Georgia"/>
          <w:sz w:val="19"/>
          <w:szCs w:val="19"/>
        </w:rPr>
      </w:pPr>
      <w:r>
        <w:rPr>
          <w:rFonts w:ascii="Georgia" w:eastAsia="Georgia" w:hAnsi="Georgia" w:cs="Georgia"/>
          <w:sz w:val="19"/>
          <w:szCs w:val="19"/>
        </w:rPr>
        <w:t>88.</w:t>
      </w:r>
      <w:r>
        <w:rPr>
          <w:rFonts w:ascii="Georgia" w:eastAsia="Georgia" w:hAnsi="Georgia" w:cs="Georgia"/>
          <w:spacing w:val="23"/>
          <w:sz w:val="19"/>
          <w:szCs w:val="19"/>
        </w:rPr>
        <w:t xml:space="preserve"> </w:t>
      </w:r>
      <w:r>
        <w:rPr>
          <w:rFonts w:ascii="Georgia" w:eastAsia="Georgia" w:hAnsi="Georgia" w:cs="Georgia"/>
          <w:sz w:val="19"/>
          <w:szCs w:val="19"/>
        </w:rPr>
        <w:t>Available</w:t>
      </w:r>
      <w:r>
        <w:rPr>
          <w:rFonts w:ascii="Georgia" w:eastAsia="Georgia" w:hAnsi="Georgia" w:cs="Georgia"/>
          <w:spacing w:val="16"/>
          <w:sz w:val="19"/>
          <w:szCs w:val="19"/>
        </w:rPr>
        <w:t xml:space="preserve"> </w:t>
      </w:r>
      <w:r>
        <w:rPr>
          <w:rFonts w:ascii="Georgia" w:eastAsia="Georgia" w:hAnsi="Georgia" w:cs="Georgia"/>
          <w:sz w:val="19"/>
          <w:szCs w:val="19"/>
        </w:rPr>
        <w:t>at</w:t>
      </w:r>
      <w:r>
        <w:rPr>
          <w:rFonts w:ascii="Georgia" w:eastAsia="Georgia" w:hAnsi="Georgia" w:cs="Georgia"/>
          <w:spacing w:val="5"/>
          <w:sz w:val="19"/>
          <w:szCs w:val="19"/>
        </w:rPr>
        <w:t xml:space="preserve"> </w:t>
      </w:r>
      <w:hyperlink r:id="rId84">
        <w:r>
          <w:rPr>
            <w:rFonts w:ascii="Georgia" w:eastAsia="Georgia" w:hAnsi="Georgia" w:cs="Georgia"/>
            <w:color w:val="0000FF"/>
            <w:w w:val="102"/>
            <w:sz w:val="19"/>
            <w:szCs w:val="19"/>
          </w:rPr>
          <w:t>http://www.itksnap.org</w:t>
        </w:r>
      </w:hyperlink>
    </w:p>
    <w:p w14:paraId="64D2F45D" w14:textId="77777777" w:rsidR="00E61F9D" w:rsidRDefault="005C64D6">
      <w:pPr>
        <w:spacing w:before="93" w:after="0" w:line="277" w:lineRule="auto"/>
        <w:ind w:left="140" w:right="50"/>
        <w:jc w:val="both"/>
        <w:rPr>
          <w:rFonts w:ascii="Georgia" w:eastAsia="Georgia" w:hAnsi="Georgia" w:cs="Georgia"/>
          <w:sz w:val="19"/>
          <w:szCs w:val="19"/>
        </w:rPr>
      </w:pPr>
      <w:r>
        <w:rPr>
          <w:rFonts w:ascii="Georgia" w:eastAsia="Georgia" w:hAnsi="Georgia" w:cs="Georgia"/>
          <w:sz w:val="19"/>
          <w:szCs w:val="19"/>
        </w:rPr>
        <w:t xml:space="preserve">89. </w:t>
      </w:r>
      <w:r>
        <w:rPr>
          <w:rFonts w:ascii="Georgia" w:eastAsia="Georgia" w:hAnsi="Georgia" w:cs="Georgia"/>
          <w:spacing w:val="45"/>
          <w:sz w:val="19"/>
          <w:szCs w:val="19"/>
        </w:rPr>
        <w:t xml:space="preserve"> </w:t>
      </w:r>
      <w:proofErr w:type="spellStart"/>
      <w:r>
        <w:rPr>
          <w:rFonts w:ascii="Georgia" w:eastAsia="Georgia" w:hAnsi="Georgia" w:cs="Georgia"/>
          <w:sz w:val="19"/>
          <w:szCs w:val="19"/>
        </w:rPr>
        <w:t>Dregely</w:t>
      </w:r>
      <w:proofErr w:type="spellEnd"/>
      <w:r>
        <w:rPr>
          <w:rFonts w:ascii="Georgia" w:eastAsia="Georgia" w:hAnsi="Georgia" w:cs="Georgia"/>
          <w:sz w:val="19"/>
          <w:szCs w:val="19"/>
        </w:rPr>
        <w:t>,</w:t>
      </w:r>
      <w:r>
        <w:rPr>
          <w:rFonts w:ascii="Georgia" w:eastAsia="Georgia" w:hAnsi="Georgia" w:cs="Georgia"/>
          <w:spacing w:val="44"/>
          <w:sz w:val="19"/>
          <w:szCs w:val="19"/>
        </w:rPr>
        <w:t xml:space="preserve"> </w:t>
      </w:r>
      <w:r>
        <w:rPr>
          <w:rFonts w:ascii="Georgia" w:eastAsia="Georgia" w:hAnsi="Georgia" w:cs="Georgia"/>
          <w:sz w:val="19"/>
          <w:szCs w:val="19"/>
        </w:rPr>
        <w:t>I.,</w:t>
      </w:r>
      <w:r>
        <w:rPr>
          <w:rFonts w:ascii="Georgia" w:eastAsia="Georgia" w:hAnsi="Georgia" w:cs="Georgia"/>
          <w:spacing w:val="35"/>
          <w:sz w:val="19"/>
          <w:szCs w:val="19"/>
        </w:rPr>
        <w:t xml:space="preserve"> </w:t>
      </w:r>
      <w:proofErr w:type="spellStart"/>
      <w:r>
        <w:rPr>
          <w:rFonts w:ascii="Georgia" w:eastAsia="Georgia" w:hAnsi="Georgia" w:cs="Georgia"/>
          <w:sz w:val="19"/>
          <w:szCs w:val="19"/>
        </w:rPr>
        <w:t>Mugler</w:t>
      </w:r>
      <w:proofErr w:type="spellEnd"/>
      <w:r>
        <w:rPr>
          <w:rFonts w:ascii="Georgia" w:eastAsia="Georgia" w:hAnsi="Georgia" w:cs="Georgia"/>
          <w:sz w:val="19"/>
          <w:szCs w:val="19"/>
        </w:rPr>
        <w:t>,</w:t>
      </w:r>
      <w:r>
        <w:rPr>
          <w:rFonts w:ascii="Georgia" w:eastAsia="Georgia" w:hAnsi="Georgia" w:cs="Georgia"/>
          <w:spacing w:val="43"/>
          <w:sz w:val="19"/>
          <w:szCs w:val="19"/>
        </w:rPr>
        <w:t xml:space="preserve"> </w:t>
      </w:r>
      <w:r>
        <w:rPr>
          <w:rFonts w:ascii="Georgia" w:eastAsia="Georgia" w:hAnsi="Georgia" w:cs="Georgia"/>
          <w:sz w:val="19"/>
          <w:szCs w:val="19"/>
        </w:rPr>
        <w:t>J.</w:t>
      </w:r>
      <w:r>
        <w:rPr>
          <w:rFonts w:ascii="Georgia" w:eastAsia="Georgia" w:hAnsi="Georgia" w:cs="Georgia"/>
          <w:spacing w:val="28"/>
          <w:sz w:val="19"/>
          <w:szCs w:val="19"/>
        </w:rPr>
        <w:t xml:space="preserve"> </w:t>
      </w:r>
      <w:r>
        <w:rPr>
          <w:rFonts w:ascii="Georgia" w:eastAsia="Georgia" w:hAnsi="Georgia" w:cs="Georgia"/>
          <w:sz w:val="19"/>
          <w:szCs w:val="19"/>
        </w:rPr>
        <w:t>P.,</w:t>
      </w:r>
      <w:r>
        <w:rPr>
          <w:rFonts w:ascii="Georgia" w:eastAsia="Georgia" w:hAnsi="Georgia" w:cs="Georgia"/>
          <w:spacing w:val="36"/>
          <w:sz w:val="19"/>
          <w:szCs w:val="19"/>
        </w:rPr>
        <w:t xml:space="preserve"> </w:t>
      </w:r>
      <w:r>
        <w:rPr>
          <w:rFonts w:ascii="Georgia" w:eastAsia="Georgia" w:hAnsi="Georgia" w:cs="Georgia"/>
          <w:sz w:val="19"/>
          <w:szCs w:val="19"/>
        </w:rPr>
        <w:t>3rd,</w:t>
      </w:r>
      <w:r>
        <w:rPr>
          <w:rFonts w:ascii="Georgia" w:eastAsia="Georgia" w:hAnsi="Georgia" w:cs="Georgia"/>
          <w:spacing w:val="37"/>
          <w:sz w:val="19"/>
          <w:szCs w:val="19"/>
        </w:rPr>
        <w:t xml:space="preserve"> </w:t>
      </w:r>
      <w:proofErr w:type="spellStart"/>
      <w:r>
        <w:rPr>
          <w:rFonts w:ascii="Georgia" w:eastAsia="Georgia" w:hAnsi="Georgia" w:cs="Georgia"/>
          <w:sz w:val="19"/>
          <w:szCs w:val="19"/>
        </w:rPr>
        <w:t>Ruset</w:t>
      </w:r>
      <w:proofErr w:type="spellEnd"/>
      <w:r>
        <w:rPr>
          <w:rFonts w:ascii="Georgia" w:eastAsia="Georgia" w:hAnsi="Georgia" w:cs="Georgia"/>
          <w:sz w:val="19"/>
          <w:szCs w:val="19"/>
        </w:rPr>
        <w:t>,</w:t>
      </w:r>
      <w:r>
        <w:rPr>
          <w:rFonts w:ascii="Georgia" w:eastAsia="Georgia" w:hAnsi="Georgia" w:cs="Georgia"/>
          <w:spacing w:val="40"/>
          <w:sz w:val="19"/>
          <w:szCs w:val="19"/>
        </w:rPr>
        <w:t xml:space="preserve"> </w:t>
      </w:r>
      <w:r>
        <w:rPr>
          <w:rFonts w:ascii="Georgia" w:eastAsia="Georgia" w:hAnsi="Georgia" w:cs="Georgia"/>
          <w:sz w:val="19"/>
          <w:szCs w:val="19"/>
        </w:rPr>
        <w:t>I.</w:t>
      </w:r>
      <w:r>
        <w:rPr>
          <w:rFonts w:ascii="Georgia" w:eastAsia="Georgia" w:hAnsi="Georgia" w:cs="Georgia"/>
          <w:spacing w:val="28"/>
          <w:sz w:val="19"/>
          <w:szCs w:val="19"/>
        </w:rPr>
        <w:t xml:space="preserve"> </w:t>
      </w:r>
      <w:r>
        <w:rPr>
          <w:rFonts w:ascii="Georgia" w:eastAsia="Georgia" w:hAnsi="Georgia" w:cs="Georgia"/>
          <w:sz w:val="19"/>
          <w:szCs w:val="19"/>
        </w:rPr>
        <w:t>C.,</w:t>
      </w:r>
      <w:r>
        <w:rPr>
          <w:rFonts w:ascii="Georgia" w:eastAsia="Georgia" w:hAnsi="Georgia" w:cs="Georgia"/>
          <w:spacing w:val="34"/>
          <w:sz w:val="19"/>
          <w:szCs w:val="19"/>
        </w:rPr>
        <w:t xml:space="preserve"> </w:t>
      </w:r>
      <w:proofErr w:type="spellStart"/>
      <w:r>
        <w:rPr>
          <w:rFonts w:ascii="Georgia" w:eastAsia="Georgia" w:hAnsi="Georgia" w:cs="Georgia"/>
          <w:sz w:val="19"/>
          <w:szCs w:val="19"/>
        </w:rPr>
        <w:t>Altes</w:t>
      </w:r>
      <w:proofErr w:type="spellEnd"/>
      <w:r>
        <w:rPr>
          <w:rFonts w:ascii="Georgia" w:eastAsia="Georgia" w:hAnsi="Georgia" w:cs="Georgia"/>
          <w:sz w:val="19"/>
          <w:szCs w:val="19"/>
        </w:rPr>
        <w:t>,</w:t>
      </w:r>
      <w:r>
        <w:rPr>
          <w:rFonts w:ascii="Georgia" w:eastAsia="Georgia" w:hAnsi="Georgia" w:cs="Georgia"/>
          <w:spacing w:val="39"/>
          <w:sz w:val="19"/>
          <w:szCs w:val="19"/>
        </w:rPr>
        <w:t xml:space="preserve"> </w:t>
      </w:r>
      <w:r>
        <w:rPr>
          <w:rFonts w:ascii="Georgia" w:eastAsia="Georgia" w:hAnsi="Georgia" w:cs="Georgia"/>
          <w:sz w:val="19"/>
          <w:szCs w:val="19"/>
        </w:rPr>
        <w:t>T.</w:t>
      </w:r>
      <w:r>
        <w:rPr>
          <w:rFonts w:ascii="Georgia" w:eastAsia="Georgia" w:hAnsi="Georgia" w:cs="Georgia"/>
          <w:spacing w:val="29"/>
          <w:sz w:val="19"/>
          <w:szCs w:val="19"/>
        </w:rPr>
        <w:t xml:space="preserve"> </w:t>
      </w:r>
      <w:r>
        <w:rPr>
          <w:rFonts w:ascii="Georgia" w:eastAsia="Georgia" w:hAnsi="Georgia" w:cs="Georgia"/>
          <w:sz w:val="19"/>
          <w:szCs w:val="19"/>
        </w:rPr>
        <w:t>A.,</w:t>
      </w:r>
      <w:r>
        <w:rPr>
          <w:rFonts w:ascii="Georgia" w:eastAsia="Georgia" w:hAnsi="Georgia" w:cs="Georgia"/>
          <w:spacing w:val="37"/>
          <w:sz w:val="19"/>
          <w:szCs w:val="19"/>
        </w:rPr>
        <w:t xml:space="preserve"> </w:t>
      </w:r>
      <w:r>
        <w:rPr>
          <w:rFonts w:ascii="Georgia" w:eastAsia="Georgia" w:hAnsi="Georgia" w:cs="Georgia"/>
          <w:sz w:val="19"/>
          <w:szCs w:val="19"/>
        </w:rPr>
        <w:t>Mata,</w:t>
      </w:r>
      <w:r>
        <w:rPr>
          <w:rFonts w:ascii="Georgia" w:eastAsia="Georgia" w:hAnsi="Georgia" w:cs="Georgia"/>
          <w:spacing w:val="39"/>
          <w:sz w:val="19"/>
          <w:szCs w:val="19"/>
        </w:rPr>
        <w:t xml:space="preserve"> </w:t>
      </w:r>
      <w:r>
        <w:rPr>
          <w:rFonts w:ascii="Georgia" w:eastAsia="Georgia" w:hAnsi="Georgia" w:cs="Georgia"/>
          <w:sz w:val="19"/>
          <w:szCs w:val="19"/>
        </w:rPr>
        <w:t>J.</w:t>
      </w:r>
      <w:r>
        <w:rPr>
          <w:rFonts w:ascii="Georgia" w:eastAsia="Georgia" w:hAnsi="Georgia" w:cs="Georgia"/>
          <w:spacing w:val="28"/>
          <w:sz w:val="19"/>
          <w:szCs w:val="19"/>
        </w:rPr>
        <w:t xml:space="preserve"> </w:t>
      </w:r>
      <w:r>
        <w:rPr>
          <w:rFonts w:ascii="Georgia" w:eastAsia="Georgia" w:hAnsi="Georgia" w:cs="Georgia"/>
          <w:sz w:val="19"/>
          <w:szCs w:val="19"/>
        </w:rPr>
        <w:t>F.,</w:t>
      </w:r>
      <w:r>
        <w:rPr>
          <w:rFonts w:ascii="Georgia" w:eastAsia="Georgia" w:hAnsi="Georgia" w:cs="Georgia"/>
          <w:spacing w:val="34"/>
          <w:sz w:val="19"/>
          <w:szCs w:val="19"/>
        </w:rPr>
        <w:t xml:space="preserve"> </w:t>
      </w:r>
      <w:r>
        <w:rPr>
          <w:rFonts w:ascii="Georgia" w:eastAsia="Georgia" w:hAnsi="Georgia" w:cs="Georgia"/>
          <w:sz w:val="19"/>
          <w:szCs w:val="19"/>
        </w:rPr>
        <w:t>Miller,</w:t>
      </w:r>
      <w:r>
        <w:rPr>
          <w:rFonts w:ascii="Georgia" w:eastAsia="Georgia" w:hAnsi="Georgia" w:cs="Georgia"/>
          <w:spacing w:val="41"/>
          <w:sz w:val="19"/>
          <w:szCs w:val="19"/>
        </w:rPr>
        <w:t xml:space="preserve"> </w:t>
      </w:r>
      <w:r>
        <w:rPr>
          <w:rFonts w:ascii="Georgia" w:eastAsia="Georgia" w:hAnsi="Georgia" w:cs="Georgia"/>
          <w:sz w:val="19"/>
          <w:szCs w:val="19"/>
        </w:rPr>
        <w:t>G.</w:t>
      </w:r>
      <w:r>
        <w:rPr>
          <w:rFonts w:ascii="Georgia" w:eastAsia="Georgia" w:hAnsi="Georgia" w:cs="Georgia"/>
          <w:spacing w:val="28"/>
          <w:sz w:val="19"/>
          <w:szCs w:val="19"/>
        </w:rPr>
        <w:t xml:space="preserve"> </w:t>
      </w:r>
      <w:r>
        <w:rPr>
          <w:rFonts w:ascii="Georgia" w:eastAsia="Georgia" w:hAnsi="Georgia" w:cs="Georgia"/>
          <w:sz w:val="19"/>
          <w:szCs w:val="19"/>
        </w:rPr>
        <w:t>W.,</w:t>
      </w:r>
      <w:r>
        <w:rPr>
          <w:rFonts w:ascii="Georgia" w:eastAsia="Georgia" w:hAnsi="Georgia" w:cs="Georgia"/>
          <w:spacing w:val="38"/>
          <w:sz w:val="19"/>
          <w:szCs w:val="19"/>
        </w:rPr>
        <w:t xml:space="preserve"> </w:t>
      </w:r>
      <w:proofErr w:type="spellStart"/>
      <w:r>
        <w:rPr>
          <w:rFonts w:ascii="Georgia" w:eastAsia="Georgia" w:hAnsi="Georgia" w:cs="Georgia"/>
          <w:sz w:val="19"/>
          <w:szCs w:val="19"/>
        </w:rPr>
        <w:t>Ketel</w:t>
      </w:r>
      <w:proofErr w:type="spellEnd"/>
      <w:r>
        <w:rPr>
          <w:rFonts w:ascii="Georgia" w:eastAsia="Georgia" w:hAnsi="Georgia" w:cs="Georgia"/>
          <w:sz w:val="19"/>
          <w:szCs w:val="19"/>
        </w:rPr>
        <w:t>,</w:t>
      </w:r>
      <w:r>
        <w:rPr>
          <w:rFonts w:ascii="Georgia" w:eastAsia="Georgia" w:hAnsi="Georgia" w:cs="Georgia"/>
          <w:spacing w:val="40"/>
          <w:sz w:val="19"/>
          <w:szCs w:val="19"/>
        </w:rPr>
        <w:t xml:space="preserve"> </w:t>
      </w:r>
      <w:r>
        <w:rPr>
          <w:rFonts w:ascii="Georgia" w:eastAsia="Georgia" w:hAnsi="Georgia" w:cs="Georgia"/>
          <w:sz w:val="19"/>
          <w:szCs w:val="19"/>
        </w:rPr>
        <w:t>J.,</w:t>
      </w:r>
      <w:r>
        <w:rPr>
          <w:rFonts w:ascii="Georgia" w:eastAsia="Georgia" w:hAnsi="Georgia" w:cs="Georgia"/>
          <w:spacing w:val="36"/>
          <w:sz w:val="19"/>
          <w:szCs w:val="19"/>
        </w:rPr>
        <w:t xml:space="preserve"> </w:t>
      </w:r>
      <w:proofErr w:type="spellStart"/>
      <w:r>
        <w:rPr>
          <w:rFonts w:ascii="Georgia" w:eastAsia="Georgia" w:hAnsi="Georgia" w:cs="Georgia"/>
          <w:sz w:val="19"/>
          <w:szCs w:val="19"/>
        </w:rPr>
        <w:t>Ketel</w:t>
      </w:r>
      <w:proofErr w:type="spellEnd"/>
      <w:r>
        <w:rPr>
          <w:rFonts w:ascii="Georgia" w:eastAsia="Georgia" w:hAnsi="Georgia" w:cs="Georgia"/>
          <w:sz w:val="19"/>
          <w:szCs w:val="19"/>
        </w:rPr>
        <w:t>,</w:t>
      </w:r>
      <w:r>
        <w:rPr>
          <w:rFonts w:ascii="Georgia" w:eastAsia="Georgia" w:hAnsi="Georgia" w:cs="Georgia"/>
          <w:spacing w:val="40"/>
          <w:sz w:val="19"/>
          <w:szCs w:val="19"/>
        </w:rPr>
        <w:t xml:space="preserve"> </w:t>
      </w:r>
      <w:r>
        <w:rPr>
          <w:rFonts w:ascii="Georgia" w:eastAsia="Georgia" w:hAnsi="Georgia" w:cs="Georgia"/>
          <w:sz w:val="19"/>
          <w:szCs w:val="19"/>
        </w:rPr>
        <w:t>S.,</w:t>
      </w:r>
      <w:r>
        <w:rPr>
          <w:rFonts w:ascii="Georgia" w:eastAsia="Georgia" w:hAnsi="Georgia" w:cs="Georgia"/>
          <w:spacing w:val="34"/>
          <w:sz w:val="19"/>
          <w:szCs w:val="19"/>
        </w:rPr>
        <w:t xml:space="preserve"> </w:t>
      </w:r>
      <w:proofErr w:type="spellStart"/>
      <w:r>
        <w:rPr>
          <w:rFonts w:ascii="Georgia" w:eastAsia="Georgia" w:hAnsi="Georgia" w:cs="Georgia"/>
          <w:sz w:val="19"/>
          <w:szCs w:val="19"/>
        </w:rPr>
        <w:t>Distelbrink</w:t>
      </w:r>
      <w:proofErr w:type="spellEnd"/>
      <w:proofErr w:type="gramStart"/>
      <w:r>
        <w:rPr>
          <w:rFonts w:ascii="Georgia" w:eastAsia="Georgia" w:hAnsi="Georgia" w:cs="Georgia"/>
          <w:sz w:val="19"/>
          <w:szCs w:val="19"/>
        </w:rPr>
        <w:t xml:space="preserve">, </w:t>
      </w:r>
      <w:r>
        <w:rPr>
          <w:rFonts w:ascii="Georgia" w:eastAsia="Georgia" w:hAnsi="Georgia" w:cs="Georgia"/>
          <w:spacing w:val="4"/>
          <w:sz w:val="19"/>
          <w:szCs w:val="19"/>
        </w:rPr>
        <w:t xml:space="preserve"> </w:t>
      </w:r>
      <w:r>
        <w:rPr>
          <w:rFonts w:ascii="Georgia" w:eastAsia="Georgia" w:hAnsi="Georgia" w:cs="Georgia"/>
          <w:w w:val="103"/>
          <w:sz w:val="19"/>
          <w:szCs w:val="19"/>
        </w:rPr>
        <w:t>J</w:t>
      </w:r>
      <w:proofErr w:type="gramEnd"/>
      <w:r>
        <w:rPr>
          <w:rFonts w:ascii="Georgia" w:eastAsia="Georgia" w:hAnsi="Georgia" w:cs="Georgia"/>
          <w:w w:val="103"/>
          <w:sz w:val="19"/>
          <w:szCs w:val="19"/>
        </w:rPr>
        <w:t xml:space="preserve">., </w:t>
      </w:r>
      <w:proofErr w:type="spellStart"/>
      <w:r>
        <w:rPr>
          <w:rFonts w:ascii="Georgia" w:eastAsia="Georgia" w:hAnsi="Georgia" w:cs="Georgia"/>
          <w:sz w:val="19"/>
          <w:szCs w:val="19"/>
        </w:rPr>
        <w:t>Hersman</w:t>
      </w:r>
      <w:proofErr w:type="spellEnd"/>
      <w:r>
        <w:rPr>
          <w:rFonts w:ascii="Georgia" w:eastAsia="Georgia" w:hAnsi="Georgia" w:cs="Georgia"/>
          <w:sz w:val="19"/>
          <w:szCs w:val="19"/>
        </w:rPr>
        <w:t xml:space="preserve">, </w:t>
      </w:r>
      <w:r>
        <w:rPr>
          <w:rFonts w:ascii="Georgia" w:eastAsia="Georgia" w:hAnsi="Georgia" w:cs="Georgia"/>
          <w:spacing w:val="6"/>
          <w:sz w:val="19"/>
          <w:szCs w:val="19"/>
        </w:rPr>
        <w:t xml:space="preserve"> </w:t>
      </w:r>
      <w:r>
        <w:rPr>
          <w:rFonts w:ascii="Georgia" w:eastAsia="Georgia" w:hAnsi="Georgia" w:cs="Georgia"/>
          <w:sz w:val="19"/>
          <w:szCs w:val="19"/>
        </w:rPr>
        <w:t>F.</w:t>
      </w:r>
      <w:r>
        <w:rPr>
          <w:rFonts w:ascii="Georgia" w:eastAsia="Georgia" w:hAnsi="Georgia" w:cs="Georgia"/>
          <w:spacing w:val="31"/>
          <w:sz w:val="19"/>
          <w:szCs w:val="19"/>
        </w:rPr>
        <w:t xml:space="preserve"> </w:t>
      </w:r>
      <w:r>
        <w:rPr>
          <w:rFonts w:ascii="Georgia" w:eastAsia="Georgia" w:hAnsi="Georgia" w:cs="Georgia"/>
          <w:sz w:val="19"/>
          <w:szCs w:val="19"/>
        </w:rPr>
        <w:t>W.,</w:t>
      </w:r>
      <w:r>
        <w:rPr>
          <w:rFonts w:ascii="Georgia" w:eastAsia="Georgia" w:hAnsi="Georgia" w:cs="Georgia"/>
          <w:spacing w:val="43"/>
          <w:sz w:val="19"/>
          <w:szCs w:val="19"/>
        </w:rPr>
        <w:t xml:space="preserve"> </w:t>
      </w:r>
      <w:r>
        <w:rPr>
          <w:rFonts w:ascii="Georgia" w:eastAsia="Georgia" w:hAnsi="Georgia" w:cs="Georgia"/>
          <w:sz w:val="19"/>
          <w:szCs w:val="19"/>
        </w:rPr>
        <w:t>and</w:t>
      </w:r>
      <w:r>
        <w:rPr>
          <w:rFonts w:ascii="Georgia" w:eastAsia="Georgia" w:hAnsi="Georgia" w:cs="Georgia"/>
          <w:spacing w:val="34"/>
          <w:sz w:val="19"/>
          <w:szCs w:val="19"/>
        </w:rPr>
        <w:t xml:space="preserve"> </w:t>
      </w:r>
      <w:proofErr w:type="spellStart"/>
      <w:r>
        <w:rPr>
          <w:rFonts w:ascii="Georgia" w:eastAsia="Georgia" w:hAnsi="Georgia" w:cs="Georgia"/>
          <w:sz w:val="19"/>
          <w:szCs w:val="19"/>
        </w:rPr>
        <w:t>Ruppert</w:t>
      </w:r>
      <w:proofErr w:type="spellEnd"/>
      <w:r>
        <w:rPr>
          <w:rFonts w:ascii="Georgia" w:eastAsia="Georgia" w:hAnsi="Georgia" w:cs="Georgia"/>
          <w:sz w:val="19"/>
          <w:szCs w:val="19"/>
        </w:rPr>
        <w:t xml:space="preserve">, </w:t>
      </w:r>
      <w:r>
        <w:rPr>
          <w:rFonts w:ascii="Georgia" w:eastAsia="Georgia" w:hAnsi="Georgia" w:cs="Georgia"/>
          <w:spacing w:val="4"/>
          <w:sz w:val="19"/>
          <w:szCs w:val="19"/>
        </w:rPr>
        <w:t xml:space="preserve"> </w:t>
      </w:r>
      <w:r>
        <w:rPr>
          <w:rFonts w:ascii="Georgia" w:eastAsia="Georgia" w:hAnsi="Georgia" w:cs="Georgia"/>
          <w:sz w:val="19"/>
          <w:szCs w:val="19"/>
        </w:rPr>
        <w:t>K.</w:t>
      </w:r>
      <w:r>
        <w:rPr>
          <w:rFonts w:ascii="Georgia" w:eastAsia="Georgia" w:hAnsi="Georgia" w:cs="Georgia"/>
          <w:spacing w:val="31"/>
          <w:sz w:val="19"/>
          <w:szCs w:val="19"/>
        </w:rPr>
        <w:t xml:space="preserve"> </w:t>
      </w:r>
      <w:r>
        <w:rPr>
          <w:rFonts w:ascii="Georgia" w:eastAsia="Georgia" w:hAnsi="Georgia" w:cs="Georgia"/>
          <w:sz w:val="19"/>
          <w:szCs w:val="19"/>
        </w:rPr>
        <w:t>“</w:t>
      </w:r>
      <w:r>
        <w:rPr>
          <w:rFonts w:ascii="Georgia" w:eastAsia="Georgia" w:hAnsi="Georgia" w:cs="Georgia"/>
          <w:b/>
          <w:bCs/>
          <w:sz w:val="19"/>
          <w:szCs w:val="19"/>
        </w:rPr>
        <w:t xml:space="preserve">Hyperpolarized </w:t>
      </w:r>
      <w:r>
        <w:rPr>
          <w:rFonts w:ascii="Georgia" w:eastAsia="Georgia" w:hAnsi="Georgia" w:cs="Georgia"/>
          <w:b/>
          <w:bCs/>
          <w:spacing w:val="13"/>
          <w:sz w:val="19"/>
          <w:szCs w:val="19"/>
        </w:rPr>
        <w:t xml:space="preserve"> </w:t>
      </w:r>
      <w:r>
        <w:rPr>
          <w:rFonts w:ascii="Georgia" w:eastAsia="Georgia" w:hAnsi="Georgia" w:cs="Georgia"/>
          <w:b/>
          <w:bCs/>
          <w:sz w:val="19"/>
          <w:szCs w:val="19"/>
        </w:rPr>
        <w:t xml:space="preserve">Xenon-129 </w:t>
      </w:r>
      <w:r>
        <w:rPr>
          <w:rFonts w:ascii="Georgia" w:eastAsia="Georgia" w:hAnsi="Georgia" w:cs="Georgia"/>
          <w:b/>
          <w:bCs/>
          <w:spacing w:val="2"/>
          <w:sz w:val="19"/>
          <w:szCs w:val="19"/>
        </w:rPr>
        <w:t xml:space="preserve"> </w:t>
      </w:r>
      <w:r>
        <w:rPr>
          <w:rFonts w:ascii="Georgia" w:eastAsia="Georgia" w:hAnsi="Georgia" w:cs="Georgia"/>
          <w:b/>
          <w:bCs/>
          <w:sz w:val="19"/>
          <w:szCs w:val="19"/>
        </w:rPr>
        <w:t xml:space="preserve">Gas-Exchange </w:t>
      </w:r>
      <w:r>
        <w:rPr>
          <w:rFonts w:ascii="Georgia" w:eastAsia="Georgia" w:hAnsi="Georgia" w:cs="Georgia"/>
          <w:b/>
          <w:bCs/>
          <w:spacing w:val="9"/>
          <w:sz w:val="19"/>
          <w:szCs w:val="19"/>
        </w:rPr>
        <w:t xml:space="preserve"> </w:t>
      </w:r>
      <w:r>
        <w:rPr>
          <w:rFonts w:ascii="Georgia" w:eastAsia="Georgia" w:hAnsi="Georgia" w:cs="Georgia"/>
          <w:b/>
          <w:bCs/>
          <w:sz w:val="19"/>
          <w:szCs w:val="19"/>
        </w:rPr>
        <w:t>Imaging</w:t>
      </w:r>
      <w:r>
        <w:rPr>
          <w:rFonts w:ascii="Georgia" w:eastAsia="Georgia" w:hAnsi="Georgia" w:cs="Georgia"/>
          <w:b/>
          <w:bCs/>
          <w:spacing w:val="45"/>
          <w:sz w:val="19"/>
          <w:szCs w:val="19"/>
        </w:rPr>
        <w:t xml:space="preserve"> </w:t>
      </w:r>
      <w:r>
        <w:rPr>
          <w:rFonts w:ascii="Georgia" w:eastAsia="Georgia" w:hAnsi="Georgia" w:cs="Georgia"/>
          <w:b/>
          <w:bCs/>
          <w:sz w:val="19"/>
          <w:szCs w:val="19"/>
        </w:rPr>
        <w:t>of</w:t>
      </w:r>
      <w:r>
        <w:rPr>
          <w:rFonts w:ascii="Georgia" w:eastAsia="Georgia" w:hAnsi="Georgia" w:cs="Georgia"/>
          <w:b/>
          <w:bCs/>
          <w:spacing w:val="33"/>
          <w:sz w:val="19"/>
          <w:szCs w:val="19"/>
        </w:rPr>
        <w:t xml:space="preserve"> </w:t>
      </w:r>
      <w:r>
        <w:rPr>
          <w:rFonts w:ascii="Georgia" w:eastAsia="Georgia" w:hAnsi="Georgia" w:cs="Georgia"/>
          <w:b/>
          <w:bCs/>
          <w:sz w:val="19"/>
          <w:szCs w:val="19"/>
        </w:rPr>
        <w:t>Lung</w:t>
      </w:r>
      <w:r>
        <w:rPr>
          <w:rFonts w:ascii="Georgia" w:eastAsia="Georgia" w:hAnsi="Georgia" w:cs="Georgia"/>
          <w:b/>
          <w:bCs/>
          <w:spacing w:val="39"/>
          <w:sz w:val="19"/>
          <w:szCs w:val="19"/>
        </w:rPr>
        <w:t xml:space="preserve"> </w:t>
      </w:r>
      <w:r>
        <w:rPr>
          <w:rFonts w:ascii="Georgia" w:eastAsia="Georgia" w:hAnsi="Georgia" w:cs="Georgia"/>
          <w:b/>
          <w:bCs/>
          <w:w w:val="102"/>
          <w:sz w:val="19"/>
          <w:szCs w:val="19"/>
        </w:rPr>
        <w:t xml:space="preserve">Microstructure: </w:t>
      </w:r>
      <w:r>
        <w:rPr>
          <w:rFonts w:ascii="Georgia" w:eastAsia="Georgia" w:hAnsi="Georgia" w:cs="Georgia"/>
          <w:b/>
          <w:bCs/>
          <w:sz w:val="19"/>
          <w:szCs w:val="19"/>
        </w:rPr>
        <w:t>First</w:t>
      </w:r>
      <w:r>
        <w:rPr>
          <w:rFonts w:ascii="Georgia" w:eastAsia="Georgia" w:hAnsi="Georgia" w:cs="Georgia"/>
          <w:b/>
          <w:bCs/>
          <w:spacing w:val="29"/>
          <w:sz w:val="19"/>
          <w:szCs w:val="19"/>
        </w:rPr>
        <w:t xml:space="preserve"> </w:t>
      </w:r>
      <w:r>
        <w:rPr>
          <w:rFonts w:ascii="Georgia" w:eastAsia="Georgia" w:hAnsi="Georgia" w:cs="Georgia"/>
          <w:b/>
          <w:bCs/>
          <w:sz w:val="19"/>
          <w:szCs w:val="19"/>
        </w:rPr>
        <w:t>Case</w:t>
      </w:r>
      <w:r>
        <w:rPr>
          <w:rFonts w:ascii="Georgia" w:eastAsia="Georgia" w:hAnsi="Georgia" w:cs="Georgia"/>
          <w:b/>
          <w:bCs/>
          <w:spacing w:val="29"/>
          <w:sz w:val="19"/>
          <w:szCs w:val="19"/>
        </w:rPr>
        <w:t xml:space="preserve"> </w:t>
      </w:r>
      <w:r>
        <w:rPr>
          <w:rFonts w:ascii="Georgia" w:eastAsia="Georgia" w:hAnsi="Georgia" w:cs="Georgia"/>
          <w:b/>
          <w:bCs/>
          <w:sz w:val="19"/>
          <w:szCs w:val="19"/>
        </w:rPr>
        <w:t>Studies</w:t>
      </w:r>
      <w:r>
        <w:rPr>
          <w:rFonts w:ascii="Georgia" w:eastAsia="Georgia" w:hAnsi="Georgia" w:cs="Georgia"/>
          <w:b/>
          <w:bCs/>
          <w:spacing w:val="35"/>
          <w:sz w:val="19"/>
          <w:szCs w:val="19"/>
        </w:rPr>
        <w:t xml:space="preserve"> </w:t>
      </w:r>
      <w:r>
        <w:rPr>
          <w:rFonts w:ascii="Georgia" w:eastAsia="Georgia" w:hAnsi="Georgia" w:cs="Georgia"/>
          <w:b/>
          <w:bCs/>
          <w:sz w:val="19"/>
          <w:szCs w:val="19"/>
        </w:rPr>
        <w:t>in</w:t>
      </w:r>
      <w:r>
        <w:rPr>
          <w:rFonts w:ascii="Georgia" w:eastAsia="Georgia" w:hAnsi="Georgia" w:cs="Georgia"/>
          <w:b/>
          <w:bCs/>
          <w:spacing w:val="24"/>
          <w:sz w:val="19"/>
          <w:szCs w:val="19"/>
        </w:rPr>
        <w:t xml:space="preserve"> </w:t>
      </w:r>
      <w:r>
        <w:rPr>
          <w:rFonts w:ascii="Georgia" w:eastAsia="Georgia" w:hAnsi="Georgia" w:cs="Georgia"/>
          <w:b/>
          <w:bCs/>
          <w:sz w:val="19"/>
          <w:szCs w:val="19"/>
        </w:rPr>
        <w:t>Subjects</w:t>
      </w:r>
      <w:r>
        <w:rPr>
          <w:rFonts w:ascii="Georgia" w:eastAsia="Georgia" w:hAnsi="Georgia" w:cs="Georgia"/>
          <w:b/>
          <w:bCs/>
          <w:spacing w:val="36"/>
          <w:sz w:val="19"/>
          <w:szCs w:val="19"/>
        </w:rPr>
        <w:t xml:space="preserve"> </w:t>
      </w:r>
      <w:r>
        <w:rPr>
          <w:rFonts w:ascii="Georgia" w:eastAsia="Georgia" w:hAnsi="Georgia" w:cs="Georgia"/>
          <w:b/>
          <w:bCs/>
          <w:sz w:val="19"/>
          <w:szCs w:val="19"/>
        </w:rPr>
        <w:t>with</w:t>
      </w:r>
      <w:r>
        <w:rPr>
          <w:rFonts w:ascii="Georgia" w:eastAsia="Georgia" w:hAnsi="Georgia" w:cs="Georgia"/>
          <w:b/>
          <w:bCs/>
          <w:spacing w:val="29"/>
          <w:sz w:val="19"/>
          <w:szCs w:val="19"/>
        </w:rPr>
        <w:t xml:space="preserve"> </w:t>
      </w:r>
      <w:r>
        <w:rPr>
          <w:rFonts w:ascii="Georgia" w:eastAsia="Georgia" w:hAnsi="Georgia" w:cs="Georgia"/>
          <w:b/>
          <w:bCs/>
          <w:sz w:val="19"/>
          <w:szCs w:val="19"/>
        </w:rPr>
        <w:t>Obstructive</w:t>
      </w:r>
      <w:r>
        <w:rPr>
          <w:rFonts w:ascii="Georgia" w:eastAsia="Georgia" w:hAnsi="Georgia" w:cs="Georgia"/>
          <w:b/>
          <w:bCs/>
          <w:spacing w:val="43"/>
          <w:sz w:val="19"/>
          <w:szCs w:val="19"/>
        </w:rPr>
        <w:t xml:space="preserve"> </w:t>
      </w:r>
      <w:r>
        <w:rPr>
          <w:rFonts w:ascii="Georgia" w:eastAsia="Georgia" w:hAnsi="Georgia" w:cs="Georgia"/>
          <w:b/>
          <w:bCs/>
          <w:sz w:val="19"/>
          <w:szCs w:val="19"/>
        </w:rPr>
        <w:t>Lung</w:t>
      </w:r>
      <w:r>
        <w:rPr>
          <w:rFonts w:ascii="Georgia" w:eastAsia="Georgia" w:hAnsi="Georgia" w:cs="Georgia"/>
          <w:b/>
          <w:bCs/>
          <w:spacing w:val="30"/>
          <w:sz w:val="19"/>
          <w:szCs w:val="19"/>
        </w:rPr>
        <w:t xml:space="preserve"> </w:t>
      </w:r>
      <w:r>
        <w:rPr>
          <w:rFonts w:ascii="Georgia" w:eastAsia="Georgia" w:hAnsi="Georgia" w:cs="Georgia"/>
          <w:b/>
          <w:bCs/>
          <w:sz w:val="19"/>
          <w:szCs w:val="19"/>
        </w:rPr>
        <w:t>Diseas</w:t>
      </w:r>
      <w:r>
        <w:rPr>
          <w:rFonts w:ascii="Georgia" w:eastAsia="Georgia" w:hAnsi="Georgia" w:cs="Georgia"/>
          <w:b/>
          <w:bCs/>
          <w:spacing w:val="-1"/>
          <w:sz w:val="19"/>
          <w:szCs w:val="19"/>
        </w:rPr>
        <w:t>e</w:t>
      </w:r>
      <w:r>
        <w:rPr>
          <w:rFonts w:ascii="Georgia" w:eastAsia="Georgia" w:hAnsi="Georgia" w:cs="Georgia"/>
          <w:sz w:val="19"/>
          <w:szCs w:val="19"/>
        </w:rPr>
        <w:t>”</w:t>
      </w:r>
      <w:r>
        <w:rPr>
          <w:rFonts w:ascii="Georgia" w:eastAsia="Georgia" w:hAnsi="Georgia" w:cs="Georgia"/>
          <w:spacing w:val="36"/>
          <w:sz w:val="19"/>
          <w:szCs w:val="19"/>
        </w:rPr>
        <w:t xml:space="preserve"> </w:t>
      </w:r>
      <w:r>
        <w:rPr>
          <w:rFonts w:ascii="Georgia" w:eastAsia="Georgia" w:hAnsi="Georgia" w:cs="Georgia"/>
          <w:i/>
          <w:sz w:val="19"/>
          <w:szCs w:val="19"/>
        </w:rPr>
        <w:t>J</w:t>
      </w:r>
      <w:r>
        <w:rPr>
          <w:rFonts w:ascii="Georgia" w:eastAsia="Georgia" w:hAnsi="Georgia" w:cs="Georgia"/>
          <w:i/>
          <w:spacing w:val="18"/>
          <w:sz w:val="19"/>
          <w:szCs w:val="19"/>
        </w:rPr>
        <w:t xml:space="preserve"> </w:t>
      </w:r>
      <w:proofErr w:type="spellStart"/>
      <w:r>
        <w:rPr>
          <w:rFonts w:ascii="Georgia" w:eastAsia="Georgia" w:hAnsi="Georgia" w:cs="Georgia"/>
          <w:i/>
          <w:sz w:val="19"/>
          <w:szCs w:val="19"/>
        </w:rPr>
        <w:t>Magn</w:t>
      </w:r>
      <w:proofErr w:type="spellEnd"/>
      <w:r>
        <w:rPr>
          <w:rFonts w:ascii="Georgia" w:eastAsia="Georgia" w:hAnsi="Georgia" w:cs="Georgia"/>
          <w:i/>
          <w:spacing w:val="18"/>
          <w:sz w:val="19"/>
          <w:szCs w:val="19"/>
        </w:rPr>
        <w:t xml:space="preserve"> </w:t>
      </w:r>
      <w:proofErr w:type="spellStart"/>
      <w:r>
        <w:rPr>
          <w:rFonts w:ascii="Georgia" w:eastAsia="Georgia" w:hAnsi="Georgia" w:cs="Georgia"/>
          <w:i/>
          <w:sz w:val="19"/>
          <w:szCs w:val="19"/>
        </w:rPr>
        <w:t>Reson</w:t>
      </w:r>
      <w:proofErr w:type="spellEnd"/>
      <w:r>
        <w:rPr>
          <w:rFonts w:ascii="Georgia" w:eastAsia="Georgia" w:hAnsi="Georgia" w:cs="Georgia"/>
          <w:i/>
          <w:spacing w:val="18"/>
          <w:sz w:val="19"/>
          <w:szCs w:val="19"/>
        </w:rPr>
        <w:t xml:space="preserve"> </w:t>
      </w:r>
      <w:r>
        <w:rPr>
          <w:rFonts w:ascii="Georgia" w:eastAsia="Georgia" w:hAnsi="Georgia" w:cs="Georgia"/>
          <w:i/>
          <w:sz w:val="19"/>
          <w:szCs w:val="19"/>
        </w:rPr>
        <w:t>Imaging</w:t>
      </w:r>
      <w:r>
        <w:rPr>
          <w:rFonts w:ascii="Georgia" w:eastAsia="Georgia" w:hAnsi="Georgia" w:cs="Georgia"/>
          <w:i/>
          <w:spacing w:val="19"/>
          <w:sz w:val="19"/>
          <w:szCs w:val="19"/>
        </w:rPr>
        <w:t xml:space="preserve"> </w:t>
      </w:r>
      <w:r>
        <w:rPr>
          <w:rFonts w:ascii="Georgia" w:eastAsia="Georgia" w:hAnsi="Georgia" w:cs="Georgia"/>
          <w:sz w:val="19"/>
          <w:szCs w:val="19"/>
        </w:rPr>
        <w:t>33,</w:t>
      </w:r>
      <w:r>
        <w:rPr>
          <w:rFonts w:ascii="Georgia" w:eastAsia="Georgia" w:hAnsi="Georgia" w:cs="Georgia"/>
          <w:spacing w:val="32"/>
          <w:sz w:val="19"/>
          <w:szCs w:val="19"/>
        </w:rPr>
        <w:t xml:space="preserve"> </w:t>
      </w:r>
      <w:r>
        <w:rPr>
          <w:rFonts w:ascii="Georgia" w:eastAsia="Georgia" w:hAnsi="Georgia" w:cs="Georgia"/>
          <w:sz w:val="19"/>
          <w:szCs w:val="19"/>
        </w:rPr>
        <w:t xml:space="preserve">no. </w:t>
      </w:r>
      <w:r>
        <w:rPr>
          <w:rFonts w:ascii="Georgia" w:eastAsia="Georgia" w:hAnsi="Georgia" w:cs="Georgia"/>
          <w:spacing w:val="30"/>
          <w:sz w:val="19"/>
          <w:szCs w:val="19"/>
        </w:rPr>
        <w:t xml:space="preserve"> </w:t>
      </w:r>
      <w:proofErr w:type="gramStart"/>
      <w:r>
        <w:rPr>
          <w:rFonts w:ascii="Georgia" w:eastAsia="Georgia" w:hAnsi="Georgia" w:cs="Georgia"/>
          <w:sz w:val="19"/>
          <w:szCs w:val="19"/>
        </w:rPr>
        <w:t>5</w:t>
      </w:r>
      <w:r>
        <w:rPr>
          <w:rFonts w:ascii="Georgia" w:eastAsia="Georgia" w:hAnsi="Georgia" w:cs="Georgia"/>
          <w:spacing w:val="21"/>
          <w:sz w:val="19"/>
          <w:szCs w:val="19"/>
        </w:rPr>
        <w:t xml:space="preserve"> </w:t>
      </w:r>
      <w:r>
        <w:rPr>
          <w:rFonts w:ascii="Georgia" w:eastAsia="Georgia" w:hAnsi="Georgia" w:cs="Georgia"/>
          <w:sz w:val="19"/>
          <w:szCs w:val="19"/>
        </w:rPr>
        <w:t xml:space="preserve">(2011): </w:t>
      </w:r>
      <w:r>
        <w:rPr>
          <w:rFonts w:ascii="Georgia" w:eastAsia="Georgia" w:hAnsi="Georgia" w:cs="Georgia"/>
          <w:spacing w:val="19"/>
          <w:sz w:val="19"/>
          <w:szCs w:val="19"/>
        </w:rPr>
        <w:t xml:space="preserve"> </w:t>
      </w:r>
      <w:r>
        <w:rPr>
          <w:rFonts w:ascii="Georgia" w:eastAsia="Georgia" w:hAnsi="Georgia" w:cs="Georgia"/>
          <w:w w:val="102"/>
          <w:sz w:val="19"/>
          <w:szCs w:val="19"/>
        </w:rPr>
        <w:t>1052–62.</w:t>
      </w:r>
      <w:proofErr w:type="gramEnd"/>
      <w:r>
        <w:rPr>
          <w:rFonts w:ascii="Georgia" w:eastAsia="Georgia" w:hAnsi="Georgia" w:cs="Georgia"/>
          <w:w w:val="102"/>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85">
        <w:r>
          <w:rPr>
            <w:rFonts w:ascii="Georgia" w:eastAsia="Georgia" w:hAnsi="Georgia" w:cs="Georgia"/>
            <w:color w:val="0000FF"/>
            <w:w w:val="102"/>
            <w:sz w:val="19"/>
            <w:szCs w:val="19"/>
          </w:rPr>
          <w:t>10.1002/jmri.22533</w:t>
        </w:r>
      </w:hyperlink>
    </w:p>
    <w:p w14:paraId="0BF58348" w14:textId="77777777" w:rsidR="00E61F9D" w:rsidRDefault="005C64D6">
      <w:pPr>
        <w:spacing w:before="60" w:after="0" w:line="277" w:lineRule="auto"/>
        <w:ind w:left="140" w:right="50"/>
        <w:jc w:val="both"/>
        <w:rPr>
          <w:rFonts w:ascii="Georgia" w:eastAsia="Georgia" w:hAnsi="Georgia" w:cs="Georgia"/>
          <w:sz w:val="19"/>
          <w:szCs w:val="19"/>
        </w:rPr>
      </w:pPr>
      <w:r>
        <w:rPr>
          <w:rFonts w:ascii="Georgia" w:eastAsia="Georgia" w:hAnsi="Georgia" w:cs="Georgia"/>
          <w:sz w:val="19"/>
          <w:szCs w:val="19"/>
        </w:rPr>
        <w:t xml:space="preserve">90.  </w:t>
      </w:r>
      <w:r>
        <w:rPr>
          <w:rFonts w:ascii="Georgia" w:eastAsia="Georgia" w:hAnsi="Georgia" w:cs="Georgia"/>
          <w:spacing w:val="16"/>
          <w:sz w:val="19"/>
          <w:szCs w:val="19"/>
        </w:rPr>
        <w:t xml:space="preserve"> </w:t>
      </w:r>
      <w:proofErr w:type="spellStart"/>
      <w:r>
        <w:rPr>
          <w:rFonts w:ascii="Georgia" w:eastAsia="Georgia" w:hAnsi="Georgia" w:cs="Georgia"/>
          <w:sz w:val="19"/>
          <w:szCs w:val="19"/>
        </w:rPr>
        <w:t>Mugler</w:t>
      </w:r>
      <w:proofErr w:type="spellEnd"/>
      <w:proofErr w:type="gramStart"/>
      <w:r>
        <w:rPr>
          <w:rFonts w:ascii="Georgia" w:eastAsia="Georgia" w:hAnsi="Georgia" w:cs="Georgia"/>
          <w:sz w:val="19"/>
          <w:szCs w:val="19"/>
        </w:rPr>
        <w:t xml:space="preserve">, </w:t>
      </w:r>
      <w:r>
        <w:rPr>
          <w:rFonts w:ascii="Georgia" w:eastAsia="Georgia" w:hAnsi="Georgia" w:cs="Georgia"/>
          <w:spacing w:val="3"/>
          <w:sz w:val="19"/>
          <w:szCs w:val="19"/>
        </w:rPr>
        <w:t xml:space="preserve"> </w:t>
      </w:r>
      <w:r>
        <w:rPr>
          <w:rFonts w:ascii="Georgia" w:eastAsia="Georgia" w:hAnsi="Georgia" w:cs="Georgia"/>
          <w:sz w:val="19"/>
          <w:szCs w:val="19"/>
        </w:rPr>
        <w:t>J</w:t>
      </w:r>
      <w:proofErr w:type="gramEnd"/>
      <w:r>
        <w:rPr>
          <w:rFonts w:ascii="Georgia" w:eastAsia="Georgia" w:hAnsi="Georgia" w:cs="Georgia"/>
          <w:sz w:val="19"/>
          <w:szCs w:val="19"/>
        </w:rPr>
        <w:t>.</w:t>
      </w:r>
      <w:r>
        <w:rPr>
          <w:rFonts w:ascii="Georgia" w:eastAsia="Georgia" w:hAnsi="Georgia" w:cs="Georgia"/>
          <w:spacing w:val="33"/>
          <w:sz w:val="19"/>
          <w:szCs w:val="19"/>
        </w:rPr>
        <w:t xml:space="preserve"> </w:t>
      </w:r>
      <w:r>
        <w:rPr>
          <w:rFonts w:ascii="Georgia" w:eastAsia="Georgia" w:hAnsi="Georgia" w:cs="Georgia"/>
          <w:sz w:val="19"/>
          <w:szCs w:val="19"/>
        </w:rPr>
        <w:t>P.,</w:t>
      </w:r>
      <w:r>
        <w:rPr>
          <w:rFonts w:ascii="Georgia" w:eastAsia="Georgia" w:hAnsi="Georgia" w:cs="Georgia"/>
          <w:spacing w:val="42"/>
          <w:sz w:val="19"/>
          <w:szCs w:val="19"/>
        </w:rPr>
        <w:t xml:space="preserve"> </w:t>
      </w:r>
      <w:r>
        <w:rPr>
          <w:rFonts w:ascii="Georgia" w:eastAsia="Georgia" w:hAnsi="Georgia" w:cs="Georgia"/>
          <w:sz w:val="19"/>
          <w:szCs w:val="19"/>
        </w:rPr>
        <w:t>3rd,</w:t>
      </w:r>
      <w:r>
        <w:rPr>
          <w:rFonts w:ascii="Georgia" w:eastAsia="Georgia" w:hAnsi="Georgia" w:cs="Georgia"/>
          <w:spacing w:val="43"/>
          <w:sz w:val="19"/>
          <w:szCs w:val="19"/>
        </w:rPr>
        <w:t xml:space="preserve"> </w:t>
      </w:r>
      <w:proofErr w:type="spellStart"/>
      <w:r>
        <w:rPr>
          <w:rFonts w:ascii="Georgia" w:eastAsia="Georgia" w:hAnsi="Georgia" w:cs="Georgia"/>
          <w:sz w:val="19"/>
          <w:szCs w:val="19"/>
        </w:rPr>
        <w:t>Altes</w:t>
      </w:r>
      <w:proofErr w:type="spellEnd"/>
      <w:r>
        <w:rPr>
          <w:rFonts w:ascii="Georgia" w:eastAsia="Georgia" w:hAnsi="Georgia" w:cs="Georgia"/>
          <w:sz w:val="19"/>
          <w:szCs w:val="19"/>
        </w:rPr>
        <w:t>,</w:t>
      </w:r>
      <w:r>
        <w:rPr>
          <w:rFonts w:ascii="Georgia" w:eastAsia="Georgia" w:hAnsi="Georgia" w:cs="Georgia"/>
          <w:spacing w:val="45"/>
          <w:sz w:val="19"/>
          <w:szCs w:val="19"/>
        </w:rPr>
        <w:t xml:space="preserve"> </w:t>
      </w:r>
      <w:r>
        <w:rPr>
          <w:rFonts w:ascii="Georgia" w:eastAsia="Georgia" w:hAnsi="Georgia" w:cs="Georgia"/>
          <w:sz w:val="19"/>
          <w:szCs w:val="19"/>
        </w:rPr>
        <w:t>T.</w:t>
      </w:r>
      <w:r>
        <w:rPr>
          <w:rFonts w:ascii="Georgia" w:eastAsia="Georgia" w:hAnsi="Georgia" w:cs="Georgia"/>
          <w:spacing w:val="34"/>
          <w:sz w:val="19"/>
          <w:szCs w:val="19"/>
        </w:rPr>
        <w:t xml:space="preserve"> </w:t>
      </w:r>
      <w:r>
        <w:rPr>
          <w:rFonts w:ascii="Georgia" w:eastAsia="Georgia" w:hAnsi="Georgia" w:cs="Georgia"/>
          <w:sz w:val="19"/>
          <w:szCs w:val="19"/>
        </w:rPr>
        <w:t>A.,</w:t>
      </w:r>
      <w:r>
        <w:rPr>
          <w:rFonts w:ascii="Georgia" w:eastAsia="Georgia" w:hAnsi="Georgia" w:cs="Georgia"/>
          <w:spacing w:val="43"/>
          <w:sz w:val="19"/>
          <w:szCs w:val="19"/>
        </w:rPr>
        <w:t xml:space="preserve"> </w:t>
      </w:r>
      <w:proofErr w:type="spellStart"/>
      <w:r>
        <w:rPr>
          <w:rFonts w:ascii="Georgia" w:eastAsia="Georgia" w:hAnsi="Georgia" w:cs="Georgia"/>
          <w:sz w:val="19"/>
          <w:szCs w:val="19"/>
        </w:rPr>
        <w:t>Ruset</w:t>
      </w:r>
      <w:proofErr w:type="spellEnd"/>
      <w:r>
        <w:rPr>
          <w:rFonts w:ascii="Georgia" w:eastAsia="Georgia" w:hAnsi="Georgia" w:cs="Georgia"/>
          <w:sz w:val="19"/>
          <w:szCs w:val="19"/>
        </w:rPr>
        <w:t xml:space="preserve">, </w:t>
      </w:r>
      <w:r>
        <w:rPr>
          <w:rFonts w:ascii="Georgia" w:eastAsia="Georgia" w:hAnsi="Georgia" w:cs="Georgia"/>
          <w:spacing w:val="1"/>
          <w:sz w:val="19"/>
          <w:szCs w:val="19"/>
        </w:rPr>
        <w:t xml:space="preserve"> </w:t>
      </w:r>
      <w:r>
        <w:rPr>
          <w:rFonts w:ascii="Georgia" w:eastAsia="Georgia" w:hAnsi="Georgia" w:cs="Georgia"/>
          <w:sz w:val="19"/>
          <w:szCs w:val="19"/>
        </w:rPr>
        <w:t>I.</w:t>
      </w:r>
      <w:r>
        <w:rPr>
          <w:rFonts w:ascii="Georgia" w:eastAsia="Georgia" w:hAnsi="Georgia" w:cs="Georgia"/>
          <w:spacing w:val="33"/>
          <w:sz w:val="19"/>
          <w:szCs w:val="19"/>
        </w:rPr>
        <w:t xml:space="preserve"> </w:t>
      </w:r>
      <w:r>
        <w:rPr>
          <w:rFonts w:ascii="Georgia" w:eastAsia="Georgia" w:hAnsi="Georgia" w:cs="Georgia"/>
          <w:sz w:val="19"/>
          <w:szCs w:val="19"/>
        </w:rPr>
        <w:t>C.,</w:t>
      </w:r>
      <w:r>
        <w:rPr>
          <w:rFonts w:ascii="Georgia" w:eastAsia="Georgia" w:hAnsi="Georgia" w:cs="Georgia"/>
          <w:spacing w:val="40"/>
          <w:sz w:val="19"/>
          <w:szCs w:val="19"/>
        </w:rPr>
        <w:t xml:space="preserve"> </w:t>
      </w:r>
      <w:proofErr w:type="spellStart"/>
      <w:r>
        <w:rPr>
          <w:rFonts w:ascii="Georgia" w:eastAsia="Georgia" w:hAnsi="Georgia" w:cs="Georgia"/>
          <w:sz w:val="19"/>
          <w:szCs w:val="19"/>
        </w:rPr>
        <w:t>Dregely</w:t>
      </w:r>
      <w:proofErr w:type="spellEnd"/>
      <w:r>
        <w:rPr>
          <w:rFonts w:ascii="Georgia" w:eastAsia="Georgia" w:hAnsi="Georgia" w:cs="Georgia"/>
          <w:sz w:val="19"/>
          <w:szCs w:val="19"/>
        </w:rPr>
        <w:t xml:space="preserve">, </w:t>
      </w:r>
      <w:r>
        <w:rPr>
          <w:rFonts w:ascii="Georgia" w:eastAsia="Georgia" w:hAnsi="Georgia" w:cs="Georgia"/>
          <w:spacing w:val="4"/>
          <w:sz w:val="19"/>
          <w:szCs w:val="19"/>
        </w:rPr>
        <w:t xml:space="preserve"> </w:t>
      </w:r>
      <w:r>
        <w:rPr>
          <w:rFonts w:ascii="Georgia" w:eastAsia="Georgia" w:hAnsi="Georgia" w:cs="Georgia"/>
          <w:sz w:val="19"/>
          <w:szCs w:val="19"/>
        </w:rPr>
        <w:t>I.</w:t>
      </w:r>
      <w:r>
        <w:rPr>
          <w:rFonts w:ascii="Georgia" w:eastAsia="Georgia" w:hAnsi="Georgia" w:cs="Georgia"/>
          <w:spacing w:val="33"/>
          <w:sz w:val="19"/>
          <w:szCs w:val="19"/>
        </w:rPr>
        <w:t xml:space="preserve"> </w:t>
      </w:r>
      <w:r>
        <w:rPr>
          <w:rFonts w:ascii="Georgia" w:eastAsia="Georgia" w:hAnsi="Georgia" w:cs="Georgia"/>
          <w:sz w:val="19"/>
          <w:szCs w:val="19"/>
        </w:rPr>
        <w:t>M.,</w:t>
      </w:r>
      <w:r>
        <w:rPr>
          <w:rFonts w:ascii="Georgia" w:eastAsia="Georgia" w:hAnsi="Georgia" w:cs="Georgia"/>
          <w:spacing w:val="41"/>
          <w:sz w:val="19"/>
          <w:szCs w:val="19"/>
        </w:rPr>
        <w:t xml:space="preserve"> </w:t>
      </w:r>
      <w:r>
        <w:rPr>
          <w:rFonts w:ascii="Georgia" w:eastAsia="Georgia" w:hAnsi="Georgia" w:cs="Georgia"/>
          <w:sz w:val="19"/>
          <w:szCs w:val="19"/>
        </w:rPr>
        <w:t>Mata,</w:t>
      </w:r>
      <w:r>
        <w:rPr>
          <w:rFonts w:ascii="Georgia" w:eastAsia="Georgia" w:hAnsi="Georgia" w:cs="Georgia"/>
          <w:spacing w:val="45"/>
          <w:sz w:val="19"/>
          <w:szCs w:val="19"/>
        </w:rPr>
        <w:t xml:space="preserve"> </w:t>
      </w:r>
      <w:r>
        <w:rPr>
          <w:rFonts w:ascii="Georgia" w:eastAsia="Georgia" w:hAnsi="Georgia" w:cs="Georgia"/>
          <w:sz w:val="19"/>
          <w:szCs w:val="19"/>
        </w:rPr>
        <w:t>J.</w:t>
      </w:r>
      <w:r>
        <w:rPr>
          <w:rFonts w:ascii="Georgia" w:eastAsia="Georgia" w:hAnsi="Georgia" w:cs="Georgia"/>
          <w:spacing w:val="33"/>
          <w:sz w:val="19"/>
          <w:szCs w:val="19"/>
        </w:rPr>
        <w:t xml:space="preserve"> </w:t>
      </w:r>
      <w:r>
        <w:rPr>
          <w:rFonts w:ascii="Georgia" w:eastAsia="Georgia" w:hAnsi="Georgia" w:cs="Georgia"/>
          <w:sz w:val="19"/>
          <w:szCs w:val="19"/>
        </w:rPr>
        <w:t>F.,</w:t>
      </w:r>
      <w:r>
        <w:rPr>
          <w:rFonts w:ascii="Georgia" w:eastAsia="Georgia" w:hAnsi="Georgia" w:cs="Georgia"/>
          <w:spacing w:val="40"/>
          <w:sz w:val="19"/>
          <w:szCs w:val="19"/>
        </w:rPr>
        <w:t xml:space="preserve"> </w:t>
      </w:r>
      <w:r>
        <w:rPr>
          <w:rFonts w:ascii="Georgia" w:eastAsia="Georgia" w:hAnsi="Georgia" w:cs="Georgia"/>
          <w:sz w:val="19"/>
          <w:szCs w:val="19"/>
        </w:rPr>
        <w:t xml:space="preserve">Miller, </w:t>
      </w:r>
      <w:r>
        <w:rPr>
          <w:rFonts w:ascii="Georgia" w:eastAsia="Georgia" w:hAnsi="Georgia" w:cs="Georgia"/>
          <w:spacing w:val="1"/>
          <w:sz w:val="19"/>
          <w:szCs w:val="19"/>
        </w:rPr>
        <w:t xml:space="preserve"> </w:t>
      </w:r>
      <w:r>
        <w:rPr>
          <w:rFonts w:ascii="Georgia" w:eastAsia="Georgia" w:hAnsi="Georgia" w:cs="Georgia"/>
          <w:sz w:val="19"/>
          <w:szCs w:val="19"/>
        </w:rPr>
        <w:t>G.</w:t>
      </w:r>
      <w:r>
        <w:rPr>
          <w:rFonts w:ascii="Georgia" w:eastAsia="Georgia" w:hAnsi="Georgia" w:cs="Georgia"/>
          <w:spacing w:val="33"/>
          <w:sz w:val="19"/>
          <w:szCs w:val="19"/>
        </w:rPr>
        <w:t xml:space="preserve"> </w:t>
      </w:r>
      <w:r>
        <w:rPr>
          <w:rFonts w:ascii="Georgia" w:eastAsia="Georgia" w:hAnsi="Georgia" w:cs="Georgia"/>
          <w:sz w:val="19"/>
          <w:szCs w:val="19"/>
        </w:rPr>
        <w:t>W.,</w:t>
      </w:r>
      <w:r>
        <w:rPr>
          <w:rFonts w:ascii="Georgia" w:eastAsia="Georgia" w:hAnsi="Georgia" w:cs="Georgia"/>
          <w:spacing w:val="44"/>
          <w:sz w:val="19"/>
          <w:szCs w:val="19"/>
        </w:rPr>
        <w:t xml:space="preserve"> </w:t>
      </w:r>
      <w:proofErr w:type="spellStart"/>
      <w:r>
        <w:rPr>
          <w:rFonts w:ascii="Georgia" w:eastAsia="Georgia" w:hAnsi="Georgia" w:cs="Georgia"/>
          <w:sz w:val="19"/>
          <w:szCs w:val="19"/>
        </w:rPr>
        <w:t>Ketel</w:t>
      </w:r>
      <w:proofErr w:type="spellEnd"/>
      <w:r>
        <w:rPr>
          <w:rFonts w:ascii="Georgia" w:eastAsia="Georgia" w:hAnsi="Georgia" w:cs="Georgia"/>
          <w:sz w:val="19"/>
          <w:szCs w:val="19"/>
        </w:rPr>
        <w:t>,</w:t>
      </w:r>
      <w:r>
        <w:rPr>
          <w:rFonts w:ascii="Georgia" w:eastAsia="Georgia" w:hAnsi="Georgia" w:cs="Georgia"/>
          <w:spacing w:val="46"/>
          <w:sz w:val="19"/>
          <w:szCs w:val="19"/>
        </w:rPr>
        <w:t xml:space="preserve"> </w:t>
      </w:r>
      <w:r>
        <w:rPr>
          <w:rFonts w:ascii="Georgia" w:eastAsia="Georgia" w:hAnsi="Georgia" w:cs="Georgia"/>
          <w:sz w:val="19"/>
          <w:szCs w:val="19"/>
        </w:rPr>
        <w:t>S.,</w:t>
      </w:r>
      <w:r>
        <w:rPr>
          <w:rFonts w:ascii="Georgia" w:eastAsia="Georgia" w:hAnsi="Georgia" w:cs="Georgia"/>
          <w:spacing w:val="40"/>
          <w:sz w:val="19"/>
          <w:szCs w:val="19"/>
        </w:rPr>
        <w:t xml:space="preserve"> </w:t>
      </w:r>
      <w:proofErr w:type="spellStart"/>
      <w:r>
        <w:rPr>
          <w:rFonts w:ascii="Georgia" w:eastAsia="Georgia" w:hAnsi="Georgia" w:cs="Georgia"/>
          <w:sz w:val="19"/>
          <w:szCs w:val="19"/>
        </w:rPr>
        <w:t>Ketel</w:t>
      </w:r>
      <w:proofErr w:type="spellEnd"/>
      <w:r>
        <w:rPr>
          <w:rFonts w:ascii="Georgia" w:eastAsia="Georgia" w:hAnsi="Georgia" w:cs="Georgia"/>
          <w:sz w:val="19"/>
          <w:szCs w:val="19"/>
        </w:rPr>
        <w:t>,</w:t>
      </w:r>
      <w:r>
        <w:rPr>
          <w:rFonts w:ascii="Georgia" w:eastAsia="Georgia" w:hAnsi="Georgia" w:cs="Georgia"/>
          <w:spacing w:val="46"/>
          <w:sz w:val="19"/>
          <w:szCs w:val="19"/>
        </w:rPr>
        <w:t xml:space="preserve"> </w:t>
      </w:r>
      <w:r>
        <w:rPr>
          <w:rFonts w:ascii="Georgia" w:eastAsia="Georgia" w:hAnsi="Georgia" w:cs="Georgia"/>
          <w:sz w:val="19"/>
          <w:szCs w:val="19"/>
        </w:rPr>
        <w:t>J.,</w:t>
      </w:r>
      <w:r>
        <w:rPr>
          <w:rFonts w:ascii="Georgia" w:eastAsia="Georgia" w:hAnsi="Georgia" w:cs="Georgia"/>
          <w:spacing w:val="42"/>
          <w:sz w:val="19"/>
          <w:szCs w:val="19"/>
        </w:rPr>
        <w:t xml:space="preserve"> </w:t>
      </w:r>
      <w:proofErr w:type="spellStart"/>
      <w:r>
        <w:rPr>
          <w:rFonts w:ascii="Georgia" w:eastAsia="Georgia" w:hAnsi="Georgia" w:cs="Georgia"/>
          <w:w w:val="102"/>
          <w:sz w:val="19"/>
          <w:szCs w:val="19"/>
        </w:rPr>
        <w:t>Hersman</w:t>
      </w:r>
      <w:proofErr w:type="spellEnd"/>
      <w:r>
        <w:rPr>
          <w:rFonts w:ascii="Georgia" w:eastAsia="Georgia" w:hAnsi="Georgia" w:cs="Georgia"/>
          <w:w w:val="102"/>
          <w:sz w:val="19"/>
          <w:szCs w:val="19"/>
        </w:rPr>
        <w:t xml:space="preserve">, </w:t>
      </w:r>
      <w:r>
        <w:rPr>
          <w:rFonts w:ascii="Georgia" w:eastAsia="Georgia" w:hAnsi="Georgia" w:cs="Georgia"/>
          <w:sz w:val="19"/>
          <w:szCs w:val="19"/>
        </w:rPr>
        <w:t>F.</w:t>
      </w:r>
      <w:r>
        <w:rPr>
          <w:rFonts w:ascii="Georgia" w:eastAsia="Georgia" w:hAnsi="Georgia" w:cs="Georgia"/>
          <w:spacing w:val="32"/>
          <w:sz w:val="19"/>
          <w:szCs w:val="19"/>
        </w:rPr>
        <w:t xml:space="preserve"> </w:t>
      </w:r>
      <w:r>
        <w:rPr>
          <w:rFonts w:ascii="Georgia" w:eastAsia="Georgia" w:hAnsi="Georgia" w:cs="Georgia"/>
          <w:sz w:val="19"/>
          <w:szCs w:val="19"/>
        </w:rPr>
        <w:t>W.,</w:t>
      </w:r>
      <w:r>
        <w:rPr>
          <w:rFonts w:ascii="Georgia" w:eastAsia="Georgia" w:hAnsi="Georgia" w:cs="Georgia"/>
          <w:spacing w:val="43"/>
          <w:sz w:val="19"/>
          <w:szCs w:val="19"/>
        </w:rPr>
        <w:t xml:space="preserve"> </w:t>
      </w:r>
      <w:r>
        <w:rPr>
          <w:rFonts w:ascii="Georgia" w:eastAsia="Georgia" w:hAnsi="Georgia" w:cs="Georgia"/>
          <w:sz w:val="19"/>
          <w:szCs w:val="19"/>
        </w:rPr>
        <w:t>and</w:t>
      </w:r>
      <w:r>
        <w:rPr>
          <w:rFonts w:ascii="Georgia" w:eastAsia="Georgia" w:hAnsi="Georgia" w:cs="Georgia"/>
          <w:spacing w:val="35"/>
          <w:sz w:val="19"/>
          <w:szCs w:val="19"/>
        </w:rPr>
        <w:t xml:space="preserve"> </w:t>
      </w:r>
      <w:proofErr w:type="spellStart"/>
      <w:r>
        <w:rPr>
          <w:rFonts w:ascii="Georgia" w:eastAsia="Georgia" w:hAnsi="Georgia" w:cs="Georgia"/>
          <w:sz w:val="19"/>
          <w:szCs w:val="19"/>
        </w:rPr>
        <w:t>Ruppert</w:t>
      </w:r>
      <w:proofErr w:type="spellEnd"/>
      <w:r>
        <w:rPr>
          <w:rFonts w:ascii="Georgia" w:eastAsia="Georgia" w:hAnsi="Georgia" w:cs="Georgia"/>
          <w:sz w:val="19"/>
          <w:szCs w:val="19"/>
        </w:rPr>
        <w:t xml:space="preserve">, </w:t>
      </w:r>
      <w:r>
        <w:rPr>
          <w:rFonts w:ascii="Georgia" w:eastAsia="Georgia" w:hAnsi="Georgia" w:cs="Georgia"/>
          <w:spacing w:val="4"/>
          <w:sz w:val="19"/>
          <w:szCs w:val="19"/>
        </w:rPr>
        <w:t xml:space="preserve"> </w:t>
      </w:r>
      <w:r>
        <w:rPr>
          <w:rFonts w:ascii="Georgia" w:eastAsia="Georgia" w:hAnsi="Georgia" w:cs="Georgia"/>
          <w:sz w:val="19"/>
          <w:szCs w:val="19"/>
        </w:rPr>
        <w:t>K.</w:t>
      </w:r>
      <w:r>
        <w:rPr>
          <w:rFonts w:ascii="Georgia" w:eastAsia="Georgia" w:hAnsi="Georgia" w:cs="Georgia"/>
          <w:spacing w:val="32"/>
          <w:sz w:val="19"/>
          <w:szCs w:val="19"/>
        </w:rPr>
        <w:t xml:space="preserve"> </w:t>
      </w:r>
      <w:r>
        <w:rPr>
          <w:rFonts w:ascii="Georgia" w:eastAsia="Georgia" w:hAnsi="Georgia" w:cs="Georgia"/>
          <w:sz w:val="19"/>
          <w:szCs w:val="19"/>
        </w:rPr>
        <w:t>“</w:t>
      </w:r>
      <w:r>
        <w:rPr>
          <w:rFonts w:ascii="Georgia" w:eastAsia="Georgia" w:hAnsi="Georgia" w:cs="Georgia"/>
          <w:b/>
          <w:bCs/>
          <w:sz w:val="19"/>
          <w:szCs w:val="19"/>
        </w:rPr>
        <w:t xml:space="preserve">Simultaneous </w:t>
      </w:r>
      <w:r>
        <w:rPr>
          <w:rFonts w:ascii="Georgia" w:eastAsia="Georgia" w:hAnsi="Georgia" w:cs="Georgia"/>
          <w:b/>
          <w:bCs/>
          <w:spacing w:val="11"/>
          <w:sz w:val="19"/>
          <w:szCs w:val="19"/>
        </w:rPr>
        <w:t xml:space="preserve"> </w:t>
      </w:r>
      <w:r>
        <w:rPr>
          <w:rFonts w:ascii="Georgia" w:eastAsia="Georgia" w:hAnsi="Georgia" w:cs="Georgia"/>
          <w:b/>
          <w:bCs/>
          <w:sz w:val="19"/>
          <w:szCs w:val="19"/>
        </w:rPr>
        <w:t xml:space="preserve">Magnetic  Resonance </w:t>
      </w:r>
      <w:r>
        <w:rPr>
          <w:rFonts w:ascii="Georgia" w:eastAsia="Georgia" w:hAnsi="Georgia" w:cs="Georgia"/>
          <w:b/>
          <w:bCs/>
          <w:spacing w:val="3"/>
          <w:sz w:val="19"/>
          <w:szCs w:val="19"/>
        </w:rPr>
        <w:t xml:space="preserve"> </w:t>
      </w:r>
      <w:r>
        <w:rPr>
          <w:rFonts w:ascii="Georgia" w:eastAsia="Georgia" w:hAnsi="Georgia" w:cs="Georgia"/>
          <w:b/>
          <w:bCs/>
          <w:sz w:val="19"/>
          <w:szCs w:val="19"/>
        </w:rPr>
        <w:t>Imaging</w:t>
      </w:r>
      <w:r>
        <w:rPr>
          <w:rFonts w:ascii="Georgia" w:eastAsia="Georgia" w:hAnsi="Georgia" w:cs="Georgia"/>
          <w:b/>
          <w:bCs/>
          <w:spacing w:val="46"/>
          <w:sz w:val="19"/>
          <w:szCs w:val="19"/>
        </w:rPr>
        <w:t xml:space="preserve"> </w:t>
      </w:r>
      <w:r>
        <w:rPr>
          <w:rFonts w:ascii="Georgia" w:eastAsia="Georgia" w:hAnsi="Georgia" w:cs="Georgia"/>
          <w:b/>
          <w:bCs/>
          <w:sz w:val="19"/>
          <w:szCs w:val="19"/>
        </w:rPr>
        <w:t>of</w:t>
      </w:r>
      <w:r>
        <w:rPr>
          <w:rFonts w:ascii="Georgia" w:eastAsia="Georgia" w:hAnsi="Georgia" w:cs="Georgia"/>
          <w:b/>
          <w:bCs/>
          <w:spacing w:val="34"/>
          <w:sz w:val="19"/>
          <w:szCs w:val="19"/>
        </w:rPr>
        <w:t xml:space="preserve"> </w:t>
      </w:r>
      <w:r>
        <w:rPr>
          <w:rFonts w:ascii="Georgia" w:eastAsia="Georgia" w:hAnsi="Georgia" w:cs="Georgia"/>
          <w:b/>
          <w:bCs/>
          <w:sz w:val="19"/>
          <w:szCs w:val="19"/>
        </w:rPr>
        <w:t xml:space="preserve">Ventilation </w:t>
      </w:r>
      <w:r>
        <w:rPr>
          <w:rFonts w:ascii="Georgia" w:eastAsia="Georgia" w:hAnsi="Georgia" w:cs="Georgia"/>
          <w:b/>
          <w:bCs/>
          <w:spacing w:val="4"/>
          <w:sz w:val="19"/>
          <w:szCs w:val="19"/>
        </w:rPr>
        <w:t xml:space="preserve"> </w:t>
      </w:r>
      <w:r>
        <w:rPr>
          <w:rFonts w:ascii="Georgia" w:eastAsia="Georgia" w:hAnsi="Georgia" w:cs="Georgia"/>
          <w:b/>
          <w:bCs/>
          <w:sz w:val="19"/>
          <w:szCs w:val="19"/>
        </w:rPr>
        <w:t xml:space="preserve">Distribution </w:t>
      </w:r>
      <w:r>
        <w:rPr>
          <w:rFonts w:ascii="Georgia" w:eastAsia="Georgia" w:hAnsi="Georgia" w:cs="Georgia"/>
          <w:b/>
          <w:bCs/>
          <w:spacing w:val="6"/>
          <w:sz w:val="19"/>
          <w:szCs w:val="19"/>
        </w:rPr>
        <w:t xml:space="preserve"> </w:t>
      </w:r>
      <w:r>
        <w:rPr>
          <w:rFonts w:ascii="Georgia" w:eastAsia="Georgia" w:hAnsi="Georgia" w:cs="Georgia"/>
          <w:b/>
          <w:bCs/>
          <w:sz w:val="19"/>
          <w:szCs w:val="19"/>
        </w:rPr>
        <w:t>and</w:t>
      </w:r>
      <w:r>
        <w:rPr>
          <w:rFonts w:ascii="Georgia" w:eastAsia="Georgia" w:hAnsi="Georgia" w:cs="Georgia"/>
          <w:b/>
          <w:bCs/>
          <w:spacing w:val="37"/>
          <w:sz w:val="19"/>
          <w:szCs w:val="19"/>
        </w:rPr>
        <w:t xml:space="preserve"> </w:t>
      </w:r>
      <w:r>
        <w:rPr>
          <w:rFonts w:ascii="Georgia" w:eastAsia="Georgia" w:hAnsi="Georgia" w:cs="Georgia"/>
          <w:b/>
          <w:bCs/>
          <w:sz w:val="19"/>
          <w:szCs w:val="19"/>
        </w:rPr>
        <w:t>Gas</w:t>
      </w:r>
      <w:r>
        <w:rPr>
          <w:rFonts w:ascii="Georgia" w:eastAsia="Georgia" w:hAnsi="Georgia" w:cs="Georgia"/>
          <w:b/>
          <w:bCs/>
          <w:spacing w:val="37"/>
          <w:sz w:val="19"/>
          <w:szCs w:val="19"/>
        </w:rPr>
        <w:t xml:space="preserve"> </w:t>
      </w:r>
      <w:r>
        <w:rPr>
          <w:rFonts w:ascii="Georgia" w:eastAsia="Georgia" w:hAnsi="Georgia" w:cs="Georgia"/>
          <w:b/>
          <w:bCs/>
          <w:w w:val="102"/>
          <w:sz w:val="19"/>
          <w:szCs w:val="19"/>
        </w:rPr>
        <w:t xml:space="preserve">Up- </w:t>
      </w:r>
      <w:r>
        <w:rPr>
          <w:rFonts w:ascii="Georgia" w:eastAsia="Georgia" w:hAnsi="Georgia" w:cs="Georgia"/>
          <w:b/>
          <w:bCs/>
          <w:sz w:val="19"/>
          <w:szCs w:val="19"/>
        </w:rPr>
        <w:t>take</w:t>
      </w:r>
      <w:r>
        <w:rPr>
          <w:rFonts w:ascii="Georgia" w:eastAsia="Georgia" w:hAnsi="Georgia" w:cs="Georgia"/>
          <w:b/>
          <w:bCs/>
          <w:spacing w:val="17"/>
          <w:sz w:val="19"/>
          <w:szCs w:val="19"/>
        </w:rPr>
        <w:t xml:space="preserve"> </w:t>
      </w:r>
      <w:r>
        <w:rPr>
          <w:rFonts w:ascii="Georgia" w:eastAsia="Georgia" w:hAnsi="Georgia" w:cs="Georgia"/>
          <w:b/>
          <w:bCs/>
          <w:sz w:val="19"/>
          <w:szCs w:val="19"/>
        </w:rPr>
        <w:t>in</w:t>
      </w:r>
      <w:r>
        <w:rPr>
          <w:rFonts w:ascii="Georgia" w:eastAsia="Georgia" w:hAnsi="Georgia" w:cs="Georgia"/>
          <w:b/>
          <w:bCs/>
          <w:spacing w:val="14"/>
          <w:sz w:val="19"/>
          <w:szCs w:val="19"/>
        </w:rPr>
        <w:t xml:space="preserve"> </w:t>
      </w:r>
      <w:r>
        <w:rPr>
          <w:rFonts w:ascii="Georgia" w:eastAsia="Georgia" w:hAnsi="Georgia" w:cs="Georgia"/>
          <w:b/>
          <w:bCs/>
          <w:sz w:val="19"/>
          <w:szCs w:val="19"/>
        </w:rPr>
        <w:t>the</w:t>
      </w:r>
      <w:r>
        <w:rPr>
          <w:rFonts w:ascii="Georgia" w:eastAsia="Georgia" w:hAnsi="Georgia" w:cs="Georgia"/>
          <w:b/>
          <w:bCs/>
          <w:spacing w:val="16"/>
          <w:sz w:val="19"/>
          <w:szCs w:val="19"/>
        </w:rPr>
        <w:t xml:space="preserve"> </w:t>
      </w:r>
      <w:r>
        <w:rPr>
          <w:rFonts w:ascii="Georgia" w:eastAsia="Georgia" w:hAnsi="Georgia" w:cs="Georgia"/>
          <w:b/>
          <w:bCs/>
          <w:sz w:val="19"/>
          <w:szCs w:val="19"/>
        </w:rPr>
        <w:t>Human</w:t>
      </w:r>
      <w:r>
        <w:rPr>
          <w:rFonts w:ascii="Georgia" w:eastAsia="Georgia" w:hAnsi="Georgia" w:cs="Georgia"/>
          <w:b/>
          <w:bCs/>
          <w:spacing w:val="25"/>
          <w:sz w:val="19"/>
          <w:szCs w:val="19"/>
        </w:rPr>
        <w:t xml:space="preserve"> </w:t>
      </w:r>
      <w:r>
        <w:rPr>
          <w:rFonts w:ascii="Georgia" w:eastAsia="Georgia" w:hAnsi="Georgia" w:cs="Georgia"/>
          <w:b/>
          <w:bCs/>
          <w:sz w:val="19"/>
          <w:szCs w:val="19"/>
        </w:rPr>
        <w:t>Lung</w:t>
      </w:r>
      <w:r>
        <w:rPr>
          <w:rFonts w:ascii="Georgia" w:eastAsia="Georgia" w:hAnsi="Georgia" w:cs="Georgia"/>
          <w:b/>
          <w:bCs/>
          <w:spacing w:val="20"/>
          <w:sz w:val="19"/>
          <w:szCs w:val="19"/>
        </w:rPr>
        <w:t xml:space="preserve"> </w:t>
      </w:r>
      <w:r>
        <w:rPr>
          <w:rFonts w:ascii="Georgia" w:eastAsia="Georgia" w:hAnsi="Georgia" w:cs="Georgia"/>
          <w:b/>
          <w:bCs/>
          <w:sz w:val="19"/>
          <w:szCs w:val="19"/>
        </w:rPr>
        <w:t>Using</w:t>
      </w:r>
      <w:r>
        <w:rPr>
          <w:rFonts w:ascii="Georgia" w:eastAsia="Georgia" w:hAnsi="Georgia" w:cs="Georgia"/>
          <w:b/>
          <w:bCs/>
          <w:spacing w:val="21"/>
          <w:sz w:val="19"/>
          <w:szCs w:val="19"/>
        </w:rPr>
        <w:t xml:space="preserve"> </w:t>
      </w:r>
      <w:r>
        <w:rPr>
          <w:rFonts w:ascii="Georgia" w:eastAsia="Georgia" w:hAnsi="Georgia" w:cs="Georgia"/>
          <w:b/>
          <w:bCs/>
          <w:sz w:val="19"/>
          <w:szCs w:val="19"/>
        </w:rPr>
        <w:t>Hyperpolarized</w:t>
      </w:r>
      <w:r>
        <w:rPr>
          <w:rFonts w:ascii="Georgia" w:eastAsia="Georgia" w:hAnsi="Georgia" w:cs="Georgia"/>
          <w:b/>
          <w:bCs/>
          <w:spacing w:val="41"/>
          <w:sz w:val="19"/>
          <w:szCs w:val="19"/>
        </w:rPr>
        <w:t xml:space="preserve"> </w:t>
      </w:r>
      <w:r>
        <w:rPr>
          <w:rFonts w:ascii="Georgia" w:eastAsia="Georgia" w:hAnsi="Georgia" w:cs="Georgia"/>
          <w:b/>
          <w:bCs/>
          <w:sz w:val="19"/>
          <w:szCs w:val="19"/>
        </w:rPr>
        <w:t>Xenon-12</w:t>
      </w:r>
      <w:r>
        <w:rPr>
          <w:rFonts w:ascii="Georgia" w:eastAsia="Georgia" w:hAnsi="Georgia" w:cs="Georgia"/>
          <w:b/>
          <w:bCs/>
          <w:spacing w:val="-1"/>
          <w:sz w:val="19"/>
          <w:szCs w:val="19"/>
        </w:rPr>
        <w:t>9</w:t>
      </w:r>
      <w:r>
        <w:rPr>
          <w:rFonts w:ascii="Georgia" w:eastAsia="Georgia" w:hAnsi="Georgia" w:cs="Georgia"/>
          <w:sz w:val="19"/>
          <w:szCs w:val="19"/>
        </w:rPr>
        <w:t>”</w:t>
      </w:r>
      <w:r>
        <w:rPr>
          <w:rFonts w:ascii="Georgia" w:eastAsia="Georgia" w:hAnsi="Georgia" w:cs="Georgia"/>
          <w:spacing w:val="32"/>
          <w:sz w:val="19"/>
          <w:szCs w:val="19"/>
        </w:rPr>
        <w:t xml:space="preserve"> </w:t>
      </w:r>
      <w:proofErr w:type="spellStart"/>
      <w:r>
        <w:rPr>
          <w:rFonts w:ascii="Georgia" w:eastAsia="Georgia" w:hAnsi="Georgia" w:cs="Georgia"/>
          <w:i/>
          <w:sz w:val="19"/>
          <w:szCs w:val="19"/>
        </w:rPr>
        <w:t>Proc</w:t>
      </w:r>
      <w:proofErr w:type="spellEnd"/>
      <w:r>
        <w:rPr>
          <w:rFonts w:ascii="Georgia" w:eastAsia="Georgia" w:hAnsi="Georgia" w:cs="Georgia"/>
          <w:i/>
          <w:spacing w:val="8"/>
          <w:sz w:val="19"/>
          <w:szCs w:val="19"/>
        </w:rPr>
        <w:t xml:space="preserve"> </w:t>
      </w:r>
      <w:proofErr w:type="spellStart"/>
      <w:r>
        <w:rPr>
          <w:rFonts w:ascii="Georgia" w:eastAsia="Georgia" w:hAnsi="Georgia" w:cs="Georgia"/>
          <w:i/>
          <w:sz w:val="19"/>
          <w:szCs w:val="19"/>
        </w:rPr>
        <w:t>Natl</w:t>
      </w:r>
      <w:proofErr w:type="spellEnd"/>
      <w:r>
        <w:rPr>
          <w:rFonts w:ascii="Georgia" w:eastAsia="Georgia" w:hAnsi="Georgia" w:cs="Georgia"/>
          <w:i/>
          <w:spacing w:val="8"/>
          <w:sz w:val="19"/>
          <w:szCs w:val="19"/>
        </w:rPr>
        <w:t xml:space="preserve"> </w:t>
      </w:r>
      <w:proofErr w:type="spellStart"/>
      <w:r>
        <w:rPr>
          <w:rFonts w:ascii="Georgia" w:eastAsia="Georgia" w:hAnsi="Georgia" w:cs="Georgia"/>
          <w:i/>
          <w:sz w:val="19"/>
          <w:szCs w:val="19"/>
        </w:rPr>
        <w:t>Acad</w:t>
      </w:r>
      <w:proofErr w:type="spellEnd"/>
      <w:r>
        <w:rPr>
          <w:rFonts w:ascii="Georgia" w:eastAsia="Georgia" w:hAnsi="Georgia" w:cs="Georgia"/>
          <w:i/>
          <w:spacing w:val="8"/>
          <w:sz w:val="19"/>
          <w:szCs w:val="19"/>
        </w:rPr>
        <w:t xml:space="preserve"> </w:t>
      </w:r>
      <w:proofErr w:type="spellStart"/>
      <w:r>
        <w:rPr>
          <w:rFonts w:ascii="Georgia" w:eastAsia="Georgia" w:hAnsi="Georgia" w:cs="Georgia"/>
          <w:i/>
          <w:sz w:val="19"/>
          <w:szCs w:val="19"/>
        </w:rPr>
        <w:t>Sci</w:t>
      </w:r>
      <w:proofErr w:type="spellEnd"/>
      <w:r>
        <w:rPr>
          <w:rFonts w:ascii="Georgia" w:eastAsia="Georgia" w:hAnsi="Georgia" w:cs="Georgia"/>
          <w:i/>
          <w:spacing w:val="8"/>
          <w:sz w:val="19"/>
          <w:szCs w:val="19"/>
        </w:rPr>
        <w:t xml:space="preserve"> </w:t>
      </w:r>
      <w:r>
        <w:rPr>
          <w:rFonts w:ascii="Georgia" w:eastAsia="Georgia" w:hAnsi="Georgia" w:cs="Georgia"/>
          <w:i/>
          <w:sz w:val="19"/>
          <w:szCs w:val="19"/>
        </w:rPr>
        <w:t>U</w:t>
      </w:r>
      <w:r>
        <w:rPr>
          <w:rFonts w:ascii="Georgia" w:eastAsia="Georgia" w:hAnsi="Georgia" w:cs="Georgia"/>
          <w:i/>
          <w:spacing w:val="8"/>
          <w:sz w:val="19"/>
          <w:szCs w:val="19"/>
        </w:rPr>
        <w:t xml:space="preserve"> </w:t>
      </w:r>
      <w:r>
        <w:rPr>
          <w:rFonts w:ascii="Georgia" w:eastAsia="Georgia" w:hAnsi="Georgia" w:cs="Georgia"/>
          <w:i/>
          <w:sz w:val="19"/>
          <w:szCs w:val="19"/>
        </w:rPr>
        <w:t>S</w:t>
      </w:r>
      <w:r>
        <w:rPr>
          <w:rFonts w:ascii="Georgia" w:eastAsia="Georgia" w:hAnsi="Georgia" w:cs="Georgia"/>
          <w:i/>
          <w:spacing w:val="8"/>
          <w:sz w:val="19"/>
          <w:szCs w:val="19"/>
        </w:rPr>
        <w:t xml:space="preserve"> </w:t>
      </w:r>
      <w:r>
        <w:rPr>
          <w:rFonts w:ascii="Georgia" w:eastAsia="Georgia" w:hAnsi="Georgia" w:cs="Georgia"/>
          <w:i/>
          <w:sz w:val="19"/>
          <w:szCs w:val="19"/>
        </w:rPr>
        <w:t>A</w:t>
      </w:r>
      <w:r>
        <w:rPr>
          <w:rFonts w:ascii="Georgia" w:eastAsia="Georgia" w:hAnsi="Georgia" w:cs="Georgia"/>
          <w:i/>
          <w:spacing w:val="9"/>
          <w:sz w:val="19"/>
          <w:szCs w:val="19"/>
        </w:rPr>
        <w:t xml:space="preserve"> </w:t>
      </w:r>
      <w:r>
        <w:rPr>
          <w:rFonts w:ascii="Georgia" w:eastAsia="Georgia" w:hAnsi="Georgia" w:cs="Georgia"/>
          <w:sz w:val="19"/>
          <w:szCs w:val="19"/>
        </w:rPr>
        <w:t>107,</w:t>
      </w:r>
      <w:r>
        <w:rPr>
          <w:rFonts w:ascii="Georgia" w:eastAsia="Georgia" w:hAnsi="Georgia" w:cs="Georgia"/>
          <w:spacing w:val="18"/>
          <w:sz w:val="19"/>
          <w:szCs w:val="19"/>
        </w:rPr>
        <w:t xml:space="preserve"> </w:t>
      </w:r>
      <w:r>
        <w:rPr>
          <w:rFonts w:ascii="Georgia" w:eastAsia="Georgia" w:hAnsi="Georgia" w:cs="Georgia"/>
          <w:sz w:val="19"/>
          <w:szCs w:val="19"/>
        </w:rPr>
        <w:t xml:space="preserve">no.  </w:t>
      </w:r>
      <w:proofErr w:type="gramStart"/>
      <w:r>
        <w:rPr>
          <w:rFonts w:ascii="Georgia" w:eastAsia="Georgia" w:hAnsi="Georgia" w:cs="Georgia"/>
          <w:sz w:val="19"/>
          <w:szCs w:val="19"/>
        </w:rPr>
        <w:t>50</w:t>
      </w:r>
      <w:r>
        <w:rPr>
          <w:rFonts w:ascii="Georgia" w:eastAsia="Georgia" w:hAnsi="Georgia" w:cs="Georgia"/>
          <w:spacing w:val="13"/>
          <w:sz w:val="19"/>
          <w:szCs w:val="19"/>
        </w:rPr>
        <w:t xml:space="preserve"> </w:t>
      </w:r>
      <w:r>
        <w:rPr>
          <w:rFonts w:ascii="Georgia" w:eastAsia="Georgia" w:hAnsi="Georgia" w:cs="Georgia"/>
          <w:sz w:val="19"/>
          <w:szCs w:val="19"/>
        </w:rPr>
        <w:t>(2010):</w:t>
      </w:r>
      <w:r>
        <w:rPr>
          <w:rFonts w:ascii="Georgia" w:eastAsia="Georgia" w:hAnsi="Georgia" w:cs="Georgia"/>
          <w:spacing w:val="45"/>
          <w:sz w:val="19"/>
          <w:szCs w:val="19"/>
        </w:rPr>
        <w:t xml:space="preserve"> </w:t>
      </w:r>
      <w:r>
        <w:rPr>
          <w:rFonts w:ascii="Georgia" w:eastAsia="Georgia" w:hAnsi="Georgia" w:cs="Georgia"/>
          <w:w w:val="102"/>
          <w:sz w:val="19"/>
          <w:szCs w:val="19"/>
        </w:rPr>
        <w:t>21707–12.</w:t>
      </w:r>
      <w:proofErr w:type="gramEnd"/>
      <w:r>
        <w:rPr>
          <w:rFonts w:ascii="Georgia" w:eastAsia="Georgia" w:hAnsi="Georgia" w:cs="Georgia"/>
          <w:w w:val="102"/>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86">
        <w:r>
          <w:rPr>
            <w:rFonts w:ascii="Georgia" w:eastAsia="Georgia" w:hAnsi="Georgia" w:cs="Georgia"/>
            <w:color w:val="0000FF"/>
            <w:w w:val="102"/>
            <w:sz w:val="19"/>
            <w:szCs w:val="19"/>
          </w:rPr>
          <w:t>10.1073/pnas.1011912107</w:t>
        </w:r>
      </w:hyperlink>
    </w:p>
    <w:p w14:paraId="64BA1F6B" w14:textId="77777777" w:rsidR="00E61F9D" w:rsidRDefault="005C64D6">
      <w:pPr>
        <w:spacing w:before="60" w:after="0" w:line="277" w:lineRule="auto"/>
        <w:ind w:left="116" w:right="48" w:firstLine="24"/>
        <w:jc w:val="both"/>
        <w:rPr>
          <w:rFonts w:ascii="Georgia" w:eastAsia="Georgia" w:hAnsi="Georgia" w:cs="Georgia"/>
          <w:sz w:val="19"/>
          <w:szCs w:val="19"/>
        </w:rPr>
      </w:pPr>
      <w:r>
        <w:rPr>
          <w:rFonts w:ascii="Georgia" w:eastAsia="Georgia" w:hAnsi="Georgia" w:cs="Georgia"/>
          <w:sz w:val="19"/>
          <w:szCs w:val="19"/>
        </w:rPr>
        <w:t>91.</w:t>
      </w:r>
      <w:r>
        <w:rPr>
          <w:rFonts w:ascii="Georgia" w:eastAsia="Georgia" w:hAnsi="Georgia" w:cs="Georgia"/>
          <w:spacing w:val="36"/>
          <w:sz w:val="19"/>
          <w:szCs w:val="19"/>
        </w:rPr>
        <w:t xml:space="preserve"> </w:t>
      </w:r>
      <w:r>
        <w:rPr>
          <w:rFonts w:ascii="Georgia" w:eastAsia="Georgia" w:hAnsi="Georgia" w:cs="Georgia"/>
          <w:sz w:val="19"/>
          <w:szCs w:val="19"/>
        </w:rPr>
        <w:t>Qing,</w:t>
      </w:r>
      <w:r>
        <w:rPr>
          <w:rFonts w:ascii="Georgia" w:eastAsia="Georgia" w:hAnsi="Georgia" w:cs="Georgia"/>
          <w:spacing w:val="16"/>
          <w:sz w:val="19"/>
          <w:szCs w:val="19"/>
        </w:rPr>
        <w:t xml:space="preserve"> </w:t>
      </w:r>
      <w:r>
        <w:rPr>
          <w:rFonts w:ascii="Georgia" w:eastAsia="Georgia" w:hAnsi="Georgia" w:cs="Georgia"/>
          <w:sz w:val="19"/>
          <w:szCs w:val="19"/>
        </w:rPr>
        <w:t>K.,</w:t>
      </w:r>
      <w:r>
        <w:rPr>
          <w:rFonts w:ascii="Georgia" w:eastAsia="Georgia" w:hAnsi="Georgia" w:cs="Georgia"/>
          <w:spacing w:val="11"/>
          <w:sz w:val="19"/>
          <w:szCs w:val="19"/>
        </w:rPr>
        <w:t xml:space="preserve"> </w:t>
      </w:r>
      <w:proofErr w:type="spellStart"/>
      <w:r>
        <w:rPr>
          <w:rFonts w:ascii="Georgia" w:eastAsia="Georgia" w:hAnsi="Georgia" w:cs="Georgia"/>
          <w:sz w:val="19"/>
          <w:szCs w:val="19"/>
        </w:rPr>
        <w:t>Mugler</w:t>
      </w:r>
      <w:proofErr w:type="spellEnd"/>
      <w:r>
        <w:rPr>
          <w:rFonts w:ascii="Georgia" w:eastAsia="Georgia" w:hAnsi="Georgia" w:cs="Georgia"/>
          <w:sz w:val="19"/>
          <w:szCs w:val="19"/>
        </w:rPr>
        <w:t>,</w:t>
      </w:r>
      <w:r>
        <w:rPr>
          <w:rFonts w:ascii="Georgia" w:eastAsia="Georgia" w:hAnsi="Georgia" w:cs="Georgia"/>
          <w:spacing w:val="20"/>
          <w:sz w:val="19"/>
          <w:szCs w:val="19"/>
        </w:rPr>
        <w:t xml:space="preserve"> </w:t>
      </w:r>
      <w:r>
        <w:rPr>
          <w:rFonts w:ascii="Georgia" w:eastAsia="Georgia" w:hAnsi="Georgia" w:cs="Georgia"/>
          <w:sz w:val="19"/>
          <w:szCs w:val="19"/>
        </w:rPr>
        <w:t>J.</w:t>
      </w:r>
      <w:r>
        <w:rPr>
          <w:rFonts w:ascii="Georgia" w:eastAsia="Georgia" w:hAnsi="Georgia" w:cs="Georgia"/>
          <w:spacing w:val="9"/>
          <w:sz w:val="19"/>
          <w:szCs w:val="19"/>
        </w:rPr>
        <w:t xml:space="preserve"> </w:t>
      </w:r>
      <w:r>
        <w:rPr>
          <w:rFonts w:ascii="Georgia" w:eastAsia="Georgia" w:hAnsi="Georgia" w:cs="Georgia"/>
          <w:sz w:val="19"/>
          <w:szCs w:val="19"/>
        </w:rPr>
        <w:t>P.,</w:t>
      </w:r>
      <w:r>
        <w:rPr>
          <w:rFonts w:ascii="Georgia" w:eastAsia="Georgia" w:hAnsi="Georgia" w:cs="Georgia"/>
          <w:spacing w:val="14"/>
          <w:sz w:val="19"/>
          <w:szCs w:val="19"/>
        </w:rPr>
        <w:t xml:space="preserve"> </w:t>
      </w:r>
      <w:r>
        <w:rPr>
          <w:rFonts w:ascii="Georgia" w:eastAsia="Georgia" w:hAnsi="Georgia" w:cs="Georgia"/>
          <w:sz w:val="19"/>
          <w:szCs w:val="19"/>
        </w:rPr>
        <w:t>3rd,</w:t>
      </w:r>
      <w:r>
        <w:rPr>
          <w:rFonts w:ascii="Georgia" w:eastAsia="Georgia" w:hAnsi="Georgia" w:cs="Georgia"/>
          <w:spacing w:val="13"/>
          <w:sz w:val="19"/>
          <w:szCs w:val="19"/>
        </w:rPr>
        <w:t xml:space="preserve"> </w:t>
      </w:r>
      <w:proofErr w:type="spellStart"/>
      <w:r>
        <w:rPr>
          <w:rFonts w:ascii="Georgia" w:eastAsia="Georgia" w:hAnsi="Georgia" w:cs="Georgia"/>
          <w:sz w:val="19"/>
          <w:szCs w:val="19"/>
        </w:rPr>
        <w:t>Altes</w:t>
      </w:r>
      <w:proofErr w:type="spellEnd"/>
      <w:r>
        <w:rPr>
          <w:rFonts w:ascii="Georgia" w:eastAsia="Georgia" w:hAnsi="Georgia" w:cs="Georgia"/>
          <w:sz w:val="19"/>
          <w:szCs w:val="19"/>
        </w:rPr>
        <w:t>,</w:t>
      </w:r>
      <w:r>
        <w:rPr>
          <w:rFonts w:ascii="Georgia" w:eastAsia="Georgia" w:hAnsi="Georgia" w:cs="Georgia"/>
          <w:spacing w:val="16"/>
          <w:sz w:val="19"/>
          <w:szCs w:val="19"/>
        </w:rPr>
        <w:t xml:space="preserve"> </w:t>
      </w:r>
      <w:r>
        <w:rPr>
          <w:rFonts w:ascii="Georgia" w:eastAsia="Georgia" w:hAnsi="Georgia" w:cs="Georgia"/>
          <w:sz w:val="19"/>
          <w:szCs w:val="19"/>
        </w:rPr>
        <w:t>T.</w:t>
      </w:r>
      <w:r>
        <w:rPr>
          <w:rFonts w:ascii="Georgia" w:eastAsia="Georgia" w:hAnsi="Georgia" w:cs="Georgia"/>
          <w:spacing w:val="10"/>
          <w:sz w:val="19"/>
          <w:szCs w:val="19"/>
        </w:rPr>
        <w:t xml:space="preserve"> </w:t>
      </w:r>
      <w:r>
        <w:rPr>
          <w:rFonts w:ascii="Georgia" w:eastAsia="Georgia" w:hAnsi="Georgia" w:cs="Georgia"/>
          <w:sz w:val="19"/>
          <w:szCs w:val="19"/>
        </w:rPr>
        <w:t>A.,</w:t>
      </w:r>
      <w:r>
        <w:rPr>
          <w:rFonts w:ascii="Georgia" w:eastAsia="Georgia" w:hAnsi="Georgia" w:cs="Georgia"/>
          <w:spacing w:val="14"/>
          <w:sz w:val="19"/>
          <w:szCs w:val="19"/>
        </w:rPr>
        <w:t xml:space="preserve"> </w:t>
      </w:r>
      <w:r>
        <w:rPr>
          <w:rFonts w:ascii="Georgia" w:eastAsia="Georgia" w:hAnsi="Georgia" w:cs="Georgia"/>
          <w:sz w:val="19"/>
          <w:szCs w:val="19"/>
        </w:rPr>
        <w:t>Jiang,</w:t>
      </w:r>
      <w:r>
        <w:rPr>
          <w:rFonts w:ascii="Georgia" w:eastAsia="Georgia" w:hAnsi="Georgia" w:cs="Georgia"/>
          <w:spacing w:val="16"/>
          <w:sz w:val="19"/>
          <w:szCs w:val="19"/>
        </w:rPr>
        <w:t xml:space="preserve"> </w:t>
      </w:r>
      <w:r>
        <w:rPr>
          <w:rFonts w:ascii="Georgia" w:eastAsia="Georgia" w:hAnsi="Georgia" w:cs="Georgia"/>
          <w:sz w:val="19"/>
          <w:szCs w:val="19"/>
        </w:rPr>
        <w:t>Y.,</w:t>
      </w:r>
      <w:r>
        <w:rPr>
          <w:rFonts w:ascii="Georgia" w:eastAsia="Georgia" w:hAnsi="Georgia" w:cs="Georgia"/>
          <w:spacing w:val="11"/>
          <w:sz w:val="19"/>
          <w:szCs w:val="19"/>
        </w:rPr>
        <w:t xml:space="preserve"> </w:t>
      </w:r>
      <w:r>
        <w:rPr>
          <w:rFonts w:ascii="Georgia" w:eastAsia="Georgia" w:hAnsi="Georgia" w:cs="Georgia"/>
          <w:sz w:val="19"/>
          <w:szCs w:val="19"/>
        </w:rPr>
        <w:t>Mata,</w:t>
      </w:r>
      <w:r>
        <w:rPr>
          <w:rFonts w:ascii="Georgia" w:eastAsia="Georgia" w:hAnsi="Georgia" w:cs="Georgia"/>
          <w:spacing w:val="16"/>
          <w:sz w:val="19"/>
          <w:szCs w:val="19"/>
        </w:rPr>
        <w:t xml:space="preserve"> </w:t>
      </w:r>
      <w:r>
        <w:rPr>
          <w:rFonts w:ascii="Georgia" w:eastAsia="Georgia" w:hAnsi="Georgia" w:cs="Georgia"/>
          <w:sz w:val="19"/>
          <w:szCs w:val="19"/>
        </w:rPr>
        <w:t>J.</w:t>
      </w:r>
      <w:r>
        <w:rPr>
          <w:rFonts w:ascii="Georgia" w:eastAsia="Georgia" w:hAnsi="Georgia" w:cs="Georgia"/>
          <w:spacing w:val="10"/>
          <w:sz w:val="19"/>
          <w:szCs w:val="19"/>
        </w:rPr>
        <w:t xml:space="preserve"> </w:t>
      </w:r>
      <w:r>
        <w:rPr>
          <w:rFonts w:ascii="Georgia" w:eastAsia="Georgia" w:hAnsi="Georgia" w:cs="Georgia"/>
          <w:sz w:val="19"/>
          <w:szCs w:val="19"/>
        </w:rPr>
        <w:t>F.,</w:t>
      </w:r>
      <w:r>
        <w:rPr>
          <w:rFonts w:ascii="Georgia" w:eastAsia="Georgia" w:hAnsi="Georgia" w:cs="Georgia"/>
          <w:spacing w:val="10"/>
          <w:sz w:val="19"/>
          <w:szCs w:val="19"/>
        </w:rPr>
        <w:t xml:space="preserve"> </w:t>
      </w:r>
      <w:r>
        <w:rPr>
          <w:rFonts w:ascii="Georgia" w:eastAsia="Georgia" w:hAnsi="Georgia" w:cs="Georgia"/>
          <w:sz w:val="19"/>
          <w:szCs w:val="19"/>
        </w:rPr>
        <w:t>Miller,</w:t>
      </w:r>
      <w:r>
        <w:rPr>
          <w:rFonts w:ascii="Georgia" w:eastAsia="Georgia" w:hAnsi="Georgia" w:cs="Georgia"/>
          <w:spacing w:val="18"/>
          <w:sz w:val="19"/>
          <w:szCs w:val="19"/>
        </w:rPr>
        <w:t xml:space="preserve"> </w:t>
      </w:r>
      <w:r>
        <w:rPr>
          <w:rFonts w:ascii="Georgia" w:eastAsia="Georgia" w:hAnsi="Georgia" w:cs="Georgia"/>
          <w:sz w:val="19"/>
          <w:szCs w:val="19"/>
        </w:rPr>
        <w:t>G.</w:t>
      </w:r>
      <w:r>
        <w:rPr>
          <w:rFonts w:ascii="Georgia" w:eastAsia="Georgia" w:hAnsi="Georgia" w:cs="Georgia"/>
          <w:spacing w:val="9"/>
          <w:sz w:val="19"/>
          <w:szCs w:val="19"/>
        </w:rPr>
        <w:t xml:space="preserve"> </w:t>
      </w:r>
      <w:r>
        <w:rPr>
          <w:rFonts w:ascii="Georgia" w:eastAsia="Georgia" w:hAnsi="Georgia" w:cs="Georgia"/>
          <w:sz w:val="19"/>
          <w:szCs w:val="19"/>
        </w:rPr>
        <w:t>W.,</w:t>
      </w:r>
      <w:r>
        <w:rPr>
          <w:rFonts w:ascii="Georgia" w:eastAsia="Georgia" w:hAnsi="Georgia" w:cs="Georgia"/>
          <w:spacing w:val="16"/>
          <w:sz w:val="19"/>
          <w:szCs w:val="19"/>
        </w:rPr>
        <w:t xml:space="preserve"> </w:t>
      </w:r>
      <w:proofErr w:type="spellStart"/>
      <w:r>
        <w:rPr>
          <w:rFonts w:ascii="Georgia" w:eastAsia="Georgia" w:hAnsi="Georgia" w:cs="Georgia"/>
          <w:sz w:val="19"/>
          <w:szCs w:val="19"/>
        </w:rPr>
        <w:t>Ruset</w:t>
      </w:r>
      <w:proofErr w:type="spellEnd"/>
      <w:r>
        <w:rPr>
          <w:rFonts w:ascii="Georgia" w:eastAsia="Georgia" w:hAnsi="Georgia" w:cs="Georgia"/>
          <w:sz w:val="19"/>
          <w:szCs w:val="19"/>
        </w:rPr>
        <w:t>,</w:t>
      </w:r>
      <w:r>
        <w:rPr>
          <w:rFonts w:ascii="Georgia" w:eastAsia="Georgia" w:hAnsi="Georgia" w:cs="Georgia"/>
          <w:spacing w:val="17"/>
          <w:sz w:val="19"/>
          <w:szCs w:val="19"/>
        </w:rPr>
        <w:t xml:space="preserve"> </w:t>
      </w:r>
      <w:r>
        <w:rPr>
          <w:rFonts w:ascii="Georgia" w:eastAsia="Georgia" w:hAnsi="Georgia" w:cs="Georgia"/>
          <w:sz w:val="19"/>
          <w:szCs w:val="19"/>
        </w:rPr>
        <w:t>I.</w:t>
      </w:r>
      <w:r>
        <w:rPr>
          <w:rFonts w:ascii="Georgia" w:eastAsia="Georgia" w:hAnsi="Georgia" w:cs="Georgia"/>
          <w:spacing w:val="9"/>
          <w:sz w:val="19"/>
          <w:szCs w:val="19"/>
        </w:rPr>
        <w:t xml:space="preserve"> </w:t>
      </w:r>
      <w:r>
        <w:rPr>
          <w:rFonts w:ascii="Georgia" w:eastAsia="Georgia" w:hAnsi="Georgia" w:cs="Georgia"/>
          <w:sz w:val="19"/>
          <w:szCs w:val="19"/>
        </w:rPr>
        <w:t>C.,</w:t>
      </w:r>
      <w:r>
        <w:rPr>
          <w:rFonts w:ascii="Georgia" w:eastAsia="Georgia" w:hAnsi="Georgia" w:cs="Georgia"/>
          <w:spacing w:val="11"/>
          <w:sz w:val="19"/>
          <w:szCs w:val="19"/>
        </w:rPr>
        <w:t xml:space="preserve"> </w:t>
      </w:r>
      <w:proofErr w:type="spellStart"/>
      <w:r>
        <w:rPr>
          <w:rFonts w:ascii="Georgia" w:eastAsia="Georgia" w:hAnsi="Georgia" w:cs="Georgia"/>
          <w:sz w:val="19"/>
          <w:szCs w:val="19"/>
        </w:rPr>
        <w:t>Hersman</w:t>
      </w:r>
      <w:proofErr w:type="spellEnd"/>
      <w:r>
        <w:rPr>
          <w:rFonts w:ascii="Georgia" w:eastAsia="Georgia" w:hAnsi="Georgia" w:cs="Georgia"/>
          <w:sz w:val="19"/>
          <w:szCs w:val="19"/>
        </w:rPr>
        <w:t>,</w:t>
      </w:r>
      <w:r>
        <w:rPr>
          <w:rFonts w:ascii="Georgia" w:eastAsia="Georgia" w:hAnsi="Georgia" w:cs="Georgia"/>
          <w:spacing w:val="24"/>
          <w:sz w:val="19"/>
          <w:szCs w:val="19"/>
        </w:rPr>
        <w:t xml:space="preserve"> </w:t>
      </w:r>
      <w:r>
        <w:rPr>
          <w:rFonts w:ascii="Georgia" w:eastAsia="Georgia" w:hAnsi="Georgia" w:cs="Georgia"/>
          <w:sz w:val="19"/>
          <w:szCs w:val="19"/>
        </w:rPr>
        <w:t>F.</w:t>
      </w:r>
      <w:r>
        <w:rPr>
          <w:rFonts w:ascii="Georgia" w:eastAsia="Georgia" w:hAnsi="Georgia" w:cs="Georgia"/>
          <w:spacing w:val="8"/>
          <w:sz w:val="19"/>
          <w:szCs w:val="19"/>
        </w:rPr>
        <w:t xml:space="preserve"> </w:t>
      </w:r>
      <w:r>
        <w:rPr>
          <w:rFonts w:ascii="Georgia" w:eastAsia="Georgia" w:hAnsi="Georgia" w:cs="Georgia"/>
          <w:sz w:val="19"/>
          <w:szCs w:val="19"/>
        </w:rPr>
        <w:t>W.,</w:t>
      </w:r>
      <w:r>
        <w:rPr>
          <w:rFonts w:ascii="Georgia" w:eastAsia="Georgia" w:hAnsi="Georgia" w:cs="Georgia"/>
          <w:spacing w:val="15"/>
          <w:sz w:val="19"/>
          <w:szCs w:val="19"/>
        </w:rPr>
        <w:t xml:space="preserve"> </w:t>
      </w:r>
      <w:r>
        <w:rPr>
          <w:rFonts w:ascii="Georgia" w:eastAsia="Georgia" w:hAnsi="Georgia" w:cs="Georgia"/>
          <w:sz w:val="19"/>
          <w:szCs w:val="19"/>
        </w:rPr>
        <w:t>and</w:t>
      </w:r>
      <w:r>
        <w:rPr>
          <w:rFonts w:ascii="Georgia" w:eastAsia="Georgia" w:hAnsi="Georgia" w:cs="Georgia"/>
          <w:spacing w:val="12"/>
          <w:sz w:val="19"/>
          <w:szCs w:val="19"/>
        </w:rPr>
        <w:t xml:space="preserve"> </w:t>
      </w:r>
      <w:proofErr w:type="spellStart"/>
      <w:r>
        <w:rPr>
          <w:rFonts w:ascii="Georgia" w:eastAsia="Georgia" w:hAnsi="Georgia" w:cs="Georgia"/>
          <w:sz w:val="19"/>
          <w:szCs w:val="19"/>
        </w:rPr>
        <w:t>Ruppert</w:t>
      </w:r>
      <w:proofErr w:type="spellEnd"/>
      <w:r>
        <w:rPr>
          <w:rFonts w:ascii="Georgia" w:eastAsia="Georgia" w:hAnsi="Georgia" w:cs="Georgia"/>
          <w:sz w:val="19"/>
          <w:szCs w:val="19"/>
        </w:rPr>
        <w:t>,</w:t>
      </w:r>
      <w:r>
        <w:rPr>
          <w:rFonts w:ascii="Georgia" w:eastAsia="Georgia" w:hAnsi="Georgia" w:cs="Georgia"/>
          <w:spacing w:val="21"/>
          <w:sz w:val="19"/>
          <w:szCs w:val="19"/>
        </w:rPr>
        <w:t xml:space="preserve"> </w:t>
      </w:r>
      <w:r>
        <w:rPr>
          <w:rFonts w:ascii="Georgia" w:eastAsia="Georgia" w:hAnsi="Georgia" w:cs="Georgia"/>
          <w:w w:val="102"/>
          <w:sz w:val="19"/>
          <w:szCs w:val="19"/>
        </w:rPr>
        <w:t xml:space="preserve">K. </w:t>
      </w:r>
      <w:r>
        <w:rPr>
          <w:rFonts w:ascii="Georgia" w:eastAsia="Georgia" w:hAnsi="Georgia" w:cs="Georgia"/>
          <w:sz w:val="19"/>
          <w:szCs w:val="19"/>
        </w:rPr>
        <w:t>“</w:t>
      </w:r>
      <w:r>
        <w:rPr>
          <w:rFonts w:ascii="Georgia" w:eastAsia="Georgia" w:hAnsi="Georgia" w:cs="Georgia"/>
          <w:b/>
          <w:bCs/>
          <w:sz w:val="19"/>
          <w:szCs w:val="19"/>
        </w:rPr>
        <w:t>Assessment</w:t>
      </w:r>
      <w:r>
        <w:rPr>
          <w:rFonts w:ascii="Georgia" w:eastAsia="Georgia" w:hAnsi="Georgia" w:cs="Georgia"/>
          <w:b/>
          <w:bCs/>
          <w:spacing w:val="36"/>
          <w:sz w:val="19"/>
          <w:szCs w:val="19"/>
        </w:rPr>
        <w:t xml:space="preserve"> </w:t>
      </w:r>
      <w:r>
        <w:rPr>
          <w:rFonts w:ascii="Georgia" w:eastAsia="Georgia" w:hAnsi="Georgia" w:cs="Georgia"/>
          <w:b/>
          <w:bCs/>
          <w:sz w:val="19"/>
          <w:szCs w:val="19"/>
        </w:rPr>
        <w:t>of</w:t>
      </w:r>
      <w:r>
        <w:rPr>
          <w:rFonts w:ascii="Georgia" w:eastAsia="Georgia" w:hAnsi="Georgia" w:cs="Georgia"/>
          <w:b/>
          <w:bCs/>
          <w:spacing w:val="15"/>
          <w:sz w:val="19"/>
          <w:szCs w:val="19"/>
        </w:rPr>
        <w:t xml:space="preserve"> </w:t>
      </w:r>
      <w:r>
        <w:rPr>
          <w:rFonts w:ascii="Georgia" w:eastAsia="Georgia" w:hAnsi="Georgia" w:cs="Georgia"/>
          <w:b/>
          <w:bCs/>
          <w:sz w:val="19"/>
          <w:szCs w:val="19"/>
        </w:rPr>
        <w:t>Lung</w:t>
      </w:r>
      <w:r>
        <w:rPr>
          <w:rFonts w:ascii="Georgia" w:eastAsia="Georgia" w:hAnsi="Georgia" w:cs="Georgia"/>
          <w:b/>
          <w:bCs/>
          <w:spacing w:val="21"/>
          <w:sz w:val="19"/>
          <w:szCs w:val="19"/>
        </w:rPr>
        <w:t xml:space="preserve"> </w:t>
      </w:r>
      <w:r>
        <w:rPr>
          <w:rFonts w:ascii="Georgia" w:eastAsia="Georgia" w:hAnsi="Georgia" w:cs="Georgia"/>
          <w:b/>
          <w:bCs/>
          <w:sz w:val="19"/>
          <w:szCs w:val="19"/>
        </w:rPr>
        <w:t>Function</w:t>
      </w:r>
      <w:r>
        <w:rPr>
          <w:rFonts w:ascii="Georgia" w:eastAsia="Georgia" w:hAnsi="Georgia" w:cs="Georgia"/>
          <w:b/>
          <w:bCs/>
          <w:spacing w:val="29"/>
          <w:sz w:val="19"/>
          <w:szCs w:val="19"/>
        </w:rPr>
        <w:t xml:space="preserve"> </w:t>
      </w:r>
      <w:r>
        <w:rPr>
          <w:rFonts w:ascii="Georgia" w:eastAsia="Georgia" w:hAnsi="Georgia" w:cs="Georgia"/>
          <w:b/>
          <w:bCs/>
          <w:sz w:val="19"/>
          <w:szCs w:val="19"/>
        </w:rPr>
        <w:t>in</w:t>
      </w:r>
      <w:r>
        <w:rPr>
          <w:rFonts w:ascii="Georgia" w:eastAsia="Georgia" w:hAnsi="Georgia" w:cs="Georgia"/>
          <w:b/>
          <w:bCs/>
          <w:spacing w:val="15"/>
          <w:sz w:val="19"/>
          <w:szCs w:val="19"/>
        </w:rPr>
        <w:t xml:space="preserve"> </w:t>
      </w:r>
      <w:r>
        <w:rPr>
          <w:rFonts w:ascii="Georgia" w:eastAsia="Georgia" w:hAnsi="Georgia" w:cs="Georgia"/>
          <w:b/>
          <w:bCs/>
          <w:sz w:val="19"/>
          <w:szCs w:val="19"/>
        </w:rPr>
        <w:t>Asthma</w:t>
      </w:r>
      <w:r>
        <w:rPr>
          <w:rFonts w:ascii="Georgia" w:eastAsia="Georgia" w:hAnsi="Georgia" w:cs="Georgia"/>
          <w:b/>
          <w:bCs/>
          <w:spacing w:val="26"/>
          <w:sz w:val="19"/>
          <w:szCs w:val="19"/>
        </w:rPr>
        <w:t xml:space="preserve"> </w:t>
      </w:r>
      <w:r>
        <w:rPr>
          <w:rFonts w:ascii="Georgia" w:eastAsia="Georgia" w:hAnsi="Georgia" w:cs="Georgia"/>
          <w:b/>
          <w:bCs/>
          <w:sz w:val="19"/>
          <w:szCs w:val="19"/>
        </w:rPr>
        <w:t>and</w:t>
      </w:r>
      <w:r>
        <w:rPr>
          <w:rFonts w:ascii="Georgia" w:eastAsia="Georgia" w:hAnsi="Georgia" w:cs="Georgia"/>
          <w:b/>
          <w:bCs/>
          <w:spacing w:val="18"/>
          <w:sz w:val="19"/>
          <w:szCs w:val="19"/>
        </w:rPr>
        <w:t xml:space="preserve"> </w:t>
      </w:r>
      <w:r>
        <w:rPr>
          <w:rFonts w:ascii="Georgia" w:eastAsia="Georgia" w:hAnsi="Georgia" w:cs="Georgia"/>
          <w:b/>
          <w:bCs/>
          <w:sz w:val="19"/>
          <w:szCs w:val="19"/>
        </w:rPr>
        <w:t>COPD</w:t>
      </w:r>
      <w:r>
        <w:rPr>
          <w:rFonts w:ascii="Georgia" w:eastAsia="Georgia" w:hAnsi="Georgia" w:cs="Georgia"/>
          <w:b/>
          <w:bCs/>
          <w:spacing w:val="23"/>
          <w:sz w:val="19"/>
          <w:szCs w:val="19"/>
        </w:rPr>
        <w:t xml:space="preserve"> </w:t>
      </w:r>
      <w:r>
        <w:rPr>
          <w:rFonts w:ascii="Georgia" w:eastAsia="Georgia" w:hAnsi="Georgia" w:cs="Georgia"/>
          <w:b/>
          <w:bCs/>
          <w:sz w:val="19"/>
          <w:szCs w:val="19"/>
        </w:rPr>
        <w:t>Using</w:t>
      </w:r>
      <w:r>
        <w:rPr>
          <w:rFonts w:ascii="Georgia" w:eastAsia="Georgia" w:hAnsi="Georgia" w:cs="Georgia"/>
          <w:b/>
          <w:bCs/>
          <w:spacing w:val="22"/>
          <w:sz w:val="19"/>
          <w:szCs w:val="19"/>
        </w:rPr>
        <w:t xml:space="preserve"> </w:t>
      </w:r>
      <w:r>
        <w:rPr>
          <w:rFonts w:ascii="Georgia" w:eastAsia="Georgia" w:hAnsi="Georgia" w:cs="Georgia"/>
          <w:b/>
          <w:bCs/>
          <w:sz w:val="19"/>
          <w:szCs w:val="19"/>
        </w:rPr>
        <w:t>Hyperpolarized</w:t>
      </w:r>
      <w:r>
        <w:rPr>
          <w:rFonts w:ascii="Georgia" w:eastAsia="Georgia" w:hAnsi="Georgia" w:cs="Georgia"/>
          <w:b/>
          <w:bCs/>
          <w:spacing w:val="42"/>
          <w:sz w:val="19"/>
          <w:szCs w:val="19"/>
        </w:rPr>
        <w:t xml:space="preserve"> </w:t>
      </w:r>
      <w:r>
        <w:rPr>
          <w:rFonts w:ascii="Georgia" w:eastAsia="Georgia" w:hAnsi="Georgia" w:cs="Georgia"/>
          <w:b/>
          <w:bCs/>
          <w:sz w:val="19"/>
          <w:szCs w:val="19"/>
        </w:rPr>
        <w:t>129Xe</w:t>
      </w:r>
      <w:r>
        <w:rPr>
          <w:rFonts w:ascii="Georgia" w:eastAsia="Georgia" w:hAnsi="Georgia" w:cs="Georgia"/>
          <w:b/>
          <w:bCs/>
          <w:spacing w:val="23"/>
          <w:sz w:val="19"/>
          <w:szCs w:val="19"/>
        </w:rPr>
        <w:t xml:space="preserve"> </w:t>
      </w:r>
      <w:r>
        <w:rPr>
          <w:rFonts w:ascii="Georgia" w:eastAsia="Georgia" w:hAnsi="Georgia" w:cs="Georgia"/>
          <w:b/>
          <w:bCs/>
          <w:sz w:val="19"/>
          <w:szCs w:val="19"/>
        </w:rPr>
        <w:t>Chemical</w:t>
      </w:r>
      <w:r>
        <w:rPr>
          <w:rFonts w:ascii="Georgia" w:eastAsia="Georgia" w:hAnsi="Georgia" w:cs="Georgia"/>
          <w:b/>
          <w:bCs/>
          <w:spacing w:val="29"/>
          <w:sz w:val="19"/>
          <w:szCs w:val="19"/>
        </w:rPr>
        <w:t xml:space="preserve"> </w:t>
      </w:r>
      <w:r>
        <w:rPr>
          <w:rFonts w:ascii="Georgia" w:eastAsia="Georgia" w:hAnsi="Georgia" w:cs="Georgia"/>
          <w:b/>
          <w:bCs/>
          <w:sz w:val="19"/>
          <w:szCs w:val="19"/>
        </w:rPr>
        <w:t>Shift</w:t>
      </w:r>
      <w:r>
        <w:rPr>
          <w:rFonts w:ascii="Georgia" w:eastAsia="Georgia" w:hAnsi="Georgia" w:cs="Georgia"/>
          <w:b/>
          <w:bCs/>
          <w:spacing w:val="20"/>
          <w:sz w:val="19"/>
          <w:szCs w:val="19"/>
        </w:rPr>
        <w:t xml:space="preserve"> </w:t>
      </w:r>
      <w:r>
        <w:rPr>
          <w:rFonts w:ascii="Georgia" w:eastAsia="Georgia" w:hAnsi="Georgia" w:cs="Georgia"/>
          <w:b/>
          <w:bCs/>
          <w:w w:val="102"/>
          <w:sz w:val="19"/>
          <w:szCs w:val="19"/>
        </w:rPr>
        <w:t xml:space="preserve">Saturation </w:t>
      </w:r>
      <w:r>
        <w:rPr>
          <w:rFonts w:ascii="Georgia" w:eastAsia="Georgia" w:hAnsi="Georgia" w:cs="Georgia"/>
          <w:b/>
          <w:bCs/>
          <w:sz w:val="19"/>
          <w:szCs w:val="19"/>
        </w:rPr>
        <w:t>Recovery</w:t>
      </w:r>
      <w:r>
        <w:rPr>
          <w:rFonts w:ascii="Georgia" w:eastAsia="Georgia" w:hAnsi="Georgia" w:cs="Georgia"/>
          <w:b/>
          <w:bCs/>
          <w:spacing w:val="19"/>
          <w:sz w:val="19"/>
          <w:szCs w:val="19"/>
        </w:rPr>
        <w:t xml:space="preserve"> </w:t>
      </w:r>
      <w:r>
        <w:rPr>
          <w:rFonts w:ascii="Georgia" w:eastAsia="Georgia" w:hAnsi="Georgia" w:cs="Georgia"/>
          <w:b/>
          <w:bCs/>
          <w:sz w:val="19"/>
          <w:szCs w:val="19"/>
        </w:rPr>
        <w:t>Spectroscopy</w:t>
      </w:r>
      <w:r>
        <w:rPr>
          <w:rFonts w:ascii="Georgia" w:eastAsia="Georgia" w:hAnsi="Georgia" w:cs="Georgia"/>
          <w:b/>
          <w:bCs/>
          <w:spacing w:val="27"/>
          <w:sz w:val="19"/>
          <w:szCs w:val="19"/>
        </w:rPr>
        <w:t xml:space="preserve"> </w:t>
      </w:r>
      <w:r>
        <w:rPr>
          <w:rFonts w:ascii="Georgia" w:eastAsia="Georgia" w:hAnsi="Georgia" w:cs="Georgia"/>
          <w:b/>
          <w:bCs/>
          <w:sz w:val="19"/>
          <w:szCs w:val="19"/>
        </w:rPr>
        <w:t>and</w:t>
      </w:r>
      <w:r>
        <w:rPr>
          <w:rFonts w:ascii="Georgia" w:eastAsia="Georgia" w:hAnsi="Georgia" w:cs="Georgia"/>
          <w:b/>
          <w:bCs/>
          <w:spacing w:val="8"/>
          <w:sz w:val="19"/>
          <w:szCs w:val="19"/>
        </w:rPr>
        <w:t xml:space="preserve"> </w:t>
      </w:r>
      <w:r>
        <w:rPr>
          <w:rFonts w:ascii="Georgia" w:eastAsia="Georgia" w:hAnsi="Georgia" w:cs="Georgia"/>
          <w:b/>
          <w:bCs/>
          <w:sz w:val="19"/>
          <w:szCs w:val="19"/>
        </w:rPr>
        <w:t>Dissolved-Phase</w:t>
      </w:r>
      <w:r>
        <w:rPr>
          <w:rFonts w:ascii="Georgia" w:eastAsia="Georgia" w:hAnsi="Georgia" w:cs="Georgia"/>
          <w:b/>
          <w:bCs/>
          <w:spacing w:val="33"/>
          <w:sz w:val="19"/>
          <w:szCs w:val="19"/>
        </w:rPr>
        <w:t xml:space="preserve"> </w:t>
      </w:r>
      <w:r>
        <w:rPr>
          <w:rFonts w:ascii="Georgia" w:eastAsia="Georgia" w:hAnsi="Georgia" w:cs="Georgia"/>
          <w:b/>
          <w:bCs/>
          <w:sz w:val="19"/>
          <w:szCs w:val="19"/>
        </w:rPr>
        <w:t>MRI</w:t>
      </w:r>
      <w:r>
        <w:rPr>
          <w:rFonts w:ascii="Georgia" w:eastAsia="Georgia" w:hAnsi="Georgia" w:cs="Georgia"/>
          <w:sz w:val="19"/>
          <w:szCs w:val="19"/>
        </w:rPr>
        <w:t>”</w:t>
      </w:r>
      <w:r>
        <w:rPr>
          <w:rFonts w:ascii="Georgia" w:eastAsia="Georgia" w:hAnsi="Georgia" w:cs="Georgia"/>
          <w:spacing w:val="11"/>
          <w:sz w:val="19"/>
          <w:szCs w:val="19"/>
        </w:rPr>
        <w:t xml:space="preserve"> </w:t>
      </w:r>
      <w:r>
        <w:rPr>
          <w:rFonts w:ascii="Georgia" w:eastAsia="Georgia" w:hAnsi="Georgia" w:cs="Georgia"/>
          <w:i/>
          <w:sz w:val="19"/>
          <w:szCs w:val="19"/>
        </w:rPr>
        <w:t>NMR Biomed</w:t>
      </w:r>
      <w:r>
        <w:rPr>
          <w:rFonts w:ascii="Georgia" w:eastAsia="Georgia" w:hAnsi="Georgia" w:cs="Georgia"/>
          <w:i/>
          <w:spacing w:val="4"/>
          <w:sz w:val="19"/>
          <w:szCs w:val="19"/>
        </w:rPr>
        <w:t xml:space="preserve"> </w:t>
      </w:r>
      <w:r>
        <w:rPr>
          <w:rFonts w:ascii="Georgia" w:eastAsia="Georgia" w:hAnsi="Georgia" w:cs="Georgia"/>
          <w:sz w:val="19"/>
          <w:szCs w:val="19"/>
        </w:rPr>
        <w:t>27,</w:t>
      </w:r>
      <w:r>
        <w:rPr>
          <w:rFonts w:ascii="Georgia" w:eastAsia="Georgia" w:hAnsi="Georgia" w:cs="Georgia"/>
          <w:spacing w:val="6"/>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12</w:t>
      </w:r>
      <w:r>
        <w:rPr>
          <w:rFonts w:ascii="Georgia" w:eastAsia="Georgia" w:hAnsi="Georgia" w:cs="Georgia"/>
          <w:spacing w:val="7"/>
          <w:sz w:val="19"/>
          <w:szCs w:val="19"/>
        </w:rPr>
        <w:t xml:space="preserve"> </w:t>
      </w:r>
      <w:r>
        <w:rPr>
          <w:rFonts w:ascii="Georgia" w:eastAsia="Georgia" w:hAnsi="Georgia" w:cs="Georgia"/>
          <w:sz w:val="19"/>
          <w:szCs w:val="19"/>
        </w:rPr>
        <w:t>(2014):</w:t>
      </w:r>
      <w:r>
        <w:rPr>
          <w:rFonts w:ascii="Georgia" w:eastAsia="Georgia" w:hAnsi="Georgia" w:cs="Georgia"/>
          <w:spacing w:val="29"/>
          <w:sz w:val="19"/>
          <w:szCs w:val="19"/>
        </w:rPr>
        <w:t xml:space="preserve"> </w:t>
      </w:r>
      <w:r>
        <w:rPr>
          <w:rFonts w:ascii="Georgia" w:eastAsia="Georgia" w:hAnsi="Georgia" w:cs="Georgia"/>
          <w:sz w:val="19"/>
          <w:szCs w:val="19"/>
        </w:rPr>
        <w:t>1490–501.</w:t>
      </w:r>
      <w:r>
        <w:rPr>
          <w:rFonts w:ascii="Georgia" w:eastAsia="Georgia" w:hAnsi="Georgia" w:cs="Georgia"/>
          <w:spacing w:val="35"/>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spacing w:val="-1"/>
          <w:w w:val="102"/>
          <w:sz w:val="19"/>
          <w:szCs w:val="19"/>
        </w:rPr>
        <w:t>:</w:t>
      </w:r>
      <w:hyperlink r:id="rId87">
        <w:r>
          <w:rPr>
            <w:rFonts w:ascii="Georgia" w:eastAsia="Georgia" w:hAnsi="Georgia" w:cs="Georgia"/>
            <w:color w:val="0000FF"/>
            <w:w w:val="102"/>
            <w:sz w:val="19"/>
            <w:szCs w:val="19"/>
          </w:rPr>
          <w:t>10.1002/nbm.3179</w:t>
        </w:r>
      </w:hyperlink>
    </w:p>
    <w:p w14:paraId="535449E6" w14:textId="77777777" w:rsidR="00E61F9D" w:rsidRDefault="005C64D6">
      <w:pPr>
        <w:spacing w:before="59" w:after="0" w:line="277" w:lineRule="auto"/>
        <w:ind w:left="140" w:right="50"/>
        <w:jc w:val="both"/>
        <w:rPr>
          <w:rFonts w:ascii="Georgia" w:eastAsia="Georgia" w:hAnsi="Georgia" w:cs="Georgia"/>
          <w:sz w:val="19"/>
          <w:szCs w:val="19"/>
        </w:rPr>
      </w:pPr>
      <w:r>
        <w:rPr>
          <w:rFonts w:ascii="Georgia" w:eastAsia="Georgia" w:hAnsi="Georgia" w:cs="Georgia"/>
          <w:sz w:val="19"/>
          <w:szCs w:val="19"/>
        </w:rPr>
        <w:t xml:space="preserve">92.  </w:t>
      </w:r>
      <w:r>
        <w:rPr>
          <w:rFonts w:ascii="Georgia" w:eastAsia="Georgia" w:hAnsi="Georgia" w:cs="Georgia"/>
          <w:spacing w:val="6"/>
          <w:sz w:val="19"/>
          <w:szCs w:val="19"/>
        </w:rPr>
        <w:t xml:space="preserve"> </w:t>
      </w:r>
      <w:proofErr w:type="spellStart"/>
      <w:r>
        <w:rPr>
          <w:rFonts w:ascii="Georgia" w:eastAsia="Georgia" w:hAnsi="Georgia" w:cs="Georgia"/>
          <w:sz w:val="19"/>
          <w:szCs w:val="19"/>
        </w:rPr>
        <w:t>Altes</w:t>
      </w:r>
      <w:proofErr w:type="spellEnd"/>
      <w:r>
        <w:rPr>
          <w:rFonts w:ascii="Georgia" w:eastAsia="Georgia" w:hAnsi="Georgia" w:cs="Georgia"/>
          <w:sz w:val="19"/>
          <w:szCs w:val="19"/>
        </w:rPr>
        <w:t>,</w:t>
      </w:r>
      <w:r>
        <w:rPr>
          <w:rFonts w:ascii="Georgia" w:eastAsia="Georgia" w:hAnsi="Georgia" w:cs="Georgia"/>
          <w:spacing w:val="41"/>
          <w:sz w:val="19"/>
          <w:szCs w:val="19"/>
        </w:rPr>
        <w:t xml:space="preserve"> </w:t>
      </w:r>
      <w:r>
        <w:rPr>
          <w:rFonts w:ascii="Georgia" w:eastAsia="Georgia" w:hAnsi="Georgia" w:cs="Georgia"/>
          <w:sz w:val="19"/>
          <w:szCs w:val="19"/>
        </w:rPr>
        <w:t>T.</w:t>
      </w:r>
      <w:r>
        <w:rPr>
          <w:rFonts w:ascii="Georgia" w:eastAsia="Georgia" w:hAnsi="Georgia" w:cs="Georgia"/>
          <w:spacing w:val="31"/>
          <w:sz w:val="19"/>
          <w:szCs w:val="19"/>
        </w:rPr>
        <w:t xml:space="preserve"> </w:t>
      </w:r>
      <w:r>
        <w:rPr>
          <w:rFonts w:ascii="Georgia" w:eastAsia="Georgia" w:hAnsi="Georgia" w:cs="Georgia"/>
          <w:sz w:val="19"/>
          <w:szCs w:val="19"/>
        </w:rPr>
        <w:t>A.,</w:t>
      </w:r>
      <w:r>
        <w:rPr>
          <w:rFonts w:ascii="Georgia" w:eastAsia="Georgia" w:hAnsi="Georgia" w:cs="Georgia"/>
          <w:spacing w:val="39"/>
          <w:sz w:val="19"/>
          <w:szCs w:val="19"/>
        </w:rPr>
        <w:t xml:space="preserve"> </w:t>
      </w:r>
      <w:r>
        <w:rPr>
          <w:rFonts w:ascii="Georgia" w:eastAsia="Georgia" w:hAnsi="Georgia" w:cs="Georgia"/>
          <w:sz w:val="19"/>
          <w:szCs w:val="19"/>
        </w:rPr>
        <w:t>Mata,</w:t>
      </w:r>
      <w:r>
        <w:rPr>
          <w:rFonts w:ascii="Georgia" w:eastAsia="Georgia" w:hAnsi="Georgia" w:cs="Georgia"/>
          <w:spacing w:val="41"/>
          <w:sz w:val="19"/>
          <w:szCs w:val="19"/>
        </w:rPr>
        <w:t xml:space="preserve"> </w:t>
      </w:r>
      <w:r>
        <w:rPr>
          <w:rFonts w:ascii="Georgia" w:eastAsia="Georgia" w:hAnsi="Georgia" w:cs="Georgia"/>
          <w:sz w:val="19"/>
          <w:szCs w:val="19"/>
        </w:rPr>
        <w:t>J.,</w:t>
      </w:r>
      <w:r>
        <w:rPr>
          <w:rFonts w:ascii="Georgia" w:eastAsia="Georgia" w:hAnsi="Georgia" w:cs="Georgia"/>
          <w:spacing w:val="38"/>
          <w:sz w:val="19"/>
          <w:szCs w:val="19"/>
        </w:rPr>
        <w:t xml:space="preserve"> </w:t>
      </w:r>
      <w:r>
        <w:rPr>
          <w:rFonts w:ascii="Georgia" w:eastAsia="Georgia" w:hAnsi="Georgia" w:cs="Georgia"/>
          <w:sz w:val="19"/>
          <w:szCs w:val="19"/>
        </w:rPr>
        <w:t>Lange,</w:t>
      </w:r>
      <w:r>
        <w:rPr>
          <w:rFonts w:ascii="Georgia" w:eastAsia="Georgia" w:hAnsi="Georgia" w:cs="Georgia"/>
          <w:spacing w:val="43"/>
          <w:sz w:val="19"/>
          <w:szCs w:val="19"/>
        </w:rPr>
        <w:t xml:space="preserve"> </w:t>
      </w:r>
      <w:r>
        <w:rPr>
          <w:rFonts w:ascii="Georgia" w:eastAsia="Georgia" w:hAnsi="Georgia" w:cs="Georgia"/>
          <w:sz w:val="19"/>
          <w:szCs w:val="19"/>
        </w:rPr>
        <w:t>E.</w:t>
      </w:r>
      <w:r>
        <w:rPr>
          <w:rFonts w:ascii="Georgia" w:eastAsia="Georgia" w:hAnsi="Georgia" w:cs="Georgia"/>
          <w:spacing w:val="29"/>
          <w:sz w:val="19"/>
          <w:szCs w:val="19"/>
        </w:rPr>
        <w:t xml:space="preserve"> </w:t>
      </w:r>
      <w:r>
        <w:rPr>
          <w:rFonts w:ascii="Georgia" w:eastAsia="Georgia" w:hAnsi="Georgia" w:cs="Georgia"/>
          <w:sz w:val="19"/>
          <w:szCs w:val="19"/>
        </w:rPr>
        <w:t>E.</w:t>
      </w:r>
      <w:r>
        <w:rPr>
          <w:rFonts w:ascii="Georgia" w:eastAsia="Georgia" w:hAnsi="Georgia" w:cs="Georgia"/>
          <w:spacing w:val="29"/>
          <w:sz w:val="19"/>
          <w:szCs w:val="19"/>
        </w:rPr>
        <w:t xml:space="preserve"> </w:t>
      </w:r>
      <w:r>
        <w:rPr>
          <w:rFonts w:ascii="Georgia" w:eastAsia="Georgia" w:hAnsi="Georgia" w:cs="Georgia"/>
          <w:sz w:val="19"/>
          <w:szCs w:val="19"/>
        </w:rPr>
        <w:t>de,</w:t>
      </w:r>
      <w:r>
        <w:rPr>
          <w:rFonts w:ascii="Georgia" w:eastAsia="Georgia" w:hAnsi="Georgia" w:cs="Georgia"/>
          <w:spacing w:val="37"/>
          <w:sz w:val="19"/>
          <w:szCs w:val="19"/>
        </w:rPr>
        <w:t xml:space="preserve"> </w:t>
      </w:r>
      <w:proofErr w:type="spellStart"/>
      <w:r>
        <w:rPr>
          <w:rFonts w:ascii="Georgia" w:eastAsia="Georgia" w:hAnsi="Georgia" w:cs="Georgia"/>
          <w:sz w:val="19"/>
          <w:szCs w:val="19"/>
        </w:rPr>
        <w:t>Brookeman</w:t>
      </w:r>
      <w:proofErr w:type="spellEnd"/>
      <w:proofErr w:type="gramStart"/>
      <w:r>
        <w:rPr>
          <w:rFonts w:ascii="Georgia" w:eastAsia="Georgia" w:hAnsi="Georgia" w:cs="Georgia"/>
          <w:sz w:val="19"/>
          <w:szCs w:val="19"/>
        </w:rPr>
        <w:t xml:space="preserve">, </w:t>
      </w:r>
      <w:r>
        <w:rPr>
          <w:rFonts w:ascii="Georgia" w:eastAsia="Georgia" w:hAnsi="Georgia" w:cs="Georgia"/>
          <w:spacing w:val="7"/>
          <w:sz w:val="19"/>
          <w:szCs w:val="19"/>
        </w:rPr>
        <w:t xml:space="preserve"> </w:t>
      </w:r>
      <w:r>
        <w:rPr>
          <w:rFonts w:ascii="Georgia" w:eastAsia="Georgia" w:hAnsi="Georgia" w:cs="Georgia"/>
          <w:sz w:val="19"/>
          <w:szCs w:val="19"/>
        </w:rPr>
        <w:t>J</w:t>
      </w:r>
      <w:proofErr w:type="gramEnd"/>
      <w:r>
        <w:rPr>
          <w:rFonts w:ascii="Georgia" w:eastAsia="Georgia" w:hAnsi="Georgia" w:cs="Georgia"/>
          <w:sz w:val="19"/>
          <w:szCs w:val="19"/>
        </w:rPr>
        <w:t>.</w:t>
      </w:r>
      <w:r>
        <w:rPr>
          <w:rFonts w:ascii="Georgia" w:eastAsia="Georgia" w:hAnsi="Georgia" w:cs="Georgia"/>
          <w:spacing w:val="30"/>
          <w:sz w:val="19"/>
          <w:szCs w:val="19"/>
        </w:rPr>
        <w:t xml:space="preserve"> </w:t>
      </w:r>
      <w:r>
        <w:rPr>
          <w:rFonts w:ascii="Georgia" w:eastAsia="Georgia" w:hAnsi="Georgia" w:cs="Georgia"/>
          <w:sz w:val="19"/>
          <w:szCs w:val="19"/>
        </w:rPr>
        <w:t>R.,</w:t>
      </w:r>
      <w:r>
        <w:rPr>
          <w:rFonts w:ascii="Georgia" w:eastAsia="Georgia" w:hAnsi="Georgia" w:cs="Georgia"/>
          <w:spacing w:val="39"/>
          <w:sz w:val="19"/>
          <w:szCs w:val="19"/>
        </w:rPr>
        <w:t xml:space="preserve"> </w:t>
      </w:r>
      <w:r>
        <w:rPr>
          <w:rFonts w:ascii="Georgia" w:eastAsia="Georgia" w:hAnsi="Georgia" w:cs="Georgia"/>
          <w:sz w:val="19"/>
          <w:szCs w:val="19"/>
        </w:rPr>
        <w:t>and</w:t>
      </w:r>
      <w:r>
        <w:rPr>
          <w:rFonts w:ascii="Georgia" w:eastAsia="Georgia" w:hAnsi="Georgia" w:cs="Georgia"/>
          <w:spacing w:val="32"/>
          <w:sz w:val="19"/>
          <w:szCs w:val="19"/>
        </w:rPr>
        <w:t xml:space="preserve"> </w:t>
      </w:r>
      <w:proofErr w:type="spellStart"/>
      <w:r>
        <w:rPr>
          <w:rFonts w:ascii="Georgia" w:eastAsia="Georgia" w:hAnsi="Georgia" w:cs="Georgia"/>
          <w:sz w:val="19"/>
          <w:szCs w:val="19"/>
        </w:rPr>
        <w:t>Mugler</w:t>
      </w:r>
      <w:proofErr w:type="spellEnd"/>
      <w:r>
        <w:rPr>
          <w:rFonts w:ascii="Georgia" w:eastAsia="Georgia" w:hAnsi="Georgia" w:cs="Georgia"/>
          <w:sz w:val="19"/>
          <w:szCs w:val="19"/>
        </w:rPr>
        <w:t>,</w:t>
      </w:r>
      <w:r>
        <w:rPr>
          <w:rFonts w:ascii="Georgia" w:eastAsia="Georgia" w:hAnsi="Georgia" w:cs="Georgia"/>
          <w:spacing w:val="45"/>
          <w:sz w:val="19"/>
          <w:szCs w:val="19"/>
        </w:rPr>
        <w:t xml:space="preserve"> </w:t>
      </w:r>
      <w:r>
        <w:rPr>
          <w:rFonts w:ascii="Georgia" w:eastAsia="Georgia" w:hAnsi="Georgia" w:cs="Georgia"/>
          <w:sz w:val="19"/>
          <w:szCs w:val="19"/>
        </w:rPr>
        <w:t>J.</w:t>
      </w:r>
      <w:r>
        <w:rPr>
          <w:rFonts w:ascii="Georgia" w:eastAsia="Georgia" w:hAnsi="Georgia" w:cs="Georgia"/>
          <w:spacing w:val="30"/>
          <w:sz w:val="19"/>
          <w:szCs w:val="19"/>
        </w:rPr>
        <w:t xml:space="preserve"> </w:t>
      </w:r>
      <w:r>
        <w:rPr>
          <w:rFonts w:ascii="Georgia" w:eastAsia="Georgia" w:hAnsi="Georgia" w:cs="Georgia"/>
          <w:sz w:val="19"/>
          <w:szCs w:val="19"/>
        </w:rPr>
        <w:t>P.,</w:t>
      </w:r>
      <w:r>
        <w:rPr>
          <w:rFonts w:ascii="Georgia" w:eastAsia="Georgia" w:hAnsi="Georgia" w:cs="Georgia"/>
          <w:spacing w:val="38"/>
          <w:sz w:val="19"/>
          <w:szCs w:val="19"/>
        </w:rPr>
        <w:t xml:space="preserve"> </w:t>
      </w:r>
      <w:r>
        <w:rPr>
          <w:rFonts w:ascii="Georgia" w:eastAsia="Georgia" w:hAnsi="Georgia" w:cs="Georgia"/>
          <w:sz w:val="19"/>
          <w:szCs w:val="19"/>
        </w:rPr>
        <w:t xml:space="preserve">3rd.  </w:t>
      </w:r>
      <w:r>
        <w:rPr>
          <w:rFonts w:ascii="Georgia" w:eastAsia="Georgia" w:hAnsi="Georgia" w:cs="Georgia"/>
          <w:spacing w:val="5"/>
          <w:sz w:val="19"/>
          <w:szCs w:val="19"/>
        </w:rPr>
        <w:t xml:space="preserve"> </w:t>
      </w:r>
      <w:r>
        <w:rPr>
          <w:rFonts w:ascii="Georgia" w:eastAsia="Georgia" w:hAnsi="Georgia" w:cs="Georgia"/>
          <w:spacing w:val="-2"/>
          <w:sz w:val="19"/>
          <w:szCs w:val="19"/>
        </w:rPr>
        <w:t>“</w:t>
      </w:r>
      <w:proofErr w:type="gramStart"/>
      <w:r>
        <w:rPr>
          <w:rFonts w:ascii="Georgia" w:eastAsia="Georgia" w:hAnsi="Georgia" w:cs="Georgia"/>
          <w:b/>
          <w:bCs/>
          <w:sz w:val="19"/>
          <w:szCs w:val="19"/>
        </w:rPr>
        <w:t xml:space="preserve">Assessment </w:t>
      </w:r>
      <w:r>
        <w:rPr>
          <w:rFonts w:ascii="Georgia" w:eastAsia="Georgia" w:hAnsi="Georgia" w:cs="Georgia"/>
          <w:b/>
          <w:bCs/>
          <w:spacing w:val="3"/>
          <w:sz w:val="19"/>
          <w:szCs w:val="19"/>
        </w:rPr>
        <w:t xml:space="preserve"> </w:t>
      </w:r>
      <w:r>
        <w:rPr>
          <w:rFonts w:ascii="Georgia" w:eastAsia="Georgia" w:hAnsi="Georgia" w:cs="Georgia"/>
          <w:b/>
          <w:bCs/>
          <w:sz w:val="19"/>
          <w:szCs w:val="19"/>
        </w:rPr>
        <w:t>of</w:t>
      </w:r>
      <w:proofErr w:type="gramEnd"/>
      <w:r>
        <w:rPr>
          <w:rFonts w:ascii="Georgia" w:eastAsia="Georgia" w:hAnsi="Georgia" w:cs="Georgia"/>
          <w:b/>
          <w:bCs/>
          <w:spacing w:val="30"/>
          <w:sz w:val="19"/>
          <w:szCs w:val="19"/>
        </w:rPr>
        <w:t xml:space="preserve"> </w:t>
      </w:r>
      <w:r>
        <w:rPr>
          <w:rFonts w:ascii="Georgia" w:eastAsia="Georgia" w:hAnsi="Georgia" w:cs="Georgia"/>
          <w:b/>
          <w:bCs/>
          <w:sz w:val="19"/>
          <w:szCs w:val="19"/>
        </w:rPr>
        <w:t>Lung</w:t>
      </w:r>
      <w:r>
        <w:rPr>
          <w:rFonts w:ascii="Georgia" w:eastAsia="Georgia" w:hAnsi="Georgia" w:cs="Georgia"/>
          <w:b/>
          <w:bCs/>
          <w:spacing w:val="36"/>
          <w:sz w:val="19"/>
          <w:szCs w:val="19"/>
        </w:rPr>
        <w:t xml:space="preserve"> </w:t>
      </w:r>
      <w:r>
        <w:rPr>
          <w:rFonts w:ascii="Georgia" w:eastAsia="Georgia" w:hAnsi="Georgia" w:cs="Georgia"/>
          <w:b/>
          <w:bCs/>
          <w:w w:val="102"/>
          <w:sz w:val="19"/>
          <w:szCs w:val="19"/>
        </w:rPr>
        <w:t xml:space="preserve">Develop- </w:t>
      </w:r>
      <w:proofErr w:type="spellStart"/>
      <w:r>
        <w:rPr>
          <w:rFonts w:ascii="Georgia" w:eastAsia="Georgia" w:hAnsi="Georgia" w:cs="Georgia"/>
          <w:b/>
          <w:bCs/>
          <w:sz w:val="19"/>
          <w:szCs w:val="19"/>
        </w:rPr>
        <w:t>ment</w:t>
      </w:r>
      <w:proofErr w:type="spellEnd"/>
      <w:r>
        <w:rPr>
          <w:rFonts w:ascii="Georgia" w:eastAsia="Georgia" w:hAnsi="Georgia" w:cs="Georgia"/>
          <w:b/>
          <w:bCs/>
          <w:spacing w:val="28"/>
          <w:sz w:val="19"/>
          <w:szCs w:val="19"/>
        </w:rPr>
        <w:t xml:space="preserve"> </w:t>
      </w:r>
      <w:r>
        <w:rPr>
          <w:rFonts w:ascii="Georgia" w:eastAsia="Georgia" w:hAnsi="Georgia" w:cs="Georgia"/>
          <w:b/>
          <w:bCs/>
          <w:sz w:val="19"/>
          <w:szCs w:val="19"/>
        </w:rPr>
        <w:t>Using</w:t>
      </w:r>
      <w:r>
        <w:rPr>
          <w:rFonts w:ascii="Georgia" w:eastAsia="Georgia" w:hAnsi="Georgia" w:cs="Georgia"/>
          <w:b/>
          <w:bCs/>
          <w:spacing w:val="29"/>
          <w:sz w:val="19"/>
          <w:szCs w:val="19"/>
        </w:rPr>
        <w:t xml:space="preserve"> </w:t>
      </w:r>
      <w:r>
        <w:rPr>
          <w:rFonts w:ascii="Georgia" w:eastAsia="Georgia" w:hAnsi="Georgia" w:cs="Georgia"/>
          <w:b/>
          <w:bCs/>
          <w:sz w:val="19"/>
          <w:szCs w:val="19"/>
        </w:rPr>
        <w:t xml:space="preserve">Hyperpolarized </w:t>
      </w:r>
      <w:r>
        <w:rPr>
          <w:rFonts w:ascii="Georgia" w:eastAsia="Georgia" w:hAnsi="Georgia" w:cs="Georgia"/>
          <w:b/>
          <w:bCs/>
          <w:spacing w:val="1"/>
          <w:sz w:val="19"/>
          <w:szCs w:val="19"/>
        </w:rPr>
        <w:t xml:space="preserve"> </w:t>
      </w:r>
      <w:r>
        <w:rPr>
          <w:rFonts w:ascii="Georgia" w:eastAsia="Georgia" w:hAnsi="Georgia" w:cs="Georgia"/>
          <w:b/>
          <w:bCs/>
          <w:sz w:val="19"/>
          <w:szCs w:val="19"/>
        </w:rPr>
        <w:t>Helium-3</w:t>
      </w:r>
      <w:r>
        <w:rPr>
          <w:rFonts w:ascii="Georgia" w:eastAsia="Georgia" w:hAnsi="Georgia" w:cs="Georgia"/>
          <w:b/>
          <w:bCs/>
          <w:spacing w:val="37"/>
          <w:sz w:val="19"/>
          <w:szCs w:val="19"/>
        </w:rPr>
        <w:t xml:space="preserve"> </w:t>
      </w:r>
      <w:r>
        <w:rPr>
          <w:rFonts w:ascii="Georgia" w:eastAsia="Georgia" w:hAnsi="Georgia" w:cs="Georgia"/>
          <w:b/>
          <w:bCs/>
          <w:sz w:val="19"/>
          <w:szCs w:val="19"/>
        </w:rPr>
        <w:t>Diffusion</w:t>
      </w:r>
      <w:r>
        <w:rPr>
          <w:rFonts w:ascii="Georgia" w:eastAsia="Georgia" w:hAnsi="Georgia" w:cs="Georgia"/>
          <w:b/>
          <w:bCs/>
          <w:spacing w:val="36"/>
          <w:sz w:val="19"/>
          <w:szCs w:val="19"/>
        </w:rPr>
        <w:t xml:space="preserve"> </w:t>
      </w:r>
      <w:r>
        <w:rPr>
          <w:rFonts w:ascii="Georgia" w:eastAsia="Georgia" w:hAnsi="Georgia" w:cs="Georgia"/>
          <w:b/>
          <w:bCs/>
          <w:sz w:val="19"/>
          <w:szCs w:val="19"/>
        </w:rPr>
        <w:t>MR</w:t>
      </w:r>
      <w:r>
        <w:rPr>
          <w:rFonts w:ascii="Georgia" w:eastAsia="Georgia" w:hAnsi="Georgia" w:cs="Georgia"/>
          <w:b/>
          <w:bCs/>
          <w:spacing w:val="25"/>
          <w:sz w:val="19"/>
          <w:szCs w:val="19"/>
        </w:rPr>
        <w:t xml:space="preserve"> </w:t>
      </w:r>
      <w:r>
        <w:rPr>
          <w:rFonts w:ascii="Georgia" w:eastAsia="Georgia" w:hAnsi="Georgia" w:cs="Georgia"/>
          <w:b/>
          <w:bCs/>
          <w:sz w:val="19"/>
          <w:szCs w:val="19"/>
        </w:rPr>
        <w:t>Imagin</w:t>
      </w:r>
      <w:r>
        <w:rPr>
          <w:rFonts w:ascii="Georgia" w:eastAsia="Georgia" w:hAnsi="Georgia" w:cs="Georgia"/>
          <w:b/>
          <w:bCs/>
          <w:spacing w:val="-1"/>
          <w:sz w:val="19"/>
          <w:szCs w:val="19"/>
        </w:rPr>
        <w:t>g</w:t>
      </w:r>
      <w:r>
        <w:rPr>
          <w:rFonts w:ascii="Georgia" w:eastAsia="Georgia" w:hAnsi="Georgia" w:cs="Georgia"/>
          <w:sz w:val="19"/>
          <w:szCs w:val="19"/>
        </w:rPr>
        <w:t>”</w:t>
      </w:r>
      <w:r>
        <w:rPr>
          <w:rFonts w:ascii="Georgia" w:eastAsia="Georgia" w:hAnsi="Georgia" w:cs="Georgia"/>
          <w:spacing w:val="35"/>
          <w:sz w:val="19"/>
          <w:szCs w:val="19"/>
        </w:rPr>
        <w:t xml:space="preserve"> </w:t>
      </w:r>
      <w:r>
        <w:rPr>
          <w:rFonts w:ascii="Georgia" w:eastAsia="Georgia" w:hAnsi="Georgia" w:cs="Georgia"/>
          <w:i/>
          <w:sz w:val="19"/>
          <w:szCs w:val="19"/>
        </w:rPr>
        <w:t>J</w:t>
      </w:r>
      <w:r>
        <w:rPr>
          <w:rFonts w:ascii="Georgia" w:eastAsia="Georgia" w:hAnsi="Georgia" w:cs="Georgia"/>
          <w:i/>
          <w:spacing w:val="16"/>
          <w:sz w:val="19"/>
          <w:szCs w:val="19"/>
        </w:rPr>
        <w:t xml:space="preserve"> </w:t>
      </w:r>
      <w:proofErr w:type="spellStart"/>
      <w:r>
        <w:rPr>
          <w:rFonts w:ascii="Georgia" w:eastAsia="Georgia" w:hAnsi="Georgia" w:cs="Georgia"/>
          <w:i/>
          <w:sz w:val="19"/>
          <w:szCs w:val="19"/>
        </w:rPr>
        <w:t>Magn</w:t>
      </w:r>
      <w:proofErr w:type="spellEnd"/>
      <w:r>
        <w:rPr>
          <w:rFonts w:ascii="Georgia" w:eastAsia="Georgia" w:hAnsi="Georgia" w:cs="Georgia"/>
          <w:i/>
          <w:spacing w:val="16"/>
          <w:sz w:val="19"/>
          <w:szCs w:val="19"/>
        </w:rPr>
        <w:t xml:space="preserve"> </w:t>
      </w:r>
      <w:proofErr w:type="spellStart"/>
      <w:r>
        <w:rPr>
          <w:rFonts w:ascii="Georgia" w:eastAsia="Georgia" w:hAnsi="Georgia" w:cs="Georgia"/>
          <w:i/>
          <w:sz w:val="19"/>
          <w:szCs w:val="19"/>
        </w:rPr>
        <w:t>Reson</w:t>
      </w:r>
      <w:proofErr w:type="spellEnd"/>
      <w:r>
        <w:rPr>
          <w:rFonts w:ascii="Georgia" w:eastAsia="Georgia" w:hAnsi="Georgia" w:cs="Georgia"/>
          <w:i/>
          <w:spacing w:val="16"/>
          <w:sz w:val="19"/>
          <w:szCs w:val="19"/>
        </w:rPr>
        <w:t xml:space="preserve"> </w:t>
      </w:r>
      <w:r>
        <w:rPr>
          <w:rFonts w:ascii="Georgia" w:eastAsia="Georgia" w:hAnsi="Georgia" w:cs="Georgia"/>
          <w:i/>
          <w:sz w:val="19"/>
          <w:szCs w:val="19"/>
        </w:rPr>
        <w:t>Imaging</w:t>
      </w:r>
      <w:r>
        <w:rPr>
          <w:rFonts w:ascii="Georgia" w:eastAsia="Georgia" w:hAnsi="Georgia" w:cs="Georgia"/>
          <w:i/>
          <w:spacing w:val="17"/>
          <w:sz w:val="19"/>
          <w:szCs w:val="19"/>
        </w:rPr>
        <w:t xml:space="preserve"> </w:t>
      </w:r>
      <w:r>
        <w:rPr>
          <w:rFonts w:ascii="Georgia" w:eastAsia="Georgia" w:hAnsi="Georgia" w:cs="Georgia"/>
          <w:sz w:val="19"/>
          <w:szCs w:val="19"/>
        </w:rPr>
        <w:t>24,</w:t>
      </w:r>
      <w:r>
        <w:rPr>
          <w:rFonts w:ascii="Georgia" w:eastAsia="Georgia" w:hAnsi="Georgia" w:cs="Georgia"/>
          <w:spacing w:val="29"/>
          <w:sz w:val="19"/>
          <w:szCs w:val="19"/>
        </w:rPr>
        <w:t xml:space="preserve"> </w:t>
      </w:r>
      <w:r>
        <w:rPr>
          <w:rFonts w:ascii="Georgia" w:eastAsia="Georgia" w:hAnsi="Georgia" w:cs="Georgia"/>
          <w:sz w:val="19"/>
          <w:szCs w:val="19"/>
        </w:rPr>
        <w:t xml:space="preserve">no. </w:t>
      </w:r>
      <w:r>
        <w:rPr>
          <w:rFonts w:ascii="Georgia" w:eastAsia="Georgia" w:hAnsi="Georgia" w:cs="Georgia"/>
          <w:spacing w:val="24"/>
          <w:sz w:val="19"/>
          <w:szCs w:val="19"/>
        </w:rPr>
        <w:t xml:space="preserve"> </w:t>
      </w:r>
      <w:proofErr w:type="gramStart"/>
      <w:r>
        <w:rPr>
          <w:rFonts w:ascii="Georgia" w:eastAsia="Georgia" w:hAnsi="Georgia" w:cs="Georgia"/>
          <w:sz w:val="19"/>
          <w:szCs w:val="19"/>
        </w:rPr>
        <w:t>6</w:t>
      </w:r>
      <w:r>
        <w:rPr>
          <w:rFonts w:ascii="Georgia" w:eastAsia="Georgia" w:hAnsi="Georgia" w:cs="Georgia"/>
          <w:spacing w:val="19"/>
          <w:sz w:val="19"/>
          <w:szCs w:val="19"/>
        </w:rPr>
        <w:t xml:space="preserve"> </w:t>
      </w:r>
      <w:r>
        <w:rPr>
          <w:rFonts w:ascii="Georgia" w:eastAsia="Georgia" w:hAnsi="Georgia" w:cs="Georgia"/>
          <w:sz w:val="19"/>
          <w:szCs w:val="19"/>
        </w:rPr>
        <w:t xml:space="preserve">(2006): </w:t>
      </w:r>
      <w:r>
        <w:rPr>
          <w:rFonts w:ascii="Georgia" w:eastAsia="Georgia" w:hAnsi="Georgia" w:cs="Georgia"/>
          <w:spacing w:val="16"/>
          <w:sz w:val="19"/>
          <w:szCs w:val="19"/>
        </w:rPr>
        <w:t xml:space="preserve"> </w:t>
      </w:r>
      <w:r>
        <w:rPr>
          <w:rFonts w:ascii="Georgia" w:eastAsia="Georgia" w:hAnsi="Georgia" w:cs="Georgia"/>
          <w:w w:val="102"/>
          <w:sz w:val="19"/>
          <w:szCs w:val="19"/>
        </w:rPr>
        <w:t>1277–83.</w:t>
      </w:r>
      <w:proofErr w:type="gramEnd"/>
      <w:r>
        <w:rPr>
          <w:rFonts w:ascii="Georgia" w:eastAsia="Georgia" w:hAnsi="Georgia" w:cs="Georgia"/>
          <w:w w:val="102"/>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88">
        <w:r>
          <w:rPr>
            <w:rFonts w:ascii="Georgia" w:eastAsia="Georgia" w:hAnsi="Georgia" w:cs="Georgia"/>
            <w:color w:val="0000FF"/>
            <w:w w:val="102"/>
            <w:sz w:val="19"/>
            <w:szCs w:val="19"/>
          </w:rPr>
          <w:t>10.1002/jmri.20723</w:t>
        </w:r>
      </w:hyperlink>
    </w:p>
    <w:p w14:paraId="63A3EA53" w14:textId="77777777" w:rsidR="00E61F9D" w:rsidRDefault="005C64D6">
      <w:pPr>
        <w:spacing w:before="60" w:after="0" w:line="240" w:lineRule="auto"/>
        <w:ind w:left="140" w:right="90"/>
        <w:jc w:val="both"/>
        <w:rPr>
          <w:rFonts w:ascii="Georgia" w:eastAsia="Georgia" w:hAnsi="Georgia" w:cs="Georgia"/>
          <w:sz w:val="19"/>
          <w:szCs w:val="19"/>
        </w:rPr>
      </w:pPr>
      <w:r>
        <w:rPr>
          <w:rFonts w:ascii="Georgia" w:eastAsia="Georgia" w:hAnsi="Georgia" w:cs="Georgia"/>
          <w:sz w:val="19"/>
          <w:szCs w:val="19"/>
        </w:rPr>
        <w:t>93.</w:t>
      </w:r>
      <w:r>
        <w:rPr>
          <w:rFonts w:ascii="Georgia" w:eastAsia="Georgia" w:hAnsi="Georgia" w:cs="Georgia"/>
          <w:spacing w:val="24"/>
          <w:sz w:val="19"/>
          <w:szCs w:val="19"/>
        </w:rPr>
        <w:t xml:space="preserve"> </w:t>
      </w:r>
      <w:r>
        <w:rPr>
          <w:rFonts w:ascii="Georgia" w:eastAsia="Georgia" w:hAnsi="Georgia" w:cs="Georgia"/>
          <w:sz w:val="19"/>
          <w:szCs w:val="19"/>
        </w:rPr>
        <w:t>Woodhouse,</w:t>
      </w:r>
      <w:r>
        <w:rPr>
          <w:rFonts w:ascii="Georgia" w:eastAsia="Georgia" w:hAnsi="Georgia" w:cs="Georgia"/>
          <w:spacing w:val="19"/>
          <w:sz w:val="19"/>
          <w:szCs w:val="19"/>
        </w:rPr>
        <w:t xml:space="preserve"> </w:t>
      </w:r>
      <w:r>
        <w:rPr>
          <w:rFonts w:ascii="Georgia" w:eastAsia="Georgia" w:hAnsi="Georgia" w:cs="Georgia"/>
          <w:sz w:val="19"/>
          <w:szCs w:val="19"/>
        </w:rPr>
        <w:t>N.,</w:t>
      </w:r>
      <w:r>
        <w:rPr>
          <w:rFonts w:ascii="Georgia" w:eastAsia="Georgia" w:hAnsi="Georgia" w:cs="Georgia"/>
          <w:spacing w:val="3"/>
          <w:sz w:val="19"/>
          <w:szCs w:val="19"/>
        </w:rPr>
        <w:t xml:space="preserve"> </w:t>
      </w:r>
      <w:r>
        <w:rPr>
          <w:rFonts w:ascii="Georgia" w:eastAsia="Georgia" w:hAnsi="Georgia" w:cs="Georgia"/>
          <w:sz w:val="19"/>
          <w:szCs w:val="19"/>
        </w:rPr>
        <w:t>Wild,</w:t>
      </w:r>
      <w:r>
        <w:rPr>
          <w:rFonts w:ascii="Georgia" w:eastAsia="Georgia" w:hAnsi="Georgia" w:cs="Georgia"/>
          <w:spacing w:val="7"/>
          <w:sz w:val="19"/>
          <w:szCs w:val="19"/>
        </w:rPr>
        <w:t xml:space="preserve"> </w:t>
      </w:r>
      <w:r>
        <w:rPr>
          <w:rFonts w:ascii="Georgia" w:eastAsia="Georgia" w:hAnsi="Georgia" w:cs="Georgia"/>
          <w:sz w:val="19"/>
          <w:szCs w:val="19"/>
        </w:rPr>
        <w:t>J.</w:t>
      </w:r>
      <w:r>
        <w:rPr>
          <w:rFonts w:ascii="Georgia" w:eastAsia="Georgia" w:hAnsi="Georgia" w:cs="Georgia"/>
          <w:spacing w:val="1"/>
          <w:sz w:val="19"/>
          <w:szCs w:val="19"/>
        </w:rPr>
        <w:t xml:space="preserve"> </w:t>
      </w:r>
      <w:r>
        <w:rPr>
          <w:rFonts w:ascii="Georgia" w:eastAsia="Georgia" w:hAnsi="Georgia" w:cs="Georgia"/>
          <w:sz w:val="19"/>
          <w:szCs w:val="19"/>
        </w:rPr>
        <w:t>M.,</w:t>
      </w:r>
      <w:r>
        <w:rPr>
          <w:rFonts w:ascii="Georgia" w:eastAsia="Georgia" w:hAnsi="Georgia" w:cs="Georgia"/>
          <w:spacing w:val="4"/>
          <w:sz w:val="19"/>
          <w:szCs w:val="19"/>
        </w:rPr>
        <w:t xml:space="preserve"> </w:t>
      </w:r>
      <w:r>
        <w:rPr>
          <w:rFonts w:ascii="Georgia" w:eastAsia="Georgia" w:hAnsi="Georgia" w:cs="Georgia"/>
          <w:sz w:val="19"/>
          <w:szCs w:val="19"/>
        </w:rPr>
        <w:t>Paley,</w:t>
      </w:r>
      <w:r>
        <w:rPr>
          <w:rFonts w:ascii="Georgia" w:eastAsia="Georgia" w:hAnsi="Georgia" w:cs="Georgia"/>
          <w:spacing w:val="8"/>
          <w:sz w:val="19"/>
          <w:szCs w:val="19"/>
        </w:rPr>
        <w:t xml:space="preserve"> </w:t>
      </w:r>
      <w:r>
        <w:rPr>
          <w:rFonts w:ascii="Georgia" w:eastAsia="Georgia" w:hAnsi="Georgia" w:cs="Georgia"/>
          <w:sz w:val="19"/>
          <w:szCs w:val="19"/>
        </w:rPr>
        <w:t>M.</w:t>
      </w:r>
      <w:r>
        <w:rPr>
          <w:rFonts w:ascii="Georgia" w:eastAsia="Georgia" w:hAnsi="Georgia" w:cs="Georgia"/>
          <w:spacing w:val="2"/>
          <w:sz w:val="19"/>
          <w:szCs w:val="19"/>
        </w:rPr>
        <w:t xml:space="preserve"> </w:t>
      </w:r>
      <w:r>
        <w:rPr>
          <w:rFonts w:ascii="Georgia" w:eastAsia="Georgia" w:hAnsi="Georgia" w:cs="Georgia"/>
          <w:sz w:val="19"/>
          <w:szCs w:val="19"/>
        </w:rPr>
        <w:t>N.</w:t>
      </w:r>
      <w:r>
        <w:rPr>
          <w:rFonts w:ascii="Georgia" w:eastAsia="Georgia" w:hAnsi="Georgia" w:cs="Georgia"/>
          <w:spacing w:val="1"/>
          <w:sz w:val="19"/>
          <w:szCs w:val="19"/>
        </w:rPr>
        <w:t xml:space="preserve"> </w:t>
      </w:r>
      <w:r>
        <w:rPr>
          <w:rFonts w:ascii="Georgia" w:eastAsia="Georgia" w:hAnsi="Georgia" w:cs="Georgia"/>
          <w:sz w:val="19"/>
          <w:szCs w:val="19"/>
        </w:rPr>
        <w:t>J.,</w:t>
      </w:r>
      <w:r>
        <w:rPr>
          <w:rFonts w:ascii="Georgia" w:eastAsia="Georgia" w:hAnsi="Georgia" w:cs="Georgia"/>
          <w:spacing w:val="4"/>
          <w:sz w:val="19"/>
          <w:szCs w:val="19"/>
        </w:rPr>
        <w:t xml:space="preserve"> </w:t>
      </w:r>
      <w:proofErr w:type="spellStart"/>
      <w:r>
        <w:rPr>
          <w:rFonts w:ascii="Georgia" w:eastAsia="Georgia" w:hAnsi="Georgia" w:cs="Georgia"/>
          <w:sz w:val="19"/>
          <w:szCs w:val="19"/>
        </w:rPr>
        <w:t>Fichele</w:t>
      </w:r>
      <w:proofErr w:type="spellEnd"/>
      <w:r>
        <w:rPr>
          <w:rFonts w:ascii="Georgia" w:eastAsia="Georgia" w:hAnsi="Georgia" w:cs="Georgia"/>
          <w:sz w:val="19"/>
          <w:szCs w:val="19"/>
        </w:rPr>
        <w:t>,</w:t>
      </w:r>
      <w:r>
        <w:rPr>
          <w:rFonts w:ascii="Georgia" w:eastAsia="Georgia" w:hAnsi="Georgia" w:cs="Georgia"/>
          <w:spacing w:val="11"/>
          <w:sz w:val="19"/>
          <w:szCs w:val="19"/>
        </w:rPr>
        <w:t xml:space="preserve"> </w:t>
      </w:r>
      <w:r>
        <w:rPr>
          <w:rFonts w:ascii="Georgia" w:eastAsia="Georgia" w:hAnsi="Georgia" w:cs="Georgia"/>
          <w:sz w:val="19"/>
          <w:szCs w:val="19"/>
        </w:rPr>
        <w:t>S.,</w:t>
      </w:r>
      <w:r>
        <w:rPr>
          <w:rFonts w:ascii="Georgia" w:eastAsia="Georgia" w:hAnsi="Georgia" w:cs="Georgia"/>
          <w:spacing w:val="2"/>
          <w:sz w:val="19"/>
          <w:szCs w:val="19"/>
        </w:rPr>
        <w:t xml:space="preserve"> </w:t>
      </w:r>
      <w:r>
        <w:rPr>
          <w:rFonts w:ascii="Georgia" w:eastAsia="Georgia" w:hAnsi="Georgia" w:cs="Georgia"/>
          <w:sz w:val="19"/>
          <w:szCs w:val="19"/>
        </w:rPr>
        <w:t>Said,</w:t>
      </w:r>
      <w:r>
        <w:rPr>
          <w:rFonts w:ascii="Georgia" w:eastAsia="Georgia" w:hAnsi="Georgia" w:cs="Georgia"/>
          <w:spacing w:val="6"/>
          <w:sz w:val="19"/>
          <w:szCs w:val="19"/>
        </w:rPr>
        <w:t xml:space="preserve"> </w:t>
      </w:r>
      <w:r>
        <w:rPr>
          <w:rFonts w:ascii="Georgia" w:eastAsia="Georgia" w:hAnsi="Georgia" w:cs="Georgia"/>
          <w:sz w:val="19"/>
          <w:szCs w:val="19"/>
        </w:rPr>
        <w:t>Z.,</w:t>
      </w:r>
      <w:r>
        <w:rPr>
          <w:rFonts w:ascii="Georgia" w:eastAsia="Georgia" w:hAnsi="Georgia" w:cs="Georgia"/>
          <w:spacing w:val="4"/>
          <w:sz w:val="19"/>
          <w:szCs w:val="19"/>
        </w:rPr>
        <w:t xml:space="preserve"> </w:t>
      </w:r>
      <w:r>
        <w:rPr>
          <w:rFonts w:ascii="Georgia" w:eastAsia="Georgia" w:hAnsi="Georgia" w:cs="Georgia"/>
          <w:sz w:val="19"/>
          <w:szCs w:val="19"/>
        </w:rPr>
        <w:t>Swift,</w:t>
      </w:r>
      <w:r>
        <w:rPr>
          <w:rFonts w:ascii="Georgia" w:eastAsia="Georgia" w:hAnsi="Georgia" w:cs="Georgia"/>
          <w:spacing w:val="8"/>
          <w:sz w:val="19"/>
          <w:szCs w:val="19"/>
        </w:rPr>
        <w:t xml:space="preserve"> </w:t>
      </w:r>
      <w:r>
        <w:rPr>
          <w:rFonts w:ascii="Georgia" w:eastAsia="Georgia" w:hAnsi="Georgia" w:cs="Georgia"/>
          <w:sz w:val="19"/>
          <w:szCs w:val="19"/>
        </w:rPr>
        <w:t>A.</w:t>
      </w:r>
      <w:r>
        <w:rPr>
          <w:rFonts w:ascii="Georgia" w:eastAsia="Georgia" w:hAnsi="Georgia" w:cs="Georgia"/>
          <w:spacing w:val="2"/>
          <w:sz w:val="19"/>
          <w:szCs w:val="19"/>
        </w:rPr>
        <w:t xml:space="preserve"> </w:t>
      </w:r>
      <w:r>
        <w:rPr>
          <w:rFonts w:ascii="Georgia" w:eastAsia="Georgia" w:hAnsi="Georgia" w:cs="Georgia"/>
          <w:sz w:val="19"/>
          <w:szCs w:val="19"/>
        </w:rPr>
        <w:t>J.,</w:t>
      </w:r>
      <w:r>
        <w:rPr>
          <w:rFonts w:ascii="Georgia" w:eastAsia="Georgia" w:hAnsi="Georgia" w:cs="Georgia"/>
          <w:spacing w:val="4"/>
          <w:sz w:val="19"/>
          <w:szCs w:val="19"/>
        </w:rPr>
        <w:t xml:space="preserve"> </w:t>
      </w:r>
      <w:r>
        <w:rPr>
          <w:rFonts w:ascii="Georgia" w:eastAsia="Georgia" w:hAnsi="Georgia" w:cs="Georgia"/>
          <w:sz w:val="19"/>
          <w:szCs w:val="19"/>
        </w:rPr>
        <w:t>and</w:t>
      </w:r>
      <w:r>
        <w:rPr>
          <w:rFonts w:ascii="Georgia" w:eastAsia="Georgia" w:hAnsi="Georgia" w:cs="Georgia"/>
          <w:spacing w:val="3"/>
          <w:sz w:val="19"/>
          <w:szCs w:val="19"/>
        </w:rPr>
        <w:t xml:space="preserve"> </w:t>
      </w:r>
      <w:proofErr w:type="spellStart"/>
      <w:r>
        <w:rPr>
          <w:rFonts w:ascii="Georgia" w:eastAsia="Georgia" w:hAnsi="Georgia" w:cs="Georgia"/>
          <w:sz w:val="19"/>
          <w:szCs w:val="19"/>
        </w:rPr>
        <w:t>Beek</w:t>
      </w:r>
      <w:proofErr w:type="spellEnd"/>
      <w:r>
        <w:rPr>
          <w:rFonts w:ascii="Georgia" w:eastAsia="Georgia" w:hAnsi="Georgia" w:cs="Georgia"/>
          <w:sz w:val="19"/>
          <w:szCs w:val="19"/>
        </w:rPr>
        <w:t>,</w:t>
      </w:r>
      <w:r>
        <w:rPr>
          <w:rFonts w:ascii="Georgia" w:eastAsia="Georgia" w:hAnsi="Georgia" w:cs="Georgia"/>
          <w:spacing w:val="7"/>
          <w:sz w:val="19"/>
          <w:szCs w:val="19"/>
        </w:rPr>
        <w:t xml:space="preserve"> </w:t>
      </w:r>
      <w:r>
        <w:rPr>
          <w:rFonts w:ascii="Georgia" w:eastAsia="Georgia" w:hAnsi="Georgia" w:cs="Georgia"/>
          <w:sz w:val="19"/>
          <w:szCs w:val="19"/>
        </w:rPr>
        <w:t>E.</w:t>
      </w:r>
      <w:r>
        <w:rPr>
          <w:rFonts w:ascii="Georgia" w:eastAsia="Georgia" w:hAnsi="Georgia" w:cs="Georgia"/>
          <w:spacing w:val="1"/>
          <w:sz w:val="19"/>
          <w:szCs w:val="19"/>
        </w:rPr>
        <w:t xml:space="preserve"> </w:t>
      </w:r>
      <w:r>
        <w:rPr>
          <w:rFonts w:ascii="Georgia" w:eastAsia="Georgia" w:hAnsi="Georgia" w:cs="Georgia"/>
          <w:sz w:val="19"/>
          <w:szCs w:val="19"/>
        </w:rPr>
        <w:t>J.</w:t>
      </w:r>
      <w:r>
        <w:rPr>
          <w:rFonts w:ascii="Georgia" w:eastAsia="Georgia" w:hAnsi="Georgia" w:cs="Georgia"/>
          <w:spacing w:val="1"/>
          <w:sz w:val="19"/>
          <w:szCs w:val="19"/>
        </w:rPr>
        <w:t xml:space="preserve"> </w:t>
      </w:r>
      <w:r>
        <w:rPr>
          <w:rFonts w:ascii="Georgia" w:eastAsia="Georgia" w:hAnsi="Georgia" w:cs="Georgia"/>
          <w:sz w:val="19"/>
          <w:szCs w:val="19"/>
        </w:rPr>
        <w:t>R.</w:t>
      </w:r>
      <w:r>
        <w:rPr>
          <w:rFonts w:ascii="Georgia" w:eastAsia="Georgia" w:hAnsi="Georgia" w:cs="Georgia"/>
          <w:spacing w:val="3"/>
          <w:sz w:val="19"/>
          <w:szCs w:val="19"/>
        </w:rPr>
        <w:t xml:space="preserve"> </w:t>
      </w:r>
      <w:r>
        <w:rPr>
          <w:rFonts w:ascii="Georgia" w:eastAsia="Georgia" w:hAnsi="Georgia" w:cs="Georgia"/>
          <w:sz w:val="19"/>
          <w:szCs w:val="19"/>
        </w:rPr>
        <w:t>van.</w:t>
      </w:r>
      <w:r>
        <w:rPr>
          <w:rFonts w:ascii="Georgia" w:eastAsia="Georgia" w:hAnsi="Georgia" w:cs="Georgia"/>
          <w:spacing w:val="27"/>
          <w:sz w:val="19"/>
          <w:szCs w:val="19"/>
        </w:rPr>
        <w:t xml:space="preserve"> </w:t>
      </w:r>
      <w:r>
        <w:rPr>
          <w:rFonts w:ascii="Georgia" w:eastAsia="Georgia" w:hAnsi="Georgia" w:cs="Georgia"/>
          <w:spacing w:val="-2"/>
          <w:sz w:val="19"/>
          <w:szCs w:val="19"/>
        </w:rPr>
        <w:t>“</w:t>
      </w:r>
      <w:r>
        <w:rPr>
          <w:rFonts w:ascii="Georgia" w:eastAsia="Georgia" w:hAnsi="Georgia" w:cs="Georgia"/>
          <w:b/>
          <w:bCs/>
          <w:sz w:val="19"/>
          <w:szCs w:val="19"/>
        </w:rPr>
        <w:t>Combined</w:t>
      </w:r>
      <w:r>
        <w:rPr>
          <w:rFonts w:ascii="Georgia" w:eastAsia="Georgia" w:hAnsi="Georgia" w:cs="Georgia"/>
          <w:b/>
          <w:bCs/>
          <w:spacing w:val="19"/>
          <w:sz w:val="19"/>
          <w:szCs w:val="19"/>
        </w:rPr>
        <w:t xml:space="preserve"> </w:t>
      </w:r>
      <w:r>
        <w:rPr>
          <w:rFonts w:ascii="Georgia" w:eastAsia="Georgia" w:hAnsi="Georgia" w:cs="Georgia"/>
          <w:b/>
          <w:bCs/>
          <w:w w:val="102"/>
          <w:sz w:val="19"/>
          <w:szCs w:val="19"/>
        </w:rPr>
        <w:t>Helium-</w:t>
      </w:r>
    </w:p>
    <w:p w14:paraId="22614FF7" w14:textId="77777777" w:rsidR="00E61F9D" w:rsidRDefault="005C64D6">
      <w:pPr>
        <w:spacing w:before="33" w:after="0" w:line="240" w:lineRule="auto"/>
        <w:ind w:left="140" w:right="86"/>
        <w:jc w:val="both"/>
        <w:rPr>
          <w:rFonts w:ascii="Georgia" w:eastAsia="Georgia" w:hAnsi="Georgia" w:cs="Georgia"/>
          <w:sz w:val="19"/>
          <w:szCs w:val="19"/>
        </w:rPr>
      </w:pPr>
      <w:r>
        <w:rPr>
          <w:rFonts w:ascii="Georgia" w:eastAsia="Georgia" w:hAnsi="Georgia" w:cs="Georgia"/>
          <w:b/>
          <w:bCs/>
          <w:sz w:val="19"/>
          <w:szCs w:val="19"/>
        </w:rPr>
        <w:t>3/proton</w:t>
      </w:r>
      <w:r>
        <w:rPr>
          <w:rFonts w:ascii="Georgia" w:eastAsia="Georgia" w:hAnsi="Georgia" w:cs="Georgia"/>
          <w:b/>
          <w:bCs/>
          <w:spacing w:val="31"/>
          <w:sz w:val="19"/>
          <w:szCs w:val="19"/>
        </w:rPr>
        <w:t xml:space="preserve"> </w:t>
      </w:r>
      <w:r>
        <w:rPr>
          <w:rFonts w:ascii="Georgia" w:eastAsia="Georgia" w:hAnsi="Georgia" w:cs="Georgia"/>
          <w:b/>
          <w:bCs/>
          <w:sz w:val="19"/>
          <w:szCs w:val="19"/>
        </w:rPr>
        <w:t>Magnetic</w:t>
      </w:r>
      <w:r>
        <w:rPr>
          <w:rFonts w:ascii="Georgia" w:eastAsia="Georgia" w:hAnsi="Georgia" w:cs="Georgia"/>
          <w:b/>
          <w:bCs/>
          <w:spacing w:val="31"/>
          <w:sz w:val="19"/>
          <w:szCs w:val="19"/>
        </w:rPr>
        <w:t xml:space="preserve"> </w:t>
      </w:r>
      <w:r>
        <w:rPr>
          <w:rFonts w:ascii="Georgia" w:eastAsia="Georgia" w:hAnsi="Georgia" w:cs="Georgia"/>
          <w:b/>
          <w:bCs/>
          <w:sz w:val="19"/>
          <w:szCs w:val="19"/>
        </w:rPr>
        <w:t>Resonance</w:t>
      </w:r>
      <w:r>
        <w:rPr>
          <w:rFonts w:ascii="Georgia" w:eastAsia="Georgia" w:hAnsi="Georgia" w:cs="Georgia"/>
          <w:b/>
          <w:bCs/>
          <w:spacing w:val="34"/>
          <w:sz w:val="19"/>
          <w:szCs w:val="19"/>
        </w:rPr>
        <w:t xml:space="preserve"> </w:t>
      </w:r>
      <w:r>
        <w:rPr>
          <w:rFonts w:ascii="Georgia" w:eastAsia="Georgia" w:hAnsi="Georgia" w:cs="Georgia"/>
          <w:b/>
          <w:bCs/>
          <w:sz w:val="19"/>
          <w:szCs w:val="19"/>
        </w:rPr>
        <w:t>Imaging</w:t>
      </w:r>
      <w:r>
        <w:rPr>
          <w:rFonts w:ascii="Georgia" w:eastAsia="Georgia" w:hAnsi="Georgia" w:cs="Georgia"/>
          <w:b/>
          <w:bCs/>
          <w:spacing w:val="29"/>
          <w:sz w:val="19"/>
          <w:szCs w:val="19"/>
        </w:rPr>
        <w:t xml:space="preserve"> </w:t>
      </w:r>
      <w:r>
        <w:rPr>
          <w:rFonts w:ascii="Georgia" w:eastAsia="Georgia" w:hAnsi="Georgia" w:cs="Georgia"/>
          <w:b/>
          <w:bCs/>
          <w:sz w:val="19"/>
          <w:szCs w:val="19"/>
        </w:rPr>
        <w:t>Measurement</w:t>
      </w:r>
      <w:r>
        <w:rPr>
          <w:rFonts w:ascii="Georgia" w:eastAsia="Georgia" w:hAnsi="Georgia" w:cs="Georgia"/>
          <w:b/>
          <w:bCs/>
          <w:spacing w:val="40"/>
          <w:sz w:val="19"/>
          <w:szCs w:val="19"/>
        </w:rPr>
        <w:t xml:space="preserve"> </w:t>
      </w:r>
      <w:r>
        <w:rPr>
          <w:rFonts w:ascii="Georgia" w:eastAsia="Georgia" w:hAnsi="Georgia" w:cs="Georgia"/>
          <w:b/>
          <w:bCs/>
          <w:sz w:val="19"/>
          <w:szCs w:val="19"/>
        </w:rPr>
        <w:t>of</w:t>
      </w:r>
      <w:r>
        <w:rPr>
          <w:rFonts w:ascii="Georgia" w:eastAsia="Georgia" w:hAnsi="Georgia" w:cs="Georgia"/>
          <w:b/>
          <w:bCs/>
          <w:spacing w:val="17"/>
          <w:sz w:val="19"/>
          <w:szCs w:val="19"/>
        </w:rPr>
        <w:t xml:space="preserve"> </w:t>
      </w:r>
      <w:r>
        <w:rPr>
          <w:rFonts w:ascii="Georgia" w:eastAsia="Georgia" w:hAnsi="Georgia" w:cs="Georgia"/>
          <w:b/>
          <w:bCs/>
          <w:sz w:val="19"/>
          <w:szCs w:val="19"/>
        </w:rPr>
        <w:t>Ventilated</w:t>
      </w:r>
      <w:r>
        <w:rPr>
          <w:rFonts w:ascii="Georgia" w:eastAsia="Georgia" w:hAnsi="Georgia" w:cs="Georgia"/>
          <w:b/>
          <w:bCs/>
          <w:spacing w:val="33"/>
          <w:sz w:val="19"/>
          <w:szCs w:val="19"/>
        </w:rPr>
        <w:t xml:space="preserve"> </w:t>
      </w:r>
      <w:r>
        <w:rPr>
          <w:rFonts w:ascii="Georgia" w:eastAsia="Georgia" w:hAnsi="Georgia" w:cs="Georgia"/>
          <w:b/>
          <w:bCs/>
          <w:sz w:val="19"/>
          <w:szCs w:val="19"/>
        </w:rPr>
        <w:t>Lung</w:t>
      </w:r>
      <w:r>
        <w:rPr>
          <w:rFonts w:ascii="Georgia" w:eastAsia="Georgia" w:hAnsi="Georgia" w:cs="Georgia"/>
          <w:b/>
          <w:bCs/>
          <w:spacing w:val="23"/>
          <w:sz w:val="19"/>
          <w:szCs w:val="19"/>
        </w:rPr>
        <w:t xml:space="preserve"> </w:t>
      </w:r>
      <w:r>
        <w:rPr>
          <w:rFonts w:ascii="Georgia" w:eastAsia="Georgia" w:hAnsi="Georgia" w:cs="Georgia"/>
          <w:b/>
          <w:bCs/>
          <w:sz w:val="19"/>
          <w:szCs w:val="19"/>
        </w:rPr>
        <w:t>Volumes</w:t>
      </w:r>
      <w:r>
        <w:rPr>
          <w:rFonts w:ascii="Georgia" w:eastAsia="Georgia" w:hAnsi="Georgia" w:cs="Georgia"/>
          <w:b/>
          <w:bCs/>
          <w:spacing w:val="30"/>
          <w:sz w:val="19"/>
          <w:szCs w:val="19"/>
        </w:rPr>
        <w:t xml:space="preserve"> </w:t>
      </w:r>
      <w:r>
        <w:rPr>
          <w:rFonts w:ascii="Georgia" w:eastAsia="Georgia" w:hAnsi="Georgia" w:cs="Georgia"/>
          <w:b/>
          <w:bCs/>
          <w:sz w:val="19"/>
          <w:szCs w:val="19"/>
        </w:rPr>
        <w:t>in</w:t>
      </w:r>
      <w:r>
        <w:rPr>
          <w:rFonts w:ascii="Georgia" w:eastAsia="Georgia" w:hAnsi="Georgia" w:cs="Georgia"/>
          <w:b/>
          <w:bCs/>
          <w:spacing w:val="17"/>
          <w:sz w:val="19"/>
          <w:szCs w:val="19"/>
        </w:rPr>
        <w:t xml:space="preserve"> </w:t>
      </w:r>
      <w:r>
        <w:rPr>
          <w:rFonts w:ascii="Georgia" w:eastAsia="Georgia" w:hAnsi="Georgia" w:cs="Georgia"/>
          <w:b/>
          <w:bCs/>
          <w:sz w:val="19"/>
          <w:szCs w:val="19"/>
        </w:rPr>
        <w:t>Smokers</w:t>
      </w:r>
      <w:r>
        <w:rPr>
          <w:rFonts w:ascii="Georgia" w:eastAsia="Georgia" w:hAnsi="Georgia" w:cs="Georgia"/>
          <w:b/>
          <w:bCs/>
          <w:spacing w:val="30"/>
          <w:sz w:val="19"/>
          <w:szCs w:val="19"/>
        </w:rPr>
        <w:t xml:space="preserve"> </w:t>
      </w:r>
      <w:r>
        <w:rPr>
          <w:rFonts w:ascii="Georgia" w:eastAsia="Georgia" w:hAnsi="Georgia" w:cs="Georgia"/>
          <w:b/>
          <w:bCs/>
          <w:sz w:val="19"/>
          <w:szCs w:val="19"/>
        </w:rPr>
        <w:t>Compared</w:t>
      </w:r>
      <w:r>
        <w:rPr>
          <w:rFonts w:ascii="Georgia" w:eastAsia="Georgia" w:hAnsi="Georgia" w:cs="Georgia"/>
          <w:b/>
          <w:bCs/>
          <w:spacing w:val="33"/>
          <w:sz w:val="19"/>
          <w:szCs w:val="19"/>
        </w:rPr>
        <w:t xml:space="preserve"> </w:t>
      </w:r>
      <w:r>
        <w:rPr>
          <w:rFonts w:ascii="Georgia" w:eastAsia="Georgia" w:hAnsi="Georgia" w:cs="Georgia"/>
          <w:b/>
          <w:bCs/>
          <w:w w:val="102"/>
          <w:sz w:val="19"/>
          <w:szCs w:val="19"/>
        </w:rPr>
        <w:t>to</w:t>
      </w:r>
    </w:p>
    <w:p w14:paraId="0A457A18" w14:textId="77777777" w:rsidR="00E61F9D" w:rsidRDefault="005C64D6">
      <w:pPr>
        <w:spacing w:before="33" w:after="0" w:line="240" w:lineRule="auto"/>
        <w:ind w:left="140" w:right="2873"/>
        <w:jc w:val="both"/>
        <w:rPr>
          <w:rFonts w:ascii="Georgia" w:eastAsia="Georgia" w:hAnsi="Georgia" w:cs="Georgia"/>
          <w:sz w:val="19"/>
          <w:szCs w:val="19"/>
        </w:rPr>
      </w:pPr>
      <w:proofErr w:type="gramStart"/>
      <w:r>
        <w:rPr>
          <w:rFonts w:ascii="Georgia" w:eastAsia="Georgia" w:hAnsi="Georgia" w:cs="Georgia"/>
          <w:b/>
          <w:bCs/>
          <w:sz w:val="19"/>
          <w:szCs w:val="19"/>
        </w:rPr>
        <w:t>Never-Smokers</w:t>
      </w:r>
      <w:r>
        <w:rPr>
          <w:rFonts w:ascii="Georgia" w:eastAsia="Georgia" w:hAnsi="Georgia" w:cs="Georgia"/>
          <w:sz w:val="19"/>
          <w:szCs w:val="19"/>
        </w:rPr>
        <w:t>”</w:t>
      </w:r>
      <w:r>
        <w:rPr>
          <w:rFonts w:ascii="Georgia" w:eastAsia="Georgia" w:hAnsi="Georgia" w:cs="Georgia"/>
          <w:spacing w:val="33"/>
          <w:sz w:val="19"/>
          <w:szCs w:val="19"/>
        </w:rPr>
        <w:t xml:space="preserve"> </w:t>
      </w:r>
      <w:r>
        <w:rPr>
          <w:rFonts w:ascii="Georgia" w:eastAsia="Georgia" w:hAnsi="Georgia" w:cs="Georgia"/>
          <w:i/>
          <w:sz w:val="19"/>
          <w:szCs w:val="19"/>
        </w:rPr>
        <w:t xml:space="preserve">J </w:t>
      </w:r>
      <w:proofErr w:type="spellStart"/>
      <w:r>
        <w:rPr>
          <w:rFonts w:ascii="Georgia" w:eastAsia="Georgia" w:hAnsi="Georgia" w:cs="Georgia"/>
          <w:i/>
          <w:sz w:val="19"/>
          <w:szCs w:val="19"/>
        </w:rPr>
        <w:t>Magn</w:t>
      </w:r>
      <w:proofErr w:type="spellEnd"/>
      <w:r>
        <w:rPr>
          <w:rFonts w:ascii="Georgia" w:eastAsia="Georgia" w:hAnsi="Georgia" w:cs="Georgia"/>
          <w:i/>
          <w:sz w:val="19"/>
          <w:szCs w:val="19"/>
        </w:rPr>
        <w:t xml:space="preserve"> </w:t>
      </w:r>
      <w:proofErr w:type="spellStart"/>
      <w:r>
        <w:rPr>
          <w:rFonts w:ascii="Georgia" w:eastAsia="Georgia" w:hAnsi="Georgia" w:cs="Georgia"/>
          <w:i/>
          <w:sz w:val="19"/>
          <w:szCs w:val="19"/>
        </w:rPr>
        <w:t>Reson</w:t>
      </w:r>
      <w:proofErr w:type="spellEnd"/>
      <w:r>
        <w:rPr>
          <w:rFonts w:ascii="Georgia" w:eastAsia="Georgia" w:hAnsi="Georgia" w:cs="Georgia"/>
          <w:i/>
          <w:sz w:val="19"/>
          <w:szCs w:val="19"/>
        </w:rPr>
        <w:t xml:space="preserve"> Imaging</w:t>
      </w:r>
      <w:r>
        <w:rPr>
          <w:rFonts w:ascii="Georgia" w:eastAsia="Georgia" w:hAnsi="Georgia" w:cs="Georgia"/>
          <w:i/>
          <w:spacing w:val="1"/>
          <w:sz w:val="19"/>
          <w:szCs w:val="19"/>
        </w:rPr>
        <w:t xml:space="preserve"> </w:t>
      </w:r>
      <w:r>
        <w:rPr>
          <w:rFonts w:ascii="Georgia" w:eastAsia="Georgia" w:hAnsi="Georgia" w:cs="Georgia"/>
          <w:sz w:val="19"/>
          <w:szCs w:val="19"/>
        </w:rPr>
        <w:t>21,</w:t>
      </w:r>
      <w:r>
        <w:rPr>
          <w:rFonts w:ascii="Georgia" w:eastAsia="Georgia" w:hAnsi="Georgia" w:cs="Georgia"/>
          <w:spacing w:val="8"/>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4</w:t>
      </w:r>
      <w:r>
        <w:rPr>
          <w:rFonts w:ascii="Georgia" w:eastAsia="Georgia" w:hAnsi="Georgia" w:cs="Georgia"/>
          <w:spacing w:val="3"/>
          <w:sz w:val="19"/>
          <w:szCs w:val="19"/>
        </w:rPr>
        <w:t xml:space="preserve"> </w:t>
      </w:r>
      <w:r>
        <w:rPr>
          <w:rFonts w:ascii="Georgia" w:eastAsia="Georgia" w:hAnsi="Georgia" w:cs="Georgia"/>
          <w:sz w:val="19"/>
          <w:szCs w:val="19"/>
        </w:rPr>
        <w:t>(2005):</w:t>
      </w:r>
      <w:r>
        <w:rPr>
          <w:rFonts w:ascii="Georgia" w:eastAsia="Georgia" w:hAnsi="Georgia" w:cs="Georgia"/>
          <w:spacing w:val="30"/>
          <w:sz w:val="19"/>
          <w:szCs w:val="19"/>
        </w:rPr>
        <w:t xml:space="preserve"> </w:t>
      </w:r>
      <w:r>
        <w:rPr>
          <w:rFonts w:ascii="Georgia" w:eastAsia="Georgia" w:hAnsi="Georgia" w:cs="Georgia"/>
          <w:sz w:val="19"/>
          <w:szCs w:val="19"/>
        </w:rPr>
        <w:t>365–9.</w:t>
      </w:r>
      <w:proofErr w:type="gramEnd"/>
      <w:r>
        <w:rPr>
          <w:rFonts w:ascii="Georgia" w:eastAsia="Georgia" w:hAnsi="Georgia" w:cs="Georgia"/>
          <w:spacing w:val="29"/>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spacing w:val="-1"/>
          <w:w w:val="102"/>
          <w:sz w:val="19"/>
          <w:szCs w:val="19"/>
        </w:rPr>
        <w:t>:</w:t>
      </w:r>
      <w:hyperlink r:id="rId89">
        <w:r>
          <w:rPr>
            <w:rFonts w:ascii="Georgia" w:eastAsia="Georgia" w:hAnsi="Georgia" w:cs="Georgia"/>
            <w:color w:val="0000FF"/>
            <w:w w:val="103"/>
            <w:sz w:val="19"/>
            <w:szCs w:val="19"/>
          </w:rPr>
          <w:t>10.1002/jmri.20290</w:t>
        </w:r>
      </w:hyperlink>
    </w:p>
    <w:p w14:paraId="2669A983" w14:textId="77777777" w:rsidR="00E61F9D" w:rsidRDefault="005C64D6">
      <w:pPr>
        <w:spacing w:before="93" w:after="0" w:line="277" w:lineRule="auto"/>
        <w:ind w:left="135" w:right="59" w:firstLine="5"/>
        <w:jc w:val="both"/>
        <w:rPr>
          <w:rFonts w:ascii="Georgia" w:eastAsia="Georgia" w:hAnsi="Georgia" w:cs="Georgia"/>
          <w:sz w:val="19"/>
          <w:szCs w:val="19"/>
        </w:rPr>
      </w:pPr>
      <w:r>
        <w:rPr>
          <w:rFonts w:ascii="Georgia" w:eastAsia="Georgia" w:hAnsi="Georgia" w:cs="Georgia"/>
          <w:sz w:val="19"/>
          <w:szCs w:val="19"/>
        </w:rPr>
        <w:t>94.</w:t>
      </w:r>
      <w:r>
        <w:rPr>
          <w:rFonts w:ascii="Georgia" w:eastAsia="Georgia" w:hAnsi="Georgia" w:cs="Georgia"/>
          <w:spacing w:val="43"/>
          <w:sz w:val="19"/>
          <w:szCs w:val="19"/>
        </w:rPr>
        <w:t xml:space="preserve"> </w:t>
      </w:r>
      <w:proofErr w:type="spellStart"/>
      <w:r>
        <w:rPr>
          <w:rFonts w:ascii="Georgia" w:eastAsia="Georgia" w:hAnsi="Georgia" w:cs="Georgia"/>
          <w:sz w:val="19"/>
          <w:szCs w:val="19"/>
        </w:rPr>
        <w:t>Altes</w:t>
      </w:r>
      <w:proofErr w:type="spellEnd"/>
      <w:r>
        <w:rPr>
          <w:rFonts w:ascii="Georgia" w:eastAsia="Georgia" w:hAnsi="Georgia" w:cs="Georgia"/>
          <w:sz w:val="19"/>
          <w:szCs w:val="19"/>
        </w:rPr>
        <w:t>,</w:t>
      </w:r>
      <w:r>
        <w:rPr>
          <w:rFonts w:ascii="Georgia" w:eastAsia="Georgia" w:hAnsi="Georgia" w:cs="Georgia"/>
          <w:spacing w:val="18"/>
          <w:sz w:val="19"/>
          <w:szCs w:val="19"/>
        </w:rPr>
        <w:t xml:space="preserve"> </w:t>
      </w:r>
      <w:r>
        <w:rPr>
          <w:rFonts w:ascii="Georgia" w:eastAsia="Georgia" w:hAnsi="Georgia" w:cs="Georgia"/>
          <w:sz w:val="19"/>
          <w:szCs w:val="19"/>
        </w:rPr>
        <w:t>T.</w:t>
      </w:r>
      <w:r>
        <w:rPr>
          <w:rFonts w:ascii="Georgia" w:eastAsia="Georgia" w:hAnsi="Georgia" w:cs="Georgia"/>
          <w:spacing w:val="12"/>
          <w:sz w:val="19"/>
          <w:szCs w:val="19"/>
        </w:rPr>
        <w:t xml:space="preserve"> </w:t>
      </w:r>
      <w:r>
        <w:rPr>
          <w:rFonts w:ascii="Georgia" w:eastAsia="Georgia" w:hAnsi="Georgia" w:cs="Georgia"/>
          <w:sz w:val="19"/>
          <w:szCs w:val="19"/>
        </w:rPr>
        <w:t>A.,</w:t>
      </w:r>
      <w:r>
        <w:rPr>
          <w:rFonts w:ascii="Georgia" w:eastAsia="Georgia" w:hAnsi="Georgia" w:cs="Georgia"/>
          <w:spacing w:val="16"/>
          <w:sz w:val="19"/>
          <w:szCs w:val="19"/>
        </w:rPr>
        <w:t xml:space="preserve"> </w:t>
      </w:r>
      <w:r>
        <w:rPr>
          <w:rFonts w:ascii="Georgia" w:eastAsia="Georgia" w:hAnsi="Georgia" w:cs="Georgia"/>
          <w:sz w:val="19"/>
          <w:szCs w:val="19"/>
        </w:rPr>
        <w:t>Powers,</w:t>
      </w:r>
      <w:r>
        <w:rPr>
          <w:rFonts w:ascii="Georgia" w:eastAsia="Georgia" w:hAnsi="Georgia" w:cs="Georgia"/>
          <w:spacing w:val="22"/>
          <w:sz w:val="19"/>
          <w:szCs w:val="19"/>
        </w:rPr>
        <w:t xml:space="preserve"> </w:t>
      </w:r>
      <w:r>
        <w:rPr>
          <w:rFonts w:ascii="Georgia" w:eastAsia="Georgia" w:hAnsi="Georgia" w:cs="Georgia"/>
          <w:sz w:val="19"/>
          <w:szCs w:val="19"/>
        </w:rPr>
        <w:t>P.</w:t>
      </w:r>
      <w:r>
        <w:rPr>
          <w:rFonts w:ascii="Georgia" w:eastAsia="Georgia" w:hAnsi="Georgia" w:cs="Georgia"/>
          <w:spacing w:val="12"/>
          <w:sz w:val="19"/>
          <w:szCs w:val="19"/>
        </w:rPr>
        <w:t xml:space="preserve"> </w:t>
      </w:r>
      <w:r>
        <w:rPr>
          <w:rFonts w:ascii="Georgia" w:eastAsia="Georgia" w:hAnsi="Georgia" w:cs="Georgia"/>
          <w:sz w:val="19"/>
          <w:szCs w:val="19"/>
        </w:rPr>
        <w:t>L.,</w:t>
      </w:r>
      <w:r>
        <w:rPr>
          <w:rFonts w:ascii="Georgia" w:eastAsia="Georgia" w:hAnsi="Georgia" w:cs="Georgia"/>
          <w:spacing w:val="15"/>
          <w:sz w:val="19"/>
          <w:szCs w:val="19"/>
        </w:rPr>
        <w:t xml:space="preserve"> </w:t>
      </w:r>
      <w:r>
        <w:rPr>
          <w:rFonts w:ascii="Georgia" w:eastAsia="Georgia" w:hAnsi="Georgia" w:cs="Georgia"/>
          <w:sz w:val="19"/>
          <w:szCs w:val="19"/>
        </w:rPr>
        <w:t>Knight-Scott,</w:t>
      </w:r>
      <w:r>
        <w:rPr>
          <w:rFonts w:ascii="Georgia" w:eastAsia="Georgia" w:hAnsi="Georgia" w:cs="Georgia"/>
          <w:spacing w:val="31"/>
          <w:sz w:val="19"/>
          <w:szCs w:val="19"/>
        </w:rPr>
        <w:t xml:space="preserve"> </w:t>
      </w:r>
      <w:r>
        <w:rPr>
          <w:rFonts w:ascii="Georgia" w:eastAsia="Georgia" w:hAnsi="Georgia" w:cs="Georgia"/>
          <w:sz w:val="19"/>
          <w:szCs w:val="19"/>
        </w:rPr>
        <w:t>J.,</w:t>
      </w:r>
      <w:r>
        <w:rPr>
          <w:rFonts w:ascii="Georgia" w:eastAsia="Georgia" w:hAnsi="Georgia" w:cs="Georgia"/>
          <w:spacing w:val="15"/>
          <w:sz w:val="19"/>
          <w:szCs w:val="19"/>
        </w:rPr>
        <w:t xml:space="preserve"> </w:t>
      </w:r>
      <w:r>
        <w:rPr>
          <w:rFonts w:ascii="Georgia" w:eastAsia="Georgia" w:hAnsi="Georgia" w:cs="Georgia"/>
          <w:sz w:val="19"/>
          <w:szCs w:val="19"/>
        </w:rPr>
        <w:t>Rakes,</w:t>
      </w:r>
      <w:r>
        <w:rPr>
          <w:rFonts w:ascii="Georgia" w:eastAsia="Georgia" w:hAnsi="Georgia" w:cs="Georgia"/>
          <w:spacing w:val="20"/>
          <w:sz w:val="19"/>
          <w:szCs w:val="19"/>
        </w:rPr>
        <w:t xml:space="preserve"> </w:t>
      </w:r>
      <w:r>
        <w:rPr>
          <w:rFonts w:ascii="Georgia" w:eastAsia="Georgia" w:hAnsi="Georgia" w:cs="Georgia"/>
          <w:sz w:val="19"/>
          <w:szCs w:val="19"/>
        </w:rPr>
        <w:t>G.,</w:t>
      </w:r>
      <w:r>
        <w:rPr>
          <w:rFonts w:ascii="Georgia" w:eastAsia="Georgia" w:hAnsi="Georgia" w:cs="Georgia"/>
          <w:spacing w:val="14"/>
          <w:sz w:val="19"/>
          <w:szCs w:val="19"/>
        </w:rPr>
        <w:t xml:space="preserve"> </w:t>
      </w:r>
      <w:proofErr w:type="spellStart"/>
      <w:r>
        <w:rPr>
          <w:rFonts w:ascii="Georgia" w:eastAsia="Georgia" w:hAnsi="Georgia" w:cs="Georgia"/>
          <w:sz w:val="19"/>
          <w:szCs w:val="19"/>
        </w:rPr>
        <w:t>Platts</w:t>
      </w:r>
      <w:proofErr w:type="spellEnd"/>
      <w:r>
        <w:rPr>
          <w:rFonts w:ascii="Georgia" w:eastAsia="Georgia" w:hAnsi="Georgia" w:cs="Georgia"/>
          <w:sz w:val="19"/>
          <w:szCs w:val="19"/>
        </w:rPr>
        <w:t>-Mills,</w:t>
      </w:r>
      <w:r>
        <w:rPr>
          <w:rFonts w:ascii="Georgia" w:eastAsia="Georgia" w:hAnsi="Georgia" w:cs="Georgia"/>
          <w:spacing w:val="29"/>
          <w:sz w:val="19"/>
          <w:szCs w:val="19"/>
        </w:rPr>
        <w:t xml:space="preserve"> </w:t>
      </w:r>
      <w:r>
        <w:rPr>
          <w:rFonts w:ascii="Georgia" w:eastAsia="Georgia" w:hAnsi="Georgia" w:cs="Georgia"/>
          <w:sz w:val="19"/>
          <w:szCs w:val="19"/>
        </w:rPr>
        <w:t>T.</w:t>
      </w:r>
      <w:r>
        <w:rPr>
          <w:rFonts w:ascii="Georgia" w:eastAsia="Georgia" w:hAnsi="Georgia" w:cs="Georgia"/>
          <w:spacing w:val="12"/>
          <w:sz w:val="19"/>
          <w:szCs w:val="19"/>
        </w:rPr>
        <w:t xml:space="preserve"> </w:t>
      </w:r>
      <w:r>
        <w:rPr>
          <w:rFonts w:ascii="Georgia" w:eastAsia="Georgia" w:hAnsi="Georgia" w:cs="Georgia"/>
          <w:sz w:val="19"/>
          <w:szCs w:val="19"/>
        </w:rPr>
        <w:t>A.,</w:t>
      </w:r>
      <w:r>
        <w:rPr>
          <w:rFonts w:ascii="Georgia" w:eastAsia="Georgia" w:hAnsi="Georgia" w:cs="Georgia"/>
          <w:spacing w:val="16"/>
          <w:sz w:val="19"/>
          <w:szCs w:val="19"/>
        </w:rPr>
        <w:t xml:space="preserve"> </w:t>
      </w:r>
      <w:r>
        <w:rPr>
          <w:rFonts w:ascii="Georgia" w:eastAsia="Georgia" w:hAnsi="Georgia" w:cs="Georgia"/>
          <w:sz w:val="19"/>
          <w:szCs w:val="19"/>
        </w:rPr>
        <w:t>Lange,</w:t>
      </w:r>
      <w:r>
        <w:rPr>
          <w:rFonts w:ascii="Georgia" w:eastAsia="Georgia" w:hAnsi="Georgia" w:cs="Georgia"/>
          <w:spacing w:val="20"/>
          <w:sz w:val="19"/>
          <w:szCs w:val="19"/>
        </w:rPr>
        <w:t xml:space="preserve"> </w:t>
      </w:r>
      <w:r>
        <w:rPr>
          <w:rFonts w:ascii="Georgia" w:eastAsia="Georgia" w:hAnsi="Georgia" w:cs="Georgia"/>
          <w:sz w:val="19"/>
          <w:szCs w:val="19"/>
        </w:rPr>
        <w:t>E.</w:t>
      </w:r>
      <w:r>
        <w:rPr>
          <w:rFonts w:ascii="Georgia" w:eastAsia="Georgia" w:hAnsi="Georgia" w:cs="Georgia"/>
          <w:spacing w:val="10"/>
          <w:sz w:val="19"/>
          <w:szCs w:val="19"/>
        </w:rPr>
        <w:t xml:space="preserve"> </w:t>
      </w:r>
      <w:r>
        <w:rPr>
          <w:rFonts w:ascii="Georgia" w:eastAsia="Georgia" w:hAnsi="Georgia" w:cs="Georgia"/>
          <w:sz w:val="19"/>
          <w:szCs w:val="19"/>
        </w:rPr>
        <w:t>E.</w:t>
      </w:r>
      <w:r>
        <w:rPr>
          <w:rFonts w:ascii="Georgia" w:eastAsia="Georgia" w:hAnsi="Georgia" w:cs="Georgia"/>
          <w:spacing w:val="10"/>
          <w:sz w:val="19"/>
          <w:szCs w:val="19"/>
        </w:rPr>
        <w:t xml:space="preserve"> </w:t>
      </w:r>
      <w:r>
        <w:rPr>
          <w:rFonts w:ascii="Georgia" w:eastAsia="Georgia" w:hAnsi="Georgia" w:cs="Georgia"/>
          <w:sz w:val="19"/>
          <w:szCs w:val="19"/>
        </w:rPr>
        <w:t>de,</w:t>
      </w:r>
      <w:r>
        <w:rPr>
          <w:rFonts w:ascii="Georgia" w:eastAsia="Georgia" w:hAnsi="Georgia" w:cs="Georgia"/>
          <w:spacing w:val="14"/>
          <w:sz w:val="19"/>
          <w:szCs w:val="19"/>
        </w:rPr>
        <w:t xml:space="preserve"> </w:t>
      </w:r>
      <w:r>
        <w:rPr>
          <w:rFonts w:ascii="Georgia" w:eastAsia="Georgia" w:hAnsi="Georgia" w:cs="Georgia"/>
          <w:sz w:val="19"/>
          <w:szCs w:val="19"/>
        </w:rPr>
        <w:t>Alford,</w:t>
      </w:r>
      <w:r>
        <w:rPr>
          <w:rFonts w:ascii="Georgia" w:eastAsia="Georgia" w:hAnsi="Georgia" w:cs="Georgia"/>
          <w:spacing w:val="21"/>
          <w:sz w:val="19"/>
          <w:szCs w:val="19"/>
        </w:rPr>
        <w:t xml:space="preserve"> </w:t>
      </w:r>
      <w:r>
        <w:rPr>
          <w:rFonts w:ascii="Georgia" w:eastAsia="Georgia" w:hAnsi="Georgia" w:cs="Georgia"/>
          <w:sz w:val="19"/>
          <w:szCs w:val="19"/>
        </w:rPr>
        <w:t>B.</w:t>
      </w:r>
      <w:r>
        <w:rPr>
          <w:rFonts w:ascii="Georgia" w:eastAsia="Georgia" w:hAnsi="Georgia" w:cs="Georgia"/>
          <w:spacing w:val="12"/>
          <w:sz w:val="19"/>
          <w:szCs w:val="19"/>
        </w:rPr>
        <w:t xml:space="preserve"> </w:t>
      </w:r>
      <w:r>
        <w:rPr>
          <w:rFonts w:ascii="Georgia" w:eastAsia="Georgia" w:hAnsi="Georgia" w:cs="Georgia"/>
          <w:sz w:val="19"/>
          <w:szCs w:val="19"/>
        </w:rPr>
        <w:t>A.,</w:t>
      </w:r>
      <w:r>
        <w:rPr>
          <w:rFonts w:ascii="Georgia" w:eastAsia="Georgia" w:hAnsi="Georgia" w:cs="Georgia"/>
          <w:spacing w:val="16"/>
          <w:sz w:val="19"/>
          <w:szCs w:val="19"/>
        </w:rPr>
        <w:t xml:space="preserve"> </w:t>
      </w:r>
      <w:proofErr w:type="spellStart"/>
      <w:r>
        <w:rPr>
          <w:rFonts w:ascii="Georgia" w:eastAsia="Georgia" w:hAnsi="Georgia" w:cs="Georgia"/>
          <w:sz w:val="19"/>
          <w:szCs w:val="19"/>
        </w:rPr>
        <w:t>Mugler</w:t>
      </w:r>
      <w:proofErr w:type="spellEnd"/>
      <w:r>
        <w:rPr>
          <w:rFonts w:ascii="Georgia" w:eastAsia="Georgia" w:hAnsi="Georgia" w:cs="Georgia"/>
          <w:sz w:val="19"/>
          <w:szCs w:val="19"/>
        </w:rPr>
        <w:t>,</w:t>
      </w:r>
      <w:r>
        <w:rPr>
          <w:rFonts w:ascii="Georgia" w:eastAsia="Georgia" w:hAnsi="Georgia" w:cs="Georgia"/>
          <w:spacing w:val="22"/>
          <w:sz w:val="19"/>
          <w:szCs w:val="19"/>
        </w:rPr>
        <w:t xml:space="preserve"> </w:t>
      </w:r>
      <w:r>
        <w:rPr>
          <w:rFonts w:ascii="Georgia" w:eastAsia="Georgia" w:hAnsi="Georgia" w:cs="Georgia"/>
          <w:sz w:val="19"/>
          <w:szCs w:val="19"/>
        </w:rPr>
        <w:t>J.</w:t>
      </w:r>
      <w:r>
        <w:rPr>
          <w:rFonts w:ascii="Georgia" w:eastAsia="Georgia" w:hAnsi="Georgia" w:cs="Georgia"/>
          <w:spacing w:val="11"/>
          <w:sz w:val="19"/>
          <w:szCs w:val="19"/>
        </w:rPr>
        <w:t xml:space="preserve"> </w:t>
      </w:r>
      <w:r>
        <w:rPr>
          <w:rFonts w:ascii="Georgia" w:eastAsia="Georgia" w:hAnsi="Georgia" w:cs="Georgia"/>
          <w:sz w:val="19"/>
          <w:szCs w:val="19"/>
        </w:rPr>
        <w:t>P.,</w:t>
      </w:r>
      <w:r>
        <w:rPr>
          <w:rFonts w:ascii="Georgia" w:eastAsia="Georgia" w:hAnsi="Georgia" w:cs="Georgia"/>
          <w:spacing w:val="16"/>
          <w:sz w:val="19"/>
          <w:szCs w:val="19"/>
        </w:rPr>
        <w:t xml:space="preserve"> </w:t>
      </w:r>
      <w:r>
        <w:rPr>
          <w:rFonts w:ascii="Georgia" w:eastAsia="Georgia" w:hAnsi="Georgia" w:cs="Georgia"/>
          <w:w w:val="102"/>
          <w:sz w:val="19"/>
          <w:szCs w:val="19"/>
        </w:rPr>
        <w:t xml:space="preserve">3rd, </w:t>
      </w:r>
      <w:r>
        <w:rPr>
          <w:rFonts w:ascii="Georgia" w:eastAsia="Georgia" w:hAnsi="Georgia" w:cs="Georgia"/>
          <w:sz w:val="19"/>
          <w:szCs w:val="19"/>
        </w:rPr>
        <w:t>and</w:t>
      </w:r>
      <w:r>
        <w:rPr>
          <w:rFonts w:ascii="Georgia" w:eastAsia="Georgia" w:hAnsi="Georgia" w:cs="Georgia"/>
          <w:spacing w:val="9"/>
          <w:sz w:val="19"/>
          <w:szCs w:val="19"/>
        </w:rPr>
        <w:t xml:space="preserve"> </w:t>
      </w:r>
      <w:proofErr w:type="spellStart"/>
      <w:r>
        <w:rPr>
          <w:rFonts w:ascii="Georgia" w:eastAsia="Georgia" w:hAnsi="Georgia" w:cs="Georgia"/>
          <w:sz w:val="19"/>
          <w:szCs w:val="19"/>
        </w:rPr>
        <w:t>Brookeman</w:t>
      </w:r>
      <w:proofErr w:type="spellEnd"/>
      <w:r>
        <w:rPr>
          <w:rFonts w:ascii="Georgia" w:eastAsia="Georgia" w:hAnsi="Georgia" w:cs="Georgia"/>
          <w:sz w:val="19"/>
          <w:szCs w:val="19"/>
        </w:rPr>
        <w:t>,</w:t>
      </w:r>
      <w:r>
        <w:rPr>
          <w:rFonts w:ascii="Georgia" w:eastAsia="Georgia" w:hAnsi="Georgia" w:cs="Georgia"/>
          <w:spacing w:val="23"/>
          <w:sz w:val="19"/>
          <w:szCs w:val="19"/>
        </w:rPr>
        <w:t xml:space="preserve"> </w:t>
      </w:r>
      <w:r>
        <w:rPr>
          <w:rFonts w:ascii="Georgia" w:eastAsia="Georgia" w:hAnsi="Georgia" w:cs="Georgia"/>
          <w:sz w:val="19"/>
          <w:szCs w:val="19"/>
        </w:rPr>
        <w:t>J.</w:t>
      </w:r>
      <w:r>
        <w:rPr>
          <w:rFonts w:ascii="Georgia" w:eastAsia="Georgia" w:hAnsi="Georgia" w:cs="Georgia"/>
          <w:spacing w:val="7"/>
          <w:sz w:val="19"/>
          <w:szCs w:val="19"/>
        </w:rPr>
        <w:t xml:space="preserve"> </w:t>
      </w:r>
      <w:r>
        <w:rPr>
          <w:rFonts w:ascii="Georgia" w:eastAsia="Georgia" w:hAnsi="Georgia" w:cs="Georgia"/>
          <w:sz w:val="19"/>
          <w:szCs w:val="19"/>
        </w:rPr>
        <w:t>R.</w:t>
      </w:r>
      <w:r>
        <w:rPr>
          <w:rFonts w:ascii="Georgia" w:eastAsia="Georgia" w:hAnsi="Georgia" w:cs="Georgia"/>
          <w:spacing w:val="9"/>
          <w:sz w:val="19"/>
          <w:szCs w:val="19"/>
        </w:rPr>
        <w:t xml:space="preserve"> </w:t>
      </w:r>
      <w:r>
        <w:rPr>
          <w:rFonts w:ascii="Georgia" w:eastAsia="Georgia" w:hAnsi="Georgia" w:cs="Georgia"/>
          <w:sz w:val="19"/>
          <w:szCs w:val="19"/>
        </w:rPr>
        <w:t>“</w:t>
      </w:r>
      <w:r>
        <w:rPr>
          <w:rFonts w:ascii="Georgia" w:eastAsia="Georgia" w:hAnsi="Georgia" w:cs="Georgia"/>
          <w:b/>
          <w:bCs/>
          <w:sz w:val="19"/>
          <w:szCs w:val="19"/>
        </w:rPr>
        <w:t>Hyperpolarized</w:t>
      </w:r>
      <w:r>
        <w:rPr>
          <w:rFonts w:ascii="Georgia" w:eastAsia="Georgia" w:hAnsi="Georgia" w:cs="Georgia"/>
          <w:b/>
          <w:bCs/>
          <w:spacing w:val="34"/>
          <w:sz w:val="19"/>
          <w:szCs w:val="19"/>
        </w:rPr>
        <w:t xml:space="preserve"> </w:t>
      </w:r>
      <w:r>
        <w:rPr>
          <w:rFonts w:ascii="Georgia" w:eastAsia="Georgia" w:hAnsi="Georgia" w:cs="Georgia"/>
          <w:b/>
          <w:bCs/>
          <w:sz w:val="19"/>
          <w:szCs w:val="19"/>
        </w:rPr>
        <w:t>3He</w:t>
      </w:r>
      <w:r>
        <w:rPr>
          <w:rFonts w:ascii="Georgia" w:eastAsia="Georgia" w:hAnsi="Georgia" w:cs="Georgia"/>
          <w:b/>
          <w:bCs/>
          <w:spacing w:val="11"/>
          <w:sz w:val="19"/>
          <w:szCs w:val="19"/>
        </w:rPr>
        <w:t xml:space="preserve"> </w:t>
      </w:r>
      <w:r>
        <w:rPr>
          <w:rFonts w:ascii="Georgia" w:eastAsia="Georgia" w:hAnsi="Georgia" w:cs="Georgia"/>
          <w:b/>
          <w:bCs/>
          <w:sz w:val="19"/>
          <w:szCs w:val="19"/>
        </w:rPr>
        <w:t>MR</w:t>
      </w:r>
      <w:r>
        <w:rPr>
          <w:rFonts w:ascii="Georgia" w:eastAsia="Georgia" w:hAnsi="Georgia" w:cs="Georgia"/>
          <w:b/>
          <w:bCs/>
          <w:spacing w:val="10"/>
          <w:sz w:val="19"/>
          <w:szCs w:val="19"/>
        </w:rPr>
        <w:t xml:space="preserve"> </w:t>
      </w:r>
      <w:r>
        <w:rPr>
          <w:rFonts w:ascii="Georgia" w:eastAsia="Georgia" w:hAnsi="Georgia" w:cs="Georgia"/>
          <w:b/>
          <w:bCs/>
          <w:sz w:val="19"/>
          <w:szCs w:val="19"/>
        </w:rPr>
        <w:t>Lung</w:t>
      </w:r>
      <w:r>
        <w:rPr>
          <w:rFonts w:ascii="Georgia" w:eastAsia="Georgia" w:hAnsi="Georgia" w:cs="Georgia"/>
          <w:b/>
          <w:bCs/>
          <w:spacing w:val="13"/>
          <w:sz w:val="19"/>
          <w:szCs w:val="19"/>
        </w:rPr>
        <w:t xml:space="preserve"> </w:t>
      </w:r>
      <w:r>
        <w:rPr>
          <w:rFonts w:ascii="Georgia" w:eastAsia="Georgia" w:hAnsi="Georgia" w:cs="Georgia"/>
          <w:b/>
          <w:bCs/>
          <w:sz w:val="19"/>
          <w:szCs w:val="19"/>
        </w:rPr>
        <w:t>Ventilation</w:t>
      </w:r>
      <w:r>
        <w:rPr>
          <w:rFonts w:ascii="Georgia" w:eastAsia="Georgia" w:hAnsi="Georgia" w:cs="Georgia"/>
          <w:b/>
          <w:bCs/>
          <w:spacing w:val="25"/>
          <w:sz w:val="19"/>
          <w:szCs w:val="19"/>
        </w:rPr>
        <w:t xml:space="preserve"> </w:t>
      </w:r>
      <w:r>
        <w:rPr>
          <w:rFonts w:ascii="Georgia" w:eastAsia="Georgia" w:hAnsi="Georgia" w:cs="Georgia"/>
          <w:b/>
          <w:bCs/>
          <w:sz w:val="19"/>
          <w:szCs w:val="19"/>
        </w:rPr>
        <w:t>Imaging</w:t>
      </w:r>
      <w:r>
        <w:rPr>
          <w:rFonts w:ascii="Georgia" w:eastAsia="Georgia" w:hAnsi="Georgia" w:cs="Georgia"/>
          <w:b/>
          <w:bCs/>
          <w:spacing w:val="19"/>
          <w:sz w:val="19"/>
          <w:szCs w:val="19"/>
        </w:rPr>
        <w:t xml:space="preserve"> </w:t>
      </w:r>
      <w:r>
        <w:rPr>
          <w:rFonts w:ascii="Georgia" w:eastAsia="Georgia" w:hAnsi="Georgia" w:cs="Georgia"/>
          <w:b/>
          <w:bCs/>
          <w:sz w:val="19"/>
          <w:szCs w:val="19"/>
        </w:rPr>
        <w:t>in</w:t>
      </w:r>
      <w:r>
        <w:rPr>
          <w:rFonts w:ascii="Georgia" w:eastAsia="Georgia" w:hAnsi="Georgia" w:cs="Georgia"/>
          <w:b/>
          <w:bCs/>
          <w:spacing w:val="7"/>
          <w:sz w:val="19"/>
          <w:szCs w:val="19"/>
        </w:rPr>
        <w:t xml:space="preserve"> </w:t>
      </w:r>
      <w:r>
        <w:rPr>
          <w:rFonts w:ascii="Georgia" w:eastAsia="Georgia" w:hAnsi="Georgia" w:cs="Georgia"/>
          <w:b/>
          <w:bCs/>
          <w:sz w:val="19"/>
          <w:szCs w:val="19"/>
        </w:rPr>
        <w:t>Asthmatics:</w:t>
      </w:r>
      <w:r>
        <w:rPr>
          <w:rFonts w:ascii="Georgia" w:eastAsia="Georgia" w:hAnsi="Georgia" w:cs="Georgia"/>
          <w:b/>
          <w:bCs/>
          <w:spacing w:val="43"/>
          <w:sz w:val="19"/>
          <w:szCs w:val="19"/>
        </w:rPr>
        <w:t xml:space="preserve"> </w:t>
      </w:r>
      <w:r>
        <w:rPr>
          <w:rFonts w:ascii="Georgia" w:eastAsia="Georgia" w:hAnsi="Georgia" w:cs="Georgia"/>
          <w:b/>
          <w:bCs/>
          <w:sz w:val="19"/>
          <w:szCs w:val="19"/>
        </w:rPr>
        <w:t>Preliminary</w:t>
      </w:r>
      <w:r>
        <w:rPr>
          <w:rFonts w:ascii="Georgia" w:eastAsia="Georgia" w:hAnsi="Georgia" w:cs="Georgia"/>
          <w:b/>
          <w:bCs/>
          <w:spacing w:val="27"/>
          <w:sz w:val="19"/>
          <w:szCs w:val="19"/>
        </w:rPr>
        <w:t xml:space="preserve"> </w:t>
      </w:r>
      <w:r>
        <w:rPr>
          <w:rFonts w:ascii="Georgia" w:eastAsia="Georgia" w:hAnsi="Georgia" w:cs="Georgia"/>
          <w:b/>
          <w:bCs/>
          <w:w w:val="102"/>
          <w:sz w:val="19"/>
          <w:szCs w:val="19"/>
        </w:rPr>
        <w:t>Finding</w:t>
      </w:r>
      <w:r>
        <w:rPr>
          <w:rFonts w:ascii="Georgia" w:eastAsia="Georgia" w:hAnsi="Georgia" w:cs="Georgia"/>
          <w:b/>
          <w:bCs/>
          <w:spacing w:val="-2"/>
          <w:w w:val="102"/>
          <w:sz w:val="19"/>
          <w:szCs w:val="19"/>
        </w:rPr>
        <w:t>s</w:t>
      </w:r>
      <w:r>
        <w:rPr>
          <w:rFonts w:ascii="Georgia" w:eastAsia="Georgia" w:hAnsi="Georgia" w:cs="Georgia"/>
          <w:w w:val="102"/>
          <w:sz w:val="19"/>
          <w:szCs w:val="19"/>
        </w:rPr>
        <w:t xml:space="preserve">” </w:t>
      </w:r>
      <w:r>
        <w:rPr>
          <w:rFonts w:ascii="Georgia" w:eastAsia="Georgia" w:hAnsi="Georgia" w:cs="Georgia"/>
          <w:i/>
          <w:sz w:val="19"/>
          <w:szCs w:val="19"/>
        </w:rPr>
        <w:t xml:space="preserve">J </w:t>
      </w:r>
      <w:proofErr w:type="spellStart"/>
      <w:r>
        <w:rPr>
          <w:rFonts w:ascii="Georgia" w:eastAsia="Georgia" w:hAnsi="Georgia" w:cs="Georgia"/>
          <w:i/>
          <w:sz w:val="19"/>
          <w:szCs w:val="19"/>
        </w:rPr>
        <w:t>Magn</w:t>
      </w:r>
      <w:proofErr w:type="spellEnd"/>
      <w:r>
        <w:rPr>
          <w:rFonts w:ascii="Georgia" w:eastAsia="Georgia" w:hAnsi="Georgia" w:cs="Georgia"/>
          <w:i/>
          <w:sz w:val="19"/>
          <w:szCs w:val="19"/>
        </w:rPr>
        <w:t xml:space="preserve"> </w:t>
      </w:r>
      <w:proofErr w:type="spellStart"/>
      <w:r>
        <w:rPr>
          <w:rFonts w:ascii="Georgia" w:eastAsia="Georgia" w:hAnsi="Georgia" w:cs="Georgia"/>
          <w:i/>
          <w:sz w:val="19"/>
          <w:szCs w:val="19"/>
        </w:rPr>
        <w:t>Reson</w:t>
      </w:r>
      <w:proofErr w:type="spellEnd"/>
      <w:r>
        <w:rPr>
          <w:rFonts w:ascii="Georgia" w:eastAsia="Georgia" w:hAnsi="Georgia" w:cs="Georgia"/>
          <w:i/>
          <w:sz w:val="19"/>
          <w:szCs w:val="19"/>
        </w:rPr>
        <w:t xml:space="preserve"> Imaging</w:t>
      </w:r>
      <w:r>
        <w:rPr>
          <w:rFonts w:ascii="Georgia" w:eastAsia="Georgia" w:hAnsi="Georgia" w:cs="Georgia"/>
          <w:i/>
          <w:spacing w:val="1"/>
          <w:sz w:val="19"/>
          <w:szCs w:val="19"/>
        </w:rPr>
        <w:t xml:space="preserve"> </w:t>
      </w:r>
      <w:r>
        <w:rPr>
          <w:rFonts w:ascii="Georgia" w:eastAsia="Georgia" w:hAnsi="Georgia" w:cs="Georgia"/>
          <w:sz w:val="19"/>
          <w:szCs w:val="19"/>
        </w:rPr>
        <w:t>13,</w:t>
      </w:r>
      <w:r>
        <w:rPr>
          <w:rFonts w:ascii="Georgia" w:eastAsia="Georgia" w:hAnsi="Georgia" w:cs="Georgia"/>
          <w:spacing w:val="8"/>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3</w:t>
      </w:r>
      <w:r>
        <w:rPr>
          <w:rFonts w:ascii="Georgia" w:eastAsia="Georgia" w:hAnsi="Georgia" w:cs="Georgia"/>
          <w:spacing w:val="3"/>
          <w:sz w:val="19"/>
          <w:szCs w:val="19"/>
        </w:rPr>
        <w:t xml:space="preserve"> </w:t>
      </w:r>
      <w:r>
        <w:rPr>
          <w:rFonts w:ascii="Georgia" w:eastAsia="Georgia" w:hAnsi="Georgia" w:cs="Georgia"/>
          <w:sz w:val="19"/>
          <w:szCs w:val="19"/>
        </w:rPr>
        <w:t>(2001):</w:t>
      </w:r>
      <w:r>
        <w:rPr>
          <w:rFonts w:ascii="Georgia" w:eastAsia="Georgia" w:hAnsi="Georgia" w:cs="Georgia"/>
          <w:spacing w:val="29"/>
          <w:sz w:val="19"/>
          <w:szCs w:val="19"/>
        </w:rPr>
        <w:t xml:space="preserve"> </w:t>
      </w:r>
      <w:r>
        <w:rPr>
          <w:rFonts w:ascii="Georgia" w:eastAsia="Georgia" w:hAnsi="Georgia" w:cs="Georgia"/>
          <w:w w:val="102"/>
          <w:sz w:val="19"/>
          <w:szCs w:val="19"/>
        </w:rPr>
        <w:t>378–84.</w:t>
      </w:r>
    </w:p>
    <w:sectPr w:rsidR="00E61F9D">
      <w:pgSz w:w="12240" w:h="15840"/>
      <w:pgMar w:top="680" w:right="580" w:bottom="280" w:left="58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9" w:author="James Gee" w:date="2016-07-20T10:13:00Z" w:initials="JG">
    <w:p w14:paraId="48B0C86D" w14:textId="4DC9CF38" w:rsidR="00620CA7" w:rsidRDefault="00620CA7">
      <w:pPr>
        <w:pStyle w:val="CommentText"/>
      </w:pPr>
      <w:r>
        <w:rPr>
          <w:rStyle w:val="CommentReference"/>
        </w:rPr>
        <w:annotationRef/>
      </w:r>
      <w:r>
        <w:t>Delete?  Not a lung paper?</w:t>
      </w:r>
    </w:p>
  </w:comment>
  <w:comment w:id="70" w:author="James Gee" w:date="2016-07-20T10:15:00Z" w:initials="JG">
    <w:p w14:paraId="44A611B9" w14:textId="2F5A13E5" w:rsidR="00620CA7" w:rsidRDefault="00620CA7">
      <w:pPr>
        <w:pStyle w:val="CommentText"/>
      </w:pPr>
      <w:r>
        <w:rPr>
          <w:rStyle w:val="CommentReference"/>
        </w:rPr>
        <w:annotationRef/>
      </w:r>
      <w:r>
        <w:t>Place this table as a ‘side’ figure (</w:t>
      </w:r>
      <w:proofErr w:type="spellStart"/>
      <w:r>
        <w:t>ie</w:t>
      </w:r>
      <w:proofErr w:type="spellEnd"/>
      <w:r>
        <w:t>, 2 column format with left column containing grant text and right column containing the table), to take up less space.</w:t>
      </w:r>
    </w:p>
  </w:comment>
  <w:comment w:id="162" w:author="James Gee" w:date="2016-07-20T14:22:00Z" w:initials="JG">
    <w:p w14:paraId="74AFB208" w14:textId="449BE816" w:rsidR="00620CA7" w:rsidRDefault="00620CA7">
      <w:pPr>
        <w:pStyle w:val="CommentText"/>
      </w:pPr>
      <w:r>
        <w:rPr>
          <w:rStyle w:val="CommentReference"/>
        </w:rPr>
        <w:annotationRef/>
      </w:r>
      <w:r>
        <w:t>Change the title in the actual figure to “ANTs core processing tools for multi-modal lung imaging studies”</w:t>
      </w:r>
    </w:p>
  </w:comment>
  <w:comment w:id="197" w:author="James Gee" w:date="2016-07-20T14:42:00Z" w:initials="JG">
    <w:p w14:paraId="5B98DCEF" w14:textId="38037D79" w:rsidR="00620CA7" w:rsidRDefault="00620CA7">
      <w:pPr>
        <w:pStyle w:val="CommentText"/>
      </w:pPr>
      <w:r>
        <w:rPr>
          <w:rStyle w:val="CommentReference"/>
        </w:rPr>
        <w:annotationRef/>
      </w:r>
      <w:r>
        <w:t>FIX #1: Instead of tick marks, list specific algorithms (citations) that will be implemented for each functionality.</w:t>
      </w:r>
    </w:p>
    <w:p w14:paraId="002189A9" w14:textId="78F16385" w:rsidR="00620CA7" w:rsidRDefault="00620CA7">
      <w:pPr>
        <w:pStyle w:val="CommentText"/>
      </w:pPr>
      <w:r>
        <w:t>FIX #2: ADD PET column</w:t>
      </w:r>
    </w:p>
    <w:p w14:paraId="1E05F4A9" w14:textId="76659CFC" w:rsidR="00620CA7" w:rsidRDefault="00620CA7">
      <w:pPr>
        <w:pStyle w:val="CommentText"/>
      </w:pPr>
      <w:r>
        <w:t>FIX #3: change “spatial normalization” to “registration and normalization”</w:t>
      </w:r>
    </w:p>
  </w:comment>
  <w:comment w:id="235" w:author="James Gee" w:date="2016-07-20T15:09:00Z" w:initials="JG">
    <w:p w14:paraId="35A2D005" w14:textId="70C52B25" w:rsidR="00620CA7" w:rsidRDefault="00620CA7">
      <w:pPr>
        <w:pStyle w:val="CommentText"/>
      </w:pPr>
      <w:r>
        <w:rPr>
          <w:rStyle w:val="CommentReference"/>
        </w:rPr>
        <w:annotationRef/>
      </w:r>
      <w:r>
        <w:t>FIX: simultaneous with WHAT?</w:t>
      </w:r>
    </w:p>
  </w:comment>
  <w:comment w:id="299" w:author="James Gee" w:date="2016-07-20T17:57:00Z" w:initials="JG">
    <w:p w14:paraId="225A19C1" w14:textId="1CC1EA3F" w:rsidR="00620CA7" w:rsidRDefault="00620CA7">
      <w:pPr>
        <w:pStyle w:val="CommentText"/>
      </w:pPr>
      <w:r>
        <w:rPr>
          <w:rStyle w:val="CommentReference"/>
        </w:rPr>
        <w:annotationRef/>
      </w:r>
      <w:r>
        <w:t>FIX: do you mean this as future work?  E.g. “The planned addition of quantitative … will open new avenues for assessing the contribution of airway changes to chronic lung disease.</w:t>
      </w:r>
      <w:proofErr w:type="gramStart"/>
      <w:r>
        <w:t>”?</w:t>
      </w:r>
      <w:proofErr w:type="gramEnd"/>
      <w:r>
        <w:t xml:space="preserve"> </w:t>
      </w:r>
    </w:p>
  </w:comment>
  <w:comment w:id="394" w:author="James Gee" w:date="2016-07-18T16:00:00Z" w:initials="JG">
    <w:p w14:paraId="0E32FABD" w14:textId="77777777" w:rsidR="00620CA7" w:rsidRDefault="00620CA7">
      <w:pPr>
        <w:pStyle w:val="CommentText"/>
      </w:pPr>
      <w:r>
        <w:rPr>
          <w:rStyle w:val="CommentReference"/>
        </w:rPr>
        <w:annotationRef/>
      </w:r>
      <w:r>
        <w:t>Is this lined up with far left edge?</w:t>
      </w:r>
    </w:p>
  </w:comment>
  <w:comment w:id="396" w:author="James Gee" w:date="2016-07-18T16:03:00Z" w:initials="JG">
    <w:p w14:paraId="54C9D2F7" w14:textId="77777777" w:rsidR="00620CA7" w:rsidRDefault="00620CA7">
      <w:pPr>
        <w:pStyle w:val="CommentText"/>
      </w:pPr>
      <w:r>
        <w:rPr>
          <w:rStyle w:val="CommentReference"/>
        </w:rPr>
        <w:annotationRef/>
      </w:r>
      <w:r>
        <w:t>Added new line here.  Can delete if we’re running out of room.</w:t>
      </w:r>
    </w:p>
  </w:comment>
  <w:comment w:id="452" w:author="James Gee" w:date="2016-07-18T16:04:00Z" w:initials="JG">
    <w:p w14:paraId="5DAF314F" w14:textId="77777777" w:rsidR="00620CA7" w:rsidRDefault="00620CA7">
      <w:pPr>
        <w:pStyle w:val="CommentText"/>
      </w:pPr>
      <w:r>
        <w:rPr>
          <w:rStyle w:val="CommentReference"/>
        </w:rPr>
        <w:annotationRef/>
      </w:r>
      <w:r>
        <w:t>Is this lined up with far left edge?</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Georgia">
    <w:panose1 w:val="02040502050405020303"/>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Symbol">
    <w:panose1 w:val="020005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02"/>
  <w:proofState w:spelling="clean" w:grammar="clean"/>
  <w:trackRevisions/>
  <w:defaultTabStop w:val="720"/>
  <w:drawingGridHorizontalSpacing w:val="110"/>
  <w:displayHorizontalDrawingGridEvery w:val="2"/>
  <w:characterSpacingControl w:val="doNotCompress"/>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1F9D"/>
    <w:rsid w:val="00076753"/>
    <w:rsid w:val="000B3E1F"/>
    <w:rsid w:val="000F62E4"/>
    <w:rsid w:val="001460A3"/>
    <w:rsid w:val="001A01AE"/>
    <w:rsid w:val="001C2591"/>
    <w:rsid w:val="001D4E15"/>
    <w:rsid w:val="00236B2A"/>
    <w:rsid w:val="002F2F2A"/>
    <w:rsid w:val="00380456"/>
    <w:rsid w:val="003D3359"/>
    <w:rsid w:val="003D578C"/>
    <w:rsid w:val="003D78DF"/>
    <w:rsid w:val="003F1692"/>
    <w:rsid w:val="004A1DDF"/>
    <w:rsid w:val="004F6408"/>
    <w:rsid w:val="00512F8F"/>
    <w:rsid w:val="00556820"/>
    <w:rsid w:val="005914BA"/>
    <w:rsid w:val="005C64D6"/>
    <w:rsid w:val="00620CA7"/>
    <w:rsid w:val="0065485A"/>
    <w:rsid w:val="00681143"/>
    <w:rsid w:val="006B77FB"/>
    <w:rsid w:val="006C154F"/>
    <w:rsid w:val="007419F1"/>
    <w:rsid w:val="007802B5"/>
    <w:rsid w:val="00785F79"/>
    <w:rsid w:val="007C7939"/>
    <w:rsid w:val="00841258"/>
    <w:rsid w:val="009876E8"/>
    <w:rsid w:val="009B6FDF"/>
    <w:rsid w:val="00A8051D"/>
    <w:rsid w:val="00A867E5"/>
    <w:rsid w:val="00AA20E6"/>
    <w:rsid w:val="00B10453"/>
    <w:rsid w:val="00B81A0D"/>
    <w:rsid w:val="00BE435A"/>
    <w:rsid w:val="00C1072C"/>
    <w:rsid w:val="00C112DA"/>
    <w:rsid w:val="00C161B9"/>
    <w:rsid w:val="00C2795C"/>
    <w:rsid w:val="00C517C9"/>
    <w:rsid w:val="00D26D70"/>
    <w:rsid w:val="00D8088B"/>
    <w:rsid w:val="00D92C10"/>
    <w:rsid w:val="00DD442B"/>
    <w:rsid w:val="00E32060"/>
    <w:rsid w:val="00E448AE"/>
    <w:rsid w:val="00E53C99"/>
    <w:rsid w:val="00E61F9D"/>
    <w:rsid w:val="00E87768"/>
    <w:rsid w:val="00F57579"/>
    <w:rsid w:val="00F71839"/>
    <w:rsid w:val="00F930D0"/>
    <w:rsid w:val="00FE26EA"/>
    <w:rsid w:val="00FE3B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101"/>
    <o:shapelayout v:ext="edit">
      <o:idmap v:ext="edit" data="1"/>
    </o:shapelayout>
  </w:shapeDefaults>
  <w:decimalSymbol w:val="."/>
  <w:listSeparator w:val=","/>
  <w14:docId w14:val="2399C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102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C64D6"/>
    <w:rPr>
      <w:sz w:val="18"/>
      <w:szCs w:val="18"/>
    </w:rPr>
  </w:style>
  <w:style w:type="paragraph" w:styleId="CommentText">
    <w:name w:val="annotation text"/>
    <w:basedOn w:val="Normal"/>
    <w:link w:val="CommentTextChar"/>
    <w:uiPriority w:val="99"/>
    <w:semiHidden/>
    <w:unhideWhenUsed/>
    <w:rsid w:val="005C64D6"/>
    <w:pPr>
      <w:spacing w:line="240" w:lineRule="auto"/>
    </w:pPr>
    <w:rPr>
      <w:sz w:val="24"/>
      <w:szCs w:val="24"/>
    </w:rPr>
  </w:style>
  <w:style w:type="character" w:customStyle="1" w:styleId="CommentTextChar">
    <w:name w:val="Comment Text Char"/>
    <w:basedOn w:val="DefaultParagraphFont"/>
    <w:link w:val="CommentText"/>
    <w:uiPriority w:val="99"/>
    <w:semiHidden/>
    <w:rsid w:val="005C64D6"/>
    <w:rPr>
      <w:sz w:val="24"/>
      <w:szCs w:val="24"/>
    </w:rPr>
  </w:style>
  <w:style w:type="paragraph" w:styleId="CommentSubject">
    <w:name w:val="annotation subject"/>
    <w:basedOn w:val="CommentText"/>
    <w:next w:val="CommentText"/>
    <w:link w:val="CommentSubjectChar"/>
    <w:uiPriority w:val="99"/>
    <w:semiHidden/>
    <w:unhideWhenUsed/>
    <w:rsid w:val="005C64D6"/>
    <w:rPr>
      <w:b/>
      <w:bCs/>
      <w:sz w:val="20"/>
      <w:szCs w:val="20"/>
    </w:rPr>
  </w:style>
  <w:style w:type="character" w:customStyle="1" w:styleId="CommentSubjectChar">
    <w:name w:val="Comment Subject Char"/>
    <w:basedOn w:val="CommentTextChar"/>
    <w:link w:val="CommentSubject"/>
    <w:uiPriority w:val="99"/>
    <w:semiHidden/>
    <w:rsid w:val="005C64D6"/>
    <w:rPr>
      <w:b/>
      <w:bCs/>
      <w:sz w:val="20"/>
      <w:szCs w:val="20"/>
    </w:rPr>
  </w:style>
  <w:style w:type="paragraph" w:styleId="BalloonText">
    <w:name w:val="Balloon Text"/>
    <w:basedOn w:val="Normal"/>
    <w:link w:val="BalloonTextChar"/>
    <w:uiPriority w:val="99"/>
    <w:semiHidden/>
    <w:unhideWhenUsed/>
    <w:rsid w:val="005C64D6"/>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C64D6"/>
    <w:rPr>
      <w:rFonts w:ascii="Lucida Grande" w:hAnsi="Lucida Grande" w:cs="Lucida Grande"/>
      <w:sz w:val="18"/>
      <w:szCs w:val="18"/>
    </w:rPr>
  </w:style>
  <w:style w:type="character" w:styleId="Hyperlink">
    <w:name w:val="Hyperlink"/>
    <w:basedOn w:val="DefaultParagraphFont"/>
    <w:uiPriority w:val="99"/>
    <w:unhideWhenUsed/>
    <w:rsid w:val="00B10453"/>
    <w:rPr>
      <w:color w:val="0000FF" w:themeColor="hyperlink"/>
      <w:u w:val="single"/>
    </w:rPr>
  </w:style>
  <w:style w:type="paragraph" w:styleId="Revision">
    <w:name w:val="Revision"/>
    <w:hidden/>
    <w:uiPriority w:val="99"/>
    <w:semiHidden/>
    <w:rsid w:val="00E87768"/>
    <w:pPr>
      <w:widowControl/>
      <w:spacing w:after="0" w:line="240" w:lineRule="auto"/>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102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C64D6"/>
    <w:rPr>
      <w:sz w:val="18"/>
      <w:szCs w:val="18"/>
    </w:rPr>
  </w:style>
  <w:style w:type="paragraph" w:styleId="CommentText">
    <w:name w:val="annotation text"/>
    <w:basedOn w:val="Normal"/>
    <w:link w:val="CommentTextChar"/>
    <w:uiPriority w:val="99"/>
    <w:semiHidden/>
    <w:unhideWhenUsed/>
    <w:rsid w:val="005C64D6"/>
    <w:pPr>
      <w:spacing w:line="240" w:lineRule="auto"/>
    </w:pPr>
    <w:rPr>
      <w:sz w:val="24"/>
      <w:szCs w:val="24"/>
    </w:rPr>
  </w:style>
  <w:style w:type="character" w:customStyle="1" w:styleId="CommentTextChar">
    <w:name w:val="Comment Text Char"/>
    <w:basedOn w:val="DefaultParagraphFont"/>
    <w:link w:val="CommentText"/>
    <w:uiPriority w:val="99"/>
    <w:semiHidden/>
    <w:rsid w:val="005C64D6"/>
    <w:rPr>
      <w:sz w:val="24"/>
      <w:szCs w:val="24"/>
    </w:rPr>
  </w:style>
  <w:style w:type="paragraph" w:styleId="CommentSubject">
    <w:name w:val="annotation subject"/>
    <w:basedOn w:val="CommentText"/>
    <w:next w:val="CommentText"/>
    <w:link w:val="CommentSubjectChar"/>
    <w:uiPriority w:val="99"/>
    <w:semiHidden/>
    <w:unhideWhenUsed/>
    <w:rsid w:val="005C64D6"/>
    <w:rPr>
      <w:b/>
      <w:bCs/>
      <w:sz w:val="20"/>
      <w:szCs w:val="20"/>
    </w:rPr>
  </w:style>
  <w:style w:type="character" w:customStyle="1" w:styleId="CommentSubjectChar">
    <w:name w:val="Comment Subject Char"/>
    <w:basedOn w:val="CommentTextChar"/>
    <w:link w:val="CommentSubject"/>
    <w:uiPriority w:val="99"/>
    <w:semiHidden/>
    <w:rsid w:val="005C64D6"/>
    <w:rPr>
      <w:b/>
      <w:bCs/>
      <w:sz w:val="20"/>
      <w:szCs w:val="20"/>
    </w:rPr>
  </w:style>
  <w:style w:type="paragraph" w:styleId="BalloonText">
    <w:name w:val="Balloon Text"/>
    <w:basedOn w:val="Normal"/>
    <w:link w:val="BalloonTextChar"/>
    <w:uiPriority w:val="99"/>
    <w:semiHidden/>
    <w:unhideWhenUsed/>
    <w:rsid w:val="005C64D6"/>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C64D6"/>
    <w:rPr>
      <w:rFonts w:ascii="Lucida Grande" w:hAnsi="Lucida Grande" w:cs="Lucida Grande"/>
      <w:sz w:val="18"/>
      <w:szCs w:val="18"/>
    </w:rPr>
  </w:style>
  <w:style w:type="character" w:styleId="Hyperlink">
    <w:name w:val="Hyperlink"/>
    <w:basedOn w:val="DefaultParagraphFont"/>
    <w:uiPriority w:val="99"/>
    <w:unhideWhenUsed/>
    <w:rsid w:val="00B10453"/>
    <w:rPr>
      <w:color w:val="0000FF" w:themeColor="hyperlink"/>
      <w:u w:val="single"/>
    </w:rPr>
  </w:style>
  <w:style w:type="paragraph" w:styleId="Revision">
    <w:name w:val="Revision"/>
    <w:hidden/>
    <w:uiPriority w:val="99"/>
    <w:semiHidden/>
    <w:rsid w:val="00E87768"/>
    <w:pPr>
      <w:widowControl/>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omments" Target="comments.xml"/><Relationship Id="rId6" Type="http://schemas.openxmlformats.org/officeDocument/2006/relationships/hyperlink" Target="http://www.itk.org/" TargetMode="External"/><Relationship Id="rId7" Type="http://schemas.openxmlformats.org/officeDocument/2006/relationships/image" Target="media/image1.jpeg"/><Relationship Id="rId8" Type="http://schemas.openxmlformats.org/officeDocument/2006/relationships/hyperlink" Target="https://github.com/ntustison/antsCtLungRegistrationExample" TargetMode="External"/><Relationship Id="rId9" Type="http://schemas.openxmlformats.org/officeDocument/2006/relationships/hyperlink" Target="https://github.com/ntustison/ProtonCtLungMaskRegistration" TargetMode="External"/><Relationship Id="rId10" Type="http://schemas.openxmlformats.org/officeDocument/2006/relationships/hyperlink" Target="https://github.com/ntustison/He3LongitudinalAnalysis" TargetMode="External"/><Relationship Id="rId11" Type="http://schemas.openxmlformats.org/officeDocument/2006/relationships/hyperlink" Target="https://github.com/ntustison/LungAndLobeEstimationExample" TargetMode="External"/><Relationship Id="rId12" Type="http://schemas.openxmlformats.org/officeDocument/2006/relationships/image" Target="media/image2.jpeg"/><Relationship Id="rId13" Type="http://schemas.openxmlformats.org/officeDocument/2006/relationships/hyperlink" Target="http://star.mit.edu/cluster" TargetMode="External"/><Relationship Id="rId14" Type="http://schemas.openxmlformats.org/officeDocument/2006/relationships/hyperlink" Target="https://doi.org/10.3978/j.issn.2072-1439.2010.11.10" TargetMode="External"/><Relationship Id="rId15" Type="http://schemas.openxmlformats.org/officeDocument/2006/relationships/hyperlink" Target="https://doi.org/10.1016/j.ejrad.2013.02.018" TargetMode="External"/><Relationship Id="rId16" Type="http://schemas.openxmlformats.org/officeDocument/2006/relationships/hyperlink" Target="https://doi.org/10.1148/radiol.13122665" TargetMode="External"/><Relationship Id="rId17" Type="http://schemas.openxmlformats.org/officeDocument/2006/relationships/hyperlink" Target="https://doi.org/10.1016/j.neuroimage.2012.01.021" TargetMode="External"/><Relationship Id="rId18" Type="http://schemas.openxmlformats.org/officeDocument/2006/relationships/hyperlink" Target="https://doi.org/10.1016/j.neuroimage.2011.09.015" TargetMode="External"/><Relationship Id="rId19" Type="http://schemas.openxmlformats.org/officeDocument/2006/relationships/hyperlink" Target="https://doi.org/10.1016/j.neuroimage.2011.08.056" TargetMode="External"/><Relationship Id="rId30" Type="http://schemas.openxmlformats.org/officeDocument/2006/relationships/hyperlink" Target="https://doi.org/10.1016/j.neuroimage.2008.12.037" TargetMode="External"/><Relationship Id="rId31" Type="http://schemas.openxmlformats.org/officeDocument/2006/relationships/hyperlink" Target="https://doi.org/10.1007/978-3-319-14678-2_1" TargetMode="External"/><Relationship Id="rId32" Type="http://schemas.openxmlformats.org/officeDocument/2006/relationships/hyperlink" Target="https://doi.org/10.1007/978-3-319-14678-2_1" TargetMode="External"/><Relationship Id="rId33" Type="http://schemas.openxmlformats.org/officeDocument/2006/relationships/hyperlink" Target="http://dx.doi.org/10.1007/978-3-319-14678-2_1" TargetMode="External"/><Relationship Id="rId34" Type="http://schemas.openxmlformats.org/officeDocument/2006/relationships/hyperlink" Target="https://doi.org/10.1016/j.media.2007.06.004" TargetMode="External"/><Relationship Id="rId35" Type="http://schemas.openxmlformats.org/officeDocument/2006/relationships/hyperlink" Target="https://doi.org/10.1016/j.neuroimage.2009.09.062" TargetMode="External"/><Relationship Id="rId36" Type="http://schemas.openxmlformats.org/officeDocument/2006/relationships/hyperlink" Target="https://doi.org/10.1007/s12021-014-9245-2" TargetMode="External"/><Relationship Id="rId37" Type="http://schemas.openxmlformats.org/officeDocument/2006/relationships/hyperlink" Target="https://doi.org/10.1038/sdata.2015.3" TargetMode="External"/><Relationship Id="rId38" Type="http://schemas.openxmlformats.org/officeDocument/2006/relationships/hyperlink" Target="https://doi.org/10.1371/journal.pone.0052140" TargetMode="External"/><Relationship Id="rId39" Type="http://schemas.openxmlformats.org/officeDocument/2006/relationships/hyperlink" Target="https://doi.org/10.1002/hbm.22515" TargetMode="External"/><Relationship Id="rId50" Type="http://schemas.openxmlformats.org/officeDocument/2006/relationships/hyperlink" Target="https://doi.org/10.1148/radiol.14140161" TargetMode="External"/><Relationship Id="rId51" Type="http://schemas.openxmlformats.org/officeDocument/2006/relationships/hyperlink" Target="https://doi.org/10.1109/42.668698" TargetMode="External"/><Relationship Id="rId52" Type="http://schemas.openxmlformats.org/officeDocument/2006/relationships/hyperlink" Target="https://doi.org/10.1016/j.neuroimage.2007.10.026" TargetMode="External"/><Relationship Id="rId53" Type="http://schemas.openxmlformats.org/officeDocument/2006/relationships/hyperlink" Target="https://doi.org/10.1002/jmri.22137" TargetMode="External"/><Relationship Id="rId54" Type="http://schemas.openxmlformats.org/officeDocument/2006/relationships/hyperlink" Target="https://doi.org/10.3389/fninf.2013.00027" TargetMode="External"/><Relationship Id="rId55" Type="http://schemas.openxmlformats.org/officeDocument/2006/relationships/hyperlink" Target="https://doi.org/10.1109/TPAMI.2012.143" TargetMode="External"/><Relationship Id="rId56" Type="http://schemas.openxmlformats.org/officeDocument/2006/relationships/hyperlink" Target="https://doi.org/10.1016/j.neuroimage.2010.06.040" TargetMode="External"/><Relationship Id="rId57" Type="http://schemas.openxmlformats.org/officeDocument/2006/relationships/hyperlink" Target="https://masi.vuse.vanderbilt.edu/workshop2013/index.php/Main_Page" TargetMode="External"/><Relationship Id="rId58" Type="http://schemas.openxmlformats.org/officeDocument/2006/relationships/hyperlink" Target="https://doi.org/10.1002/jmri.22003" TargetMode="External"/><Relationship Id="rId59" Type="http://schemas.openxmlformats.org/officeDocument/2006/relationships/hyperlink" Target="https://doi.org/10.1109/TPAMI.2012.143" TargetMode="External"/><Relationship Id="rId70" Type="http://schemas.openxmlformats.org/officeDocument/2006/relationships/hyperlink" Target="https://doi.org/10.1055/s-2005-869540" TargetMode="External"/><Relationship Id="rId71" Type="http://schemas.openxmlformats.org/officeDocument/2006/relationships/hyperlink" Target="https://doi.org/10.1016/j.rmed.2007.04.016" TargetMode="External"/><Relationship Id="rId72" Type="http://schemas.openxmlformats.org/officeDocument/2006/relationships/hyperlink" Target="https://doi.org/10.1164/ajrccm.160.2.9804094" TargetMode="External"/><Relationship Id="rId73" Type="http://schemas.openxmlformats.org/officeDocument/2006/relationships/hyperlink" Target="https://doi.org/10.1109/TMI.2006.870889" TargetMode="External"/><Relationship Id="rId74" Type="http://schemas.openxmlformats.org/officeDocument/2006/relationships/hyperlink" Target="https://doi.org/10.1148/radiology.199.3.8638012" TargetMode="External"/><Relationship Id="rId75" Type="http://schemas.openxmlformats.org/officeDocument/2006/relationships/hyperlink" Target="https://doi.org/10.1513/pats.200603-086MS" TargetMode="External"/><Relationship Id="rId76" Type="http://schemas.openxmlformats.org/officeDocument/2006/relationships/hyperlink" Target="https://doi.org/10.1016/j.media.2005.04.002" TargetMode="External"/><Relationship Id="rId77" Type="http://schemas.openxmlformats.org/officeDocument/2006/relationships/hyperlink" Target="https://doi.org/10.1109/TMI.2003.815905" TargetMode="External"/><Relationship Id="rId78" Type="http://schemas.openxmlformats.org/officeDocument/2006/relationships/hyperlink" Target="https://doi.org/10.1109/42.730394" TargetMode="External"/><Relationship Id="rId79" Type="http://schemas.openxmlformats.org/officeDocument/2006/relationships/hyperlink" Target="https://doi.org/10.1007/s00330-003-1909-5" TargetMode="External"/><Relationship Id="rId90" Type="http://schemas.openxmlformats.org/officeDocument/2006/relationships/fontTable" Target="fontTable.xml"/><Relationship Id="rId91" Type="http://schemas.openxmlformats.org/officeDocument/2006/relationships/theme" Target="theme/theme1.xml"/><Relationship Id="rId20" Type="http://schemas.openxmlformats.org/officeDocument/2006/relationships/hyperlink" Target="https://doi.org/10.1016/j.neuroimage.2011.10.025" TargetMode="External"/><Relationship Id="rId21" Type="http://schemas.openxmlformats.org/officeDocument/2006/relationships/hyperlink" Target="https://doi.org/10.1002/jmri.25010" TargetMode="External"/><Relationship Id="rId22" Type="http://schemas.openxmlformats.org/officeDocument/2006/relationships/hyperlink" Target="https://doi.org/10.1109/ICSE.2003.1201220" TargetMode="External"/><Relationship Id="rId23" Type="http://schemas.openxmlformats.org/officeDocument/2006/relationships/hyperlink" Target="http://fsmsh.com/2845" TargetMode="External"/><Relationship Id="rId24" Type="http://schemas.openxmlformats.org/officeDocument/2006/relationships/hyperlink" Target="http://picsl.upenn.edu/software/ants/" TargetMode="External"/><Relationship Id="rId25" Type="http://schemas.openxmlformats.org/officeDocument/2006/relationships/hyperlink" Target="https://doi.org/10.3389/fninf.2013.00039" TargetMode="External"/><Relationship Id="rId26" Type="http://schemas.openxmlformats.org/officeDocument/2006/relationships/hyperlink" Target="https://doi.org/10.1016/j.neuroimage.2014.05.044" TargetMode="External"/><Relationship Id="rId27" Type="http://schemas.openxmlformats.org/officeDocument/2006/relationships/hyperlink" Target="https://doi.org/10.1016/S0734-189X(89)80014-3" TargetMode="External"/><Relationship Id="rId28" Type="http://schemas.openxmlformats.org/officeDocument/2006/relationships/hyperlink" Target="http://dx.doi.org/10.1016/S0734-189X(89)80014-3" TargetMode="External"/><Relationship Id="rId29" Type="http://schemas.openxmlformats.org/officeDocument/2006/relationships/hyperlink" Target="https://doi.org/10.1109/TMI.2011.2158349" TargetMode="External"/><Relationship Id="rId40" Type="http://schemas.openxmlformats.org/officeDocument/2006/relationships/hyperlink" Target="https://doi.org/10.1016/j.neuroimage.2014.05.008" TargetMode="External"/><Relationship Id="rId41" Type="http://schemas.openxmlformats.org/officeDocument/2006/relationships/hyperlink" Target="https://doi.org/10.1002/hbm.22211" TargetMode="External"/><Relationship Id="rId42" Type="http://schemas.openxmlformats.org/officeDocument/2006/relationships/hyperlink" Target="https://doi.org/10.1148/radiology.154.1.3964938" TargetMode="External"/><Relationship Id="rId43" Type="http://schemas.openxmlformats.org/officeDocument/2006/relationships/hyperlink" Target="https://doi.org/10.1109/42.650883" TargetMode="External"/><Relationship Id="rId44" Type="http://schemas.openxmlformats.org/officeDocument/2006/relationships/hyperlink" Target="https://doi.org/10.1109/42.811270" TargetMode="External"/><Relationship Id="rId45" Type="http://schemas.openxmlformats.org/officeDocument/2006/relationships/hyperlink" Target="https://doi.org/10.1016/j.neuroimage.2005.02.018" TargetMode="External"/><Relationship Id="rId46" Type="http://schemas.openxmlformats.org/officeDocument/2006/relationships/hyperlink" Target="https://doi.org/10.1002/jmri.22738" TargetMode="External"/><Relationship Id="rId47" Type="http://schemas.openxmlformats.org/officeDocument/2006/relationships/hyperlink" Target="https://doi.org/10.1007/s12021-011-9109-y" TargetMode="External"/><Relationship Id="rId48" Type="http://schemas.openxmlformats.org/officeDocument/2006/relationships/hyperlink" Target="https://doi.org/10.1007/s12021-011-9109-y" TargetMode="External"/><Relationship Id="rId49" Type="http://schemas.openxmlformats.org/officeDocument/2006/relationships/hyperlink" Target="https://doi.org/10.3109/02770903.2014.914535" TargetMode="External"/><Relationship Id="rId60" Type="http://schemas.openxmlformats.org/officeDocument/2006/relationships/hyperlink" Target="https://doi.org/10.1016/j.neuroimage.2010.09.025" TargetMode="External"/><Relationship Id="rId61" Type="http://schemas.openxmlformats.org/officeDocument/2006/relationships/hyperlink" Target="https://doi.org/10.3389/fninf.2014.00044" TargetMode="External"/><Relationship Id="rId62" Type="http://schemas.openxmlformats.org/officeDocument/2006/relationships/hyperlink" Target="https://doi.org/10.1016/j.neuroimage.2008.12.016" TargetMode="External"/><Relationship Id="rId63" Type="http://schemas.openxmlformats.org/officeDocument/2006/relationships/hyperlink" Target="https://doi.org/10.1109/TMI.2005.862753" TargetMode="External"/><Relationship Id="rId64" Type="http://schemas.openxmlformats.org/officeDocument/2006/relationships/hyperlink" Target="https://doi.org/10.3389/fnins.2013.00162" TargetMode="External"/><Relationship Id="rId65" Type="http://schemas.openxmlformats.org/officeDocument/2006/relationships/hyperlink" Target="https://doi.org/10.1088/0031-9155/58/17/R187" TargetMode="External"/><Relationship Id="rId66" Type="http://schemas.openxmlformats.org/officeDocument/2006/relationships/hyperlink" Target="https://doi.org/10.1016/j.compmedimag.2014.10.008" TargetMode="External"/><Relationship Id="rId67" Type="http://schemas.openxmlformats.org/officeDocument/2006/relationships/hyperlink" Target="https://doi.org/10.1109/TMI.2004.828354" TargetMode="External"/><Relationship Id="rId68" Type="http://schemas.openxmlformats.org/officeDocument/2006/relationships/hyperlink" Target="https://doi.org/10.1164/ajrccm.159.3.9805067" TargetMode="External"/><Relationship Id="rId69" Type="http://schemas.openxmlformats.org/officeDocument/2006/relationships/hyperlink" Target="https://doi.org/10.1378/chest.128.4.2471" TargetMode="External"/><Relationship Id="rId80" Type="http://schemas.openxmlformats.org/officeDocument/2006/relationships/hyperlink" Target="https://doi.org/10.1109/TMI.2012.2209674" TargetMode="External"/><Relationship Id="rId81" Type="http://schemas.openxmlformats.org/officeDocument/2006/relationships/hyperlink" Target="https://doi.org/10.1002/jmri.20137" TargetMode="External"/><Relationship Id="rId82" Type="http://schemas.openxmlformats.org/officeDocument/2006/relationships/hyperlink" Target="https://doi.org/10.1007/s00330-012-2428-z" TargetMode="External"/><Relationship Id="rId83" Type="http://schemas.openxmlformats.org/officeDocument/2006/relationships/hyperlink" Target="https://doi.org/10.1016/j.neuroimage.2006.01.015" TargetMode="External"/><Relationship Id="rId84" Type="http://schemas.openxmlformats.org/officeDocument/2006/relationships/hyperlink" Target="http://www.itksnap.org/" TargetMode="External"/><Relationship Id="rId85" Type="http://schemas.openxmlformats.org/officeDocument/2006/relationships/hyperlink" Target="https://doi.org/10.1002/jmri.22533" TargetMode="External"/><Relationship Id="rId86" Type="http://schemas.openxmlformats.org/officeDocument/2006/relationships/hyperlink" Target="https://doi.org/10.1073/pnas.1011912107" TargetMode="External"/><Relationship Id="rId87" Type="http://schemas.openxmlformats.org/officeDocument/2006/relationships/hyperlink" Target="https://doi.org/10.1002/nbm.3179" TargetMode="External"/><Relationship Id="rId88" Type="http://schemas.openxmlformats.org/officeDocument/2006/relationships/hyperlink" Target="https://doi.org/10.1002/jmri.20723" TargetMode="External"/><Relationship Id="rId89" Type="http://schemas.openxmlformats.org/officeDocument/2006/relationships/hyperlink" Target="https://doi.org/10.1002/jmri.202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22</Pages>
  <Words>17548</Words>
  <Characters>100027</Characters>
  <Application>Microsoft Macintosh Word</Application>
  <DocSecurity>0</DocSecurity>
  <Lines>833</Lines>
  <Paragraphs>234</Paragraphs>
  <ScaleCrop>false</ScaleCrop>
  <HeadingPairs>
    <vt:vector size="2" baseType="variant">
      <vt:variant>
        <vt:lpstr>Title</vt:lpstr>
      </vt:variant>
      <vt:variant>
        <vt:i4>1</vt:i4>
      </vt:variant>
    </vt:vector>
  </HeadingPairs>
  <TitlesOfParts>
    <vt:vector size="1" baseType="lpstr">
      <vt:lpstr/>
    </vt:vector>
  </TitlesOfParts>
  <Company>University of Pennsylvania</Company>
  <LinksUpToDate>false</LinksUpToDate>
  <CharactersWithSpaces>117341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Nick Tustison</cp:lastModifiedBy>
  <cp:revision>3</cp:revision>
  <dcterms:created xsi:type="dcterms:W3CDTF">2016-07-21T17:48:00Z</dcterms:created>
  <dcterms:modified xsi:type="dcterms:W3CDTF">2016-07-21T18:37:00Z</dcterms:modified>
</cp:coreProperties>
</file>